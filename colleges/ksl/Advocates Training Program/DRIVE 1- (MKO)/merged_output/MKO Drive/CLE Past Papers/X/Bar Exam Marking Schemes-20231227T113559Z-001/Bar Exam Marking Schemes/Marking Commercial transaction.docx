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jc w:val="both"/>
            <w:rPr>
              <w:rFonts w:ascii="Comic Sans MS" w:cs="Comic Sans MS" w:eastAsia="Comic Sans MS" w:hAnsi="Comic Sans MS"/>
              <w:b w:val="1"/>
              <w:sz w:val="24"/>
              <w:szCs w:val="24"/>
            </w:rPr>
            <w:pPrChange w:author="Rotich Karesa" w:id="0" w:date="2021-07-01T07:29:58Z">
              <w:pPr>
                <w:pageBreakBefore w:val="0"/>
                <w:jc w:val="center"/>
              </w:pPr>
            </w:pPrChange>
          </w:pPr>
          <w:sdt>
            <w:sdtPr>
              <w:tag w:val="goog_rdk_1"/>
            </w:sdtPr>
            <w:sdtContent>
              <w:ins w:author="SOMBA JOY NDANU" w:id="0" w:date="2022-02-01T07:14:1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Fonts w:ascii="Comic Sans MS" w:cs="Comic Sans MS" w:eastAsia="Comic Sans MS" w:hAnsi="Comic Sans MS"/>
              <w:b w:val="1"/>
              <w:sz w:val="24"/>
              <w:szCs w:val="24"/>
              <w:rtl w:val="0"/>
            </w:rPr>
            <w:t xml:space="preserve">KENYA SCHOOL OF LAW</w:t>
          </w:r>
        </w:p>
      </w:sdtContent>
    </w:sdt>
    <w:p w:rsidR="00000000" w:rsidDel="00000000" w:rsidP="00000000" w:rsidRDefault="00000000" w:rsidRPr="00000000" w14:paraId="00000002">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ATP NOV 2013</w:t>
      </w:r>
    </w:p>
    <w:p w:rsidR="00000000" w:rsidDel="00000000" w:rsidP="00000000" w:rsidRDefault="00000000" w:rsidRPr="00000000" w14:paraId="00000003">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COMMERCIAL TRANSACTIONS</w:t>
      </w:r>
    </w:p>
    <w:p w:rsidR="00000000" w:rsidDel="00000000" w:rsidP="00000000" w:rsidRDefault="00000000" w:rsidRPr="00000000" w14:paraId="00000004">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Marking Scheme</w:t>
      </w:r>
    </w:p>
    <w:p w:rsidR="00000000" w:rsidDel="00000000" w:rsidP="00000000" w:rsidRDefault="00000000" w:rsidRPr="00000000" w14:paraId="00000005">
      <w:pPr>
        <w:pageBreakBefore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INSTRUCTIONS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Candidates should attempt four (4) questions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Answer one question from each section and the fourth question from any of the three sections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All questions carry fifteen (15) marks each</w:t>
      </w:r>
    </w:p>
    <w:sdt>
      <w:sdtPr>
        <w:tag w:val="goog_rdk_4"/>
      </w:sdtPr>
      <w:sdtContent>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del w:author="Felix Maero" w:id="2" w:date="2022-02-02T05:05:29Z"/>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Marks may be lost for illegibility and untidiness.</w:t>
          </w:r>
          <w:sdt>
            <w:sdtPr>
              <w:tag w:val="goog_rdk_3"/>
            </w:sdtPr>
            <w:sdtContent>
              <w:del w:author="Felix Maero" w:id="2" w:date="2022-02-02T05:05:29Z">
                <w:r w:rsidDel="00000000" w:rsidR="00000000" w:rsidRPr="00000000">
                  <w:rPr>
                    <w:rtl w:val="0"/>
                  </w:rPr>
                </w:r>
              </w:del>
            </w:sdtContent>
          </w:sdt>
        </w:p>
      </w:sdtContent>
    </w:sdt>
    <w:sdt>
      <w:sdtPr>
        <w:tag w:val="goog_rdk_6"/>
      </w:sdtPr>
      <w:sdtContent>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del w:author="Felix Maero" w:id="2" w:date="2022-02-02T05:05:29Z"/>
              <w:rFonts w:ascii="Comic Sans MS" w:cs="Comic Sans MS" w:eastAsia="Comic Sans MS" w:hAnsi="Comic Sans MS"/>
              <w:b w:val="0"/>
              <w:i w:val="0"/>
              <w:smallCaps w:val="0"/>
              <w:strike w:val="0"/>
              <w:color w:val="000000"/>
              <w:sz w:val="24"/>
              <w:szCs w:val="24"/>
              <w:u w:val="none"/>
              <w:shd w:fill="auto" w:val="clear"/>
              <w:vertAlign w:val="baseline"/>
            </w:rPr>
          </w:pPr>
          <w:sdt>
            <w:sdtPr>
              <w:tag w:val="goog_rdk_5"/>
            </w:sdtPr>
            <w:sdtContent>
              <w:del w:author="Felix Maero" w:id="2" w:date="2022-02-02T05:05:29Z">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delText xml:space="preserve">Strictly observe other instructions stated on the question file/folder. </w:delText>
                </w:r>
              </w:del>
            </w:sdtContent>
          </w:sdt>
        </w:p>
      </w:sdtContent>
    </w:sdt>
    <w:sdt>
      <w:sdtPr>
        <w:tag w:val="goog_rdk_8"/>
      </w:sdtPr>
      <w:sdtContent>
        <w:p w:rsidR="00000000" w:rsidDel="00000000" w:rsidP="00000000" w:rsidRDefault="00000000" w:rsidRPr="00000000" w14:paraId="0000000B">
          <w:pPr>
            <w:pageBreakBefore w:val="0"/>
            <w:jc w:val="center"/>
            <w:rPr>
              <w:del w:author="Felix Maero" w:id="2" w:date="2022-02-02T05:05:29Z"/>
              <w:rFonts w:ascii="Comic Sans MS" w:cs="Comic Sans MS" w:eastAsia="Comic Sans MS" w:hAnsi="Comic Sans MS"/>
              <w:b w:val="1"/>
              <w:sz w:val="24"/>
              <w:szCs w:val="24"/>
            </w:rPr>
          </w:pPr>
          <w:sdt>
            <w:sdtPr>
              <w:tag w:val="goog_rdk_7"/>
            </w:sdtPr>
            <w:sdtContent>
              <w:del w:author="Felix Maero" w:id="2" w:date="2022-02-02T05:05:29Z">
                <w:r w:rsidDel="00000000" w:rsidR="00000000" w:rsidRPr="00000000">
                  <w:rPr>
                    <w:rFonts w:ascii="Comic Sans MS" w:cs="Comic Sans MS" w:eastAsia="Comic Sans MS" w:hAnsi="Comic Sans MS"/>
                    <w:b w:val="1"/>
                    <w:sz w:val="24"/>
                    <w:szCs w:val="24"/>
                    <w:rtl w:val="0"/>
                  </w:rPr>
                  <w:delText xml:space="preserve">SECTION I</w:delText>
                </w:r>
              </w:del>
            </w:sdtContent>
          </w:sdt>
        </w:p>
      </w:sdtContent>
    </w:sdt>
    <w:sdt>
      <w:sdtPr>
        <w:tag w:val="goog_rdk_11"/>
      </w:sdtPr>
      <w:sdtContent>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ns w:author="Felix Maero" w:id="2" w:date="2022-02-02T05:05:29Z"/>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sz w:val="24"/>
              <w:szCs w:val="24"/>
              <w:rtl w:val="0"/>
            </w:rPr>
            <w:t xml:space="preserve">1(a).</w:t>
            <w:tab/>
            <w:t xml:space="preserve">Aminata agreed to sell to Baraba,at a price, a supply of mangoes, product of neighbouring country. Delivery was agreed to be weekly over two months effective from two weeks after the date of execution of the contract. On five occasions, </w:t>
          </w:r>
          <w:sdt>
            <w:sdtPr>
              <w:tag w:val="goog_rdk_9"/>
            </w:sdtPr>
            <w:sdtContent>
              <w:ins w:author="Faith mbula" w:id="3" w:date="2021-10-01T09:54:25Z">
                <w:r w:rsidDel="00000000" w:rsidR="00000000" w:rsidRPr="00000000">
                  <w:rPr>
                    <w:rFonts w:ascii="Comic Sans MS" w:cs="Comic Sans MS" w:eastAsia="Comic Sans MS" w:hAnsi="Comic Sans MS"/>
                    <w:sz w:val="24"/>
                    <w:szCs w:val="24"/>
                    <w:rtl w:val="0"/>
                  </w:rPr>
                  <w:t xml:space="preserve"> </w:t>
                </w:r>
              </w:ins>
            </w:sdtContent>
          </w:sdt>
          <w:r w:rsidDel="00000000" w:rsidR="00000000" w:rsidRPr="00000000">
            <w:rPr>
              <w:rFonts w:ascii="Comic Sans MS" w:cs="Comic Sans MS" w:eastAsia="Comic Sans MS" w:hAnsi="Comic Sans MS"/>
              <w:sz w:val="24"/>
              <w:szCs w:val="24"/>
              <w:rtl w:val="0"/>
            </w:rPr>
            <w:t xml:space="preserve">Baraba took the consignments; butlater, whenAminata sought to deliver the subsequent consignments as contracted,Baraba declined to accept the mangoes </w:t>
          </w:r>
          <w:sdt>
            <w:sdtPr>
              <w:tag w:val="goog_rdk_10"/>
            </w:sdtPr>
            <w:sdtContent>
              <w:ins w:author="Felix Maero" w:id="2" w:date="2022-02-02T05:05:29Z">
                <w:r w:rsidDel="00000000" w:rsidR="00000000" w:rsidRPr="00000000">
                  <w:rPr>
                    <w:rtl w:val="0"/>
                  </w:rPr>
                </w:r>
              </w:ins>
            </w:sdtContent>
          </w:sdt>
        </w:p>
      </w:sdtContent>
    </w:sdt>
    <w:sdt>
      <w:sdtPr>
        <w:tag w:val="goog_rdk_13"/>
      </w:sdtPr>
      <w:sdtContent>
        <w:p w:rsidR="00000000" w:rsidDel="00000000" w:rsidP="00000000" w:rsidRDefault="00000000" w:rsidRPr="00000000" w14:paraId="0000000D">
          <w:pPr>
            <w:numPr>
              <w:ilvl w:val="0"/>
              <w:numId w:val="1"/>
            </w:numPr>
            <w:ind w:left="360"/>
            <w:rPr>
              <w:ins w:author="Felix Maero" w:id="2" w:date="2022-02-02T05:05:29Z"/>
              <w:rFonts w:ascii="Comic Sans MS" w:cs="Comic Sans MS" w:eastAsia="Comic Sans MS" w:hAnsi="Comic Sans MS"/>
              <w:sz w:val="24"/>
              <w:szCs w:val="24"/>
            </w:rPr>
          </w:pPr>
          <w:sdt>
            <w:sdtPr>
              <w:tag w:val="goog_rdk_12"/>
            </w:sdtPr>
            <w:sdtContent>
              <w:ins w:author="Felix Maero" w:id="2" w:date="2022-02-02T05:05:29Z">
                <w:r w:rsidDel="00000000" w:rsidR="00000000" w:rsidRPr="00000000">
                  <w:rPr>
                    <w:rFonts w:ascii="Comic Sans MS" w:cs="Comic Sans MS" w:eastAsia="Comic Sans MS" w:hAnsi="Comic Sans MS"/>
                    <w:sz w:val="24"/>
                    <w:szCs w:val="24"/>
                    <w:rtl w:val="0"/>
                  </w:rPr>
                  <w:t xml:space="preserve">Strictly observe other instructions stated on the question file/folder. </w:t>
                </w:r>
              </w:ins>
            </w:sdtContent>
          </w:sdt>
        </w:p>
      </w:sdtContent>
    </w:sdt>
    <w:sdt>
      <w:sdtPr>
        <w:tag w:val="goog_rdk_15"/>
      </w:sdtPr>
      <w:sdtContent>
        <w:p w:rsidR="00000000" w:rsidDel="00000000" w:rsidP="00000000" w:rsidRDefault="00000000" w:rsidRPr="00000000" w14:paraId="0000000E">
          <w:pPr>
            <w:jc w:val="center"/>
            <w:rPr>
              <w:ins w:author="Felix Maero" w:id="2" w:date="2022-02-02T05:05:29Z"/>
              <w:rFonts w:ascii="Comic Sans MS" w:cs="Comic Sans MS" w:eastAsia="Comic Sans MS" w:hAnsi="Comic Sans MS"/>
              <w:sz w:val="24"/>
              <w:szCs w:val="24"/>
            </w:rPr>
          </w:pPr>
          <w:sdt>
            <w:sdtPr>
              <w:tag w:val="goog_rdk_14"/>
            </w:sdtPr>
            <w:sdtContent>
              <w:ins w:author="Felix Maero" w:id="2" w:date="2022-02-02T05:05:29Z">
                <w:r w:rsidDel="00000000" w:rsidR="00000000" w:rsidRPr="00000000">
                  <w:rPr>
                    <w:rFonts w:ascii="Comic Sans MS" w:cs="Comic Sans MS" w:eastAsia="Comic Sans MS" w:hAnsi="Comic Sans MS"/>
                    <w:sz w:val="24"/>
                    <w:szCs w:val="24"/>
                    <w:rtl w:val="0"/>
                  </w:rPr>
                  <w:t xml:space="preserve">SECTION I</w:t>
                </w:r>
              </w:ins>
            </w:sdtContent>
          </w:sdt>
        </w:p>
      </w:sdtContent>
    </w:sdt>
    <w:sdt>
      <w:sdtPr>
        <w:tag w:val="goog_rdk_16"/>
      </w:sdtPr>
      <w:sdtContent>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mic Sans MS" w:cs="Comic Sans MS" w:eastAsia="Comic Sans MS" w:hAnsi="Comic Sans MS"/>
              <w:b w:val="0"/>
              <w:i w:val="0"/>
              <w:smallCaps w:val="0"/>
              <w:strike w:val="0"/>
              <w:color w:val="000000"/>
              <w:sz w:val="24"/>
              <w:szCs w:val="24"/>
              <w:u w:val="none"/>
              <w:shd w:fill="auto" w:val="clear"/>
              <w:vertAlign w:val="baseline"/>
              <w:rPrChange w:author="Felix Maero" w:id="4" w:date="2022-02-02T05:05:29Z">
                <w:rPr>
                  <w:rFonts w:ascii="Comic Sans MS" w:cs="Comic Sans MS" w:eastAsia="Comic Sans MS" w:hAnsi="Comic Sans MS"/>
                  <w:sz w:val="24"/>
                  <w:szCs w:val="24"/>
                </w:rPr>
              </w:rPrChange>
            </w:rPr>
            <w:pPrChange w:author="Felix Maero" w:id="0" w:date="2022-02-02T05:05:29Z">
              <w:pPr>
                <w:pageBreakBefore w:val="0"/>
                <w:ind w:left="90" w:hanging="720"/>
                <w:jc w:val="both"/>
              </w:pPr>
            </w:pPrChange>
          </w:pPr>
          <w:r w:rsidDel="00000000" w:rsidR="00000000" w:rsidRPr="00000000">
            <w:rPr>
              <w:rFonts w:ascii="Comic Sans MS" w:cs="Comic Sans MS" w:eastAsia="Comic Sans MS" w:hAnsi="Comic Sans MS"/>
              <w:sz w:val="24"/>
              <w:szCs w:val="24"/>
              <w:rtl w:val="0"/>
            </w:rPr>
            <w:t xml:space="preserve">saying that since the market prices of mangoes had fallen drastically he could not, indeed it would unfair to expect him to, accept the mangoes at the contract price.He sought to renegotiate the price, a proposal Aminata flatly refused to consider.</w:t>
          </w:r>
        </w:p>
      </w:sdtContent>
    </w:sdt>
    <w:sdt>
      <w:sdtPr>
        <w:tag w:val="goog_rdk_19"/>
      </w:sdtPr>
      <w:sdtContent>
        <w:p w:rsidR="00000000" w:rsidDel="00000000" w:rsidP="00000000" w:rsidRDefault="00000000" w:rsidRPr="00000000" w14:paraId="00000010">
          <w:pPr>
            <w:pageBreakBefore w:val="0"/>
            <w:ind w:left="720" w:hanging="720"/>
            <w:jc w:val="both"/>
            <w:rPr>
              <w:ins w:author="Anonymous" w:id="5" w:date="2022-03-09T13:11:05Z"/>
              <w:del w:author="Anonymous" w:id="6" w:date="2022-03-09T13:11:46Z"/>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w:t>
          </w:r>
          <w:sdt>
            <w:sdtPr>
              <w:tag w:val="goog_rdk_17"/>
            </w:sdtPr>
            <w:sdtContent>
              <w:ins w:author="Anonymous" w:id="5" w:date="2022-03-09T13:11:05Z">
                <w:sdt>
                  <w:sdtPr>
                    <w:tag w:val="goog_rdk_18"/>
                  </w:sdtPr>
                  <w:sdtContent>
                    <w:del w:author="Anonymous" w:id="6" w:date="2022-03-09T13:11:46Z">
                      <w:r w:rsidDel="00000000" w:rsidR="00000000" w:rsidRPr="00000000">
                        <w:rPr>
                          <w:rtl w:val="0"/>
                        </w:rPr>
                      </w:r>
                    </w:del>
                  </w:sdtContent>
                </w:sdt>
              </w:ins>
            </w:sdtContent>
          </w:sdt>
        </w:p>
      </w:sdtContent>
    </w:sdt>
    <w:sdt>
      <w:sdtPr>
        <w:tag w:val="goog_rdk_20"/>
      </w:sdtPr>
      <w:sdtContent>
        <w:p w:rsidR="00000000" w:rsidDel="00000000" w:rsidP="00000000" w:rsidRDefault="00000000" w:rsidRPr="00000000" w14:paraId="00000011">
          <w:pPr>
            <w:pageBreakBefore w:val="0"/>
            <w:ind w:left="720" w:hanging="720"/>
            <w:jc w:val="both"/>
            <w:rPr>
              <w:rFonts w:ascii="Comic Sans MS" w:cs="Comic Sans MS" w:eastAsia="Comic Sans MS" w:hAnsi="Comic Sans MS"/>
              <w:sz w:val="24"/>
              <w:szCs w:val="24"/>
            </w:rPr>
            <w:pPrChange w:author="Anonymous" w:id="0" w:date="2022-03-09T13:11:46Z">
              <w:pPr>
                <w:pageBreakBefore w:val="0"/>
                <w:ind w:left="720" w:hanging="720"/>
                <w:jc w:val="both"/>
              </w:pPr>
            </w:pPrChange>
          </w:pPr>
          <w:r w:rsidDel="00000000" w:rsidR="00000000" w:rsidRPr="00000000">
            <w:rPr>
              <w:rFonts w:ascii="Comic Sans MS" w:cs="Comic Sans MS" w:eastAsia="Comic Sans MS" w:hAnsi="Comic Sans MS"/>
              <w:sz w:val="24"/>
              <w:szCs w:val="24"/>
              <w:rtl w:val="0"/>
            </w:rPr>
            <w:t xml:space="preserve"> both parties as to their rights and remedies, if any. [8 marks]</w:t>
          </w:r>
        </w:p>
      </w:sdtContent>
    </w:sdt>
    <w:p w:rsidR="00000000" w:rsidDel="00000000" w:rsidP="00000000" w:rsidRDefault="00000000" w:rsidRPr="00000000" w14:paraId="00000012">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This is an agreement to sell a given supply or quantity of specific goods at an agreed price. However, delivery of the consignment is to be by weekly installments over a period of time. It appears to be a contract for sale of goods to be delivered by instalments: s. 32(2), SGA.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Buyer’s duty to accept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By section 28 of the Sale of Goods Act, cap. 31, it is the duty of the seller to deliver the goods, and of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buyer to accept and pay for them, in accordance with the terms of the contract of sale.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Buyer’s liability for loss occasioned by non-acceptance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27" w:right="0" w:hanging="1035"/>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When the seller is ready and willing to deliver the goods and requests the buyer to take delivery, and the buyer does not within a reasonable time after such request take delivery of the goods, he is liable to the seller for any loss occasioned by his neglect or refusal to take delivery, and also for a reasonable charge for the care and custody of the goods: s. 38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Property in the mangoes passed to buyer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title in the goods seems to have passed to the buyer. Under section 20(a), where there is an unconditional contract for the sale of specific goods, in a deliverable state, the property in the goods passes to the buyer when the contract is made, and it is immaterial whether the time of payment or the time of delivery or both be postponed.There does not appear to be a different intention here and Aminata and Babara must be assumed to have intended that the property in the mangoes had passed to the latter, delivery only having been agreed to be made in specific stages.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and Remedies of Seller (Aminata)</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Rights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Resale- Aminata may resell goods still in his possession: s.48, SGA;</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72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Lien – Aminata has a right of lien on undelivered mangoes: s. 42.</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Remedies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Action for damages for non-acceptance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Where the buyer wrongfully neglects or refuses to accept and pay for the goods, the seller may maintain an action against him for damages for non-acceptance: s. 50(1).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108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Action for the price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6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By section 49(1), SGA, where, under a contract of sale, the property in the goods has passed to the buyer and the buyer wrongfully neglects or refuses to pay for the goods according to the terms of the contract, the seller may maintain an action against him for the price of the goods.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108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Compensation or Repudiation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Refusal to take delivery or pay for one or more instalments could also amount to breach leading to claim for compensation or repudiation of whole contract: see s. 32(2), SGA.</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Measure of damages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Under section 50(2), where the seller claims damages for non-acceptance, the measure of damages is the estimated loss directly and naturally resulting, in the ordinary course of events, from the buyer’s breach of contract, also known as the rule in Hadley v. Baxendale (1854) 9 Exch. 341.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This rule is further amplified at subsection (3), following, which states that where there is an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available market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for the goods in question, the measure of damages is </w:t>
      </w:r>
      <w:r w:rsidDel="00000000" w:rsidR="00000000" w:rsidRPr="00000000">
        <w:rPr>
          <w:rFonts w:ascii="Comic Sans MS" w:cs="Comic Sans MS" w:eastAsia="Comic Sans MS" w:hAnsi="Comic Sans MS"/>
          <w:b w:val="0"/>
          <w:i w:val="1"/>
          <w:smallCaps w:val="0"/>
          <w:strike w:val="0"/>
          <w:color w:val="ff0000"/>
          <w:sz w:val="24"/>
          <w:szCs w:val="24"/>
          <w:u w:val="none"/>
          <w:shd w:fill="auto" w:val="clear"/>
          <w:vertAlign w:val="baseline"/>
          <w:rtl w:val="0"/>
        </w:rPr>
        <w:t xml:space="preserve">prima facie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to be ascertained by the difference between the contract price and the market or current price at the time or times when the goods ought to have been accepted, or, if no time was fixed for acceptance, then at the time of the refusal to accept.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72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As to “available market”, see </w:t>
      </w:r>
      <w:r w:rsidDel="00000000" w:rsidR="00000000" w:rsidRPr="00000000">
        <w:rPr>
          <w:rFonts w:ascii="Comic Sans MS" w:cs="Comic Sans MS" w:eastAsia="Comic Sans MS" w:hAnsi="Comic Sans MS"/>
          <w:b w:val="0"/>
          <w:i w:val="1"/>
          <w:smallCaps w:val="0"/>
          <w:strike w:val="0"/>
          <w:color w:val="ff0000"/>
          <w:sz w:val="24"/>
          <w:szCs w:val="24"/>
          <w:u w:val="none"/>
          <w:shd w:fill="auto" w:val="clear"/>
          <w:vertAlign w:val="baseline"/>
          <w:rtl w:val="0"/>
        </w:rPr>
        <w:t xml:space="preserve">Thompson (W. L.) Ltd. v. Robinson (Gunmakers) Ltd.</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[1955] Ch. 177; [1955] 1 All E. R. 154. The word “market” was considered as being of no fixed legal significance and only referred to conditions in the trade where goods could be freely sold: per Upjohn J.Here there was a written agreement for purchase of a particular new motor car. Buyers refused to accept delivery the following day saying the local demand for that type of car was not enough to absorb cars of that type that were available. Held: the sellers were entitled to damages to compensate them for the loss of their bargain. </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measure of damage was the profit the sellers would have made on the sale of that type of car</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720"/>
        <w:jc w:val="both"/>
        <w:rPr>
          <w:rFonts w:ascii="Comic Sans MS" w:cs="Comic Sans MS" w:eastAsia="Comic Sans MS" w:hAnsi="Comic Sans MS"/>
          <w:b w:val="1"/>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ab/>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and remedies of buyer (Baraba)</w:t>
      </w:r>
      <w:r w:rsidDel="00000000" w:rsidR="00000000" w:rsidRPr="00000000">
        <w:rPr>
          <w:rtl w:val="0"/>
        </w:rPr>
      </w:r>
    </w:p>
    <w:p w:rsidR="00000000" w:rsidDel="00000000" w:rsidP="00000000" w:rsidRDefault="00000000" w:rsidRPr="00000000" w14:paraId="0000003A">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B">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Neither rights nor remedies seem to arise in favour of the buyer in this case.</w:t>
      </w:r>
    </w:p>
    <w:p w:rsidR="00000000" w:rsidDel="00000000" w:rsidP="00000000" w:rsidRDefault="00000000" w:rsidRPr="00000000" w14:paraId="0000003C">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Generally, though, a buyer is entitled to give notice to terminate, subject to consequences arising from the contract at hand.</w:t>
      </w:r>
    </w:p>
    <w:p w:rsidR="00000000" w:rsidDel="00000000" w:rsidP="00000000" w:rsidRDefault="00000000" w:rsidRPr="00000000" w14:paraId="0000003D">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E">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An auctioneer was instructed by Jeweli Limited to sell certain jewelry at a price of not less than </w:t>
      </w:r>
      <w:r w:rsidDel="00000000" w:rsidR="00000000" w:rsidRPr="00000000">
        <w:rPr>
          <w:rFonts w:ascii="Comic Sans MS" w:cs="Comic Sans MS" w:eastAsia="Comic Sans MS" w:hAnsi="Comic Sans MS"/>
          <w:b w:val="1"/>
          <w:sz w:val="24"/>
          <w:szCs w:val="24"/>
          <w:rtl w:val="0"/>
        </w:rPr>
        <w:t xml:space="preserve">KShs 250,000/=.</w:t>
      </w:r>
      <w:r w:rsidDel="00000000" w:rsidR="00000000" w:rsidRPr="00000000">
        <w:rPr>
          <w:rFonts w:ascii="Comic Sans MS" w:cs="Comic Sans MS" w:eastAsia="Comic Sans MS" w:hAnsi="Comic Sans MS"/>
          <w:sz w:val="24"/>
          <w:szCs w:val="24"/>
          <w:rtl w:val="0"/>
        </w:rPr>
        <w:t xml:space="preserve">  On the day of the auction no one seemed to be interested in the jewelry.  At about closing time, he received the highest </w:t>
      </w:r>
      <w:r w:rsidDel="00000000" w:rsidR="00000000" w:rsidRPr="00000000">
        <w:rPr>
          <w:rFonts w:ascii="Comic Sans MS" w:cs="Comic Sans MS" w:eastAsia="Comic Sans MS" w:hAnsi="Comic Sans MS"/>
          <w:i w:val="1"/>
          <w:sz w:val="24"/>
          <w:szCs w:val="24"/>
          <w:rtl w:val="0"/>
        </w:rPr>
        <w:t xml:space="preserve">bona fide</w:t>
      </w:r>
      <w:r w:rsidDel="00000000" w:rsidR="00000000" w:rsidRPr="00000000">
        <w:rPr>
          <w:rFonts w:ascii="Comic Sans MS" w:cs="Comic Sans MS" w:eastAsia="Comic Sans MS" w:hAnsi="Comic Sans MS"/>
          <w:sz w:val="24"/>
          <w:szCs w:val="24"/>
          <w:rtl w:val="0"/>
        </w:rPr>
        <w:t xml:space="preserve"> bid of </w:t>
      </w:r>
      <w:r w:rsidDel="00000000" w:rsidR="00000000" w:rsidRPr="00000000">
        <w:rPr>
          <w:rFonts w:ascii="Comic Sans MS" w:cs="Comic Sans MS" w:eastAsia="Comic Sans MS" w:hAnsi="Comic Sans MS"/>
          <w:b w:val="1"/>
          <w:sz w:val="24"/>
          <w:szCs w:val="24"/>
          <w:rtl w:val="0"/>
        </w:rPr>
        <w:t xml:space="preserve">KShs 190,000/=, </w:t>
      </w:r>
      <w:r w:rsidDel="00000000" w:rsidR="00000000" w:rsidRPr="00000000">
        <w:rPr>
          <w:rFonts w:ascii="Comic Sans MS" w:cs="Comic Sans MS" w:eastAsia="Comic Sans MS" w:hAnsi="Comic Sans MS"/>
          <w:sz w:val="24"/>
          <w:szCs w:val="24"/>
          <w:rtl w:val="0"/>
        </w:rPr>
        <w:t xml:space="preserve">an amount which Jeweli has refused to accept. </w:t>
      </w:r>
    </w:p>
    <w:p w:rsidR="00000000" w:rsidDel="00000000" w:rsidP="00000000" w:rsidRDefault="00000000" w:rsidRPr="00000000" w14:paraId="0000003F">
      <w:pPr>
        <w:pageBreakBefore w:val="0"/>
        <w:spacing w:after="0" w:line="240" w:lineRule="auto"/>
        <w:ind w:left="72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0">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(i) The validity of the auction; and</w:t>
      </w:r>
    </w:p>
    <w:p w:rsidR="00000000" w:rsidDel="00000000" w:rsidP="00000000" w:rsidRDefault="00000000" w:rsidRPr="00000000" w14:paraId="00000042">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(ii) Whether the auctioneer is liable to Jeweli Limited. [7 marks]</w:t>
      </w:r>
    </w:p>
    <w:p w:rsidR="00000000" w:rsidDel="00000000" w:rsidP="00000000" w:rsidRDefault="00000000" w:rsidRPr="00000000" w14:paraId="00000043">
      <w:pPr>
        <w:pageBreakBefore w:val="0"/>
        <w:spacing w:after="0" w:line="240" w:lineRule="auto"/>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44">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45">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Two contractual relationships arise here: </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0" w:line="240" w:lineRule="auto"/>
        <w:ind w:left="144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between the auctioneer, a mercantile agent, and Jeweli Limited, and </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60"/>
        </w:tabs>
        <w:spacing w:after="0" w:before="0" w:line="240" w:lineRule="auto"/>
        <w:ind w:left="1440" w:right="0" w:hanging="108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between Jeweli Limited and the highest bidder.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auctioneer having been duly appointed acquires express authority as agent of Jeweli Limited. As such agent, he has lawful powers to effect a contractual relationship between Jeweli Limited and the bidder.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ab/>
        <w:t xml:space="preserve">Where a mercantile agent is, with the consent of the owner, in possession of goods or the documents of title to the goods, the delivery or transfer by him or other disposition of the goods made by him when acting in the ordinary course of business of a mercantile agent shall be as valid as if he were expressly authorised by the owner to make the same: see s. 26(3), Sale of Goods Act.Consequently, an auctioneer, being a mercantile agent, a sale by him as such agent, to a third party is valid.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hanging="99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ageBreakBefore w:val="0"/>
        <w:spacing w:after="0" w:line="240" w:lineRule="auto"/>
        <w:jc w:val="both"/>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sz w:val="24"/>
          <w:szCs w:val="24"/>
          <w:rtl w:val="0"/>
        </w:rPr>
        <w:t xml:space="preserve">The auction sale was apparently subject to a minimum price of Kshs. 250, 000/=. A sale by auction may be notified to be subject to a reserved or upset price: s. 58(1) (d), Sale of Goods Act. </w:t>
      </w:r>
      <w:r w:rsidDel="00000000" w:rsidR="00000000" w:rsidRPr="00000000">
        <w:rPr>
          <w:rFonts w:ascii="Comic Sans MS" w:cs="Comic Sans MS" w:eastAsia="Comic Sans MS" w:hAnsi="Comic Sans MS"/>
          <w:color w:val="ff0000"/>
          <w:rtl w:val="0"/>
        </w:rPr>
        <w:t xml:space="preserve">As between the auctioneer and Jeweli Limited, the former owes a duty to act with care and diligently and also to odey instructions from the principal. The auctioneer having accepted the lower bid of Kshs. 190, 000/= will be liable to JeweliLimited for the loss occasioned by his negligence/action and the difference between  reserve price and the highest bid of Kshs. 190, 000/=, that is, Kshs. 60,000/=. </w:t>
      </w:r>
    </w:p>
    <w:p w:rsidR="00000000" w:rsidDel="00000000" w:rsidP="00000000" w:rsidRDefault="00000000" w:rsidRPr="00000000" w14:paraId="0000004F">
      <w:pPr>
        <w:pageBreakBefore w:val="0"/>
        <w:spacing w:after="0" w:line="240" w:lineRule="auto"/>
        <w:jc w:val="both"/>
        <w:rPr>
          <w:rFonts w:ascii="Comic Sans MS" w:cs="Comic Sans MS" w:eastAsia="Comic Sans MS" w:hAnsi="Comic Sans MS"/>
          <w:color w:val="ff0000"/>
        </w:rPr>
      </w:pPr>
      <w:r w:rsidDel="00000000" w:rsidR="00000000" w:rsidRPr="00000000">
        <w:rPr>
          <w:rtl w:val="0"/>
        </w:rPr>
      </w:r>
    </w:p>
    <w:p w:rsidR="00000000" w:rsidDel="00000000" w:rsidP="00000000" w:rsidRDefault="00000000" w:rsidRPr="00000000" w14:paraId="00000050">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should be noted that where an auctioneer inadvertently knocks down the goods below the reserve price but subsequently recollects that there was such reserve, he may refuse to deliver goods without being liable to the buyer: see </w:t>
      </w:r>
      <w:r w:rsidDel="00000000" w:rsidR="00000000" w:rsidRPr="00000000">
        <w:rPr>
          <w:rFonts w:ascii="Comic Sans MS" w:cs="Comic Sans MS" w:eastAsia="Comic Sans MS" w:hAnsi="Comic Sans MS"/>
          <w:i w:val="1"/>
          <w:color w:val="ff0000"/>
          <w:sz w:val="24"/>
          <w:szCs w:val="24"/>
          <w:rtl w:val="0"/>
        </w:rPr>
        <w:t xml:space="preserve">McManus v. Fortescue</w:t>
      </w:r>
      <w:r w:rsidDel="00000000" w:rsidR="00000000" w:rsidRPr="00000000">
        <w:rPr>
          <w:rFonts w:ascii="Comic Sans MS" w:cs="Comic Sans MS" w:eastAsia="Comic Sans MS" w:hAnsi="Comic Sans MS"/>
          <w:color w:val="ff0000"/>
          <w:sz w:val="24"/>
          <w:szCs w:val="24"/>
          <w:rtl w:val="0"/>
        </w:rPr>
        <w:t xml:space="preserve"> [1907] 2 K. B. 1. Presumably the auctioneer did not in this case and must have delivered the jewelry to the buyer.</w:t>
      </w:r>
    </w:p>
    <w:p w:rsidR="00000000" w:rsidDel="00000000" w:rsidP="00000000" w:rsidRDefault="00000000" w:rsidRPr="00000000" w14:paraId="00000051">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2(a).Briefly explain the nature of the relationship of the parties to a hire purchase agreement, with emphasis on the role of the dealer once said to be  “in many respects and for many purposes the agent of the finance company”, per Lord Denning in </w:t>
      </w:r>
      <w:r w:rsidDel="00000000" w:rsidR="00000000" w:rsidRPr="00000000">
        <w:rPr>
          <w:rFonts w:ascii="Comic Sans MS" w:cs="Comic Sans MS" w:eastAsia="Comic Sans MS" w:hAnsi="Comic Sans MS"/>
          <w:i w:val="1"/>
          <w:sz w:val="24"/>
          <w:szCs w:val="24"/>
          <w:rtl w:val="0"/>
        </w:rPr>
        <w:t xml:space="preserve">Financing Ltd v. Stimson </w:t>
      </w:r>
      <w:r w:rsidDel="00000000" w:rsidR="00000000" w:rsidRPr="00000000">
        <w:rPr>
          <w:rFonts w:ascii="Comic Sans MS" w:cs="Comic Sans MS" w:eastAsia="Comic Sans MS" w:hAnsi="Comic Sans MS"/>
          <w:sz w:val="24"/>
          <w:szCs w:val="24"/>
          <w:rtl w:val="0"/>
        </w:rPr>
        <w:t xml:space="preserve">(1962) 3 All  E.R 386, at p.388.</w:t>
      </w:r>
      <w:r w:rsidDel="00000000" w:rsidR="00000000" w:rsidRPr="00000000">
        <w:rPr>
          <w:rtl w:val="0"/>
        </w:rPr>
      </w:r>
    </w:p>
    <w:p w:rsidR="00000000" w:rsidDel="00000000" w:rsidP="00000000" w:rsidRDefault="00000000" w:rsidRPr="00000000" w14:paraId="00000053">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 marks]</w:t>
      </w:r>
    </w:p>
    <w:p w:rsidR="00000000" w:rsidDel="00000000" w:rsidP="00000000" w:rsidRDefault="00000000" w:rsidRPr="00000000" w14:paraId="00000054">
      <w:pPr>
        <w:pageBreakBefore w:val="0"/>
        <w:spacing w:after="0" w:line="240" w:lineRule="auto"/>
        <w:jc w:val="both"/>
        <w:rPr>
          <w:rFonts w:ascii="Comic Sans MS" w:cs="Comic Sans MS" w:eastAsia="Comic Sans MS" w:hAnsi="Comic Sans MS"/>
          <w:b w:val="1"/>
          <w:color w:val="ff0000"/>
        </w:rPr>
      </w:pPr>
      <w:r w:rsidDel="00000000" w:rsidR="00000000" w:rsidRPr="00000000">
        <w:rPr>
          <w:rtl w:val="0"/>
        </w:rPr>
      </w:r>
    </w:p>
    <w:p w:rsidR="00000000" w:rsidDel="00000000" w:rsidP="00000000" w:rsidRDefault="00000000" w:rsidRPr="00000000" w14:paraId="00000055">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56">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-Two types of hire-purchase relationship:</w:t>
      </w:r>
    </w:p>
    <w:p w:rsidR="00000000" w:rsidDel="00000000" w:rsidP="00000000" w:rsidRDefault="00000000" w:rsidRPr="00000000" w14:paraId="00000057">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Direct owner-to-hirer of goods; or</w:t>
      </w:r>
    </w:p>
    <w:p w:rsidR="00000000" w:rsidDel="00000000" w:rsidP="00000000" w:rsidRDefault="00000000" w:rsidRPr="00000000" w14:paraId="00000058">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A tripartite relationship, where the dealer of goods sells goods to a financier (who becomes the owner), who, in turn, hires the goods to the hirer.</w:t>
      </w:r>
    </w:p>
    <w:p w:rsidR="00000000" w:rsidDel="00000000" w:rsidP="00000000" w:rsidRDefault="00000000" w:rsidRPr="00000000" w14:paraId="00000059">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5A">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The owner-hirer relationship has little or no complications.</w:t>
      </w:r>
    </w:p>
    <w:p w:rsidR="00000000" w:rsidDel="00000000" w:rsidP="00000000" w:rsidRDefault="00000000" w:rsidRPr="00000000" w14:paraId="0000005B">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5C">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the latter type of hire purchase business it is the dealer who is usually known to the hirer; as the hirer often thinks he is acquiring goods from the dealer.</w:t>
      </w:r>
    </w:p>
    <w:p w:rsidR="00000000" w:rsidDel="00000000" w:rsidP="00000000" w:rsidRDefault="00000000" w:rsidRPr="00000000" w14:paraId="0000005D">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-All information about the goods in question is usually given to the hirer by the dealer.</w:t>
      </w:r>
    </w:p>
    <w:p w:rsidR="00000000" w:rsidDel="00000000" w:rsidP="00000000" w:rsidRDefault="00000000" w:rsidRPr="00000000" w14:paraId="0000005E">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-Where dealer is involved in a hire purchase, which is many times, and he makes a representation to the hirer with respect to the goods subject-matter of hire purchase, such representations are deemed to have been made by him as agent of the owner.  </w:t>
      </w:r>
    </w:p>
    <w:p w:rsidR="00000000" w:rsidDel="00000000" w:rsidP="00000000" w:rsidRDefault="00000000" w:rsidRPr="00000000" w14:paraId="0000005F">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-“Representations” includes any statement or undertaking, whether it constitutes a condition or warranty.</w:t>
      </w:r>
    </w:p>
    <w:p w:rsidR="00000000" w:rsidDel="00000000" w:rsidP="00000000" w:rsidRDefault="00000000" w:rsidRPr="00000000" w14:paraId="00000060">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-Whether the dealer becomes liable for representations he makes in respect of goods depends essentially on his actual or ostensible authority. </w:t>
      </w:r>
    </w:p>
    <w:p w:rsidR="00000000" w:rsidDel="00000000" w:rsidP="00000000" w:rsidRDefault="00000000" w:rsidRPr="00000000" w14:paraId="00000061">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dealer is deemed to be agent of owner for the purposes of receiving notices.</w:t>
      </w:r>
    </w:p>
    <w:p w:rsidR="00000000" w:rsidDel="00000000" w:rsidP="00000000" w:rsidRDefault="00000000" w:rsidRPr="00000000" w14:paraId="00000062">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0" w:right="0" w:hanging="360"/>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Hosea is persuaded to take a pick-up on hire purchase by Daki of Wakky Motors Limited, who told him that the motor vehicle was “as tough as they come!”  Consequently Daki, with Hosea’s knowledge, facilitated the transfer of ownership of the motor vehicle to MikopoGari Finance Limited, which then let the pick-up to Hosea allowing him to pay by monthly equal installments.</w:t>
      </w:r>
    </w:p>
    <w:p w:rsidR="00000000" w:rsidDel="00000000" w:rsidP="00000000" w:rsidRDefault="00000000" w:rsidRPr="00000000" w14:paraId="00000064">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Hosea discovered shortly thereafter that the pick-up engine rattled uncontrollably, it lacked power and could not carry the weight indicated.  He seeks to sue Daki and WakkyMotors Limited.  </w:t>
      </w:r>
    </w:p>
    <w:p w:rsidR="00000000" w:rsidDel="00000000" w:rsidP="00000000" w:rsidRDefault="00000000" w:rsidRPr="00000000" w14:paraId="00000065">
      <w:pPr>
        <w:pageBreakBefore w:val="0"/>
        <w:rPr>
          <w:rFonts w:ascii="Comic Sans MS" w:cs="Comic Sans MS" w:eastAsia="Comic Sans MS" w:hAnsi="Comic Sans MS"/>
          <w:i w:val="1"/>
          <w:sz w:val="24"/>
          <w:szCs w:val="24"/>
        </w:rPr>
      </w:pPr>
      <w:r w:rsidDel="00000000" w:rsidR="00000000" w:rsidRPr="00000000">
        <w:rPr>
          <w:rFonts w:ascii="Comic Sans MS" w:cs="Comic Sans MS" w:eastAsia="Comic Sans MS" w:hAnsi="Comic Sans MS"/>
          <w:sz w:val="24"/>
          <w:szCs w:val="24"/>
          <w:rtl w:val="0"/>
        </w:rPr>
        <w:t xml:space="preserve">Advise Hosea</w:t>
      </w:r>
      <w:r w:rsidDel="00000000" w:rsidR="00000000" w:rsidRPr="00000000">
        <w:rPr>
          <w:rFonts w:ascii="Comic Sans MS" w:cs="Comic Sans MS" w:eastAsia="Comic Sans MS" w:hAnsi="Comic Sans MS"/>
          <w:i w:val="1"/>
          <w:sz w:val="24"/>
          <w:szCs w:val="24"/>
          <w:rtl w:val="0"/>
        </w:rPr>
        <w:t xml:space="preserve">. </w:t>
      </w:r>
      <w:r w:rsidDel="00000000" w:rsidR="00000000" w:rsidRPr="00000000">
        <w:rPr>
          <w:rFonts w:ascii="Comic Sans MS" w:cs="Comic Sans MS" w:eastAsia="Comic Sans MS" w:hAnsi="Comic Sans MS"/>
          <w:sz w:val="24"/>
          <w:szCs w:val="24"/>
          <w:rtl w:val="0"/>
        </w:rPr>
        <w:t xml:space="preserve">[7 marks]</w:t>
      </w:r>
      <w:r w:rsidDel="00000000" w:rsidR="00000000" w:rsidRPr="00000000">
        <w:rPr>
          <w:rtl w:val="0"/>
        </w:rPr>
      </w:r>
    </w:p>
    <w:p w:rsidR="00000000" w:rsidDel="00000000" w:rsidP="00000000" w:rsidRDefault="00000000" w:rsidRPr="00000000" w14:paraId="00000066">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67">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statement “as tough as they come” is clearly a form of assurance to Hosea that the pick-up is a hardy one and suitable for purchase. It constitutes a warranty as to the condition of the pickup.  In a hire-purchase, where the dealer gives a warranty to the hirer, such warranty becomes a collateral contractual agreement between the two parties, the giver (dealer) and the customer. See </w:t>
      </w:r>
      <w:r w:rsidDel="00000000" w:rsidR="00000000" w:rsidRPr="00000000">
        <w:rPr>
          <w:rFonts w:ascii="Comic Sans MS" w:cs="Comic Sans MS" w:eastAsia="Comic Sans MS" w:hAnsi="Comic Sans MS"/>
          <w:i w:val="1"/>
          <w:color w:val="ff0000"/>
          <w:sz w:val="24"/>
          <w:szCs w:val="24"/>
          <w:rtl w:val="0"/>
        </w:rPr>
        <w:t xml:space="preserve">Andrew v. Hopkins</w:t>
      </w:r>
      <w:r w:rsidDel="00000000" w:rsidR="00000000" w:rsidRPr="00000000">
        <w:rPr>
          <w:rFonts w:ascii="Comic Sans MS" w:cs="Comic Sans MS" w:eastAsia="Comic Sans MS" w:hAnsi="Comic Sans MS"/>
          <w:color w:val="ff0000"/>
          <w:sz w:val="24"/>
          <w:szCs w:val="24"/>
          <w:rtl w:val="0"/>
        </w:rPr>
        <w:t xml:space="preserve"> [1957]1 Q. B. 229, where a dealer warranted a car as “a good little bus, I’d stake my life on it”. The dealer was held to be an agent for the owner.</w:t>
      </w:r>
    </w:p>
    <w:p w:rsidR="00000000" w:rsidDel="00000000" w:rsidP="00000000" w:rsidRDefault="00000000" w:rsidRPr="00000000" w14:paraId="00000068">
      <w:pPr>
        <w:pageBreakBefore w:val="0"/>
        <w:spacing w:after="0" w:line="240" w:lineRule="auto"/>
        <w:jc w:val="both"/>
        <w:rPr>
          <w:rFonts w:ascii="Comic Sans MS" w:cs="Comic Sans MS" w:eastAsia="Comic Sans MS" w:hAnsi="Comic Sans MS"/>
          <w:i w:val="1"/>
          <w:color w:val="ff0000"/>
          <w:sz w:val="24"/>
          <w:szCs w:val="24"/>
        </w:rPr>
      </w:pPr>
      <w:r w:rsidDel="00000000" w:rsidR="00000000" w:rsidRPr="00000000">
        <w:rPr>
          <w:rFonts w:ascii="Comic Sans MS" w:cs="Comic Sans MS" w:eastAsia="Comic Sans MS" w:hAnsi="Comic Sans MS"/>
          <w:color w:val="ff0000"/>
          <w:sz w:val="24"/>
          <w:szCs w:val="24"/>
          <w:rtl w:val="0"/>
        </w:rPr>
        <w:t xml:space="preserve">IfDaki and/or Wakky Motors Limited will not agree to rectify the situation by either replacement or repair, Hosea may sue Daki and the company, jointly, for damages.</w:t>
      </w:r>
      <w:r w:rsidDel="00000000" w:rsidR="00000000" w:rsidRPr="00000000">
        <w:rPr>
          <w:rtl w:val="0"/>
        </w:rPr>
      </w:r>
    </w:p>
    <w:p w:rsidR="00000000" w:rsidDel="00000000" w:rsidP="00000000" w:rsidRDefault="00000000" w:rsidRPr="00000000" w14:paraId="00000069">
      <w:pPr>
        <w:pageBreakBefore w:val="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SECTION II</w:t>
      </w:r>
    </w:p>
    <w:p w:rsidR="00000000" w:rsidDel="00000000" w:rsidP="00000000" w:rsidRDefault="00000000" w:rsidRPr="00000000" w14:paraId="0000006A">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3(a). Outline at least five (5) of the presumptions of law as to every negotiable instrument.  [7 marks]</w:t>
      </w:r>
    </w:p>
    <w:p w:rsidR="00000000" w:rsidDel="00000000" w:rsidP="00000000" w:rsidRDefault="00000000" w:rsidRPr="00000000" w14:paraId="0000006B">
      <w:pPr>
        <w:pageBreakBefore w:val="0"/>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Until the contrary is proved, the following presumptions shall be made in respect of every negotiable instrument:</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Consideration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hat every negotiable instrument was made or drawn for consideration, and that every such instrument, when it has been accepted, endorsed, negotiated or transferred, was accepted, endorsed, negotiated or transferred for consideration.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Date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every negotiable instrument bearing a date was made or drawn on such date; i.e that it has been made on the date it bears, if does bear a date.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Time of acceptance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 </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every accepted bill of exchange was accepted within a reasonable time after its date and before its maturity.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Time of transfer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That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every transfer of a negotiable instrument was made before its maturity.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O</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rder of endorsements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hat the endorsements appearing upon a negotiable instrument were made in the order in which they appear thereon.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tamp</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That a lost promissory note, bill of exchange or cheque was duly stamped.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H</w:t>
      </w: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older is a holder in due course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That the holder of a negotiable instrument is a holder in due course;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Provided that, where the instrument has been obtained from its lawful owner, or from any person in lawful custody thereof, by means of an offence or fraud, or has been obtained from the maker or acceptor thereof by means of an offence or fraud, or for unlawful consideration, the burden of proving that the holder is a holder in due course lies upon him.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ageBreakBefore w:val="0"/>
        <w:jc w:val="both"/>
        <w:rPr>
          <w:rFonts w:ascii="Comic Sans MS" w:cs="Comic Sans MS" w:eastAsia="Comic Sans MS" w:hAnsi="Comic Sans MS"/>
          <w:i w:val="1"/>
          <w:sz w:val="24"/>
          <w:szCs w:val="24"/>
        </w:rPr>
      </w:pPr>
      <w:r w:rsidDel="00000000" w:rsidR="00000000" w:rsidRPr="00000000">
        <w:rPr>
          <w:rFonts w:ascii="Comic Sans MS" w:cs="Comic Sans MS" w:eastAsia="Comic Sans MS" w:hAnsi="Comic Sans MS"/>
          <w:sz w:val="24"/>
          <w:szCs w:val="24"/>
          <w:rtl w:val="0"/>
        </w:rPr>
        <w:t xml:space="preserve">(b) Mato drew a cheque of KShs 50,000/= in favour of Jivinjari on the latter’s seventeenth birthday to buy </w:t>
      </w:r>
      <w:r w:rsidDel="00000000" w:rsidR="00000000" w:rsidRPr="00000000">
        <w:rPr>
          <w:rFonts w:ascii="Comic Sans MS" w:cs="Comic Sans MS" w:eastAsia="Comic Sans MS" w:hAnsi="Comic Sans MS"/>
          <w:i w:val="1"/>
          <w:sz w:val="24"/>
          <w:szCs w:val="24"/>
          <w:rtl w:val="0"/>
        </w:rPr>
        <w:t xml:space="preserve">“anything you fancy with this little token of my friendship”.  </w:t>
      </w:r>
      <w:r w:rsidDel="00000000" w:rsidR="00000000" w:rsidRPr="00000000">
        <w:rPr>
          <w:rFonts w:ascii="Comic Sans MS" w:cs="Comic Sans MS" w:eastAsia="Comic Sans MS" w:hAnsi="Comic Sans MS"/>
          <w:sz w:val="24"/>
          <w:szCs w:val="24"/>
          <w:rtl w:val="0"/>
        </w:rPr>
        <w:t xml:space="preserve">Jivinjari who had been yearning for a hi-fi three-in-one player costing KShs 45,000/= immediately endorsed the cheque to Marengo Sounds Limited owned by his father’s friend down town. Out of the cheque, KShs 5000/= in cash was given back to him.</w:t>
      </w:r>
      <w:r w:rsidDel="00000000" w:rsidR="00000000" w:rsidRPr="00000000">
        <w:rPr>
          <w:rtl w:val="0"/>
        </w:rPr>
      </w:r>
    </w:p>
    <w:p w:rsidR="00000000" w:rsidDel="00000000" w:rsidP="00000000" w:rsidRDefault="00000000" w:rsidRPr="00000000" w14:paraId="00000085">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company used the cheque to order for supplies of other electronic items from Bambam Limited.  On presentation to the bank, the cheque was dishonoured.</w:t>
      </w:r>
    </w:p>
    <w:p w:rsidR="00000000" w:rsidDel="00000000" w:rsidP="00000000" w:rsidRDefault="00000000" w:rsidRPr="00000000" w14:paraId="00000086">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Bambam Limited has consulted you with instructions to sue.  </w:t>
      </w:r>
    </w:p>
    <w:p w:rsidR="00000000" w:rsidDel="00000000" w:rsidP="00000000" w:rsidRDefault="00000000" w:rsidRPr="00000000" w14:paraId="00000087">
      <w:pPr>
        <w:pageBreakBefore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[8 marks]</w:t>
      </w:r>
    </w:p>
    <w:p w:rsidR="00000000" w:rsidDel="00000000" w:rsidP="00000000" w:rsidRDefault="00000000" w:rsidRPr="00000000" w14:paraId="00000088">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89">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Bambam may only sue Marengo, as the immediate endorser, and Mato, as the drawer. It cannot sue Jivinjari who is still a minor, being below 18 years, the age of majority in Kenya. A minor may not be sued on a contract of sale except the sale of necessaries. The hi-fi is not a necessary.</w:t>
      </w:r>
    </w:p>
    <w:p w:rsidR="00000000" w:rsidDel="00000000" w:rsidP="00000000" w:rsidRDefault="00000000" w:rsidRPr="00000000" w14:paraId="0000008A">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tl w:val="0"/>
        </w:rPr>
      </w:r>
    </w:p>
    <w:sdt>
      <w:sdtPr>
        <w:tag w:val="goog_rdk_23"/>
      </w:sdtPr>
      <w:sdtContent>
        <w:p w:rsidR="00000000" w:rsidDel="00000000" w:rsidP="00000000" w:rsidRDefault="00000000" w:rsidRPr="00000000" w14:paraId="0000008B">
          <w:pPr>
            <w:pageBreakBefore w:val="0"/>
            <w:rPr>
              <w:ins w:author="Felix Maero" w:id="8" w:date="2022-02-01T19:01:53Z"/>
              <w:del w:author="Ali Abdalla" w:id="9" w:date="2022-02-23T10:32:53Z"/>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Bambam Limited has a right to hold Mato and Marengo Sounds Limited liable for the payment of the dishonoured cheque. In spite of the fact that a minor became a party to it, the cheque remains valid. The minor remains a channel to convey title and liability, especially where he did not ori</w:t>
          </w:r>
          <w:sdt>
            <w:sdtPr>
              <w:tag w:val="goog_rdk_21"/>
            </w:sdtPr>
            <w:sdtContent>
              <w:ins w:author="Felix Maero" w:id="8" w:date="2022-02-01T19:01:53Z">
                <w:sdt>
                  <w:sdtPr>
                    <w:tag w:val="goog_rdk_22"/>
                  </w:sdtPr>
                  <w:sdtContent>
                    <w:del w:author="Ali Abdalla" w:id="9" w:date="2022-02-23T10:32:53Z">
                      <w:r w:rsidDel="00000000" w:rsidR="00000000" w:rsidRPr="00000000">
                        <w:rPr>
                          <w:rtl w:val="0"/>
                        </w:rPr>
                      </w:r>
                    </w:del>
                  </w:sdtContent>
                </w:sdt>
              </w:ins>
            </w:sdtContent>
          </w:sdt>
        </w:p>
      </w:sdtContent>
    </w:sdt>
    <w:p w:rsidR="00000000" w:rsidDel="00000000" w:rsidP="00000000" w:rsidRDefault="00000000" w:rsidRPr="00000000" w14:paraId="0000008C">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ginate the negotiable instrument.</w:t>
      </w:r>
    </w:p>
    <w:p w:rsidR="00000000" w:rsidDel="00000000" w:rsidP="00000000" w:rsidRDefault="00000000" w:rsidRPr="00000000" w14:paraId="0000008D">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Like MSL, BL cannot hold Jivinjari, a minor, liable on the cheque. A minor may draw, endorse, deliver and negotiate a negotiable instrument so as to bind all parties except himself. </w:t>
      </w:r>
    </w:p>
    <w:p w:rsidR="00000000" w:rsidDel="00000000" w:rsidP="00000000" w:rsidRDefault="00000000" w:rsidRPr="00000000" w14:paraId="0000008E">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Write brief notes on the following:</w:t>
      </w:r>
    </w:p>
    <w:p w:rsidR="00000000" w:rsidDel="00000000" w:rsidP="00000000" w:rsidRDefault="00000000" w:rsidRPr="00000000" w14:paraId="0000008F">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The Cheque Truncation System; (4 marks)</w:t>
      </w:r>
    </w:p>
    <w:p w:rsidR="00000000" w:rsidDel="00000000" w:rsidP="00000000" w:rsidRDefault="00000000" w:rsidRPr="00000000" w14:paraId="00000090">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92">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Cheque truncation</w:t>
      </w:r>
      <w:r w:rsidDel="00000000" w:rsidR="00000000" w:rsidRPr="00000000">
        <w:rPr>
          <w:rFonts w:ascii="Comic Sans MS" w:cs="Comic Sans MS" w:eastAsia="Comic Sans MS" w:hAnsi="Comic Sans MS"/>
          <w:color w:val="ff0000"/>
          <w:sz w:val="24"/>
          <w:szCs w:val="24"/>
          <w:rtl w:val="0"/>
        </w:rPr>
        <w:t xml:space="preserve"> is a system of cheque clearing and settlement between banks based on electronic data or images or both without the physical exchange of the cheque itself. </w:t>
      </w:r>
    </w:p>
    <w:p w:rsidR="00000000" w:rsidDel="00000000" w:rsidP="00000000" w:rsidRDefault="00000000" w:rsidRPr="00000000" w14:paraId="00000093">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a process in which physical cheques presented to a bank are converted into electronic forms. </w:t>
      </w:r>
    </w:p>
    <w:p w:rsidR="00000000" w:rsidDel="00000000" w:rsidP="00000000" w:rsidRDefault="00000000" w:rsidRPr="00000000" w14:paraId="00000094">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images taken thereof are then transmitted to the Clearing House for processing and eventual payment by the paying bank. </w:t>
      </w:r>
    </w:p>
    <w:p w:rsidR="00000000" w:rsidDel="00000000" w:rsidP="00000000" w:rsidRDefault="00000000" w:rsidRPr="00000000" w14:paraId="00000095">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system was developed by the Kenya Bankers Association and is expected to also reduce bank frauds, risks associated with manual mode of cheques such as theft and other malpractices as well as transaction costs. </w:t>
      </w:r>
    </w:p>
    <w:p w:rsidR="00000000" w:rsidDel="00000000" w:rsidP="00000000" w:rsidRDefault="00000000" w:rsidRPr="00000000" w14:paraId="00000096">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CTS also aims to improve efficiency in service delivery to bank customers, reduce reconciliation problems and eliminate logistical problems.</w:t>
      </w:r>
    </w:p>
    <w:p w:rsidR="00000000" w:rsidDel="00000000" w:rsidP="00000000" w:rsidRDefault="00000000" w:rsidRPr="00000000" w14:paraId="00000097">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expected that when the system becomes fully operational the cheques clearance period will be reduced to one (1) day countrywide.</w:t>
      </w:r>
    </w:p>
    <w:p w:rsidR="00000000" w:rsidDel="00000000" w:rsidP="00000000" w:rsidRDefault="00000000" w:rsidRPr="00000000" w14:paraId="00000098">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NB: The paying bank retains the right to demand for the production of the original cheque at any time before payment is effected, if it reasonably suspects forgery or material alteration to the cheque.</w:t>
      </w:r>
    </w:p>
    <w:p w:rsidR="00000000" w:rsidDel="00000000" w:rsidP="00000000" w:rsidRDefault="00000000" w:rsidRPr="00000000" w14:paraId="00000099">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New CTS-compliant cheques are now in use in all banks.</w:t>
      </w:r>
    </w:p>
    <w:p w:rsidR="00000000" w:rsidDel="00000000" w:rsidP="00000000" w:rsidRDefault="00000000" w:rsidRPr="00000000" w14:paraId="0000009A">
      <w:pPr>
        <w:pageBreakBefore w:val="0"/>
        <w:numPr>
          <w:ilvl w:val="0"/>
          <w:numId w:val="2"/>
        </w:numPr>
        <w:spacing w:after="0" w:line="240" w:lineRule="auto"/>
        <w:ind w:left="720" w:hanging="36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See LN 123 of 2010.</w:t>
      </w:r>
    </w:p>
    <w:p w:rsidR="00000000" w:rsidDel="00000000" w:rsidP="00000000" w:rsidRDefault="00000000" w:rsidRPr="00000000" w14:paraId="0000009B">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C">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The National payment System; (4 marks) and </w:t>
      </w:r>
    </w:p>
    <w:sdt>
      <w:sdtPr>
        <w:tag w:val="goog_rdk_26"/>
      </w:sdtPr>
      <w:sdtContent>
        <w:p w:rsidR="00000000" w:rsidDel="00000000" w:rsidP="00000000" w:rsidRDefault="00000000" w:rsidRPr="00000000" w14:paraId="0000009D">
          <w:pPr>
            <w:pageBreakBefore w:val="0"/>
            <w:spacing w:after="0" w:line="240" w:lineRule="auto"/>
            <w:jc w:val="both"/>
            <w:rPr>
              <w:ins w:author="Felix Maero" w:id="10" w:date="2022-02-02T05:21:07Z"/>
              <w:rFonts w:ascii="Comic Sans MS" w:cs="Comic Sans MS" w:eastAsia="Comic Sans MS" w:hAnsi="Comic Sans MS"/>
              <w:sz w:val="24"/>
              <w:szCs w:val="24"/>
            </w:rPr>
          </w:pPr>
          <w:sdt>
            <w:sdtPr>
              <w:tag w:val="goog_rdk_25"/>
            </w:sdtPr>
            <w:sdtContent>
              <w:ins w:author="Felix Maero" w:id="10" w:date="2022-02-02T05:21:07Z">
                <w:r w:rsidDel="00000000" w:rsidR="00000000" w:rsidRPr="00000000">
                  <w:rPr>
                    <w:rtl w:val="0"/>
                  </w:rPr>
                </w:r>
              </w:ins>
            </w:sdtContent>
          </w:sdt>
        </w:p>
      </w:sdtContent>
    </w:sdt>
    <w:p w:rsidR="00000000" w:rsidDel="00000000" w:rsidP="00000000" w:rsidRDefault="00000000" w:rsidRPr="00000000" w14:paraId="0000009E">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F">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A0">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payment system is one that facilitates the process of making payments and consists of a set of payment instruments, banking procedures and inter-bank funds transfer that promote the circulation of money in an economy.It is an essential component of the financial infrastructure in a free market economy.</w:t>
      </w:r>
    </w:p>
    <w:p w:rsidR="00000000" w:rsidDel="00000000" w:rsidP="00000000" w:rsidRDefault="00000000" w:rsidRPr="00000000" w14:paraId="000000A1">
      <w:pPr>
        <w:pageBreakBefore w:val="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National Payment System (NPS) aims to regulate and supervise payment systems within a country. It is the infrastructure that provides the economy with highways for processing payment that result from various economic activities from various economic activities. All associates, technology and legislation as well as stakeholders form a National Payments System.</w:t>
      </w:r>
    </w:p>
    <w:p w:rsidR="00000000" w:rsidDel="00000000" w:rsidP="00000000" w:rsidRDefault="00000000" w:rsidRPr="00000000" w14:paraId="000000A2">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Kenya the National Payments System is made up of all payments system providers, the Government, the Central Bank of Kenya, Commercial banks, non-bank financial institutions as well as the legislation and regulations which govern such payments along with the infrastructure and users.</w:t>
      </w:r>
    </w:p>
    <w:p w:rsidR="00000000" w:rsidDel="00000000" w:rsidP="00000000" w:rsidRDefault="00000000" w:rsidRPr="00000000" w14:paraId="000000A3">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The principal types of money transfer systems or methods in Kenya besides cash or cheque transfers. [7marks]</w:t>
      </w:r>
    </w:p>
    <w:p w:rsidR="00000000" w:rsidDel="00000000" w:rsidP="00000000" w:rsidRDefault="00000000" w:rsidRPr="00000000" w14:paraId="000000A4">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5">
      <w:pPr>
        <w:pageBreakBefore w:val="0"/>
        <w:spacing w:after="0" w:line="24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A6">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Money transfer services in Kenya are provided by a variety of institutions and individuals, informally, semi-formally and formally. Individuals using the very informal and basic systems of transfer such as physical transport of cash themselves or through relatives and friends and commercial banks using state-of-the-art technology of electronic fund transfer systems all are engaged in money transfers. The main methods used commercially in Kenya today include the following:</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Western Union;</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SWIFT (Society for Worldwide Inter-bank Financial Telecommunications), which is one of the most commonly system in Kenya. It facilitates exchange instructions between members and requires one to have a bank account to use the service.</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RTGS (Real Time Gross Settlement), a local inter-bank money transfer system intended to transfer money urgently. All payments of Kenya shs. 1 million and above must now be done locally by RTGS. It is touted to be a safer and more secure mode of payment.</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MoneyGram, an international money transfer system that does not require one to have a bank account with the service provider. It has a wide network through which money is handed over immediately to the payees after they show their identification documents.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Telephonic Money Transfers e.g. M-Pesa, Airtel money, Orangemoney. This has quickly become a favourite method of money transfer in Kenya involving billions of shillings every month.For example, M-Pesa, the precursor of mobile money transfer in Kenya, started in 2007 in Kenya and  is now used by over 11 million persons every month.</w:t>
      </w:r>
    </w:p>
    <w:p w:rsidR="00000000" w:rsidDel="00000000" w:rsidP="00000000" w:rsidRDefault="00000000" w:rsidRPr="00000000" w14:paraId="000000AC">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D">
      <w:pPr>
        <w:pageBreakBefore w:val="0"/>
        <w:spacing w:after="0"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SECTION III</w:t>
      </w:r>
    </w:p>
    <w:p w:rsidR="00000000" w:rsidDel="00000000" w:rsidP="00000000" w:rsidRDefault="00000000" w:rsidRPr="00000000" w14:paraId="000000AE">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F">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5(a). In the light of the changing global and regional business environment, corporate governance is increasingly becoming visible and notable contributor to “the bottom line”. Discuss at least four (4) principles of corporate governance stating why these principles are advocated for.  [7 marks]</w:t>
      </w:r>
    </w:p>
    <w:p w:rsidR="00000000" w:rsidDel="00000000" w:rsidP="00000000" w:rsidRDefault="00000000" w:rsidRPr="00000000" w14:paraId="000000B0">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7"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5 (a)</w:t>
        <w:tab/>
        <w:t xml:space="preserve">Corporate Governance refer to the set of systems, principles and processes by which a company is governed. They provide the guidelines as to how the company can be directed or controlled such that it can fulfill its goals and objectives in a manner that adds to the value of the company and is also beneficial for all stakeholders in the long term. </w:t>
      </w:r>
    </w:p>
    <w:sdt>
      <w:sdtPr>
        <w:tag w:val="goog_rdk_28"/>
      </w:sdtPr>
      <w:sdtConten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Felix Maero" w:id="11" w:date="2022-02-02T05:44:17Z"/>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Stakeholders in this case would include everyone ranging from the board of directors, management, shareholders to customers, employees and society. Among these stakeholders, the management of the company assumes the special role of a trustee for all the others.</w:t>
          </w:r>
          <w:sdt>
            <w:sdtPr>
              <w:tag w:val="goog_rdk_27"/>
            </w:sdtPr>
            <w:sdtContent>
              <w:ins w:author="Felix Maero" w:id="11" w:date="2022-02-02T05:44:17Z">
                <w:r w:rsidDel="00000000" w:rsidR="00000000" w:rsidRPr="00000000">
                  <w:rPr>
                    <w:rtl w:val="0"/>
                  </w:rPr>
                </w:r>
              </w:ins>
            </w:sdtContent>
          </w:sdt>
        </w:p>
      </w:sdtContent>
    </w:sd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OECD Principles of Corporate Governance adopted by the </w:t>
      </w:r>
      <w:r w:rsidDel="00000000" w:rsidR="00000000" w:rsidRPr="00000000">
        <w:rPr>
          <w:rFonts w:ascii="Comic Sans MS" w:cs="Comic Sans MS" w:eastAsia="Comic Sans MS" w:hAnsi="Comic Sans MS"/>
          <w:b w:val="0"/>
          <w:i w:val="0"/>
          <w:smallCaps w:val="0"/>
          <w:strike w:val="0"/>
          <w:color w:val="ff0000"/>
          <w:sz w:val="24"/>
          <w:szCs w:val="24"/>
          <w:u w:val="single"/>
          <w:shd w:fill="auto" w:val="clear"/>
          <w:vertAlign w:val="baseline"/>
          <w:rtl w:val="0"/>
        </w:rPr>
        <w:t xml:space="preserve">Centre for Corporate Governance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includes: effective corporate governance framework, rights of shareholders and key ownership functions, equal treatment of shareholders, role of stakeholders in corporate governance, disclosure and transparency, and the responsibilities of the Board.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corporate governance framework</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should promote transparent and efficient markets, be consistent with the rule of law and clearly articulate the division of responsibilities among different supervisory, regulatory and enforcement authorities. </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Rights of Shareholders and Key ownership functions</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protect and facilitate the exercise of shareholders' rights. The rights should include: secure methods for ownership, convey or transfer shares, obtain relevant and material information on  a timely and regular basis,general shareholder meetings: accountability procedures, in absentia voting, proxy rules: the IT impact,  participate and vote in general shareholder meetings, elect and remove members of the board, and share in the profits of the corporation.</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equitable treatment of shareholders</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ensure the equitable treatment of all shareholders, including minority and foreign shareholders. All shareholders should have the opportunity to obtain effective redress for violation of their rights. All shareholders of the same class should be treated equally.  Insider trading and abusive self-dealing should be prohibited.</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role of stakeholders in corporate governance</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recognize the rights of stakeholders established by law or through mutual agreements and encourage active cooperation between corporations and stakeholders in creating wealth, jobs, and he sustainability of financially sound enterprises.</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Disclosure and transparency</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 The corporate governance framework should ensure that timely and accurate disclosure is made on all material matters regarding the corporation, including the financial situation, performance, ownership, and governance of the company. </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57" w:right="0" w:hanging="360"/>
        <w:jc w:val="both"/>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The responsibilities of the Board: </w:t>
      </w: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corporate governance framework should ensure the strategic guidance of the company, the effective monitoring of management by the board (effective leadership), and the board's accountability to the company and the shareholders (accountability). The Board should have an appropriate mix of skills, experience and independence to enable its members to discharge their duties and responsibilities effectively (capability). Board members should act on a fully informed basis, in good faith, with due diligence and care, and in the best interest of the company. The board should treat all Shareholders equally. The Board should lead the company to conduct its business in a fair and transparent manner that can withstand scrutiny by stakeholders (integrity). Not least, the Board should guide the business to create value and allocate it fairly and sustainably to reinvestment and distributions to stakeholders, including shareholders, directors, employees and customers (sustainability).</w:t>
      </w:r>
    </w:p>
    <w:p w:rsidR="00000000" w:rsidDel="00000000" w:rsidP="00000000" w:rsidRDefault="00000000" w:rsidRPr="00000000" w14:paraId="000000BD">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Sitopamba Limited, a cotton textile company, entered into a contract with Nanasi Limited, an adjacent pineapple juice producer recently established, to supply to the latter electricity from their power generation plant. After supplies had been made for three months it is discovered that this activity is beyond the scope of the objects clause of the memorandum of association of Sitopamba Limited. Nevertheless, shareholders of Sitopamba Limited, during an extra ordinary general meeting, and by a majority, subsequently ratified the contract. </w:t>
      </w:r>
    </w:p>
    <w:p w:rsidR="00000000" w:rsidDel="00000000" w:rsidP="00000000" w:rsidRDefault="00000000" w:rsidRPr="00000000" w14:paraId="000000BE">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F">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Nanasi Limited has since learned of the events and now refuses to make payment on the ground that the contract is wholly null and void. Advise, giving reasons, whether or not it (Nanasi Limited) can be legally compelled to make payment. </w:t>
      </w:r>
    </w:p>
    <w:p w:rsidR="00000000" w:rsidDel="00000000" w:rsidP="00000000" w:rsidRDefault="00000000" w:rsidRPr="00000000" w14:paraId="000000C0">
      <w:pPr>
        <w:pageBreakBefore w:val="0"/>
        <w:spacing w:after="0"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 marks]</w:t>
      </w:r>
    </w:p>
    <w:p w:rsidR="00000000" w:rsidDel="00000000" w:rsidP="00000000" w:rsidRDefault="00000000" w:rsidRPr="00000000" w14:paraId="000000C1">
      <w:pPr>
        <w:pageBreakBefore w:val="0"/>
        <w:spacing w:after="0"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2">
      <w:pPr>
        <w:pageBreakBefore w:val="0"/>
        <w:spacing w:after="0" w:line="240" w:lineRule="auto"/>
        <w:jc w:val="both"/>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Guide:</w:t>
      </w:r>
    </w:p>
    <w:p w:rsidR="00000000" w:rsidDel="00000000" w:rsidP="00000000" w:rsidRDefault="00000000" w:rsidRPr="00000000" w14:paraId="000000C3">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Objects clause is contained in the memorandum of association and sets out the objects for which the company is formed. An act of the company must not be beyond the object clause otherwise it will be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and therefore, void and cannot be ratified even if all the members wish to ratify such act. </w:t>
      </w:r>
    </w:p>
    <w:p w:rsidR="00000000" w:rsidDel="00000000" w:rsidP="00000000" w:rsidRDefault="00000000" w:rsidRPr="00000000" w14:paraId="000000C4">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is void and cannot be ratified even if all the directors or members wish to ratify it. Where a company exceeds its power as conferred on it by the objects clause of its memorandum, it is not bound by it because it lacks legal capacity to incur responsibility for the action. </w:t>
      </w:r>
    </w:p>
    <w:p w:rsidR="00000000" w:rsidDel="00000000" w:rsidP="00000000" w:rsidRDefault="00000000" w:rsidRPr="00000000" w14:paraId="000000C5">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w:t>
      </w:r>
      <w:r w:rsidDel="00000000" w:rsidR="00000000" w:rsidRPr="00000000">
        <w:rPr>
          <w:rFonts w:ascii="Comic Sans MS" w:cs="Comic Sans MS" w:eastAsia="Comic Sans MS" w:hAnsi="Comic Sans MS"/>
          <w:i w:val="1"/>
          <w:color w:val="ff0000"/>
          <w:sz w:val="24"/>
          <w:szCs w:val="24"/>
          <w:rtl w:val="0"/>
        </w:rPr>
        <w:t xml:space="preserve">Ashbury Railway Carriage and Iron Company Ltd v. Riche</w:t>
      </w:r>
      <w:r w:rsidDel="00000000" w:rsidR="00000000" w:rsidRPr="00000000">
        <w:rPr>
          <w:rFonts w:ascii="Comic Sans MS" w:cs="Comic Sans MS" w:eastAsia="Comic Sans MS" w:hAnsi="Comic Sans MS"/>
          <w:color w:val="ff0000"/>
          <w:sz w:val="24"/>
          <w:szCs w:val="24"/>
          <w:rtl w:val="0"/>
        </w:rPr>
        <w:t xml:space="preserve">, (1875) L.R. 7 H.L. 653, the objects of the company as stated in the objects clause of its memorandum, were ‘to make and sell, or lend on hire railway carriages and wagons, and all kinds of railway plaint, fittings, machinery and rolling stock to carry on the business of mechanical engineers and general contractors to purchase and sell as merchants timber, coal, metal or other materials; and to buy and sell any materials on commissions or as agents.’ The directors of the company entered into a contract with Riche for financing a construction of a railway line in Belgium. All the members of the company ratified the contract, but later on the company repudiated it. Riche sued the company for breach of contract.</w:t>
      </w:r>
    </w:p>
    <w:p w:rsidR="00000000" w:rsidDel="00000000" w:rsidP="00000000" w:rsidRDefault="00000000" w:rsidRPr="00000000" w14:paraId="000000C6">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Issue: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Whether the contract was valid and if not, whether it could be ratified by the members of the company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House of Lords held unanimously that the contract was beyond the objects as defined in the objects clause of its memorandum and therefore it was void.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24"/>
          <w:szCs w:val="24"/>
          <w:u w:val="none"/>
          <w:shd w:fill="auto" w:val="clear"/>
          <w:vertAlign w:val="baseline"/>
          <w:rtl w:val="0"/>
        </w:rPr>
        <w:t xml:space="preserve">The company had no capacity to ratify the contract.</w:t>
      </w:r>
    </w:p>
    <w:p w:rsidR="00000000" w:rsidDel="00000000" w:rsidP="00000000" w:rsidRDefault="00000000" w:rsidRPr="00000000" w14:paraId="000000CA">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Decision:</w:t>
      </w:r>
    </w:p>
    <w:p w:rsidR="00000000" w:rsidDel="00000000" w:rsidP="00000000" w:rsidRDefault="00000000" w:rsidRPr="00000000" w14:paraId="000000CB">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House of Lords has held that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or contract is void in its inception and it is void because the company had not the capacity to make it and since the company lacks the capacity to make such contract, how it can have capacity to ratify it. If the shareholders are permitted to ratify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act or contract, it will be nothing but permitting them to do the very thing which, by the Act of Parliament, they are prohibited from doing.</w:t>
      </w:r>
    </w:p>
    <w:p w:rsidR="00000000" w:rsidDel="00000000" w:rsidP="00000000" w:rsidRDefault="00000000" w:rsidRPr="00000000" w14:paraId="000000CC">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House of Lords has expressed the view that a company incorporated under the Companies Act has power to do only those things, which are authorized by its objects clause of its memorandum, and anything not so authorized is ultra vires the company and cannot be ratified or made effective even by the unanimous agreement of the members.</w:t>
      </w:r>
    </w:p>
    <w:p w:rsidR="00000000" w:rsidDel="00000000" w:rsidP="00000000" w:rsidRDefault="00000000" w:rsidRPr="00000000" w14:paraId="000000CD">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From the above, the shareholders could not ratify the contract. The transaction being ultra vires the powers of Sitopamba Limited, Nytil Limited cannot be forced to make payment to the former. The Company cannot be prosecuted based on an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contract.</w:t>
      </w:r>
    </w:p>
    <w:p w:rsidR="00000000" w:rsidDel="00000000" w:rsidP="00000000" w:rsidRDefault="00000000" w:rsidRPr="00000000" w14:paraId="000000CE">
      <w:pPr>
        <w:pageBreakBefore w:val="0"/>
        <w:spacing w:after="0" w:lin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above advice would possibly be different where a company is generally empowered to do all such things as are authorized by the Companies Act or which are essential to the attainment of its declared objects or which are reasonably and fairly incidental to its objects. In that case the powers of the company should not be construed too strictly, and the company may do anything that is fairly incidental to the powers specified: see </w:t>
      </w:r>
      <w:r w:rsidDel="00000000" w:rsidR="00000000" w:rsidRPr="00000000">
        <w:rPr>
          <w:rFonts w:ascii="Comic Sans MS" w:cs="Comic Sans MS" w:eastAsia="Comic Sans MS" w:hAnsi="Comic Sans MS"/>
          <w:i w:val="1"/>
          <w:color w:val="ff0000"/>
          <w:sz w:val="24"/>
          <w:szCs w:val="24"/>
          <w:rtl w:val="0"/>
        </w:rPr>
        <w:t xml:space="preserve">Foster v. London Chatham &amp; Dover Co.</w:t>
      </w:r>
      <w:r w:rsidDel="00000000" w:rsidR="00000000" w:rsidRPr="00000000">
        <w:rPr>
          <w:rFonts w:ascii="Comic Sans MS" w:cs="Comic Sans MS" w:eastAsia="Comic Sans MS" w:hAnsi="Comic Sans MS"/>
          <w:color w:val="ff0000"/>
          <w:sz w:val="24"/>
          <w:szCs w:val="24"/>
          <w:rtl w:val="0"/>
        </w:rPr>
        <w:t xml:space="preserve"> [1895] 1 Q. B. 711.</w:t>
      </w:r>
    </w:p>
    <w:p w:rsidR="00000000" w:rsidDel="00000000" w:rsidP="00000000" w:rsidRDefault="00000000" w:rsidRPr="00000000" w14:paraId="000000CF">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another case, </w:t>
      </w:r>
      <w:r w:rsidDel="00000000" w:rsidR="00000000" w:rsidRPr="00000000">
        <w:rPr>
          <w:rFonts w:ascii="Comic Sans MS" w:cs="Comic Sans MS" w:eastAsia="Comic Sans MS" w:hAnsi="Comic Sans MS"/>
          <w:i w:val="1"/>
          <w:color w:val="ff0000"/>
          <w:sz w:val="24"/>
          <w:szCs w:val="24"/>
          <w:rtl w:val="0"/>
        </w:rPr>
        <w:t xml:space="preserve">Evans v. Brunner Mond&amp; Company,</w:t>
      </w:r>
      <w:r w:rsidDel="00000000" w:rsidR="00000000" w:rsidRPr="00000000">
        <w:rPr>
          <w:rFonts w:ascii="Comic Sans MS" w:cs="Comic Sans MS" w:eastAsia="Comic Sans MS" w:hAnsi="Comic Sans MS"/>
          <w:color w:val="ff0000"/>
          <w:sz w:val="24"/>
          <w:szCs w:val="24"/>
          <w:rtl w:val="0"/>
        </w:rPr>
        <w:t xml:space="preserve"> (1921) Ch 359, a company was incorporated for carrying on business of manufacturing chemicals. The objects clause in the memorandum of the company authorized the company to do </w:t>
      </w:r>
      <w:r w:rsidDel="00000000" w:rsidR="00000000" w:rsidRPr="00000000">
        <w:rPr>
          <w:rFonts w:ascii="Comic Sans MS" w:cs="Comic Sans MS" w:eastAsia="Comic Sans MS" w:hAnsi="Comic Sans MS"/>
          <w:b w:val="1"/>
          <w:color w:val="ff0000"/>
          <w:sz w:val="24"/>
          <w:szCs w:val="24"/>
          <w:rtl w:val="0"/>
        </w:rPr>
        <w:t xml:space="preserve">“all such business and things as may be incidental or conductive to the attainment of the above objects or any of them”</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ff0000"/>
          <w:sz w:val="24"/>
          <w:szCs w:val="24"/>
          <w:rtl w:val="0"/>
        </w:rPr>
        <w:t xml:space="preserve">emphasis added</w:t>
      </w:r>
      <w:r w:rsidDel="00000000" w:rsidR="00000000" w:rsidRPr="00000000">
        <w:rPr>
          <w:rFonts w:ascii="Comic Sans MS" w:cs="Comic Sans MS" w:eastAsia="Comic Sans MS" w:hAnsi="Comic Sans MS"/>
          <w:color w:val="ff0000"/>
          <w:sz w:val="24"/>
          <w:szCs w:val="24"/>
          <w:rtl w:val="0"/>
        </w:rPr>
        <w:t xml:space="preserve">. By a resolution the directors were authorized to distribute £ 100,000 out of surplus reserve account to such universities in U.K. as they might select for the furtherance of scientific research and education.</w:t>
      </w:r>
    </w:p>
    <w:p w:rsidR="00000000" w:rsidDel="00000000" w:rsidP="00000000" w:rsidRDefault="00000000" w:rsidRPr="00000000" w14:paraId="000000D0">
      <w:pPr>
        <w:pageBreakBefore w:val="0"/>
        <w:spacing w:after="280" w:before="28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resolution was challenged on the ground that it was beyond the objects clause of the memorandum and therefore it was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the power of the company. The directors proved that the company had great difficulty in finding trained men and the purpose of the resolution was to encourage scientific training of more men to enable the company to recruit staff and continue its progress.</w:t>
      </w:r>
    </w:p>
    <w:p w:rsidR="00000000" w:rsidDel="00000000" w:rsidP="00000000" w:rsidRDefault="00000000" w:rsidRPr="00000000" w14:paraId="000000D1">
      <w:pPr>
        <w:pageBreakBefore w:val="0"/>
        <w:spacing w:after="280" w:before="280" w:lineRule="auto"/>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Decision:</w:t>
      </w:r>
    </w:p>
    <w:p w:rsidR="00000000" w:rsidDel="00000000" w:rsidP="00000000" w:rsidRDefault="00000000" w:rsidRPr="00000000" w14:paraId="000000D2">
      <w:pPr>
        <w:pageBreakBefore w:val="0"/>
        <w:spacing w:after="280" w:before="280" w:lineRule="auto"/>
        <w:jc w:val="both"/>
        <w:rPr>
          <w:rFonts w:ascii="Comic Sans MS" w:cs="Comic Sans MS" w:eastAsia="Comic Sans MS" w:hAnsi="Comic Sans MS"/>
          <w:color w:val="ff0000"/>
          <w:sz w:val="24"/>
          <w:szCs w:val="24"/>
          <w:u w:val="single"/>
        </w:rPr>
      </w:pPr>
      <w:r w:rsidDel="00000000" w:rsidR="00000000" w:rsidRPr="00000000">
        <w:rPr>
          <w:rFonts w:ascii="Comic Sans MS" w:cs="Comic Sans MS" w:eastAsia="Comic Sans MS" w:hAnsi="Comic Sans MS"/>
          <w:color w:val="ff0000"/>
          <w:sz w:val="24"/>
          <w:szCs w:val="24"/>
          <w:rtl w:val="0"/>
        </w:rPr>
        <w:t xml:space="preserve">The court held that the expenditure authorized by the resolution was necessary for the continued progress of the company as chemical manufacturers and thus the resolution was incidental or conductive to the attainment of the main object of the company and consequently it was not </w:t>
      </w:r>
      <w:r w:rsidDel="00000000" w:rsidR="00000000" w:rsidRPr="00000000">
        <w:rPr>
          <w:rFonts w:ascii="Comic Sans MS" w:cs="Comic Sans MS" w:eastAsia="Comic Sans MS" w:hAnsi="Comic Sans MS"/>
          <w:i w:val="1"/>
          <w:color w:val="ff0000"/>
          <w:sz w:val="24"/>
          <w:szCs w:val="24"/>
          <w:rtl w:val="0"/>
        </w:rPr>
        <w:t xml:space="preserve">ultra vires</w:t>
      </w:r>
      <w:r w:rsidDel="00000000" w:rsidR="00000000" w:rsidRPr="00000000">
        <w:rPr>
          <w:rFonts w:ascii="Comic Sans MS" w:cs="Comic Sans MS" w:eastAsia="Comic Sans MS" w:hAnsi="Comic Sans MS"/>
          <w:color w:val="ff0000"/>
          <w:sz w:val="24"/>
          <w:szCs w:val="24"/>
          <w:rtl w:val="0"/>
        </w:rPr>
        <w:t xml:space="preserve">. It should be observed, though, that </w:t>
      </w:r>
      <w:r w:rsidDel="00000000" w:rsidR="00000000" w:rsidRPr="00000000">
        <w:rPr>
          <w:rFonts w:ascii="Comic Sans MS" w:cs="Comic Sans MS" w:eastAsia="Comic Sans MS" w:hAnsi="Comic Sans MS"/>
          <w:color w:val="ff0000"/>
          <w:sz w:val="24"/>
          <w:szCs w:val="24"/>
          <w:u w:val="single"/>
          <w:rtl w:val="0"/>
        </w:rPr>
        <w:t xml:space="preserve">“acts incidental or ancillary” are those acts, which have a reasonable proximate connection with the objects stated in the objects clause of the memorandum.</w:t>
      </w:r>
    </w:p>
    <w:p w:rsidR="00000000" w:rsidDel="00000000" w:rsidP="00000000" w:rsidRDefault="00000000" w:rsidRPr="00000000" w14:paraId="000000D3">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6(a). Briefly discuss the meaning and effect of an adjudication order and state when it may issue in bankruptcy proceedings. [6 marks]</w:t>
      </w:r>
    </w:p>
    <w:p w:rsidR="00000000" w:rsidDel="00000000" w:rsidP="00000000" w:rsidRDefault="00000000" w:rsidRPr="00000000" w14:paraId="000000D4">
      <w:pPr>
        <w:pageBreakBefore w:val="0"/>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Guide:</w:t>
      </w:r>
    </w:p>
    <w:p w:rsidR="00000000" w:rsidDel="00000000" w:rsidP="00000000" w:rsidRDefault="00000000" w:rsidRPr="00000000" w14:paraId="000000D5">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adjudication order is an order of the court made against a debtor who is determined or declared to be bankrupt. </w:t>
      </w:r>
    </w:p>
    <w:p w:rsidR="00000000" w:rsidDel="00000000" w:rsidP="00000000" w:rsidRDefault="00000000" w:rsidRPr="00000000" w14:paraId="000000D6">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The order may issue </w:t>
      </w:r>
      <w:r w:rsidDel="00000000" w:rsidR="00000000" w:rsidRPr="00000000">
        <w:rPr>
          <w:rFonts w:ascii="Comic Sans MS" w:cs="Comic Sans MS" w:eastAsia="Comic Sans MS" w:hAnsi="Comic Sans MS"/>
          <w:color w:val="ff0000"/>
          <w:sz w:val="24"/>
          <w:szCs w:val="24"/>
          <w:u w:val="single"/>
          <w:rtl w:val="0"/>
        </w:rPr>
        <w:t xml:space="preserve">following the making of a receiving order</w:t>
      </w:r>
      <w:r w:rsidDel="00000000" w:rsidR="00000000" w:rsidRPr="00000000">
        <w:rPr>
          <w:rFonts w:ascii="Comic Sans MS" w:cs="Comic Sans MS" w:eastAsia="Comic Sans MS" w:hAnsi="Comic Sans MS"/>
          <w:color w:val="ff0000"/>
          <w:sz w:val="24"/>
          <w:szCs w:val="24"/>
          <w:rtl w:val="0"/>
        </w:rPr>
        <w:t xml:space="preserve">, if at the first meeting of the creditors </w:t>
      </w:r>
      <w:r w:rsidDel="00000000" w:rsidR="00000000" w:rsidRPr="00000000">
        <w:rPr>
          <w:rFonts w:ascii="Comic Sans MS" w:cs="Comic Sans MS" w:eastAsia="Comic Sans MS" w:hAnsi="Comic Sans MS"/>
          <w:color w:val="ff0000"/>
          <w:sz w:val="24"/>
          <w:szCs w:val="24"/>
          <w:u w:val="single"/>
          <w:rtl w:val="0"/>
        </w:rPr>
        <w:t xml:space="preserve">the creditors reject a proposal for composition or scheme of arrangement</w:t>
      </w:r>
      <w:r w:rsidDel="00000000" w:rsidR="00000000" w:rsidRPr="00000000">
        <w:rPr>
          <w:rFonts w:ascii="Comic Sans MS" w:cs="Comic Sans MS" w:eastAsia="Comic Sans MS" w:hAnsi="Comic Sans MS"/>
          <w:color w:val="ff0000"/>
          <w:sz w:val="24"/>
          <w:szCs w:val="24"/>
          <w:rtl w:val="0"/>
        </w:rPr>
        <w:t xml:space="preserve"> and the court rules that the debtor be made bankrupt.</w:t>
      </w:r>
    </w:p>
    <w:p w:rsidR="00000000" w:rsidDel="00000000" w:rsidP="00000000" w:rsidRDefault="00000000" w:rsidRPr="00000000" w14:paraId="000000D7">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 adjudication order makes the debtor bankrupt. His property is vested in </w:t>
      </w:r>
      <w:r w:rsidDel="00000000" w:rsidR="00000000" w:rsidRPr="00000000">
        <w:rPr>
          <w:rFonts w:ascii="Comic Sans MS" w:cs="Comic Sans MS" w:eastAsia="Comic Sans MS" w:hAnsi="Comic Sans MS"/>
          <w:color w:val="ff0000"/>
          <w:sz w:val="24"/>
          <w:szCs w:val="24"/>
          <w:u w:val="single"/>
          <w:rtl w:val="0"/>
        </w:rPr>
        <w:t xml:space="preserve">his trustee in bankruptcy or the official receiver</w:t>
      </w:r>
      <w:r w:rsidDel="00000000" w:rsidR="00000000" w:rsidRPr="00000000">
        <w:rPr>
          <w:rFonts w:ascii="Comic Sans MS" w:cs="Comic Sans MS" w:eastAsia="Comic Sans MS" w:hAnsi="Comic Sans MS"/>
          <w:color w:val="ff0000"/>
          <w:sz w:val="24"/>
          <w:szCs w:val="24"/>
          <w:rtl w:val="0"/>
        </w:rPr>
        <w:t xml:space="preserve">. This is done so as to protect the property for the benefit of the debtor’s creditors. The trustee will collect the same and distribute it among the debtor’s creditors who will have proved their debts. </w:t>
      </w:r>
    </w:p>
    <w:p w:rsidR="00000000" w:rsidDel="00000000" w:rsidP="00000000" w:rsidRDefault="00000000" w:rsidRPr="00000000" w14:paraId="000000D8">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Furthermore, it </w:t>
      </w:r>
      <w:r w:rsidDel="00000000" w:rsidR="00000000" w:rsidRPr="00000000">
        <w:rPr>
          <w:rFonts w:ascii="Comic Sans MS" w:cs="Comic Sans MS" w:eastAsia="Comic Sans MS" w:hAnsi="Comic Sans MS"/>
          <w:color w:val="ff0000"/>
          <w:sz w:val="24"/>
          <w:szCs w:val="24"/>
          <w:u w:val="single"/>
          <w:rtl w:val="0"/>
        </w:rPr>
        <w:t xml:space="preserve">imposes certain legal liabilities upon the debto</w:t>
      </w:r>
      <w:r w:rsidDel="00000000" w:rsidR="00000000" w:rsidRPr="00000000">
        <w:rPr>
          <w:rFonts w:ascii="Comic Sans MS" w:cs="Comic Sans MS" w:eastAsia="Comic Sans MS" w:hAnsi="Comic Sans MS"/>
          <w:color w:val="ff0000"/>
          <w:sz w:val="24"/>
          <w:szCs w:val="24"/>
          <w:rtl w:val="0"/>
        </w:rPr>
        <w:t xml:space="preserve">r. Among other things, the debtor is </w:t>
      </w:r>
      <w:r w:rsidDel="00000000" w:rsidR="00000000" w:rsidRPr="00000000">
        <w:rPr>
          <w:rFonts w:ascii="Comic Sans MS" w:cs="Comic Sans MS" w:eastAsia="Comic Sans MS" w:hAnsi="Comic Sans MS"/>
          <w:i w:val="1"/>
          <w:color w:val="1f497d"/>
          <w:sz w:val="24"/>
          <w:szCs w:val="24"/>
          <w:rtl w:val="0"/>
        </w:rPr>
        <w:t xml:space="preserve">prohibited from obtaining credit of more than Kshs. 200/=</w:t>
      </w:r>
      <w:r w:rsidDel="00000000" w:rsidR="00000000" w:rsidRPr="00000000">
        <w:rPr>
          <w:rFonts w:ascii="Comic Sans MS" w:cs="Comic Sans MS" w:eastAsia="Comic Sans MS" w:hAnsi="Comic Sans MS"/>
          <w:color w:val="1f497d"/>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from any person; must </w:t>
      </w:r>
      <w:r w:rsidDel="00000000" w:rsidR="00000000" w:rsidRPr="00000000">
        <w:rPr>
          <w:rFonts w:ascii="Comic Sans MS" w:cs="Comic Sans MS" w:eastAsia="Comic Sans MS" w:hAnsi="Comic Sans MS"/>
          <w:i w:val="1"/>
          <w:color w:val="1f497d"/>
          <w:sz w:val="24"/>
          <w:szCs w:val="24"/>
          <w:rtl w:val="0"/>
        </w:rPr>
        <w:t xml:space="preserve">not engage in any trade other than the name under which he was adjudicated bankrupt without disclosing</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act as a director of a company </w:t>
      </w:r>
      <w:r w:rsidDel="00000000" w:rsidR="00000000" w:rsidRPr="00000000">
        <w:rPr>
          <w:rFonts w:ascii="Comic Sans MS" w:cs="Comic Sans MS" w:eastAsia="Comic Sans MS" w:hAnsi="Comic Sans MS"/>
          <w:i w:val="1"/>
          <w:color w:val="ff0000"/>
          <w:sz w:val="24"/>
          <w:szCs w:val="24"/>
          <w:rtl w:val="0"/>
        </w:rPr>
        <w:t xml:space="preserve">without leave of the court</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be elected a member of Parliament</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i w:val="1"/>
          <w:color w:val="1f497d"/>
          <w:sz w:val="24"/>
          <w:szCs w:val="24"/>
          <w:rtl w:val="0"/>
        </w:rPr>
        <w:t xml:space="preserve">cannot act as a receiver or manager of the property of a company </w:t>
      </w:r>
      <w:r w:rsidDel="00000000" w:rsidR="00000000" w:rsidRPr="00000000">
        <w:rPr>
          <w:rFonts w:ascii="Comic Sans MS" w:cs="Comic Sans MS" w:eastAsia="Comic Sans MS" w:hAnsi="Comic Sans MS"/>
          <w:color w:val="ff0000"/>
          <w:sz w:val="24"/>
          <w:szCs w:val="24"/>
          <w:rtl w:val="0"/>
        </w:rPr>
        <w:t xml:space="preserve">except if appointed by the court</w:t>
      </w:r>
    </w:p>
    <w:p w:rsidR="00000000" w:rsidDel="00000000" w:rsidP="00000000" w:rsidRDefault="00000000" w:rsidRPr="00000000" w14:paraId="000000D9">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(b).OyieYanya, your client and friend, wishes to expand his wholesale business at Olare Trading Centre where he has rented several shops and a warehouse. He owns many properties in and around the County. For example, he has shares in at least five blue chip companies in the County and debentures in several other corporations, all with a market value of not less than Kenya Shillings Fifteen million (Kshs. 15 m.). He owns and operates a passenger ferry valued at Kenya ShillingsTwenty Seven million (Kshs. 27 m.) between Ngegu and Kajimo ports. OyieYanya also dabbles in cotton farming and keeps over ten tractors, three trucks and barns.</w:t>
      </w:r>
    </w:p>
    <w:p w:rsidR="00000000" w:rsidDel="00000000" w:rsidP="00000000" w:rsidRDefault="00000000" w:rsidRPr="00000000" w14:paraId="000000DA">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 tells you that he has approached an agricultural finance corporation which insists on adequate collateral for a loan of Kenya Shillings Thirty Five million (Kshs. 35 m.).</w:t>
      </w:r>
    </w:p>
    <w:p w:rsidR="00000000" w:rsidDel="00000000" w:rsidP="00000000" w:rsidRDefault="00000000" w:rsidRPr="00000000" w14:paraId="000000DB">
      <w:pPr>
        <w:pageBreakBefore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Advise OyieYanya on at least four types of documents he may use to borrow the loan and, by way of explanation, outline to him which of his properties, if any, he may use for collateral. [9 marks]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1"/>
          <w:i w:val="0"/>
          <w:smallCaps w:val="0"/>
          <w:strike w:val="0"/>
          <w:color w:val="ff0000"/>
          <w:sz w:val="24"/>
          <w:szCs w:val="24"/>
          <w:u w:val="none"/>
          <w:shd w:fill="auto" w:val="clear"/>
          <w:vertAlign w:val="baseline"/>
        </w:rPr>
      </w:pPr>
      <w:r w:rsidDel="00000000" w:rsidR="00000000" w:rsidRPr="00000000">
        <w:rPr>
          <w:rFonts w:ascii="Comic Sans MS" w:cs="Comic Sans MS" w:eastAsia="Comic Sans MS" w:hAnsi="Comic Sans MS"/>
          <w:b w:val="1"/>
          <w:i w:val="0"/>
          <w:smallCaps w:val="0"/>
          <w:strike w:val="0"/>
          <w:color w:val="ff0000"/>
          <w:sz w:val="24"/>
          <w:szCs w:val="24"/>
          <w:u w:val="none"/>
          <w:shd w:fill="auto" w:val="clear"/>
          <w:vertAlign w:val="baseline"/>
          <w:rtl w:val="0"/>
        </w:rPr>
        <w:t xml:space="preserve">Guide:</w:t>
      </w:r>
    </w:p>
    <w:p w:rsidR="00000000" w:rsidDel="00000000" w:rsidP="00000000" w:rsidRDefault="00000000" w:rsidRPr="00000000" w14:paraId="000000DD">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It is not clear whether or not OyieYanya has any other property apart from the movable property itemized herein that could be used as security, such as land. If he has land whose value is adequate for the purposes of the financial corporation, he should have no problem. And he may pursue his desire by mortgaging or charging the same in favour of the agricultural finance corporation. This is simple enough.</w:t>
      </w:r>
    </w:p>
    <w:p w:rsidR="00000000" w:rsidDel="00000000" w:rsidP="00000000" w:rsidRDefault="00000000" w:rsidRPr="00000000" w14:paraId="000000DE">
      <w:pPr>
        <w:pageBreakBefore w:val="0"/>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On the other hand, if, as it would seem,OyieYanya owns no immovable or real property or land, he may use some his movable property as security for loan, to the extent of the value of such property, under the Chattels Transfer Act, cap. 28. However, only a few of the property enumerated may be usable for this purpose. By a chattels transfer instrument he may secure some funding only on the strength of the ten tractors and the three trucks. </w:t>
      </w:r>
    </w:p>
    <w:p w:rsidR="00000000" w:rsidDel="00000000" w:rsidP="00000000" w:rsidRDefault="00000000" w:rsidRPr="00000000" w14:paraId="000000DF">
      <w:pPr>
        <w:pageBreakBefore w:val="0"/>
        <w:jc w:val="both"/>
        <w:rPr>
          <w:rFonts w:ascii="Comic Sans MS" w:cs="Comic Sans MS" w:eastAsia="Comic Sans MS" w:hAnsi="Comic Sans MS"/>
          <w:color w:val="ff0000"/>
          <w:sz w:val="24"/>
          <w:szCs w:val="24"/>
        </w:rPr>
      </w:pPr>
      <w:bookmarkStart w:colFirst="0" w:colLast="0" w:name="_heading=h.gjdgxs" w:id="0"/>
      <w:bookmarkEnd w:id="0"/>
      <w:r w:rsidDel="00000000" w:rsidR="00000000" w:rsidRPr="00000000">
        <w:rPr>
          <w:rFonts w:ascii="Comic Sans MS" w:cs="Comic Sans MS" w:eastAsia="Comic Sans MS" w:hAnsi="Comic Sans MS"/>
          <w:color w:val="ff0000"/>
          <w:sz w:val="24"/>
          <w:szCs w:val="24"/>
          <w:rtl w:val="0"/>
        </w:rPr>
        <w:t xml:space="preserve">Mr Yanya may not rely on the shares or debentures because they are excluded from the definition of chattels. Thus shares and interests in the stock, funds or securities of any government or local authority or shares and interests in the capital or property of any company or other corporate body will not help him. Similarly debentures and interest coupons issued by any government, or local authority, or company, or other corporate body are expressly excluded.</w:t>
      </w:r>
    </w:p>
    <w:p w:rsidR="00000000" w:rsidDel="00000000" w:rsidP="00000000" w:rsidRDefault="00000000" w:rsidRPr="00000000" w14:paraId="000000E0">
      <w:pPr>
        <w:pageBreakBefore w:val="0"/>
        <w:spacing w:after="0" w:line="240" w:lineRule="auto"/>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Furthermore, MrYanya cannot use even his passenger ferry which is valued at Kshs. 27 million. This is because the definition of an instrument that is “any instrument given to secure the payment of money or the performance of some obligation” excludes transfers or assignments of any ship or vessel or any share thereof.</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R-A &amp; MO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1f497d"/>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November, 2013.</w:t>
      </w:r>
      <w:r w:rsidDel="00000000" w:rsidR="00000000" w:rsidRPr="00000000">
        <w:rPr>
          <w:rtl w:val="0"/>
        </w:rPr>
      </w:r>
    </w:p>
    <w:sectPr>
      <w:footerReference r:id="rId7" w:type="default"/>
      <w:pgSz w:h="15840" w:w="12240" w:orient="portrait"/>
      <w:pgMar w:bottom="734" w:top="576"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mic Sans MS"/>
  <w:font w:name="Times New Roman"/>
  <w:font w:name="Courier New"/>
  <w:font w:name="Times"/>
  <w:font w:name="Noto Sans Symbols"/>
  <w:font w:name="Sorts Mill Goudy">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
      <w:lvlJc w:val="left"/>
      <w:pPr>
        <w:ind w:left="1632" w:hanging="495"/>
      </w:pPr>
      <w:rPr>
        <w:rFonts w:ascii="Times New Roman" w:cs="Times New Roman" w:eastAsia="Times New Roman" w:hAnsi="Times New Roman"/>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6">
    <w:lvl w:ilvl="0">
      <w:start w:val="1"/>
      <w:numFmt w:val="low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Roman"/>
      <w:lvlText w:val="(%1)"/>
      <w:lvlJc w:val="left"/>
      <w:pPr>
        <w:ind w:left="2160" w:hanging="108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left"/>
      <w:pPr>
        <w:ind w:left="144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C6FEB"/>
    <w:pPr>
      <w:spacing w:after="200" w:line="276" w:lineRule="auto"/>
    </w:pPr>
    <w:rPr>
      <w:rFonts w:cs="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99"/>
    <w:qFormat w:val="1"/>
    <w:rsid w:val="00083395"/>
    <w:pPr>
      <w:ind w:left="720"/>
    </w:pPr>
  </w:style>
  <w:style w:type="paragraph" w:styleId="Header">
    <w:name w:val="header"/>
    <w:basedOn w:val="Normal"/>
    <w:link w:val="HeaderChar"/>
    <w:uiPriority w:val="99"/>
    <w:rsid w:val="001952CC"/>
    <w:pPr>
      <w:tabs>
        <w:tab w:val="center" w:pos="4680"/>
        <w:tab w:val="right" w:pos="9360"/>
      </w:tabs>
      <w:spacing w:after="0" w:line="240" w:lineRule="auto"/>
    </w:pPr>
  </w:style>
  <w:style w:type="character" w:styleId="HeaderChar" w:customStyle="1">
    <w:name w:val="Header Char"/>
    <w:basedOn w:val="DefaultParagraphFont"/>
    <w:link w:val="Header"/>
    <w:uiPriority w:val="99"/>
    <w:locked w:val="1"/>
    <w:rsid w:val="001952CC"/>
  </w:style>
  <w:style w:type="paragraph" w:styleId="Footer">
    <w:name w:val="footer"/>
    <w:basedOn w:val="Normal"/>
    <w:link w:val="FooterChar"/>
    <w:uiPriority w:val="99"/>
    <w:rsid w:val="001952CC"/>
    <w:pPr>
      <w:tabs>
        <w:tab w:val="center" w:pos="4680"/>
        <w:tab w:val="right" w:pos="9360"/>
      </w:tabs>
      <w:spacing w:after="0" w:line="240" w:lineRule="auto"/>
    </w:pPr>
  </w:style>
  <w:style w:type="character" w:styleId="FooterChar" w:customStyle="1">
    <w:name w:val="Footer Char"/>
    <w:basedOn w:val="DefaultParagraphFont"/>
    <w:link w:val="Footer"/>
    <w:uiPriority w:val="99"/>
    <w:locked w:val="1"/>
    <w:rsid w:val="001952CC"/>
  </w:style>
  <w:style w:type="paragraph" w:styleId="NoSpacing">
    <w:name w:val="No Spacing"/>
    <w:uiPriority w:val="99"/>
    <w:qFormat w:val="1"/>
    <w:rsid w:val="002C1D45"/>
    <w:rPr>
      <w:rFonts w:cs="Calibri"/>
    </w:rPr>
  </w:style>
  <w:style w:type="paragraph" w:styleId="BodyTextIndent3">
    <w:name w:val="Body Text Indent 3"/>
    <w:basedOn w:val="Normal"/>
    <w:link w:val="BodyTextIndent3Char"/>
    <w:uiPriority w:val="99"/>
    <w:rsid w:val="00080E8F"/>
    <w:pPr>
      <w:spacing w:after="0" w:line="240" w:lineRule="auto"/>
      <w:ind w:left="720"/>
      <w:jc w:val="both"/>
    </w:pPr>
    <w:rPr>
      <w:rFonts w:ascii="Times New Roman" w:cs="Times New Roman" w:eastAsia="Times New Roman" w:hAnsi="Times New Roman"/>
      <w:sz w:val="24"/>
      <w:szCs w:val="24"/>
    </w:rPr>
  </w:style>
  <w:style w:type="character" w:styleId="BodyTextIndent3Char" w:customStyle="1">
    <w:name w:val="Body Text Indent 3 Char"/>
    <w:basedOn w:val="DefaultParagraphFont"/>
    <w:link w:val="BodyTextIndent3"/>
    <w:uiPriority w:val="99"/>
    <w:locked w:val="1"/>
    <w:rsid w:val="00080E8F"/>
    <w:rPr>
      <w:rFonts w:ascii="Times New Roman" w:cs="Times New Roman" w:hAnsi="Times New Roman"/>
      <w:sz w:val="24"/>
      <w:szCs w:val="24"/>
    </w:rPr>
  </w:style>
  <w:style w:type="paragraph" w:styleId="Pa7" w:customStyle="1">
    <w:name w:val="Pa7"/>
    <w:basedOn w:val="Normal"/>
    <w:next w:val="Normal"/>
    <w:uiPriority w:val="99"/>
    <w:rsid w:val="00D723A5"/>
    <w:pPr>
      <w:autoSpaceDE w:val="0"/>
      <w:autoSpaceDN w:val="0"/>
      <w:adjustRightInd w:val="0"/>
      <w:spacing w:after="0" w:line="201" w:lineRule="atLeast"/>
    </w:pPr>
    <w:rPr>
      <w:rFonts w:ascii="Times" w:cs="Times" w:hAnsi="Times"/>
      <w:sz w:val="24"/>
      <w:szCs w:val="24"/>
    </w:rPr>
  </w:style>
  <w:style w:type="character" w:styleId="A5" w:customStyle="1">
    <w:name w:val="A5"/>
    <w:uiPriority w:val="99"/>
    <w:rsid w:val="00D723A5"/>
    <w:rPr>
      <w:color w:val="000000"/>
      <w:sz w:val="18"/>
      <w:szCs w:val="18"/>
    </w:rPr>
  </w:style>
  <w:style w:type="paragraph" w:styleId="Pa15" w:customStyle="1">
    <w:name w:val="Pa15"/>
    <w:basedOn w:val="Normal"/>
    <w:next w:val="Normal"/>
    <w:uiPriority w:val="99"/>
    <w:rsid w:val="00E309AD"/>
    <w:pPr>
      <w:autoSpaceDE w:val="0"/>
      <w:autoSpaceDN w:val="0"/>
      <w:adjustRightInd w:val="0"/>
      <w:spacing w:after="0" w:line="181" w:lineRule="atLeast"/>
    </w:pPr>
    <w:rPr>
      <w:rFonts w:ascii="Times" w:cs="Times" w:hAnsi="Times"/>
      <w:sz w:val="24"/>
      <w:szCs w:val="24"/>
    </w:rPr>
  </w:style>
  <w:style w:type="paragraph" w:styleId="Pa10" w:customStyle="1">
    <w:name w:val="Pa10"/>
    <w:basedOn w:val="Normal"/>
    <w:next w:val="Normal"/>
    <w:uiPriority w:val="99"/>
    <w:rsid w:val="00E309AD"/>
    <w:pPr>
      <w:autoSpaceDE w:val="0"/>
      <w:autoSpaceDN w:val="0"/>
      <w:adjustRightInd w:val="0"/>
      <w:spacing w:after="0" w:line="181" w:lineRule="atLeast"/>
    </w:pPr>
    <w:rPr>
      <w:rFonts w:ascii="Times" w:cs="Times" w:hAnsi="Times"/>
      <w:sz w:val="24"/>
      <w:szCs w:val="24"/>
    </w:rPr>
  </w:style>
  <w:style w:type="paragraph" w:styleId="NormalWeb">
    <w:name w:val="Normal (Web)"/>
    <w:basedOn w:val="Normal"/>
    <w:uiPriority w:val="99"/>
    <w:semiHidden w:val="1"/>
    <w:rsid w:val="006D354E"/>
    <w:pPr>
      <w:spacing w:after="100" w:afterAutospacing="1" w:before="100" w:beforeAutospacing="1" w:line="240" w:lineRule="auto"/>
    </w:pPr>
    <w:rPr>
      <w:rFonts w:ascii="Times New Roman" w:cs="Times New Roman" w:eastAsia="Times New Roman" w:hAnsi="Times New Roman"/>
      <w:sz w:val="24"/>
      <w:szCs w:val="24"/>
    </w:rPr>
  </w:style>
  <w:style w:type="paragraph" w:styleId="Body1" w:customStyle="1">
    <w:name w:val="Body 1"/>
    <w:uiPriority w:val="99"/>
    <w:rsid w:val="001E303D"/>
    <w:rPr>
      <w:rFonts w:ascii="Helvetica" w:cs="Helvetica" w:eastAsia="Arial Unicode MS" w:hAnsi="Helvetica"/>
      <w:color w:val="000000"/>
      <w:sz w:val="24"/>
      <w:szCs w:val="24"/>
    </w:rPr>
  </w:style>
  <w:style w:type="paragraph" w:styleId="FootnoteText">
    <w:name w:val="footnote text"/>
    <w:basedOn w:val="Normal"/>
    <w:link w:val="FootnoteTextChar"/>
    <w:uiPriority w:val="99"/>
    <w:semiHidden w:val="1"/>
    <w:rsid w:val="00FD668D"/>
    <w:pPr>
      <w:spacing w:after="0" w:line="240" w:lineRule="auto"/>
    </w:pPr>
    <w:rPr>
      <w:rFonts w:ascii="Times New Roman" w:cs="Times New Roman" w:eastAsia="Times New Roman" w:hAnsi="Times New Roman"/>
      <w:sz w:val="20"/>
      <w:szCs w:val="20"/>
    </w:rPr>
  </w:style>
  <w:style w:type="character" w:styleId="FootnoteTextChar" w:customStyle="1">
    <w:name w:val="Footnote Text Char"/>
    <w:basedOn w:val="DefaultParagraphFont"/>
    <w:link w:val="FootnoteText"/>
    <w:uiPriority w:val="99"/>
    <w:semiHidden w:val="1"/>
    <w:locked w:val="1"/>
    <w:rsid w:val="00FD668D"/>
    <w:rPr>
      <w:rFonts w:ascii="Times New Roman" w:cs="Times New Roman" w:hAnsi="Times New Roman"/>
      <w:sz w:val="20"/>
      <w:szCs w:val="20"/>
    </w:rPr>
  </w:style>
  <w:style w:type="character" w:styleId="FootnoteReference">
    <w:name w:val="footnote reference"/>
    <w:basedOn w:val="DefaultParagraphFont"/>
    <w:uiPriority w:val="99"/>
    <w:semiHidden w:val="1"/>
    <w:rsid w:val="00FD668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rtsMillGoudy-regular.ttf"/><Relationship Id="rId2"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8Z8uxu9Qj5OabeLtgEIh4Z0z7Q==">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2015-11-12T13:03:00Z</dcterms:created>
  <dc:creator>Rautta</dc:creator>
</cp:coreProperties>
</file>