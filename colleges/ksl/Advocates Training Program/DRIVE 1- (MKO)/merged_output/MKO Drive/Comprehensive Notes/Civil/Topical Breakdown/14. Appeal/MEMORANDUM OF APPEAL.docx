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REPUBLIC OF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IN THE HIGH COURT OF KENYA AT 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CIVIL APPEAL NO.</w:t>
        <w:tab/>
        <w:tab/>
        <w:t xml:space="preserve">      OF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BANJO LIMITED…………………………………………………………………APPELLANT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VERSUS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YONDER LTD…………. ……………………..………………………….1ST RESPONDENT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MAIDEN…………………………………….……………………..…….2ND RESPONDENT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MEMORANDUM OF APPEAL </w:t>
      </w:r>
      <w:sdt>
        <w:sdtPr>
          <w:tag w:val="goog_rdk_0"/>
        </w:sdtPr>
        <w:sdtContent>
          <w:ins w:author="odpp nanyuki" w:id="0" w:date="2021-10-14T13:04:48Z"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ageBreakBefore w:val="0"/>
        <w:spacing w:line="360" w:lineRule="auto"/>
        <w:jc w:val="both"/>
        <w:rPr>
          <w:rFonts w:ascii="Arial" w:cs="Arial" w:eastAsia="Arial" w:hAnsi="Arial"/>
          <w:b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u w:val="none"/>
          <w:vertAlign w:val="baseline"/>
          <w:rtl w:val="0"/>
        </w:rPr>
        <w:t xml:space="preserve">The Appellant herein, BANJO LIMITED, being dissatisfied with the judgment of the Learned Trial Magistrate Hon.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none"/>
          <w:vertAlign w:val="baseline"/>
          <w:rtl w:val="0"/>
        </w:rPr>
        <w:t xml:space="preserve">……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u w:val="none"/>
          <w:vertAlign w:val="baseline"/>
          <w:rtl w:val="0"/>
        </w:rPr>
        <w:t xml:space="preserve"> SRM in Milimani CMCC No. 4567 of 2011 delivered on 2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u w:val="none"/>
          <w:vertAlign w:val="baseline"/>
          <w:rtl w:val="0"/>
        </w:rPr>
        <w:t xml:space="preserve"> July 2012 appeals against the whole of the said judgment on the following grounds: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Arial" w:cs="Arial" w:eastAsia="Arial" w:hAnsi="Arial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Learned Trial Magistrate misdirected himself in failing to make a finding against the 1st Defendant.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Learned Trial Magistrate erred in fact and in law by failing to appreciate the evidence tendered with regard to ownership of the Defendant’s motor vehicle.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Learned Trial Magistrate misdirected herself in totally disregarding the evidence by the police officer on the issue of negligence.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Learned Trial magistrate erred by failing to appreciate that the Plaintiff had proved its case on a balance of probabilities which was uncontroverted by the Defendant.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REASONS WHEREFORE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the Appellant prays: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judgment dismissing the Plaintiff’s suit and all subsequential orders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Milimani CMCC No. 4567 of 2011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be set aside and substituted with one allowing the said.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Respondent be ordered to pay costs for this appeal.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at Nairobi this</w:t>
        <w:tab/>
        <w:tab/>
        <w:tab/>
        <w:t xml:space="preserve">day of</w:t>
        <w:tab/>
        <w:tab/>
        <w:tab/>
        <w:t xml:space="preserve">2011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OOOYY &amp;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ADVOCATES FOR THE APPELLANT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vertAlign w:val="baseline"/>
          <w:rtl w:val="0"/>
        </w:rPr>
        <w:t xml:space="preserve">DRAWN &amp; FILED BY: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vertAlign w:val="baseline"/>
          <w:rtl w:val="0"/>
        </w:rPr>
        <w:t xml:space="preserve">TO BE SERVED UPON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OOOYY &amp; CO. ADVOCATES                         [INSERT ADRESS OF THE RESPONDENTS]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SHERIA STREET, 2ND FLOOR                                    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P.O. BOX 98789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vertAlign w:val="baseline"/>
          <w:rtl w:val="0"/>
        </w:rPr>
        <w:t xml:space="preserve">NAIROBI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pgSz w:h="15840" w:w="12240" w:orient="portrait"/>
      <w:pgMar w:bottom="27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G Omeg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jc w:val="both"/>
    </w:pPr>
    <w:rPr>
      <w:rFonts w:ascii="CG Omega" w:cs="CG Omega" w:eastAsia="CG Omega" w:hAnsi="CG Omega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jc w:val="center"/>
    </w:pPr>
    <w:rPr>
      <w:rFonts w:ascii="CG Omega" w:cs="CG Omega" w:eastAsia="CG Omega" w:hAnsi="CG Omega"/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jc w:val="center"/>
    </w:pPr>
    <w:rPr>
      <w:rFonts w:ascii="CG Omega" w:cs="CG Omega" w:eastAsia="CG Omega" w:hAnsi="CG Omega"/>
      <w:b w:val="1"/>
      <w:sz w:val="24"/>
      <w:szCs w:val="24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</w:pPr>
    <w:rPr>
      <w:b w:val="1"/>
      <w:sz w:val="28"/>
      <w:szCs w:val="28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CG Omega" w:cs="CG Omega" w:eastAsia="CG Omega" w:hAnsi="CG Omega"/>
      <w:b w:val="1"/>
      <w:sz w:val="24"/>
      <w:szCs w:val="24"/>
      <w:u w:val="single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G Omega" w:hAnsi="CG Omeg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CG Omega" w:hAnsi="CG Omeg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CG Omega" w:hAnsi="CG Omega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4"/>
      <w:u w:val="single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G Omega" w:hAnsi="CG Omega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CG Omega" w:hAnsi="CG Omeg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xbvhMUYamuLsqTp/ZasmijQLjQ==">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2012-08-27T07:11:00Z</dcterms:created>
  <dc:creator>user</dc:creator>
</cp:coreProperties>
</file>