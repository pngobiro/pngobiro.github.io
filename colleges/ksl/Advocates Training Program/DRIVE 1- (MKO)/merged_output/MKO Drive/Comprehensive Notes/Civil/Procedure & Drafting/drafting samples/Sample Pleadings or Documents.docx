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F5468" w14:textId="77777777" w:rsidR="00962AC4" w:rsidRDefault="00962AC4"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DEMAND LETTER</w:t>
      </w:r>
      <w:r w:rsidR="001C7226">
        <w:rPr>
          <w:rFonts w:ascii="Goudy Old Style" w:eastAsia="Calibri" w:hAnsi="Goudy Old Style" w:cs="Times New Roman"/>
          <w:b/>
          <w:sz w:val="24"/>
          <w:szCs w:val="24"/>
          <w:u w:val="single"/>
        </w:rPr>
        <w:t>S</w:t>
      </w:r>
    </w:p>
    <w:p w14:paraId="26B5E131" w14:textId="77777777" w:rsidR="00962AC4" w:rsidRPr="00962AC4" w:rsidRDefault="00962AC4" w:rsidP="00962AC4">
      <w:pPr>
        <w:spacing w:after="0" w:line="240" w:lineRule="auto"/>
        <w:jc w:val="both"/>
        <w:rPr>
          <w:rFonts w:ascii="Goudy Old Style" w:eastAsia="Times New Roman" w:hAnsi="Goudy Old Style" w:cs="Times New Roman"/>
          <w:b/>
          <w:sz w:val="24"/>
          <w:szCs w:val="24"/>
        </w:rPr>
      </w:pPr>
    </w:p>
    <w:p w14:paraId="2A8CCC40" w14:textId="77777777" w:rsidR="00962AC4" w:rsidRPr="00962AC4" w:rsidRDefault="00962AC4" w:rsidP="00962AC4">
      <w:pPr>
        <w:spacing w:after="0" w:line="240" w:lineRule="auto"/>
        <w:jc w:val="both"/>
        <w:rPr>
          <w:rFonts w:ascii="Goudy Old Style" w:eastAsia="Times New Roman" w:hAnsi="Goudy Old Style" w:cs="Times New Roman"/>
          <w:b/>
          <w:sz w:val="24"/>
          <w:szCs w:val="24"/>
        </w:rPr>
      </w:pPr>
    </w:p>
    <w:p w14:paraId="7684769C" w14:textId="77777777" w:rsidR="00962AC4" w:rsidRPr="00962AC4" w:rsidRDefault="001C7226" w:rsidP="00962AC4">
      <w:pPr>
        <w:spacing w:after="0" w:line="240" w:lineRule="auto"/>
        <w:jc w:val="both"/>
        <w:rPr>
          <w:rFonts w:ascii="Goudy Old Style" w:eastAsia="Times New Roman" w:hAnsi="Goudy Old Style" w:cs="Times New Roman"/>
          <w:b/>
          <w:sz w:val="24"/>
          <w:szCs w:val="24"/>
        </w:rPr>
      </w:pPr>
      <w:r>
        <w:rPr>
          <w:rFonts w:ascii="Goudy Old Style" w:eastAsia="Times New Roman" w:hAnsi="Goudy Old Style" w:cs="Times New Roman"/>
          <w:b/>
          <w:sz w:val="24"/>
          <w:szCs w:val="24"/>
        </w:rPr>
        <w:t>Our Ref: OW</w:t>
      </w:r>
      <w:r w:rsidR="00962AC4" w:rsidRPr="00962AC4">
        <w:rPr>
          <w:rFonts w:ascii="Goudy Old Style" w:eastAsia="Times New Roman" w:hAnsi="Goudy Old Style" w:cs="Times New Roman"/>
          <w:b/>
          <w:sz w:val="24"/>
          <w:szCs w:val="24"/>
        </w:rPr>
        <w:t>&amp;C/100/ACC/001/2011</w:t>
      </w:r>
      <w:r w:rsidR="00CA08DB">
        <w:rPr>
          <w:rFonts w:ascii="Goudy Old Style" w:eastAsia="Times New Roman" w:hAnsi="Goudy Old Style" w:cs="Times New Roman"/>
          <w:b/>
          <w:sz w:val="24"/>
          <w:szCs w:val="24"/>
        </w:rPr>
        <w:t xml:space="preserve">     YOUR REF: TBA      DATE:</w:t>
      </w:r>
    </w:p>
    <w:p w14:paraId="52C723D3"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3CB637E2"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358AB7F6" w14:textId="77777777" w:rsidR="00962AC4" w:rsidRPr="00962AC4" w:rsidRDefault="001C7226" w:rsidP="00962AC4">
      <w:pPr>
        <w:spacing w:after="0" w:line="240" w:lineRule="auto"/>
        <w:jc w:val="both"/>
        <w:rPr>
          <w:rFonts w:ascii="Goudy Old Style" w:eastAsia="Times New Roman" w:hAnsi="Goudy Old Style" w:cs="Times New Roman"/>
          <w:sz w:val="24"/>
          <w:szCs w:val="24"/>
        </w:rPr>
      </w:pPr>
      <w:r>
        <w:rPr>
          <w:rFonts w:ascii="Goudy Old Style" w:eastAsia="Times New Roman" w:hAnsi="Goudy Old Style" w:cs="Times New Roman"/>
          <w:sz w:val="24"/>
          <w:szCs w:val="24"/>
        </w:rPr>
        <w:t>Ondiek Marach</w:t>
      </w:r>
      <w:r w:rsidR="00962AC4" w:rsidRPr="00962AC4">
        <w:rPr>
          <w:rFonts w:ascii="Goudy Old Style" w:eastAsia="Times New Roman" w:hAnsi="Goudy Old Style" w:cs="Times New Roman"/>
          <w:sz w:val="24"/>
          <w:szCs w:val="24"/>
        </w:rPr>
        <w:t>,</w:t>
      </w:r>
    </w:p>
    <w:p w14:paraId="25C0308F"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smartTag w:uri="urn:schemas-microsoft-com:office:smarttags" w:element="address">
        <w:smartTag w:uri="urn:schemas-microsoft-com:office:smarttags" w:element="Street">
          <w:r w:rsidRPr="00962AC4">
            <w:rPr>
              <w:rFonts w:ascii="Goudy Old Style" w:eastAsia="Times New Roman" w:hAnsi="Goudy Old Style" w:cs="Times New Roman"/>
              <w:sz w:val="24"/>
              <w:szCs w:val="24"/>
            </w:rPr>
            <w:t>P.O. Box</w:t>
          </w:r>
        </w:smartTag>
        <w:r w:rsidRPr="00962AC4">
          <w:rPr>
            <w:rFonts w:ascii="Goudy Old Style" w:eastAsia="Times New Roman" w:hAnsi="Goudy Old Style" w:cs="Times New Roman"/>
            <w:sz w:val="24"/>
            <w:szCs w:val="24"/>
          </w:rPr>
          <w:t xml:space="preserve"> 11880</w:t>
        </w:r>
      </w:smartTag>
      <w:r w:rsidRPr="00962AC4">
        <w:rPr>
          <w:rFonts w:ascii="Goudy Old Style" w:eastAsia="Times New Roman" w:hAnsi="Goudy Old Style" w:cs="Times New Roman"/>
          <w:sz w:val="24"/>
          <w:szCs w:val="24"/>
        </w:rPr>
        <w:t>,.</w:t>
      </w:r>
    </w:p>
    <w:p w14:paraId="5913AFC5" w14:textId="77777777" w:rsidR="00962AC4" w:rsidRPr="00962AC4" w:rsidRDefault="00962AC4" w:rsidP="00962AC4">
      <w:pPr>
        <w:spacing w:after="0" w:line="240" w:lineRule="auto"/>
        <w:jc w:val="both"/>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NAIROBI.</w:t>
      </w:r>
    </w:p>
    <w:p w14:paraId="634AFFE4"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4F47BA2C"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Dear Sir/Madam,</w:t>
      </w:r>
    </w:p>
    <w:p w14:paraId="0DBE1CDA"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51659C21" w14:textId="77777777" w:rsidR="00962AC4" w:rsidRPr="00962AC4" w:rsidRDefault="00962AC4" w:rsidP="00962AC4">
      <w:pPr>
        <w:spacing w:after="0" w:line="240" w:lineRule="auto"/>
        <w:ind w:left="450" w:hanging="450"/>
        <w:jc w:val="both"/>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rPr>
        <w:t xml:space="preserve">RE: </w:t>
      </w:r>
      <w:r w:rsidRPr="00962AC4">
        <w:rPr>
          <w:rFonts w:ascii="Goudy Old Style" w:eastAsia="Times New Roman" w:hAnsi="Goudy Old Style" w:cs="Times New Roman"/>
          <w:b/>
          <w:sz w:val="24"/>
          <w:szCs w:val="24"/>
          <w:u w:val="single"/>
        </w:rPr>
        <w:t xml:space="preserve">ACCIDENT ON 10/5/2011 ALONG AHERO-KISUMU ROAD AT KACHOK                  </w:t>
      </w:r>
      <w:r w:rsidR="001C7226">
        <w:rPr>
          <w:rFonts w:ascii="Goudy Old Style" w:eastAsia="Times New Roman" w:hAnsi="Goudy Old Style" w:cs="Times New Roman"/>
          <w:b/>
          <w:sz w:val="24"/>
          <w:szCs w:val="24"/>
          <w:u w:val="single"/>
        </w:rPr>
        <w:t xml:space="preserve">     INVOLVING YOUR M/V KBM 000M</w:t>
      </w:r>
      <w:r w:rsidRPr="00962AC4">
        <w:rPr>
          <w:rFonts w:ascii="Goudy Old Style" w:eastAsia="Times New Roman" w:hAnsi="Goudy Old Style" w:cs="Times New Roman"/>
          <w:b/>
          <w:sz w:val="24"/>
          <w:szCs w:val="24"/>
          <w:u w:val="single"/>
        </w:rPr>
        <w:t xml:space="preserve"> (MITSUBISHI LORRY) </w:t>
      </w:r>
    </w:p>
    <w:p w14:paraId="42237C06" w14:textId="77777777" w:rsidR="00962AC4" w:rsidRPr="00962AC4" w:rsidRDefault="00962AC4" w:rsidP="00962AC4">
      <w:pPr>
        <w:spacing w:after="0" w:line="240" w:lineRule="auto"/>
        <w:ind w:left="450"/>
        <w:jc w:val="both"/>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OUR</w:t>
      </w:r>
      <w:r w:rsidR="001C7226">
        <w:rPr>
          <w:rFonts w:ascii="Goudy Old Style" w:eastAsia="Times New Roman" w:hAnsi="Goudy Old Style" w:cs="Times New Roman"/>
          <w:b/>
          <w:sz w:val="24"/>
          <w:szCs w:val="24"/>
          <w:u w:val="single"/>
        </w:rPr>
        <w:t xml:space="preserve"> CLIENTS: (NAME OF CLIENT)</w:t>
      </w:r>
    </w:p>
    <w:p w14:paraId="6659CA71" w14:textId="77777777" w:rsidR="00962AC4" w:rsidRPr="00962AC4" w:rsidRDefault="00962AC4" w:rsidP="00962AC4">
      <w:pPr>
        <w:spacing w:after="0" w:line="240" w:lineRule="auto"/>
        <w:jc w:val="both"/>
        <w:rPr>
          <w:rFonts w:ascii="Goudy Old Style" w:eastAsia="Times New Roman" w:hAnsi="Goudy Old Style" w:cs="Times New Roman"/>
          <w:sz w:val="24"/>
          <w:szCs w:val="24"/>
          <w:u w:val="single"/>
        </w:rPr>
      </w:pPr>
    </w:p>
    <w:p w14:paraId="1DB85035"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We refer to the above matter.</w:t>
      </w:r>
    </w:p>
    <w:p w14:paraId="42E9BE19"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1C2E8B71"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We have received i</w:t>
      </w:r>
      <w:r w:rsidR="001C7226">
        <w:rPr>
          <w:rFonts w:ascii="Goudy Old Style" w:eastAsia="Times New Roman" w:hAnsi="Goudy Old Style" w:cs="Times New Roman"/>
          <w:sz w:val="24"/>
          <w:szCs w:val="24"/>
        </w:rPr>
        <w:t>nstructions from (NAME OF CLIENT)</w:t>
      </w:r>
      <w:r w:rsidRPr="00962AC4">
        <w:rPr>
          <w:rFonts w:ascii="Goudy Old Style" w:eastAsia="Times New Roman" w:hAnsi="Goudy Old Style" w:cs="Times New Roman"/>
          <w:sz w:val="24"/>
          <w:szCs w:val="24"/>
        </w:rPr>
        <w:t xml:space="preserve"> (hereinafter ‘our client’) to address you as hereunder;</w:t>
      </w:r>
    </w:p>
    <w:p w14:paraId="40A83708"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1054049A"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That on or about 10</w:t>
      </w:r>
      <w:r w:rsidRPr="00962AC4">
        <w:rPr>
          <w:rFonts w:ascii="Goudy Old Style" w:eastAsia="Times New Roman" w:hAnsi="Goudy Old Style" w:cs="Times New Roman"/>
          <w:sz w:val="24"/>
          <w:szCs w:val="24"/>
          <w:vertAlign w:val="superscript"/>
        </w:rPr>
        <w:t>th</w:t>
      </w:r>
      <w:r w:rsidRPr="00962AC4">
        <w:rPr>
          <w:rFonts w:ascii="Goudy Old Style" w:eastAsia="Times New Roman" w:hAnsi="Goudy Old Style" w:cs="Times New Roman"/>
          <w:sz w:val="24"/>
          <w:szCs w:val="24"/>
        </w:rPr>
        <w:t xml:space="preserve"> May 2011 our client was lawfully and diligently walking along the aforesaid road when your motor v</w:t>
      </w:r>
      <w:r w:rsidR="001C7226">
        <w:rPr>
          <w:rFonts w:ascii="Goudy Old Style" w:eastAsia="Times New Roman" w:hAnsi="Goudy Old Style" w:cs="Times New Roman"/>
          <w:sz w:val="24"/>
          <w:szCs w:val="24"/>
        </w:rPr>
        <w:t>ehicle registration NO. KBM 000M</w:t>
      </w:r>
      <w:r w:rsidRPr="00962AC4">
        <w:rPr>
          <w:rFonts w:ascii="Goudy Old Style" w:eastAsia="Times New Roman" w:hAnsi="Goudy Old Style" w:cs="Times New Roman"/>
          <w:sz w:val="24"/>
          <w:szCs w:val="24"/>
        </w:rPr>
        <w:t xml:space="preserve"> owned by you was so carelessly and/or recklessly driven by your driver/agent/employee/servant that he caused the same to violently hit our clients as a consequence whereof our client sustained serious injuries on his face and other parts of the body.</w:t>
      </w:r>
    </w:p>
    <w:p w14:paraId="0241417F"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1C7A456F"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Our further instructions are that the said accident occurred because your driver/agent/employee/servant who was driving at a high speed swerved off the road so as to avoid a head on collision with an oncoming vehicle and thereby violently hitting our client by the side mirror.</w:t>
      </w:r>
    </w:p>
    <w:p w14:paraId="19C671D2"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6D093C22"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 xml:space="preserve">Our firm instructions are therefore to demand, as we hereby do, that you admit liability within </w:t>
      </w:r>
      <w:r w:rsidRPr="00962AC4">
        <w:rPr>
          <w:rFonts w:ascii="Goudy Old Style" w:eastAsia="Times New Roman" w:hAnsi="Goudy Old Style" w:cs="Times New Roman"/>
          <w:b/>
          <w:sz w:val="24"/>
          <w:szCs w:val="24"/>
          <w:u w:val="single"/>
        </w:rPr>
        <w:t>FOURTEEN (14) days</w:t>
      </w:r>
      <w:r w:rsidRPr="00962AC4">
        <w:rPr>
          <w:rFonts w:ascii="Goudy Old Style" w:eastAsia="Times New Roman" w:hAnsi="Goudy Old Style" w:cs="Times New Roman"/>
          <w:sz w:val="24"/>
          <w:szCs w:val="24"/>
        </w:rPr>
        <w:t xml:space="preserve"> from the date hereof, failure to which we shall institute legal proceedings against you, on behalf of our client, without further notice to you in this regard and at your own peril as to costs and other incidentals arising therefrom.</w:t>
      </w:r>
    </w:p>
    <w:p w14:paraId="1654E30F"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51976FEB"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Yours faithfully,</w:t>
      </w:r>
    </w:p>
    <w:p w14:paraId="39AD706D" w14:textId="77777777" w:rsidR="00962AC4" w:rsidRPr="00962AC4" w:rsidRDefault="001C7226" w:rsidP="00962AC4">
      <w:pPr>
        <w:spacing w:after="0" w:line="240" w:lineRule="auto"/>
        <w:jc w:val="both"/>
        <w:rPr>
          <w:rFonts w:ascii="Goudy Old Style" w:eastAsia="Times New Roman" w:hAnsi="Goudy Old Style" w:cs="Times New Roman"/>
          <w:b/>
          <w:sz w:val="24"/>
          <w:szCs w:val="24"/>
        </w:rPr>
      </w:pPr>
      <w:r>
        <w:rPr>
          <w:rFonts w:ascii="Goudy Old Style" w:eastAsia="Times New Roman" w:hAnsi="Goudy Old Style" w:cs="Times New Roman"/>
          <w:b/>
          <w:sz w:val="24"/>
          <w:szCs w:val="24"/>
        </w:rPr>
        <w:t>For OBAT WASONGA</w:t>
      </w:r>
      <w:r w:rsidR="00962AC4" w:rsidRPr="00962AC4">
        <w:rPr>
          <w:rFonts w:ascii="Goudy Old Style" w:eastAsia="Times New Roman" w:hAnsi="Goudy Old Style" w:cs="Times New Roman"/>
          <w:b/>
          <w:sz w:val="24"/>
          <w:szCs w:val="24"/>
        </w:rPr>
        <w:t xml:space="preserve"> &amp; CO. ADVOCATES</w:t>
      </w:r>
    </w:p>
    <w:p w14:paraId="4DBEC835"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 xml:space="preserve"> </w:t>
      </w:r>
    </w:p>
    <w:p w14:paraId="2B138574" w14:textId="77777777" w:rsidR="00962AC4" w:rsidRPr="00962AC4" w:rsidRDefault="00962AC4" w:rsidP="00962AC4">
      <w:pPr>
        <w:spacing w:after="0" w:line="240" w:lineRule="auto"/>
        <w:jc w:val="both"/>
        <w:rPr>
          <w:rFonts w:ascii="Goudy Old Style" w:eastAsia="Times New Roman" w:hAnsi="Goudy Old Style" w:cs="Times New Roman"/>
          <w:sz w:val="24"/>
          <w:szCs w:val="24"/>
        </w:rPr>
      </w:pPr>
    </w:p>
    <w:p w14:paraId="26F371B5" w14:textId="77777777" w:rsidR="00962AC4" w:rsidRPr="00962AC4" w:rsidRDefault="00962AC4" w:rsidP="00962AC4">
      <w:pPr>
        <w:spacing w:after="0" w:line="240" w:lineRule="auto"/>
        <w:jc w:val="both"/>
        <w:rPr>
          <w:rFonts w:ascii="Goudy Old Style" w:eastAsia="Times New Roman" w:hAnsi="Goudy Old Style" w:cs="Times New Roman"/>
          <w:b/>
          <w:sz w:val="24"/>
          <w:szCs w:val="24"/>
        </w:rPr>
      </w:pPr>
    </w:p>
    <w:p w14:paraId="645DF9EE" w14:textId="77777777" w:rsidR="00CA08DB" w:rsidRDefault="00962AC4" w:rsidP="00CA08DB">
      <w:pPr>
        <w:spacing w:after="0" w:line="240" w:lineRule="auto"/>
        <w:jc w:val="both"/>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u w:val="single"/>
        </w:rPr>
        <w:t>ADVOCATE</w:t>
      </w:r>
    </w:p>
    <w:p w14:paraId="0449FCC0" w14:textId="77777777" w:rsidR="00CA08DB" w:rsidRDefault="00CA08DB" w:rsidP="00CA08DB">
      <w:pPr>
        <w:spacing w:after="0" w:line="240" w:lineRule="auto"/>
        <w:jc w:val="both"/>
        <w:rPr>
          <w:rFonts w:ascii="Goudy Old Style" w:eastAsia="Times New Roman" w:hAnsi="Goudy Old Style" w:cs="Times New Roman"/>
          <w:sz w:val="24"/>
          <w:szCs w:val="24"/>
          <w:u w:val="single"/>
        </w:rPr>
      </w:pPr>
    </w:p>
    <w:p w14:paraId="25720AB3" w14:textId="77777777" w:rsidR="00962AC4" w:rsidRPr="00CA08DB" w:rsidRDefault="00962AC4" w:rsidP="00CA08DB">
      <w:pPr>
        <w:spacing w:after="0" w:line="240" w:lineRule="auto"/>
        <w:jc w:val="both"/>
        <w:rPr>
          <w:rFonts w:ascii="Goudy Old Style" w:eastAsia="Times New Roman" w:hAnsi="Goudy Old Style" w:cs="Times New Roman"/>
          <w:sz w:val="24"/>
          <w:szCs w:val="24"/>
          <w:u w:val="single"/>
        </w:rPr>
      </w:pPr>
      <w:r w:rsidRPr="00962AC4">
        <w:rPr>
          <w:rFonts w:ascii="Goudy Old Style" w:eastAsia="Times New Roman" w:hAnsi="Goudy Old Style" w:cs="Times New Roman"/>
          <w:b/>
          <w:i/>
          <w:sz w:val="24"/>
          <w:szCs w:val="24"/>
        </w:rPr>
        <w:lastRenderedPageBreak/>
        <w:t>Our Ref:</w:t>
      </w:r>
      <w:r w:rsidR="001C7226">
        <w:rPr>
          <w:rFonts w:ascii="Goudy Old Style" w:eastAsia="Times New Roman" w:hAnsi="Goudy Old Style" w:cs="Times New Roman"/>
          <w:sz w:val="24"/>
          <w:szCs w:val="24"/>
        </w:rPr>
        <w:t xml:space="preserve"> OW</w:t>
      </w:r>
      <w:r w:rsidRPr="00962AC4">
        <w:rPr>
          <w:rFonts w:ascii="Goudy Old Style" w:eastAsia="Times New Roman" w:hAnsi="Goudy Old Style" w:cs="Times New Roman"/>
          <w:sz w:val="24"/>
          <w:szCs w:val="24"/>
        </w:rPr>
        <w:t>&amp;C/</w:t>
      </w:r>
      <w:r w:rsidRPr="00962AC4">
        <w:rPr>
          <w:rFonts w:ascii="Goudy Old Style" w:eastAsia="Arial Unicode MS" w:hAnsi="Goudy Old Style" w:cs="Arial Unicode MS"/>
          <w:sz w:val="24"/>
          <w:szCs w:val="24"/>
        </w:rPr>
        <w:t>GEN/001/2011</w:t>
      </w:r>
      <w:r w:rsidR="00CA08DB">
        <w:rPr>
          <w:rFonts w:ascii="Goudy Old Style" w:eastAsia="Times New Roman" w:hAnsi="Goudy Old Style" w:cs="Times New Roman"/>
          <w:sz w:val="24"/>
          <w:szCs w:val="24"/>
        </w:rPr>
        <w:t xml:space="preserve">         </w:t>
      </w:r>
      <w:r w:rsidRPr="00962AC4">
        <w:rPr>
          <w:rFonts w:ascii="Goudy Old Style" w:eastAsia="Times New Roman" w:hAnsi="Goudy Old Style" w:cs="Times New Roman"/>
          <w:b/>
          <w:i/>
          <w:sz w:val="24"/>
          <w:szCs w:val="24"/>
        </w:rPr>
        <w:t>Your Ref:</w:t>
      </w:r>
      <w:r w:rsidRPr="00962AC4">
        <w:rPr>
          <w:rFonts w:ascii="Goudy Old Style" w:eastAsia="Times New Roman" w:hAnsi="Goudy Old Style" w:cs="Times New Roman"/>
          <w:sz w:val="24"/>
          <w:szCs w:val="24"/>
        </w:rPr>
        <w:t xml:space="preserve">  T.B.</w:t>
      </w:r>
      <w:r w:rsidRPr="00CA08DB">
        <w:rPr>
          <w:rFonts w:ascii="Goudy Old Style" w:eastAsia="Times New Roman" w:hAnsi="Goudy Old Style" w:cs="Times New Roman"/>
          <w:sz w:val="24"/>
          <w:szCs w:val="24"/>
        </w:rPr>
        <w:t>A</w:t>
      </w:r>
      <w:r w:rsidR="00CA08DB">
        <w:rPr>
          <w:rFonts w:ascii="Goudy Old Style" w:eastAsia="Times New Roman" w:hAnsi="Goudy Old Style" w:cs="Times New Roman"/>
          <w:sz w:val="24"/>
          <w:szCs w:val="24"/>
        </w:rPr>
        <w:t xml:space="preserve">           DATE: </w:t>
      </w:r>
      <w:r w:rsidRPr="00CA08DB">
        <w:rPr>
          <w:rFonts w:ascii="Goudy Old Style" w:eastAsia="Times New Roman" w:hAnsi="Goudy Old Style" w:cs="Times New Roman"/>
          <w:sz w:val="24"/>
          <w:szCs w:val="24"/>
        </w:rPr>
        <w:t>27</w:t>
      </w:r>
      <w:r w:rsidRPr="00CA08DB">
        <w:rPr>
          <w:rFonts w:ascii="Goudy Old Style" w:eastAsia="Times New Roman" w:hAnsi="Goudy Old Style" w:cs="Times New Roman"/>
          <w:sz w:val="24"/>
          <w:szCs w:val="24"/>
          <w:vertAlign w:val="superscript"/>
        </w:rPr>
        <w:t>th</w:t>
      </w:r>
      <w:r w:rsidRPr="00962AC4">
        <w:rPr>
          <w:rFonts w:ascii="Goudy Old Style" w:eastAsia="Times New Roman" w:hAnsi="Goudy Old Style" w:cs="Times New Roman"/>
          <w:sz w:val="24"/>
          <w:szCs w:val="24"/>
        </w:rPr>
        <w:t xml:space="preserve"> June 2011</w:t>
      </w:r>
    </w:p>
    <w:p w14:paraId="23112A4E"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6490AB6E" w14:textId="77777777" w:rsidR="00962AC4" w:rsidRPr="00962AC4" w:rsidRDefault="001C7226" w:rsidP="00962A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Teargas Awino</w:t>
      </w:r>
      <w:r w:rsidR="00962AC4" w:rsidRPr="00962AC4">
        <w:rPr>
          <w:rFonts w:ascii="Times New Roman" w:eastAsia="Times New Roman" w:hAnsi="Times New Roman" w:cs="Times New Roman"/>
          <w:sz w:val="24"/>
          <w:szCs w:val="24"/>
        </w:rPr>
        <w:t>,</w:t>
      </w:r>
    </w:p>
    <w:p w14:paraId="1D0D848A"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P. O. Box 849,</w:t>
      </w:r>
    </w:p>
    <w:p w14:paraId="2AA252FD" w14:textId="77777777" w:rsidR="00962AC4" w:rsidRPr="00962AC4" w:rsidRDefault="00962AC4" w:rsidP="00962AC4">
      <w:pPr>
        <w:spacing w:after="0" w:line="240" w:lineRule="auto"/>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KISUMU.</w:t>
      </w:r>
    </w:p>
    <w:p w14:paraId="305677DF"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00417630"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Dear Sir/ Madam,</w:t>
      </w:r>
    </w:p>
    <w:p w14:paraId="6A5FD08C"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78D08524" w14:textId="77777777" w:rsidR="00962AC4" w:rsidRPr="00962AC4" w:rsidRDefault="00962AC4" w:rsidP="00962AC4">
      <w:pPr>
        <w:spacing w:after="0" w:line="240" w:lineRule="auto"/>
        <w:ind w:left="540" w:hanging="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RE:</w:t>
      </w:r>
      <w:r w:rsidRPr="00962AC4">
        <w:rPr>
          <w:rFonts w:ascii="Goudy Old Style" w:eastAsia="Times New Roman" w:hAnsi="Goudy Old Style" w:cs="Times New Roman"/>
          <w:b/>
          <w:sz w:val="24"/>
          <w:szCs w:val="24"/>
        </w:rPr>
        <w:tab/>
        <w:t xml:space="preserve">LANDLORD’S NOTICE TO TERMINATE TENANCY AND IN THE MATTER </w:t>
      </w:r>
    </w:p>
    <w:p w14:paraId="7290AF16" w14:textId="77777777" w:rsidR="00962AC4" w:rsidRPr="00962AC4" w:rsidRDefault="00962AC4" w:rsidP="00962AC4">
      <w:pPr>
        <w:spacing w:after="0" w:line="240" w:lineRule="auto"/>
        <w:ind w:left="540" w:hanging="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ab/>
        <w:t>OF LANDLORD AND TERNAT (SHOPS, HOTELS AND CATERING (ESTABLISHMENTS) ACT CAP. 301</w:t>
      </w:r>
    </w:p>
    <w:p w14:paraId="3399C652" w14:textId="77777777" w:rsidR="00962AC4" w:rsidRPr="00962AC4" w:rsidRDefault="001C7226" w:rsidP="00962AC4">
      <w:pPr>
        <w:spacing w:after="0" w:line="240" w:lineRule="auto"/>
        <w:ind w:left="540" w:hanging="540"/>
        <w:rPr>
          <w:rFonts w:ascii="Goudy Old Style" w:eastAsia="Times New Roman" w:hAnsi="Goudy Old Style" w:cs="Times New Roman"/>
          <w:b/>
          <w:sz w:val="24"/>
          <w:szCs w:val="24"/>
        </w:rPr>
      </w:pPr>
      <w:r>
        <w:rPr>
          <w:rFonts w:ascii="Goudy Old Style" w:eastAsia="Times New Roman" w:hAnsi="Goudy Old Style" w:cs="Times New Roman"/>
          <w:b/>
          <w:sz w:val="24"/>
          <w:szCs w:val="24"/>
        </w:rPr>
        <w:tab/>
        <w:t>OUR CLIENT: (name of client)</w:t>
      </w:r>
    </w:p>
    <w:p w14:paraId="2D59FDD9" w14:textId="77777777" w:rsidR="00962AC4" w:rsidRPr="00962AC4" w:rsidRDefault="00962AC4" w:rsidP="00962AC4">
      <w:pPr>
        <w:spacing w:after="0" w:line="240" w:lineRule="auto"/>
        <w:ind w:left="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w:t>
      </w:r>
    </w:p>
    <w:p w14:paraId="706C414D" w14:textId="77777777" w:rsidR="00962AC4" w:rsidRPr="00962AC4" w:rsidRDefault="00962AC4" w:rsidP="00962AC4">
      <w:pPr>
        <w:spacing w:after="0" w:line="240" w:lineRule="auto"/>
        <w:rPr>
          <w:rFonts w:ascii="Goudy Old Style" w:eastAsia="Times New Roman" w:hAnsi="Goudy Old Style" w:cs="Times New Roman"/>
          <w:b/>
          <w:sz w:val="24"/>
          <w:szCs w:val="24"/>
        </w:rPr>
      </w:pPr>
    </w:p>
    <w:p w14:paraId="04120E27"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 notice to terminate tenancy dated 31</w:t>
      </w:r>
      <w:r w:rsidRPr="00962AC4">
        <w:rPr>
          <w:rFonts w:ascii="Goudy Old Style" w:eastAsia="Times New Roman" w:hAnsi="Goudy Old Style" w:cs="Times New Roman"/>
          <w:sz w:val="24"/>
          <w:szCs w:val="24"/>
          <w:vertAlign w:val="superscript"/>
        </w:rPr>
        <w:t>st</w:t>
      </w:r>
      <w:r w:rsidR="00CA08DB">
        <w:rPr>
          <w:rFonts w:ascii="Goudy Old Style" w:eastAsia="Times New Roman" w:hAnsi="Goudy Old Style" w:cs="Times New Roman"/>
          <w:sz w:val="24"/>
          <w:szCs w:val="24"/>
        </w:rPr>
        <w:t xml:space="preserve"> May 2014</w:t>
      </w:r>
      <w:r w:rsidRPr="00962AC4">
        <w:rPr>
          <w:rFonts w:ascii="Goudy Old Style" w:eastAsia="Times New Roman" w:hAnsi="Goudy Old Style" w:cs="Times New Roman"/>
          <w:sz w:val="24"/>
          <w:szCs w:val="24"/>
        </w:rPr>
        <w:t xml:space="preserve"> has been placed in our hands to reply to as follows:-</w:t>
      </w:r>
    </w:p>
    <w:p w14:paraId="43B5A64A"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2AB94099"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b/>
          <w:sz w:val="24"/>
          <w:szCs w:val="24"/>
          <w:u w:val="single"/>
        </w:rPr>
        <w:t>TAKE NOTICE</w:t>
      </w:r>
      <w:r w:rsidRPr="00962AC4">
        <w:rPr>
          <w:rFonts w:ascii="Goudy Old Style" w:eastAsia="Times New Roman" w:hAnsi="Goudy Old Style" w:cs="Times New Roman"/>
          <w:b/>
          <w:sz w:val="24"/>
          <w:szCs w:val="24"/>
        </w:rPr>
        <w:t xml:space="preserve"> </w:t>
      </w:r>
      <w:r w:rsidR="001C7226">
        <w:rPr>
          <w:rFonts w:ascii="Goudy Old Style" w:eastAsia="Times New Roman" w:hAnsi="Goudy Old Style" w:cs="Times New Roman"/>
          <w:sz w:val="24"/>
          <w:szCs w:val="24"/>
        </w:rPr>
        <w:t>that the tenant, ……</w:t>
      </w:r>
      <w:r w:rsidRPr="00962AC4">
        <w:rPr>
          <w:rFonts w:ascii="Goudy Old Style" w:eastAsia="Times New Roman" w:hAnsi="Goudy Old Style" w:cs="Times New Roman"/>
          <w:sz w:val="24"/>
          <w:szCs w:val="24"/>
        </w:rPr>
        <w:t xml:space="preserve"> (hereinafter “our client”) does not agree to comply with your said notice on the following grounds:</w:t>
      </w:r>
    </w:p>
    <w:p w14:paraId="1FEFEDA6"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527CB865" w14:textId="77777777" w:rsidR="00962AC4" w:rsidRPr="00962AC4" w:rsidRDefault="00962AC4" w:rsidP="00962AC4">
      <w:pPr>
        <w:spacing w:after="0" w:line="240" w:lineRule="auto"/>
        <w:ind w:left="1440" w:hanging="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a).</w:t>
      </w:r>
      <w:r w:rsidRPr="00962AC4">
        <w:rPr>
          <w:rFonts w:ascii="Goudy Old Style" w:eastAsia="Times New Roman" w:hAnsi="Goudy Old Style" w:cs="Times New Roman"/>
          <w:sz w:val="24"/>
          <w:szCs w:val="24"/>
        </w:rPr>
        <w:tab/>
        <w:t>There is no rent due and/or unpaid as alleged by the Landlady instead it is the landlady who has locked the business premises the alleged for two months making it impossible for the tenant to carry on with her business.</w:t>
      </w:r>
    </w:p>
    <w:p w14:paraId="15BAD249" w14:textId="77777777" w:rsidR="00962AC4" w:rsidRPr="00962AC4" w:rsidRDefault="00962AC4" w:rsidP="00962AC4">
      <w:pPr>
        <w:spacing w:after="0" w:line="240" w:lineRule="auto"/>
        <w:ind w:firstLine="720"/>
        <w:rPr>
          <w:rFonts w:ascii="Goudy Old Style" w:eastAsia="Times New Roman" w:hAnsi="Goudy Old Style" w:cs="Times New Roman"/>
          <w:sz w:val="24"/>
          <w:szCs w:val="24"/>
        </w:rPr>
      </w:pPr>
    </w:p>
    <w:p w14:paraId="3B21FAF5" w14:textId="77777777" w:rsidR="00962AC4" w:rsidRPr="00962AC4" w:rsidRDefault="00962AC4" w:rsidP="00962AC4">
      <w:pPr>
        <w:spacing w:after="0" w:line="240" w:lineRule="auto"/>
        <w:ind w:left="1440" w:hanging="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b).</w:t>
      </w:r>
      <w:r w:rsidRPr="00962AC4">
        <w:rPr>
          <w:rFonts w:ascii="Goudy Old Style" w:eastAsia="Times New Roman" w:hAnsi="Goudy Old Style" w:cs="Times New Roman"/>
          <w:sz w:val="24"/>
          <w:szCs w:val="24"/>
        </w:rPr>
        <w:tab/>
        <w:t>The tenant is ready and willing to pay rent including even depositing the same in the tribunal for the landlady to collect.</w:t>
      </w:r>
    </w:p>
    <w:p w14:paraId="21A56AF0" w14:textId="77777777" w:rsidR="00962AC4" w:rsidRPr="00962AC4" w:rsidRDefault="00962AC4" w:rsidP="00962AC4">
      <w:pPr>
        <w:spacing w:after="0" w:line="240" w:lineRule="auto"/>
        <w:ind w:firstLine="720"/>
        <w:rPr>
          <w:rFonts w:ascii="Goudy Old Style" w:eastAsia="Times New Roman" w:hAnsi="Goudy Old Style" w:cs="Times New Roman"/>
          <w:sz w:val="24"/>
          <w:szCs w:val="24"/>
        </w:rPr>
      </w:pPr>
    </w:p>
    <w:p w14:paraId="62043C2C" w14:textId="77777777" w:rsidR="00962AC4" w:rsidRPr="00962AC4" w:rsidRDefault="00962AC4" w:rsidP="00962AC4">
      <w:pPr>
        <w:spacing w:after="0" w:line="240" w:lineRule="auto"/>
        <w:ind w:left="1440" w:hanging="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c).</w:t>
      </w:r>
      <w:r w:rsidRPr="00962AC4">
        <w:rPr>
          <w:rFonts w:ascii="Goudy Old Style" w:eastAsia="Times New Roman" w:hAnsi="Goudy Old Style" w:cs="Times New Roman"/>
          <w:sz w:val="24"/>
          <w:szCs w:val="24"/>
        </w:rPr>
        <w:tab/>
        <w:t>The landlady persists in acts of sabotage aimed at illegally terminating the tenancy by:-</w:t>
      </w:r>
    </w:p>
    <w:p w14:paraId="57854CA8"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14:paraId="2FDABFB8"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w:t>
      </w:r>
      <w:r w:rsidRPr="00962AC4">
        <w:rPr>
          <w:rFonts w:ascii="Goudy Old Style" w:eastAsia="Times New Roman" w:hAnsi="Goudy Old Style" w:cs="Times New Roman"/>
          <w:sz w:val="24"/>
          <w:szCs w:val="24"/>
        </w:rPr>
        <w:tab/>
        <w:t>Locking the premises</w:t>
      </w:r>
    </w:p>
    <w:p w14:paraId="75F9C4E4"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14:paraId="0A0350DF"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ii).</w:t>
      </w:r>
      <w:r w:rsidRPr="00962AC4">
        <w:rPr>
          <w:rFonts w:ascii="Goudy Old Style" w:eastAsia="Times New Roman" w:hAnsi="Goudy Old Style" w:cs="Times New Roman"/>
          <w:sz w:val="24"/>
          <w:szCs w:val="24"/>
        </w:rPr>
        <w:tab/>
        <w:t>Being arrogant and abusive towards the tenant (our client)</w:t>
      </w:r>
    </w:p>
    <w:p w14:paraId="3C42402C"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14:paraId="54A4A48F"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iii).</w:t>
      </w:r>
      <w:r w:rsidRPr="00962AC4">
        <w:rPr>
          <w:rFonts w:ascii="Goudy Old Style" w:eastAsia="Times New Roman" w:hAnsi="Goudy Old Style" w:cs="Times New Roman"/>
          <w:sz w:val="24"/>
          <w:szCs w:val="24"/>
        </w:rPr>
        <w:tab/>
        <w:t>Failing to maintain a rent book</w:t>
      </w:r>
    </w:p>
    <w:p w14:paraId="4B49F437"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14:paraId="6F2ABBE4" w14:textId="77777777"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iv).</w:t>
      </w:r>
      <w:r w:rsidRPr="00962AC4">
        <w:rPr>
          <w:rFonts w:ascii="Goudy Old Style" w:eastAsia="Times New Roman" w:hAnsi="Goudy Old Style" w:cs="Times New Roman"/>
          <w:sz w:val="24"/>
          <w:szCs w:val="24"/>
        </w:rPr>
        <w:tab/>
        <w:t>Refusing to accept rent</w:t>
      </w:r>
    </w:p>
    <w:p w14:paraId="557718D5"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550078B9"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This notice is given under Section 4(5) of the Landlord and Tenant (Shops, Hotels and Catering Establishments) Act Cap 301).</w:t>
      </w:r>
    </w:p>
    <w:p w14:paraId="0E2426C7"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1BF06468"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Yours faithfully,</w:t>
      </w:r>
    </w:p>
    <w:p w14:paraId="7048A186" w14:textId="77777777" w:rsidR="00962AC4" w:rsidRPr="00962AC4" w:rsidRDefault="00962AC4" w:rsidP="00962AC4">
      <w:pPr>
        <w:spacing w:after="0" w:line="240" w:lineRule="auto"/>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rPr>
        <w:t xml:space="preserve">For </w:t>
      </w:r>
      <w:r w:rsidR="001C7226">
        <w:rPr>
          <w:rFonts w:ascii="Goudy Old Style" w:eastAsia="Times New Roman" w:hAnsi="Goudy Old Style" w:cs="Times New Roman"/>
          <w:b/>
          <w:sz w:val="24"/>
          <w:szCs w:val="24"/>
          <w:u w:val="single"/>
        </w:rPr>
        <w:t xml:space="preserve">OBAT WASONGA </w:t>
      </w:r>
      <w:r w:rsidRPr="00962AC4">
        <w:rPr>
          <w:rFonts w:ascii="Goudy Old Style" w:eastAsia="Times New Roman" w:hAnsi="Goudy Old Style" w:cs="Times New Roman"/>
          <w:b/>
          <w:sz w:val="24"/>
          <w:szCs w:val="24"/>
          <w:u w:val="single"/>
        </w:rPr>
        <w:t xml:space="preserve"> &amp; CO. ADVOCATES</w:t>
      </w:r>
    </w:p>
    <w:p w14:paraId="2D699747" w14:textId="77777777" w:rsidR="00962AC4" w:rsidRPr="00962AC4" w:rsidRDefault="00962AC4" w:rsidP="00962AC4">
      <w:pPr>
        <w:spacing w:after="0" w:line="240" w:lineRule="auto"/>
        <w:rPr>
          <w:rFonts w:ascii="Goudy Old Style" w:eastAsia="Times New Roman" w:hAnsi="Goudy Old Style" w:cs="Times New Roman"/>
          <w:sz w:val="24"/>
          <w:szCs w:val="24"/>
          <w:u w:val="single"/>
        </w:rPr>
      </w:pPr>
    </w:p>
    <w:p w14:paraId="46DD5389" w14:textId="77777777" w:rsidR="00962AC4" w:rsidRPr="00962AC4" w:rsidRDefault="00962AC4" w:rsidP="00962AC4">
      <w:pPr>
        <w:spacing w:after="0" w:line="240" w:lineRule="auto"/>
        <w:rPr>
          <w:rFonts w:ascii="Goudy Old Style" w:eastAsia="Times New Roman" w:hAnsi="Goudy Old Style" w:cs="Times New Roman"/>
          <w:b/>
          <w:sz w:val="24"/>
          <w:szCs w:val="24"/>
        </w:rPr>
      </w:pPr>
    </w:p>
    <w:p w14:paraId="33DA9952" w14:textId="77777777" w:rsidR="00962AC4" w:rsidRPr="00962AC4" w:rsidRDefault="00962AC4" w:rsidP="00962AC4">
      <w:pPr>
        <w:spacing w:after="0" w:line="240" w:lineRule="auto"/>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u w:val="single"/>
        </w:rPr>
        <w:lastRenderedPageBreak/>
        <w:t>ADVOCATE</w:t>
      </w:r>
    </w:p>
    <w:p w14:paraId="64389D81"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/ak</w:t>
      </w:r>
    </w:p>
    <w:p w14:paraId="6AFF38F9" w14:textId="77777777" w:rsidR="00962AC4" w:rsidRPr="00962AC4" w:rsidRDefault="00962AC4" w:rsidP="00962AC4">
      <w:pPr>
        <w:spacing w:after="0" w:line="240" w:lineRule="auto"/>
        <w:rPr>
          <w:rFonts w:ascii="Goudy Old Style" w:eastAsia="Times New Roman" w:hAnsi="Goudy Old Style" w:cs="Times New Roman"/>
          <w:b/>
          <w:sz w:val="24"/>
          <w:szCs w:val="24"/>
          <w:u w:val="single"/>
        </w:rPr>
      </w:pPr>
    </w:p>
    <w:p w14:paraId="5C39A3DD" w14:textId="77777777" w:rsidR="00962AC4" w:rsidRPr="00962AC4" w:rsidRDefault="00C73773" w:rsidP="00962AC4">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c.c:</w:t>
      </w:r>
      <w:r>
        <w:rPr>
          <w:rFonts w:ascii="Goudy Old Style" w:eastAsia="Times New Roman" w:hAnsi="Goudy Old Style" w:cs="Times New Roman"/>
          <w:sz w:val="24"/>
          <w:szCs w:val="24"/>
        </w:rPr>
        <w:tab/>
        <w:t>CLIENT</w:t>
      </w:r>
      <w:r w:rsidR="00962AC4" w:rsidRPr="00962AC4">
        <w:rPr>
          <w:rFonts w:ascii="Goudy Old Style" w:eastAsia="Times New Roman" w:hAnsi="Goudy Old Style" w:cs="Times New Roman"/>
          <w:sz w:val="24"/>
          <w:szCs w:val="24"/>
        </w:rPr>
        <w:t>,</w:t>
      </w:r>
      <w:r w:rsidR="00962AC4" w:rsidRPr="00962AC4">
        <w:rPr>
          <w:rFonts w:ascii="Goudy Old Style" w:eastAsia="Times New Roman" w:hAnsi="Goudy Old Style" w:cs="Times New Roman"/>
          <w:sz w:val="24"/>
          <w:szCs w:val="24"/>
        </w:rPr>
        <w:tab/>
      </w:r>
    </w:p>
    <w:p w14:paraId="2A50356B" w14:textId="77777777" w:rsidR="00962AC4" w:rsidRPr="00962AC4" w:rsidRDefault="00962AC4" w:rsidP="00962AC4">
      <w:pPr>
        <w:spacing w:after="0" w:line="240" w:lineRule="auto"/>
        <w:ind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P. O. Box 17,</w:t>
      </w:r>
    </w:p>
    <w:p w14:paraId="621E256F" w14:textId="77777777" w:rsidR="00962AC4" w:rsidRPr="00962AC4" w:rsidRDefault="00962AC4" w:rsidP="00962AC4">
      <w:pPr>
        <w:spacing w:after="0" w:line="240" w:lineRule="auto"/>
        <w:ind w:left="720"/>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KATITO</w:t>
      </w:r>
    </w:p>
    <w:p w14:paraId="398EEBD1" w14:textId="77777777" w:rsidR="00962AC4" w:rsidRPr="00962AC4" w:rsidRDefault="00962AC4" w:rsidP="00962AC4">
      <w:pPr>
        <w:spacing w:after="0" w:line="240" w:lineRule="auto"/>
        <w:ind w:left="720"/>
        <w:rPr>
          <w:rFonts w:ascii="Goudy Old Style" w:eastAsia="Times New Roman" w:hAnsi="Goudy Old Style" w:cs="Times New Roman"/>
          <w:b/>
          <w:sz w:val="24"/>
          <w:szCs w:val="24"/>
          <w:u w:val="single"/>
        </w:rPr>
      </w:pPr>
    </w:p>
    <w:p w14:paraId="3AF97842" w14:textId="77777777" w:rsidR="00962AC4" w:rsidRPr="00962AC4" w:rsidRDefault="00962AC4" w:rsidP="00962AC4">
      <w:pPr>
        <w:spacing w:after="0" w:line="240" w:lineRule="auto"/>
        <w:ind w:left="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The Chairman,</w:t>
      </w:r>
    </w:p>
    <w:p w14:paraId="0F8752D2" w14:textId="77777777" w:rsidR="00962AC4" w:rsidRPr="00962AC4" w:rsidRDefault="00962AC4" w:rsidP="00962AC4">
      <w:pPr>
        <w:spacing w:after="0" w:line="240" w:lineRule="auto"/>
        <w:ind w:left="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Business Premises Rent Tribunal,</w:t>
      </w:r>
    </w:p>
    <w:p w14:paraId="558109C5" w14:textId="77777777" w:rsidR="00962AC4" w:rsidRPr="00962AC4" w:rsidRDefault="00962AC4" w:rsidP="00962AC4">
      <w:pPr>
        <w:spacing w:after="0" w:line="240" w:lineRule="auto"/>
        <w:ind w:firstLine="720"/>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KISUMU.</w:t>
      </w:r>
    </w:p>
    <w:p w14:paraId="5260AF58" w14:textId="77777777" w:rsidR="00962AC4" w:rsidRPr="00962AC4" w:rsidRDefault="00962AC4" w:rsidP="00962AC4">
      <w:pPr>
        <w:spacing w:after="0" w:line="240" w:lineRule="auto"/>
        <w:ind w:firstLine="720"/>
        <w:rPr>
          <w:rFonts w:ascii="Goudy Old Style" w:eastAsia="Times New Roman" w:hAnsi="Goudy Old Style" w:cs="Times New Roman"/>
          <w:b/>
          <w:sz w:val="24"/>
          <w:szCs w:val="24"/>
          <w:u w:val="single"/>
        </w:rPr>
      </w:pPr>
    </w:p>
    <w:p w14:paraId="6233A892" w14:textId="77777777" w:rsidR="00962AC4" w:rsidRPr="00962AC4" w:rsidRDefault="00962AC4" w:rsidP="00962AC4">
      <w:pPr>
        <w:spacing w:after="0" w:line="240" w:lineRule="auto"/>
        <w:rPr>
          <w:rFonts w:ascii="Goudy Old Style" w:eastAsia="Times New Roman" w:hAnsi="Goudy Old Style" w:cs="Times New Roman"/>
          <w:b/>
          <w:sz w:val="24"/>
          <w:szCs w:val="24"/>
          <w:u w:val="single"/>
        </w:rPr>
      </w:pPr>
    </w:p>
    <w:p w14:paraId="72D6CE90"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35BF6F3C"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0C1B33A1"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0A98715F"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154200BD"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2023011E"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79EEA70C" w14:textId="77777777" w:rsidR="00962AC4" w:rsidRPr="00962AC4" w:rsidRDefault="00962AC4" w:rsidP="00962AC4">
      <w:pPr>
        <w:spacing w:after="0" w:line="240" w:lineRule="auto"/>
        <w:rPr>
          <w:rFonts w:ascii="Times New Roman" w:eastAsia="Times New Roman" w:hAnsi="Times New Roman" w:cs="Times New Roman"/>
          <w:sz w:val="24"/>
          <w:szCs w:val="24"/>
        </w:rPr>
      </w:pPr>
    </w:p>
    <w:p w14:paraId="538B7EAE"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b/>
          <w:i/>
          <w:sz w:val="24"/>
          <w:szCs w:val="24"/>
        </w:rPr>
        <w:t>Our Ref:</w:t>
      </w:r>
      <w:r w:rsidR="00C73773">
        <w:rPr>
          <w:rFonts w:ascii="Goudy Old Style" w:eastAsia="Times New Roman" w:hAnsi="Goudy Old Style" w:cs="Times New Roman"/>
          <w:sz w:val="24"/>
          <w:szCs w:val="24"/>
        </w:rPr>
        <w:t xml:space="preserve"> OW</w:t>
      </w:r>
      <w:r w:rsidRPr="00962AC4">
        <w:rPr>
          <w:rFonts w:ascii="Goudy Old Style" w:eastAsia="Times New Roman" w:hAnsi="Goudy Old Style" w:cs="Times New Roman"/>
          <w:sz w:val="24"/>
          <w:szCs w:val="24"/>
        </w:rPr>
        <w:t>&amp;C/</w:t>
      </w:r>
      <w:r w:rsidRPr="00962AC4">
        <w:rPr>
          <w:rFonts w:ascii="Goudy Old Style" w:eastAsia="Arial Unicode MS" w:hAnsi="Goudy Old Style" w:cs="Arial Unicode MS"/>
          <w:sz w:val="24"/>
          <w:szCs w:val="24"/>
        </w:rPr>
        <w:t>GEN/001/2011</w:t>
      </w:r>
      <w:r w:rsidR="00CA08DB">
        <w:rPr>
          <w:rFonts w:ascii="Goudy Old Style" w:eastAsia="Times New Roman" w:hAnsi="Goudy Old Style" w:cs="Times New Roman"/>
          <w:sz w:val="24"/>
          <w:szCs w:val="24"/>
        </w:rPr>
        <w:t xml:space="preserve">           </w:t>
      </w:r>
      <w:r w:rsidRPr="00962AC4">
        <w:rPr>
          <w:rFonts w:ascii="Goudy Old Style" w:eastAsia="Times New Roman" w:hAnsi="Goudy Old Style" w:cs="Times New Roman"/>
          <w:b/>
          <w:i/>
          <w:sz w:val="24"/>
          <w:szCs w:val="24"/>
        </w:rPr>
        <w:t>Your Ref:</w:t>
      </w:r>
      <w:r w:rsidRPr="00962AC4">
        <w:rPr>
          <w:rFonts w:ascii="Goudy Old Style" w:eastAsia="Times New Roman" w:hAnsi="Goudy Old Style" w:cs="Times New Roman"/>
          <w:sz w:val="24"/>
          <w:szCs w:val="24"/>
        </w:rPr>
        <w:t xml:space="preserve">  T.B.A</w:t>
      </w:r>
      <w:r w:rsidR="00CA08DB">
        <w:rPr>
          <w:rFonts w:ascii="Goudy Old Style" w:eastAsia="Times New Roman" w:hAnsi="Goudy Old Style" w:cs="Times New Roman"/>
          <w:sz w:val="24"/>
          <w:szCs w:val="24"/>
        </w:rPr>
        <w:t xml:space="preserve">   DATE:</w:t>
      </w:r>
    </w:p>
    <w:p w14:paraId="2987B4DA"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5631C84A" w14:textId="77777777" w:rsidR="00962AC4" w:rsidRPr="00962AC4" w:rsidRDefault="00C73773" w:rsidP="00962AC4">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Okbichalonegi</w:t>
      </w:r>
      <w:r w:rsidR="00962AC4" w:rsidRPr="00962AC4">
        <w:rPr>
          <w:rFonts w:ascii="Goudy Old Style" w:eastAsia="Times New Roman" w:hAnsi="Goudy Old Style" w:cs="Times New Roman"/>
          <w:sz w:val="24"/>
          <w:szCs w:val="24"/>
        </w:rPr>
        <w:t>,</w:t>
      </w:r>
    </w:p>
    <w:p w14:paraId="4EDDA875" w14:textId="77777777" w:rsidR="00962AC4" w:rsidRPr="00962AC4" w:rsidRDefault="00C73773" w:rsidP="00962AC4">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Ichieni</w:t>
      </w:r>
      <w:r w:rsidR="00962AC4" w:rsidRPr="00962AC4">
        <w:rPr>
          <w:rFonts w:ascii="Goudy Old Style" w:eastAsia="Times New Roman" w:hAnsi="Goudy Old Style" w:cs="Times New Roman"/>
          <w:sz w:val="24"/>
          <w:szCs w:val="24"/>
        </w:rPr>
        <w:t xml:space="preserve"> Primary School,</w:t>
      </w:r>
    </w:p>
    <w:p w14:paraId="289467B9"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P. O. Box 105,</w:t>
      </w:r>
    </w:p>
    <w:p w14:paraId="605BE82A" w14:textId="77777777" w:rsidR="00962AC4" w:rsidRPr="00962AC4" w:rsidRDefault="00962AC4" w:rsidP="00962AC4">
      <w:pPr>
        <w:spacing w:after="0" w:line="240" w:lineRule="auto"/>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NYILIMA.</w:t>
      </w:r>
    </w:p>
    <w:p w14:paraId="40E689CB"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67411838"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Dear Sir/ Madam,</w:t>
      </w:r>
    </w:p>
    <w:p w14:paraId="474B16A0"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26AFE2C0" w14:textId="77777777" w:rsidR="00962AC4" w:rsidRPr="00962AC4" w:rsidRDefault="00962AC4" w:rsidP="00962AC4">
      <w:pPr>
        <w:spacing w:after="0" w:line="240" w:lineRule="auto"/>
        <w:ind w:left="540" w:hanging="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RE:</w:t>
      </w:r>
      <w:r w:rsidRPr="00962AC4">
        <w:rPr>
          <w:rFonts w:ascii="Goudy Old Style" w:eastAsia="Times New Roman" w:hAnsi="Goudy Old Style" w:cs="Times New Roman"/>
          <w:b/>
          <w:sz w:val="24"/>
          <w:szCs w:val="24"/>
        </w:rPr>
        <w:tab/>
        <w:t>DEMAND LETTER</w:t>
      </w:r>
    </w:p>
    <w:p w14:paraId="449AA56F" w14:textId="77777777" w:rsidR="00962AC4" w:rsidRPr="00962AC4" w:rsidRDefault="00C73773" w:rsidP="00962AC4">
      <w:pPr>
        <w:spacing w:after="0" w:line="240" w:lineRule="auto"/>
        <w:ind w:left="540"/>
        <w:rPr>
          <w:rFonts w:ascii="Goudy Old Style" w:eastAsia="Times New Roman" w:hAnsi="Goudy Old Style" w:cs="Times New Roman"/>
          <w:b/>
          <w:sz w:val="24"/>
          <w:szCs w:val="24"/>
        </w:rPr>
      </w:pPr>
      <w:r>
        <w:rPr>
          <w:rFonts w:ascii="Goudy Old Style" w:eastAsia="Times New Roman" w:hAnsi="Goudy Old Style" w:cs="Times New Roman"/>
          <w:b/>
          <w:sz w:val="24"/>
          <w:szCs w:val="24"/>
        </w:rPr>
        <w:t>SUBJECT: …………………</w:t>
      </w:r>
    </w:p>
    <w:p w14:paraId="7BC96A50" w14:textId="77777777" w:rsidR="00962AC4" w:rsidRPr="00962AC4" w:rsidRDefault="00962AC4" w:rsidP="00962AC4">
      <w:pPr>
        <w:spacing w:after="0" w:line="240" w:lineRule="auto"/>
        <w:ind w:left="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w:t>
      </w:r>
    </w:p>
    <w:p w14:paraId="79007AD7" w14:textId="77777777" w:rsidR="00962AC4" w:rsidRPr="00962AC4" w:rsidRDefault="00962AC4" w:rsidP="00962AC4">
      <w:pPr>
        <w:spacing w:after="0" w:line="240" w:lineRule="auto"/>
        <w:rPr>
          <w:rFonts w:ascii="Goudy Old Style" w:eastAsia="Times New Roman" w:hAnsi="Goudy Old Style" w:cs="Times New Roman"/>
          <w:b/>
          <w:sz w:val="24"/>
          <w:szCs w:val="24"/>
        </w:rPr>
      </w:pPr>
    </w:p>
    <w:p w14:paraId="22758D02"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On or about the 3</w:t>
      </w:r>
      <w:r w:rsidRPr="00962AC4">
        <w:rPr>
          <w:rFonts w:ascii="Goudy Old Style" w:eastAsia="Times New Roman" w:hAnsi="Goudy Old Style" w:cs="Times New Roman"/>
          <w:sz w:val="24"/>
          <w:szCs w:val="24"/>
          <w:vertAlign w:val="superscript"/>
        </w:rPr>
        <w:t>rd</w:t>
      </w:r>
      <w:r w:rsidRPr="00962AC4">
        <w:rPr>
          <w:rFonts w:ascii="Goudy Old Style" w:eastAsia="Times New Roman" w:hAnsi="Goudy Old Style" w:cs="Times New Roman"/>
          <w:sz w:val="24"/>
          <w:szCs w:val="24"/>
        </w:rPr>
        <w:t xml:space="preserve"> November, 2011 you together with another jointly caused a report to be made a</w:t>
      </w:r>
      <w:r w:rsidR="00C73773">
        <w:rPr>
          <w:rFonts w:ascii="Goudy Old Style" w:eastAsia="Times New Roman" w:hAnsi="Goudy Old Style" w:cs="Times New Roman"/>
          <w:sz w:val="24"/>
          <w:szCs w:val="24"/>
        </w:rPr>
        <w:t>bout one Mr. …………….</w:t>
      </w:r>
      <w:r w:rsidRPr="00962AC4">
        <w:rPr>
          <w:rFonts w:ascii="Goudy Old Style" w:eastAsia="Times New Roman" w:hAnsi="Goudy Old Style" w:cs="Times New Roman"/>
          <w:sz w:val="24"/>
          <w:szCs w:val="24"/>
        </w:rPr>
        <w:t>, at Aram Police Station  to the effect of inciting members of Public into violence and that he was planning to mobilize members of public to stone the dispensary, which report caused the OCS –Aram Police Station to write to our client Summon.</w:t>
      </w:r>
    </w:p>
    <w:p w14:paraId="12AF45CB"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69153BD5"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Our client visited the station, was shown the allegation you made against him, of which he denied and was released for lack of sufficient evidence.</w:t>
      </w:r>
    </w:p>
    <w:p w14:paraId="6EA55855"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583A9BAE"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Our instructions are that the report was malicious, unfounded, unlawful and intended to threaten our client’s liberty and demean his image in the public-domain.</w:t>
      </w:r>
    </w:p>
    <w:p w14:paraId="5B734424"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700A026D"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lastRenderedPageBreak/>
        <w:t>We are therefore instructed to demand your admission of liability and a proposal for compensation from you, failure in which we have express instructions from our client to commence a legal suit against you.</w:t>
      </w:r>
    </w:p>
    <w:p w14:paraId="4B0BF846" w14:textId="77777777" w:rsidR="00962AC4" w:rsidRPr="00962AC4" w:rsidRDefault="00962AC4" w:rsidP="00962AC4">
      <w:pPr>
        <w:spacing w:after="0" w:line="240" w:lineRule="auto"/>
        <w:rPr>
          <w:rFonts w:ascii="Goudy Old Style" w:eastAsia="Times New Roman" w:hAnsi="Goudy Old Style" w:cs="Times New Roman"/>
          <w:sz w:val="24"/>
          <w:szCs w:val="24"/>
        </w:rPr>
      </w:pPr>
    </w:p>
    <w:p w14:paraId="254065D4" w14:textId="77777777"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Yours faithfully,</w:t>
      </w:r>
    </w:p>
    <w:p w14:paraId="328F4C09" w14:textId="77777777" w:rsidR="00962AC4" w:rsidRPr="00962AC4" w:rsidRDefault="00962AC4" w:rsidP="00962AC4">
      <w:pPr>
        <w:spacing w:after="0" w:line="240" w:lineRule="auto"/>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rPr>
        <w:t xml:space="preserve">For </w:t>
      </w:r>
      <w:r w:rsidR="00C73773">
        <w:rPr>
          <w:rFonts w:ascii="Goudy Old Style" w:eastAsia="Times New Roman" w:hAnsi="Goudy Old Style" w:cs="Times New Roman"/>
          <w:b/>
          <w:sz w:val="24"/>
          <w:szCs w:val="24"/>
          <w:u w:val="single"/>
        </w:rPr>
        <w:t>OBAT WASONGA</w:t>
      </w:r>
      <w:r w:rsidRPr="00962AC4">
        <w:rPr>
          <w:rFonts w:ascii="Goudy Old Style" w:eastAsia="Times New Roman" w:hAnsi="Goudy Old Style" w:cs="Times New Roman"/>
          <w:b/>
          <w:sz w:val="24"/>
          <w:szCs w:val="24"/>
          <w:u w:val="single"/>
        </w:rPr>
        <w:t xml:space="preserve"> &amp; CO. ADVOCATES</w:t>
      </w:r>
    </w:p>
    <w:p w14:paraId="3E64BCD4" w14:textId="77777777" w:rsidR="00FA7EF5" w:rsidRDefault="00FA7EF5" w:rsidP="00FA7EF5">
      <w:pPr>
        <w:spacing w:after="0" w:line="240" w:lineRule="auto"/>
        <w:rPr>
          <w:rFonts w:ascii="Goudy Old Style" w:eastAsia="Times New Roman" w:hAnsi="Goudy Old Style" w:cs="Times New Roman"/>
          <w:sz w:val="24"/>
          <w:szCs w:val="24"/>
          <w:u w:val="single"/>
        </w:rPr>
      </w:pPr>
    </w:p>
    <w:p w14:paraId="39ACD666" w14:textId="77777777" w:rsidR="00C73773" w:rsidRDefault="00C73773" w:rsidP="00FA7EF5">
      <w:pPr>
        <w:spacing w:after="0" w:line="240" w:lineRule="auto"/>
        <w:rPr>
          <w:rFonts w:ascii="Goudy Old Style" w:eastAsia="Times New Roman" w:hAnsi="Goudy Old Style" w:cs="Times New Roman"/>
          <w:sz w:val="24"/>
          <w:szCs w:val="24"/>
          <w:u w:val="single"/>
        </w:rPr>
      </w:pPr>
    </w:p>
    <w:p w14:paraId="36A9E88A" w14:textId="77777777" w:rsidR="00C73773" w:rsidRDefault="00C73773" w:rsidP="00FA7EF5">
      <w:pPr>
        <w:spacing w:after="0" w:line="240" w:lineRule="auto"/>
        <w:rPr>
          <w:rFonts w:ascii="Goudy Old Style" w:eastAsia="Times New Roman" w:hAnsi="Goudy Old Style" w:cs="Times New Roman"/>
          <w:sz w:val="24"/>
          <w:szCs w:val="24"/>
          <w:u w:val="single"/>
        </w:rPr>
      </w:pPr>
    </w:p>
    <w:p w14:paraId="2F4AB5AC" w14:textId="77777777" w:rsidR="00C73773" w:rsidRDefault="00C73773" w:rsidP="00FA7EF5">
      <w:pPr>
        <w:spacing w:after="0" w:line="240" w:lineRule="auto"/>
        <w:rPr>
          <w:rFonts w:ascii="Goudy Old Style" w:eastAsia="Times New Roman" w:hAnsi="Goudy Old Style" w:cs="Times New Roman"/>
          <w:sz w:val="24"/>
          <w:szCs w:val="24"/>
          <w:u w:val="single"/>
        </w:rPr>
      </w:pPr>
    </w:p>
    <w:p w14:paraId="60286285" w14:textId="77777777" w:rsidR="00C73773" w:rsidRDefault="00C73773" w:rsidP="00FA7EF5">
      <w:pPr>
        <w:spacing w:after="0" w:line="240" w:lineRule="auto"/>
        <w:rPr>
          <w:rFonts w:ascii="Goudy Old Style" w:eastAsia="Times New Roman" w:hAnsi="Goudy Old Style" w:cs="Times New Roman"/>
          <w:sz w:val="24"/>
          <w:szCs w:val="24"/>
          <w:u w:val="single"/>
        </w:rPr>
      </w:pPr>
    </w:p>
    <w:p w14:paraId="08587CC2" w14:textId="77777777" w:rsidR="00C73773" w:rsidRDefault="00C73773" w:rsidP="00FA7EF5">
      <w:pPr>
        <w:spacing w:after="0" w:line="240" w:lineRule="auto"/>
        <w:rPr>
          <w:rFonts w:ascii="Times New Roman" w:eastAsia="Times New Roman" w:hAnsi="Times New Roman" w:cs="Times New Roman"/>
          <w:sz w:val="24"/>
          <w:szCs w:val="24"/>
        </w:rPr>
      </w:pPr>
    </w:p>
    <w:p w14:paraId="45B6DC4B" w14:textId="77777777" w:rsidR="00AB21F6" w:rsidRDefault="00AB21F6" w:rsidP="00FA7EF5">
      <w:pPr>
        <w:spacing w:after="0" w:line="240" w:lineRule="auto"/>
        <w:rPr>
          <w:rFonts w:ascii="Times New Roman" w:eastAsia="Times New Roman" w:hAnsi="Times New Roman" w:cs="Times New Roman"/>
          <w:sz w:val="24"/>
          <w:szCs w:val="24"/>
        </w:rPr>
      </w:pPr>
    </w:p>
    <w:p w14:paraId="132DFD78" w14:textId="77777777" w:rsidR="00AB21F6" w:rsidRDefault="00AB21F6" w:rsidP="00FA7EF5">
      <w:pPr>
        <w:spacing w:after="0" w:line="240" w:lineRule="auto"/>
        <w:rPr>
          <w:rFonts w:ascii="Times New Roman" w:eastAsia="Times New Roman" w:hAnsi="Times New Roman" w:cs="Times New Roman"/>
          <w:sz w:val="24"/>
          <w:szCs w:val="24"/>
        </w:rPr>
      </w:pPr>
    </w:p>
    <w:p w14:paraId="66619E5D" w14:textId="77777777" w:rsidR="00AB21F6" w:rsidRDefault="00AB21F6" w:rsidP="00FA7EF5">
      <w:pPr>
        <w:spacing w:after="0" w:line="240" w:lineRule="auto"/>
        <w:rPr>
          <w:rFonts w:ascii="Times New Roman" w:eastAsia="Times New Roman" w:hAnsi="Times New Roman" w:cs="Times New Roman"/>
          <w:sz w:val="24"/>
          <w:szCs w:val="24"/>
        </w:rPr>
      </w:pPr>
    </w:p>
    <w:p w14:paraId="4A053159" w14:textId="77777777" w:rsidR="00AB21F6" w:rsidRDefault="00AB21F6" w:rsidP="00FA7EF5">
      <w:pPr>
        <w:spacing w:after="0" w:line="240" w:lineRule="auto"/>
        <w:rPr>
          <w:rFonts w:ascii="Times New Roman" w:eastAsia="Times New Roman" w:hAnsi="Times New Roman" w:cs="Times New Roman"/>
          <w:sz w:val="24"/>
          <w:szCs w:val="24"/>
        </w:rPr>
      </w:pPr>
    </w:p>
    <w:p w14:paraId="4442FBD3" w14:textId="77777777" w:rsidR="00AB21F6" w:rsidRPr="00FA7EF5" w:rsidRDefault="00AB21F6" w:rsidP="00FA7EF5">
      <w:pPr>
        <w:spacing w:after="0" w:line="240" w:lineRule="auto"/>
        <w:rPr>
          <w:rFonts w:ascii="Times New Roman" w:eastAsia="Times New Roman" w:hAnsi="Times New Roman" w:cs="Times New Roman"/>
          <w:sz w:val="24"/>
          <w:szCs w:val="24"/>
        </w:rPr>
      </w:pPr>
    </w:p>
    <w:p w14:paraId="58C394FC" w14:textId="77777777" w:rsidR="00FA7EF5" w:rsidRDefault="00FA7EF5" w:rsidP="00FA7EF5">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PROBATE</w:t>
      </w:r>
    </w:p>
    <w:p w14:paraId="62375E63" w14:textId="77777777" w:rsidR="00CA08DB" w:rsidRDefault="00CA08DB" w:rsidP="00FA7EF5">
      <w:pPr>
        <w:spacing w:after="0" w:line="240" w:lineRule="auto"/>
        <w:jc w:val="center"/>
        <w:rPr>
          <w:rFonts w:ascii="Goudy Old Style" w:eastAsia="Calibri" w:hAnsi="Goudy Old Style" w:cs="Times New Roman"/>
          <w:b/>
          <w:sz w:val="24"/>
          <w:szCs w:val="24"/>
          <w:u w:val="single"/>
        </w:rPr>
      </w:pPr>
    </w:p>
    <w:p w14:paraId="012CE9D0" w14:textId="77777777" w:rsidR="00CA08DB" w:rsidRDefault="00CA08DB" w:rsidP="00FA7EF5">
      <w:pPr>
        <w:spacing w:after="0" w:line="240" w:lineRule="auto"/>
        <w:jc w:val="center"/>
        <w:rPr>
          <w:rFonts w:ascii="Goudy Old Style" w:eastAsia="Calibri" w:hAnsi="Goudy Old Style" w:cs="Times New Roman"/>
          <w:b/>
          <w:sz w:val="24"/>
          <w:szCs w:val="24"/>
          <w:u w:val="single"/>
        </w:rPr>
      </w:pPr>
    </w:p>
    <w:p w14:paraId="33128EFB" w14:textId="77777777"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REPUBLIC OF KENYA</w:t>
      </w:r>
    </w:p>
    <w:p w14:paraId="6A03F26C" w14:textId="77777777"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IN T</w:t>
      </w:r>
      <w:r w:rsidR="00AB21F6">
        <w:rPr>
          <w:rFonts w:ascii="Goudy Old Style" w:eastAsia="Calibri" w:hAnsi="Goudy Old Style" w:cs="Times New Roman"/>
          <w:b/>
          <w:sz w:val="24"/>
          <w:szCs w:val="24"/>
          <w:u w:val="single"/>
        </w:rPr>
        <w:t>HE HIGH COURT OF KENYA AT KSL</w:t>
      </w:r>
    </w:p>
    <w:p w14:paraId="34780A44" w14:textId="77777777" w:rsidR="00962AC4" w:rsidRPr="00962AC4" w:rsidRDefault="00AB21F6"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SUCCESSION CAUSE NO.  OF 2014</w:t>
      </w:r>
    </w:p>
    <w:p w14:paraId="7C2E9995" w14:textId="77777777" w:rsidR="00962AC4" w:rsidRPr="00962AC4" w:rsidRDefault="00962AC4" w:rsidP="00962AC4">
      <w:pPr>
        <w:spacing w:after="0" w:line="240" w:lineRule="auto"/>
        <w:jc w:val="center"/>
        <w:rPr>
          <w:rFonts w:ascii="Goudy Old Style" w:eastAsia="Calibri" w:hAnsi="Goudy Old Style" w:cs="Times New Roman"/>
          <w:sz w:val="24"/>
          <w:szCs w:val="24"/>
        </w:rPr>
      </w:pPr>
    </w:p>
    <w:p w14:paraId="22C6E2E4" w14:textId="77777777"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T</w:t>
      </w:r>
      <w:r w:rsidR="00CA08DB">
        <w:rPr>
          <w:rFonts w:ascii="Goudy Old Style" w:eastAsia="Calibri" w:hAnsi="Goudy Old Style" w:cs="Times New Roman"/>
          <w:b/>
          <w:sz w:val="24"/>
          <w:szCs w:val="24"/>
        </w:rPr>
        <w:t>HE ESTATE OF ………</w:t>
      </w:r>
      <w:r w:rsidRPr="00962AC4">
        <w:rPr>
          <w:rFonts w:ascii="Goudy Old Style" w:eastAsia="Calibri" w:hAnsi="Goudy Old Style" w:cs="Times New Roman"/>
          <w:b/>
          <w:sz w:val="24"/>
          <w:szCs w:val="24"/>
        </w:rPr>
        <w:t>- DECEASED</w:t>
      </w:r>
    </w:p>
    <w:p w14:paraId="42FAFEBF" w14:textId="77777777"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AND</w:t>
      </w:r>
    </w:p>
    <w:p w14:paraId="320BCEE3" w14:textId="77777777"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AN AP</w:t>
      </w:r>
      <w:r w:rsidR="00CA08DB">
        <w:rPr>
          <w:rFonts w:ascii="Goudy Old Style" w:eastAsia="Calibri" w:hAnsi="Goudy Old Style" w:cs="Times New Roman"/>
          <w:b/>
          <w:sz w:val="24"/>
          <w:szCs w:val="24"/>
        </w:rPr>
        <w:t>PLICATION BY ……………….. AND ……….</w:t>
      </w:r>
      <w:r w:rsidRPr="00962AC4">
        <w:rPr>
          <w:rFonts w:ascii="Goudy Old Style" w:eastAsia="Calibri" w:hAnsi="Goudy Old Style" w:cs="Times New Roman"/>
          <w:b/>
          <w:sz w:val="24"/>
          <w:szCs w:val="24"/>
        </w:rPr>
        <w:t xml:space="preserve"> FOR PETITION FOR GRANT</w:t>
      </w:r>
    </w:p>
    <w:p w14:paraId="0A0CAAB7" w14:textId="77777777" w:rsidR="00962AC4" w:rsidRPr="00962AC4" w:rsidRDefault="00962AC4" w:rsidP="00962AC4">
      <w:pPr>
        <w:spacing w:after="0" w:line="240" w:lineRule="auto"/>
        <w:jc w:val="center"/>
        <w:rPr>
          <w:rFonts w:ascii="Goudy Old Style" w:eastAsia="Calibri" w:hAnsi="Goudy Old Style" w:cs="Times New Roman"/>
          <w:b/>
          <w:sz w:val="24"/>
          <w:szCs w:val="24"/>
        </w:rPr>
      </w:pPr>
    </w:p>
    <w:p w14:paraId="22FDF690" w14:textId="77777777" w:rsidR="00962AC4" w:rsidRPr="00962AC4" w:rsidRDefault="00962AC4" w:rsidP="00962AC4">
      <w:pPr>
        <w:spacing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PETITION FOR PROBATE OF WRITTEN WILL</w:t>
      </w:r>
    </w:p>
    <w:p w14:paraId="03E8C21D" w14:textId="77777777" w:rsidR="00962AC4" w:rsidRPr="00962AC4" w:rsidRDefault="00962AC4" w:rsidP="00962AC4">
      <w:pPr>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w:t>
      </w:r>
      <w:r w:rsidR="00CA08DB">
        <w:rPr>
          <w:rFonts w:ascii="Goudy Old Style" w:eastAsia="Calibri" w:hAnsi="Goudy Old Style" w:cs="Times New Roman"/>
          <w:b/>
          <w:sz w:val="24"/>
          <w:szCs w:val="24"/>
        </w:rPr>
        <w:t>…………………….. AND ……………………….</w:t>
      </w:r>
      <w:r w:rsidR="00CA08DB">
        <w:rPr>
          <w:rFonts w:ascii="Goudy Old Style" w:eastAsia="Calibri" w:hAnsi="Goudy Old Style" w:cs="Times New Roman"/>
          <w:sz w:val="24"/>
          <w:szCs w:val="24"/>
        </w:rPr>
        <w:t xml:space="preserve"> of P.O Box </w:t>
      </w:r>
      <w:r w:rsidRPr="00962AC4">
        <w:rPr>
          <w:rFonts w:ascii="Goudy Old Style" w:eastAsia="Calibri" w:hAnsi="Goudy Old Style" w:cs="Times New Roman"/>
          <w:sz w:val="24"/>
          <w:szCs w:val="24"/>
        </w:rPr>
        <w:t xml:space="preserve"> MUHORONI, residents of Nyando District within the Republic of Kenya and male adults of sound mind HEREBY PETITION this Honourable Court for a grant of probate of the last will of the above-n</w:t>
      </w:r>
      <w:r w:rsidR="00CA08DB">
        <w:rPr>
          <w:rFonts w:ascii="Goudy Old Style" w:eastAsia="Calibri" w:hAnsi="Goudy Old Style" w:cs="Times New Roman"/>
          <w:sz w:val="24"/>
          <w:szCs w:val="24"/>
        </w:rPr>
        <w:t>amed ……</w:t>
      </w:r>
      <w:r w:rsidRPr="00962AC4">
        <w:rPr>
          <w:rFonts w:ascii="Goudy Old Style" w:eastAsia="Calibri" w:hAnsi="Goudy Old Style" w:cs="Times New Roman"/>
          <w:sz w:val="24"/>
          <w:szCs w:val="24"/>
        </w:rPr>
        <w:t>- DECEASED:</w:t>
      </w:r>
    </w:p>
    <w:p w14:paraId="136B972C" w14:textId="77777777" w:rsidR="00962AC4" w:rsidRPr="00962AC4" w:rsidRDefault="00962AC4" w:rsidP="00962AC4">
      <w:pPr>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AND SAY AS FOLLOWS:-</w:t>
      </w:r>
    </w:p>
    <w:p w14:paraId="21933526" w14:textId="77777777" w:rsidR="00962AC4" w:rsidRPr="00962AC4" w:rsidRDefault="00CA08DB" w:rsidP="00664A0A">
      <w:pPr>
        <w:numPr>
          <w:ilvl w:val="0"/>
          <w:numId w:val="10"/>
        </w:numPr>
        <w:contextualSpacing/>
        <w:jc w:val="both"/>
        <w:rPr>
          <w:rFonts w:ascii="Goudy Old Style" w:eastAsia="Calibri" w:hAnsi="Goudy Old Style" w:cs="Times New Roman"/>
          <w:sz w:val="24"/>
          <w:szCs w:val="24"/>
        </w:rPr>
      </w:pPr>
      <w:r>
        <w:rPr>
          <w:rFonts w:ascii="Goudy Old Style" w:eastAsia="Calibri" w:hAnsi="Goudy Old Style" w:cs="Times New Roman"/>
          <w:sz w:val="24"/>
          <w:szCs w:val="24"/>
        </w:rPr>
        <w:t xml:space="preserve">The said </w:t>
      </w:r>
      <w:r w:rsidR="00962AC4" w:rsidRPr="00962AC4">
        <w:rPr>
          <w:rFonts w:ascii="Goudy Old Style" w:eastAsia="Calibri" w:hAnsi="Goudy Old Style" w:cs="Times New Roman"/>
          <w:sz w:val="24"/>
          <w:szCs w:val="24"/>
        </w:rPr>
        <w:t xml:space="preserve"> died on the 28</w:t>
      </w:r>
      <w:r w:rsidR="00962AC4" w:rsidRPr="00962AC4">
        <w:rPr>
          <w:rFonts w:ascii="Goudy Old Style" w:eastAsia="Calibri" w:hAnsi="Goudy Old Style" w:cs="Times New Roman"/>
          <w:sz w:val="24"/>
          <w:szCs w:val="24"/>
          <w:vertAlign w:val="superscript"/>
        </w:rPr>
        <w:t xml:space="preserve">th </w:t>
      </w:r>
      <w:r w:rsidR="00962AC4" w:rsidRPr="00962AC4">
        <w:rPr>
          <w:rFonts w:ascii="Goudy Old Style" w:eastAsia="Calibri" w:hAnsi="Goudy Old Style" w:cs="Times New Roman"/>
          <w:sz w:val="24"/>
          <w:szCs w:val="24"/>
        </w:rPr>
        <w:t>January 2000 domiciled in the Republic of Kenya and a resident of Koru in Nyando District.</w:t>
      </w:r>
    </w:p>
    <w:p w14:paraId="276AB531" w14:textId="77777777" w:rsidR="00962AC4" w:rsidRPr="00962AC4" w:rsidRDefault="00962AC4" w:rsidP="00664A0A">
      <w:pPr>
        <w:numPr>
          <w:ilvl w:val="0"/>
          <w:numId w:val="10"/>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document hereto annexed contains the true and original last written will of the deceased.</w:t>
      </w:r>
    </w:p>
    <w:p w14:paraId="43B5F018" w14:textId="77777777" w:rsidR="00962AC4" w:rsidRPr="00962AC4" w:rsidRDefault="00962AC4" w:rsidP="00664A0A">
      <w:pPr>
        <w:numPr>
          <w:ilvl w:val="0"/>
          <w:numId w:val="10"/>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We are the executors named in the said will and that power should be reserved for the other executors named therein to prove.</w:t>
      </w:r>
    </w:p>
    <w:p w14:paraId="35C893A6" w14:textId="77777777" w:rsidR="00962AC4" w:rsidRPr="00962AC4" w:rsidRDefault="00962AC4" w:rsidP="00664A0A">
      <w:pPr>
        <w:numPr>
          <w:ilvl w:val="0"/>
          <w:numId w:val="10"/>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lastRenderedPageBreak/>
        <w:t>We will faithfully administer according to law all the estate which by law devolves upon and vests in the personal representatives of the deceased and we will render a just and true account of such estate whenever required by law so to do and we will when required by this court deliver up thereto the said grant.</w:t>
      </w:r>
    </w:p>
    <w:p w14:paraId="6AD5135B" w14:textId="77777777"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sz w:val="24"/>
          <w:szCs w:val="24"/>
        </w:rPr>
        <w:t>Signed by the above-named</w:t>
      </w:r>
      <w:r w:rsidR="00361ABE">
        <w:rPr>
          <w:rFonts w:ascii="Goudy Old Style" w:eastAsia="Calibri" w:hAnsi="Goudy Old Style" w:cs="Times New Roman"/>
          <w:b/>
          <w:sz w:val="24"/>
          <w:szCs w:val="24"/>
        </w:rPr>
        <w:t xml:space="preserve"> </w:t>
      </w:r>
      <w:r w:rsidRPr="00962AC4">
        <w:rPr>
          <w:rFonts w:ascii="Goudy Old Style" w:eastAsia="Calibri" w:hAnsi="Goudy Old Style" w:cs="Times New Roman"/>
          <w:b/>
          <w:sz w:val="24"/>
          <w:szCs w:val="24"/>
        </w:rPr>
        <w:t xml:space="preserve">     ……………………………………</w:t>
      </w:r>
    </w:p>
    <w:p w14:paraId="0B5471EA" w14:textId="77777777" w:rsidR="00962AC4" w:rsidRPr="00962AC4" w:rsidRDefault="00361ABE" w:rsidP="00962AC4">
      <w:pPr>
        <w:spacing w:after="0" w:line="240" w:lineRule="auto"/>
        <w:rPr>
          <w:rFonts w:ascii="Goudy Old Style" w:eastAsia="Calibri" w:hAnsi="Goudy Old Style" w:cs="Times New Roman"/>
          <w:b/>
          <w:sz w:val="24"/>
          <w:szCs w:val="24"/>
        </w:rPr>
      </w:pPr>
      <w:r>
        <w:rPr>
          <w:rFonts w:ascii="Goudy Old Style" w:eastAsia="Calibri" w:hAnsi="Goudy Old Style" w:cs="Times New Roman"/>
          <w:b/>
          <w:sz w:val="24"/>
          <w:szCs w:val="24"/>
        </w:rPr>
        <w:t xml:space="preserve">and </w:t>
      </w:r>
    </w:p>
    <w:p w14:paraId="41A2C831" w14:textId="77777777"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b/>
          <w:sz w:val="24"/>
          <w:szCs w:val="24"/>
        </w:rPr>
        <w:t>Thi</w:t>
      </w:r>
      <w:r w:rsidR="00361ABE">
        <w:rPr>
          <w:rFonts w:ascii="Goudy Old Style" w:eastAsia="Calibri" w:hAnsi="Goudy Old Style" w:cs="Times New Roman"/>
          <w:b/>
          <w:sz w:val="24"/>
          <w:szCs w:val="24"/>
        </w:rPr>
        <w:t>s …………Day of …………………………….. 2014</w:t>
      </w:r>
      <w:r w:rsidRPr="00962AC4">
        <w:rPr>
          <w:rFonts w:ascii="Goudy Old Style" w:eastAsia="Calibri" w:hAnsi="Goudy Old Style" w:cs="Times New Roman"/>
          <w:b/>
          <w:sz w:val="24"/>
          <w:szCs w:val="24"/>
        </w:rPr>
        <w:t xml:space="preserve">                         </w:t>
      </w:r>
    </w:p>
    <w:p w14:paraId="1CE6E3C2" w14:textId="77777777"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b/>
          <w:sz w:val="24"/>
          <w:szCs w:val="24"/>
        </w:rPr>
        <w:t xml:space="preserve">                                                                                                       --------------------------------------------------------</w:t>
      </w:r>
    </w:p>
    <w:p w14:paraId="60BC48CA" w14:textId="77777777"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b/>
          <w:sz w:val="24"/>
          <w:szCs w:val="24"/>
        </w:rPr>
        <w:t xml:space="preserve">                                                                                                                          (Signatures)</w:t>
      </w:r>
    </w:p>
    <w:p w14:paraId="324159E1" w14:textId="77777777" w:rsidR="00962AC4" w:rsidRPr="00962AC4" w:rsidRDefault="00962AC4" w:rsidP="00962AC4">
      <w:pPr>
        <w:rPr>
          <w:rFonts w:ascii="Goudy Old Style" w:eastAsia="Calibri" w:hAnsi="Goudy Old Style" w:cs="Times New Roman"/>
          <w:b/>
          <w:sz w:val="24"/>
          <w:szCs w:val="24"/>
        </w:rPr>
      </w:pPr>
      <w:r w:rsidRPr="00962AC4">
        <w:rPr>
          <w:rFonts w:ascii="Goudy Old Style" w:eastAsia="Calibri" w:hAnsi="Goudy Old Style" w:cs="Times New Roman"/>
          <w:b/>
          <w:sz w:val="24"/>
          <w:szCs w:val="24"/>
        </w:rPr>
        <w:t xml:space="preserve">In the presence of </w:t>
      </w:r>
    </w:p>
    <w:p w14:paraId="1021E72E" w14:textId="77777777" w:rsidR="00962AC4" w:rsidRPr="00962AC4" w:rsidRDefault="00962AC4" w:rsidP="00962AC4">
      <w:pPr>
        <w:rPr>
          <w:rFonts w:ascii="Goudy Old Style" w:eastAsia="Calibri" w:hAnsi="Goudy Old Style" w:cs="Times New Roman"/>
          <w:b/>
          <w:sz w:val="24"/>
          <w:szCs w:val="24"/>
        </w:rPr>
      </w:pPr>
      <w:r w:rsidRPr="00962AC4">
        <w:rPr>
          <w:rFonts w:ascii="Goudy Old Style" w:eastAsia="Calibri" w:hAnsi="Goudy Old Style" w:cs="Times New Roman"/>
          <w:b/>
          <w:sz w:val="24"/>
          <w:szCs w:val="24"/>
        </w:rPr>
        <w:t>ADVOCATE</w:t>
      </w:r>
    </w:p>
    <w:p w14:paraId="7FAE8C66" w14:textId="77777777" w:rsidR="00962AC4" w:rsidRPr="00962AC4" w:rsidRDefault="00962AC4" w:rsidP="00962AC4">
      <w:pPr>
        <w:spacing w:after="0" w:line="240" w:lineRule="auto"/>
        <w:rPr>
          <w:rFonts w:ascii="Goudy Old Style" w:eastAsia="Calibri" w:hAnsi="Goudy Old Style" w:cs="Times New Roman"/>
          <w:b/>
          <w:sz w:val="20"/>
          <w:szCs w:val="20"/>
          <w:u w:val="single"/>
        </w:rPr>
      </w:pPr>
      <w:r w:rsidRPr="00962AC4">
        <w:rPr>
          <w:rFonts w:ascii="Goudy Old Style" w:eastAsia="Calibri" w:hAnsi="Goudy Old Style" w:cs="Times New Roman"/>
          <w:b/>
          <w:sz w:val="20"/>
          <w:szCs w:val="20"/>
          <w:u w:val="single"/>
        </w:rPr>
        <w:t>DRAWN &amp; FILED BY</w:t>
      </w:r>
    </w:p>
    <w:p w14:paraId="664D2A33" w14:textId="77777777" w:rsidR="00962AC4" w:rsidRPr="00962AC4" w:rsidRDefault="00361ABE" w:rsidP="00962AC4">
      <w:pPr>
        <w:spacing w:after="0" w:line="240" w:lineRule="auto"/>
        <w:rPr>
          <w:rFonts w:ascii="Goudy Old Style" w:eastAsia="Calibri" w:hAnsi="Goudy Old Style" w:cs="Times New Roman"/>
          <w:b/>
          <w:sz w:val="20"/>
          <w:szCs w:val="20"/>
        </w:rPr>
      </w:pPr>
      <w:r>
        <w:rPr>
          <w:rFonts w:ascii="Goudy Old Style" w:eastAsia="Calibri" w:hAnsi="Goudy Old Style" w:cs="Times New Roman"/>
          <w:b/>
          <w:sz w:val="20"/>
          <w:szCs w:val="20"/>
        </w:rPr>
        <w:t xml:space="preserve">GOR MAHIA </w:t>
      </w:r>
      <w:r w:rsidR="00962AC4" w:rsidRPr="00962AC4">
        <w:rPr>
          <w:rFonts w:ascii="Goudy Old Style" w:eastAsia="Calibri" w:hAnsi="Goudy Old Style" w:cs="Times New Roman"/>
          <w:b/>
          <w:sz w:val="20"/>
          <w:szCs w:val="20"/>
        </w:rPr>
        <w:t>&amp; COMPANY</w:t>
      </w:r>
    </w:p>
    <w:p w14:paraId="3958DE30" w14:textId="77777777" w:rsidR="00962AC4" w:rsidRPr="00962AC4" w:rsidRDefault="00962AC4" w:rsidP="00962AC4">
      <w:pPr>
        <w:spacing w:after="0" w:line="240" w:lineRule="auto"/>
        <w:rPr>
          <w:rFonts w:ascii="Goudy Old Style" w:eastAsia="Calibri" w:hAnsi="Goudy Old Style" w:cs="Times New Roman"/>
          <w:b/>
          <w:sz w:val="20"/>
          <w:szCs w:val="20"/>
        </w:rPr>
      </w:pPr>
      <w:r w:rsidRPr="00962AC4">
        <w:rPr>
          <w:rFonts w:ascii="Goudy Old Style" w:eastAsia="Calibri" w:hAnsi="Goudy Old Style" w:cs="Times New Roman"/>
          <w:b/>
          <w:sz w:val="20"/>
          <w:szCs w:val="20"/>
        </w:rPr>
        <w:t>ADVOCATES</w:t>
      </w:r>
    </w:p>
    <w:p w14:paraId="2150B45A" w14:textId="77777777" w:rsidR="00962AC4" w:rsidRPr="00962AC4" w:rsidRDefault="00962AC4" w:rsidP="00962AC4">
      <w:pPr>
        <w:spacing w:after="0" w:line="240" w:lineRule="auto"/>
        <w:rPr>
          <w:rFonts w:ascii="Goudy Old Style" w:eastAsia="Calibri" w:hAnsi="Goudy Old Style" w:cs="Times New Roman"/>
          <w:b/>
          <w:sz w:val="20"/>
          <w:szCs w:val="20"/>
        </w:rPr>
      </w:pPr>
      <w:r w:rsidRPr="00962AC4">
        <w:rPr>
          <w:rFonts w:ascii="Goudy Old Style" w:eastAsia="Calibri" w:hAnsi="Goudy Old Style" w:cs="Times New Roman"/>
          <w:b/>
          <w:sz w:val="20"/>
          <w:szCs w:val="20"/>
        </w:rPr>
        <w:t>BON-ACCORD HOUSE, 2</w:t>
      </w:r>
      <w:r w:rsidRPr="00962AC4">
        <w:rPr>
          <w:rFonts w:ascii="Goudy Old Style" w:eastAsia="Calibri" w:hAnsi="Goudy Old Style" w:cs="Times New Roman"/>
          <w:b/>
          <w:sz w:val="20"/>
          <w:szCs w:val="20"/>
          <w:vertAlign w:val="superscript"/>
        </w:rPr>
        <w:t>ND</w:t>
      </w:r>
      <w:r w:rsidRPr="00962AC4">
        <w:rPr>
          <w:rFonts w:ascii="Goudy Old Style" w:eastAsia="Calibri" w:hAnsi="Goudy Old Style" w:cs="Times New Roman"/>
          <w:b/>
          <w:sz w:val="20"/>
          <w:szCs w:val="20"/>
        </w:rPr>
        <w:t xml:space="preserve"> FLOOR</w:t>
      </w:r>
    </w:p>
    <w:p w14:paraId="30239D2A" w14:textId="77777777" w:rsidR="00962AC4" w:rsidRPr="00962AC4" w:rsidRDefault="00361ABE" w:rsidP="00962AC4">
      <w:pPr>
        <w:spacing w:after="0" w:line="240" w:lineRule="auto"/>
        <w:rPr>
          <w:rFonts w:ascii="Goudy Old Style" w:eastAsia="Calibri" w:hAnsi="Goudy Old Style" w:cs="Times New Roman"/>
          <w:b/>
          <w:sz w:val="20"/>
          <w:szCs w:val="20"/>
        </w:rPr>
      </w:pPr>
      <w:r>
        <w:rPr>
          <w:rFonts w:ascii="Goudy Old Style" w:eastAsia="Calibri" w:hAnsi="Goudy Old Style" w:cs="Times New Roman"/>
          <w:b/>
          <w:sz w:val="20"/>
          <w:szCs w:val="20"/>
        </w:rPr>
        <w:t xml:space="preserve">P.O.BOX </w:t>
      </w:r>
      <w:r w:rsidR="00962AC4" w:rsidRPr="00962AC4">
        <w:rPr>
          <w:rFonts w:ascii="Goudy Old Style" w:eastAsia="Calibri" w:hAnsi="Goudy Old Style" w:cs="Times New Roman"/>
          <w:b/>
          <w:sz w:val="20"/>
          <w:szCs w:val="20"/>
        </w:rPr>
        <w:t>-40100</w:t>
      </w:r>
    </w:p>
    <w:p w14:paraId="61511E23" w14:textId="77777777" w:rsidR="00962AC4" w:rsidRPr="00962AC4" w:rsidRDefault="00962AC4" w:rsidP="00962AC4">
      <w:pPr>
        <w:spacing w:after="0" w:line="240" w:lineRule="auto"/>
        <w:rPr>
          <w:rFonts w:ascii="Goudy Old Style" w:eastAsia="Calibri" w:hAnsi="Goudy Old Style" w:cs="Times New Roman"/>
          <w:sz w:val="20"/>
          <w:szCs w:val="20"/>
          <w:u w:val="single"/>
        </w:rPr>
      </w:pPr>
      <w:r w:rsidRPr="00962AC4">
        <w:rPr>
          <w:rFonts w:ascii="Goudy Old Style" w:eastAsia="Calibri" w:hAnsi="Goudy Old Style" w:cs="Times New Roman"/>
          <w:b/>
          <w:sz w:val="20"/>
          <w:szCs w:val="20"/>
          <w:u w:val="single"/>
        </w:rPr>
        <w:t>KISUMU</w:t>
      </w:r>
    </w:p>
    <w:p w14:paraId="7FFE024C"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4EAB18CA" w14:textId="77777777"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REPUBLIC OF KENYA</w:t>
      </w:r>
    </w:p>
    <w:p w14:paraId="14E2EEE7" w14:textId="77777777"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IN THE HIGH COURT OF KENYA AT KISUMU</w:t>
      </w:r>
    </w:p>
    <w:p w14:paraId="60F3CE83" w14:textId="77777777" w:rsidR="00962AC4" w:rsidRPr="00962AC4" w:rsidRDefault="00361ABE"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SUCCESSION CAUSE NO.  OF 2014</w:t>
      </w:r>
    </w:p>
    <w:p w14:paraId="04465315" w14:textId="77777777" w:rsidR="00962AC4" w:rsidRPr="00962AC4" w:rsidRDefault="00962AC4" w:rsidP="00962AC4">
      <w:pPr>
        <w:spacing w:after="0" w:line="240" w:lineRule="auto"/>
        <w:jc w:val="center"/>
        <w:rPr>
          <w:rFonts w:ascii="Goudy Old Style" w:eastAsia="Calibri" w:hAnsi="Goudy Old Style" w:cs="Times New Roman"/>
          <w:sz w:val="24"/>
          <w:szCs w:val="24"/>
        </w:rPr>
      </w:pPr>
    </w:p>
    <w:p w14:paraId="18EDF7CA" w14:textId="77777777"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T</w:t>
      </w:r>
      <w:r w:rsidR="00361ABE">
        <w:rPr>
          <w:rFonts w:ascii="Goudy Old Style" w:eastAsia="Calibri" w:hAnsi="Goudy Old Style" w:cs="Times New Roman"/>
          <w:b/>
          <w:sz w:val="24"/>
          <w:szCs w:val="24"/>
        </w:rPr>
        <w:t>HE ESTATE OF ………………</w:t>
      </w:r>
      <w:r w:rsidRPr="00962AC4">
        <w:rPr>
          <w:rFonts w:ascii="Goudy Old Style" w:eastAsia="Calibri" w:hAnsi="Goudy Old Style" w:cs="Times New Roman"/>
          <w:b/>
          <w:sz w:val="24"/>
          <w:szCs w:val="24"/>
        </w:rPr>
        <w:t>- DECEASED</w:t>
      </w:r>
    </w:p>
    <w:p w14:paraId="7C47CBD5" w14:textId="77777777" w:rsidR="00962AC4" w:rsidRPr="00962AC4" w:rsidRDefault="00962AC4" w:rsidP="00962AC4">
      <w:pPr>
        <w:spacing w:after="0" w:line="240" w:lineRule="auto"/>
        <w:jc w:val="center"/>
        <w:rPr>
          <w:rFonts w:ascii="Goudy Old Style" w:eastAsia="Calibri" w:hAnsi="Goudy Old Style" w:cs="Times New Roman"/>
          <w:sz w:val="24"/>
          <w:szCs w:val="24"/>
        </w:rPr>
      </w:pPr>
      <w:r w:rsidRPr="00962AC4">
        <w:rPr>
          <w:rFonts w:ascii="Goudy Old Style" w:eastAsia="Calibri" w:hAnsi="Goudy Old Style" w:cs="Times New Roman"/>
          <w:sz w:val="24"/>
          <w:szCs w:val="24"/>
        </w:rPr>
        <w:t>AND</w:t>
      </w:r>
    </w:p>
    <w:p w14:paraId="6963A735" w14:textId="77777777" w:rsidR="00962AC4" w:rsidRPr="00962AC4" w:rsidRDefault="00962AC4" w:rsidP="00962AC4">
      <w:pPr>
        <w:spacing w:after="0"/>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AN AP</w:t>
      </w:r>
      <w:r w:rsidR="00361ABE">
        <w:rPr>
          <w:rFonts w:ascii="Goudy Old Style" w:eastAsia="Calibri" w:hAnsi="Goudy Old Style" w:cs="Times New Roman"/>
          <w:b/>
          <w:sz w:val="24"/>
          <w:szCs w:val="24"/>
        </w:rPr>
        <w:t>PLICATION BY ………………. AND ……………</w:t>
      </w:r>
      <w:r w:rsidRPr="00962AC4">
        <w:rPr>
          <w:rFonts w:ascii="Goudy Old Style" w:eastAsia="Calibri" w:hAnsi="Goudy Old Style" w:cs="Times New Roman"/>
          <w:b/>
          <w:sz w:val="24"/>
          <w:szCs w:val="24"/>
        </w:rPr>
        <w:t xml:space="preserve"> FOR PETITION FOR GRANT</w:t>
      </w:r>
    </w:p>
    <w:p w14:paraId="2F128DC6" w14:textId="77777777" w:rsidR="00962AC4" w:rsidRPr="00962AC4" w:rsidRDefault="00962AC4" w:rsidP="00962AC4">
      <w:pPr>
        <w:spacing w:after="0"/>
        <w:jc w:val="center"/>
        <w:rPr>
          <w:rFonts w:ascii="Goudy Old Style" w:eastAsia="Calibri" w:hAnsi="Goudy Old Style" w:cs="Times New Roman"/>
          <w:b/>
          <w:sz w:val="24"/>
          <w:szCs w:val="24"/>
        </w:rPr>
      </w:pPr>
    </w:p>
    <w:p w14:paraId="75D59F85" w14:textId="77777777" w:rsidR="00962AC4" w:rsidRPr="00962AC4" w:rsidRDefault="00962AC4" w:rsidP="00962AC4">
      <w:pPr>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AFFIDAVIT IN SUPPORT OF PETITION FOR PROBATE OR FOR LETTERS OF ADMINISTRATION WITH WRITTEN WILL ANNEXED</w:t>
      </w:r>
    </w:p>
    <w:p w14:paraId="1F55B32B" w14:textId="77777777" w:rsidR="00962AC4" w:rsidRPr="00962AC4" w:rsidRDefault="00962AC4" w:rsidP="00962AC4">
      <w:pPr>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w:t>
      </w:r>
      <w:r w:rsidR="00361ABE">
        <w:rPr>
          <w:rFonts w:ascii="Goudy Old Style" w:eastAsia="Calibri" w:hAnsi="Goudy Old Style" w:cs="Times New Roman"/>
          <w:b/>
          <w:sz w:val="24"/>
          <w:szCs w:val="24"/>
        </w:rPr>
        <w:t>………………….</w:t>
      </w:r>
      <w:r w:rsidR="00361ABE">
        <w:rPr>
          <w:rFonts w:ascii="Goudy Old Style" w:eastAsia="Calibri" w:hAnsi="Goudy Old Style" w:cs="Times New Roman"/>
          <w:sz w:val="24"/>
          <w:szCs w:val="24"/>
        </w:rPr>
        <w:t xml:space="preserve"> and ……………………….</w:t>
      </w:r>
      <w:r w:rsidRPr="00962AC4">
        <w:rPr>
          <w:rFonts w:ascii="Goudy Old Style" w:eastAsia="Calibri" w:hAnsi="Goudy Old Style" w:cs="Times New Roman"/>
          <w:sz w:val="24"/>
          <w:szCs w:val="24"/>
        </w:rPr>
        <w:t xml:space="preserve"> of P.O Box 24 MUHORONI, residents of Nyando District within the Republic of Kenya and  male adults of sound mind do hereby jointly make oath and state as follows:-</w:t>
      </w:r>
    </w:p>
    <w:p w14:paraId="35C74A38" w14:textId="77777777"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full names of the deceased to whose estate the proceeding</w:t>
      </w:r>
      <w:r w:rsidR="00361ABE">
        <w:rPr>
          <w:rFonts w:ascii="Goudy Old Style" w:eastAsia="Calibri" w:hAnsi="Goudy Old Style" w:cs="Times New Roman"/>
          <w:sz w:val="24"/>
          <w:szCs w:val="24"/>
        </w:rPr>
        <w:t>s herein relate is ………</w:t>
      </w:r>
      <w:r w:rsidRPr="00962AC4">
        <w:rPr>
          <w:rFonts w:ascii="Goudy Old Style" w:eastAsia="Calibri" w:hAnsi="Goudy Old Style" w:cs="Times New Roman"/>
          <w:sz w:val="24"/>
          <w:szCs w:val="24"/>
        </w:rPr>
        <w:t xml:space="preserve"> and we are the petitioners named in the petition herein dated the</w:t>
      </w:r>
      <w:r w:rsidR="00361ABE">
        <w:rPr>
          <w:rFonts w:ascii="Goudy Old Style" w:eastAsia="Calibri" w:hAnsi="Goudy Old Style" w:cs="Times New Roman"/>
          <w:sz w:val="24"/>
          <w:szCs w:val="24"/>
        </w:rPr>
        <w:t>….…………..day of ……………………………….2014</w:t>
      </w:r>
      <w:r w:rsidRPr="00962AC4">
        <w:rPr>
          <w:rFonts w:ascii="Goudy Old Style" w:eastAsia="Calibri" w:hAnsi="Goudy Old Style" w:cs="Times New Roman"/>
          <w:sz w:val="24"/>
          <w:szCs w:val="24"/>
        </w:rPr>
        <w:t xml:space="preserve"> upon which I have endorsed my name at the time of swearing this affidavit.</w:t>
      </w:r>
    </w:p>
    <w:p w14:paraId="397718C4" w14:textId="77777777" w:rsidR="00962AC4" w:rsidRPr="00962AC4" w:rsidRDefault="00962AC4" w:rsidP="00962AC4">
      <w:pPr>
        <w:ind w:left="720"/>
        <w:contextualSpacing/>
        <w:jc w:val="both"/>
        <w:rPr>
          <w:rFonts w:ascii="Goudy Old Style" w:eastAsia="Calibri" w:hAnsi="Goudy Old Style" w:cs="Times New Roman"/>
          <w:sz w:val="24"/>
          <w:szCs w:val="24"/>
        </w:rPr>
      </w:pPr>
    </w:p>
    <w:p w14:paraId="28FDE98D" w14:textId="77777777"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lastRenderedPageBreak/>
        <w:t>The deceased died on the 28</w:t>
      </w:r>
      <w:r w:rsidRPr="00962AC4">
        <w:rPr>
          <w:rFonts w:ascii="Goudy Old Style" w:eastAsia="Calibri" w:hAnsi="Goudy Old Style" w:cs="Times New Roman"/>
          <w:sz w:val="24"/>
          <w:szCs w:val="24"/>
          <w:vertAlign w:val="superscript"/>
        </w:rPr>
        <w:t xml:space="preserve">th </w:t>
      </w:r>
      <w:r w:rsidRPr="00962AC4">
        <w:rPr>
          <w:rFonts w:ascii="Goudy Old Style" w:eastAsia="Calibri" w:hAnsi="Goudy Old Style" w:cs="Times New Roman"/>
          <w:sz w:val="24"/>
          <w:szCs w:val="24"/>
        </w:rPr>
        <w:t>January 2000 at H.H. AGA KHAN HOSPITAL KISUMU as appears from the attached photocopy of the certificate of Death marked “MAO-1” upon which we have written our names at the time of swearing hereof.</w:t>
      </w:r>
    </w:p>
    <w:p w14:paraId="2FF5919A" w14:textId="77777777" w:rsidR="00962AC4" w:rsidRPr="00962AC4" w:rsidRDefault="00962AC4" w:rsidP="00962AC4">
      <w:pPr>
        <w:ind w:left="720"/>
        <w:contextualSpacing/>
        <w:jc w:val="both"/>
        <w:rPr>
          <w:rFonts w:ascii="Goudy Old Style" w:eastAsia="Calibri" w:hAnsi="Goudy Old Style" w:cs="Times New Roman"/>
          <w:sz w:val="24"/>
          <w:szCs w:val="24"/>
        </w:rPr>
      </w:pPr>
    </w:p>
    <w:p w14:paraId="7ADF9071" w14:textId="77777777"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deceased was at the date of his death domiciled Kenya and his last known place of residence was at Koru in Nyando District.</w:t>
      </w:r>
    </w:p>
    <w:p w14:paraId="6DB53489" w14:textId="77777777" w:rsidR="00962AC4" w:rsidRPr="00962AC4" w:rsidRDefault="00962AC4" w:rsidP="00962AC4">
      <w:pPr>
        <w:ind w:left="720"/>
        <w:contextualSpacing/>
        <w:jc w:val="both"/>
        <w:rPr>
          <w:rFonts w:ascii="Goudy Old Style" w:eastAsia="Calibri" w:hAnsi="Goudy Old Style" w:cs="Times New Roman"/>
          <w:sz w:val="24"/>
          <w:szCs w:val="24"/>
        </w:rPr>
      </w:pPr>
    </w:p>
    <w:p w14:paraId="5BAD64C7" w14:textId="77777777"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deceased died leaving a valid written will dated the 22</w:t>
      </w:r>
      <w:r w:rsidRPr="00962AC4">
        <w:rPr>
          <w:rFonts w:ascii="Goudy Old Style" w:eastAsia="Calibri" w:hAnsi="Goudy Old Style" w:cs="Times New Roman"/>
          <w:sz w:val="24"/>
          <w:szCs w:val="24"/>
          <w:vertAlign w:val="superscript"/>
        </w:rPr>
        <w:t>nd</w:t>
      </w:r>
      <w:r w:rsidRPr="00962AC4">
        <w:rPr>
          <w:rFonts w:ascii="Goudy Old Style" w:eastAsia="Calibri" w:hAnsi="Goudy Old Style" w:cs="Times New Roman"/>
          <w:sz w:val="24"/>
          <w:szCs w:val="24"/>
        </w:rPr>
        <w:t xml:space="preserve"> February 1999.</w:t>
      </w:r>
    </w:p>
    <w:p w14:paraId="26000D9F" w14:textId="77777777" w:rsidR="00962AC4" w:rsidRPr="00962AC4" w:rsidRDefault="00962AC4" w:rsidP="00962AC4">
      <w:pPr>
        <w:ind w:left="720"/>
        <w:contextualSpacing/>
        <w:jc w:val="both"/>
        <w:rPr>
          <w:rFonts w:ascii="Goudy Old Style" w:eastAsia="Calibri" w:hAnsi="Goudy Old Style" w:cs="Times New Roman"/>
          <w:sz w:val="24"/>
          <w:szCs w:val="24"/>
        </w:rPr>
      </w:pPr>
    </w:p>
    <w:p w14:paraId="6B1752BE" w14:textId="77777777"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We are seeking a grant of representation on the grounds that we are the Executors and Administrators of the deceased’s e</w:t>
      </w:r>
      <w:r w:rsidR="00361ABE">
        <w:rPr>
          <w:rFonts w:ascii="Goudy Old Style" w:eastAsia="Calibri" w:hAnsi="Goudy Old Style" w:cs="Times New Roman"/>
          <w:sz w:val="24"/>
          <w:szCs w:val="24"/>
        </w:rPr>
        <w:t>state the other being ……….</w:t>
      </w:r>
      <w:r w:rsidRPr="00962AC4">
        <w:rPr>
          <w:rFonts w:ascii="Goudy Old Style" w:eastAsia="Calibri" w:hAnsi="Goudy Old Style" w:cs="Times New Roman"/>
          <w:sz w:val="24"/>
          <w:szCs w:val="24"/>
        </w:rPr>
        <w:t>.</w:t>
      </w:r>
    </w:p>
    <w:p w14:paraId="78CE35E3" w14:textId="77777777" w:rsidR="00962AC4" w:rsidRPr="00962AC4" w:rsidRDefault="00962AC4" w:rsidP="00962AC4">
      <w:pPr>
        <w:ind w:left="720"/>
        <w:contextualSpacing/>
        <w:jc w:val="both"/>
        <w:rPr>
          <w:rFonts w:ascii="Goudy Old Style" w:eastAsia="Calibri" w:hAnsi="Goudy Old Style" w:cs="Times New Roman"/>
          <w:sz w:val="24"/>
          <w:szCs w:val="24"/>
        </w:rPr>
      </w:pPr>
    </w:p>
    <w:p w14:paraId="19F630D7" w14:textId="77777777"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The following is a full inventory of all the assets and liabilities of the deceased at the date of his death(including such assets, if any, as have arisen or become known since that date) </w:t>
      </w:r>
    </w:p>
    <w:p w14:paraId="14BC66D3" w14:textId="77777777" w:rsidR="00962AC4" w:rsidRPr="00962AC4" w:rsidRDefault="00962AC4" w:rsidP="00962AC4">
      <w:pPr>
        <w:ind w:left="720"/>
        <w:contextualSpacing/>
        <w:rPr>
          <w:rFonts w:ascii="Goudy Old Style" w:eastAsia="Calibri" w:hAnsi="Goudy Old Style" w:cs="Times New Roman"/>
          <w:b/>
          <w:sz w:val="24"/>
          <w:szCs w:val="24"/>
        </w:rPr>
      </w:pPr>
      <w:r w:rsidRPr="00962AC4">
        <w:rPr>
          <w:rFonts w:ascii="Goudy Old Style" w:eastAsia="Calibri" w:hAnsi="Goudy Old Style" w:cs="Times New Roman"/>
          <w:b/>
          <w:sz w:val="24"/>
          <w:szCs w:val="24"/>
        </w:rPr>
        <w:t>ASSETS:</w:t>
      </w:r>
    </w:p>
    <w:p w14:paraId="1AC16168"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Ag</w:t>
      </w:r>
      <w:r w:rsidR="00361ABE">
        <w:rPr>
          <w:rFonts w:ascii="Goudy Old Style" w:eastAsia="Calibri" w:hAnsi="Goudy Old Style" w:cs="Times New Roman"/>
          <w:sz w:val="24"/>
          <w:szCs w:val="24"/>
        </w:rPr>
        <w:t>er Farm, Kisumu/</w:t>
      </w:r>
    </w:p>
    <w:p w14:paraId="07C28177"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Land at Lambwe Valley</w:t>
      </w:r>
    </w:p>
    <w:p w14:paraId="4BED6BED"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 Plot at Kanyakwar-Kisumu Municipality</w:t>
      </w:r>
    </w:p>
    <w:p w14:paraId="6E5237B0"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 Plot near the bridge along Kakamega-Kisumu road  in Kisumu Municipality</w:t>
      </w:r>
    </w:p>
    <w:p w14:paraId="632F5DE9"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 Plot in Siaya Township</w:t>
      </w:r>
    </w:p>
    <w:p w14:paraId="2B32A0F7"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Peu</w:t>
      </w:r>
      <w:r w:rsidR="00361ABE">
        <w:rPr>
          <w:rFonts w:ascii="Goudy Old Style" w:eastAsia="Calibri" w:hAnsi="Goudy Old Style" w:cs="Times New Roman"/>
          <w:sz w:val="24"/>
          <w:szCs w:val="24"/>
        </w:rPr>
        <w:t xml:space="preserve">geot 504 Pick-up reg no. </w:t>
      </w:r>
    </w:p>
    <w:p w14:paraId="5055FE18"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V</w:t>
      </w:r>
      <w:r w:rsidR="00361ABE">
        <w:rPr>
          <w:rFonts w:ascii="Goudy Old Style" w:eastAsia="Calibri" w:hAnsi="Goudy Old Style" w:cs="Times New Roman"/>
          <w:sz w:val="24"/>
          <w:szCs w:val="24"/>
        </w:rPr>
        <w:t>olkswagen Combi Reg. NO</w:t>
      </w:r>
    </w:p>
    <w:p w14:paraId="0E01BACF"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Account with Standard Chartered Bank, Kenyatta Avenue Branch Nairobi.</w:t>
      </w:r>
    </w:p>
    <w:p w14:paraId="736853BD"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Account with Standard Chartered Bank, Kisumu Branch</w:t>
      </w:r>
    </w:p>
    <w:p w14:paraId="046170E0"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Account with National Bank of Kenya,Kisumu Branch</w:t>
      </w:r>
    </w:p>
    <w:p w14:paraId="2933F48E"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Shares with Uchumi</w:t>
      </w:r>
    </w:p>
    <w:p w14:paraId="4939A162" w14:textId="77777777"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Shares with Kenya Airways</w:t>
      </w:r>
    </w:p>
    <w:p w14:paraId="42F1167A" w14:textId="77777777" w:rsidR="00962AC4" w:rsidRPr="00962AC4" w:rsidRDefault="00962AC4" w:rsidP="00962AC4">
      <w:pPr>
        <w:ind w:left="144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Total estimated value Kshs.4</w:t>
      </w:r>
      <w:r w:rsidR="00361ABE">
        <w:rPr>
          <w:rFonts w:ascii="Goudy Old Style" w:eastAsia="Calibri" w:hAnsi="Goudy Old Style" w:cs="Times New Roman"/>
          <w:sz w:val="24"/>
          <w:szCs w:val="24"/>
        </w:rPr>
        <w:t>0</w:t>
      </w:r>
      <w:r w:rsidRPr="00962AC4">
        <w:rPr>
          <w:rFonts w:ascii="Goudy Old Style" w:eastAsia="Calibri" w:hAnsi="Goudy Old Style" w:cs="Times New Roman"/>
          <w:sz w:val="24"/>
          <w:szCs w:val="24"/>
        </w:rPr>
        <w:t>,000,000.00/=</w:t>
      </w:r>
    </w:p>
    <w:p w14:paraId="35F8130C" w14:textId="77777777" w:rsidR="00962AC4" w:rsidRPr="00962AC4" w:rsidRDefault="00962AC4" w:rsidP="00962AC4">
      <w:pPr>
        <w:rPr>
          <w:rFonts w:ascii="Goudy Old Style" w:eastAsia="Calibri" w:hAnsi="Goudy Old Style" w:cs="Times New Roman"/>
          <w:b/>
          <w:sz w:val="24"/>
          <w:szCs w:val="24"/>
        </w:rPr>
      </w:pPr>
      <w:r w:rsidRPr="00962AC4">
        <w:rPr>
          <w:rFonts w:ascii="Goudy Old Style" w:eastAsia="Calibri" w:hAnsi="Goudy Old Style" w:cs="Times New Roman"/>
          <w:b/>
          <w:sz w:val="24"/>
          <w:szCs w:val="24"/>
        </w:rPr>
        <w:t>Liabilities</w:t>
      </w:r>
    </w:p>
    <w:p w14:paraId="08FF8D34" w14:textId="77777777" w:rsidR="00962AC4" w:rsidRPr="00962AC4" w:rsidRDefault="00962AC4" w:rsidP="00664A0A">
      <w:pPr>
        <w:numPr>
          <w:ilvl w:val="0"/>
          <w:numId w:val="13"/>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Loan of Kshs. 2,000,000.00/=</w:t>
      </w:r>
    </w:p>
    <w:p w14:paraId="4ED8AF33" w14:textId="77777777" w:rsidR="00962AC4" w:rsidRPr="00962AC4" w:rsidRDefault="00361ABE" w:rsidP="00962AC4">
      <w:pPr>
        <w:ind w:left="1080"/>
        <w:contextualSpacing/>
        <w:rPr>
          <w:rFonts w:ascii="Goudy Old Style" w:eastAsia="Calibri" w:hAnsi="Goudy Old Style" w:cs="Times New Roman"/>
          <w:sz w:val="24"/>
          <w:szCs w:val="24"/>
        </w:rPr>
      </w:pPr>
      <w:r>
        <w:rPr>
          <w:rFonts w:ascii="Goudy Old Style" w:eastAsia="Calibri" w:hAnsi="Goudy Old Style" w:cs="Times New Roman"/>
          <w:sz w:val="24"/>
          <w:szCs w:val="24"/>
        </w:rPr>
        <w:t>Total estimated value Kshs. 38</w:t>
      </w:r>
      <w:r w:rsidR="00962AC4" w:rsidRPr="00962AC4">
        <w:rPr>
          <w:rFonts w:ascii="Goudy Old Style" w:eastAsia="Calibri" w:hAnsi="Goudy Old Style" w:cs="Times New Roman"/>
          <w:sz w:val="24"/>
          <w:szCs w:val="24"/>
        </w:rPr>
        <w:t>,000,000.00/=</w:t>
      </w:r>
    </w:p>
    <w:p w14:paraId="69C610EA" w14:textId="77777777" w:rsidR="00962AC4" w:rsidRPr="00962AC4" w:rsidRDefault="00962AC4" w:rsidP="00664A0A">
      <w:pPr>
        <w:numPr>
          <w:ilvl w:val="0"/>
          <w:numId w:val="11"/>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The facts de</w:t>
      </w:r>
      <w:r w:rsidR="00361ABE">
        <w:rPr>
          <w:rFonts w:ascii="Goudy Old Style" w:eastAsia="Calibri" w:hAnsi="Goudy Old Style" w:cs="Times New Roman"/>
          <w:sz w:val="24"/>
          <w:szCs w:val="24"/>
        </w:rPr>
        <w:t>p</w:t>
      </w:r>
      <w:r w:rsidRPr="00962AC4">
        <w:rPr>
          <w:rFonts w:ascii="Goudy Old Style" w:eastAsia="Calibri" w:hAnsi="Goudy Old Style" w:cs="Times New Roman"/>
          <w:sz w:val="24"/>
          <w:szCs w:val="24"/>
        </w:rPr>
        <w:t>oned hereinabove are known to us of our personal knowledge.</w:t>
      </w:r>
    </w:p>
    <w:p w14:paraId="6E83D598" w14:textId="77777777" w:rsidR="00962AC4" w:rsidRPr="00962AC4" w:rsidRDefault="00962AC4" w:rsidP="00962AC4">
      <w:pPr>
        <w:ind w:left="720"/>
        <w:contextualSpacing/>
        <w:rPr>
          <w:rFonts w:ascii="Goudy Old Style" w:eastAsia="Calibri" w:hAnsi="Goudy Old Style" w:cs="Times New Roman"/>
          <w:sz w:val="24"/>
          <w:szCs w:val="24"/>
        </w:rPr>
      </w:pPr>
    </w:p>
    <w:p w14:paraId="52A61A55"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494D214B"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Sworn at Kisumu by the said                                    }</w:t>
      </w:r>
    </w:p>
    <w:p w14:paraId="2F032219" w14:textId="77777777"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 and Henry </w:t>
      </w:r>
      <w:r w:rsidR="00962AC4" w:rsidRPr="00962AC4">
        <w:rPr>
          <w:rFonts w:ascii="Goudy Old Style" w:eastAsia="Calibri" w:hAnsi="Goudy Old Style" w:cs="Times New Roman"/>
          <w:sz w:val="24"/>
          <w:szCs w:val="24"/>
        </w:rPr>
        <w:t xml:space="preserve">      } ………………………………….</w:t>
      </w:r>
    </w:p>
    <w:p w14:paraId="263FE97B"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on this………………... day of                </w:t>
      </w:r>
      <w:r w:rsidR="00361ABE">
        <w:rPr>
          <w:rFonts w:ascii="Goudy Old Style" w:eastAsia="Calibri" w:hAnsi="Goudy Old Style" w:cs="Times New Roman"/>
          <w:sz w:val="24"/>
          <w:szCs w:val="24"/>
        </w:rPr>
        <w:t xml:space="preserve">           } </w:t>
      </w:r>
    </w:p>
    <w:p w14:paraId="7CECE9B3"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2011                                         }</w:t>
      </w:r>
    </w:p>
    <w:p w14:paraId="27CE65F3"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Before me                                                                 } ……………………………………</w:t>
      </w:r>
    </w:p>
    <w:p w14:paraId="3429E0BD"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lastRenderedPageBreak/>
        <w:t xml:space="preserve">                                                                           </w:t>
      </w:r>
      <w:r w:rsidR="00361ABE">
        <w:rPr>
          <w:rFonts w:ascii="Goudy Old Style" w:eastAsia="Calibri" w:hAnsi="Goudy Old Style" w:cs="Times New Roman"/>
          <w:sz w:val="24"/>
          <w:szCs w:val="24"/>
        </w:rPr>
        <w:t xml:space="preserve">      }  </w:t>
      </w:r>
    </w:p>
    <w:p w14:paraId="459F74BF"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14:paraId="114EA52C"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14:paraId="11233E09"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Commissioner for Oaths                                          }</w:t>
      </w:r>
    </w:p>
    <w:p w14:paraId="100FA9D4"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43F2D33A"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559E2E29" w14:textId="77777777"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p>
    <w:p w14:paraId="305DCFC9" w14:textId="77777777"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DRAWN &amp; FILED BY</w:t>
      </w:r>
    </w:p>
    <w:p w14:paraId="19F91349" w14:textId="77777777"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GOR MAHIA</w:t>
      </w:r>
      <w:r w:rsidR="00962AC4" w:rsidRPr="00962AC4">
        <w:rPr>
          <w:rFonts w:ascii="Goudy Old Style" w:eastAsia="Calibri" w:hAnsi="Goudy Old Style" w:cs="Times New Roman"/>
          <w:sz w:val="24"/>
          <w:szCs w:val="24"/>
        </w:rPr>
        <w:t xml:space="preserve"> &amp; COMPANY</w:t>
      </w:r>
    </w:p>
    <w:p w14:paraId="03659304"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ADVOCATES</w:t>
      </w:r>
    </w:p>
    <w:p w14:paraId="6AC5BC78"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2</w:t>
      </w:r>
      <w:r w:rsidRPr="00962AC4">
        <w:rPr>
          <w:rFonts w:ascii="Goudy Old Style" w:eastAsia="Calibri" w:hAnsi="Goudy Old Style" w:cs="Times New Roman"/>
          <w:sz w:val="24"/>
          <w:szCs w:val="24"/>
          <w:vertAlign w:val="superscript"/>
        </w:rPr>
        <w:t>ND</w:t>
      </w:r>
      <w:r w:rsidRPr="00962AC4">
        <w:rPr>
          <w:rFonts w:ascii="Goudy Old Style" w:eastAsia="Calibri" w:hAnsi="Goudy Old Style" w:cs="Times New Roman"/>
          <w:sz w:val="24"/>
          <w:szCs w:val="24"/>
        </w:rPr>
        <w:t xml:space="preserve"> FLOOR,</w:t>
      </w:r>
    </w:p>
    <w:p w14:paraId="3EDC3464" w14:textId="77777777"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P.O. BOX </w:t>
      </w:r>
      <w:r w:rsidR="00962AC4" w:rsidRPr="00962AC4">
        <w:rPr>
          <w:rFonts w:ascii="Goudy Old Style" w:eastAsia="Calibri" w:hAnsi="Goudy Old Style" w:cs="Times New Roman"/>
          <w:sz w:val="24"/>
          <w:szCs w:val="24"/>
        </w:rPr>
        <w:t>-40100</w:t>
      </w:r>
    </w:p>
    <w:p w14:paraId="20D2B047" w14:textId="77777777"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KISUMU</w:t>
      </w:r>
    </w:p>
    <w:p w14:paraId="4DC1665D"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0F80DE12"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5DD41BAC"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2D368C19"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20A9632A"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1D4E120F"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57178E15" w14:textId="77777777"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REPUBLIC OF KENYA</w:t>
      </w:r>
    </w:p>
    <w:p w14:paraId="3DB2A428" w14:textId="77777777"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IN THE HIGH COURT OF KENYA AT KISUMU</w:t>
      </w:r>
    </w:p>
    <w:p w14:paraId="095054EC" w14:textId="77777777" w:rsidR="00962AC4" w:rsidRPr="00962AC4" w:rsidRDefault="00361ABE"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SUCCESSION CAUSE NO.  OF 2014</w:t>
      </w:r>
    </w:p>
    <w:p w14:paraId="69D692A9" w14:textId="77777777" w:rsidR="00962AC4" w:rsidRPr="00962AC4" w:rsidRDefault="00962AC4" w:rsidP="00962AC4">
      <w:pPr>
        <w:spacing w:after="0" w:line="240" w:lineRule="auto"/>
        <w:jc w:val="center"/>
        <w:rPr>
          <w:rFonts w:ascii="Goudy Old Style" w:eastAsia="Calibri" w:hAnsi="Goudy Old Style" w:cs="Times New Roman"/>
          <w:sz w:val="24"/>
          <w:szCs w:val="24"/>
        </w:rPr>
      </w:pPr>
    </w:p>
    <w:p w14:paraId="67C54EAF" w14:textId="77777777"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T</w:t>
      </w:r>
      <w:r w:rsidR="00361ABE">
        <w:rPr>
          <w:rFonts w:ascii="Goudy Old Style" w:eastAsia="Calibri" w:hAnsi="Goudy Old Style" w:cs="Times New Roman"/>
          <w:b/>
          <w:sz w:val="24"/>
          <w:szCs w:val="24"/>
        </w:rPr>
        <w:t>HE ESTATE OF ……………….</w:t>
      </w:r>
      <w:r w:rsidRPr="00962AC4">
        <w:rPr>
          <w:rFonts w:ascii="Goudy Old Style" w:eastAsia="Calibri" w:hAnsi="Goudy Old Style" w:cs="Times New Roman"/>
          <w:b/>
          <w:sz w:val="24"/>
          <w:szCs w:val="24"/>
        </w:rPr>
        <w:t>- DECEASED</w:t>
      </w:r>
    </w:p>
    <w:p w14:paraId="176881FE" w14:textId="77777777" w:rsidR="00962AC4" w:rsidRPr="00962AC4" w:rsidRDefault="00962AC4" w:rsidP="00962AC4">
      <w:pPr>
        <w:spacing w:after="0" w:line="240" w:lineRule="auto"/>
        <w:jc w:val="center"/>
        <w:rPr>
          <w:rFonts w:ascii="Goudy Old Style" w:eastAsia="Calibri" w:hAnsi="Goudy Old Style" w:cs="Times New Roman"/>
          <w:sz w:val="24"/>
          <w:szCs w:val="24"/>
        </w:rPr>
      </w:pPr>
      <w:r w:rsidRPr="00962AC4">
        <w:rPr>
          <w:rFonts w:ascii="Goudy Old Style" w:eastAsia="Calibri" w:hAnsi="Goudy Old Style" w:cs="Times New Roman"/>
          <w:sz w:val="24"/>
          <w:szCs w:val="24"/>
        </w:rPr>
        <w:t>AND</w:t>
      </w:r>
    </w:p>
    <w:p w14:paraId="1F4FAEC3" w14:textId="77777777" w:rsidR="00962AC4" w:rsidRPr="00962AC4" w:rsidRDefault="00962AC4" w:rsidP="00962AC4">
      <w:pPr>
        <w:spacing w:after="0"/>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AN AP</w:t>
      </w:r>
      <w:r w:rsidR="00361ABE">
        <w:rPr>
          <w:rFonts w:ascii="Goudy Old Style" w:eastAsia="Calibri" w:hAnsi="Goudy Old Style" w:cs="Times New Roman"/>
          <w:b/>
          <w:sz w:val="24"/>
          <w:szCs w:val="24"/>
        </w:rPr>
        <w:t>PLICATION BY ……………… AND ……………………</w:t>
      </w:r>
      <w:r w:rsidRPr="00962AC4">
        <w:rPr>
          <w:rFonts w:ascii="Goudy Old Style" w:eastAsia="Calibri" w:hAnsi="Goudy Old Style" w:cs="Times New Roman"/>
          <w:b/>
          <w:sz w:val="24"/>
          <w:szCs w:val="24"/>
        </w:rPr>
        <w:t xml:space="preserve"> FOR PETITION FOR GRANT</w:t>
      </w:r>
    </w:p>
    <w:p w14:paraId="4EF03F3D" w14:textId="77777777" w:rsidR="00962AC4" w:rsidRPr="00962AC4" w:rsidRDefault="00962AC4" w:rsidP="00962AC4">
      <w:pPr>
        <w:spacing w:after="0"/>
        <w:jc w:val="center"/>
        <w:rPr>
          <w:rFonts w:ascii="Goudy Old Style" w:eastAsia="Calibri" w:hAnsi="Goudy Old Style" w:cs="Times New Roman"/>
          <w:b/>
          <w:sz w:val="24"/>
          <w:szCs w:val="24"/>
        </w:rPr>
      </w:pPr>
    </w:p>
    <w:p w14:paraId="71B6DD2D" w14:textId="77777777" w:rsidR="00962AC4" w:rsidRPr="00962AC4" w:rsidRDefault="00962AC4" w:rsidP="00962AC4">
      <w:pPr>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AFFIDAVIT OF JUSTIFICATION OF PROPOSED ADMINISTRATORS</w:t>
      </w:r>
    </w:p>
    <w:p w14:paraId="0F4FF545" w14:textId="77777777" w:rsidR="00962AC4" w:rsidRPr="00962AC4" w:rsidRDefault="00962AC4" w:rsidP="00962AC4">
      <w:pPr>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w:t>
      </w:r>
      <w:r w:rsidR="00361ABE">
        <w:rPr>
          <w:rFonts w:ascii="Goudy Old Style" w:eastAsia="Calibri" w:hAnsi="Goudy Old Style" w:cs="Times New Roman"/>
          <w:b/>
          <w:sz w:val="24"/>
          <w:szCs w:val="24"/>
        </w:rPr>
        <w:t>………………….</w:t>
      </w:r>
      <w:r w:rsidRPr="00962AC4">
        <w:rPr>
          <w:rFonts w:ascii="Goudy Old Style" w:eastAsia="Calibri" w:hAnsi="Goudy Old Style" w:cs="Times New Roman"/>
          <w:sz w:val="24"/>
          <w:szCs w:val="24"/>
        </w:rPr>
        <w:t xml:space="preserve"> and </w:t>
      </w:r>
      <w:r w:rsidR="00361ABE">
        <w:rPr>
          <w:rFonts w:ascii="Goudy Old Style" w:eastAsia="Calibri" w:hAnsi="Goudy Old Style" w:cs="Times New Roman"/>
          <w:b/>
          <w:sz w:val="24"/>
          <w:szCs w:val="24"/>
        </w:rPr>
        <w:t>…………………….</w:t>
      </w:r>
      <w:r w:rsidRPr="00962AC4">
        <w:rPr>
          <w:rFonts w:ascii="Goudy Old Style" w:eastAsia="Calibri" w:hAnsi="Goudy Old Style" w:cs="Times New Roman"/>
          <w:sz w:val="24"/>
          <w:szCs w:val="24"/>
        </w:rPr>
        <w:t xml:space="preserve"> of P.O Box 24 MUHORONI, petitioned  this Honourable for grant of Probate of the will annexed of the estate of the</w:t>
      </w:r>
      <w:r w:rsidR="00361ABE">
        <w:rPr>
          <w:rFonts w:ascii="Goudy Old Style" w:eastAsia="Calibri" w:hAnsi="Goudy Old Style" w:cs="Times New Roman"/>
          <w:sz w:val="24"/>
          <w:szCs w:val="24"/>
        </w:rPr>
        <w:t xml:space="preserve"> above-named …………</w:t>
      </w:r>
      <w:r w:rsidRPr="00962AC4">
        <w:rPr>
          <w:rFonts w:ascii="Goudy Old Style" w:eastAsia="Calibri" w:hAnsi="Goudy Old Style" w:cs="Times New Roman"/>
          <w:sz w:val="24"/>
          <w:szCs w:val="24"/>
        </w:rPr>
        <w:t xml:space="preserve"> WHO DIED ON 28</w:t>
      </w:r>
      <w:r w:rsidRPr="00962AC4">
        <w:rPr>
          <w:rFonts w:ascii="Goudy Old Style" w:eastAsia="Calibri" w:hAnsi="Goudy Old Style" w:cs="Times New Roman"/>
          <w:sz w:val="24"/>
          <w:szCs w:val="24"/>
          <w:vertAlign w:val="superscript"/>
        </w:rPr>
        <w:t>TH</w:t>
      </w:r>
      <w:r w:rsidRPr="00962AC4">
        <w:rPr>
          <w:rFonts w:ascii="Goudy Old Style" w:eastAsia="Calibri" w:hAnsi="Goudy Old Style" w:cs="Times New Roman"/>
          <w:sz w:val="24"/>
          <w:szCs w:val="24"/>
        </w:rPr>
        <w:t xml:space="preserve"> January 2000 take oath and say as follows:-</w:t>
      </w:r>
    </w:p>
    <w:p w14:paraId="09811D87" w14:textId="77777777" w:rsidR="00962AC4" w:rsidRPr="00962AC4" w:rsidRDefault="00962AC4" w:rsidP="00664A0A">
      <w:pPr>
        <w:numPr>
          <w:ilvl w:val="0"/>
          <w:numId w:val="14"/>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are after payment of all the deceased’s just debts and having taken into account all his liabilities well and truly worth net of such debts and liabilities in immovable and movable assets in Kenya at least the sum of </w:t>
      </w:r>
      <w:r w:rsidR="00361ABE">
        <w:rPr>
          <w:rFonts w:ascii="Goudy Old Style" w:eastAsia="Calibri" w:hAnsi="Goudy Old Style" w:cs="Times New Roman"/>
          <w:b/>
          <w:sz w:val="24"/>
          <w:szCs w:val="24"/>
        </w:rPr>
        <w:t>Kshs. Thirty eight Million ( Kshs. 38</w:t>
      </w:r>
      <w:r w:rsidRPr="00962AC4">
        <w:rPr>
          <w:rFonts w:ascii="Goudy Old Style" w:eastAsia="Calibri" w:hAnsi="Goudy Old Style" w:cs="Times New Roman"/>
          <w:b/>
          <w:sz w:val="24"/>
          <w:szCs w:val="24"/>
        </w:rPr>
        <w:t>,000,000.00/=).</w:t>
      </w:r>
    </w:p>
    <w:p w14:paraId="39568621" w14:textId="77777777" w:rsidR="00962AC4" w:rsidRPr="00962AC4" w:rsidRDefault="00962AC4" w:rsidP="00962AC4">
      <w:pPr>
        <w:ind w:left="720"/>
        <w:contextualSpacing/>
        <w:rPr>
          <w:rFonts w:ascii="Goudy Old Style" w:eastAsia="Calibri" w:hAnsi="Goudy Old Style" w:cs="Times New Roman"/>
          <w:sz w:val="24"/>
          <w:szCs w:val="24"/>
        </w:rPr>
      </w:pPr>
    </w:p>
    <w:p w14:paraId="476481C5" w14:textId="77777777" w:rsidR="00962AC4" w:rsidRPr="00962AC4" w:rsidRDefault="00962AC4" w:rsidP="00664A0A">
      <w:pPr>
        <w:numPr>
          <w:ilvl w:val="0"/>
          <w:numId w:val="14"/>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The facts herein dep</w:t>
      </w:r>
      <w:r w:rsidR="00361ABE">
        <w:rPr>
          <w:rFonts w:ascii="Goudy Old Style" w:eastAsia="Calibri" w:hAnsi="Goudy Old Style" w:cs="Times New Roman"/>
          <w:sz w:val="24"/>
          <w:szCs w:val="24"/>
        </w:rPr>
        <w:t>osed</w:t>
      </w:r>
      <w:r w:rsidRPr="00962AC4">
        <w:rPr>
          <w:rFonts w:ascii="Goudy Old Style" w:eastAsia="Calibri" w:hAnsi="Goudy Old Style" w:cs="Times New Roman"/>
          <w:sz w:val="24"/>
          <w:szCs w:val="24"/>
        </w:rPr>
        <w:t xml:space="preserve"> are known to us as of our own personal knowledge.</w:t>
      </w:r>
    </w:p>
    <w:p w14:paraId="75D33DFA" w14:textId="77777777" w:rsidR="00962AC4" w:rsidRPr="00962AC4" w:rsidRDefault="00962AC4" w:rsidP="00962AC4">
      <w:pPr>
        <w:ind w:left="720"/>
        <w:contextualSpacing/>
        <w:rPr>
          <w:rFonts w:ascii="Goudy Old Style" w:eastAsia="Calibri" w:hAnsi="Goudy Old Style" w:cs="Times New Roman"/>
          <w:sz w:val="24"/>
          <w:szCs w:val="24"/>
        </w:rPr>
      </w:pPr>
    </w:p>
    <w:p w14:paraId="43FD90BD"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71A6724E"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197C1DC3"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b/>
          <w:sz w:val="24"/>
          <w:szCs w:val="24"/>
        </w:rPr>
        <w:t>SWORN</w:t>
      </w:r>
      <w:r w:rsidRPr="00962AC4">
        <w:rPr>
          <w:rFonts w:ascii="Goudy Old Style" w:eastAsia="Calibri" w:hAnsi="Goudy Old Style" w:cs="Times New Roman"/>
          <w:sz w:val="24"/>
          <w:szCs w:val="24"/>
        </w:rPr>
        <w:t xml:space="preserve"> at </w:t>
      </w:r>
      <w:r w:rsidRPr="00962AC4">
        <w:rPr>
          <w:rFonts w:ascii="Goudy Old Style" w:eastAsia="Calibri" w:hAnsi="Goudy Old Style" w:cs="Times New Roman"/>
          <w:b/>
          <w:sz w:val="24"/>
          <w:szCs w:val="24"/>
        </w:rPr>
        <w:t>KISUMU</w:t>
      </w:r>
      <w:r w:rsidRPr="00962AC4">
        <w:rPr>
          <w:rFonts w:ascii="Goudy Old Style" w:eastAsia="Calibri" w:hAnsi="Goudy Old Style" w:cs="Times New Roman"/>
          <w:sz w:val="24"/>
          <w:szCs w:val="24"/>
        </w:rPr>
        <w:t xml:space="preserve"> by the said                            }</w:t>
      </w:r>
    </w:p>
    <w:p w14:paraId="498E8C65" w14:textId="77777777"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 ……………….and ………………………….</w:t>
      </w:r>
      <w:r w:rsidR="00962AC4" w:rsidRPr="00962AC4">
        <w:rPr>
          <w:rFonts w:ascii="Goudy Old Style" w:eastAsia="Calibri" w:hAnsi="Goudy Old Style" w:cs="Times New Roman"/>
          <w:sz w:val="24"/>
          <w:szCs w:val="24"/>
        </w:rPr>
        <w:t xml:space="preserve">       } ………………………………….</w:t>
      </w:r>
    </w:p>
    <w:p w14:paraId="7CACCE43"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14:paraId="0C71DCCD"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thi</w:t>
      </w:r>
      <w:r w:rsidR="00361ABE">
        <w:rPr>
          <w:rFonts w:ascii="Goudy Old Style" w:eastAsia="Calibri" w:hAnsi="Goudy Old Style" w:cs="Times New Roman"/>
          <w:sz w:val="24"/>
          <w:szCs w:val="24"/>
        </w:rPr>
        <w:t xml:space="preserve">s………... day of ………………………….. 2014           } </w:t>
      </w:r>
    </w:p>
    <w:p w14:paraId="07304CB7"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14:paraId="62FBAA59"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Before me                                                                 } ……………………………………</w:t>
      </w:r>
    </w:p>
    <w:p w14:paraId="6BC2F611"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r w:rsidR="00361ABE">
        <w:rPr>
          <w:rFonts w:ascii="Goudy Old Style" w:eastAsia="Calibri" w:hAnsi="Goudy Old Style" w:cs="Times New Roman"/>
          <w:sz w:val="24"/>
          <w:szCs w:val="24"/>
        </w:rPr>
        <w:t xml:space="preserve">      }  </w:t>
      </w:r>
    </w:p>
    <w:p w14:paraId="3166CCEF"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14:paraId="4FD0AFE2"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14:paraId="13F860BF"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Commissioner for Oaths                                         }</w:t>
      </w:r>
    </w:p>
    <w:p w14:paraId="3AA44B97"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4BF4AF47"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04F52551" w14:textId="77777777"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p>
    <w:p w14:paraId="4BA544D4" w14:textId="77777777"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DRAWN &amp; FILED BY</w:t>
      </w:r>
    </w:p>
    <w:p w14:paraId="1E4E5FE5" w14:textId="77777777"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GOR MAHIA</w:t>
      </w:r>
      <w:r w:rsidR="00962AC4" w:rsidRPr="00962AC4">
        <w:rPr>
          <w:rFonts w:ascii="Goudy Old Style" w:eastAsia="Calibri" w:hAnsi="Goudy Old Style" w:cs="Times New Roman"/>
          <w:sz w:val="24"/>
          <w:szCs w:val="24"/>
        </w:rPr>
        <w:t xml:space="preserve"> &amp; COMPANY</w:t>
      </w:r>
    </w:p>
    <w:p w14:paraId="3FC196BA"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ADVOCATES</w:t>
      </w:r>
    </w:p>
    <w:p w14:paraId="00C042CD"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2</w:t>
      </w:r>
      <w:r w:rsidRPr="00962AC4">
        <w:rPr>
          <w:rFonts w:ascii="Goudy Old Style" w:eastAsia="Calibri" w:hAnsi="Goudy Old Style" w:cs="Times New Roman"/>
          <w:sz w:val="24"/>
          <w:szCs w:val="24"/>
          <w:vertAlign w:val="superscript"/>
        </w:rPr>
        <w:t>ND</w:t>
      </w:r>
      <w:r w:rsidRPr="00962AC4">
        <w:rPr>
          <w:rFonts w:ascii="Goudy Old Style" w:eastAsia="Calibri" w:hAnsi="Goudy Old Style" w:cs="Times New Roman"/>
          <w:sz w:val="24"/>
          <w:szCs w:val="24"/>
        </w:rPr>
        <w:t xml:space="preserve"> FLOOR,</w:t>
      </w:r>
    </w:p>
    <w:p w14:paraId="6ACF7528" w14:textId="77777777" w:rsidR="00962AC4" w:rsidRPr="00962AC4" w:rsidRDefault="00962AC4" w:rsidP="00962AC4">
      <w:pPr>
        <w:spacing w:line="240" w:lineRule="auto"/>
        <w:ind w:left="720"/>
        <w:contextualSpacing/>
        <w:rPr>
          <w:rFonts w:ascii="Goudy Old Style" w:eastAsia="Calibri" w:hAnsi="Goudy Old Style" w:cs="Times New Roman"/>
          <w:sz w:val="24"/>
          <w:szCs w:val="24"/>
        </w:rPr>
      </w:pPr>
    </w:p>
    <w:p w14:paraId="33CE72B3" w14:textId="77777777"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KISUMU</w:t>
      </w:r>
    </w:p>
    <w:p w14:paraId="12130317" w14:textId="77777777" w:rsidR="00962AC4" w:rsidRDefault="00962AC4" w:rsidP="00962AC4">
      <w:pPr>
        <w:spacing w:after="0" w:line="360" w:lineRule="auto"/>
        <w:ind w:left="720"/>
        <w:jc w:val="both"/>
        <w:rPr>
          <w:rFonts w:ascii="Times New Roman" w:eastAsia="Times New Roman" w:hAnsi="Times New Roman" w:cs="Times New Roman"/>
          <w:bCs/>
          <w:sz w:val="24"/>
          <w:szCs w:val="24"/>
        </w:rPr>
      </w:pPr>
    </w:p>
    <w:p w14:paraId="7E6A3675" w14:textId="77777777" w:rsidR="00361ABE" w:rsidRDefault="00361ABE" w:rsidP="00FA7EF5">
      <w:pPr>
        <w:spacing w:after="0" w:line="360" w:lineRule="auto"/>
        <w:ind w:left="720"/>
        <w:jc w:val="center"/>
        <w:rPr>
          <w:rFonts w:ascii="Times New Roman" w:eastAsia="Times New Roman" w:hAnsi="Times New Roman" w:cs="Times New Roman"/>
          <w:bCs/>
          <w:sz w:val="24"/>
          <w:szCs w:val="24"/>
        </w:rPr>
      </w:pPr>
    </w:p>
    <w:p w14:paraId="4BB8340B" w14:textId="77777777" w:rsidR="00361ABE" w:rsidRDefault="00361ABE" w:rsidP="00FA7EF5">
      <w:pPr>
        <w:spacing w:after="0" w:line="360" w:lineRule="auto"/>
        <w:ind w:left="72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FULL GRANT:</w:t>
      </w:r>
    </w:p>
    <w:p w14:paraId="74B1687A" w14:textId="320931C5" w:rsidR="00361ABE" w:rsidRPr="00361ABE" w:rsidRDefault="00F51C76" w:rsidP="00361ABE">
      <w:pPr>
        <w:spacing w:after="0"/>
        <w:jc w:val="center"/>
        <w:rPr>
          <w:rFonts w:ascii="Goudy Old Style" w:eastAsia="Calibri" w:hAnsi="Goudy Old Style" w:cs="Times New Roman"/>
          <w:i/>
          <w:sz w:val="24"/>
        </w:rPr>
      </w:pPr>
      <w:r>
        <w:rPr>
          <w:rFonts w:ascii="Goudy Old Style" w:eastAsia="Calibri" w:hAnsi="Goudy Old Style" w:cs="Times New Roman"/>
          <w:i/>
          <w:noProof/>
          <w:sz w:val="24"/>
        </w:rPr>
        <mc:AlternateContent>
          <mc:Choice Requires="wps">
            <w:drawing>
              <wp:anchor distT="0" distB="0" distL="114300" distR="114300" simplePos="0" relativeHeight="251665408" behindDoc="0" locked="0" layoutInCell="1" allowOverlap="1" wp14:anchorId="620A02C8" wp14:editId="68AF8EE1">
                <wp:simplePos x="0" y="0"/>
                <wp:positionH relativeFrom="column">
                  <wp:posOffset>4538345</wp:posOffset>
                </wp:positionH>
                <wp:positionV relativeFrom="paragraph">
                  <wp:posOffset>-45085</wp:posOffset>
                </wp:positionV>
                <wp:extent cx="1526540" cy="594995"/>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F4AD5" w14:textId="77777777" w:rsidR="003F0762" w:rsidRPr="00842F95" w:rsidRDefault="003F0762" w:rsidP="00361ABE">
                            <w:pPr>
                              <w:jc w:val="right"/>
                              <w:rPr>
                                <w:i/>
                              </w:rPr>
                            </w:pPr>
                            <w:r>
                              <w:rPr>
                                <w:i/>
                              </w:rPr>
                              <w:t>FORM A.5.</w:t>
                            </w:r>
                          </w:p>
                          <w:p w14:paraId="69D688CB" w14:textId="77777777" w:rsidR="003F0762"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A02C8" id="_x0000_t202" coordsize="21600,21600" o:spt="202" path="m,l,21600r21600,l21600,xe">
                <v:stroke joinstyle="miter"/>
                <v:path gradientshapeok="t" o:connecttype="rect"/>
              </v:shapetype>
              <v:shape id="Text Box 100" o:spid="_x0000_s1026" type="#_x0000_t202" style="position:absolute;left:0;text-align:left;margin-left:357.35pt;margin-top:-3.55pt;width:120.2pt;height:46.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" filled="f" stroked="f">
                <v:textbox>
                  <w:txbxContent>
                    <w:p w14:paraId="12AF4AD5" w14:textId="77777777" w:rsidR="003F0762" w:rsidRPr="00842F95" w:rsidRDefault="003F0762" w:rsidP="00361ABE">
                      <w:pPr>
                        <w:jc w:val="right"/>
                        <w:rPr>
                          <w:i/>
                        </w:rPr>
                      </w:pPr>
                      <w:r>
                        <w:rPr>
                          <w:i/>
                        </w:rPr>
                        <w:t>FORM A.5.</w:t>
                      </w:r>
                    </w:p>
                    <w:p w14:paraId="69D688CB" w14:textId="77777777" w:rsidR="003F0762" w:rsidRDefault="003F0762" w:rsidP="00361ABE"/>
                  </w:txbxContent>
                </v:textbox>
              </v:shape>
            </w:pict>
          </mc:Fallback>
        </mc:AlternateContent>
      </w:r>
      <w:r w:rsidR="00361ABE" w:rsidRPr="00361ABE">
        <w:rPr>
          <w:rFonts w:ascii="Goudy Old Style" w:eastAsia="Calibri" w:hAnsi="Goudy Old Style" w:cs="Times New Roman"/>
          <w:i/>
          <w:noProof/>
          <w:sz w:val="24"/>
        </w:rPr>
        <w:drawing>
          <wp:anchor distT="0" distB="0" distL="114300" distR="114300" simplePos="0" relativeHeight="251664384" behindDoc="0" locked="0" layoutInCell="1" allowOverlap="1" wp14:anchorId="3519A752" wp14:editId="3434C783">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4"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14:paraId="55021265" w14:textId="77777777" w:rsidR="00361ABE" w:rsidRPr="00361ABE" w:rsidRDefault="00361ABE" w:rsidP="00361ABE">
      <w:pPr>
        <w:spacing w:after="0"/>
        <w:jc w:val="right"/>
        <w:rPr>
          <w:rFonts w:ascii="Goudy Old Style" w:eastAsia="Calibri" w:hAnsi="Goudy Old Style" w:cs="Times New Roman"/>
          <w:i/>
          <w:sz w:val="24"/>
        </w:rPr>
      </w:pPr>
    </w:p>
    <w:p w14:paraId="4B88931E" w14:textId="77777777" w:rsidR="00361ABE" w:rsidRPr="00361ABE" w:rsidRDefault="00361ABE" w:rsidP="00361ABE">
      <w:pPr>
        <w:spacing w:after="0"/>
        <w:jc w:val="right"/>
        <w:rPr>
          <w:rFonts w:ascii="Goudy Old Style" w:eastAsia="Calibri" w:hAnsi="Goudy Old Style" w:cs="Times New Roman"/>
          <w:i/>
          <w:sz w:val="24"/>
        </w:rPr>
      </w:pPr>
    </w:p>
    <w:p w14:paraId="5180CB5A" w14:textId="77777777" w:rsidR="00361ABE" w:rsidRPr="00361ABE" w:rsidRDefault="00361ABE" w:rsidP="00361ABE">
      <w:pPr>
        <w:spacing w:after="0"/>
        <w:rPr>
          <w:rFonts w:ascii="Goudy Old Style" w:eastAsia="Calibri" w:hAnsi="Goudy Old Style" w:cs="Times New Roman"/>
          <w:b/>
          <w:sz w:val="24"/>
          <w:u w:val="single"/>
        </w:rPr>
      </w:pPr>
    </w:p>
    <w:p w14:paraId="55061349" w14:textId="34726B35" w:rsidR="00361ABE" w:rsidRPr="00361ABE" w:rsidRDefault="00F51C76" w:rsidP="00361ABE">
      <w:pPr>
        <w:spacing w:after="0"/>
        <w:jc w:val="center"/>
        <w:rPr>
          <w:rFonts w:ascii="Goudy Old Style" w:eastAsia="Calibri" w:hAnsi="Goudy Old Style" w:cs="Times New Roman"/>
          <w:b/>
          <w:sz w:val="24"/>
          <w:u w:val="single"/>
        </w:rPr>
      </w:pPr>
      <w:r>
        <w:rPr>
          <w:rFonts w:ascii="Goudy Old Style" w:eastAsia="Calibri" w:hAnsi="Goudy Old Style" w:cs="Times New Roman"/>
          <w:b/>
          <w:noProof/>
          <w:sz w:val="24"/>
          <w:u w:val="single"/>
        </w:rPr>
        <mc:AlternateContent>
          <mc:Choice Requires="wps">
            <w:drawing>
              <wp:anchor distT="0" distB="0" distL="114300" distR="114300" simplePos="0" relativeHeight="251683840" behindDoc="0" locked="0" layoutInCell="1" allowOverlap="1" wp14:anchorId="67D6B472" wp14:editId="3FD39E73">
                <wp:simplePos x="0" y="0"/>
                <wp:positionH relativeFrom="column">
                  <wp:posOffset>3879215</wp:posOffset>
                </wp:positionH>
                <wp:positionV relativeFrom="paragraph">
                  <wp:posOffset>167005</wp:posOffset>
                </wp:positionV>
                <wp:extent cx="897255" cy="293370"/>
                <wp:effectExtent l="0" t="0" r="0" b="0"/>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25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E403B" w14:textId="77777777" w:rsidR="003F0762" w:rsidRPr="002A0C82" w:rsidRDefault="003F0762" w:rsidP="00361ABE">
                            <w:pPr>
                              <w:rPr>
                                <w:rFonts w:ascii="Courier New" w:hAnsi="Courier New" w:cs="Courier New"/>
                              </w:rPr>
                            </w:pPr>
                            <w:r>
                              <w:rPr>
                                <w:rFonts w:ascii="Courier New" w:hAnsi="Courier New" w:cs="Courier New"/>
                              </w:rPr>
                              <w:t>KSL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6B472" id="Text Box 99" o:spid="_x0000_s1027" type="#_x0000_t202" style="position:absolute;left:0;text-align:left;margin-left:305.45pt;margin-top:13.15pt;width:70.65pt;height:23.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" filled="f" stroked="f">
                <v:textbox>
                  <w:txbxContent>
                    <w:p w14:paraId="5FEE403B" w14:textId="77777777" w:rsidR="003F0762" w:rsidRPr="002A0C82" w:rsidRDefault="003F0762" w:rsidP="00361ABE">
                      <w:pPr>
                        <w:rPr>
                          <w:rFonts w:ascii="Courier New" w:hAnsi="Courier New" w:cs="Courier New"/>
                        </w:rPr>
                      </w:pPr>
                      <w:r>
                        <w:rPr>
                          <w:rFonts w:ascii="Courier New" w:hAnsi="Courier New" w:cs="Courier New"/>
                        </w:rPr>
                        <w:t>KSL</w:t>
                      </w:r>
                    </w:p>
                  </w:txbxContent>
                </v:textbox>
              </v:shape>
            </w:pict>
          </mc:Fallback>
        </mc:AlternateContent>
      </w:r>
      <w:r w:rsidR="00361ABE" w:rsidRPr="00361ABE">
        <w:rPr>
          <w:rFonts w:ascii="Goudy Old Style" w:eastAsia="Calibri" w:hAnsi="Goudy Old Style" w:cs="Times New Roman"/>
          <w:b/>
          <w:sz w:val="24"/>
          <w:u w:val="single"/>
        </w:rPr>
        <w:t>REPUBLIC OF KENYA</w:t>
      </w:r>
    </w:p>
    <w:p w14:paraId="651EBE52"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14:paraId="677831B8"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14:paraId="09184932" w14:textId="15C8CB5C" w:rsidR="00361ABE" w:rsidRPr="00361ABE" w:rsidRDefault="00F51C76" w:rsidP="00361ABE">
      <w:pPr>
        <w:spacing w:after="0"/>
        <w:jc w:val="center"/>
        <w:rPr>
          <w:rFonts w:ascii="Goudy Old Style" w:eastAsia="Calibri" w:hAnsi="Goudy Old Style" w:cs="Times New Roman"/>
          <w:b/>
          <w:sz w:val="24"/>
        </w:rPr>
      </w:pPr>
      <w:r>
        <w:rPr>
          <w:rFonts w:ascii="Goudy Old Style" w:eastAsia="Calibri" w:hAnsi="Goudy Old Style" w:cs="Times New Roman"/>
          <w:b/>
          <w:noProof/>
          <w:sz w:val="24"/>
          <w:u w:val="single"/>
        </w:rPr>
        <mc:AlternateContent>
          <mc:Choice Requires="wps">
            <w:drawing>
              <wp:anchor distT="0" distB="0" distL="114300" distR="114300" simplePos="0" relativeHeight="251684864" behindDoc="0" locked="0" layoutInCell="1" allowOverlap="1" wp14:anchorId="32D55AAC" wp14:editId="3EF69BEE">
                <wp:simplePos x="0" y="0"/>
                <wp:positionH relativeFrom="column">
                  <wp:posOffset>2614295</wp:posOffset>
                </wp:positionH>
                <wp:positionV relativeFrom="paragraph">
                  <wp:posOffset>156210</wp:posOffset>
                </wp:positionV>
                <wp:extent cx="2475230" cy="293370"/>
                <wp:effectExtent l="0" t="0" r="0"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23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4CB9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55AAC" id="Text Box 98" o:spid="_x0000_s1028" type="#_x0000_t202" style="position:absolute;left:0;text-align:left;margin-left:205.85pt;margin-top:12.3pt;width:194.9pt;height:23.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" filled="f" stroked="f">
                <v:textbox>
                  <w:txbxContent>
                    <w:p w14:paraId="25C4CB9B" w14:textId="77777777" w:rsidR="003F0762" w:rsidRPr="002A0C82" w:rsidRDefault="003F0762" w:rsidP="00361ABE">
                      <w:pPr>
                        <w:rPr>
                          <w:rFonts w:ascii="Courier New" w:hAnsi="Courier New" w:cs="Courier New"/>
                        </w:rPr>
                      </w:pPr>
                    </w:p>
                  </w:txbxContent>
                </v:textbox>
              </v:shape>
            </w:pict>
          </mc:Fallback>
        </mc:AlternateContent>
      </w:r>
    </w:p>
    <w:p w14:paraId="03BCC57B"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 xml:space="preserve">IN THE MATTER OF THE ESTATE OF </w:t>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t>(DECEASED).</w:t>
      </w:r>
    </w:p>
    <w:p w14:paraId="7BF0A9A4" w14:textId="77777777" w:rsidR="00361ABE" w:rsidRPr="00361ABE" w:rsidRDefault="00361ABE" w:rsidP="00361ABE">
      <w:pPr>
        <w:spacing w:after="0"/>
        <w:jc w:val="center"/>
        <w:rPr>
          <w:rFonts w:ascii="Goudy Old Style" w:eastAsia="Calibri" w:hAnsi="Goudy Old Style" w:cs="Times New Roman"/>
          <w:b/>
          <w:sz w:val="24"/>
          <w:u w:val="single"/>
        </w:rPr>
      </w:pPr>
    </w:p>
    <w:p w14:paraId="5AA8EDFD"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AFFIDAVIT IN SUPPORT OF PETITION FOR LETTERS OF ADMINISTRATION INTESTATE</w:t>
      </w:r>
    </w:p>
    <w:p w14:paraId="1DBEF507" w14:textId="55D97652" w:rsidR="00361ABE" w:rsidRPr="00361ABE" w:rsidRDefault="00F51C76" w:rsidP="00361ABE">
      <w:pPr>
        <w:spacing w:after="0"/>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85888" behindDoc="0" locked="0" layoutInCell="1" allowOverlap="1" wp14:anchorId="3E04497B" wp14:editId="14171DA8">
                <wp:simplePos x="0" y="0"/>
                <wp:positionH relativeFrom="column">
                  <wp:posOffset>563880</wp:posOffset>
                </wp:positionH>
                <wp:positionV relativeFrom="paragraph">
                  <wp:posOffset>148590</wp:posOffset>
                </wp:positionV>
                <wp:extent cx="2610485" cy="293370"/>
                <wp:effectExtent l="0" t="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04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61E01"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4497B" id="Text Box 97" o:spid="_x0000_s1029" type="#_x0000_t202" style="position:absolute;margin-left:44.4pt;margin-top:11.7pt;width:205.55pt;height:23.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aMbvAIAAMI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" filled="f" stroked="f">
                <v:textbox>
                  <w:txbxContent>
                    <w:p w14:paraId="36D61E01" w14:textId="77777777" w:rsidR="003F0762" w:rsidRPr="002A0C82" w:rsidRDefault="003F0762" w:rsidP="00361ABE">
                      <w:pPr>
                        <w:rPr>
                          <w:rFonts w:ascii="Courier New" w:hAnsi="Courier New" w:cs="Courier New"/>
                        </w:rPr>
                      </w:pPr>
                    </w:p>
                  </w:txbxContent>
                </v:textbox>
              </v:shape>
            </w:pict>
          </mc:Fallback>
        </mc:AlternateContent>
      </w:r>
    </w:p>
    <w:p w14:paraId="41CAD985" w14:textId="6C2B2E38" w:rsidR="00361ABE" w:rsidRPr="00361ABE" w:rsidRDefault="00F51C76" w:rsidP="00361ABE">
      <w:pPr>
        <w:spacing w:after="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86912" behindDoc="0" locked="0" layoutInCell="1" allowOverlap="1" wp14:anchorId="4583DB16" wp14:editId="35B497AA">
                <wp:simplePos x="0" y="0"/>
                <wp:positionH relativeFrom="column">
                  <wp:posOffset>268605</wp:posOffset>
                </wp:positionH>
                <wp:positionV relativeFrom="paragraph">
                  <wp:posOffset>161290</wp:posOffset>
                </wp:positionV>
                <wp:extent cx="2610485" cy="293370"/>
                <wp:effectExtent l="0" t="0"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04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44BCB9"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3DB16" id="Text Box 96" o:spid="_x0000_s1030" type="#_x0000_t202" style="position:absolute;left:0;text-align:left;margin-left:21.15pt;margin-top:12.7pt;width:205.55pt;height:23.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yNiuwIAAMI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" filled="f" stroked="f">
                <v:textbox>
                  <w:txbxContent>
                    <w:p w14:paraId="6244BCB9"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I/ We, ______________________________________________________________ of P. O. Box ______________________________ joint and severally make oath and say as follows:</w:t>
      </w:r>
    </w:p>
    <w:p w14:paraId="1E07A433" w14:textId="2EE8070E" w:rsidR="00361ABE" w:rsidRPr="00361ABE" w:rsidRDefault="00F51C76" w:rsidP="00664A0A">
      <w:pPr>
        <w:numPr>
          <w:ilvl w:val="0"/>
          <w:numId w:val="108"/>
        </w:numPr>
        <w:spacing w:after="0"/>
        <w:ind w:left="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87936" behindDoc="0" locked="0" layoutInCell="1" allowOverlap="1" wp14:anchorId="6E78A7F1" wp14:editId="66F70E2F">
                <wp:simplePos x="0" y="0"/>
                <wp:positionH relativeFrom="column">
                  <wp:posOffset>218440</wp:posOffset>
                </wp:positionH>
                <wp:positionV relativeFrom="paragraph">
                  <wp:posOffset>156210</wp:posOffset>
                </wp:positionV>
                <wp:extent cx="3433445" cy="293370"/>
                <wp:effectExtent l="0" t="0" r="0" b="0"/>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344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8E050"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8A7F1" id="Text Box 95" o:spid="_x0000_s1031" type="#_x0000_t202" style="position:absolute;left:0;text-align:left;margin-left:17.2pt;margin-top:12.3pt;width:270.35pt;height:23.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" filled="f" stroked="f">
                <v:textbox>
                  <w:txbxContent>
                    <w:p w14:paraId="2C38E050"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92032" behindDoc="0" locked="0" layoutInCell="1" allowOverlap="1" wp14:anchorId="25CFB74C" wp14:editId="10B6D045">
                <wp:simplePos x="0" y="0"/>
                <wp:positionH relativeFrom="column">
                  <wp:posOffset>3542665</wp:posOffset>
                </wp:positionH>
                <wp:positionV relativeFrom="paragraph">
                  <wp:posOffset>802005</wp:posOffset>
                </wp:positionV>
                <wp:extent cx="2176780" cy="293370"/>
                <wp:effectExtent l="0" t="0" r="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A5122" w14:textId="77777777" w:rsidR="003F0762" w:rsidRPr="002A0C82" w:rsidRDefault="003F0762" w:rsidP="00361ABE">
                            <w:pPr>
                              <w:rPr>
                                <w:rFonts w:ascii="Courier New" w:hAnsi="Courier New" w:cs="Courier New"/>
                              </w:rPr>
                            </w:pPr>
                            <w:r>
                              <w:rPr>
                                <w:rFonts w:ascii="Courier New" w:hAnsi="Courier New" w:cs="Courier New"/>
                              </w:rPr>
                              <w:t>LUNDHA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FB74C" id="Text Box 94" o:spid="_x0000_s1032" type="#_x0000_t202" style="position:absolute;left:0;text-align:left;margin-left:278.95pt;margin-top:63.15pt;width:171.4pt;height:23.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GCnuwIAAMI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" filled="f" stroked="f">
                <v:textbox>
                  <w:txbxContent>
                    <w:p w14:paraId="77EA5122" w14:textId="77777777" w:rsidR="003F0762" w:rsidRPr="002A0C82" w:rsidRDefault="003F0762" w:rsidP="00361ABE">
                      <w:pPr>
                        <w:rPr>
                          <w:rFonts w:ascii="Courier New" w:hAnsi="Courier New" w:cs="Courier New"/>
                        </w:rPr>
                      </w:pPr>
                      <w:r>
                        <w:rPr>
                          <w:rFonts w:ascii="Courier New" w:hAnsi="Courier New" w:cs="Courier New"/>
                        </w:rPr>
                        <w:t>LUNDHA</w:t>
                      </w: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91008" behindDoc="0" locked="0" layoutInCell="1" allowOverlap="1" wp14:anchorId="2CB7A412" wp14:editId="5660A173">
                <wp:simplePos x="0" y="0"/>
                <wp:positionH relativeFrom="column">
                  <wp:posOffset>1958340</wp:posOffset>
                </wp:positionH>
                <wp:positionV relativeFrom="paragraph">
                  <wp:posOffset>802005</wp:posOffset>
                </wp:positionV>
                <wp:extent cx="1177925" cy="293370"/>
                <wp:effectExtent l="0" t="0" r="0" b="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792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85EF4" w14:textId="77777777" w:rsidR="003F0762" w:rsidRPr="002A0C82" w:rsidRDefault="003F0762" w:rsidP="00361ABE">
                            <w:pPr>
                              <w:rPr>
                                <w:rFonts w:ascii="Courier New" w:hAnsi="Courier New" w:cs="Courier New"/>
                              </w:rPr>
                            </w:pPr>
                            <w:r>
                              <w:rPr>
                                <w:rFonts w:ascii="Courier New" w:hAnsi="Courier New" w:cs="Courier New"/>
                              </w:rPr>
                              <w:t>3/3/2003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7A412" id="Text Box 93" o:spid="_x0000_s1033" type="#_x0000_t202" style="position:absolute;left:0;text-align:left;margin-left:154.2pt;margin-top:63.15pt;width:92.75pt;height:23.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" filled="f" stroked="f">
                <v:textbox>
                  <w:txbxContent>
                    <w:p w14:paraId="35085EF4" w14:textId="77777777" w:rsidR="003F0762" w:rsidRPr="002A0C82" w:rsidRDefault="003F0762" w:rsidP="00361ABE">
                      <w:pPr>
                        <w:rPr>
                          <w:rFonts w:ascii="Courier New" w:hAnsi="Courier New" w:cs="Courier New"/>
                        </w:rPr>
                      </w:pPr>
                      <w:r>
                        <w:rPr>
                          <w:rFonts w:ascii="Courier New" w:hAnsi="Courier New" w:cs="Courier New"/>
                        </w:rPr>
                        <w:t>3/3/2003</w:t>
                      </w: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89984" behindDoc="0" locked="0" layoutInCell="1" allowOverlap="1" wp14:anchorId="1C1E08A1" wp14:editId="7B01175C">
                <wp:simplePos x="0" y="0"/>
                <wp:positionH relativeFrom="column">
                  <wp:posOffset>4319905</wp:posOffset>
                </wp:positionH>
                <wp:positionV relativeFrom="paragraph">
                  <wp:posOffset>370205</wp:posOffset>
                </wp:positionV>
                <wp:extent cx="1563370" cy="29337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337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8A2FA" w14:textId="77777777" w:rsidR="003F0762" w:rsidRPr="002A0C82" w:rsidRDefault="003F0762" w:rsidP="00361ABE">
                            <w:pPr>
                              <w:rPr>
                                <w:rFonts w:ascii="Courier New" w:hAnsi="Courier New" w:cs="Courier New"/>
                              </w:rPr>
                            </w:pPr>
                            <w:r>
                              <w:rPr>
                                <w:rFonts w:ascii="Courier New" w:hAnsi="Courier New" w:cs="Courier New"/>
                              </w:rPr>
                              <w:t>10/9/2012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E08A1" id="Text Box 92" o:spid="_x0000_s1034" type="#_x0000_t202" style="position:absolute;left:0;text-align:left;margin-left:340.15pt;margin-top:29.15pt;width:123.1pt;height:23.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" filled="f" stroked="f">
                <v:textbox>
                  <w:txbxContent>
                    <w:p w14:paraId="4328A2FA" w14:textId="77777777" w:rsidR="003F0762" w:rsidRPr="002A0C82" w:rsidRDefault="003F0762" w:rsidP="00361ABE">
                      <w:pPr>
                        <w:rPr>
                          <w:rFonts w:ascii="Courier New" w:hAnsi="Courier New" w:cs="Courier New"/>
                        </w:rPr>
                      </w:pPr>
                      <w:r>
                        <w:rPr>
                          <w:rFonts w:ascii="Courier New" w:hAnsi="Courier New" w:cs="Courier New"/>
                        </w:rPr>
                        <w:t>10/9/2012</w:t>
                      </w: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88960" behindDoc="0" locked="0" layoutInCell="1" allowOverlap="1" wp14:anchorId="473DC3E8" wp14:editId="4E7EAE57">
                <wp:simplePos x="0" y="0"/>
                <wp:positionH relativeFrom="column">
                  <wp:posOffset>4589780</wp:posOffset>
                </wp:positionH>
                <wp:positionV relativeFrom="paragraph">
                  <wp:posOffset>156210</wp:posOffset>
                </wp:positionV>
                <wp:extent cx="1177925" cy="293370"/>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792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F08CF" w14:textId="77777777" w:rsidR="003F0762" w:rsidRPr="002A0C82" w:rsidRDefault="003F0762" w:rsidP="00361ABE">
                            <w:pPr>
                              <w:rPr>
                                <w:rFonts w:ascii="Courier New" w:hAnsi="Courier New" w:cs="Courier New"/>
                              </w:rPr>
                            </w:pPr>
                            <w:r>
                              <w:rPr>
                                <w:rFonts w:ascii="Courier New" w:hAnsi="Courier New" w:cs="Courier New"/>
                              </w:rPr>
                              <w:t>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DC3E8" id="Text Box 91" o:spid="_x0000_s1035" type="#_x0000_t202" style="position:absolute;left:0;text-align:left;margin-left:361.4pt;margin-top:12.3pt;width:92.75pt;height:23.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" filled="f" stroked="f">
                <v:textbox>
                  <w:txbxContent>
                    <w:p w14:paraId="0F6F08CF" w14:textId="77777777" w:rsidR="003F0762" w:rsidRPr="002A0C82" w:rsidRDefault="003F0762" w:rsidP="00361ABE">
                      <w:pPr>
                        <w:rPr>
                          <w:rFonts w:ascii="Courier New" w:hAnsi="Courier New" w:cs="Courier New"/>
                        </w:rPr>
                      </w:pPr>
                      <w:r>
                        <w:rPr>
                          <w:rFonts w:ascii="Courier New" w:hAnsi="Courier New" w:cs="Courier New"/>
                        </w:rPr>
                        <w:t>N/A</w:t>
                      </w:r>
                    </w:p>
                  </w:txbxContent>
                </v:textbox>
              </v:shape>
            </w:pict>
          </mc:Fallback>
        </mc:AlternateContent>
      </w:r>
      <w:r w:rsidR="00361ABE" w:rsidRPr="00361ABE">
        <w:rPr>
          <w:rFonts w:ascii="Goudy Old Style" w:eastAsia="Calibri" w:hAnsi="Goudy Old Style" w:cs="Times New Roman"/>
          <w:sz w:val="24"/>
        </w:rPr>
        <w:t xml:space="preserve">The full name of the deceased to whose estate the proceedings herein relate is _______________________________________(also known as ______________________) </w:t>
      </w:r>
      <w:r w:rsidR="00361ABE" w:rsidRPr="00361ABE">
        <w:rPr>
          <w:rFonts w:ascii="Goudy Old Style" w:eastAsia="Calibri" w:hAnsi="Goudy Old Style" w:cs="Times New Roman"/>
          <w:sz w:val="24"/>
        </w:rPr>
        <w:lastRenderedPageBreak/>
        <w:t>and I am/ We are the Petitioner(s) named in the petition dated _____________________ upon which I/ We have endorsed my/ our name(s) at the time of swearing this affidavit.</w:t>
      </w:r>
    </w:p>
    <w:p w14:paraId="26330D0C" w14:textId="77631911" w:rsidR="00361ABE" w:rsidRPr="00361ABE" w:rsidRDefault="00F51C76" w:rsidP="00664A0A">
      <w:pPr>
        <w:numPr>
          <w:ilvl w:val="0"/>
          <w:numId w:val="108"/>
        </w:numPr>
        <w:spacing w:after="0"/>
        <w:ind w:left="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94080" behindDoc="0" locked="0" layoutInCell="1" allowOverlap="1" wp14:anchorId="279176B2" wp14:editId="71A58EC5">
                <wp:simplePos x="0" y="0"/>
                <wp:positionH relativeFrom="column">
                  <wp:posOffset>3542665</wp:posOffset>
                </wp:positionH>
                <wp:positionV relativeFrom="paragraph">
                  <wp:posOffset>797560</wp:posOffset>
                </wp:positionV>
                <wp:extent cx="2176780" cy="293370"/>
                <wp:effectExtent l="0" t="0" r="0" b="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93685A"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176B2" id="Text Box 90" o:spid="_x0000_s1036" type="#_x0000_t202" style="position:absolute;left:0;text-align:left;margin-left:278.95pt;margin-top:62.8pt;width:171.4pt;height:23.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" filled="f" stroked="f">
                <v:textbox>
                  <w:txbxContent>
                    <w:p w14:paraId="0593685A"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93056" behindDoc="0" locked="0" layoutInCell="1" allowOverlap="1" wp14:anchorId="12835539" wp14:editId="2215F7FF">
                <wp:simplePos x="0" y="0"/>
                <wp:positionH relativeFrom="column">
                  <wp:posOffset>218440</wp:posOffset>
                </wp:positionH>
                <wp:positionV relativeFrom="paragraph">
                  <wp:posOffset>167640</wp:posOffset>
                </wp:positionV>
                <wp:extent cx="2176780" cy="29337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BB79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835539" id="Text Box 89" o:spid="_x0000_s1037" type="#_x0000_t202" style="position:absolute;left:0;text-align:left;margin-left:17.2pt;margin-top:13.2pt;width:171.4pt;height:23.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eRXuwIAAMM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" filled="f" stroked="f">
                <v:textbox>
                  <w:txbxContent>
                    <w:p w14:paraId="241BB792"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The deceased died on __________________ at ________________________________ _________________________ as appears from the attached certificate (or photocopy of the certificate) of the death (or other document) marked “</w:t>
      </w:r>
      <w:r w:rsidR="00361ABE" w:rsidRPr="00361ABE">
        <w:rPr>
          <w:rFonts w:ascii="Courier New" w:eastAsia="Calibri" w:hAnsi="Courier New" w:cs="Courier New"/>
          <w:b/>
          <w:sz w:val="24"/>
          <w:u w:val="single"/>
        </w:rPr>
        <w:t>WAA-1</w:t>
      </w:r>
      <w:r w:rsidR="00361ABE" w:rsidRPr="00361ABE">
        <w:rPr>
          <w:rFonts w:ascii="Goudy Old Style" w:eastAsia="Calibri" w:hAnsi="Goudy Old Style" w:cs="Times New Roman"/>
          <w:sz w:val="24"/>
        </w:rPr>
        <w:t>” upon which I/We have written my/ our name(s) at the time of swearing hereof.</w:t>
      </w:r>
    </w:p>
    <w:p w14:paraId="0F885B01" w14:textId="3D8776DD" w:rsidR="00361ABE" w:rsidRPr="00361ABE" w:rsidRDefault="00F51C76" w:rsidP="00664A0A">
      <w:pPr>
        <w:numPr>
          <w:ilvl w:val="0"/>
          <w:numId w:val="108"/>
        </w:numPr>
        <w:spacing w:after="0"/>
        <w:ind w:left="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95104" behindDoc="0" locked="0" layoutInCell="1" allowOverlap="1" wp14:anchorId="536914EB" wp14:editId="433AB03A">
                <wp:simplePos x="0" y="0"/>
                <wp:positionH relativeFrom="column">
                  <wp:posOffset>3792855</wp:posOffset>
                </wp:positionH>
                <wp:positionV relativeFrom="paragraph">
                  <wp:posOffset>152400</wp:posOffset>
                </wp:positionV>
                <wp:extent cx="2176780" cy="293370"/>
                <wp:effectExtent l="0" t="0" r="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6FB46"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914EB" id="Text Box 88" o:spid="_x0000_s1038" type="#_x0000_t202" style="position:absolute;left:0;text-align:left;margin-left:298.65pt;margin-top:12pt;width:171.4pt;height:2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" filled="f" stroked="f">
                <v:textbox>
                  <w:txbxContent>
                    <w:p w14:paraId="7506FB46"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The deceased was at the date of his death domiciled in __________________________(name of the country) and his last known place of resident was at ___________________________</w:t>
      </w:r>
    </w:p>
    <w:p w14:paraId="7D180070" w14:textId="77777777" w:rsidR="00361ABE" w:rsidRPr="00361ABE" w:rsidRDefault="00361ABE" w:rsidP="00361ABE">
      <w:pPr>
        <w:spacing w:after="0"/>
        <w:ind w:left="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(name of the place).</w:t>
      </w:r>
    </w:p>
    <w:p w14:paraId="1CD5C90B" w14:textId="444BBB1D" w:rsidR="00361ABE" w:rsidRPr="00361ABE" w:rsidRDefault="00F51C76" w:rsidP="00664A0A">
      <w:pPr>
        <w:numPr>
          <w:ilvl w:val="0"/>
          <w:numId w:val="108"/>
        </w:numPr>
        <w:spacing w:after="0"/>
        <w:ind w:left="360"/>
        <w:contextualSpacing/>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96128" behindDoc="0" locked="0" layoutInCell="1" allowOverlap="1" wp14:anchorId="01545178" wp14:editId="6B1FF6CB">
                <wp:simplePos x="0" y="0"/>
                <wp:positionH relativeFrom="column">
                  <wp:posOffset>460375</wp:posOffset>
                </wp:positionH>
                <wp:positionV relativeFrom="paragraph">
                  <wp:posOffset>153035</wp:posOffset>
                </wp:positionV>
                <wp:extent cx="5424170" cy="293370"/>
                <wp:effectExtent l="0" t="0" r="0" b="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417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164E0"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45178" id="Text Box 87" o:spid="_x0000_s1039" type="#_x0000_t202" style="position:absolute;left:0;text-align:left;margin-left:36.25pt;margin-top:12.05pt;width:427.1pt;height:23.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" filled="f" stroked="f">
                <v:textbox>
                  <w:txbxContent>
                    <w:p w14:paraId="3F6164E0"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The deceased died intestate and left the following surviving him/ her:</w:t>
      </w:r>
    </w:p>
    <w:p w14:paraId="508E6451" w14:textId="4FEF8039" w:rsidR="00361ABE" w:rsidRPr="00361ABE" w:rsidRDefault="00F51C76" w:rsidP="00664A0A">
      <w:pPr>
        <w:numPr>
          <w:ilvl w:val="0"/>
          <w:numId w:val="111"/>
        </w:numPr>
        <w:spacing w:after="0" w:line="360" w:lineRule="auto"/>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697152" behindDoc="0" locked="0" layoutInCell="1" allowOverlap="1" wp14:anchorId="1AC610C2" wp14:editId="47242014">
                <wp:simplePos x="0" y="0"/>
                <wp:positionH relativeFrom="column">
                  <wp:posOffset>461645</wp:posOffset>
                </wp:positionH>
                <wp:positionV relativeFrom="paragraph">
                  <wp:posOffset>201930</wp:posOffset>
                </wp:positionV>
                <wp:extent cx="5422900" cy="293370"/>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29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1134D"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610C2" id="Text Box 86" o:spid="_x0000_s1040" type="#_x0000_t202" style="position:absolute;left:0;text-align:left;margin-left:36.35pt;margin-top:15.9pt;width:427pt;height:23.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" filled="f" stroked="f">
                <v:textbox>
                  <w:txbxContent>
                    <w:p w14:paraId="2511134D"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________________________________________________________________________</w:t>
      </w:r>
    </w:p>
    <w:p w14:paraId="01AB4F8C"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2417525A"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2DBF0BC8"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1533D445"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00632207"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761D1A8A"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55902295"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158B9F80"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28729E29"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502A4843" w14:textId="77777777"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0123031E" w14:textId="32C97415" w:rsidR="00361ABE" w:rsidRPr="00361ABE" w:rsidRDefault="00F51C76" w:rsidP="00664A0A">
      <w:pPr>
        <w:numPr>
          <w:ilvl w:val="0"/>
          <w:numId w:val="108"/>
        </w:numPr>
        <w:spacing w:after="0"/>
        <w:ind w:left="360"/>
        <w:contextualSpacing/>
        <w:jc w:val="both"/>
        <w:rPr>
          <w:rFonts w:ascii="Goudy Old Style" w:eastAsia="Calibri" w:hAnsi="Goudy Old Style" w:cs="Times New Roman"/>
          <w:sz w:val="24"/>
        </w:rPr>
      </w:pPr>
      <w:r>
        <w:rPr>
          <w:rFonts w:ascii="Goudy Old Style" w:eastAsia="Calibri" w:hAnsi="Goudy Old Style" w:cs="Times New Roman"/>
          <w:noProof/>
          <w:sz w:val="24"/>
        </w:rPr>
        <w:lastRenderedPageBreak/>
        <mc:AlternateContent>
          <mc:Choice Requires="wps">
            <w:drawing>
              <wp:anchor distT="0" distB="0" distL="114300" distR="114300" simplePos="0" relativeHeight="251698176" behindDoc="0" locked="0" layoutInCell="1" allowOverlap="1" wp14:anchorId="3B7DA3BE" wp14:editId="723D3FE7">
                <wp:simplePos x="0" y="0"/>
                <wp:positionH relativeFrom="column">
                  <wp:posOffset>3933825</wp:posOffset>
                </wp:positionH>
                <wp:positionV relativeFrom="paragraph">
                  <wp:posOffset>-43815</wp:posOffset>
                </wp:positionV>
                <wp:extent cx="1863090" cy="293370"/>
                <wp:effectExtent l="0" t="0" r="0" b="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30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E5EA8"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DA3BE" id="Text Box 85" o:spid="_x0000_s1041" type="#_x0000_t202" style="position:absolute;left:0;text-align:left;margin-left:309.75pt;margin-top:-3.45pt;width:146.7pt;height:23.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vtuw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" filled="f" stroked="f">
                <v:textbox>
                  <w:txbxContent>
                    <w:p w14:paraId="716E5EA8"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I/ We are related to the deceased by reason of being his/ her___________________________</w:t>
      </w:r>
    </w:p>
    <w:p w14:paraId="373B4208" w14:textId="77777777" w:rsidR="00361ABE" w:rsidRPr="00361ABE" w:rsidRDefault="00361ABE" w:rsidP="00361ABE">
      <w:pPr>
        <w:spacing w:after="0"/>
        <w:ind w:left="360"/>
        <w:contextualSpacing/>
        <w:jc w:val="both"/>
        <w:rPr>
          <w:rFonts w:ascii="Goudy Old Style" w:eastAsia="Calibri" w:hAnsi="Goudy Old Style" w:cs="Times New Roman"/>
          <w:sz w:val="24"/>
        </w:rPr>
      </w:pPr>
    </w:p>
    <w:p w14:paraId="77610638" w14:textId="77777777" w:rsidR="00361ABE" w:rsidRPr="00361ABE" w:rsidRDefault="00361ABE" w:rsidP="00664A0A">
      <w:pPr>
        <w:numPr>
          <w:ilvl w:val="0"/>
          <w:numId w:val="108"/>
        </w:numPr>
        <w:spacing w:after="0"/>
        <w:ind w:left="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following is full inventory of all the assets and liabilities by the deceased at the date of his death (including such assets if any) as have arisen or become known since that date.</w:t>
      </w:r>
    </w:p>
    <w:p w14:paraId="60388B6D" w14:textId="63456776" w:rsidR="00361ABE" w:rsidRPr="00361ABE" w:rsidRDefault="00F51C76" w:rsidP="00361ABE">
      <w:pPr>
        <w:spacing w:after="0"/>
        <w:ind w:left="360"/>
        <w:contextualSpacing/>
        <w:jc w:val="both"/>
        <w:rPr>
          <w:rFonts w:ascii="Goudy Old Style" w:eastAsia="Calibri" w:hAnsi="Goudy Old Style" w:cs="Times New Roman"/>
          <w:b/>
          <w:sz w:val="24"/>
        </w:rPr>
      </w:pPr>
      <w:r>
        <w:rPr>
          <w:rFonts w:ascii="Goudy Old Style" w:eastAsia="Calibri" w:hAnsi="Goudy Old Style" w:cs="Times New Roman"/>
          <w:noProof/>
          <w:sz w:val="24"/>
        </w:rPr>
        <mc:AlternateContent>
          <mc:Choice Requires="wps">
            <w:drawing>
              <wp:anchor distT="0" distB="0" distL="114300" distR="114300" simplePos="0" relativeHeight="251699200" behindDoc="0" locked="0" layoutInCell="1" allowOverlap="1" wp14:anchorId="5DFF7704" wp14:editId="406E51D0">
                <wp:simplePos x="0" y="0"/>
                <wp:positionH relativeFrom="column">
                  <wp:posOffset>427355</wp:posOffset>
                </wp:positionH>
                <wp:positionV relativeFrom="paragraph">
                  <wp:posOffset>158115</wp:posOffset>
                </wp:positionV>
                <wp:extent cx="3963670" cy="293370"/>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367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7108A"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F7704" id="Text Box 84" o:spid="_x0000_s1042" type="#_x0000_t202" style="position:absolute;left:0;text-align:left;margin-left:33.65pt;margin-top:12.45pt;width:312.1pt;height:23.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" filled="f" stroked="f">
                <v:textbox>
                  <w:txbxContent>
                    <w:p w14:paraId="5037108A"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rPr>
        <w:t>ASSETS:-</w:t>
      </w:r>
    </w:p>
    <w:p w14:paraId="7449C2D0" w14:textId="0DE1863D" w:rsidR="00361ABE" w:rsidRPr="00361ABE" w:rsidRDefault="00F51C76" w:rsidP="00664A0A">
      <w:pPr>
        <w:numPr>
          <w:ilvl w:val="0"/>
          <w:numId w:val="109"/>
        </w:numPr>
        <w:spacing w:after="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56544" behindDoc="0" locked="0" layoutInCell="1" allowOverlap="1" wp14:anchorId="2C85C572" wp14:editId="1AA02CC0">
                <wp:simplePos x="0" y="0"/>
                <wp:positionH relativeFrom="column">
                  <wp:posOffset>419735</wp:posOffset>
                </wp:positionH>
                <wp:positionV relativeFrom="paragraph">
                  <wp:posOffset>145415</wp:posOffset>
                </wp:positionV>
                <wp:extent cx="3963670" cy="293370"/>
                <wp:effectExtent l="0" t="0" r="0"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367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34916"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5C572" id="Text Box 83" o:spid="_x0000_s1043" type="#_x0000_t202" style="position:absolute;left:0;text-align:left;margin-left:33.05pt;margin-top:11.45pt;width:312.1pt;height:23.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" filled="f" stroked="f">
                <v:textbox>
                  <w:txbxContent>
                    <w:p w14:paraId="04334916"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________________________________________________________________________</w:t>
      </w:r>
    </w:p>
    <w:p w14:paraId="4CC3AD2F" w14:textId="77777777" w:rsidR="00361ABE" w:rsidRPr="00361ABE" w:rsidRDefault="00361ABE" w:rsidP="00664A0A">
      <w:pPr>
        <w:numPr>
          <w:ilvl w:val="0"/>
          <w:numId w:val="109"/>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09D7B53A" w14:textId="77777777" w:rsidR="00361ABE" w:rsidRPr="00361ABE" w:rsidRDefault="00361ABE" w:rsidP="00664A0A">
      <w:pPr>
        <w:numPr>
          <w:ilvl w:val="0"/>
          <w:numId w:val="109"/>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33501AAF" w14:textId="77777777"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231C7049" w14:textId="77777777"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150C69A7" w14:textId="77777777"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183DE9F0" w14:textId="77777777"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1A444D7E" w14:textId="77777777"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495DA22E" w14:textId="6C8BD3FE" w:rsidR="00361ABE" w:rsidRPr="00361ABE" w:rsidRDefault="00F51C76" w:rsidP="00664A0A">
      <w:pPr>
        <w:numPr>
          <w:ilvl w:val="0"/>
          <w:numId w:val="109"/>
        </w:numPr>
        <w:spacing w:after="0" w:line="360" w:lineRule="auto"/>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00224" behindDoc="0" locked="0" layoutInCell="1" allowOverlap="1" wp14:anchorId="22F47CF5" wp14:editId="5E1BD373">
                <wp:simplePos x="0" y="0"/>
                <wp:positionH relativeFrom="column">
                  <wp:posOffset>2072005</wp:posOffset>
                </wp:positionH>
                <wp:positionV relativeFrom="paragraph">
                  <wp:posOffset>212725</wp:posOffset>
                </wp:positionV>
                <wp:extent cx="1689100" cy="293370"/>
                <wp:effectExtent l="0" t="0" r="0" b="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5EAC3"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47CF5" id="Text Box 82" o:spid="_x0000_s1044" type="#_x0000_t202" style="position:absolute;left:0;text-align:left;margin-left:163.15pt;margin-top:16.75pt;width:133pt;height:23.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GkvuwIAAMM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" filled="f" stroked="f">
                <v:textbox>
                  <w:txbxContent>
                    <w:p w14:paraId="71E5EAC3"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_______________________________________________________________________</w:t>
      </w:r>
    </w:p>
    <w:p w14:paraId="28239C86" w14:textId="77777777" w:rsidR="00361ABE" w:rsidRPr="00361ABE" w:rsidRDefault="00361ABE" w:rsidP="00361ABE">
      <w:pPr>
        <w:spacing w:after="0"/>
        <w:ind w:left="360"/>
        <w:jc w:val="both"/>
        <w:rPr>
          <w:rFonts w:ascii="Goudy Old Style" w:eastAsia="Calibri" w:hAnsi="Goudy Old Style" w:cs="Times New Roman"/>
          <w:sz w:val="24"/>
        </w:rPr>
      </w:pPr>
      <w:r w:rsidRPr="00361ABE">
        <w:rPr>
          <w:rFonts w:ascii="Goudy Old Style" w:eastAsia="Calibri" w:hAnsi="Goudy Old Style" w:cs="Times New Roman"/>
          <w:sz w:val="24"/>
        </w:rPr>
        <w:t>Total estimated value of Kshs.__________________________________________________</w:t>
      </w:r>
    </w:p>
    <w:p w14:paraId="79388409" w14:textId="67ECE10F" w:rsidR="00361ABE" w:rsidRPr="00361ABE" w:rsidRDefault="00F51C76" w:rsidP="00361ABE">
      <w:pPr>
        <w:spacing w:after="0"/>
        <w:ind w:firstLine="36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01248" behindDoc="0" locked="0" layoutInCell="1" allowOverlap="1" wp14:anchorId="186A94FA" wp14:editId="55242D5B">
                <wp:simplePos x="0" y="0"/>
                <wp:positionH relativeFrom="column">
                  <wp:posOffset>473075</wp:posOffset>
                </wp:positionH>
                <wp:positionV relativeFrom="paragraph">
                  <wp:posOffset>146685</wp:posOffset>
                </wp:positionV>
                <wp:extent cx="1689100" cy="293370"/>
                <wp:effectExtent l="0" t="0" r="0" b="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7154C" w14:textId="77777777" w:rsidR="003F0762" w:rsidRPr="002A0C82" w:rsidRDefault="003F0762" w:rsidP="00361ABE">
                            <w:pPr>
                              <w:rPr>
                                <w:rFonts w:ascii="Courier New" w:hAnsi="Courier New" w:cs="Courier New"/>
                              </w:rPr>
                            </w:pPr>
                            <w:r>
                              <w:rPr>
                                <w:rFonts w:ascii="Courier New" w:hAnsi="Courier New" w:cs="Courier New"/>
                              </w:rPr>
                              <w:t>NIL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A94FA" id="Text Box 81" o:spid="_x0000_s1045" type="#_x0000_t202" style="position:absolute;left:0;text-align:left;margin-left:37.25pt;margin-top:11.55pt;width:133pt;height:23.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" filled="f" stroked="f">
                <v:textbox>
                  <w:txbxContent>
                    <w:p w14:paraId="7B17154C" w14:textId="77777777" w:rsidR="003F0762" w:rsidRPr="002A0C82" w:rsidRDefault="003F0762" w:rsidP="00361ABE">
                      <w:pPr>
                        <w:rPr>
                          <w:rFonts w:ascii="Courier New" w:hAnsi="Courier New" w:cs="Courier New"/>
                        </w:rPr>
                      </w:pPr>
                      <w:r>
                        <w:rPr>
                          <w:rFonts w:ascii="Courier New" w:hAnsi="Courier New" w:cs="Courier New"/>
                        </w:rPr>
                        <w:t>NIL</w:t>
                      </w:r>
                    </w:p>
                  </w:txbxContent>
                </v:textbox>
              </v:shape>
            </w:pict>
          </mc:Fallback>
        </mc:AlternateContent>
      </w:r>
      <w:r w:rsidR="00361ABE" w:rsidRPr="00361ABE">
        <w:rPr>
          <w:rFonts w:ascii="Goudy Old Style" w:eastAsia="Calibri" w:hAnsi="Goudy Old Style" w:cs="Times New Roman"/>
          <w:b/>
          <w:sz w:val="24"/>
        </w:rPr>
        <w:t>LIABILITIES:-</w:t>
      </w:r>
    </w:p>
    <w:p w14:paraId="082E58CA" w14:textId="77777777" w:rsidR="00361ABE" w:rsidRPr="00361ABE" w:rsidRDefault="00361ABE" w:rsidP="00664A0A">
      <w:pPr>
        <w:numPr>
          <w:ilvl w:val="0"/>
          <w:numId w:val="110"/>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________________________________________________________________________</w:t>
      </w:r>
    </w:p>
    <w:p w14:paraId="7510F93F" w14:textId="77777777" w:rsidR="00361ABE" w:rsidRPr="00361ABE" w:rsidRDefault="00361ABE" w:rsidP="00664A0A">
      <w:pPr>
        <w:numPr>
          <w:ilvl w:val="0"/>
          <w:numId w:val="110"/>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14:paraId="2736EB1C" w14:textId="304C809E" w:rsidR="00361ABE" w:rsidRPr="00361ABE" w:rsidRDefault="00F51C76" w:rsidP="00664A0A">
      <w:pPr>
        <w:numPr>
          <w:ilvl w:val="0"/>
          <w:numId w:val="110"/>
        </w:numPr>
        <w:spacing w:after="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02272" behindDoc="0" locked="0" layoutInCell="1" allowOverlap="1" wp14:anchorId="4BE209B8" wp14:editId="0B900CEC">
                <wp:simplePos x="0" y="0"/>
                <wp:positionH relativeFrom="column">
                  <wp:posOffset>1712595</wp:posOffset>
                </wp:positionH>
                <wp:positionV relativeFrom="paragraph">
                  <wp:posOffset>147955</wp:posOffset>
                </wp:positionV>
                <wp:extent cx="1689100" cy="293370"/>
                <wp:effectExtent l="0" t="0" r="0" b="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19BDB" w14:textId="77777777" w:rsidR="003F0762" w:rsidRPr="002A0C82" w:rsidRDefault="003F0762" w:rsidP="00361ABE">
                            <w:pPr>
                              <w:rPr>
                                <w:rFonts w:ascii="Courier New" w:hAnsi="Courier New" w:cs="Courier New"/>
                              </w:rPr>
                            </w:pPr>
                            <w:r>
                              <w:rPr>
                                <w:rFonts w:ascii="Courier New" w:hAnsi="Courier New" w:cs="Courier New"/>
                              </w:rPr>
                              <w:t>NIL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209B8" id="Text Box 80" o:spid="_x0000_s1046" type="#_x0000_t202" style="position:absolute;left:0;text-align:left;margin-left:134.85pt;margin-top:11.65pt;width:133pt;height:23.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DtuwIAAMM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" filled="f" stroked="f">
                <v:textbox>
                  <w:txbxContent>
                    <w:p w14:paraId="6B719BDB" w14:textId="77777777" w:rsidR="003F0762" w:rsidRPr="002A0C82" w:rsidRDefault="003F0762" w:rsidP="00361ABE">
                      <w:pPr>
                        <w:rPr>
                          <w:rFonts w:ascii="Courier New" w:hAnsi="Courier New" w:cs="Courier New"/>
                        </w:rPr>
                      </w:pPr>
                      <w:r>
                        <w:rPr>
                          <w:rFonts w:ascii="Courier New" w:hAnsi="Courier New" w:cs="Courier New"/>
                        </w:rPr>
                        <w:t>NIL</w:t>
                      </w:r>
                    </w:p>
                  </w:txbxContent>
                </v:textbox>
              </v:shape>
            </w:pict>
          </mc:Fallback>
        </mc:AlternateContent>
      </w:r>
      <w:r w:rsidR="00361ABE" w:rsidRPr="00361ABE">
        <w:rPr>
          <w:rFonts w:ascii="Goudy Old Style" w:eastAsia="Calibri" w:hAnsi="Goudy Old Style" w:cs="Times New Roman"/>
          <w:sz w:val="24"/>
        </w:rPr>
        <w:t>_______________________________________________________________________</w:t>
      </w:r>
    </w:p>
    <w:p w14:paraId="00E66984"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Total estimated value Kshs.________________________________________________________</w:t>
      </w:r>
    </w:p>
    <w:p w14:paraId="226AA65A" w14:textId="77777777" w:rsidR="00361ABE" w:rsidRPr="00361ABE" w:rsidRDefault="00361ABE" w:rsidP="00361ABE">
      <w:pPr>
        <w:spacing w:after="0"/>
        <w:jc w:val="both"/>
        <w:rPr>
          <w:rFonts w:ascii="Goudy Old Style" w:eastAsia="Calibri" w:hAnsi="Goudy Old Style" w:cs="Times New Roman"/>
          <w:sz w:val="24"/>
        </w:rPr>
      </w:pPr>
    </w:p>
    <w:p w14:paraId="707C836A" w14:textId="77777777" w:rsidR="00361ABE" w:rsidRPr="00361ABE" w:rsidRDefault="00361ABE" w:rsidP="00664A0A">
      <w:pPr>
        <w:numPr>
          <w:ilvl w:val="0"/>
          <w:numId w:val="108"/>
        </w:numPr>
        <w:spacing w:after="0" w:line="360" w:lineRule="auto"/>
        <w:ind w:left="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facts herein deponed to are known to me/us of my/our personal knowledge</w:t>
      </w:r>
    </w:p>
    <w:p w14:paraId="73CA721A" w14:textId="77777777" w:rsidR="00361ABE" w:rsidRPr="00361ABE" w:rsidRDefault="00361ABE" w:rsidP="00361ABE">
      <w:pPr>
        <w:spacing w:after="0" w:line="360" w:lineRule="auto"/>
        <w:ind w:left="360"/>
        <w:contextualSpacing/>
        <w:jc w:val="both"/>
        <w:rPr>
          <w:rFonts w:ascii="Goudy Old Style" w:eastAsia="Calibri" w:hAnsi="Goudy Old Style" w:cs="Times New Roman"/>
          <w:sz w:val="24"/>
        </w:rPr>
      </w:pPr>
    </w:p>
    <w:p w14:paraId="388849F4" w14:textId="0F280121"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Book Antiqua"/>
          <w:b/>
          <w:noProof/>
          <w:sz w:val="24"/>
        </w:rPr>
        <mc:AlternateContent>
          <mc:Choice Requires="wps">
            <w:drawing>
              <wp:anchor distT="0" distB="0" distL="114300" distR="114300" simplePos="0" relativeHeight="251703296" behindDoc="0" locked="0" layoutInCell="1" allowOverlap="1" wp14:anchorId="399BBBF3" wp14:editId="5E58C91B">
                <wp:simplePos x="0" y="0"/>
                <wp:positionH relativeFrom="column">
                  <wp:posOffset>23495</wp:posOffset>
                </wp:positionH>
                <wp:positionV relativeFrom="paragraph">
                  <wp:posOffset>187960</wp:posOffset>
                </wp:positionV>
                <wp:extent cx="2646680" cy="293370"/>
                <wp:effectExtent l="0" t="0" r="0" b="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66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4472C" w14:textId="77777777" w:rsidR="003F0762" w:rsidRPr="000C67DA"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BBBF3" id="Text Box 79" o:spid="_x0000_s1047" type="#_x0000_t202" style="position:absolute;margin-left:1.85pt;margin-top:14.8pt;width:208.4pt;height:23.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NEiuwIAAMM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" filled="f" stroked="f">
                <v:textbox>
                  <w:txbxContent>
                    <w:p w14:paraId="28C4472C" w14:textId="77777777" w:rsidR="003F0762" w:rsidRPr="000C67DA" w:rsidRDefault="003F0762" w:rsidP="00361ABE"/>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63360" behindDoc="0" locked="0" layoutInCell="1" allowOverlap="1" wp14:anchorId="26862688" wp14:editId="72CFFDAE">
                <wp:simplePos x="0" y="0"/>
                <wp:positionH relativeFrom="column">
                  <wp:posOffset>2819400</wp:posOffset>
                </wp:positionH>
                <wp:positionV relativeFrom="paragraph">
                  <wp:posOffset>123190</wp:posOffset>
                </wp:positionV>
                <wp:extent cx="228600" cy="1975485"/>
                <wp:effectExtent l="0" t="0" r="0" b="5715"/>
                <wp:wrapNone/>
                <wp:docPr id="78" name="Right Brac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975485"/>
                        </a:xfrm>
                        <a:prstGeom prst="rightBrace">
                          <a:avLst>
                            <a:gd name="adj1" fmla="val 7201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82C1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8" o:spid="_x0000_s1026" type="#_x0000_t88" style="position:absolute;margin-left:222pt;margin-top:9.7pt;width:18pt;height:15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"/>
            </w:pict>
          </mc:Fallback>
        </mc:AlternateContent>
      </w:r>
      <w:r w:rsidR="00361ABE" w:rsidRPr="00361ABE">
        <w:rPr>
          <w:rFonts w:ascii="Goudy Old Style" w:eastAsia="Calibri" w:hAnsi="Goudy Old Style" w:cs="Book Antiqua"/>
          <w:b/>
          <w:sz w:val="24"/>
        </w:rPr>
        <w:t>SWORN</w:t>
      </w:r>
      <w:r w:rsidR="00361ABE" w:rsidRPr="00361ABE">
        <w:rPr>
          <w:rFonts w:ascii="Goudy Old Style" w:eastAsia="Calibri" w:hAnsi="Goudy Old Style" w:cs="Book Antiqua"/>
          <w:sz w:val="24"/>
        </w:rPr>
        <w:t xml:space="preserve"> at </w:t>
      </w:r>
      <w:r w:rsidR="00361ABE" w:rsidRPr="00361ABE">
        <w:rPr>
          <w:rFonts w:ascii="Goudy Old Style" w:eastAsia="Calibri" w:hAnsi="Goudy Old Style" w:cs="Book Antiqua"/>
          <w:b/>
          <w:sz w:val="24"/>
        </w:rPr>
        <w:t>KISUMU</w:t>
      </w:r>
      <w:r w:rsidR="00361ABE" w:rsidRPr="00361ABE">
        <w:rPr>
          <w:rFonts w:ascii="Goudy Old Style" w:eastAsia="Calibri" w:hAnsi="Goudy Old Style" w:cs="Book Antiqua"/>
          <w:sz w:val="24"/>
        </w:rPr>
        <w:t xml:space="preserve"> by the Said </w:t>
      </w:r>
    </w:p>
    <w:p w14:paraId="5F89EEE1"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b/>
          <w:sz w:val="24"/>
        </w:rPr>
        <w:t>____________________________________</w:t>
      </w:r>
    </w:p>
    <w:p w14:paraId="499E1464"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lastRenderedPageBreak/>
        <w:t>This _______ day of ___________________.</w:t>
      </w:r>
    </w:p>
    <w:p w14:paraId="50811452" w14:textId="77777777" w:rsidR="00361ABE" w:rsidRPr="00361ABE" w:rsidRDefault="00361ABE" w:rsidP="00361ABE">
      <w:pPr>
        <w:spacing w:after="0" w:line="360" w:lineRule="auto"/>
        <w:rPr>
          <w:rFonts w:ascii="Goudy Old Style" w:eastAsia="Calibri" w:hAnsi="Goudy Old Style" w:cs="Book Antiqua"/>
          <w:sz w:val="24"/>
        </w:rPr>
      </w:pPr>
    </w:p>
    <w:p w14:paraId="02F57F62"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Before me:</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14:paraId="1F24942B"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Deponent</w:t>
      </w:r>
    </w:p>
    <w:p w14:paraId="5954E6A0" w14:textId="77777777"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Commissioner for Oaths</w:t>
      </w:r>
    </w:p>
    <w:p w14:paraId="29207107" w14:textId="77777777"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(Or other swearing Officer)</w:t>
      </w:r>
    </w:p>
    <w:p w14:paraId="5C9CD868" w14:textId="77777777" w:rsidR="00361ABE" w:rsidRPr="00361ABE" w:rsidRDefault="00361ABE" w:rsidP="00361ABE">
      <w:pPr>
        <w:spacing w:after="0"/>
        <w:jc w:val="both"/>
        <w:rPr>
          <w:rFonts w:ascii="Goudy Old Style" w:eastAsia="Calibri" w:hAnsi="Goudy Old Style" w:cs="Times New Roman"/>
          <w:sz w:val="24"/>
        </w:rPr>
      </w:pPr>
    </w:p>
    <w:p w14:paraId="0826F6D6" w14:textId="77777777"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DRAWN &amp; FILED BY</w:t>
      </w:r>
      <w:r w:rsidRPr="00361ABE">
        <w:rPr>
          <w:rFonts w:ascii="Goudy Old Style" w:eastAsia="Calibri" w:hAnsi="Goudy Old Style" w:cs="Times New Roman"/>
          <w:b/>
          <w:sz w:val="24"/>
          <w:szCs w:val="24"/>
        </w:rPr>
        <w:t>:</w:t>
      </w:r>
    </w:p>
    <w:p w14:paraId="59D8162E"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xml:space="preserve"> &amp; ADVOCATES</w:t>
      </w:r>
    </w:p>
    <w:p w14:paraId="51D7C384"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14:paraId="5D7492DE" w14:textId="77777777" w:rsidR="00361ABE" w:rsidRPr="00D334B6" w:rsidRDefault="00D334B6"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t xml:space="preserve">P. O. BOX </w:t>
      </w:r>
    </w:p>
    <w:p w14:paraId="5C332869" w14:textId="77777777" w:rsidR="00361ABE" w:rsidRPr="00361ABE" w:rsidRDefault="00361ABE" w:rsidP="00361ABE">
      <w:pPr>
        <w:spacing w:after="0"/>
        <w:rPr>
          <w:rFonts w:ascii="Goudy Old Style" w:eastAsia="Calibri" w:hAnsi="Goudy Old Style" w:cs="Times New Roman"/>
          <w:b/>
          <w:sz w:val="24"/>
          <w:u w:val="single"/>
        </w:rPr>
      </w:pPr>
      <w:r w:rsidRPr="00361ABE">
        <w:rPr>
          <w:rFonts w:ascii="Goudy Old Style" w:eastAsia="Calibri" w:hAnsi="Goudy Old Style" w:cs="Times New Roman"/>
          <w:b/>
          <w:noProof/>
          <w:sz w:val="24"/>
          <w:u w:val="single"/>
        </w:rPr>
        <w:drawing>
          <wp:anchor distT="0" distB="0" distL="114300" distR="114300" simplePos="0" relativeHeight="251667456" behindDoc="0" locked="0" layoutInCell="1" allowOverlap="1" wp14:anchorId="0380ED4D" wp14:editId="041C57CD">
            <wp:simplePos x="0" y="0"/>
            <wp:positionH relativeFrom="column">
              <wp:posOffset>2459990</wp:posOffset>
            </wp:positionH>
            <wp:positionV relativeFrom="paragraph">
              <wp:posOffset>-295910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5" name="Picture 5"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14:paraId="31A23536" w14:textId="77777777" w:rsidR="00361ABE" w:rsidRPr="00361ABE" w:rsidRDefault="00361ABE" w:rsidP="00361ABE">
      <w:pPr>
        <w:spacing w:after="0"/>
        <w:rPr>
          <w:rFonts w:ascii="Goudy Old Style" w:eastAsia="Calibri" w:hAnsi="Goudy Old Style" w:cs="Times New Roman"/>
          <w:b/>
          <w:sz w:val="28"/>
          <w:szCs w:val="28"/>
        </w:rPr>
      </w:pPr>
    </w:p>
    <w:p w14:paraId="36E03621" w14:textId="77777777" w:rsidR="00361ABE" w:rsidRPr="00361ABE" w:rsidRDefault="00361ABE" w:rsidP="00361ABE">
      <w:pPr>
        <w:spacing w:after="0"/>
        <w:jc w:val="center"/>
        <w:rPr>
          <w:rFonts w:ascii="Goudy Old Style" w:eastAsia="Calibri" w:hAnsi="Goudy Old Style" w:cs="Times New Roman"/>
          <w:b/>
          <w:sz w:val="28"/>
          <w:szCs w:val="28"/>
        </w:rPr>
      </w:pPr>
    </w:p>
    <w:p w14:paraId="52895DD7" w14:textId="77777777" w:rsidR="00361ABE" w:rsidRPr="00361ABE" w:rsidRDefault="00361ABE" w:rsidP="00361ABE">
      <w:pPr>
        <w:spacing w:after="0"/>
        <w:jc w:val="center"/>
        <w:rPr>
          <w:rFonts w:ascii="Goudy Old Style" w:eastAsia="Calibri" w:hAnsi="Goudy Old Style" w:cs="Times New Roman"/>
          <w:b/>
          <w:sz w:val="24"/>
          <w:szCs w:val="24"/>
          <w:u w:val="single"/>
        </w:rPr>
      </w:pPr>
    </w:p>
    <w:p w14:paraId="7AE1D060" w14:textId="70234C09" w:rsidR="00361ABE" w:rsidRPr="00361ABE" w:rsidRDefault="00F51C76" w:rsidP="00361ABE">
      <w:pPr>
        <w:spacing w:after="0"/>
        <w:jc w:val="center"/>
        <w:rPr>
          <w:rFonts w:ascii="Goudy Old Style" w:eastAsia="Calibri" w:hAnsi="Goudy Old Style" w:cs="Times New Roman"/>
          <w:b/>
          <w:sz w:val="24"/>
          <w:szCs w:val="24"/>
          <w:u w:val="single"/>
        </w:rPr>
      </w:pPr>
      <w:r>
        <w:rPr>
          <w:rFonts w:ascii="Goudy Old Style" w:eastAsia="Calibri" w:hAnsi="Goudy Old Style" w:cs="Book Antiqua"/>
          <w:noProof/>
          <w:sz w:val="24"/>
        </w:rPr>
        <mc:AlternateContent>
          <mc:Choice Requires="wps">
            <w:drawing>
              <wp:anchor distT="0" distB="0" distL="114300" distR="114300" simplePos="0" relativeHeight="251704320" behindDoc="0" locked="0" layoutInCell="1" allowOverlap="1" wp14:anchorId="4E61091F" wp14:editId="47CBCA79">
                <wp:simplePos x="0" y="0"/>
                <wp:positionH relativeFrom="column">
                  <wp:posOffset>3853180</wp:posOffset>
                </wp:positionH>
                <wp:positionV relativeFrom="paragraph">
                  <wp:posOffset>173990</wp:posOffset>
                </wp:positionV>
                <wp:extent cx="1050925" cy="293370"/>
                <wp:effectExtent l="0" t="0" r="0" b="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92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18C2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1091F" id="Text Box 77" o:spid="_x0000_s1048" type="#_x0000_t202" style="position:absolute;left:0;text-align:left;margin-left:303.4pt;margin-top:13.7pt;width:82.75pt;height:23.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" filled="f" stroked="f">
                <v:textbox>
                  <w:txbxContent>
                    <w:p w14:paraId="34618C2B"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b/>
          <w:noProof/>
          <w:sz w:val="24"/>
          <w:szCs w:val="24"/>
          <w:u w:val="single"/>
        </w:rPr>
        <mc:AlternateContent>
          <mc:Choice Requires="wps">
            <w:drawing>
              <wp:anchor distT="0" distB="0" distL="114300" distR="114300" simplePos="0" relativeHeight="251666432" behindDoc="0" locked="0" layoutInCell="1" allowOverlap="1" wp14:anchorId="7BA7C632" wp14:editId="3C3D0044">
                <wp:simplePos x="0" y="0"/>
                <wp:positionH relativeFrom="column">
                  <wp:posOffset>4686300</wp:posOffset>
                </wp:positionH>
                <wp:positionV relativeFrom="paragraph">
                  <wp:posOffset>-285750</wp:posOffset>
                </wp:positionV>
                <wp:extent cx="1390650" cy="285750"/>
                <wp:effectExtent l="0" t="0" r="0" b="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6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7B8F5" w14:textId="77777777" w:rsidR="003F0762" w:rsidRPr="001E620B" w:rsidRDefault="003F0762" w:rsidP="00361ABE">
                            <w:pPr>
                              <w:rPr>
                                <w:b/>
                                <w:i/>
                                <w:sz w:val="26"/>
                                <w:szCs w:val="26"/>
                              </w:rPr>
                            </w:pPr>
                            <w:r>
                              <w:rPr>
                                <w:b/>
                                <w:i/>
                              </w:rPr>
                              <w:t xml:space="preserve">           </w:t>
                            </w:r>
                            <w:r>
                              <w:rPr>
                                <w:b/>
                                <w:i/>
                                <w:sz w:val="26"/>
                                <w:szCs w:val="26"/>
                              </w:rPr>
                              <w:t>Form 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7C632" id="Text Box 76" o:spid="_x0000_s1049" type="#_x0000_t202" style="position:absolute;left:0;text-align:left;margin-left:369pt;margin-top:-22.5pt;width:109.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4uuQIAAMM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" filled="f" stroked="f">
                <v:textbox>
                  <w:txbxContent>
                    <w:p w14:paraId="64A7B8F5" w14:textId="77777777" w:rsidR="003F0762" w:rsidRPr="001E620B" w:rsidRDefault="003F0762" w:rsidP="00361ABE">
                      <w:pPr>
                        <w:rPr>
                          <w:b/>
                          <w:i/>
                          <w:sz w:val="26"/>
                          <w:szCs w:val="26"/>
                        </w:rPr>
                      </w:pPr>
                      <w:r>
                        <w:rPr>
                          <w:b/>
                          <w:i/>
                        </w:rPr>
                        <w:t xml:space="preserve">           </w:t>
                      </w:r>
                      <w:r>
                        <w:rPr>
                          <w:b/>
                          <w:i/>
                          <w:sz w:val="26"/>
                          <w:szCs w:val="26"/>
                        </w:rPr>
                        <w:t>Form 38</w:t>
                      </w:r>
                    </w:p>
                  </w:txbxContent>
                </v:textbox>
              </v:shape>
            </w:pict>
          </mc:Fallback>
        </mc:AlternateContent>
      </w:r>
      <w:r w:rsidR="00361ABE" w:rsidRPr="00361ABE">
        <w:rPr>
          <w:rFonts w:ascii="Goudy Old Style" w:eastAsia="Calibri" w:hAnsi="Goudy Old Style" w:cs="Times New Roman"/>
          <w:b/>
          <w:sz w:val="24"/>
          <w:szCs w:val="24"/>
          <w:u w:val="single"/>
        </w:rPr>
        <w:t>REPBULIC OF KENYA</w:t>
      </w:r>
    </w:p>
    <w:p w14:paraId="4403F9D2" w14:textId="77777777"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IN THE HIGH COURT OF KENYA AT                  .</w:t>
      </w:r>
    </w:p>
    <w:p w14:paraId="6793CC5F" w14:textId="77777777"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SUCCESSION CAUSE NO.</w:t>
      </w:r>
      <w:r w:rsidRPr="00361ABE">
        <w:rPr>
          <w:rFonts w:ascii="Goudy Old Style" w:eastAsia="Calibri" w:hAnsi="Goudy Old Style" w:cs="Times New Roman"/>
          <w:b/>
          <w:sz w:val="24"/>
          <w:szCs w:val="24"/>
        </w:rPr>
        <w:t>__________</w:t>
      </w:r>
      <w:r w:rsidRPr="00361ABE">
        <w:rPr>
          <w:rFonts w:ascii="Goudy Old Style" w:eastAsia="Calibri" w:hAnsi="Goudy Old Style" w:cs="Times New Roman"/>
          <w:b/>
          <w:sz w:val="24"/>
          <w:szCs w:val="24"/>
          <w:u w:val="single"/>
        </w:rPr>
        <w:t xml:space="preserve"> OF 2012</w:t>
      </w:r>
    </w:p>
    <w:p w14:paraId="2C14459C" w14:textId="1406B5A9" w:rsidR="00361ABE" w:rsidRPr="00361ABE" w:rsidRDefault="00F51C76" w:rsidP="00361ABE">
      <w:pPr>
        <w:spacing w:after="0"/>
        <w:rPr>
          <w:rFonts w:ascii="Goudy Old Style" w:eastAsia="Calibri" w:hAnsi="Goudy Old Style" w:cs="Times New Roman"/>
          <w:b/>
          <w:sz w:val="24"/>
          <w:szCs w:val="24"/>
        </w:rPr>
      </w:pPr>
      <w:r>
        <w:rPr>
          <w:rFonts w:ascii="Goudy Old Style" w:eastAsia="Calibri" w:hAnsi="Goudy Old Style" w:cs="Times New Roman"/>
          <w:b/>
          <w:noProof/>
          <w:sz w:val="24"/>
          <w:szCs w:val="24"/>
        </w:rPr>
        <mc:AlternateContent>
          <mc:Choice Requires="wps">
            <w:drawing>
              <wp:anchor distT="0" distB="0" distL="114300" distR="114300" simplePos="0" relativeHeight="251705344" behindDoc="0" locked="0" layoutInCell="1" allowOverlap="1" wp14:anchorId="6E6B677E" wp14:editId="2E948D8A">
                <wp:simplePos x="0" y="0"/>
                <wp:positionH relativeFrom="column">
                  <wp:posOffset>2518410</wp:posOffset>
                </wp:positionH>
                <wp:positionV relativeFrom="paragraph">
                  <wp:posOffset>182245</wp:posOffset>
                </wp:positionV>
                <wp:extent cx="2545080" cy="293370"/>
                <wp:effectExtent l="0" t="0" r="0" b="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9EABC"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6B677E" id="Text Box 75" o:spid="_x0000_s1050" type="#_x0000_t202" style="position:absolute;margin-left:198.3pt;margin-top:14.35pt;width:200.4pt;height:23.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" filled="f" stroked="f">
                <v:textbox>
                  <w:txbxContent>
                    <w:p w14:paraId="7F69EABC" w14:textId="77777777" w:rsidR="003F0762" w:rsidRPr="002A0C82" w:rsidRDefault="003F0762" w:rsidP="00361ABE">
                      <w:pPr>
                        <w:rPr>
                          <w:rFonts w:ascii="Courier New" w:hAnsi="Courier New" w:cs="Courier New"/>
                        </w:rPr>
                      </w:pPr>
                    </w:p>
                  </w:txbxContent>
                </v:textbox>
              </v:shape>
            </w:pict>
          </mc:Fallback>
        </mc:AlternateContent>
      </w:r>
    </w:p>
    <w:p w14:paraId="20BF3722" w14:textId="77777777" w:rsidR="00361ABE" w:rsidRPr="00361ABE" w:rsidRDefault="00361ABE" w:rsidP="00361ABE">
      <w:pPr>
        <w:spacing w:after="0"/>
        <w:rPr>
          <w:rFonts w:ascii="Courier New" w:eastAsia="Calibri" w:hAnsi="Courier New" w:cs="Courier New"/>
          <w:b/>
          <w:sz w:val="24"/>
          <w:szCs w:val="24"/>
          <w:u w:val="single"/>
        </w:rPr>
      </w:pPr>
      <w:r w:rsidRPr="00361ABE">
        <w:rPr>
          <w:rFonts w:ascii="Goudy Old Style" w:eastAsia="Calibri" w:hAnsi="Goudy Old Style" w:cs="Times New Roman"/>
          <w:b/>
          <w:sz w:val="24"/>
          <w:szCs w:val="24"/>
        </w:rPr>
        <w:t xml:space="preserve">IN THE MATTER OF THE ESTATE OF </w:t>
      </w:r>
      <w:r w:rsidRPr="00361ABE">
        <w:rPr>
          <w:rFonts w:ascii="Courier New" w:eastAsia="Calibri" w:hAnsi="Courier New" w:cs="Courier New"/>
          <w:sz w:val="24"/>
          <w:szCs w:val="24"/>
          <w:u w:val="single"/>
        </w:rPr>
        <w:t xml:space="preserve"> __              ____   _</w:t>
      </w:r>
      <w:r w:rsidRPr="00361ABE">
        <w:rPr>
          <w:rFonts w:ascii="Goudy Old Style" w:eastAsia="Calibri" w:hAnsi="Goudy Old Style" w:cs="Courier New"/>
          <w:b/>
          <w:sz w:val="24"/>
          <w:szCs w:val="24"/>
        </w:rPr>
        <w:t>===DECEASED</w:t>
      </w:r>
    </w:p>
    <w:p w14:paraId="62B2D570" w14:textId="77777777" w:rsidR="00361ABE" w:rsidRPr="00361ABE" w:rsidRDefault="00361ABE" w:rsidP="00361ABE">
      <w:pPr>
        <w:spacing w:after="0"/>
        <w:jc w:val="center"/>
        <w:rPr>
          <w:rFonts w:ascii="Goudy Old Style" w:eastAsia="Calibri" w:hAnsi="Goudy Old Style" w:cs="Times New Roman"/>
          <w:b/>
          <w:sz w:val="24"/>
          <w:szCs w:val="24"/>
        </w:rPr>
      </w:pPr>
      <w:r w:rsidRPr="00361ABE">
        <w:rPr>
          <w:rFonts w:ascii="Goudy Old Style" w:eastAsia="Calibri" w:hAnsi="Goudy Old Style" w:cs="Times New Roman"/>
          <w:b/>
          <w:sz w:val="24"/>
          <w:szCs w:val="24"/>
        </w:rPr>
        <w:t>AND</w:t>
      </w:r>
    </w:p>
    <w:p w14:paraId="01B30B79" w14:textId="0AC4468C" w:rsidR="00361ABE" w:rsidRPr="00361ABE" w:rsidRDefault="00F51C76" w:rsidP="00361ABE">
      <w:pPr>
        <w:spacing w:after="0"/>
        <w:rPr>
          <w:rFonts w:ascii="Goudy Old Style" w:eastAsia="Calibri" w:hAnsi="Goudy Old Style" w:cs="Times New Roman"/>
          <w:b/>
          <w:sz w:val="24"/>
          <w:szCs w:val="24"/>
        </w:rPr>
      </w:pPr>
      <w:r>
        <w:rPr>
          <w:rFonts w:ascii="Goudy Old Style" w:eastAsia="Calibri" w:hAnsi="Goudy Old Style" w:cs="Times New Roman"/>
          <w:b/>
          <w:noProof/>
          <w:sz w:val="24"/>
          <w:szCs w:val="24"/>
          <w:u w:val="single"/>
        </w:rPr>
        <mc:AlternateContent>
          <mc:Choice Requires="wps">
            <w:drawing>
              <wp:anchor distT="0" distB="0" distL="114300" distR="114300" simplePos="0" relativeHeight="251706368" behindDoc="0" locked="0" layoutInCell="1" allowOverlap="1" wp14:anchorId="296E4C61" wp14:editId="04E2C5A0">
                <wp:simplePos x="0" y="0"/>
                <wp:positionH relativeFrom="column">
                  <wp:posOffset>-62230</wp:posOffset>
                </wp:positionH>
                <wp:positionV relativeFrom="paragraph">
                  <wp:posOffset>170815</wp:posOffset>
                </wp:positionV>
                <wp:extent cx="2222500" cy="293370"/>
                <wp:effectExtent l="0" t="0" r="0" b="0"/>
                <wp:wrapNone/>
                <wp:docPr id="74"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A7B29" w14:textId="77777777" w:rsidR="003F0762" w:rsidRPr="00203CD3"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E4C61" id="Text Box 74" o:spid="_x0000_s1051" type="#_x0000_t202" style="position:absolute;margin-left:-4.9pt;margin-top:13.45pt;width:175pt;height:23.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SGDugIAAMM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" filled="f" stroked="f">
                <v:textbox>
                  <w:txbxContent>
                    <w:p w14:paraId="671A7B29" w14:textId="77777777" w:rsidR="003F0762" w:rsidRPr="00203CD3"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szCs w:val="24"/>
        </w:rPr>
        <w:t xml:space="preserve">IN THE MATTER OF AN APPLICATION BY </w:t>
      </w:r>
    </w:p>
    <w:p w14:paraId="4CCBD601" w14:textId="77777777"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 xml:space="preserve">                                                       </w:t>
      </w:r>
      <w:r w:rsidRPr="00361ABE">
        <w:rPr>
          <w:rFonts w:ascii="Goudy Old Style" w:eastAsia="Calibri" w:hAnsi="Goudy Old Style" w:cs="Times New Roman"/>
          <w:b/>
          <w:sz w:val="24"/>
          <w:szCs w:val="24"/>
        </w:rPr>
        <w:t>=======================================APPLICANT</w:t>
      </w:r>
    </w:p>
    <w:p w14:paraId="42DDD548" w14:textId="77777777" w:rsidR="00361ABE" w:rsidRPr="00361ABE" w:rsidRDefault="00361ABE" w:rsidP="00361ABE">
      <w:pPr>
        <w:spacing w:after="0"/>
        <w:jc w:val="center"/>
        <w:rPr>
          <w:rFonts w:ascii="Goudy Old Style" w:eastAsia="Calibri" w:hAnsi="Goudy Old Style" w:cs="Times New Roman"/>
          <w:b/>
          <w:sz w:val="24"/>
          <w:szCs w:val="24"/>
        </w:rPr>
      </w:pPr>
    </w:p>
    <w:p w14:paraId="534C11BB" w14:textId="77777777"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CONSENT.</w:t>
      </w:r>
    </w:p>
    <w:p w14:paraId="28512653" w14:textId="77777777" w:rsidR="00361ABE" w:rsidRPr="00361ABE" w:rsidRDefault="00361ABE" w:rsidP="00361ABE">
      <w:pPr>
        <w:spacing w:after="0"/>
        <w:rPr>
          <w:rFonts w:ascii="Goudy Old Style" w:eastAsia="Calibri" w:hAnsi="Goudy Old Style" w:cs="Times New Roman"/>
          <w:sz w:val="24"/>
          <w:szCs w:val="24"/>
        </w:rPr>
      </w:pPr>
    </w:p>
    <w:p w14:paraId="4C380D80" w14:textId="0D3C5029" w:rsidR="00361ABE" w:rsidRPr="00361ABE" w:rsidRDefault="00F51C76" w:rsidP="00361ABE">
      <w:pPr>
        <w:spacing w:after="0" w:line="360" w:lineRule="auto"/>
        <w:jc w:val="both"/>
        <w:rPr>
          <w:rFonts w:ascii="Courier New" w:eastAsia="Calibri" w:hAnsi="Courier New" w:cs="Courier New"/>
          <w:sz w:val="24"/>
          <w:szCs w:val="24"/>
        </w:rPr>
      </w:pPr>
      <w:r>
        <w:rPr>
          <w:rFonts w:ascii="Goudy Old Style" w:eastAsia="Calibri" w:hAnsi="Goudy Old Style" w:cs="Times New Roman"/>
          <w:b/>
          <w:noProof/>
          <w:sz w:val="24"/>
          <w:szCs w:val="24"/>
        </w:rPr>
        <mc:AlternateContent>
          <mc:Choice Requires="wps">
            <w:drawing>
              <wp:anchor distT="0" distB="0" distL="114300" distR="114300" simplePos="0" relativeHeight="251707392" behindDoc="0" locked="0" layoutInCell="1" allowOverlap="1" wp14:anchorId="0774E59B" wp14:editId="05FE70DC">
                <wp:simplePos x="0" y="0"/>
                <wp:positionH relativeFrom="column">
                  <wp:posOffset>4392930</wp:posOffset>
                </wp:positionH>
                <wp:positionV relativeFrom="paragraph">
                  <wp:posOffset>240665</wp:posOffset>
                </wp:positionV>
                <wp:extent cx="1851660" cy="293370"/>
                <wp:effectExtent l="0" t="0" r="0" b="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FA64A"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4E59B" id="Text Box 73" o:spid="_x0000_s1052" type="#_x0000_t202" style="position:absolute;left:0;text-align:left;margin-left:345.9pt;margin-top:18.95pt;width:145.8pt;height:23.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" filled="f" stroked="f">
                <v:textbox>
                  <w:txbxContent>
                    <w:p w14:paraId="09CFA64A" w14:textId="77777777" w:rsidR="003F0762" w:rsidRPr="002A0C82" w:rsidRDefault="003F0762" w:rsidP="00361ABE">
                      <w:pPr>
                        <w:rPr>
                          <w:rFonts w:ascii="Courier New" w:hAnsi="Courier New" w:cs="Courier New"/>
                        </w:rPr>
                      </w:pPr>
                    </w:p>
                  </w:txbxContent>
                </v:textbox>
              </v:shape>
            </w:pict>
          </mc:Fallback>
        </mc:AlternateContent>
      </w:r>
      <w:r>
        <w:rPr>
          <w:rFonts w:ascii="Courier New" w:eastAsia="Calibri" w:hAnsi="Courier New" w:cs="Courier New"/>
          <w:noProof/>
          <w:sz w:val="24"/>
          <w:szCs w:val="24"/>
        </w:rPr>
        <mc:AlternateContent>
          <mc:Choice Requires="wps">
            <w:drawing>
              <wp:anchor distT="0" distB="0" distL="114300" distR="114300" simplePos="0" relativeHeight="251757568" behindDoc="0" locked="0" layoutInCell="1" allowOverlap="1" wp14:anchorId="2A991FE9" wp14:editId="79E056A5">
                <wp:simplePos x="0" y="0"/>
                <wp:positionH relativeFrom="column">
                  <wp:posOffset>55880</wp:posOffset>
                </wp:positionH>
                <wp:positionV relativeFrom="paragraph">
                  <wp:posOffset>508000</wp:posOffset>
                </wp:positionV>
                <wp:extent cx="1851660" cy="293370"/>
                <wp:effectExtent l="0" t="0" r="0" b="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5CA4C"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91FE9" id="Text Box 72" o:spid="_x0000_s1053" type="#_x0000_t202" style="position:absolute;left:0;text-align:left;margin-left:4.4pt;margin-top:40pt;width:145.8pt;height:23.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" filled="f" stroked="f">
                <v:textbox>
                  <w:txbxContent>
                    <w:p w14:paraId="5715CA4C" w14:textId="77777777" w:rsidR="003F0762" w:rsidRPr="002A0C82" w:rsidRDefault="003F0762" w:rsidP="00361ABE">
                      <w:pPr>
                        <w:rPr>
                          <w:rFonts w:ascii="Courier New" w:hAnsi="Courier New" w:cs="Courier New"/>
                        </w:rPr>
                      </w:pPr>
                    </w:p>
                  </w:txbxContent>
                </v:textbox>
              </v:shape>
            </w:pict>
          </mc:Fallback>
        </mc:AlternateContent>
      </w:r>
      <w:r>
        <w:rPr>
          <w:rFonts w:ascii="Courier New" w:eastAsia="Calibri" w:hAnsi="Courier New" w:cs="Courier New"/>
          <w:noProof/>
          <w:sz w:val="24"/>
          <w:szCs w:val="24"/>
        </w:rPr>
        <mc:AlternateContent>
          <mc:Choice Requires="wps">
            <w:drawing>
              <wp:anchor distT="0" distB="0" distL="114300" distR="114300" simplePos="0" relativeHeight="251708416" behindDoc="0" locked="0" layoutInCell="1" allowOverlap="1" wp14:anchorId="4F69F4C0" wp14:editId="6A04EC5F">
                <wp:simplePos x="0" y="0"/>
                <wp:positionH relativeFrom="column">
                  <wp:posOffset>2988310</wp:posOffset>
                </wp:positionH>
                <wp:positionV relativeFrom="paragraph">
                  <wp:posOffset>516255</wp:posOffset>
                </wp:positionV>
                <wp:extent cx="1851660" cy="293370"/>
                <wp:effectExtent l="0" t="0" r="0"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BA2ED"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9F4C0" id="Text Box 71" o:spid="_x0000_s1054" type="#_x0000_t202" style="position:absolute;left:0;text-align:left;margin-left:235.3pt;margin-top:40.65pt;width:145.8pt;height:23.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mjvAIAAMM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" filled="f" stroked="f">
                <v:textbox>
                  <w:txbxContent>
                    <w:p w14:paraId="3C2BA2ED"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szCs w:val="24"/>
        </w:rPr>
        <w:t>CONSENT TO MAKING OF GRANT OF ADMINISTRATION INTESTATE TO PERSON OF EQUAL OR LESSOR PRIORITY WHEREAS</w:t>
      </w:r>
      <w:r w:rsidR="00361ABE" w:rsidRPr="00361ABE">
        <w:rPr>
          <w:rFonts w:ascii="Goudy Old Style" w:eastAsia="Calibri" w:hAnsi="Goudy Old Style" w:cs="Times New Roman"/>
          <w:sz w:val="24"/>
          <w:szCs w:val="24"/>
        </w:rPr>
        <w:t xml:space="preserve"> the above named </w:t>
      </w:r>
      <w:r w:rsidR="00361ABE" w:rsidRPr="00361ABE">
        <w:rPr>
          <w:rFonts w:ascii="Courier New" w:eastAsia="Calibri" w:hAnsi="Courier New" w:cs="Courier New"/>
          <w:sz w:val="24"/>
          <w:szCs w:val="24"/>
        </w:rPr>
        <w:t>________________</w:t>
      </w:r>
    </w:p>
    <w:p w14:paraId="1D6ACF0E" w14:textId="77777777" w:rsidR="00361ABE" w:rsidRPr="00361ABE" w:rsidRDefault="00361ABE" w:rsidP="00361ABE">
      <w:pPr>
        <w:spacing w:after="0" w:line="360" w:lineRule="auto"/>
        <w:jc w:val="both"/>
        <w:rPr>
          <w:rFonts w:ascii="Goudy Old Style" w:eastAsia="Calibri" w:hAnsi="Goudy Old Style" w:cs="Times New Roman"/>
          <w:sz w:val="24"/>
          <w:szCs w:val="24"/>
        </w:rPr>
      </w:pPr>
      <w:r w:rsidRPr="00361ABE">
        <w:rPr>
          <w:rFonts w:ascii="Courier New" w:eastAsia="Calibri" w:hAnsi="Courier New" w:cs="Courier New"/>
          <w:sz w:val="24"/>
          <w:szCs w:val="24"/>
        </w:rPr>
        <w:t>__________________________</w:t>
      </w:r>
      <w:r w:rsidRPr="00361ABE">
        <w:rPr>
          <w:rFonts w:ascii="Goudy Old Style" w:eastAsia="Calibri" w:hAnsi="Goudy Old Style" w:cs="Times New Roman"/>
          <w:sz w:val="24"/>
          <w:szCs w:val="24"/>
        </w:rPr>
        <w:t xml:space="preserve"> died on </w:t>
      </w:r>
      <w:r w:rsidRPr="00361ABE">
        <w:rPr>
          <w:rFonts w:ascii="Goudy Old Style" w:eastAsia="Calibri" w:hAnsi="Goudy Old Style" w:cs="Times New Roman"/>
          <w:sz w:val="24"/>
          <w:szCs w:val="24"/>
          <w:u w:val="single"/>
        </w:rPr>
        <w:t xml:space="preserve">                                                </w:t>
      </w:r>
      <w:r w:rsidRPr="00361ABE">
        <w:rPr>
          <w:rFonts w:ascii="Goudy Old Style" w:eastAsia="Calibri" w:hAnsi="Goudy Old Style" w:cs="Times New Roman"/>
          <w:sz w:val="24"/>
          <w:szCs w:val="24"/>
        </w:rPr>
        <w:t>.</w:t>
      </w:r>
    </w:p>
    <w:p w14:paraId="2596009D" w14:textId="77777777" w:rsidR="00361ABE" w:rsidRPr="00361ABE" w:rsidRDefault="00361ABE" w:rsidP="00361ABE">
      <w:pPr>
        <w:spacing w:after="0" w:line="360" w:lineRule="auto"/>
        <w:jc w:val="both"/>
        <w:rPr>
          <w:rFonts w:ascii="Goudy Old Style" w:eastAsia="Calibri" w:hAnsi="Goudy Old Style" w:cs="Times New Roman"/>
          <w:sz w:val="24"/>
          <w:szCs w:val="24"/>
        </w:rPr>
      </w:pPr>
    </w:p>
    <w:p w14:paraId="06A2472D" w14:textId="77777777" w:rsidR="00361ABE" w:rsidRPr="00361ABE" w:rsidRDefault="00361ABE" w:rsidP="00361ABE">
      <w:pPr>
        <w:spacing w:after="0"/>
        <w:rPr>
          <w:rFonts w:ascii="Courier New" w:eastAsia="Calibri" w:hAnsi="Courier New" w:cs="Courier New"/>
          <w:sz w:val="24"/>
        </w:rPr>
      </w:pPr>
      <w:r w:rsidRPr="00361ABE">
        <w:rPr>
          <w:rFonts w:ascii="Goudy Old Style" w:eastAsia="Calibri" w:hAnsi="Goudy Old Style" w:cs="Times New Roman"/>
          <w:b/>
          <w:sz w:val="24"/>
          <w:szCs w:val="24"/>
        </w:rPr>
        <w:t xml:space="preserve">AND WHEREAS I THE UNDERLISTED </w:t>
      </w:r>
      <w:r w:rsidRPr="00361ABE">
        <w:rPr>
          <w:rFonts w:ascii="Goudy Old Style" w:eastAsia="Calibri" w:hAnsi="Goudy Old Style" w:cs="Times New Roman"/>
          <w:sz w:val="24"/>
          <w:szCs w:val="24"/>
        </w:rPr>
        <w:t xml:space="preserve">is a beneficiary and/ or entitled to apply for Letters of Administration to the estate of the said  in equality with priority to </w:t>
      </w:r>
      <w:r w:rsidR="00D334B6">
        <w:rPr>
          <w:rFonts w:ascii="Courier New" w:eastAsia="Calibri" w:hAnsi="Courier New" w:cs="Courier New"/>
          <w:noProof/>
          <w:sz w:val="24"/>
        </w:rPr>
        <w:t>……….</w:t>
      </w:r>
      <w:r w:rsidRPr="00361ABE">
        <w:rPr>
          <w:rFonts w:ascii="Goudy Old Style" w:eastAsia="Calibri" w:hAnsi="Goudy Old Style" w:cs="Times New Roman"/>
          <w:sz w:val="24"/>
          <w:szCs w:val="24"/>
        </w:rPr>
        <w:t xml:space="preserve">of P. O. BOX , but nevertheless I am agreeable to the said </w:t>
      </w:r>
      <w:r w:rsidR="00D334B6">
        <w:rPr>
          <w:rFonts w:ascii="Courier New" w:eastAsia="Calibri" w:hAnsi="Courier New" w:cs="Courier New"/>
          <w:noProof/>
          <w:sz w:val="24"/>
        </w:rPr>
        <w:t>………………..</w:t>
      </w:r>
      <w:r w:rsidRPr="00361ABE">
        <w:rPr>
          <w:rFonts w:ascii="Goudy Old Style" w:eastAsia="Calibri" w:hAnsi="Goudy Old Style" w:cs="Times New Roman"/>
          <w:b/>
          <w:sz w:val="24"/>
          <w:szCs w:val="24"/>
        </w:rPr>
        <w:t>.</w:t>
      </w:r>
    </w:p>
    <w:p w14:paraId="1A914F69" w14:textId="77777777" w:rsidR="00361ABE" w:rsidRPr="00361ABE" w:rsidRDefault="00361ABE" w:rsidP="00361ABE">
      <w:pPr>
        <w:spacing w:after="0" w:line="360" w:lineRule="auto"/>
        <w:jc w:val="both"/>
        <w:rPr>
          <w:rFonts w:ascii="Goudy Old Style" w:eastAsia="Calibri" w:hAnsi="Goudy Old Style" w:cs="Times New Roman"/>
          <w:sz w:val="24"/>
          <w:szCs w:val="24"/>
        </w:rPr>
      </w:pPr>
    </w:p>
    <w:p w14:paraId="53A01C40" w14:textId="77777777" w:rsidR="00361ABE" w:rsidRPr="00361ABE" w:rsidRDefault="00361ABE" w:rsidP="00361ABE">
      <w:pPr>
        <w:spacing w:after="0"/>
        <w:rPr>
          <w:rFonts w:ascii="Courier New" w:eastAsia="Calibri" w:hAnsi="Courier New" w:cs="Courier New"/>
          <w:sz w:val="24"/>
        </w:rPr>
      </w:pPr>
      <w:r w:rsidRPr="00361ABE">
        <w:rPr>
          <w:rFonts w:ascii="Goudy Old Style" w:eastAsia="Calibri" w:hAnsi="Goudy Old Style" w:cs="Times New Roman"/>
          <w:sz w:val="24"/>
          <w:szCs w:val="24"/>
        </w:rPr>
        <w:lastRenderedPageBreak/>
        <w:t xml:space="preserve">Now, We the said </w:t>
      </w:r>
      <w:r w:rsidRPr="00361ABE">
        <w:rPr>
          <w:rFonts w:ascii="Courier New" w:eastAsia="Calibri" w:hAnsi="Courier New" w:cs="Courier New"/>
          <w:sz w:val="24"/>
          <w:szCs w:val="24"/>
        </w:rPr>
        <w:t>DEPENDANTS</w:t>
      </w:r>
      <w:r w:rsidRPr="00361ABE">
        <w:rPr>
          <w:rFonts w:ascii="Goudy Old Style" w:eastAsia="Calibri" w:hAnsi="Goudy Old Style" w:cs="Times New Roman"/>
          <w:sz w:val="24"/>
          <w:szCs w:val="24"/>
        </w:rPr>
        <w:t xml:space="preserve"> of the applicant and the Deceased being care of </w:t>
      </w:r>
      <w:r w:rsidRPr="00361ABE">
        <w:rPr>
          <w:rFonts w:ascii="Courier New" w:eastAsia="Calibri" w:hAnsi="Courier New" w:cs="Courier New"/>
          <w:sz w:val="24"/>
          <w:szCs w:val="24"/>
        </w:rPr>
        <w:t>P. O. BOX</w:t>
      </w:r>
      <w:r w:rsidR="00D334B6">
        <w:rPr>
          <w:rFonts w:ascii="Courier New" w:eastAsia="Calibri" w:hAnsi="Courier New" w:cs="Courier New"/>
          <w:sz w:val="24"/>
          <w:szCs w:val="24"/>
        </w:rPr>
        <w:t xml:space="preserve"> ………. and ………..</w:t>
      </w:r>
      <w:r w:rsidRPr="00361ABE">
        <w:rPr>
          <w:rFonts w:ascii="Goudy Old Style" w:eastAsia="Calibri" w:hAnsi="Goudy Old Style" w:cs="Times New Roman"/>
          <w:sz w:val="24"/>
          <w:szCs w:val="24"/>
        </w:rPr>
        <w:t xml:space="preserve">, do hereby consent to Letters of Administration to the estate of the deceased being granted to the said </w:t>
      </w:r>
      <w:r w:rsidR="00D334B6">
        <w:rPr>
          <w:rFonts w:ascii="Courier New" w:eastAsia="Calibri" w:hAnsi="Courier New" w:cs="Courier New"/>
          <w:noProof/>
          <w:sz w:val="24"/>
        </w:rPr>
        <w:t>……………………</w:t>
      </w:r>
      <w:r w:rsidRPr="00361ABE">
        <w:rPr>
          <w:rFonts w:ascii="Goudy Old Style" w:eastAsia="Calibri" w:hAnsi="Goudy Old Style" w:cs="Times New Roman"/>
          <w:b/>
          <w:sz w:val="24"/>
          <w:szCs w:val="24"/>
        </w:rPr>
        <w:t>.</w:t>
      </w:r>
    </w:p>
    <w:p w14:paraId="4068AA6D" w14:textId="77777777" w:rsidR="00361ABE" w:rsidRPr="00361ABE" w:rsidRDefault="00361ABE" w:rsidP="00361ABE">
      <w:pPr>
        <w:spacing w:after="0" w:line="360" w:lineRule="auto"/>
        <w:jc w:val="both"/>
        <w:rPr>
          <w:rFonts w:ascii="Goudy Old Style" w:eastAsia="Calibri" w:hAnsi="Goudy Old Style" w:cs="Times New Roman"/>
          <w:sz w:val="24"/>
          <w:szCs w:val="24"/>
        </w:rPr>
      </w:pPr>
    </w:p>
    <w:p w14:paraId="0A5EF603"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SIGNED BY THE SAID</w:t>
      </w:r>
    </w:p>
    <w:p w14:paraId="78107F78" w14:textId="77777777" w:rsidR="00361ABE" w:rsidRPr="00361ABE" w:rsidRDefault="00361ABE" w:rsidP="00D334B6">
      <w:pPr>
        <w:spacing w:after="0" w:line="360" w:lineRule="auto"/>
        <w:rPr>
          <w:rFonts w:ascii="Goudy Old Style" w:eastAsia="Calibri" w:hAnsi="Goudy Old Style" w:cs="Times New Roman"/>
          <w:sz w:val="24"/>
        </w:rPr>
      </w:pPr>
    </w:p>
    <w:p w14:paraId="2BF70925" w14:textId="77777777" w:rsidR="00361ABE" w:rsidRPr="00361ABE" w:rsidRDefault="00361ABE" w:rsidP="00361ABE">
      <w:pPr>
        <w:spacing w:after="0" w:line="360" w:lineRule="auto"/>
        <w:rPr>
          <w:rFonts w:ascii="Goudy Old Style" w:eastAsia="Calibri" w:hAnsi="Goudy Old Style" w:cs="Times New Roman"/>
          <w:sz w:val="24"/>
          <w:szCs w:val="24"/>
        </w:rPr>
      </w:pPr>
    </w:p>
    <w:p w14:paraId="3F268F4E"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In the presence of</w:t>
      </w:r>
    </w:p>
    <w:p w14:paraId="45548C63" w14:textId="77777777" w:rsidR="00361ABE" w:rsidRPr="00361ABE" w:rsidRDefault="00361ABE" w:rsidP="00361ABE">
      <w:pPr>
        <w:spacing w:after="0"/>
        <w:rPr>
          <w:rFonts w:ascii="Goudy Old Style" w:eastAsia="Calibri" w:hAnsi="Goudy Old Style" w:cs="Times New Roman"/>
          <w:b/>
          <w:sz w:val="24"/>
          <w:u w:val="single"/>
        </w:rPr>
      </w:pPr>
      <w:r w:rsidRPr="00361ABE">
        <w:rPr>
          <w:rFonts w:ascii="Goudy Old Style" w:eastAsia="Calibri" w:hAnsi="Goudy Old Style" w:cs="Times New Roman"/>
          <w:b/>
          <w:sz w:val="24"/>
          <w:u w:val="single"/>
        </w:rPr>
        <w:br w:type="page"/>
      </w:r>
    </w:p>
    <w:p w14:paraId="579A7EC4" w14:textId="73743B00" w:rsidR="00361ABE" w:rsidRPr="00361ABE" w:rsidRDefault="00F51C76" w:rsidP="00361ABE">
      <w:pPr>
        <w:spacing w:after="0"/>
        <w:jc w:val="center"/>
        <w:rPr>
          <w:rFonts w:ascii="Goudy Old Style" w:eastAsia="Calibri" w:hAnsi="Goudy Old Style" w:cs="Times New Roman"/>
          <w:b/>
          <w:sz w:val="24"/>
          <w:szCs w:val="24"/>
        </w:rPr>
      </w:pPr>
      <w:r>
        <w:rPr>
          <w:rFonts w:ascii="Goudy Old Style" w:eastAsia="Calibri" w:hAnsi="Goudy Old Style" w:cs="Times New Roman"/>
          <w:b/>
          <w:noProof/>
          <w:sz w:val="24"/>
          <w:szCs w:val="24"/>
        </w:rPr>
        <w:lastRenderedPageBreak/>
        <mc:AlternateContent>
          <mc:Choice Requires="wps">
            <w:drawing>
              <wp:anchor distT="0" distB="0" distL="114300" distR="114300" simplePos="0" relativeHeight="251670528" behindDoc="0" locked="0" layoutInCell="1" allowOverlap="1" wp14:anchorId="2EDF520D" wp14:editId="5285D61F">
                <wp:simplePos x="0" y="0"/>
                <wp:positionH relativeFrom="column">
                  <wp:posOffset>-302895</wp:posOffset>
                </wp:positionH>
                <wp:positionV relativeFrom="paragraph">
                  <wp:posOffset>1905</wp:posOffset>
                </wp:positionV>
                <wp:extent cx="1734820" cy="548005"/>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820" cy="548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537F5" w14:textId="77777777" w:rsidR="003F0762" w:rsidRDefault="003F0762" w:rsidP="00361ABE">
                            <w:pPr>
                              <w:rPr>
                                <w:b/>
                                <w:i/>
                              </w:rPr>
                            </w:pPr>
                            <w:r>
                              <w:rPr>
                                <w:b/>
                                <w:i/>
                              </w:rPr>
                              <w:t>Petition for Letters of</w:t>
                            </w:r>
                          </w:p>
                          <w:p w14:paraId="14F0B668" w14:textId="77777777" w:rsidR="003F0762" w:rsidRPr="001E620B" w:rsidRDefault="003F0762" w:rsidP="00361ABE">
                            <w:pPr>
                              <w:rPr>
                                <w:b/>
                                <w:i/>
                                <w:sz w:val="26"/>
                                <w:szCs w:val="26"/>
                              </w:rPr>
                            </w:pPr>
                            <w:r>
                              <w:rPr>
                                <w:b/>
                                <w:i/>
                              </w:rPr>
                              <w:t>Administration Intestate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F520D" id="Text Box 70" o:spid="_x0000_s1055" type="#_x0000_t202" style="position:absolute;left:0;text-align:left;margin-left:-23.85pt;margin-top:.15pt;width:136.6pt;height:4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" filled="f" stroked="f">
                <v:textbox>
                  <w:txbxContent>
                    <w:p w14:paraId="7D7537F5" w14:textId="77777777" w:rsidR="003F0762" w:rsidRDefault="003F0762" w:rsidP="00361ABE">
                      <w:pPr>
                        <w:rPr>
                          <w:b/>
                          <w:i/>
                        </w:rPr>
                      </w:pPr>
                      <w:r>
                        <w:rPr>
                          <w:b/>
                          <w:i/>
                        </w:rPr>
                        <w:t>Petition for Letters of</w:t>
                      </w:r>
                    </w:p>
                    <w:p w14:paraId="14F0B668" w14:textId="77777777" w:rsidR="003F0762" w:rsidRPr="001E620B" w:rsidRDefault="003F0762" w:rsidP="00361ABE">
                      <w:pPr>
                        <w:rPr>
                          <w:b/>
                          <w:i/>
                          <w:sz w:val="26"/>
                          <w:szCs w:val="26"/>
                        </w:rPr>
                      </w:pPr>
                      <w:r>
                        <w:rPr>
                          <w:b/>
                          <w:i/>
                        </w:rPr>
                        <w:t>Administration Intestate</w:t>
                      </w:r>
                    </w:p>
                  </w:txbxContent>
                </v:textbox>
              </v:shape>
            </w:pict>
          </mc:Fallback>
        </mc:AlternateContent>
      </w:r>
      <w:r>
        <w:rPr>
          <w:rFonts w:ascii="Goudy Old Style" w:eastAsia="Calibri" w:hAnsi="Goudy Old Style" w:cs="Times New Roman"/>
          <w:b/>
          <w:noProof/>
          <w:sz w:val="24"/>
          <w:szCs w:val="24"/>
        </w:rPr>
        <mc:AlternateContent>
          <mc:Choice Requires="wps">
            <w:drawing>
              <wp:anchor distT="0" distB="0" distL="114300" distR="114300" simplePos="0" relativeHeight="251668480" behindDoc="0" locked="0" layoutInCell="1" allowOverlap="1" wp14:anchorId="485B9091" wp14:editId="33941EA0">
                <wp:simplePos x="0" y="0"/>
                <wp:positionH relativeFrom="column">
                  <wp:posOffset>4539615</wp:posOffset>
                </wp:positionH>
                <wp:positionV relativeFrom="paragraph">
                  <wp:posOffset>135255</wp:posOffset>
                </wp:positionV>
                <wp:extent cx="1537335" cy="285750"/>
                <wp:effectExtent l="0" t="0" r="0" b="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6A33D" w14:textId="77777777" w:rsidR="003F0762" w:rsidRPr="001E620B" w:rsidRDefault="003F0762" w:rsidP="00361ABE">
                            <w:pPr>
                              <w:rPr>
                                <w:b/>
                                <w:i/>
                                <w:sz w:val="26"/>
                                <w:szCs w:val="26"/>
                              </w:rPr>
                            </w:pPr>
                            <w:r>
                              <w:rPr>
                                <w:b/>
                                <w:i/>
                              </w:rPr>
                              <w:t xml:space="preserve">           </w:t>
                            </w:r>
                            <w:r w:rsidRPr="00755634">
                              <w:rPr>
                                <w:b/>
                                <w:i/>
                                <w:szCs w:val="24"/>
                              </w:rPr>
                              <w:t xml:space="preserve">Form </w:t>
                            </w:r>
                            <w:r>
                              <w:rPr>
                                <w:b/>
                                <w:i/>
                                <w:szCs w:val="24"/>
                              </w:rPr>
                              <w:t>P&amp;A.80</w:t>
                            </w:r>
                            <w:r>
                              <w:rPr>
                                <w:b/>
                                <w:i/>
                                <w:sz w:val="26"/>
                                <w:szCs w:val="26"/>
                              </w:rPr>
                              <w:t xml:space="preserve"> PP&amp;A.80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B9091" id="Text Box 69" o:spid="_x0000_s1056" type="#_x0000_t202" style="position:absolute;left:0;text-align:left;margin-left:357.45pt;margin-top:10.65pt;width:121.0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" filled="f" stroked="f">
                <v:textbox>
                  <w:txbxContent>
                    <w:p w14:paraId="1856A33D" w14:textId="77777777" w:rsidR="003F0762" w:rsidRPr="001E620B" w:rsidRDefault="003F0762" w:rsidP="00361ABE">
                      <w:pPr>
                        <w:rPr>
                          <w:b/>
                          <w:i/>
                          <w:sz w:val="26"/>
                          <w:szCs w:val="26"/>
                        </w:rPr>
                      </w:pPr>
                      <w:r>
                        <w:rPr>
                          <w:b/>
                          <w:i/>
                        </w:rPr>
                        <w:t xml:space="preserve">           </w:t>
                      </w:r>
                      <w:r w:rsidRPr="00755634">
                        <w:rPr>
                          <w:b/>
                          <w:i/>
                          <w:szCs w:val="24"/>
                        </w:rPr>
                        <w:t xml:space="preserve">Form </w:t>
                      </w:r>
                      <w:r>
                        <w:rPr>
                          <w:b/>
                          <w:i/>
                          <w:szCs w:val="24"/>
                        </w:rPr>
                        <w:t>P&amp;A.80</w:t>
                      </w:r>
                      <w:r>
                        <w:rPr>
                          <w:b/>
                          <w:i/>
                          <w:sz w:val="26"/>
                          <w:szCs w:val="26"/>
                        </w:rPr>
                        <w:t xml:space="preserve"> PP&amp;A.80</w:t>
                      </w:r>
                    </w:p>
                  </w:txbxContent>
                </v:textbox>
              </v:shape>
            </w:pict>
          </mc:Fallback>
        </mc:AlternateContent>
      </w:r>
    </w:p>
    <w:p w14:paraId="5CFE0602" w14:textId="77777777" w:rsidR="00361ABE" w:rsidRPr="00361ABE" w:rsidRDefault="00361ABE" w:rsidP="00361ABE">
      <w:pPr>
        <w:spacing w:after="0"/>
        <w:jc w:val="center"/>
        <w:rPr>
          <w:rFonts w:ascii="Goudy Old Style" w:eastAsia="Calibri" w:hAnsi="Goudy Old Style" w:cs="Times New Roman"/>
          <w:b/>
          <w:sz w:val="24"/>
          <w:szCs w:val="24"/>
        </w:rPr>
      </w:pPr>
      <w:r w:rsidRPr="00361ABE">
        <w:rPr>
          <w:rFonts w:ascii="Goudy Old Style" w:eastAsia="Calibri" w:hAnsi="Goudy Old Style" w:cs="Times New Roman"/>
          <w:b/>
          <w:noProof/>
          <w:sz w:val="24"/>
          <w:szCs w:val="24"/>
        </w:rPr>
        <w:drawing>
          <wp:anchor distT="0" distB="0" distL="114300" distR="114300" simplePos="0" relativeHeight="251669504" behindDoc="0" locked="0" layoutInCell="1" allowOverlap="1" wp14:anchorId="7BC5EE54" wp14:editId="7354FCAE">
            <wp:simplePos x="0" y="0"/>
            <wp:positionH relativeFrom="column">
              <wp:posOffset>2612725</wp:posOffset>
            </wp:positionH>
            <wp:positionV relativeFrom="paragraph">
              <wp:posOffset>-353240</wp:posOffset>
            </wp:positionV>
            <wp:extent cx="1016120" cy="1000664"/>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6"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14:paraId="18396EA5" w14:textId="77777777" w:rsidR="00361ABE" w:rsidRPr="00361ABE" w:rsidRDefault="00361ABE" w:rsidP="00361ABE">
      <w:pPr>
        <w:spacing w:after="0"/>
        <w:jc w:val="center"/>
        <w:rPr>
          <w:rFonts w:ascii="Goudy Old Style" w:eastAsia="Calibri" w:hAnsi="Goudy Old Style" w:cs="Times New Roman"/>
          <w:b/>
          <w:sz w:val="24"/>
          <w:szCs w:val="24"/>
        </w:rPr>
      </w:pPr>
    </w:p>
    <w:p w14:paraId="6E566357" w14:textId="77777777" w:rsidR="00361ABE" w:rsidRPr="00361ABE" w:rsidRDefault="00361ABE" w:rsidP="00361ABE">
      <w:pPr>
        <w:spacing w:after="0"/>
        <w:jc w:val="center"/>
        <w:rPr>
          <w:rFonts w:ascii="Goudy Old Style" w:eastAsia="Calibri" w:hAnsi="Goudy Old Style" w:cs="Times New Roman"/>
          <w:b/>
          <w:sz w:val="24"/>
          <w:szCs w:val="24"/>
        </w:rPr>
      </w:pPr>
    </w:p>
    <w:p w14:paraId="032DF1AD" w14:textId="77777777" w:rsidR="00361ABE" w:rsidRPr="00361ABE" w:rsidRDefault="00361ABE" w:rsidP="00361ABE">
      <w:pPr>
        <w:spacing w:after="0"/>
        <w:jc w:val="center"/>
        <w:rPr>
          <w:rFonts w:ascii="Goudy Old Style" w:eastAsia="Calibri" w:hAnsi="Goudy Old Style" w:cs="Times New Roman"/>
          <w:b/>
          <w:sz w:val="24"/>
          <w:szCs w:val="24"/>
        </w:rPr>
      </w:pPr>
    </w:p>
    <w:p w14:paraId="149D3113" w14:textId="095B666E" w:rsidR="00361ABE" w:rsidRPr="00361ABE" w:rsidRDefault="00F51C76" w:rsidP="00361ABE">
      <w:pPr>
        <w:spacing w:after="0"/>
        <w:jc w:val="center"/>
        <w:rPr>
          <w:rFonts w:ascii="Goudy Old Style" w:eastAsia="Calibri" w:hAnsi="Goudy Old Style" w:cs="Times New Roman"/>
          <w:b/>
          <w:sz w:val="24"/>
          <w:szCs w:val="24"/>
          <w:u w:val="single"/>
        </w:rPr>
      </w:pPr>
      <w:r>
        <w:rPr>
          <w:rFonts w:ascii="Goudy Old Style" w:eastAsia="Calibri" w:hAnsi="Goudy Old Style" w:cs="Times New Roman"/>
          <w:b/>
          <w:noProof/>
          <w:sz w:val="24"/>
          <w:szCs w:val="24"/>
          <w:u w:val="single"/>
        </w:rPr>
        <mc:AlternateContent>
          <mc:Choice Requires="wps">
            <w:drawing>
              <wp:anchor distT="0" distB="0" distL="114300" distR="114300" simplePos="0" relativeHeight="251755520" behindDoc="0" locked="0" layoutInCell="1" allowOverlap="1" wp14:anchorId="1E6E9C45" wp14:editId="1BF461DF">
                <wp:simplePos x="0" y="0"/>
                <wp:positionH relativeFrom="column">
                  <wp:posOffset>3721735</wp:posOffset>
                </wp:positionH>
                <wp:positionV relativeFrom="paragraph">
                  <wp:posOffset>180975</wp:posOffset>
                </wp:positionV>
                <wp:extent cx="925830" cy="293370"/>
                <wp:effectExtent l="0" t="0" r="0"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A4B93"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E9C45" id="Text Box 68" o:spid="_x0000_s1057" type="#_x0000_t202" style="position:absolute;left:0;text-align:left;margin-left:293.05pt;margin-top:14.25pt;width:72.9pt;height:23.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" filled="f" stroked="f">
                <v:textbox>
                  <w:txbxContent>
                    <w:p w14:paraId="602A4B93"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szCs w:val="24"/>
          <w:u w:val="single"/>
        </w:rPr>
        <w:t>REPBULIC OF KENYA.</w:t>
      </w:r>
    </w:p>
    <w:p w14:paraId="6D70545C" w14:textId="77777777"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IN THE HIGH COURT OF KENYA ________________.</w:t>
      </w:r>
    </w:p>
    <w:p w14:paraId="09612F95" w14:textId="77777777"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SUCCESSION CAUSE NO. H.C/ R.M _______________ OF _______.</w:t>
      </w:r>
    </w:p>
    <w:p w14:paraId="706B18CE" w14:textId="6EB278A0" w:rsidR="00361ABE" w:rsidRPr="00361ABE" w:rsidRDefault="00F51C76" w:rsidP="00361ABE">
      <w:pPr>
        <w:spacing w:after="0"/>
        <w:jc w:val="center"/>
        <w:rPr>
          <w:rFonts w:ascii="Goudy Old Style" w:eastAsia="Calibri" w:hAnsi="Goudy Old Style" w:cs="Times New Roman"/>
          <w:b/>
          <w:sz w:val="24"/>
          <w:szCs w:val="24"/>
        </w:rPr>
      </w:pPr>
      <w:r>
        <w:rPr>
          <w:rFonts w:ascii="Goudy Old Style" w:eastAsia="Calibri" w:hAnsi="Goudy Old Style" w:cs="Times New Roman"/>
          <w:b/>
          <w:noProof/>
          <w:sz w:val="24"/>
          <w:u w:val="single"/>
        </w:rPr>
        <mc:AlternateContent>
          <mc:Choice Requires="wps">
            <w:drawing>
              <wp:anchor distT="0" distB="0" distL="114300" distR="114300" simplePos="0" relativeHeight="251747328" behindDoc="0" locked="0" layoutInCell="1" allowOverlap="1" wp14:anchorId="146DBCB0" wp14:editId="6C8969F3">
                <wp:simplePos x="0" y="0"/>
                <wp:positionH relativeFrom="column">
                  <wp:posOffset>1765935</wp:posOffset>
                </wp:positionH>
                <wp:positionV relativeFrom="paragraph">
                  <wp:posOffset>135255</wp:posOffset>
                </wp:positionV>
                <wp:extent cx="3340735" cy="293370"/>
                <wp:effectExtent l="0" t="0" r="0" b="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73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16B6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DBCB0" id="Text Box 67" o:spid="_x0000_s1058" type="#_x0000_t202" style="position:absolute;left:0;text-align:left;margin-left:139.05pt;margin-top:10.65pt;width:263.05pt;height:23.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" filled="f" stroked="f">
                <v:textbox>
                  <w:txbxContent>
                    <w:p w14:paraId="55316B62" w14:textId="77777777" w:rsidR="003F0762" w:rsidRPr="002A0C82" w:rsidRDefault="003F0762" w:rsidP="00361ABE">
                      <w:pPr>
                        <w:rPr>
                          <w:rFonts w:ascii="Courier New" w:hAnsi="Courier New" w:cs="Courier New"/>
                        </w:rPr>
                      </w:pPr>
                    </w:p>
                  </w:txbxContent>
                </v:textbox>
              </v:shape>
            </w:pict>
          </mc:Fallback>
        </mc:AlternateContent>
      </w:r>
    </w:p>
    <w:p w14:paraId="57A38115" w14:textId="77777777" w:rsidR="00361ABE" w:rsidRPr="00361ABE" w:rsidRDefault="00361ABE" w:rsidP="00361ABE">
      <w:pPr>
        <w:spacing w:after="0"/>
        <w:jc w:val="center"/>
        <w:rPr>
          <w:rFonts w:ascii="Goudy Old Style" w:eastAsia="Calibri" w:hAnsi="Goudy Old Style" w:cs="Times New Roman"/>
          <w:sz w:val="24"/>
          <w:szCs w:val="24"/>
        </w:rPr>
      </w:pPr>
      <w:r w:rsidRPr="00361ABE">
        <w:rPr>
          <w:rFonts w:ascii="Goudy Old Style" w:eastAsia="Calibri" w:hAnsi="Goudy Old Style" w:cs="Times New Roman"/>
          <w:sz w:val="24"/>
          <w:szCs w:val="24"/>
        </w:rPr>
        <w:t>In the matter of the Estate of ______________________________________________(Deceased)</w:t>
      </w:r>
    </w:p>
    <w:p w14:paraId="369BF259" w14:textId="7726107A" w:rsidR="00361ABE" w:rsidRPr="00361ABE" w:rsidRDefault="00F51C76" w:rsidP="00361ABE">
      <w:pPr>
        <w:spacing w:after="0"/>
        <w:rPr>
          <w:rFonts w:ascii="Goudy Old Style" w:eastAsia="Calibri" w:hAnsi="Goudy Old Style" w:cs="Times New Roman"/>
          <w:sz w:val="24"/>
          <w:szCs w:val="24"/>
        </w:rPr>
      </w:pPr>
      <w:r>
        <w:rPr>
          <w:rFonts w:ascii="Goudy Old Style" w:eastAsia="Calibri" w:hAnsi="Goudy Old Style" w:cs="Times New Roman"/>
          <w:noProof/>
          <w:sz w:val="24"/>
          <w:szCs w:val="24"/>
        </w:rPr>
        <mc:AlternateContent>
          <mc:Choice Requires="wps">
            <w:drawing>
              <wp:anchor distT="0" distB="0" distL="114300" distR="114300" simplePos="0" relativeHeight="251749376" behindDoc="0" locked="0" layoutInCell="1" allowOverlap="1" wp14:anchorId="50EC7990" wp14:editId="0C9CD1B7">
                <wp:simplePos x="0" y="0"/>
                <wp:positionH relativeFrom="column">
                  <wp:posOffset>3994150</wp:posOffset>
                </wp:positionH>
                <wp:positionV relativeFrom="paragraph">
                  <wp:posOffset>142240</wp:posOffset>
                </wp:positionV>
                <wp:extent cx="1889125" cy="293370"/>
                <wp:effectExtent l="0" t="0" r="0" b="0"/>
                <wp:wrapNone/>
                <wp:docPr id="6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12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3072C"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C7990" id="Text Box 66" o:spid="_x0000_s1059" type="#_x0000_t202" style="position:absolute;margin-left:314.5pt;margin-top:11.2pt;width:148.75pt;height:23.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" filled="f" stroked="f">
                <v:textbox>
                  <w:txbxContent>
                    <w:p w14:paraId="3F63072C"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szCs w:val="24"/>
        </w:rPr>
        <mc:AlternateContent>
          <mc:Choice Requires="wps">
            <w:drawing>
              <wp:anchor distT="0" distB="0" distL="114300" distR="114300" simplePos="0" relativeHeight="251748352" behindDoc="0" locked="0" layoutInCell="1" allowOverlap="1" wp14:anchorId="1B006A0C" wp14:editId="4763DCE6">
                <wp:simplePos x="0" y="0"/>
                <wp:positionH relativeFrom="column">
                  <wp:posOffset>598170</wp:posOffset>
                </wp:positionH>
                <wp:positionV relativeFrom="paragraph">
                  <wp:posOffset>142240</wp:posOffset>
                </wp:positionV>
                <wp:extent cx="2455545" cy="293370"/>
                <wp:effectExtent l="0" t="0" r="0" b="0"/>
                <wp:wrapNone/>
                <wp:docPr id="65"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554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3503D" w14:textId="77777777" w:rsidR="003F0762" w:rsidRPr="00014EED"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06A0C" id="Text Box 65" o:spid="_x0000_s1060" type="#_x0000_t202" style="position:absolute;margin-left:47.1pt;margin-top:11.2pt;width:193.35pt;height:23.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" filled="f" stroked="f">
                <v:textbox>
                  <w:txbxContent>
                    <w:p w14:paraId="6C33503D" w14:textId="77777777" w:rsidR="003F0762" w:rsidRPr="00014EED" w:rsidRDefault="003F0762" w:rsidP="00361ABE"/>
                  </w:txbxContent>
                </v:textbox>
              </v:shape>
            </w:pict>
          </mc:Fallback>
        </mc:AlternateContent>
      </w:r>
    </w:p>
    <w:p w14:paraId="17AD1381" w14:textId="474EC712" w:rsidR="00361ABE" w:rsidRPr="00361ABE" w:rsidRDefault="00F51C76" w:rsidP="00361ABE">
      <w:pPr>
        <w:spacing w:after="0" w:line="360" w:lineRule="auto"/>
        <w:ind w:firstLine="720"/>
        <w:rPr>
          <w:rFonts w:ascii="Goudy Old Style" w:eastAsia="Calibri" w:hAnsi="Goudy Old Style" w:cs="Times New Roman"/>
          <w:sz w:val="24"/>
          <w:szCs w:val="24"/>
        </w:rPr>
      </w:pPr>
      <w:r>
        <w:rPr>
          <w:rFonts w:ascii="Goudy Old Style" w:eastAsia="Calibri" w:hAnsi="Goudy Old Style" w:cs="Times New Roman"/>
          <w:noProof/>
          <w:sz w:val="24"/>
          <w:szCs w:val="24"/>
        </w:rPr>
        <mc:AlternateContent>
          <mc:Choice Requires="wps">
            <w:drawing>
              <wp:anchor distT="0" distB="0" distL="114300" distR="114300" simplePos="0" relativeHeight="251752448" behindDoc="0" locked="0" layoutInCell="1" allowOverlap="1" wp14:anchorId="79F114F0" wp14:editId="57613583">
                <wp:simplePos x="0" y="0"/>
                <wp:positionH relativeFrom="column">
                  <wp:posOffset>1990090</wp:posOffset>
                </wp:positionH>
                <wp:positionV relativeFrom="paragraph">
                  <wp:posOffset>782320</wp:posOffset>
                </wp:positionV>
                <wp:extent cx="1119505" cy="293370"/>
                <wp:effectExtent l="0" t="0" r="0"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950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5C49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114F0" id="Text Box 64" o:spid="_x0000_s1061" type="#_x0000_t202" style="position:absolute;left:0;text-align:left;margin-left:156.7pt;margin-top:61.6pt;width:88.15pt;height:23.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g3dvA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" filled="f" stroked="f">
                <v:textbox>
                  <w:txbxContent>
                    <w:p w14:paraId="3F25C492"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szCs w:val="24"/>
        </w:rPr>
        <mc:AlternateContent>
          <mc:Choice Requires="wps">
            <w:drawing>
              <wp:anchor distT="0" distB="0" distL="114300" distR="114300" simplePos="0" relativeHeight="251751424" behindDoc="0" locked="0" layoutInCell="1" allowOverlap="1" wp14:anchorId="30BD3F70" wp14:editId="53C4AC5F">
                <wp:simplePos x="0" y="0"/>
                <wp:positionH relativeFrom="column">
                  <wp:posOffset>459105</wp:posOffset>
                </wp:positionH>
                <wp:positionV relativeFrom="paragraph">
                  <wp:posOffset>773430</wp:posOffset>
                </wp:positionV>
                <wp:extent cx="1119505" cy="293370"/>
                <wp:effectExtent l="0" t="0" r="0" b="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950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B22A5"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BD3F70" id="Text Box 63" o:spid="_x0000_s1062" type="#_x0000_t202" style="position:absolute;left:0;text-align:left;margin-left:36.15pt;margin-top:60.9pt;width:88.15pt;height:23.1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" filled="f" stroked="f">
                <v:textbox>
                  <w:txbxContent>
                    <w:p w14:paraId="507B22A5"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szCs w:val="24"/>
        </w:rPr>
        <mc:AlternateContent>
          <mc:Choice Requires="wps">
            <w:drawing>
              <wp:anchor distT="0" distB="0" distL="114300" distR="114300" simplePos="0" relativeHeight="251750400" behindDoc="0" locked="0" layoutInCell="1" allowOverlap="1" wp14:anchorId="67377617" wp14:editId="764CAD40">
                <wp:simplePos x="0" y="0"/>
                <wp:positionH relativeFrom="column">
                  <wp:posOffset>1824990</wp:posOffset>
                </wp:positionH>
                <wp:positionV relativeFrom="paragraph">
                  <wp:posOffset>488950</wp:posOffset>
                </wp:positionV>
                <wp:extent cx="3014345" cy="29337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34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AD8EE"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77617" id="Text Box 62" o:spid="_x0000_s1063" type="#_x0000_t202" style="position:absolute;left:0;text-align:left;margin-left:143.7pt;margin-top:38.5pt;width:237.35pt;height:23.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" filled="f" stroked="f">
                <v:textbox>
                  <w:txbxContent>
                    <w:p w14:paraId="008AD8EE"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szCs w:val="24"/>
        </w:rPr>
        <w:t xml:space="preserve">I, __________________________________________ of _________________________ </w:t>
      </w:r>
      <w:r w:rsidR="00361ABE" w:rsidRPr="00361ABE">
        <w:rPr>
          <w:rFonts w:ascii="Goudy Old Style" w:eastAsia="Calibri" w:hAnsi="Goudy Old Style" w:cs="Times New Roman"/>
          <w:b/>
          <w:sz w:val="24"/>
          <w:szCs w:val="24"/>
        </w:rPr>
        <w:t>HEREBY PETITION</w:t>
      </w:r>
      <w:r w:rsidR="00361ABE" w:rsidRPr="00361ABE">
        <w:rPr>
          <w:rFonts w:ascii="Goudy Old Style" w:eastAsia="Calibri" w:hAnsi="Goudy Old Style" w:cs="Times New Roman"/>
          <w:sz w:val="24"/>
          <w:szCs w:val="24"/>
        </w:rPr>
        <w:t xml:space="preserve"> this Honourable Court for a grant of letter of Administration intestate of the estate of the above named _____________________________________________ who died on the __________________, 20____________.</w:t>
      </w:r>
    </w:p>
    <w:p w14:paraId="65D2072A" w14:textId="77777777" w:rsidR="00361ABE" w:rsidRPr="00361ABE" w:rsidRDefault="00361ABE" w:rsidP="00361ABE">
      <w:pPr>
        <w:spacing w:after="0" w:line="360" w:lineRule="auto"/>
        <w:rPr>
          <w:rFonts w:ascii="Goudy Old Style" w:eastAsia="Calibri" w:hAnsi="Goudy Old Style" w:cs="Times New Roman"/>
          <w:sz w:val="24"/>
          <w:szCs w:val="24"/>
        </w:rPr>
      </w:pPr>
    </w:p>
    <w:p w14:paraId="4569C527" w14:textId="779B9F30" w:rsidR="00361ABE" w:rsidRPr="00361ABE" w:rsidRDefault="00F51C76" w:rsidP="00361ABE">
      <w:pPr>
        <w:spacing w:after="0" w:line="360" w:lineRule="auto"/>
        <w:ind w:firstLine="720"/>
        <w:rPr>
          <w:rFonts w:ascii="Goudy Old Style" w:eastAsia="Calibri" w:hAnsi="Goudy Old Style" w:cs="Times New Roman"/>
          <w:sz w:val="24"/>
          <w:szCs w:val="24"/>
        </w:rPr>
      </w:pPr>
      <w:r>
        <w:rPr>
          <w:rFonts w:ascii="Goudy Old Style" w:eastAsia="Calibri" w:hAnsi="Goudy Old Style" w:cs="Times New Roman"/>
          <w:noProof/>
          <w:sz w:val="24"/>
          <w:szCs w:val="24"/>
        </w:rPr>
        <mc:AlternateContent>
          <mc:Choice Requires="wps">
            <w:drawing>
              <wp:anchor distT="0" distB="0" distL="114300" distR="114300" simplePos="0" relativeHeight="251753472" behindDoc="0" locked="0" layoutInCell="1" allowOverlap="1" wp14:anchorId="55BA385B" wp14:editId="52C556B1">
                <wp:simplePos x="0" y="0"/>
                <wp:positionH relativeFrom="column">
                  <wp:posOffset>2953385</wp:posOffset>
                </wp:positionH>
                <wp:positionV relativeFrom="paragraph">
                  <wp:posOffset>185420</wp:posOffset>
                </wp:positionV>
                <wp:extent cx="2991485" cy="293370"/>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14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1CEA5"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A385B" id="Text Box 61" o:spid="_x0000_s1064" type="#_x0000_t202" style="position:absolute;left:0;text-align:left;margin-left:232.55pt;margin-top:14.6pt;width:235.55pt;height:23.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5evvAIAAMM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" filled="f" stroked="f">
                <v:textbox>
                  <w:txbxContent>
                    <w:p w14:paraId="3FA1CEA5"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szCs w:val="24"/>
        </w:rPr>
        <w:t>AND SAY</w:t>
      </w:r>
      <w:r w:rsidR="00361ABE" w:rsidRPr="00361ABE">
        <w:rPr>
          <w:rFonts w:ascii="Goudy Old Style" w:eastAsia="Calibri" w:hAnsi="Goudy Old Style" w:cs="Times New Roman"/>
          <w:sz w:val="24"/>
          <w:szCs w:val="24"/>
        </w:rPr>
        <w:t xml:space="preserve"> as follows:</w:t>
      </w:r>
    </w:p>
    <w:p w14:paraId="05BD3C6B" w14:textId="5908AFAC" w:rsidR="00361ABE" w:rsidRPr="00361ABE" w:rsidRDefault="00F51C76" w:rsidP="00361ABE">
      <w:pPr>
        <w:spacing w:after="0" w:line="360" w:lineRule="auto"/>
        <w:ind w:firstLine="720"/>
        <w:rPr>
          <w:rFonts w:ascii="Goudy Old Style" w:eastAsia="Calibri" w:hAnsi="Goudy Old Style" w:cs="Times New Roman"/>
          <w:sz w:val="24"/>
          <w:szCs w:val="24"/>
        </w:rPr>
      </w:pPr>
      <w:r>
        <w:rPr>
          <w:rFonts w:ascii="Goudy Old Style" w:eastAsia="Calibri" w:hAnsi="Goudy Old Style" w:cs="Times New Roman"/>
          <w:noProof/>
          <w:sz w:val="24"/>
          <w:szCs w:val="24"/>
        </w:rPr>
        <mc:AlternateContent>
          <mc:Choice Requires="wps">
            <w:drawing>
              <wp:anchor distT="0" distB="0" distL="114300" distR="114300" simplePos="0" relativeHeight="251754496" behindDoc="0" locked="0" layoutInCell="1" allowOverlap="1" wp14:anchorId="6410D964" wp14:editId="0B871A4D">
                <wp:simplePos x="0" y="0"/>
                <wp:positionH relativeFrom="column">
                  <wp:posOffset>2891790</wp:posOffset>
                </wp:positionH>
                <wp:positionV relativeFrom="paragraph">
                  <wp:posOffset>204470</wp:posOffset>
                </wp:positionV>
                <wp:extent cx="2991485" cy="293370"/>
                <wp:effectExtent l="0" t="0" r="0" b="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14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451E00"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0D964" id="Text Box 60" o:spid="_x0000_s1065" type="#_x0000_t202" style="position:absolute;left:0;text-align:left;margin-left:227.7pt;margin-top:16.1pt;width:235.55pt;height:23.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" filled="f" stroked="f">
                <v:textbox>
                  <w:txbxContent>
                    <w:p w14:paraId="2A451E00"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szCs w:val="24"/>
        </w:rPr>
        <w:t>The deceased died intestate domiciled in _______________________________________</w:t>
      </w:r>
    </w:p>
    <w:p w14:paraId="47C380C7" w14:textId="77777777" w:rsidR="00361ABE" w:rsidRPr="00361ABE" w:rsidRDefault="00361ABE" w:rsidP="00361ABE">
      <w:pPr>
        <w:spacing w:after="0" w:line="360" w:lineRule="auto"/>
        <w:ind w:firstLine="720"/>
        <w:rPr>
          <w:rFonts w:ascii="Goudy Old Style" w:eastAsia="Calibri" w:hAnsi="Goudy Old Style" w:cs="Times New Roman"/>
          <w:sz w:val="24"/>
          <w:szCs w:val="24"/>
        </w:rPr>
      </w:pPr>
      <w:r w:rsidRPr="00361ABE">
        <w:rPr>
          <w:rFonts w:ascii="Goudy Old Style" w:eastAsia="Calibri" w:hAnsi="Goudy Old Style" w:cs="Times New Roman"/>
          <w:sz w:val="24"/>
          <w:szCs w:val="24"/>
        </w:rPr>
        <w:t>I present this petition in my capacity as ________________________________________</w:t>
      </w:r>
    </w:p>
    <w:p w14:paraId="32303D11" w14:textId="77777777" w:rsidR="00361ABE" w:rsidRPr="00361ABE" w:rsidRDefault="00361ABE" w:rsidP="00361ABE">
      <w:pPr>
        <w:spacing w:after="0" w:line="360" w:lineRule="auto"/>
        <w:ind w:firstLine="720"/>
        <w:rPr>
          <w:rFonts w:ascii="Goudy Old Style" w:eastAsia="Calibri" w:hAnsi="Goudy Old Style" w:cs="Times New Roman"/>
          <w:sz w:val="24"/>
          <w:szCs w:val="24"/>
        </w:rPr>
      </w:pPr>
      <w:r w:rsidRPr="00361ABE">
        <w:rPr>
          <w:rFonts w:ascii="Goudy Old Style" w:eastAsia="Calibri" w:hAnsi="Goudy Old Style" w:cs="Times New Roman"/>
          <w:sz w:val="24"/>
          <w:szCs w:val="24"/>
        </w:rPr>
        <w:t>Every person having an equal or prior right to a grant of representation herein has consented hereto (or has renounced such right or has been issued with a citation to renounce such right and apply for a grant of representation and has not done so).</w:t>
      </w:r>
    </w:p>
    <w:p w14:paraId="7FA388CB" w14:textId="77777777" w:rsidR="00361ABE" w:rsidRPr="00361ABE" w:rsidRDefault="00361ABE" w:rsidP="00361ABE">
      <w:pPr>
        <w:spacing w:after="0" w:line="360" w:lineRule="auto"/>
        <w:ind w:firstLine="720"/>
        <w:rPr>
          <w:rFonts w:ascii="Goudy Old Style" w:eastAsia="Calibri" w:hAnsi="Goudy Old Style" w:cs="Times New Roman"/>
          <w:sz w:val="24"/>
          <w:szCs w:val="24"/>
        </w:rPr>
      </w:pPr>
      <w:r w:rsidRPr="00361ABE">
        <w:rPr>
          <w:rFonts w:ascii="Goudy Old Style" w:eastAsia="Calibri" w:hAnsi="Goudy Old Style" w:cs="Times New Roman"/>
          <w:sz w:val="24"/>
          <w:szCs w:val="24"/>
        </w:rPr>
        <w:t>I will faithfully administer according to law all the estate which by law devolves upon and vets in his personal representative of the deceased and I will render a just and true account of such estate whenever required by law so to do and I will when required by this Court deliver up thereto the said grant.</w:t>
      </w:r>
    </w:p>
    <w:p w14:paraId="3FC3C8DC" w14:textId="77777777" w:rsidR="00361ABE" w:rsidRPr="00361ABE" w:rsidRDefault="00361ABE" w:rsidP="00361ABE">
      <w:pPr>
        <w:spacing w:after="0" w:line="360" w:lineRule="auto"/>
        <w:ind w:firstLine="720"/>
        <w:rPr>
          <w:rFonts w:ascii="Goudy Old Style" w:eastAsia="Calibri" w:hAnsi="Goudy Old Style" w:cs="Times New Roman"/>
          <w:sz w:val="24"/>
          <w:szCs w:val="24"/>
        </w:rPr>
      </w:pPr>
    </w:p>
    <w:p w14:paraId="54FD762A"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Signed by the above named________________________</w:t>
      </w:r>
    </w:p>
    <w:p w14:paraId="1AAB05B9"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In the presence of_______________________________</w:t>
      </w:r>
    </w:p>
    <w:p w14:paraId="2E07433B"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Signature______________________________________</w:t>
      </w:r>
    </w:p>
    <w:p w14:paraId="67AAEAAD"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Advocate of (Address)</w:t>
      </w:r>
    </w:p>
    <w:p w14:paraId="22F9CA30"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Or in the presence of ____________________________</w:t>
      </w:r>
    </w:p>
    <w:p w14:paraId="63CE5705"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lastRenderedPageBreak/>
        <w:t>Signature______________________________________</w:t>
      </w:r>
    </w:p>
    <w:p w14:paraId="7DED54DF" w14:textId="77777777"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Of address description____________________________</w:t>
      </w:r>
    </w:p>
    <w:p w14:paraId="14DDEB19" w14:textId="77777777" w:rsidR="00D334B6" w:rsidRDefault="00D334B6" w:rsidP="00361ABE">
      <w:pPr>
        <w:spacing w:after="0"/>
        <w:rPr>
          <w:rFonts w:ascii="Goudy Old Style" w:eastAsia="Calibri" w:hAnsi="Goudy Old Style" w:cs="Times New Roman"/>
          <w:sz w:val="24"/>
          <w:szCs w:val="24"/>
        </w:rPr>
      </w:pPr>
    </w:p>
    <w:p w14:paraId="2090C9C4" w14:textId="77777777" w:rsidR="00361ABE" w:rsidRPr="00D334B6"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b/>
          <w:sz w:val="24"/>
          <w:szCs w:val="24"/>
          <w:u w:val="single"/>
        </w:rPr>
        <w:t>DRAWN &amp; FILED BY</w:t>
      </w:r>
      <w:r w:rsidRPr="00361ABE">
        <w:rPr>
          <w:rFonts w:ascii="Goudy Old Style" w:eastAsia="Calibri" w:hAnsi="Goudy Old Style" w:cs="Times New Roman"/>
          <w:b/>
          <w:sz w:val="24"/>
          <w:szCs w:val="24"/>
        </w:rPr>
        <w:t>:</w:t>
      </w:r>
    </w:p>
    <w:p w14:paraId="6D993A12"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xml:space="preserve"> &amp; ADVOCATES</w:t>
      </w:r>
    </w:p>
    <w:p w14:paraId="2A55A486"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14:paraId="32957662" w14:textId="77777777" w:rsidR="00361ABE" w:rsidRPr="00361ABE" w:rsidRDefault="00D334B6"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t xml:space="preserve">P. O. BOX </w:t>
      </w:r>
      <w:r w:rsidR="00361ABE" w:rsidRPr="00361ABE">
        <w:rPr>
          <w:rFonts w:ascii="Goudy Old Style" w:eastAsia="Calibri" w:hAnsi="Goudy Old Style" w:cs="Times New Roman"/>
          <w:sz w:val="24"/>
          <w:szCs w:val="24"/>
        </w:rPr>
        <w:t>,</w:t>
      </w:r>
    </w:p>
    <w:p w14:paraId="2AEB4EF1" w14:textId="77777777"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w:t>
      </w:r>
    </w:p>
    <w:p w14:paraId="20403604"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br w:type="page"/>
      </w:r>
    </w:p>
    <w:p w14:paraId="5A64EF59" w14:textId="01EBF44F" w:rsidR="00361ABE" w:rsidRPr="00361ABE" w:rsidRDefault="00F51C76" w:rsidP="00361ABE">
      <w:pPr>
        <w:spacing w:after="0"/>
        <w:jc w:val="center"/>
        <w:rPr>
          <w:rFonts w:ascii="Goudy Old Style" w:eastAsia="Calibri" w:hAnsi="Goudy Old Style" w:cs="Times New Roman"/>
          <w:i/>
          <w:sz w:val="24"/>
        </w:rPr>
      </w:pPr>
      <w:r>
        <w:rPr>
          <w:rFonts w:ascii="Goudy Old Style" w:eastAsia="Calibri" w:hAnsi="Goudy Old Style" w:cs="Times New Roman"/>
          <w:i/>
          <w:noProof/>
          <w:sz w:val="24"/>
        </w:rPr>
        <w:lastRenderedPageBreak/>
        <mc:AlternateContent>
          <mc:Choice Requires="wps">
            <w:drawing>
              <wp:anchor distT="0" distB="0" distL="114300" distR="114300" simplePos="0" relativeHeight="251673600" behindDoc="0" locked="0" layoutInCell="1" allowOverlap="1" wp14:anchorId="7570C577" wp14:editId="4CD0D0ED">
                <wp:simplePos x="0" y="0"/>
                <wp:positionH relativeFrom="column">
                  <wp:posOffset>4538345</wp:posOffset>
                </wp:positionH>
                <wp:positionV relativeFrom="paragraph">
                  <wp:posOffset>-45085</wp:posOffset>
                </wp:positionV>
                <wp:extent cx="1526540" cy="594995"/>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87AD" w14:textId="77777777" w:rsidR="003F0762" w:rsidRPr="00842F95" w:rsidRDefault="003F0762" w:rsidP="00361ABE">
                            <w:pPr>
                              <w:jc w:val="right"/>
                              <w:rPr>
                                <w:i/>
                              </w:rPr>
                            </w:pPr>
                            <w:r>
                              <w:rPr>
                                <w:i/>
                              </w:rPr>
                              <w:t>FORM A 11</w:t>
                            </w:r>
                          </w:p>
                          <w:p w14:paraId="3DBBDE6D" w14:textId="77777777" w:rsidR="003F0762"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0C577" id="Text Box 59" o:spid="_x0000_s1066" type="#_x0000_t202" style="position:absolute;left:0;text-align:left;margin-left:357.35pt;margin-top:-3.55pt;width:120.2pt;height:46.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eKJuQIAAMM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" filled="f" stroked="f">
                <v:textbox>
                  <w:txbxContent>
                    <w:p w14:paraId="6E2287AD" w14:textId="77777777" w:rsidR="003F0762" w:rsidRPr="00842F95" w:rsidRDefault="003F0762" w:rsidP="00361ABE">
                      <w:pPr>
                        <w:jc w:val="right"/>
                        <w:rPr>
                          <w:i/>
                        </w:rPr>
                      </w:pPr>
                      <w:r>
                        <w:rPr>
                          <w:i/>
                        </w:rPr>
                        <w:t>FORM A 11</w:t>
                      </w:r>
                    </w:p>
                    <w:p w14:paraId="3DBBDE6D" w14:textId="77777777" w:rsidR="003F0762" w:rsidRDefault="003F0762" w:rsidP="00361ABE"/>
                  </w:txbxContent>
                </v:textbox>
              </v:shape>
            </w:pict>
          </mc:Fallback>
        </mc:AlternateContent>
      </w:r>
      <w:r w:rsidR="00361ABE" w:rsidRPr="00361ABE">
        <w:rPr>
          <w:rFonts w:ascii="Goudy Old Style" w:eastAsia="Calibri" w:hAnsi="Goudy Old Style" w:cs="Times New Roman"/>
          <w:i/>
          <w:noProof/>
          <w:sz w:val="24"/>
        </w:rPr>
        <w:drawing>
          <wp:anchor distT="0" distB="0" distL="114300" distR="114300" simplePos="0" relativeHeight="251672576" behindDoc="0" locked="0" layoutInCell="1" allowOverlap="1" wp14:anchorId="025454E7" wp14:editId="7849E055">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7"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14:paraId="6D3F1680" w14:textId="77777777" w:rsidR="00361ABE" w:rsidRPr="00361ABE" w:rsidRDefault="00361ABE" w:rsidP="00361ABE">
      <w:pPr>
        <w:spacing w:after="0"/>
        <w:jc w:val="right"/>
        <w:rPr>
          <w:rFonts w:ascii="Goudy Old Style" w:eastAsia="Calibri" w:hAnsi="Goudy Old Style" w:cs="Times New Roman"/>
          <w:i/>
          <w:sz w:val="24"/>
        </w:rPr>
      </w:pPr>
    </w:p>
    <w:p w14:paraId="284F1F4B" w14:textId="77777777" w:rsidR="00361ABE" w:rsidRPr="00361ABE" w:rsidRDefault="00361ABE" w:rsidP="00361ABE">
      <w:pPr>
        <w:spacing w:after="0"/>
        <w:jc w:val="right"/>
        <w:rPr>
          <w:rFonts w:ascii="Goudy Old Style" w:eastAsia="Calibri" w:hAnsi="Goudy Old Style" w:cs="Times New Roman"/>
          <w:i/>
          <w:sz w:val="24"/>
        </w:rPr>
      </w:pPr>
    </w:p>
    <w:p w14:paraId="7E703E35" w14:textId="77777777" w:rsidR="00361ABE" w:rsidRPr="00361ABE" w:rsidRDefault="00361ABE" w:rsidP="00361ABE">
      <w:pPr>
        <w:spacing w:after="0"/>
        <w:rPr>
          <w:rFonts w:ascii="Goudy Old Style" w:eastAsia="Calibri" w:hAnsi="Goudy Old Style" w:cs="Times New Roman"/>
          <w:b/>
          <w:sz w:val="24"/>
          <w:u w:val="single"/>
        </w:rPr>
      </w:pPr>
    </w:p>
    <w:p w14:paraId="330F7FC6" w14:textId="761615FB" w:rsidR="00361ABE" w:rsidRPr="00361ABE" w:rsidRDefault="00F51C76" w:rsidP="00361ABE">
      <w:pPr>
        <w:spacing w:after="0"/>
        <w:jc w:val="center"/>
        <w:rPr>
          <w:rFonts w:ascii="Goudy Old Style" w:eastAsia="Calibri" w:hAnsi="Goudy Old Style" w:cs="Times New Roman"/>
          <w:b/>
          <w:sz w:val="24"/>
          <w:u w:val="single"/>
        </w:rPr>
      </w:pPr>
      <w:r>
        <w:rPr>
          <w:rFonts w:ascii="Goudy Old Style" w:eastAsia="Calibri" w:hAnsi="Goudy Old Style" w:cs="Times New Roman"/>
          <w:noProof/>
          <w:sz w:val="24"/>
        </w:rPr>
        <mc:AlternateContent>
          <mc:Choice Requires="wps">
            <w:drawing>
              <wp:anchor distT="0" distB="0" distL="114300" distR="114300" simplePos="0" relativeHeight="251711488" behindDoc="0" locked="0" layoutInCell="1" allowOverlap="1" wp14:anchorId="4530027C" wp14:editId="6D51CC43">
                <wp:simplePos x="0" y="0"/>
                <wp:positionH relativeFrom="column">
                  <wp:posOffset>3857625</wp:posOffset>
                </wp:positionH>
                <wp:positionV relativeFrom="paragraph">
                  <wp:posOffset>175260</wp:posOffset>
                </wp:positionV>
                <wp:extent cx="967105" cy="293370"/>
                <wp:effectExtent l="0" t="0" r="0"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05159" w14:textId="77777777" w:rsidR="003F0762" w:rsidRPr="002A0C82" w:rsidRDefault="003F0762" w:rsidP="00361ABE">
                            <w:pPr>
                              <w:rPr>
                                <w:rFonts w:ascii="Courier New" w:hAnsi="Courier New" w:cs="Courier New"/>
                              </w:rPr>
                            </w:pPr>
                            <w:r>
                              <w:rPr>
                                <w:rFonts w:ascii="Courier New" w:hAnsi="Courier New" w:cs="Courier New"/>
                              </w:rPr>
                              <w:t>KISUMU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0027C" id="Text Box 58" o:spid="_x0000_s1067" type="#_x0000_t202" style="position:absolute;left:0;text-align:left;margin-left:303.75pt;margin-top:13.8pt;width:76.15pt;height:23.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" filled="f" stroked="f">
                <v:textbox>
                  <w:txbxContent>
                    <w:p w14:paraId="15305159" w14:textId="77777777" w:rsidR="003F0762" w:rsidRPr="002A0C82" w:rsidRDefault="003F0762" w:rsidP="00361ABE">
                      <w:pPr>
                        <w:rPr>
                          <w:rFonts w:ascii="Courier New" w:hAnsi="Courier New" w:cs="Courier New"/>
                        </w:rPr>
                      </w:pPr>
                      <w:r>
                        <w:rPr>
                          <w:rFonts w:ascii="Courier New" w:hAnsi="Courier New" w:cs="Courier New"/>
                        </w:rPr>
                        <w:t>KISUMU</w:t>
                      </w:r>
                    </w:p>
                  </w:txbxContent>
                </v:textbox>
              </v:shape>
            </w:pict>
          </mc:Fallback>
        </mc:AlternateContent>
      </w:r>
      <w:r w:rsidR="00361ABE" w:rsidRPr="00361ABE">
        <w:rPr>
          <w:rFonts w:ascii="Goudy Old Style" w:eastAsia="Calibri" w:hAnsi="Goudy Old Style" w:cs="Times New Roman"/>
          <w:b/>
          <w:sz w:val="24"/>
          <w:u w:val="single"/>
        </w:rPr>
        <w:t>REPUBLIC OF KENYA</w:t>
      </w:r>
    </w:p>
    <w:p w14:paraId="74A5A6F8"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14:paraId="12036258"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14:paraId="26E09353" w14:textId="77777777" w:rsidR="00361ABE" w:rsidRPr="00361ABE" w:rsidRDefault="00361ABE" w:rsidP="00361ABE">
      <w:pPr>
        <w:spacing w:after="0"/>
        <w:rPr>
          <w:rFonts w:ascii="Goudy Old Style" w:eastAsia="Calibri" w:hAnsi="Goudy Old Style" w:cs="Times New Roman"/>
          <w:b/>
          <w:sz w:val="24"/>
          <w:u w:val="single"/>
        </w:rPr>
      </w:pPr>
    </w:p>
    <w:p w14:paraId="1080AA53"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AFFIDAVIT OF JUSTIFICATION OF PROPOSED SURETIES.</w:t>
      </w:r>
    </w:p>
    <w:p w14:paraId="3312FD75" w14:textId="38E0AE0C" w:rsidR="00361ABE" w:rsidRPr="00361ABE" w:rsidRDefault="00F51C76" w:rsidP="00361ABE">
      <w:pPr>
        <w:spacing w:after="0"/>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10464" behindDoc="0" locked="0" layoutInCell="1" allowOverlap="1" wp14:anchorId="5DDC254A" wp14:editId="4A2642E2">
                <wp:simplePos x="0" y="0"/>
                <wp:positionH relativeFrom="column">
                  <wp:posOffset>3857625</wp:posOffset>
                </wp:positionH>
                <wp:positionV relativeFrom="paragraph">
                  <wp:posOffset>151130</wp:posOffset>
                </wp:positionV>
                <wp:extent cx="2173605" cy="29337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60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23A45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C254A" id="Text Box 57" o:spid="_x0000_s1068" type="#_x0000_t202" style="position:absolute;margin-left:303.75pt;margin-top:11.9pt;width:171.15pt;height:23.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" filled="f" stroked="f">
                <v:textbox>
                  <w:txbxContent>
                    <w:p w14:paraId="1023A452"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b/>
          <w:noProof/>
          <w:sz w:val="24"/>
          <w:szCs w:val="24"/>
        </w:rPr>
        <mc:AlternateContent>
          <mc:Choice Requires="wps">
            <w:drawing>
              <wp:anchor distT="0" distB="0" distL="114300" distR="114300" simplePos="0" relativeHeight="251709440" behindDoc="0" locked="0" layoutInCell="1" allowOverlap="1" wp14:anchorId="618F6458" wp14:editId="027DC83A">
                <wp:simplePos x="0" y="0"/>
                <wp:positionH relativeFrom="column">
                  <wp:posOffset>276225</wp:posOffset>
                </wp:positionH>
                <wp:positionV relativeFrom="paragraph">
                  <wp:posOffset>151130</wp:posOffset>
                </wp:positionV>
                <wp:extent cx="2216785" cy="29337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D1F58"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F6458" id="Text Box 56" o:spid="_x0000_s1069" type="#_x0000_t202" style="position:absolute;margin-left:21.75pt;margin-top:11.9pt;width:174.55pt;height:23.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4BvQ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" filled="f" stroked="f">
                <v:textbox>
                  <w:txbxContent>
                    <w:p w14:paraId="022D1F58" w14:textId="77777777" w:rsidR="003F0762" w:rsidRPr="002A0C82" w:rsidRDefault="003F0762" w:rsidP="00361ABE">
                      <w:pPr>
                        <w:rPr>
                          <w:rFonts w:ascii="Courier New" w:hAnsi="Courier New" w:cs="Courier New"/>
                        </w:rPr>
                      </w:pPr>
                    </w:p>
                  </w:txbxContent>
                </v:textbox>
              </v:shape>
            </w:pict>
          </mc:Fallback>
        </mc:AlternateContent>
      </w:r>
    </w:p>
    <w:p w14:paraId="7A923A08" w14:textId="5730B397" w:rsidR="00361ABE" w:rsidRPr="00361ABE" w:rsidRDefault="00F51C76" w:rsidP="00361ABE">
      <w:pPr>
        <w:spacing w:after="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58592" behindDoc="0" locked="0" layoutInCell="1" allowOverlap="1" wp14:anchorId="5509635A" wp14:editId="55A933AF">
                <wp:simplePos x="0" y="0"/>
                <wp:positionH relativeFrom="column">
                  <wp:posOffset>739775</wp:posOffset>
                </wp:positionH>
                <wp:positionV relativeFrom="paragraph">
                  <wp:posOffset>154940</wp:posOffset>
                </wp:positionV>
                <wp:extent cx="2216785" cy="293370"/>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F0B1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09635A" id="Text Box 55" o:spid="_x0000_s1070" type="#_x0000_t202" style="position:absolute;left:0;text-align:left;margin-left:58.25pt;margin-top:12.2pt;width:174.55pt;height:23.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" filled="f" stroked="f">
                <v:textbox>
                  <w:txbxContent>
                    <w:p w14:paraId="6F9F0B12"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12512" behindDoc="0" locked="0" layoutInCell="1" allowOverlap="1" wp14:anchorId="6435564D" wp14:editId="71275D33">
                <wp:simplePos x="0" y="0"/>
                <wp:positionH relativeFrom="column">
                  <wp:posOffset>3813175</wp:posOffset>
                </wp:positionH>
                <wp:positionV relativeFrom="paragraph">
                  <wp:posOffset>154305</wp:posOffset>
                </wp:positionV>
                <wp:extent cx="2099310" cy="293370"/>
                <wp:effectExtent l="0" t="0" r="0"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6A41CF" w14:textId="77777777" w:rsidR="003F0762" w:rsidRPr="002A0C82" w:rsidRDefault="003F0762" w:rsidP="00361ABE">
                            <w:pPr>
                              <w:rPr>
                                <w:rFonts w:ascii="Courier New" w:hAnsi="Courier New" w:cs="Courier New"/>
                              </w:rPr>
                            </w:pPr>
                            <w:r>
                              <w:rPr>
                                <w:rFonts w:ascii="Courier New" w:hAnsi="Courier New" w:cs="Courier New"/>
                              </w:rPr>
                              <w:t>P.O.BOX,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5564D" id="Text Box 54" o:spid="_x0000_s1071" type="#_x0000_t202" style="position:absolute;left:0;text-align:left;margin-left:300.25pt;margin-top:12.15pt;width:165.3pt;height:23.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" filled="f" stroked="f">
                <v:textbox>
                  <w:txbxContent>
                    <w:p w14:paraId="076A41CF" w14:textId="77777777" w:rsidR="003F0762" w:rsidRPr="002A0C82" w:rsidRDefault="003F0762" w:rsidP="00361ABE">
                      <w:pPr>
                        <w:rPr>
                          <w:rFonts w:ascii="Courier New" w:hAnsi="Courier New" w:cs="Courier New"/>
                        </w:rPr>
                      </w:pPr>
                      <w:r>
                        <w:rPr>
                          <w:rFonts w:ascii="Courier New" w:hAnsi="Courier New" w:cs="Courier New"/>
                        </w:rPr>
                        <w:t>P.O.BOX,</w:t>
                      </w:r>
                    </w:p>
                  </w:txbxContent>
                </v:textbox>
              </v:shape>
            </w:pict>
          </mc:Fallback>
        </mc:AlternateContent>
      </w:r>
      <w:r w:rsidR="00361ABE" w:rsidRPr="00361ABE">
        <w:rPr>
          <w:rFonts w:ascii="Goudy Old Style" w:eastAsia="Calibri" w:hAnsi="Goudy Old Style" w:cs="Times New Roman"/>
          <w:sz w:val="24"/>
        </w:rPr>
        <w:t xml:space="preserve">We,______________________________________________of_________________________________and_____________________________________of_____________________________ </w:t>
      </w:r>
    </w:p>
    <w:p w14:paraId="56C93E84" w14:textId="2AEF0494" w:rsidR="00361ABE" w:rsidRPr="00361ABE" w:rsidRDefault="00F51C76" w:rsidP="00361ABE">
      <w:pPr>
        <w:spacing w:after="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13536" behindDoc="0" locked="0" layoutInCell="1" allowOverlap="1" wp14:anchorId="6D3CA34F" wp14:editId="220B6A05">
                <wp:simplePos x="0" y="0"/>
                <wp:positionH relativeFrom="column">
                  <wp:posOffset>2887980</wp:posOffset>
                </wp:positionH>
                <wp:positionV relativeFrom="paragraph">
                  <wp:posOffset>148590</wp:posOffset>
                </wp:positionV>
                <wp:extent cx="2782570" cy="29337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57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7D87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CA34F" id="Text Box 53" o:spid="_x0000_s1072" type="#_x0000_t202" style="position:absolute;left:0;text-align:left;margin-left:227.4pt;margin-top:11.7pt;width:219.1pt;height:23.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" filled="f" stroked="f">
                <v:textbox>
                  <w:txbxContent>
                    <w:p w14:paraId="3897D87B"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joint and severally make oath and say as follows:</w:t>
      </w:r>
    </w:p>
    <w:p w14:paraId="0170204E" w14:textId="2D85533B" w:rsidR="00361ABE" w:rsidRPr="00361ABE" w:rsidRDefault="00F51C76" w:rsidP="00664A0A">
      <w:pPr>
        <w:numPr>
          <w:ilvl w:val="0"/>
          <w:numId w:val="112"/>
        </w:numPr>
        <w:spacing w:after="0"/>
        <w:ind w:left="0" w:firstLine="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14560" behindDoc="0" locked="0" layoutInCell="1" allowOverlap="1" wp14:anchorId="4A51F7A6" wp14:editId="1462CDFE">
                <wp:simplePos x="0" y="0"/>
                <wp:positionH relativeFrom="column">
                  <wp:posOffset>11430</wp:posOffset>
                </wp:positionH>
                <wp:positionV relativeFrom="paragraph">
                  <wp:posOffset>361315</wp:posOffset>
                </wp:positionV>
                <wp:extent cx="2567940" cy="293370"/>
                <wp:effectExtent l="0" t="0"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398D8"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1F7A6" id="Text Box 52" o:spid="_x0000_s1073" type="#_x0000_t202" style="position:absolute;left:0;text-align:left;margin-left:.9pt;margin-top:28.45pt;width:202.2pt;height:23.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" filled="f" stroked="f">
                <v:textbox>
                  <w:txbxContent>
                    <w:p w14:paraId="4A4398D8"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17632" behindDoc="0" locked="0" layoutInCell="1" allowOverlap="1" wp14:anchorId="45966F26" wp14:editId="360C2BE6">
                <wp:simplePos x="0" y="0"/>
                <wp:positionH relativeFrom="column">
                  <wp:posOffset>2259965</wp:posOffset>
                </wp:positionH>
                <wp:positionV relativeFrom="paragraph">
                  <wp:posOffset>584835</wp:posOffset>
                </wp:positionV>
                <wp:extent cx="1861185" cy="293370"/>
                <wp:effectExtent l="0" t="0" r="0"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2E139" w14:textId="77777777" w:rsidR="003F0762" w:rsidRPr="002A0C82" w:rsidRDefault="003F0762" w:rsidP="00361ABE">
                            <w:pPr>
                              <w:rPr>
                                <w:rFonts w:ascii="Courier New" w:hAnsi="Courier New" w:cs="Courier New"/>
                              </w:rPr>
                            </w:pPr>
                            <w:r>
                              <w:rPr>
                                <w:rFonts w:ascii="Courier New" w:hAnsi="Courier New" w:cs="Courier New"/>
                              </w:rPr>
                              <w:t>200,.00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66F26" id="Text Box 51" o:spid="_x0000_s1074" type="#_x0000_t202" style="position:absolute;left:0;text-align:left;margin-left:177.95pt;margin-top:46.05pt;width:146.55pt;height:23.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" filled="f" stroked="f">
                <v:textbox>
                  <w:txbxContent>
                    <w:p w14:paraId="5122E139" w14:textId="77777777" w:rsidR="003F0762" w:rsidRPr="002A0C82" w:rsidRDefault="003F0762" w:rsidP="00361ABE">
                      <w:pPr>
                        <w:rPr>
                          <w:rFonts w:ascii="Courier New" w:hAnsi="Courier New" w:cs="Courier New"/>
                        </w:rPr>
                      </w:pPr>
                      <w:r>
                        <w:rPr>
                          <w:rFonts w:ascii="Courier New" w:hAnsi="Courier New" w:cs="Courier New"/>
                        </w:rPr>
                        <w:t>200,.00</w:t>
                      </w: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16608" behindDoc="0" locked="0" layoutInCell="1" allowOverlap="1" wp14:anchorId="3732E876" wp14:editId="604D667B">
                <wp:simplePos x="0" y="0"/>
                <wp:positionH relativeFrom="column">
                  <wp:posOffset>11430</wp:posOffset>
                </wp:positionH>
                <wp:positionV relativeFrom="paragraph">
                  <wp:posOffset>584835</wp:posOffset>
                </wp:positionV>
                <wp:extent cx="1861185" cy="29337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D3970"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2E876" id="Text Box 50" o:spid="_x0000_s1075" type="#_x0000_t202" style="position:absolute;left:0;text-align:left;margin-left:.9pt;margin-top:46.05pt;width:146.55pt;height:23.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RzZvAIAAMM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" filled="f" stroked="f">
                <v:textbox>
                  <w:txbxContent>
                    <w:p w14:paraId="70DD3970"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15584" behindDoc="0" locked="0" layoutInCell="1" allowOverlap="1" wp14:anchorId="370CC0AC" wp14:editId="49E0C449">
                <wp:simplePos x="0" y="0"/>
                <wp:positionH relativeFrom="column">
                  <wp:posOffset>4441190</wp:posOffset>
                </wp:positionH>
                <wp:positionV relativeFrom="paragraph">
                  <wp:posOffset>361315</wp:posOffset>
                </wp:positionV>
                <wp:extent cx="1623695" cy="293370"/>
                <wp:effectExtent l="0" t="0"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69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FBA8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CC0AC" id="Text Box 49" o:spid="_x0000_s1076" type="#_x0000_t202" style="position:absolute;left:0;text-align:left;margin-left:349.7pt;margin-top:28.45pt;width:127.85pt;height:23.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cyvAIAAMM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" filled="f" stroked="f">
                <v:textbox>
                  <w:txbxContent>
                    <w:p w14:paraId="53DFBA8B"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We are proposed sureties on behalf of__________________________________________ the intended administrator (with will and codicil) annexed of the estate of the above-named __________________________________ in the sum of Kenya Shillings____________________</w:t>
      </w:r>
    </w:p>
    <w:p w14:paraId="4593F55A"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 (Kshs.___________________________).</w:t>
      </w:r>
    </w:p>
    <w:p w14:paraId="58384D32" w14:textId="503B5D18" w:rsidR="00361ABE" w:rsidRPr="00361ABE" w:rsidRDefault="00F51C76" w:rsidP="00361ABE">
      <w:pPr>
        <w:spacing w:after="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18656" behindDoc="0" locked="0" layoutInCell="1" allowOverlap="1" wp14:anchorId="7F485D19" wp14:editId="7D375EC3">
                <wp:simplePos x="0" y="0"/>
                <wp:positionH relativeFrom="column">
                  <wp:posOffset>584200</wp:posOffset>
                </wp:positionH>
                <wp:positionV relativeFrom="paragraph">
                  <wp:posOffset>157480</wp:posOffset>
                </wp:positionV>
                <wp:extent cx="2216785" cy="293370"/>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E61C6"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5D19" id="Text Box 48" o:spid="_x0000_s1077" type="#_x0000_t202" style="position:absolute;left:0;text-align:left;margin-left:46pt;margin-top:12.4pt;width:174.55pt;height:23.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" filled="f" stroked="f">
                <v:textbox>
                  <w:txbxContent>
                    <w:p w14:paraId="44CE61C6" w14:textId="77777777" w:rsidR="003F0762" w:rsidRPr="002A0C82" w:rsidRDefault="003F0762" w:rsidP="00361ABE">
                      <w:pPr>
                        <w:rPr>
                          <w:rFonts w:ascii="Courier New" w:hAnsi="Courier New" w:cs="Courier New"/>
                        </w:rPr>
                      </w:pPr>
                    </w:p>
                  </w:txbxContent>
                </v:textbox>
              </v:shape>
            </w:pict>
          </mc:Fallback>
        </mc:AlternateContent>
      </w:r>
    </w:p>
    <w:p w14:paraId="02F651C2" w14:textId="448EFBF8" w:rsidR="00361ABE" w:rsidRPr="00361ABE" w:rsidRDefault="00F51C76" w:rsidP="00664A0A">
      <w:pPr>
        <w:numPr>
          <w:ilvl w:val="0"/>
          <w:numId w:val="112"/>
        </w:numPr>
        <w:spacing w:after="0"/>
        <w:ind w:left="0" w:firstLine="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20704" behindDoc="0" locked="0" layoutInCell="1" allowOverlap="1" wp14:anchorId="16288763" wp14:editId="5840AF39">
                <wp:simplePos x="0" y="0"/>
                <wp:positionH relativeFrom="column">
                  <wp:posOffset>3933825</wp:posOffset>
                </wp:positionH>
                <wp:positionV relativeFrom="paragraph">
                  <wp:posOffset>559435</wp:posOffset>
                </wp:positionV>
                <wp:extent cx="1489710" cy="293370"/>
                <wp:effectExtent l="0" t="0" r="0"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71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60B4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288763" id="Text Box 47" o:spid="_x0000_s1078" type="#_x0000_t202" style="position:absolute;left:0;text-align:left;margin-left:309.75pt;margin-top:44.05pt;width:117.3pt;height:23.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KruwIAAMM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" filled="f" stroked="f">
                <v:textbox>
                  <w:txbxContent>
                    <w:p w14:paraId="0C860B4B"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19680" behindDoc="0" locked="0" layoutInCell="1" allowOverlap="1" wp14:anchorId="2BDEABD2" wp14:editId="2FEB3712">
                <wp:simplePos x="0" y="0"/>
                <wp:positionH relativeFrom="column">
                  <wp:posOffset>11430</wp:posOffset>
                </wp:positionH>
                <wp:positionV relativeFrom="paragraph">
                  <wp:posOffset>559435</wp:posOffset>
                </wp:positionV>
                <wp:extent cx="2928620" cy="293370"/>
                <wp:effectExtent l="0" t="0" r="0"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862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D5AC7" w14:textId="77777777" w:rsidR="003F0762" w:rsidRPr="002A0C82" w:rsidRDefault="003F0762" w:rsidP="00361ABE">
                            <w:pPr>
                              <w:rPr>
                                <w:rFonts w:ascii="Courier New" w:hAnsi="Courier New" w:cs="Courier New"/>
                              </w:rPr>
                            </w:pPr>
                            <w:r>
                              <w:rPr>
                                <w:rFonts w:ascii="Courier New" w:hAnsi="Courier New" w:cs="Courier New"/>
                              </w:rPr>
                              <w:t xml:space="preserve">ONE HUNDRED THOUSAND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EABD2" id="Text Box 46" o:spid="_x0000_s1079" type="#_x0000_t202" style="position:absolute;left:0;text-align:left;margin-left:.9pt;margin-top:44.05pt;width:230.6pt;height:23.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Ed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" filled="f" stroked="f">
                <v:textbox>
                  <w:txbxContent>
                    <w:p w14:paraId="011D5AC7" w14:textId="77777777" w:rsidR="003F0762" w:rsidRPr="002A0C82" w:rsidRDefault="003F0762" w:rsidP="00361ABE">
                      <w:pPr>
                        <w:rPr>
                          <w:rFonts w:ascii="Courier New" w:hAnsi="Courier New" w:cs="Courier New"/>
                        </w:rPr>
                      </w:pPr>
                      <w:r>
                        <w:rPr>
                          <w:rFonts w:ascii="Courier New" w:hAnsi="Courier New" w:cs="Courier New"/>
                        </w:rPr>
                        <w:t xml:space="preserve">ONE HUNDRED THOUSAND </w:t>
                      </w:r>
                    </w:p>
                  </w:txbxContent>
                </v:textbox>
              </v:shape>
            </w:pict>
          </mc:Fallback>
        </mc:AlternateContent>
      </w:r>
      <w:r w:rsidR="00361ABE" w:rsidRPr="00361ABE">
        <w:rPr>
          <w:rFonts w:ascii="Goudy Old Style" w:eastAsia="Calibri" w:hAnsi="Goudy Old Style" w:cs="Times New Roman"/>
          <w:sz w:val="24"/>
        </w:rPr>
        <w:t>I,______________________________ for myself say that I am after payment of all my just debits and having taken into account all my liabilities, well and truly worth net of such debits and liabilities immovable and movable assets in Kenya at least the sum of Kenya Shillings________</w:t>
      </w:r>
    </w:p>
    <w:p w14:paraId="3EAB23BE"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______________________________________________(Kshs._________________________).</w:t>
      </w:r>
    </w:p>
    <w:p w14:paraId="46870691" w14:textId="45C8641D" w:rsidR="00361ABE" w:rsidRPr="00361ABE" w:rsidRDefault="00F51C76" w:rsidP="00361ABE">
      <w:pPr>
        <w:spacing w:after="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21728" behindDoc="0" locked="0" layoutInCell="1" allowOverlap="1" wp14:anchorId="18725C60" wp14:editId="0674B174">
                <wp:simplePos x="0" y="0"/>
                <wp:positionH relativeFrom="column">
                  <wp:posOffset>595630</wp:posOffset>
                </wp:positionH>
                <wp:positionV relativeFrom="paragraph">
                  <wp:posOffset>146685</wp:posOffset>
                </wp:positionV>
                <wp:extent cx="1983740" cy="293370"/>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74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3F714"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25C60" id="Text Box 45" o:spid="_x0000_s1080" type="#_x0000_t202" style="position:absolute;left:0;text-align:left;margin-left:46.9pt;margin-top:11.55pt;width:156.2pt;height:23.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VPRuw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" filled="f" stroked="f">
                <v:textbox>
                  <w:txbxContent>
                    <w:p w14:paraId="7D33F714" w14:textId="77777777" w:rsidR="003F0762" w:rsidRPr="002A0C82" w:rsidRDefault="003F0762" w:rsidP="00361ABE">
                      <w:pPr>
                        <w:rPr>
                          <w:rFonts w:ascii="Courier New" w:hAnsi="Courier New" w:cs="Courier New"/>
                        </w:rPr>
                      </w:pPr>
                    </w:p>
                  </w:txbxContent>
                </v:textbox>
              </v:shape>
            </w:pict>
          </mc:Fallback>
        </mc:AlternateContent>
      </w:r>
    </w:p>
    <w:p w14:paraId="4513D1A6" w14:textId="64CAF9AD" w:rsidR="00361ABE" w:rsidRPr="00361ABE" w:rsidRDefault="00F51C76" w:rsidP="00664A0A">
      <w:pPr>
        <w:numPr>
          <w:ilvl w:val="0"/>
          <w:numId w:val="112"/>
        </w:numPr>
        <w:spacing w:after="0"/>
        <w:ind w:left="0" w:firstLine="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23776" behindDoc="0" locked="0" layoutInCell="1" allowOverlap="1" wp14:anchorId="764E947B" wp14:editId="49628D13">
                <wp:simplePos x="0" y="0"/>
                <wp:positionH relativeFrom="column">
                  <wp:posOffset>3232150</wp:posOffset>
                </wp:positionH>
                <wp:positionV relativeFrom="paragraph">
                  <wp:posOffset>578485</wp:posOffset>
                </wp:positionV>
                <wp:extent cx="1489710" cy="29337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71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0D13E"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E947B" id="Text Box 44" o:spid="_x0000_s1081" type="#_x0000_t202" style="position:absolute;left:0;text-align:left;margin-left:254.5pt;margin-top:45.55pt;width:117.3pt;height:23.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fwuwIAAMM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" filled="f" stroked="f">
                <v:textbox>
                  <w:txbxContent>
                    <w:p w14:paraId="4260D13E"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22752" behindDoc="0" locked="0" layoutInCell="1" allowOverlap="1" wp14:anchorId="3FA32912" wp14:editId="59874E43">
                <wp:simplePos x="0" y="0"/>
                <wp:positionH relativeFrom="column">
                  <wp:posOffset>11430</wp:posOffset>
                </wp:positionH>
                <wp:positionV relativeFrom="paragraph">
                  <wp:posOffset>578485</wp:posOffset>
                </wp:positionV>
                <wp:extent cx="2928620" cy="293370"/>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862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5913C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32912" id="Text Box 43" o:spid="_x0000_s1082" type="#_x0000_t202" style="position:absolute;left:0;text-align:left;margin-left:.9pt;margin-top:45.55pt;width:230.6pt;height:23.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f+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" filled="f" stroked="f">
                <v:textbox>
                  <w:txbxContent>
                    <w:p w14:paraId="425913C2"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I,____________________________ for myself say that I am after payment of all my just debits and having taken into account all my liabilities, well and truly worth net of such debits and liabilities in immovable and movable assets in Kenya at least sum of Kenya Shillings ________</w:t>
      </w:r>
    </w:p>
    <w:p w14:paraId="245EB981"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____________________________________(Kshs.___________________________________).</w:t>
      </w:r>
    </w:p>
    <w:p w14:paraId="60FF486D" w14:textId="77777777" w:rsidR="00361ABE" w:rsidRPr="00361ABE" w:rsidRDefault="00361ABE" w:rsidP="00361ABE">
      <w:pPr>
        <w:spacing w:after="0"/>
        <w:jc w:val="both"/>
        <w:rPr>
          <w:rFonts w:ascii="Goudy Old Style" w:eastAsia="Calibri" w:hAnsi="Goudy Old Style" w:cs="Times New Roman"/>
          <w:sz w:val="24"/>
        </w:rPr>
      </w:pPr>
    </w:p>
    <w:p w14:paraId="3C8A7123" w14:textId="77777777" w:rsidR="00361ABE" w:rsidRPr="00361ABE" w:rsidRDefault="00361ABE" w:rsidP="00664A0A">
      <w:pPr>
        <w:numPr>
          <w:ilvl w:val="0"/>
          <w:numId w:val="112"/>
        </w:numPr>
        <w:spacing w:after="0"/>
        <w:ind w:left="0" w:firstLine="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facts deponed to are known to us of our personal knowledge</w:t>
      </w:r>
    </w:p>
    <w:p w14:paraId="26232901" w14:textId="77777777" w:rsidR="00361ABE" w:rsidRPr="00361ABE" w:rsidRDefault="00361ABE" w:rsidP="00361ABE">
      <w:pPr>
        <w:spacing w:after="0" w:line="360" w:lineRule="auto"/>
        <w:jc w:val="both"/>
        <w:rPr>
          <w:rFonts w:ascii="Goudy Old Style" w:eastAsia="Calibri" w:hAnsi="Goudy Old Style" w:cs="Times New Roman"/>
          <w:sz w:val="24"/>
        </w:rPr>
      </w:pPr>
    </w:p>
    <w:p w14:paraId="2DE8C44F" w14:textId="6D7285BB"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Times New Roman"/>
          <w:noProof/>
          <w:sz w:val="24"/>
        </w:rPr>
        <mc:AlternateContent>
          <mc:Choice Requires="wps">
            <w:drawing>
              <wp:anchor distT="0" distB="0" distL="114300" distR="114300" simplePos="0" relativeHeight="251725824" behindDoc="0" locked="0" layoutInCell="1" allowOverlap="1" wp14:anchorId="716B7113" wp14:editId="759843EB">
                <wp:simplePos x="0" y="0"/>
                <wp:positionH relativeFrom="column">
                  <wp:posOffset>213995</wp:posOffset>
                </wp:positionH>
                <wp:positionV relativeFrom="paragraph">
                  <wp:posOffset>215265</wp:posOffset>
                </wp:positionV>
                <wp:extent cx="2673985" cy="293370"/>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9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4621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B7113" id="Text Box 42" o:spid="_x0000_s1083" type="#_x0000_t202" style="position:absolute;margin-left:16.85pt;margin-top:16.95pt;width:210.55pt;height:23.1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5cvQ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" filled="f" stroked="f">
                <v:textbox>
                  <w:txbxContent>
                    <w:p w14:paraId="3C94621B"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71552" behindDoc="0" locked="0" layoutInCell="1" allowOverlap="1" wp14:anchorId="41DDE86D" wp14:editId="3CD92A09">
                <wp:simplePos x="0" y="0"/>
                <wp:positionH relativeFrom="column">
                  <wp:posOffset>2940050</wp:posOffset>
                </wp:positionH>
                <wp:positionV relativeFrom="paragraph">
                  <wp:posOffset>123190</wp:posOffset>
                </wp:positionV>
                <wp:extent cx="228600" cy="1975485"/>
                <wp:effectExtent l="0" t="0" r="0" b="5715"/>
                <wp:wrapNone/>
                <wp:docPr id="41" name="Right Brac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975485"/>
                        </a:xfrm>
                        <a:prstGeom prst="rightBrace">
                          <a:avLst>
                            <a:gd name="adj1" fmla="val 7201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6483E" id="Right Brace 41" o:spid="_x0000_s1026" type="#_x0000_t88" style="position:absolute;margin-left:231.5pt;margin-top:9.7pt;width:18pt;height:15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"/>
            </w:pict>
          </mc:Fallback>
        </mc:AlternateContent>
      </w:r>
      <w:r w:rsidR="00361ABE" w:rsidRPr="00361ABE">
        <w:rPr>
          <w:rFonts w:ascii="Goudy Old Style" w:eastAsia="Calibri" w:hAnsi="Goudy Old Style" w:cs="Book Antiqua"/>
          <w:b/>
          <w:sz w:val="24"/>
        </w:rPr>
        <w:t>SWORN</w:t>
      </w:r>
      <w:r w:rsidR="00361ABE" w:rsidRPr="00361ABE">
        <w:rPr>
          <w:rFonts w:ascii="Goudy Old Style" w:eastAsia="Calibri" w:hAnsi="Goudy Old Style" w:cs="Book Antiqua"/>
          <w:sz w:val="24"/>
        </w:rPr>
        <w:t xml:space="preserve"> at </w:t>
      </w:r>
      <w:r w:rsidR="00361ABE" w:rsidRPr="00361ABE">
        <w:rPr>
          <w:rFonts w:ascii="Goudy Old Style" w:eastAsia="Calibri" w:hAnsi="Goudy Old Style" w:cs="Book Antiqua"/>
          <w:b/>
          <w:sz w:val="24"/>
        </w:rPr>
        <w:t>KISUMU</w:t>
      </w:r>
      <w:r w:rsidR="00361ABE" w:rsidRPr="00361ABE">
        <w:rPr>
          <w:rFonts w:ascii="Goudy Old Style" w:eastAsia="Calibri" w:hAnsi="Goudy Old Style" w:cs="Book Antiqua"/>
          <w:sz w:val="24"/>
        </w:rPr>
        <w:t xml:space="preserve"> by the Said </w:t>
      </w:r>
    </w:p>
    <w:p w14:paraId="55BFE656" w14:textId="27CC33E9"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Book Antiqua"/>
          <w:noProof/>
          <w:sz w:val="24"/>
        </w:rPr>
        <mc:AlternateContent>
          <mc:Choice Requires="wps">
            <w:drawing>
              <wp:anchor distT="0" distB="0" distL="114300" distR="114300" simplePos="0" relativeHeight="251724800" behindDoc="0" locked="0" layoutInCell="1" allowOverlap="1" wp14:anchorId="792A879E" wp14:editId="3DD4CD13">
                <wp:simplePos x="0" y="0"/>
                <wp:positionH relativeFrom="column">
                  <wp:posOffset>208280</wp:posOffset>
                </wp:positionH>
                <wp:positionV relativeFrom="paragraph">
                  <wp:posOffset>207010</wp:posOffset>
                </wp:positionV>
                <wp:extent cx="2679700" cy="29337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C7CD0"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A879E" id="Text Box 40" o:spid="_x0000_s1084" type="#_x0000_t202" style="position:absolute;margin-left:16.4pt;margin-top:16.3pt;width:211pt;height:23.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" filled="f" stroked="f">
                <v:textbox>
                  <w:txbxContent>
                    <w:p w14:paraId="29AC7CD0"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Book Antiqua"/>
          <w:sz w:val="24"/>
        </w:rPr>
        <w:t>1.</w:t>
      </w:r>
      <w:r w:rsidR="00361ABE" w:rsidRPr="00361ABE">
        <w:rPr>
          <w:rFonts w:ascii="Goudy Old Style" w:eastAsia="Calibri" w:hAnsi="Goudy Old Style" w:cs="Book Antiqua"/>
          <w:b/>
          <w:sz w:val="24"/>
        </w:rPr>
        <w:t xml:space="preserve"> ____________________________________</w:t>
      </w:r>
    </w:p>
    <w:p w14:paraId="3DF450B4"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2. ____________________________________</w:t>
      </w:r>
    </w:p>
    <w:p w14:paraId="60C8CC9A"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This _______ day of ___________________.</w:t>
      </w:r>
    </w:p>
    <w:p w14:paraId="125E072A"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14:paraId="3C459A38"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Before me:</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14:paraId="553A2684"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Deponents</w:t>
      </w:r>
    </w:p>
    <w:p w14:paraId="32E47D6E" w14:textId="77777777"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lastRenderedPageBreak/>
        <w:t>Commissioner for Oaths</w:t>
      </w:r>
    </w:p>
    <w:p w14:paraId="02ACB8E2" w14:textId="77777777"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(Or other swearing Officer)</w:t>
      </w:r>
    </w:p>
    <w:p w14:paraId="373D7A5D" w14:textId="77777777"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DRAWN &amp; FILED BY</w:t>
      </w:r>
      <w:r w:rsidRPr="00361ABE">
        <w:rPr>
          <w:rFonts w:ascii="Goudy Old Style" w:eastAsia="Calibri" w:hAnsi="Goudy Old Style" w:cs="Times New Roman"/>
          <w:b/>
          <w:sz w:val="24"/>
          <w:szCs w:val="24"/>
        </w:rPr>
        <w:t>:</w:t>
      </w:r>
    </w:p>
    <w:p w14:paraId="4C8C0778"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&amp; ADVOCATES</w:t>
      </w:r>
    </w:p>
    <w:p w14:paraId="33077497"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14:paraId="40109135"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P. O. BOX 3055 – 40100,</w:t>
      </w:r>
    </w:p>
    <w:p w14:paraId="569F7B9D" w14:textId="77777777"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w:t>
      </w:r>
    </w:p>
    <w:p w14:paraId="3F561C50" w14:textId="77777777" w:rsidR="00361ABE" w:rsidRPr="00361ABE" w:rsidRDefault="00361ABE" w:rsidP="00361ABE">
      <w:pPr>
        <w:spacing w:after="0"/>
        <w:rPr>
          <w:rFonts w:ascii="Goudy Old Style" w:eastAsia="Calibri" w:hAnsi="Goudy Old Style" w:cs="Book Antiqua"/>
          <w:b/>
          <w:sz w:val="24"/>
        </w:rPr>
      </w:pPr>
      <w:r w:rsidRPr="00361ABE">
        <w:rPr>
          <w:rFonts w:ascii="Goudy Old Style" w:eastAsia="Calibri" w:hAnsi="Goudy Old Style" w:cs="Book Antiqua"/>
          <w:b/>
          <w:sz w:val="24"/>
        </w:rPr>
        <w:br w:type="page"/>
      </w:r>
    </w:p>
    <w:p w14:paraId="65890094" w14:textId="77777777" w:rsidR="00361ABE" w:rsidRPr="00361ABE" w:rsidRDefault="00361ABE" w:rsidP="00361ABE">
      <w:pPr>
        <w:spacing w:after="0" w:line="360" w:lineRule="auto"/>
        <w:rPr>
          <w:rFonts w:ascii="Goudy Old Style" w:eastAsia="Calibri" w:hAnsi="Goudy Old Style" w:cs="Book Antiqua"/>
          <w:b/>
          <w:sz w:val="24"/>
        </w:rPr>
      </w:pPr>
    </w:p>
    <w:p w14:paraId="53E80D99" w14:textId="444977FF" w:rsidR="00361ABE" w:rsidRPr="00361ABE" w:rsidRDefault="00F51C76" w:rsidP="00361ABE">
      <w:pPr>
        <w:spacing w:after="0"/>
        <w:jc w:val="center"/>
        <w:rPr>
          <w:rFonts w:ascii="Goudy Old Style" w:eastAsia="Calibri" w:hAnsi="Goudy Old Style" w:cs="Times New Roman"/>
          <w:i/>
          <w:sz w:val="24"/>
        </w:rPr>
      </w:pPr>
      <w:r>
        <w:rPr>
          <w:rFonts w:ascii="Goudy Old Style" w:eastAsia="Calibri" w:hAnsi="Goudy Old Style" w:cs="Times New Roman"/>
          <w:i/>
          <w:noProof/>
          <w:sz w:val="24"/>
        </w:rPr>
        <mc:AlternateContent>
          <mc:Choice Requires="wps">
            <w:drawing>
              <wp:anchor distT="0" distB="0" distL="114300" distR="114300" simplePos="0" relativeHeight="251676672" behindDoc="0" locked="0" layoutInCell="1" allowOverlap="1" wp14:anchorId="6FA1B96C" wp14:editId="622BC5A0">
                <wp:simplePos x="0" y="0"/>
                <wp:positionH relativeFrom="column">
                  <wp:posOffset>4538345</wp:posOffset>
                </wp:positionH>
                <wp:positionV relativeFrom="paragraph">
                  <wp:posOffset>-45085</wp:posOffset>
                </wp:positionV>
                <wp:extent cx="1526540" cy="594995"/>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EEB65" w14:textId="77777777" w:rsidR="003F0762" w:rsidRPr="00842F95" w:rsidRDefault="003F0762" w:rsidP="00361ABE">
                            <w:pPr>
                              <w:jc w:val="right"/>
                              <w:rPr>
                                <w:i/>
                              </w:rPr>
                            </w:pPr>
                            <w:r>
                              <w:rPr>
                                <w:i/>
                              </w:rPr>
                              <w:t>FORM A 12</w:t>
                            </w:r>
                          </w:p>
                          <w:p w14:paraId="4D193192" w14:textId="77777777" w:rsidR="003F0762"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1B96C" id="Text Box 39" o:spid="_x0000_s1085" type="#_x0000_t202" style="position:absolute;left:0;text-align:left;margin-left:357.35pt;margin-top:-3.55pt;width:120.2pt;height:46.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" filled="f" stroked="f">
                <v:textbox>
                  <w:txbxContent>
                    <w:p w14:paraId="117EEB65" w14:textId="77777777" w:rsidR="003F0762" w:rsidRPr="00842F95" w:rsidRDefault="003F0762" w:rsidP="00361ABE">
                      <w:pPr>
                        <w:jc w:val="right"/>
                        <w:rPr>
                          <w:i/>
                        </w:rPr>
                      </w:pPr>
                      <w:r>
                        <w:rPr>
                          <w:i/>
                        </w:rPr>
                        <w:t>FORM A 12</w:t>
                      </w:r>
                    </w:p>
                    <w:p w14:paraId="4D193192" w14:textId="77777777" w:rsidR="003F0762" w:rsidRDefault="003F0762" w:rsidP="00361ABE"/>
                  </w:txbxContent>
                </v:textbox>
              </v:shape>
            </w:pict>
          </mc:Fallback>
        </mc:AlternateContent>
      </w:r>
      <w:r w:rsidR="00361ABE" w:rsidRPr="00361ABE">
        <w:rPr>
          <w:rFonts w:ascii="Goudy Old Style" w:eastAsia="Calibri" w:hAnsi="Goudy Old Style" w:cs="Times New Roman"/>
          <w:i/>
          <w:noProof/>
          <w:sz w:val="24"/>
        </w:rPr>
        <w:drawing>
          <wp:anchor distT="0" distB="0" distL="114300" distR="114300" simplePos="0" relativeHeight="251675648" behindDoc="0" locked="0" layoutInCell="1" allowOverlap="1" wp14:anchorId="2A535C59" wp14:editId="5B0A7C66">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8"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14:paraId="085E8CA3" w14:textId="77777777" w:rsidR="00361ABE" w:rsidRPr="00361ABE" w:rsidRDefault="00361ABE" w:rsidP="00361ABE">
      <w:pPr>
        <w:spacing w:after="0"/>
        <w:jc w:val="right"/>
        <w:rPr>
          <w:rFonts w:ascii="Goudy Old Style" w:eastAsia="Calibri" w:hAnsi="Goudy Old Style" w:cs="Times New Roman"/>
          <w:i/>
          <w:sz w:val="24"/>
        </w:rPr>
      </w:pPr>
    </w:p>
    <w:p w14:paraId="2E460BD4" w14:textId="77777777" w:rsidR="00361ABE" w:rsidRPr="00361ABE" w:rsidRDefault="00361ABE" w:rsidP="00361ABE">
      <w:pPr>
        <w:spacing w:after="0"/>
        <w:jc w:val="right"/>
        <w:rPr>
          <w:rFonts w:ascii="Goudy Old Style" w:eastAsia="Calibri" w:hAnsi="Goudy Old Style" w:cs="Times New Roman"/>
          <w:i/>
          <w:sz w:val="24"/>
        </w:rPr>
      </w:pPr>
    </w:p>
    <w:p w14:paraId="504089D9" w14:textId="77777777" w:rsidR="00361ABE" w:rsidRPr="00361ABE" w:rsidRDefault="00361ABE" w:rsidP="00361ABE">
      <w:pPr>
        <w:spacing w:after="0"/>
        <w:rPr>
          <w:rFonts w:ascii="Goudy Old Style" w:eastAsia="Calibri" w:hAnsi="Goudy Old Style" w:cs="Times New Roman"/>
          <w:b/>
          <w:sz w:val="24"/>
          <w:u w:val="single"/>
        </w:rPr>
      </w:pPr>
    </w:p>
    <w:p w14:paraId="56F52EC2" w14:textId="6D769A14" w:rsidR="00361ABE" w:rsidRPr="00361ABE" w:rsidRDefault="00F51C76" w:rsidP="00361ABE">
      <w:pPr>
        <w:spacing w:after="0"/>
        <w:jc w:val="center"/>
        <w:rPr>
          <w:rFonts w:ascii="Goudy Old Style" w:eastAsia="Calibri" w:hAnsi="Goudy Old Style" w:cs="Times New Roman"/>
          <w:b/>
          <w:sz w:val="24"/>
          <w:u w:val="single"/>
        </w:rPr>
      </w:pPr>
      <w:r>
        <w:rPr>
          <w:rFonts w:ascii="Goudy Old Style" w:eastAsia="Calibri" w:hAnsi="Goudy Old Style" w:cs="Times New Roman"/>
          <w:b/>
          <w:noProof/>
          <w:sz w:val="24"/>
          <w:u w:val="single"/>
        </w:rPr>
        <mc:AlternateContent>
          <mc:Choice Requires="wps">
            <w:drawing>
              <wp:anchor distT="0" distB="0" distL="114300" distR="114300" simplePos="0" relativeHeight="251759616" behindDoc="0" locked="0" layoutInCell="1" allowOverlap="1" wp14:anchorId="3C534C7E" wp14:editId="78659E4B">
                <wp:simplePos x="0" y="0"/>
                <wp:positionH relativeFrom="column">
                  <wp:posOffset>3878580</wp:posOffset>
                </wp:positionH>
                <wp:positionV relativeFrom="paragraph">
                  <wp:posOffset>172085</wp:posOffset>
                </wp:positionV>
                <wp:extent cx="915670" cy="29337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67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12FE2" w14:textId="77777777" w:rsidR="003F0762" w:rsidRPr="002A0C82" w:rsidRDefault="003F0762" w:rsidP="00361ABE">
                            <w:pPr>
                              <w:rPr>
                                <w:rFonts w:ascii="Courier New" w:hAnsi="Courier New" w:cs="Courier New"/>
                              </w:rPr>
                            </w:pPr>
                            <w:r>
                              <w:rPr>
                                <w:rFonts w:ascii="Courier New" w:hAnsi="Courier New" w:cs="Courier New"/>
                              </w:rPr>
                              <w:t>KISUMU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534C7E" id="Text Box 38" o:spid="_x0000_s1086" type="#_x0000_t202" style="position:absolute;left:0;text-align:left;margin-left:305.4pt;margin-top:13.55pt;width:72.1pt;height:23.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" filled="f" stroked="f">
                <v:textbox>
                  <w:txbxContent>
                    <w:p w14:paraId="4FC12FE2" w14:textId="77777777" w:rsidR="003F0762" w:rsidRPr="002A0C82" w:rsidRDefault="003F0762" w:rsidP="00361ABE">
                      <w:pPr>
                        <w:rPr>
                          <w:rFonts w:ascii="Courier New" w:hAnsi="Courier New" w:cs="Courier New"/>
                        </w:rPr>
                      </w:pPr>
                      <w:r>
                        <w:rPr>
                          <w:rFonts w:ascii="Courier New" w:hAnsi="Courier New" w:cs="Courier New"/>
                        </w:rPr>
                        <w:t>KISUMU</w:t>
                      </w:r>
                    </w:p>
                  </w:txbxContent>
                </v:textbox>
              </v:shape>
            </w:pict>
          </mc:Fallback>
        </mc:AlternateContent>
      </w:r>
      <w:r w:rsidR="00361ABE" w:rsidRPr="00361ABE">
        <w:rPr>
          <w:rFonts w:ascii="Goudy Old Style" w:eastAsia="Calibri" w:hAnsi="Goudy Old Style" w:cs="Times New Roman"/>
          <w:b/>
          <w:sz w:val="24"/>
          <w:u w:val="single"/>
        </w:rPr>
        <w:t>REPUBLIC OF KENYA</w:t>
      </w:r>
    </w:p>
    <w:p w14:paraId="170FBC05"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14:paraId="51ACC2BD"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14:paraId="6BB7ABF7" w14:textId="4B6908CC" w:rsidR="00361ABE" w:rsidRPr="00361ABE" w:rsidRDefault="00F51C76" w:rsidP="00361ABE">
      <w:pPr>
        <w:spacing w:after="0"/>
        <w:rPr>
          <w:rFonts w:ascii="Goudy Old Style" w:eastAsia="Calibri" w:hAnsi="Goudy Old Style" w:cs="Times New Roman"/>
          <w:b/>
          <w:sz w:val="24"/>
          <w:u w:val="single"/>
        </w:rPr>
      </w:pPr>
      <w:r>
        <w:rPr>
          <w:rFonts w:ascii="Goudy Old Style" w:eastAsia="Calibri" w:hAnsi="Goudy Old Style" w:cs="Times New Roman"/>
          <w:b/>
          <w:noProof/>
          <w:sz w:val="24"/>
          <w:u w:val="single"/>
        </w:rPr>
        <mc:AlternateContent>
          <mc:Choice Requires="wps">
            <w:drawing>
              <wp:anchor distT="0" distB="0" distL="114300" distR="114300" simplePos="0" relativeHeight="251746304" behindDoc="0" locked="0" layoutInCell="1" allowOverlap="1" wp14:anchorId="62AA45C7" wp14:editId="43591435">
                <wp:simplePos x="0" y="0"/>
                <wp:positionH relativeFrom="column">
                  <wp:posOffset>2546350</wp:posOffset>
                </wp:positionH>
                <wp:positionV relativeFrom="paragraph">
                  <wp:posOffset>170180</wp:posOffset>
                </wp:positionV>
                <wp:extent cx="2550160" cy="29337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016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4A218"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A45C7" id="Text Box 37" o:spid="_x0000_s1087" type="#_x0000_t202" style="position:absolute;margin-left:200.5pt;margin-top:13.4pt;width:200.8pt;height:23.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" filled="f" stroked="f">
                <v:textbox>
                  <w:txbxContent>
                    <w:p w14:paraId="3B04A218" w14:textId="77777777" w:rsidR="003F0762" w:rsidRPr="002A0C82" w:rsidRDefault="003F0762" w:rsidP="00361ABE">
                      <w:pPr>
                        <w:rPr>
                          <w:rFonts w:ascii="Courier New" w:hAnsi="Courier New" w:cs="Courier New"/>
                        </w:rPr>
                      </w:pPr>
                    </w:p>
                  </w:txbxContent>
                </v:textbox>
              </v:shape>
            </w:pict>
          </mc:Fallback>
        </mc:AlternateContent>
      </w:r>
    </w:p>
    <w:p w14:paraId="004D24BC" w14:textId="77777777" w:rsidR="00361ABE" w:rsidRPr="00361ABE" w:rsidRDefault="00361ABE" w:rsidP="00361ABE">
      <w:pPr>
        <w:spacing w:after="0"/>
        <w:rPr>
          <w:rFonts w:ascii="Goudy Old Style" w:eastAsia="Calibri" w:hAnsi="Goudy Old Style" w:cs="Times New Roman"/>
          <w:b/>
          <w:sz w:val="24"/>
        </w:rPr>
      </w:pPr>
      <w:r w:rsidRPr="00361ABE">
        <w:rPr>
          <w:rFonts w:ascii="Goudy Old Style" w:eastAsia="Calibri" w:hAnsi="Goudy Old Style" w:cs="Times New Roman"/>
          <w:b/>
          <w:sz w:val="24"/>
        </w:rPr>
        <w:t>IN THE MATTER OF THE ESTATE OF_______________________________(DECEASED).</w:t>
      </w:r>
    </w:p>
    <w:p w14:paraId="2A86F978" w14:textId="77777777" w:rsidR="00361ABE" w:rsidRPr="00361ABE" w:rsidRDefault="00361ABE" w:rsidP="00361ABE">
      <w:pPr>
        <w:spacing w:after="0"/>
        <w:jc w:val="center"/>
        <w:rPr>
          <w:rFonts w:ascii="Goudy Old Style" w:eastAsia="Calibri" w:hAnsi="Goudy Old Style" w:cs="Times New Roman"/>
          <w:b/>
          <w:sz w:val="24"/>
          <w:u w:val="single"/>
        </w:rPr>
      </w:pPr>
    </w:p>
    <w:p w14:paraId="171D3AC7"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AFFIDAVIT OF JUSTIFICATION OF PROPOSED SURETIES.</w:t>
      </w:r>
    </w:p>
    <w:p w14:paraId="57649F69" w14:textId="57A11766" w:rsidR="00361ABE" w:rsidRPr="00361ABE" w:rsidRDefault="00F51C76" w:rsidP="00361ABE">
      <w:pPr>
        <w:spacing w:after="0"/>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27872" behindDoc="0" locked="0" layoutInCell="1" allowOverlap="1" wp14:anchorId="3943D27D" wp14:editId="74756B44">
                <wp:simplePos x="0" y="0"/>
                <wp:positionH relativeFrom="column">
                  <wp:posOffset>4650105</wp:posOffset>
                </wp:positionH>
                <wp:positionV relativeFrom="paragraph">
                  <wp:posOffset>158115</wp:posOffset>
                </wp:positionV>
                <wp:extent cx="1656080" cy="29337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F2207"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43D27D" id="Text Box 36" o:spid="_x0000_s1088" type="#_x0000_t202" style="position:absolute;margin-left:366.15pt;margin-top:12.45pt;width:130.4pt;height:23.1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" filled="f" stroked="f">
                <v:textbox>
                  <w:txbxContent>
                    <w:p w14:paraId="7DEF2207"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26848" behindDoc="0" locked="0" layoutInCell="1" allowOverlap="1" wp14:anchorId="79EECE2A" wp14:editId="5197C9D6">
                <wp:simplePos x="0" y="0"/>
                <wp:positionH relativeFrom="column">
                  <wp:posOffset>142240</wp:posOffset>
                </wp:positionH>
                <wp:positionV relativeFrom="paragraph">
                  <wp:posOffset>173990</wp:posOffset>
                </wp:positionV>
                <wp:extent cx="2216785" cy="29337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9662C"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ECE2A" id="Text Box 35" o:spid="_x0000_s1089" type="#_x0000_t202" style="position:absolute;margin-left:11.2pt;margin-top:13.7pt;width:174.55pt;height:23.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" filled="f" stroked="f">
                <v:textbox>
                  <w:txbxContent>
                    <w:p w14:paraId="4F49662C" w14:textId="77777777" w:rsidR="003F0762" w:rsidRPr="002A0C82" w:rsidRDefault="003F0762" w:rsidP="00361ABE">
                      <w:pPr>
                        <w:rPr>
                          <w:rFonts w:ascii="Courier New" w:hAnsi="Courier New" w:cs="Courier New"/>
                        </w:rPr>
                      </w:pPr>
                    </w:p>
                  </w:txbxContent>
                </v:textbox>
              </v:shape>
            </w:pict>
          </mc:Fallback>
        </mc:AlternateContent>
      </w:r>
    </w:p>
    <w:p w14:paraId="4A44650C"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I,___________________________________________________of P.O. Box ________________</w:t>
      </w:r>
    </w:p>
    <w:p w14:paraId="3CE55866" w14:textId="6A216740" w:rsidR="00361ABE" w:rsidRPr="00361ABE" w:rsidRDefault="00F51C76" w:rsidP="00361ABE">
      <w:pPr>
        <w:spacing w:after="0"/>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30944" behindDoc="0" locked="0" layoutInCell="1" allowOverlap="1" wp14:anchorId="59680968" wp14:editId="5F94CA4A">
                <wp:simplePos x="0" y="0"/>
                <wp:positionH relativeFrom="column">
                  <wp:posOffset>2975610</wp:posOffset>
                </wp:positionH>
                <wp:positionV relativeFrom="paragraph">
                  <wp:posOffset>374015</wp:posOffset>
                </wp:positionV>
                <wp:extent cx="1075690" cy="293370"/>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6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93A2D"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80968" id="Text Box 34" o:spid="_x0000_s1090" type="#_x0000_t202" style="position:absolute;left:0;text-align:left;margin-left:234.3pt;margin-top:29.45pt;width:84.7pt;height:23.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7deuwIAAMM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" filled="f" stroked="f">
                <v:textbox>
                  <w:txbxContent>
                    <w:p w14:paraId="5E593A2D"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29920" behindDoc="0" locked="0" layoutInCell="1" allowOverlap="1" wp14:anchorId="073DC735" wp14:editId="4339AC9D">
                <wp:simplePos x="0" y="0"/>
                <wp:positionH relativeFrom="column">
                  <wp:posOffset>1435100</wp:posOffset>
                </wp:positionH>
                <wp:positionV relativeFrom="paragraph">
                  <wp:posOffset>374015</wp:posOffset>
                </wp:positionV>
                <wp:extent cx="1075690" cy="29337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6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DF7FA"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DC735" id="Text Box 33" o:spid="_x0000_s1091" type="#_x0000_t202" style="position:absolute;left:0;text-align:left;margin-left:113pt;margin-top:29.45pt;width:84.7pt;height:23.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" filled="f" stroked="f">
                <v:textbox>
                  <w:txbxContent>
                    <w:p w14:paraId="178DF7FA"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28896" behindDoc="0" locked="0" layoutInCell="1" allowOverlap="1" wp14:anchorId="680FE95C" wp14:editId="3CE4B525">
                <wp:simplePos x="0" y="0"/>
                <wp:positionH relativeFrom="column">
                  <wp:posOffset>3387090</wp:posOffset>
                </wp:positionH>
                <wp:positionV relativeFrom="paragraph">
                  <wp:posOffset>145415</wp:posOffset>
                </wp:positionV>
                <wp:extent cx="2547620" cy="29337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762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C654F"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FE95C" id="Text Box 32" o:spid="_x0000_s1092" type="#_x0000_t202" style="position:absolute;left:0;text-align:left;margin-left:266.7pt;margin-top:11.45pt;width:200.6pt;height:23.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" filled="f" stroked="f">
                <v:textbox>
                  <w:txbxContent>
                    <w:p w14:paraId="083C654F"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Having petitioned this Honourable Court for grant of letters of administration (or which the will land codicil annexed) of the estate of the above-named_________________________________</w:t>
      </w:r>
    </w:p>
    <w:p w14:paraId="457D0F21"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Who died on_________________________, 20____________ make oath and say as follows:</w:t>
      </w:r>
    </w:p>
    <w:p w14:paraId="69BA492A" w14:textId="77777777" w:rsidR="00361ABE" w:rsidRPr="00361ABE" w:rsidRDefault="00361ABE" w:rsidP="00361ABE">
      <w:pPr>
        <w:spacing w:after="0"/>
        <w:jc w:val="both"/>
        <w:rPr>
          <w:rFonts w:ascii="Goudy Old Style" w:eastAsia="Calibri" w:hAnsi="Goudy Old Style" w:cs="Times New Roman"/>
          <w:sz w:val="24"/>
        </w:rPr>
      </w:pPr>
    </w:p>
    <w:p w14:paraId="2A95CAD8" w14:textId="3E8A4F7E" w:rsidR="00361ABE" w:rsidRPr="00361ABE" w:rsidRDefault="00F51C76" w:rsidP="00664A0A">
      <w:pPr>
        <w:numPr>
          <w:ilvl w:val="0"/>
          <w:numId w:val="113"/>
        </w:numPr>
        <w:spacing w:after="0"/>
        <w:ind w:left="0" w:firstLine="360"/>
        <w:contextualSpacing/>
        <w:jc w:val="both"/>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32992" behindDoc="0" locked="0" layoutInCell="1" allowOverlap="1" wp14:anchorId="45785599" wp14:editId="5C442D4A">
                <wp:simplePos x="0" y="0"/>
                <wp:positionH relativeFrom="column">
                  <wp:posOffset>4682490</wp:posOffset>
                </wp:positionH>
                <wp:positionV relativeFrom="paragraph">
                  <wp:posOffset>361950</wp:posOffset>
                </wp:positionV>
                <wp:extent cx="1382395" cy="29337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239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2F9C9"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85599" id="Text Box 31" o:spid="_x0000_s1093" type="#_x0000_t202" style="position:absolute;left:0;text-align:left;margin-left:368.7pt;margin-top:28.5pt;width:108.85pt;height:23.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12GvAIAAMM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" filled="f" stroked="f">
                <v:textbox>
                  <w:txbxContent>
                    <w:p w14:paraId="7E22F9C9"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31968" behindDoc="0" locked="0" layoutInCell="1" allowOverlap="1" wp14:anchorId="3478ACFE" wp14:editId="3066F94F">
                <wp:simplePos x="0" y="0"/>
                <wp:positionH relativeFrom="column">
                  <wp:posOffset>1769110</wp:posOffset>
                </wp:positionH>
                <wp:positionV relativeFrom="paragraph">
                  <wp:posOffset>360680</wp:posOffset>
                </wp:positionV>
                <wp:extent cx="2769235" cy="29337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923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EB1A9"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8ACFE" id="Text Box 30" o:spid="_x0000_s1094" type="#_x0000_t202" style="position:absolute;left:0;text-align:left;margin-left:139.3pt;margin-top:28.4pt;width:218.05pt;height:23.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" filled="f" stroked="f">
                <v:textbox>
                  <w:txbxContent>
                    <w:p w14:paraId="03EEB1A9"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I am after payment of all my just debits and having taken into account all my liabilities, well and truly worth net of such debts and liabilities in immovable and movable assets in Kenya at least sum of Kenya Shillings __________________________________(Kshs._______________).</w:t>
      </w:r>
    </w:p>
    <w:p w14:paraId="4F937A3D" w14:textId="77777777" w:rsidR="00361ABE" w:rsidRPr="00361ABE" w:rsidRDefault="00361ABE" w:rsidP="00361ABE">
      <w:pPr>
        <w:spacing w:after="0"/>
        <w:jc w:val="both"/>
        <w:rPr>
          <w:rFonts w:ascii="Goudy Old Style" w:eastAsia="Calibri" w:hAnsi="Goudy Old Style" w:cs="Times New Roman"/>
          <w:sz w:val="24"/>
        </w:rPr>
      </w:pPr>
    </w:p>
    <w:p w14:paraId="67C551B8" w14:textId="77777777" w:rsidR="00361ABE" w:rsidRPr="00361ABE" w:rsidRDefault="00361ABE" w:rsidP="00664A0A">
      <w:pPr>
        <w:numPr>
          <w:ilvl w:val="0"/>
          <w:numId w:val="113"/>
        </w:numPr>
        <w:spacing w:after="0"/>
        <w:ind w:left="0" w:firstLine="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facts herein deposed to are known to me of my personal knowledge</w:t>
      </w:r>
    </w:p>
    <w:p w14:paraId="17DCFEB3" w14:textId="77777777" w:rsidR="00361ABE" w:rsidRPr="00361ABE" w:rsidRDefault="00361ABE" w:rsidP="00361ABE">
      <w:pPr>
        <w:spacing w:after="0" w:line="360" w:lineRule="auto"/>
        <w:jc w:val="both"/>
        <w:rPr>
          <w:rFonts w:ascii="Goudy Old Style" w:eastAsia="Calibri" w:hAnsi="Goudy Old Style" w:cs="Times New Roman"/>
          <w:sz w:val="24"/>
        </w:rPr>
      </w:pPr>
    </w:p>
    <w:p w14:paraId="1423E05D" w14:textId="6B8818FA"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Times New Roman"/>
          <w:noProof/>
          <w:sz w:val="24"/>
        </w:rPr>
        <mc:AlternateContent>
          <mc:Choice Requires="wps">
            <w:drawing>
              <wp:anchor distT="0" distB="0" distL="114300" distR="114300" simplePos="0" relativeHeight="251734016" behindDoc="0" locked="0" layoutInCell="1" allowOverlap="1" wp14:anchorId="14916105" wp14:editId="79E544AA">
                <wp:simplePos x="0" y="0"/>
                <wp:positionH relativeFrom="column">
                  <wp:posOffset>78740</wp:posOffset>
                </wp:positionH>
                <wp:positionV relativeFrom="paragraph">
                  <wp:posOffset>225425</wp:posOffset>
                </wp:positionV>
                <wp:extent cx="2216785" cy="29337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583CF" w14:textId="77777777" w:rsidR="003F0762" w:rsidRPr="00014EED"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16105" id="Text Box 29" o:spid="_x0000_s1095" type="#_x0000_t202" style="position:absolute;margin-left:6.2pt;margin-top:17.75pt;width:174.55pt;height:23.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H4/vAIAAMM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" filled="f" stroked="f">
                <v:textbox>
                  <w:txbxContent>
                    <w:p w14:paraId="7AF583CF" w14:textId="77777777" w:rsidR="003F0762" w:rsidRPr="00014EED" w:rsidRDefault="003F0762" w:rsidP="00361ABE"/>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674624" behindDoc="0" locked="0" layoutInCell="1" allowOverlap="1" wp14:anchorId="2843C101" wp14:editId="686C2B6A">
                <wp:simplePos x="0" y="0"/>
                <wp:positionH relativeFrom="column">
                  <wp:posOffset>2940050</wp:posOffset>
                </wp:positionH>
                <wp:positionV relativeFrom="paragraph">
                  <wp:posOffset>123190</wp:posOffset>
                </wp:positionV>
                <wp:extent cx="228600" cy="1975485"/>
                <wp:effectExtent l="0" t="0" r="0" b="5715"/>
                <wp:wrapNone/>
                <wp:docPr id="28" name="Right Brac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975485"/>
                        </a:xfrm>
                        <a:prstGeom prst="rightBrace">
                          <a:avLst>
                            <a:gd name="adj1" fmla="val 7201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C0D47" id="Right Brace 28" o:spid="_x0000_s1026" type="#_x0000_t88" style="position:absolute;margin-left:231.5pt;margin-top:9.7pt;width:18pt;height:155.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"/>
            </w:pict>
          </mc:Fallback>
        </mc:AlternateContent>
      </w:r>
      <w:r w:rsidR="00361ABE" w:rsidRPr="00361ABE">
        <w:rPr>
          <w:rFonts w:ascii="Goudy Old Style" w:eastAsia="Calibri" w:hAnsi="Goudy Old Style" w:cs="Book Antiqua"/>
          <w:b/>
          <w:sz w:val="24"/>
        </w:rPr>
        <w:t>SWORN</w:t>
      </w:r>
      <w:r w:rsidR="00361ABE" w:rsidRPr="00361ABE">
        <w:rPr>
          <w:rFonts w:ascii="Goudy Old Style" w:eastAsia="Calibri" w:hAnsi="Goudy Old Style" w:cs="Book Antiqua"/>
          <w:sz w:val="24"/>
        </w:rPr>
        <w:t xml:space="preserve"> at  by the Said </w:t>
      </w:r>
    </w:p>
    <w:p w14:paraId="3F630044"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b/>
          <w:sz w:val="24"/>
        </w:rPr>
        <w:t>____________________________________</w:t>
      </w:r>
    </w:p>
    <w:p w14:paraId="540DF82F"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This _______ day of ___________________.</w:t>
      </w:r>
    </w:p>
    <w:p w14:paraId="36F707DB" w14:textId="77777777" w:rsidR="00361ABE" w:rsidRPr="00361ABE" w:rsidRDefault="00361ABE" w:rsidP="00361ABE">
      <w:pPr>
        <w:spacing w:after="0" w:line="360" w:lineRule="auto"/>
        <w:rPr>
          <w:rFonts w:ascii="Goudy Old Style" w:eastAsia="Calibri" w:hAnsi="Goudy Old Style" w:cs="Book Antiqua"/>
          <w:sz w:val="24"/>
        </w:rPr>
      </w:pPr>
    </w:p>
    <w:p w14:paraId="3DF51BCC"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Before me:</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14:paraId="7F3846A2"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Deponent</w:t>
      </w:r>
    </w:p>
    <w:p w14:paraId="2CFAB9C7" w14:textId="77777777"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Commissioner for Oaths</w:t>
      </w:r>
    </w:p>
    <w:p w14:paraId="29B5C3C3" w14:textId="77777777"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(Or other swearing Officer)</w:t>
      </w:r>
    </w:p>
    <w:p w14:paraId="3D23D9B8" w14:textId="77777777" w:rsidR="00361ABE" w:rsidRPr="00361ABE" w:rsidRDefault="00361ABE" w:rsidP="00361ABE">
      <w:pPr>
        <w:spacing w:after="0"/>
        <w:rPr>
          <w:rFonts w:ascii="Goudy Old Style" w:eastAsia="Calibri" w:hAnsi="Goudy Old Style" w:cs="Times New Roman"/>
          <w:b/>
          <w:sz w:val="24"/>
          <w:szCs w:val="24"/>
          <w:u w:val="single"/>
        </w:rPr>
      </w:pPr>
    </w:p>
    <w:p w14:paraId="2364456E" w14:textId="77777777" w:rsidR="00D334B6"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DRAWN &amp; FILED BY</w:t>
      </w:r>
      <w:r w:rsidR="00D334B6">
        <w:rPr>
          <w:rFonts w:ascii="Goudy Old Style" w:eastAsia="Calibri" w:hAnsi="Goudy Old Style" w:cs="Times New Roman"/>
          <w:b/>
          <w:sz w:val="24"/>
          <w:szCs w:val="24"/>
        </w:rPr>
        <w:t>:</w:t>
      </w:r>
    </w:p>
    <w:p w14:paraId="58C861C7" w14:textId="77777777" w:rsidR="00361ABE" w:rsidRPr="00D334B6"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sz w:val="24"/>
          <w:szCs w:val="24"/>
        </w:rPr>
        <w:t>&amp; ADVOCATES</w:t>
      </w:r>
    </w:p>
    <w:p w14:paraId="1A5C00D0"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14:paraId="5697E628" w14:textId="77777777" w:rsidR="00361ABE" w:rsidRPr="00361ABE" w:rsidRDefault="00D334B6"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lastRenderedPageBreak/>
        <w:t>P. O. BOX</w:t>
      </w:r>
      <w:r w:rsidR="00361ABE" w:rsidRPr="00361ABE">
        <w:rPr>
          <w:rFonts w:ascii="Goudy Old Style" w:eastAsia="Calibri" w:hAnsi="Goudy Old Style" w:cs="Times New Roman"/>
          <w:sz w:val="24"/>
          <w:szCs w:val="24"/>
        </w:rPr>
        <w:t>,</w:t>
      </w:r>
    </w:p>
    <w:p w14:paraId="1C656805" w14:textId="77777777"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KISUMU.</w:t>
      </w:r>
    </w:p>
    <w:p w14:paraId="79545956" w14:textId="77777777" w:rsidR="00361ABE" w:rsidRPr="00361ABE" w:rsidRDefault="00361ABE" w:rsidP="00361ABE">
      <w:pPr>
        <w:spacing w:after="0"/>
        <w:rPr>
          <w:rFonts w:ascii="Goudy Old Style" w:eastAsia="Calibri" w:hAnsi="Goudy Old Style" w:cs="Book Antiqua"/>
          <w:b/>
          <w:sz w:val="24"/>
        </w:rPr>
      </w:pPr>
      <w:r w:rsidRPr="00361ABE">
        <w:rPr>
          <w:rFonts w:ascii="Goudy Old Style" w:eastAsia="Calibri" w:hAnsi="Goudy Old Style" w:cs="Book Antiqua"/>
          <w:b/>
          <w:sz w:val="24"/>
        </w:rPr>
        <w:br w:type="page"/>
      </w:r>
    </w:p>
    <w:p w14:paraId="33F42A0F" w14:textId="307FE8DE" w:rsidR="00361ABE" w:rsidRPr="00361ABE" w:rsidRDefault="00F51C76" w:rsidP="00361ABE">
      <w:pPr>
        <w:spacing w:after="0"/>
        <w:rPr>
          <w:rFonts w:ascii="Goudy Old Style" w:eastAsia="Calibri" w:hAnsi="Goudy Old Style" w:cs="Times New Roman"/>
          <w:i/>
          <w:sz w:val="24"/>
        </w:rPr>
      </w:pPr>
      <w:r>
        <w:rPr>
          <w:rFonts w:ascii="Goudy Old Style" w:eastAsia="Calibri" w:hAnsi="Goudy Old Style" w:cs="Book Antiqua"/>
          <w:b/>
          <w:noProof/>
          <w:sz w:val="24"/>
        </w:rPr>
        <w:lastRenderedPageBreak/>
        <mc:AlternateContent>
          <mc:Choice Requires="wps">
            <w:drawing>
              <wp:anchor distT="0" distB="0" distL="114300" distR="114300" simplePos="0" relativeHeight="251679744" behindDoc="0" locked="0" layoutInCell="1" allowOverlap="1" wp14:anchorId="4A500214" wp14:editId="3FFEE40F">
                <wp:simplePos x="0" y="0"/>
                <wp:positionH relativeFrom="column">
                  <wp:posOffset>-191770</wp:posOffset>
                </wp:positionH>
                <wp:positionV relativeFrom="paragraph">
                  <wp:posOffset>-96520</wp:posOffset>
                </wp:positionV>
                <wp:extent cx="2408555" cy="59499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8555"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2A6B4" w14:textId="77777777" w:rsidR="003F0762" w:rsidRPr="002C3D2C" w:rsidRDefault="003F0762" w:rsidP="00361ABE">
                            <w:pPr>
                              <w:rPr>
                                <w:b/>
                              </w:rPr>
                            </w:pPr>
                            <w:r w:rsidRPr="002C3D2C">
                              <w:rPr>
                                <w:b/>
                              </w:rPr>
                              <w:t>Guarantee by Personal Sureties.</w:t>
                            </w:r>
                          </w:p>
                          <w:p w14:paraId="6E21F325" w14:textId="77777777" w:rsidR="003F0762" w:rsidRPr="002C3D2C" w:rsidRDefault="003F0762" w:rsidP="00361ABE">
                            <w:pP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00214" id="Text Box 27" o:spid="_x0000_s1096" type="#_x0000_t202" style="position:absolute;margin-left:-15.1pt;margin-top:-7.6pt;width:189.65pt;height:46.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dMdugIAAMM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" filled="f" stroked="f">
                <v:textbox>
                  <w:txbxContent>
                    <w:p w14:paraId="0CE2A6B4" w14:textId="77777777" w:rsidR="003F0762" w:rsidRPr="002C3D2C" w:rsidRDefault="003F0762" w:rsidP="00361ABE">
                      <w:pPr>
                        <w:rPr>
                          <w:b/>
                        </w:rPr>
                      </w:pPr>
                      <w:r w:rsidRPr="002C3D2C">
                        <w:rPr>
                          <w:b/>
                        </w:rPr>
                        <w:t>Guarantee by Personal Sureties.</w:t>
                      </w:r>
                    </w:p>
                    <w:p w14:paraId="6E21F325" w14:textId="77777777" w:rsidR="003F0762" w:rsidRPr="002C3D2C" w:rsidRDefault="003F0762" w:rsidP="00361ABE">
                      <w:pPr>
                        <w:rPr>
                          <w:b/>
                        </w:rPr>
                      </w:pPr>
                    </w:p>
                  </w:txbxContent>
                </v:textbox>
              </v:shape>
            </w:pict>
          </mc:Fallback>
        </mc:AlternateContent>
      </w:r>
      <w:r>
        <w:rPr>
          <w:rFonts w:ascii="Goudy Old Style" w:eastAsia="Calibri" w:hAnsi="Goudy Old Style" w:cs="Times New Roman"/>
          <w:i/>
          <w:noProof/>
          <w:sz w:val="24"/>
        </w:rPr>
        <mc:AlternateContent>
          <mc:Choice Requires="wps">
            <w:drawing>
              <wp:anchor distT="0" distB="0" distL="114300" distR="114300" simplePos="0" relativeHeight="251678720" behindDoc="0" locked="0" layoutInCell="1" allowOverlap="1" wp14:anchorId="7A6C9460" wp14:editId="08D270C2">
                <wp:simplePos x="0" y="0"/>
                <wp:positionH relativeFrom="column">
                  <wp:posOffset>4538345</wp:posOffset>
                </wp:positionH>
                <wp:positionV relativeFrom="paragraph">
                  <wp:posOffset>-45085</wp:posOffset>
                </wp:positionV>
                <wp:extent cx="1526540" cy="59499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59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05D085" w14:textId="77777777" w:rsidR="003F0762" w:rsidRPr="00842F95" w:rsidRDefault="003F0762" w:rsidP="00361ABE">
                            <w:pPr>
                              <w:jc w:val="right"/>
                              <w:rPr>
                                <w:i/>
                              </w:rPr>
                            </w:pPr>
                            <w:r>
                              <w:rPr>
                                <w:i/>
                              </w:rPr>
                              <w:t>FORM A. 57</w:t>
                            </w:r>
                          </w:p>
                          <w:p w14:paraId="621D2CEC" w14:textId="77777777" w:rsidR="003F0762"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C9460" id="Text Box 26" o:spid="_x0000_s1097" type="#_x0000_t202" style="position:absolute;margin-left:357.35pt;margin-top:-3.55pt;width:120.2pt;height:4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" filled="f" stroked="f">
                <v:textbox>
                  <w:txbxContent>
                    <w:p w14:paraId="0805D085" w14:textId="77777777" w:rsidR="003F0762" w:rsidRPr="00842F95" w:rsidRDefault="003F0762" w:rsidP="00361ABE">
                      <w:pPr>
                        <w:jc w:val="right"/>
                        <w:rPr>
                          <w:i/>
                        </w:rPr>
                      </w:pPr>
                      <w:r>
                        <w:rPr>
                          <w:i/>
                        </w:rPr>
                        <w:t>FORM A. 57</w:t>
                      </w:r>
                    </w:p>
                    <w:p w14:paraId="621D2CEC" w14:textId="77777777" w:rsidR="003F0762" w:rsidRDefault="003F0762" w:rsidP="00361ABE"/>
                  </w:txbxContent>
                </v:textbox>
              </v:shape>
            </w:pict>
          </mc:Fallback>
        </mc:AlternateContent>
      </w:r>
      <w:r w:rsidR="00361ABE" w:rsidRPr="00361ABE">
        <w:rPr>
          <w:rFonts w:ascii="Goudy Old Style" w:eastAsia="Calibri" w:hAnsi="Goudy Old Style" w:cs="Times New Roman"/>
          <w:i/>
          <w:noProof/>
          <w:sz w:val="24"/>
        </w:rPr>
        <w:drawing>
          <wp:anchor distT="0" distB="0" distL="114300" distR="114300" simplePos="0" relativeHeight="251677696" behindDoc="0" locked="0" layoutInCell="1" allowOverlap="1" wp14:anchorId="32852248" wp14:editId="3881044A">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9"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14:paraId="38FE57FE" w14:textId="77777777" w:rsidR="00361ABE" w:rsidRPr="00361ABE" w:rsidRDefault="00361ABE" w:rsidP="00361ABE">
      <w:pPr>
        <w:spacing w:after="0"/>
        <w:jc w:val="right"/>
        <w:rPr>
          <w:rFonts w:ascii="Goudy Old Style" w:eastAsia="Calibri" w:hAnsi="Goudy Old Style" w:cs="Times New Roman"/>
          <w:i/>
          <w:sz w:val="24"/>
        </w:rPr>
      </w:pPr>
    </w:p>
    <w:p w14:paraId="10827D40" w14:textId="77777777" w:rsidR="00361ABE" w:rsidRPr="00361ABE" w:rsidRDefault="00361ABE" w:rsidP="00361ABE">
      <w:pPr>
        <w:spacing w:after="0"/>
        <w:jc w:val="right"/>
        <w:rPr>
          <w:rFonts w:ascii="Goudy Old Style" w:eastAsia="Calibri" w:hAnsi="Goudy Old Style" w:cs="Times New Roman"/>
          <w:i/>
          <w:sz w:val="24"/>
        </w:rPr>
      </w:pPr>
    </w:p>
    <w:p w14:paraId="790BA8C8" w14:textId="77777777" w:rsidR="00361ABE" w:rsidRPr="00361ABE" w:rsidRDefault="00361ABE" w:rsidP="00361ABE">
      <w:pPr>
        <w:spacing w:after="0"/>
        <w:rPr>
          <w:rFonts w:ascii="Goudy Old Style" w:eastAsia="Calibri" w:hAnsi="Goudy Old Style" w:cs="Times New Roman"/>
          <w:b/>
          <w:sz w:val="24"/>
          <w:u w:val="single"/>
        </w:rPr>
      </w:pPr>
    </w:p>
    <w:p w14:paraId="4F570B20" w14:textId="694ED360" w:rsidR="00361ABE" w:rsidRPr="00361ABE" w:rsidRDefault="00F51C76" w:rsidP="00361ABE">
      <w:pPr>
        <w:spacing w:after="0"/>
        <w:jc w:val="center"/>
        <w:rPr>
          <w:rFonts w:ascii="Goudy Old Style" w:eastAsia="Calibri" w:hAnsi="Goudy Old Style" w:cs="Times New Roman"/>
          <w:b/>
          <w:sz w:val="24"/>
          <w:u w:val="single"/>
        </w:rPr>
      </w:pPr>
      <w:r>
        <w:rPr>
          <w:rFonts w:ascii="Goudy Old Style" w:eastAsia="Calibri" w:hAnsi="Goudy Old Style" w:cs="Times New Roman"/>
          <w:b/>
          <w:noProof/>
          <w:sz w:val="24"/>
          <w:u w:val="single"/>
        </w:rPr>
        <mc:AlternateContent>
          <mc:Choice Requires="wps">
            <w:drawing>
              <wp:anchor distT="0" distB="0" distL="114300" distR="114300" simplePos="0" relativeHeight="251760640" behindDoc="0" locked="0" layoutInCell="1" allowOverlap="1" wp14:anchorId="488E6672" wp14:editId="673B4EE7">
                <wp:simplePos x="0" y="0"/>
                <wp:positionH relativeFrom="column">
                  <wp:posOffset>3890645</wp:posOffset>
                </wp:positionH>
                <wp:positionV relativeFrom="paragraph">
                  <wp:posOffset>161290</wp:posOffset>
                </wp:positionV>
                <wp:extent cx="1062990" cy="29337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7A15F" w14:textId="77777777" w:rsidR="003F0762" w:rsidRPr="002A0C82" w:rsidRDefault="003F0762" w:rsidP="00361ABE">
                            <w:pPr>
                              <w:rPr>
                                <w:rFonts w:ascii="Courier New" w:hAnsi="Courier New" w:cs="Courier New"/>
                              </w:rPr>
                            </w:pPr>
                            <w:r>
                              <w:rPr>
                                <w:rFonts w:ascii="Courier New" w:hAnsi="Courier New" w:cs="Courier New"/>
                              </w:rPr>
                              <w:t>KISUMU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E6672" id="Text Box 25" o:spid="_x0000_s1098" type="#_x0000_t202" style="position:absolute;left:0;text-align:left;margin-left:306.35pt;margin-top:12.7pt;width:83.7pt;height:23.1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" filled="f" stroked="f">
                <v:textbox>
                  <w:txbxContent>
                    <w:p w14:paraId="0A17A15F" w14:textId="77777777" w:rsidR="003F0762" w:rsidRPr="002A0C82" w:rsidRDefault="003F0762" w:rsidP="00361ABE">
                      <w:pPr>
                        <w:rPr>
                          <w:rFonts w:ascii="Courier New" w:hAnsi="Courier New" w:cs="Courier New"/>
                        </w:rPr>
                      </w:pPr>
                      <w:r>
                        <w:rPr>
                          <w:rFonts w:ascii="Courier New" w:hAnsi="Courier New" w:cs="Courier New"/>
                        </w:rPr>
                        <w:t>KISUMU</w:t>
                      </w:r>
                    </w:p>
                  </w:txbxContent>
                </v:textbox>
              </v:shape>
            </w:pict>
          </mc:Fallback>
        </mc:AlternateContent>
      </w:r>
      <w:r w:rsidR="00361ABE" w:rsidRPr="00361ABE">
        <w:rPr>
          <w:rFonts w:ascii="Goudy Old Style" w:eastAsia="Calibri" w:hAnsi="Goudy Old Style" w:cs="Times New Roman"/>
          <w:b/>
          <w:sz w:val="24"/>
          <w:u w:val="single"/>
        </w:rPr>
        <w:t>REPUBLIC OF KENYA</w:t>
      </w:r>
    </w:p>
    <w:p w14:paraId="595297E0"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14:paraId="509950A1"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14:paraId="24B70BAE" w14:textId="10672D2F" w:rsidR="00361ABE" w:rsidRPr="00361ABE" w:rsidRDefault="00F51C76" w:rsidP="00361ABE">
      <w:pPr>
        <w:spacing w:after="0"/>
        <w:rPr>
          <w:rFonts w:ascii="Goudy Old Style" w:eastAsia="Calibri" w:hAnsi="Goudy Old Style" w:cs="Times New Roman"/>
          <w:b/>
          <w:sz w:val="24"/>
          <w:u w:val="single"/>
        </w:rPr>
      </w:pPr>
      <w:r>
        <w:rPr>
          <w:rFonts w:ascii="Goudy Old Style" w:eastAsia="Calibri" w:hAnsi="Goudy Old Style" w:cs="Times New Roman"/>
          <w:noProof/>
          <w:sz w:val="24"/>
        </w:rPr>
        <mc:AlternateContent>
          <mc:Choice Requires="wps">
            <w:drawing>
              <wp:anchor distT="0" distB="0" distL="114300" distR="114300" simplePos="0" relativeHeight="251735040" behindDoc="0" locked="0" layoutInCell="1" allowOverlap="1" wp14:anchorId="19FCFBE8" wp14:editId="53E84335">
                <wp:simplePos x="0" y="0"/>
                <wp:positionH relativeFrom="column">
                  <wp:posOffset>1844040</wp:posOffset>
                </wp:positionH>
                <wp:positionV relativeFrom="paragraph">
                  <wp:posOffset>144145</wp:posOffset>
                </wp:positionV>
                <wp:extent cx="2848610" cy="293370"/>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861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BF371"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CFBE8" id="Text Box 24" o:spid="_x0000_s1099" type="#_x0000_t202" style="position:absolute;margin-left:145.2pt;margin-top:11.35pt;width:224.3pt;height:23.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V4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" filled="f" stroked="f">
                <v:textbox>
                  <w:txbxContent>
                    <w:p w14:paraId="713BF371" w14:textId="77777777" w:rsidR="003F0762" w:rsidRPr="002A0C82" w:rsidRDefault="003F0762" w:rsidP="00361ABE">
                      <w:pPr>
                        <w:rPr>
                          <w:rFonts w:ascii="Courier New" w:hAnsi="Courier New" w:cs="Courier New"/>
                        </w:rPr>
                      </w:pPr>
                    </w:p>
                  </w:txbxContent>
                </v:textbox>
              </v:shape>
            </w:pict>
          </mc:Fallback>
        </mc:AlternateContent>
      </w:r>
    </w:p>
    <w:p w14:paraId="1D47C7DD" w14:textId="595C93DF" w:rsidR="00361ABE" w:rsidRPr="00361ABE" w:rsidRDefault="00F51C76" w:rsidP="00361ABE">
      <w:pPr>
        <w:spacing w:after="0"/>
        <w:rPr>
          <w:rFonts w:ascii="Goudy Old Style" w:eastAsia="Calibri" w:hAnsi="Goudy Old Style" w:cs="Times New Roman"/>
          <w:b/>
          <w:sz w:val="24"/>
        </w:rPr>
      </w:pPr>
      <w:r>
        <w:rPr>
          <w:rFonts w:ascii="Goudy Old Style" w:eastAsia="Calibri" w:hAnsi="Goudy Old Style" w:cs="Times New Roman"/>
          <w:b/>
          <w:noProof/>
          <w:sz w:val="24"/>
        </w:rPr>
        <mc:AlternateContent>
          <mc:Choice Requires="wps">
            <w:drawing>
              <wp:anchor distT="0" distB="0" distL="114300" distR="114300" simplePos="0" relativeHeight="251736064" behindDoc="0" locked="0" layoutInCell="1" allowOverlap="1" wp14:anchorId="1958BA9E" wp14:editId="0ED6969C">
                <wp:simplePos x="0" y="0"/>
                <wp:positionH relativeFrom="column">
                  <wp:posOffset>2324100</wp:posOffset>
                </wp:positionH>
                <wp:positionV relativeFrom="paragraph">
                  <wp:posOffset>158750</wp:posOffset>
                </wp:positionV>
                <wp:extent cx="2964180" cy="29337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41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40B1B"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8BA9E" id="Text Box 23" o:spid="_x0000_s1100" type="#_x0000_t202" style="position:absolute;margin-left:183pt;margin-top:12.5pt;width:233.4pt;height:23.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iXV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" filled="f" stroked="f">
                <v:textbox>
                  <w:txbxContent>
                    <w:p w14:paraId="5B540B1B"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rPr>
        <w:t>In the matter of the Estate of______________________________________________Deceased</w:t>
      </w:r>
    </w:p>
    <w:p w14:paraId="65CB1EDB" w14:textId="191C4896" w:rsidR="00361ABE" w:rsidRPr="00361ABE" w:rsidRDefault="00F51C76" w:rsidP="00361ABE">
      <w:pPr>
        <w:spacing w:after="0"/>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38112" behindDoc="0" locked="0" layoutInCell="1" allowOverlap="1" wp14:anchorId="7BFBEFE0" wp14:editId="3C2601B5">
                <wp:simplePos x="0" y="0"/>
                <wp:positionH relativeFrom="column">
                  <wp:posOffset>3761105</wp:posOffset>
                </wp:positionH>
                <wp:positionV relativeFrom="paragraph">
                  <wp:posOffset>171450</wp:posOffset>
                </wp:positionV>
                <wp:extent cx="2089785" cy="293370"/>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78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D6E1F" w14:textId="77777777" w:rsidR="003F0762" w:rsidRPr="002A0C82" w:rsidRDefault="003F0762" w:rsidP="00361ABE">
                            <w:pPr>
                              <w:rPr>
                                <w:rFonts w:ascii="Courier New" w:hAnsi="Courier New" w:cs="Courier New"/>
                              </w:rPr>
                            </w:pPr>
                            <w:r>
                              <w:rPr>
                                <w:rFonts w:ascii="Courier New" w:hAnsi="Courier New" w:cs="Courier New"/>
                              </w:rPr>
                              <w:t>3/3/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BEFE0" id="Text Box 22" o:spid="_x0000_s1101" type="#_x0000_t202" style="position:absolute;margin-left:296.15pt;margin-top:13.5pt;width:164.55pt;height:23.1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" filled="f" stroked="f">
                <v:textbox>
                  <w:txbxContent>
                    <w:p w14:paraId="67AD6E1F" w14:textId="77777777" w:rsidR="003F0762" w:rsidRPr="002A0C82" w:rsidRDefault="003F0762" w:rsidP="00361ABE">
                      <w:pPr>
                        <w:rPr>
                          <w:rFonts w:ascii="Courier New" w:hAnsi="Courier New" w:cs="Courier New"/>
                        </w:rPr>
                      </w:pPr>
                      <w:r>
                        <w:rPr>
                          <w:rFonts w:ascii="Courier New" w:hAnsi="Courier New" w:cs="Courier New"/>
                        </w:rPr>
                        <w:t>3/3/</w:t>
                      </w: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37088" behindDoc="0" locked="0" layoutInCell="1" allowOverlap="1" wp14:anchorId="0B2E5239" wp14:editId="22D8B607">
                <wp:simplePos x="0" y="0"/>
                <wp:positionH relativeFrom="column">
                  <wp:posOffset>190500</wp:posOffset>
                </wp:positionH>
                <wp:positionV relativeFrom="paragraph">
                  <wp:posOffset>171450</wp:posOffset>
                </wp:positionV>
                <wp:extent cx="2961005" cy="293370"/>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00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FFA612"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E5239" id="Text Box 21" o:spid="_x0000_s1102" type="#_x0000_t202" style="position:absolute;margin-left:15pt;margin-top:13.5pt;width:233.15pt;height:23.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" filled="f" stroked="f">
                <v:textbox>
                  <w:txbxContent>
                    <w:p w14:paraId="10FFA612"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b/>
          <w:sz w:val="24"/>
        </w:rPr>
        <w:tab/>
        <w:t>WHEREAS</w:t>
      </w:r>
      <w:r w:rsidR="00361ABE" w:rsidRPr="00361ABE">
        <w:rPr>
          <w:rFonts w:ascii="Goudy Old Style" w:eastAsia="Calibri" w:hAnsi="Goudy Old Style" w:cs="Times New Roman"/>
          <w:sz w:val="24"/>
        </w:rPr>
        <w:t xml:space="preserve"> the above-named________________________________________________</w:t>
      </w:r>
    </w:p>
    <w:p w14:paraId="3C6BB2E4" w14:textId="796D97E3" w:rsidR="00361ABE" w:rsidRPr="00361ABE" w:rsidRDefault="00F51C76" w:rsidP="00361ABE">
      <w:pPr>
        <w:spacing w:after="0"/>
        <w:rPr>
          <w:rFonts w:ascii="Goudy Old Style" w:eastAsia="Calibri" w:hAnsi="Goudy Old Style" w:cs="Times New Roman"/>
          <w:sz w:val="24"/>
        </w:rPr>
      </w:pPr>
      <w:r>
        <w:rPr>
          <w:rFonts w:ascii="Goudy Old Style" w:eastAsia="Calibri" w:hAnsi="Goudy Old Style" w:cs="Times New Roman"/>
          <w:noProof/>
          <w:sz w:val="24"/>
          <w:szCs w:val="24"/>
        </w:rPr>
        <mc:AlternateContent>
          <mc:Choice Requires="wps">
            <w:drawing>
              <wp:anchor distT="0" distB="0" distL="114300" distR="114300" simplePos="0" relativeHeight="251761664" behindDoc="0" locked="0" layoutInCell="1" allowOverlap="1" wp14:anchorId="0B151347" wp14:editId="3759570E">
                <wp:simplePos x="0" y="0"/>
                <wp:positionH relativeFrom="column">
                  <wp:posOffset>1508760</wp:posOffset>
                </wp:positionH>
                <wp:positionV relativeFrom="paragraph">
                  <wp:posOffset>151130</wp:posOffset>
                </wp:positionV>
                <wp:extent cx="2455545" cy="29337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554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51395" w14:textId="77777777" w:rsidR="003F0762" w:rsidRPr="00014EED" w:rsidRDefault="003F0762" w:rsidP="00361A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51347" id="Text Box 20" o:spid="_x0000_s1103" type="#_x0000_t202" style="position:absolute;margin-left:118.8pt;margin-top:11.9pt;width:193.35pt;height:23.1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" filled="f" stroked="f">
                <v:textbox>
                  <w:txbxContent>
                    <w:p w14:paraId="2B751395" w14:textId="77777777" w:rsidR="003F0762" w:rsidRPr="00014EED" w:rsidRDefault="003F0762" w:rsidP="00361ABE"/>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41184" behindDoc="0" locked="0" layoutInCell="1" allowOverlap="1" wp14:anchorId="4291319B" wp14:editId="1E3F1446">
                <wp:simplePos x="0" y="0"/>
                <wp:positionH relativeFrom="column">
                  <wp:posOffset>3715385</wp:posOffset>
                </wp:positionH>
                <wp:positionV relativeFrom="paragraph">
                  <wp:posOffset>569595</wp:posOffset>
                </wp:positionV>
                <wp:extent cx="2383790" cy="29337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7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89ADE"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1319B" id="Text Box 19" o:spid="_x0000_s1104" type="#_x0000_t202" style="position:absolute;margin-left:292.55pt;margin-top:44.85pt;width:187.7pt;height:23.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" filled="f" stroked="f">
                <v:textbox>
                  <w:txbxContent>
                    <w:p w14:paraId="65789ADE"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40160" behindDoc="0" locked="0" layoutInCell="1" allowOverlap="1" wp14:anchorId="5728E498" wp14:editId="78274EB3">
                <wp:simplePos x="0" y="0"/>
                <wp:positionH relativeFrom="column">
                  <wp:posOffset>1179195</wp:posOffset>
                </wp:positionH>
                <wp:positionV relativeFrom="paragraph">
                  <wp:posOffset>569595</wp:posOffset>
                </wp:positionV>
                <wp:extent cx="2383790" cy="29337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7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D37C7"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28E498" id="Text Box 18" o:spid="_x0000_s1105" type="#_x0000_t202" style="position:absolute;margin-left:92.85pt;margin-top:44.85pt;width:187.7pt;height:23.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" filled="f" stroked="f">
                <v:textbox>
                  <w:txbxContent>
                    <w:p w14:paraId="6F2D37C7"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39136" behindDoc="0" locked="0" layoutInCell="1" allowOverlap="1" wp14:anchorId="56D67A87" wp14:editId="03359906">
                <wp:simplePos x="0" y="0"/>
                <wp:positionH relativeFrom="column">
                  <wp:posOffset>129540</wp:posOffset>
                </wp:positionH>
                <wp:positionV relativeFrom="paragraph">
                  <wp:posOffset>159385</wp:posOffset>
                </wp:positionV>
                <wp:extent cx="551180" cy="29337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10E82" w14:textId="77777777" w:rsidR="003F0762" w:rsidRPr="002A0C82" w:rsidRDefault="003F0762" w:rsidP="00361ABE">
                            <w:pPr>
                              <w:rPr>
                                <w:rFonts w:ascii="Courier New" w:hAnsi="Courier New" w:cs="Courier New"/>
                              </w:rPr>
                            </w:pPr>
                            <w:r>
                              <w:rPr>
                                <w:rFonts w:ascii="Courier New" w:hAnsi="Courier New" w:cs="Courier New"/>
                              </w:rPr>
                              <w:t>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67A87" id="Text Box 17" o:spid="_x0000_s1106" type="#_x0000_t202" style="position:absolute;margin-left:10.2pt;margin-top:12.55pt;width:43.4pt;height:23.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sEuwIAAMI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" filled="f" stroked="f">
                <v:textbox>
                  <w:txbxContent>
                    <w:p w14:paraId="07910E82" w14:textId="77777777" w:rsidR="003F0762" w:rsidRPr="002A0C82" w:rsidRDefault="003F0762" w:rsidP="00361ABE">
                      <w:pPr>
                        <w:rPr>
                          <w:rFonts w:ascii="Courier New" w:hAnsi="Courier New" w:cs="Courier New"/>
                        </w:rPr>
                      </w:pPr>
                      <w:r>
                        <w:rPr>
                          <w:rFonts w:ascii="Courier New" w:hAnsi="Courier New" w:cs="Courier New"/>
                        </w:rPr>
                        <w:t>03</w:t>
                      </w:r>
                    </w:p>
                  </w:txbxContent>
                </v:textbox>
              </v:shape>
            </w:pict>
          </mc:Fallback>
        </mc:AlternateContent>
      </w:r>
      <w:r w:rsidR="00361ABE" w:rsidRPr="00361ABE">
        <w:rPr>
          <w:rFonts w:ascii="Goudy Old Style" w:eastAsia="Calibri" w:hAnsi="Goudy Old Style" w:cs="Times New Roman"/>
          <w:sz w:val="24"/>
        </w:rPr>
        <w:t>Of_____________________________________ died on the____________________________, 20__________ and____________________________________________(hereinafter called “the administrator”) is the intended administrator of his estate:</w:t>
      </w:r>
    </w:p>
    <w:p w14:paraId="0ABAADEC" w14:textId="7742A8CE" w:rsidR="00361ABE" w:rsidRPr="00361ABE" w:rsidRDefault="00F51C76" w:rsidP="00361ABE">
      <w:pPr>
        <w:spacing w:after="0"/>
        <w:rPr>
          <w:rFonts w:ascii="Goudy Old Style" w:eastAsia="Calibri" w:hAnsi="Goudy Old Style" w:cs="Times New Roman"/>
          <w:sz w:val="24"/>
        </w:rPr>
      </w:pPr>
      <w:r>
        <w:rPr>
          <w:rFonts w:ascii="Goudy Old Style" w:eastAsia="Calibri" w:hAnsi="Goudy Old Style" w:cs="Times New Roman"/>
          <w:noProof/>
          <w:sz w:val="24"/>
        </w:rPr>
        <mc:AlternateContent>
          <mc:Choice Requires="wps">
            <w:drawing>
              <wp:anchor distT="0" distB="0" distL="114300" distR="114300" simplePos="0" relativeHeight="251743232" behindDoc="0" locked="0" layoutInCell="1" allowOverlap="1" wp14:anchorId="7D2768AD" wp14:editId="5A8D3BF9">
                <wp:simplePos x="0" y="0"/>
                <wp:positionH relativeFrom="column">
                  <wp:posOffset>353060</wp:posOffset>
                </wp:positionH>
                <wp:positionV relativeFrom="paragraph">
                  <wp:posOffset>158115</wp:posOffset>
                </wp:positionV>
                <wp:extent cx="2383790" cy="29337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7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C8FAC"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768AD" id="Text Box 16" o:spid="_x0000_s1107" type="#_x0000_t202" style="position:absolute;margin-left:27.8pt;margin-top:12.45pt;width:187.7pt;height:23.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ApuwIAAMM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" filled="f" stroked="f">
                <v:textbox>
                  <w:txbxContent>
                    <w:p w14:paraId="383C8FAC"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42208" behindDoc="0" locked="0" layoutInCell="1" allowOverlap="1" wp14:anchorId="6BE7BAAB" wp14:editId="42693E8A">
                <wp:simplePos x="0" y="0"/>
                <wp:positionH relativeFrom="column">
                  <wp:posOffset>3124835</wp:posOffset>
                </wp:positionH>
                <wp:positionV relativeFrom="paragraph">
                  <wp:posOffset>158115</wp:posOffset>
                </wp:positionV>
                <wp:extent cx="2383790" cy="29337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79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E7B3F"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E7BAAB" id="Text Box 15" o:spid="_x0000_s1108" type="#_x0000_t202" style="position:absolute;margin-left:246.05pt;margin-top:12.45pt;width:187.7pt;height:23.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QJ3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" filled="f" stroked="f">
                <v:textbox>
                  <w:txbxContent>
                    <w:p w14:paraId="432E7B3F"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ab/>
      </w:r>
      <w:r w:rsidR="00361ABE" w:rsidRPr="00361ABE">
        <w:rPr>
          <w:rFonts w:ascii="Goudy Old Style" w:eastAsia="Calibri" w:hAnsi="Goudy Old Style" w:cs="Times New Roman"/>
          <w:b/>
          <w:sz w:val="24"/>
        </w:rPr>
        <w:t>NOW WE,</w:t>
      </w:r>
      <w:r w:rsidR="00361ABE" w:rsidRPr="00361ABE">
        <w:rPr>
          <w:rFonts w:ascii="Goudy Old Style" w:eastAsia="Calibri" w:hAnsi="Goudy Old Style" w:cs="Times New Roman"/>
          <w:sz w:val="24"/>
        </w:rPr>
        <w:t>_______________________________ of_____________________________</w:t>
      </w:r>
    </w:p>
    <w:p w14:paraId="36AEE916"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And___________________________________of_____________________________________hereby jointly and severally guarantee and agree as follows:</w:t>
      </w:r>
    </w:p>
    <w:p w14:paraId="6F30CD3A" w14:textId="77777777" w:rsidR="00361ABE" w:rsidRPr="00361ABE" w:rsidRDefault="00361ABE" w:rsidP="00664A0A">
      <w:pPr>
        <w:numPr>
          <w:ilvl w:val="0"/>
          <w:numId w:val="114"/>
        </w:numPr>
        <w:spacing w:after="0"/>
        <w:contextualSpacing/>
        <w:rPr>
          <w:rFonts w:ascii="Goudy Old Style" w:eastAsia="Calibri" w:hAnsi="Goudy Old Style" w:cs="Times New Roman"/>
          <w:sz w:val="24"/>
        </w:rPr>
      </w:pPr>
      <w:r w:rsidRPr="00361ABE">
        <w:rPr>
          <w:rFonts w:ascii="Goudy Old Style" w:eastAsia="Calibri" w:hAnsi="Goudy Old Style" w:cs="Times New Roman"/>
          <w:sz w:val="24"/>
        </w:rPr>
        <w:t>We will when lawfully required to do so make good any loss which any person interested in the administration of the estate of the deceased may suffer in consequence of the breach by the administrator of his duty:-</w:t>
      </w:r>
    </w:p>
    <w:p w14:paraId="3E3E1AEA" w14:textId="77777777" w:rsidR="00361ABE" w:rsidRPr="00361ABE" w:rsidRDefault="00361ABE" w:rsidP="00664A0A">
      <w:pPr>
        <w:numPr>
          <w:ilvl w:val="0"/>
          <w:numId w:val="115"/>
        </w:numPr>
        <w:spacing w:after="0"/>
        <w:ind w:left="1080"/>
        <w:contextualSpacing/>
        <w:rPr>
          <w:rFonts w:ascii="Goudy Old Style" w:eastAsia="Calibri" w:hAnsi="Goudy Old Style" w:cs="Times New Roman"/>
          <w:sz w:val="24"/>
        </w:rPr>
      </w:pPr>
      <w:r w:rsidRPr="00361ABE">
        <w:rPr>
          <w:rFonts w:ascii="Goudy Old Style" w:eastAsia="Calibri" w:hAnsi="Goudy Old Style" w:cs="Times New Roman"/>
          <w:sz w:val="24"/>
        </w:rPr>
        <w:t>To collect and get in the estate of the deceased and administer it according to law;</w:t>
      </w:r>
    </w:p>
    <w:p w14:paraId="6F9B4BC3" w14:textId="77777777" w:rsidR="00361ABE" w:rsidRPr="00361ABE" w:rsidRDefault="00361ABE" w:rsidP="00664A0A">
      <w:pPr>
        <w:numPr>
          <w:ilvl w:val="0"/>
          <w:numId w:val="115"/>
        </w:numPr>
        <w:spacing w:after="0"/>
        <w:ind w:left="1080"/>
        <w:contextualSpacing/>
        <w:rPr>
          <w:rFonts w:ascii="Goudy Old Style" w:eastAsia="Calibri" w:hAnsi="Goudy Old Style" w:cs="Times New Roman"/>
          <w:sz w:val="24"/>
        </w:rPr>
      </w:pPr>
      <w:r w:rsidRPr="00361ABE">
        <w:rPr>
          <w:rFonts w:ascii="Goudy Old Style" w:eastAsia="Calibri" w:hAnsi="Goudy Old Style" w:cs="Times New Roman"/>
          <w:sz w:val="24"/>
        </w:rPr>
        <w:t>When required to do so by the Court to exhibit on oath in Court a full inventory of the said estate and when so required to render an account of the estate; and</w:t>
      </w:r>
    </w:p>
    <w:p w14:paraId="33B65FFE" w14:textId="77777777" w:rsidR="00361ABE" w:rsidRPr="00361ABE" w:rsidRDefault="00361ABE" w:rsidP="00664A0A">
      <w:pPr>
        <w:numPr>
          <w:ilvl w:val="0"/>
          <w:numId w:val="115"/>
        </w:numPr>
        <w:spacing w:after="0"/>
        <w:ind w:left="1080"/>
        <w:contextualSpacing/>
        <w:rPr>
          <w:rFonts w:ascii="Goudy Old Style" w:eastAsia="Calibri" w:hAnsi="Goudy Old Style" w:cs="Times New Roman"/>
          <w:sz w:val="24"/>
        </w:rPr>
      </w:pPr>
      <w:r w:rsidRPr="00361ABE">
        <w:rPr>
          <w:rFonts w:ascii="Goudy Old Style" w:eastAsia="Calibri" w:hAnsi="Goudy Old Style" w:cs="Times New Roman"/>
          <w:sz w:val="24"/>
        </w:rPr>
        <w:t>When so required by the Court to deliver up the grant to Court.</w:t>
      </w:r>
    </w:p>
    <w:p w14:paraId="768D5954" w14:textId="77777777" w:rsidR="00361ABE" w:rsidRPr="00361ABE" w:rsidRDefault="00361ABE" w:rsidP="00664A0A">
      <w:pPr>
        <w:numPr>
          <w:ilvl w:val="0"/>
          <w:numId w:val="114"/>
        </w:numPr>
        <w:spacing w:after="0"/>
        <w:contextualSpacing/>
        <w:rPr>
          <w:rFonts w:ascii="Goudy Old Style" w:eastAsia="Calibri" w:hAnsi="Goudy Old Style" w:cs="Times New Roman"/>
          <w:sz w:val="24"/>
        </w:rPr>
      </w:pPr>
      <w:r w:rsidRPr="00361ABE">
        <w:rPr>
          <w:rFonts w:ascii="Goudy Old Style" w:eastAsia="Calibri" w:hAnsi="Goudy Old Style" w:cs="Times New Roman"/>
          <w:sz w:val="24"/>
        </w:rPr>
        <w:t>The giving of time to the administrator or any other forbearance or indulgence shall not in any way affect our ability under this guarantee.</w:t>
      </w:r>
    </w:p>
    <w:p w14:paraId="27A8E55A" w14:textId="699CB8A1" w:rsidR="00361ABE" w:rsidRPr="00361ABE" w:rsidRDefault="00F51C76" w:rsidP="00664A0A">
      <w:pPr>
        <w:numPr>
          <w:ilvl w:val="0"/>
          <w:numId w:val="114"/>
        </w:numPr>
        <w:spacing w:after="0"/>
        <w:contextualSpacing/>
        <w:rPr>
          <w:rFonts w:ascii="Goudy Old Style" w:eastAsia="Calibri" w:hAnsi="Goudy Old Style" w:cs="Book Antiqua"/>
          <w:sz w:val="24"/>
        </w:rPr>
      </w:pPr>
      <w:r>
        <w:rPr>
          <w:rFonts w:ascii="Goudy Old Style" w:eastAsia="Calibri" w:hAnsi="Goudy Old Style" w:cs="Book Antiqua"/>
          <w:noProof/>
          <w:sz w:val="24"/>
        </w:rPr>
        <mc:AlternateContent>
          <mc:Choice Requires="wps">
            <w:drawing>
              <wp:anchor distT="0" distB="0" distL="114300" distR="114300" simplePos="0" relativeHeight="251745280" behindDoc="0" locked="0" layoutInCell="1" allowOverlap="1" wp14:anchorId="33F11BD9" wp14:editId="78261FBE">
                <wp:simplePos x="0" y="0"/>
                <wp:positionH relativeFrom="column">
                  <wp:posOffset>871220</wp:posOffset>
                </wp:positionH>
                <wp:positionV relativeFrom="paragraph">
                  <wp:posOffset>584200</wp:posOffset>
                </wp:positionV>
                <wp:extent cx="1595755" cy="29337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755"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ED984"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11BD9" id="Text Box 14" o:spid="_x0000_s1109" type="#_x0000_t202" style="position:absolute;left:0;text-align:left;margin-left:68.6pt;margin-top:46pt;width:125.65pt;height:23.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EPvA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" filled="f" stroked="f">
                <v:textbox>
                  <w:txbxContent>
                    <w:p w14:paraId="14DED984" w14:textId="77777777" w:rsidR="003F0762" w:rsidRPr="002A0C82" w:rsidRDefault="003F0762" w:rsidP="00361ABE">
                      <w:pPr>
                        <w:rPr>
                          <w:rFonts w:ascii="Courier New" w:hAnsi="Courier New" w:cs="Courier New"/>
                        </w:rPr>
                      </w:pPr>
                    </w:p>
                  </w:txbxContent>
                </v:textbox>
              </v:shape>
            </w:pict>
          </mc:Fallback>
        </mc:AlternateContent>
      </w:r>
      <w:r>
        <w:rPr>
          <w:rFonts w:ascii="Goudy Old Style" w:eastAsia="Calibri" w:hAnsi="Goudy Old Style" w:cs="Times New Roman"/>
          <w:noProof/>
          <w:sz w:val="24"/>
        </w:rPr>
        <mc:AlternateContent>
          <mc:Choice Requires="wps">
            <w:drawing>
              <wp:anchor distT="0" distB="0" distL="114300" distR="114300" simplePos="0" relativeHeight="251744256" behindDoc="0" locked="0" layoutInCell="1" allowOverlap="1" wp14:anchorId="43C612B2" wp14:editId="5EB93935">
                <wp:simplePos x="0" y="0"/>
                <wp:positionH relativeFrom="column">
                  <wp:posOffset>3151505</wp:posOffset>
                </wp:positionH>
                <wp:positionV relativeFrom="paragraph">
                  <wp:posOffset>342900</wp:posOffset>
                </wp:positionV>
                <wp:extent cx="2818130" cy="29337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8130" cy="29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0BE06" w14:textId="77777777" w:rsidR="003F0762" w:rsidRPr="002A0C82" w:rsidRDefault="003F0762" w:rsidP="00361ABE">
                            <w:pPr>
                              <w:rPr>
                                <w:rFonts w:ascii="Courier New" w:hAnsi="Courier New" w:cs="Courier New"/>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612B2" id="Text Box 13" o:spid="_x0000_s1110" type="#_x0000_t202" style="position:absolute;left:0;text-align:left;margin-left:248.15pt;margin-top:27pt;width:221.9pt;height:23.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DgCuw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" filled="f" stroked="f">
                <v:textbox>
                  <w:txbxContent>
                    <w:p w14:paraId="1850BE06" w14:textId="77777777" w:rsidR="003F0762" w:rsidRPr="002A0C82" w:rsidRDefault="003F0762" w:rsidP="00361ABE">
                      <w:pPr>
                        <w:rPr>
                          <w:rFonts w:ascii="Courier New" w:hAnsi="Courier New" w:cs="Courier New"/>
                        </w:rPr>
                      </w:pPr>
                    </w:p>
                  </w:txbxContent>
                </v:textbox>
              </v:shape>
            </w:pict>
          </mc:Fallback>
        </mc:AlternateContent>
      </w:r>
      <w:r w:rsidR="00361ABE" w:rsidRPr="00361ABE">
        <w:rPr>
          <w:rFonts w:ascii="Goudy Old Style" w:eastAsia="Calibri" w:hAnsi="Goudy Old Style" w:cs="Times New Roman"/>
          <w:sz w:val="24"/>
        </w:rPr>
        <w:t xml:space="preserve">The liability under this guarantee shall be continuing and shall before the whole amount of the loss mentioned in paragraph one above that our aggregated total liability shall not in any event exceed the sum of Kenya Shillings_____________________________________ </w:t>
      </w:r>
    </w:p>
    <w:p w14:paraId="15736EA9" w14:textId="77777777" w:rsidR="00361ABE" w:rsidRPr="00361ABE" w:rsidRDefault="00361ABE" w:rsidP="00361ABE">
      <w:pPr>
        <w:spacing w:after="0"/>
        <w:ind w:left="720"/>
        <w:contextualSpacing/>
        <w:rPr>
          <w:rFonts w:ascii="Goudy Old Style" w:eastAsia="Calibri" w:hAnsi="Goudy Old Style" w:cs="Book Antiqua"/>
          <w:sz w:val="24"/>
        </w:rPr>
      </w:pPr>
      <w:r w:rsidRPr="00361ABE">
        <w:rPr>
          <w:rFonts w:ascii="Goudy Old Style" w:eastAsia="Calibri" w:hAnsi="Goudy Old Style" w:cs="Book Antiqua"/>
          <w:sz w:val="24"/>
        </w:rPr>
        <w:t>(Kshs.____________________________).</w:t>
      </w:r>
    </w:p>
    <w:p w14:paraId="08690F62"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Dated the_______________________, 20</w:t>
      </w:r>
      <w:r w:rsidRPr="00361ABE">
        <w:rPr>
          <w:rFonts w:ascii="Goudy Old Style" w:eastAsia="Calibri" w:hAnsi="Goudy Old Style" w:cs="Book Antiqua"/>
          <w:b/>
          <w:sz w:val="24"/>
        </w:rPr>
        <w:t>_______________.</w:t>
      </w:r>
    </w:p>
    <w:p w14:paraId="417FC8BE" w14:textId="0160CC75"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Book Antiqua"/>
          <w:noProof/>
          <w:sz w:val="24"/>
        </w:rPr>
        <mc:AlternateContent>
          <mc:Choice Requires="wps">
            <w:drawing>
              <wp:anchor distT="0" distB="0" distL="114300" distR="114300" simplePos="0" relativeHeight="251680768" behindDoc="0" locked="0" layoutInCell="1" allowOverlap="1" wp14:anchorId="20C81FB7" wp14:editId="1BF0D67A">
                <wp:simplePos x="0" y="0"/>
                <wp:positionH relativeFrom="column">
                  <wp:posOffset>3890645</wp:posOffset>
                </wp:positionH>
                <wp:positionV relativeFrom="paragraph">
                  <wp:posOffset>179070</wp:posOffset>
                </wp:positionV>
                <wp:extent cx="405130" cy="509270"/>
                <wp:effectExtent l="0" t="0" r="0" b="508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50927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BDA076" id="Oval 12" o:spid="_x0000_s1026" style="position:absolute;margin-left:306.35pt;margin-top:14.1pt;width:31.9pt;height:40.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" strokeweight="1.5pt"/>
            </w:pict>
          </mc:Fallback>
        </mc:AlternateContent>
      </w:r>
      <w:r w:rsidR="00361ABE" w:rsidRPr="00361ABE">
        <w:rPr>
          <w:rFonts w:ascii="Goudy Old Style" w:eastAsia="Calibri" w:hAnsi="Goudy Old Style" w:cs="Book Antiqua"/>
          <w:sz w:val="24"/>
        </w:rPr>
        <w:t>Signed, Sealed and delivered by the within named</w:t>
      </w:r>
      <w:r w:rsidR="00361ABE" w:rsidRPr="00361ABE">
        <w:rPr>
          <w:rFonts w:ascii="Goudy Old Style" w:eastAsia="Calibri" w:hAnsi="Goudy Old Style" w:cs="Book Antiqua"/>
          <w:sz w:val="24"/>
        </w:rPr>
        <w:tab/>
        <w:t>}</w:t>
      </w:r>
    </w:p>
    <w:p w14:paraId="5E44E5F5" w14:textId="7F1972B7"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Book Antiqua"/>
          <w:noProof/>
          <w:sz w:val="24"/>
        </w:rPr>
        <mc:AlternateContent>
          <mc:Choice Requires="wps">
            <w:drawing>
              <wp:anchor distT="0" distB="0" distL="114300" distR="114300" simplePos="0" relativeHeight="251681792" behindDoc="0" locked="0" layoutInCell="1" allowOverlap="1" wp14:anchorId="38757C48" wp14:editId="68617D86">
                <wp:simplePos x="0" y="0"/>
                <wp:positionH relativeFrom="column">
                  <wp:posOffset>3890645</wp:posOffset>
                </wp:positionH>
                <wp:positionV relativeFrom="paragraph">
                  <wp:posOffset>191770</wp:posOffset>
                </wp:positionV>
                <wp:extent cx="405130" cy="509270"/>
                <wp:effectExtent l="0" t="0" r="0" b="508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50927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9C6719" id="Oval 11" o:spid="_x0000_s1026" style="position:absolute;margin-left:306.35pt;margin-top:15.1pt;width:31.9pt;height:40.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" strokeweight="1.5pt"/>
            </w:pict>
          </mc:Fallback>
        </mc:AlternateContent>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t>}</w:t>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p>
    <w:p w14:paraId="1436C60B" w14:textId="75BB555A" w:rsidR="00361ABE" w:rsidRPr="00361ABE" w:rsidRDefault="00F51C76" w:rsidP="00361ABE">
      <w:pPr>
        <w:spacing w:after="0" w:line="360" w:lineRule="auto"/>
        <w:rPr>
          <w:rFonts w:ascii="Goudy Old Style" w:eastAsia="Calibri" w:hAnsi="Goudy Old Style" w:cs="Book Antiqua"/>
          <w:sz w:val="24"/>
        </w:rPr>
      </w:pPr>
      <w:r>
        <w:rPr>
          <w:rFonts w:ascii="Goudy Old Style" w:eastAsia="Calibri" w:hAnsi="Goudy Old Style" w:cs="Book Antiqua"/>
          <w:noProof/>
          <w:sz w:val="24"/>
        </w:rPr>
        <mc:AlternateContent>
          <mc:Choice Requires="wps">
            <w:drawing>
              <wp:anchor distT="0" distB="0" distL="114300" distR="114300" simplePos="0" relativeHeight="251682816" behindDoc="0" locked="0" layoutInCell="1" allowOverlap="1" wp14:anchorId="0E2DB6F8" wp14:editId="44E73A7B">
                <wp:simplePos x="0" y="0"/>
                <wp:positionH relativeFrom="column">
                  <wp:posOffset>3890645</wp:posOffset>
                </wp:positionH>
                <wp:positionV relativeFrom="paragraph">
                  <wp:posOffset>213360</wp:posOffset>
                </wp:positionV>
                <wp:extent cx="405130" cy="509270"/>
                <wp:effectExtent l="0" t="0" r="0" b="508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130" cy="50927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7AD48B" id="Oval 10" o:spid="_x0000_s1026" style="position:absolute;margin-left:306.35pt;margin-top:16.8pt;width:31.9pt;height:40.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" strokeweight="1.5pt"/>
            </w:pict>
          </mc:Fallback>
        </mc:AlternateContent>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t>}</w:t>
      </w:r>
      <w:r w:rsidR="00361ABE" w:rsidRPr="00361ABE">
        <w:rPr>
          <w:rFonts w:ascii="Goudy Old Style" w:eastAsia="Calibri" w:hAnsi="Goudy Old Style" w:cs="Book Antiqua"/>
          <w:sz w:val="24"/>
        </w:rPr>
        <w:tab/>
      </w:r>
    </w:p>
    <w:p w14:paraId="145845E7"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In the presence of</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w:t>
      </w:r>
    </w:p>
    <w:p w14:paraId="197E6159" w14:textId="77777777"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w:t>
      </w:r>
    </w:p>
    <w:p w14:paraId="2069502D" w14:textId="77777777" w:rsidR="00361ABE" w:rsidRPr="00361ABE" w:rsidRDefault="00361ABE" w:rsidP="00361ABE">
      <w:pPr>
        <w:spacing w:after="0" w:line="360" w:lineRule="auto"/>
        <w:ind w:left="4320" w:firstLine="720"/>
        <w:rPr>
          <w:rFonts w:ascii="Goudy Old Style" w:eastAsia="Calibri" w:hAnsi="Goudy Old Style" w:cs="Book Antiqua"/>
          <w:b/>
          <w:sz w:val="24"/>
        </w:rPr>
      </w:pPr>
      <w:r w:rsidRPr="00361ABE">
        <w:rPr>
          <w:rFonts w:ascii="Goudy Old Style" w:eastAsia="Calibri" w:hAnsi="Goudy Old Style" w:cs="Book Antiqua"/>
          <w:b/>
          <w:sz w:val="24"/>
        </w:rPr>
        <w:t>Commissioner for Oaths/ Magistrate.</w:t>
      </w:r>
    </w:p>
    <w:p w14:paraId="033594B6" w14:textId="77777777" w:rsidR="00361ABE" w:rsidRPr="00361ABE" w:rsidRDefault="00361ABE" w:rsidP="00361ABE">
      <w:pPr>
        <w:spacing w:after="0"/>
        <w:rPr>
          <w:rFonts w:ascii="Goudy Old Style" w:eastAsia="Calibri" w:hAnsi="Goudy Old Style" w:cs="Book Antiqua"/>
          <w:b/>
          <w:sz w:val="24"/>
        </w:rPr>
      </w:pPr>
      <w:r w:rsidRPr="00361ABE">
        <w:rPr>
          <w:rFonts w:ascii="Goudy Old Style" w:eastAsia="Calibri" w:hAnsi="Goudy Old Style" w:cs="Book Antiqua"/>
          <w:b/>
          <w:sz w:val="24"/>
        </w:rPr>
        <w:br w:type="page"/>
      </w:r>
    </w:p>
    <w:p w14:paraId="3996ACBC" w14:textId="77777777"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lastRenderedPageBreak/>
        <w:t>DRAWN &amp; FILED BY</w:t>
      </w:r>
      <w:r w:rsidRPr="00361ABE">
        <w:rPr>
          <w:rFonts w:ascii="Goudy Old Style" w:eastAsia="Calibri" w:hAnsi="Goudy Old Style" w:cs="Times New Roman"/>
          <w:b/>
          <w:sz w:val="24"/>
          <w:szCs w:val="24"/>
        </w:rPr>
        <w:t>:</w:t>
      </w:r>
    </w:p>
    <w:p w14:paraId="646D7EFD"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&amp; ADVOCATES</w:t>
      </w:r>
    </w:p>
    <w:p w14:paraId="57ADA6D2" w14:textId="77777777"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14:paraId="3BE5AA3E" w14:textId="77777777" w:rsidR="00361ABE" w:rsidRPr="00361ABE" w:rsidRDefault="009056BF"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t xml:space="preserve">P. O. BOX </w:t>
      </w:r>
      <w:r w:rsidR="00361ABE" w:rsidRPr="00361ABE">
        <w:rPr>
          <w:rFonts w:ascii="Goudy Old Style" w:eastAsia="Calibri" w:hAnsi="Goudy Old Style" w:cs="Times New Roman"/>
          <w:sz w:val="24"/>
          <w:szCs w:val="24"/>
        </w:rPr>
        <w:t>,</w:t>
      </w:r>
    </w:p>
    <w:p w14:paraId="74C0F233" w14:textId="77777777"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w:t>
      </w:r>
    </w:p>
    <w:p w14:paraId="29187B06" w14:textId="77777777" w:rsidR="00361ABE" w:rsidRPr="00361ABE" w:rsidRDefault="00361ABE" w:rsidP="00361ABE">
      <w:pPr>
        <w:spacing w:after="0"/>
        <w:rPr>
          <w:rFonts w:ascii="Goudy Old Style" w:eastAsia="Calibri" w:hAnsi="Goudy Old Style" w:cs="Book Antiqua"/>
          <w:b/>
          <w:sz w:val="24"/>
        </w:rPr>
      </w:pPr>
    </w:p>
    <w:p w14:paraId="2B346F9F" w14:textId="77777777" w:rsidR="00361ABE" w:rsidRPr="00361ABE" w:rsidRDefault="00361ABE" w:rsidP="00361ABE">
      <w:pPr>
        <w:spacing w:after="0" w:line="360" w:lineRule="auto"/>
        <w:ind w:left="4320" w:firstLine="720"/>
        <w:rPr>
          <w:rFonts w:ascii="Goudy Old Style" w:eastAsia="Calibri" w:hAnsi="Goudy Old Style" w:cs="Book Antiqua"/>
          <w:b/>
          <w:sz w:val="24"/>
        </w:rPr>
      </w:pPr>
    </w:p>
    <w:p w14:paraId="15AAE375" w14:textId="77777777" w:rsidR="00361ABE" w:rsidRPr="00361ABE" w:rsidRDefault="00361ABE" w:rsidP="00361ABE">
      <w:pPr>
        <w:spacing w:after="0"/>
        <w:rPr>
          <w:rFonts w:ascii="Goudy Old Style" w:eastAsia="Calibri" w:hAnsi="Goudy Old Style" w:cs="Times New Roman"/>
          <w:sz w:val="24"/>
        </w:rPr>
      </w:pPr>
    </w:p>
    <w:p w14:paraId="57E4B7EC" w14:textId="77777777" w:rsidR="00361ABE" w:rsidRPr="00361ABE" w:rsidRDefault="00361ABE" w:rsidP="00361ABE">
      <w:pPr>
        <w:spacing w:after="0"/>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br w:type="page"/>
      </w:r>
    </w:p>
    <w:p w14:paraId="7C70D051"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lastRenderedPageBreak/>
        <w:t>REPUBLIC OF KENYA</w:t>
      </w:r>
    </w:p>
    <w:p w14:paraId="0EF4AFBC" w14:textId="77777777" w:rsidR="00361ABE" w:rsidRPr="00361ABE" w:rsidRDefault="00361ABE" w:rsidP="00361ABE">
      <w:pPr>
        <w:spacing w:after="0"/>
        <w:jc w:val="center"/>
        <w:rPr>
          <w:rFonts w:ascii="Goudy Old Style" w:eastAsia="Calibri" w:hAnsi="Goudy Old Style" w:cs="Times New Roman"/>
          <w:b/>
          <w:bCs/>
          <w:sz w:val="24"/>
          <w:u w:val="single"/>
        </w:rPr>
      </w:pPr>
    </w:p>
    <w:p w14:paraId="5C067FF5"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IN THE HIGH COURT OF KENYA AT KISUMU</w:t>
      </w:r>
    </w:p>
    <w:p w14:paraId="0067D0D8" w14:textId="77777777" w:rsidR="00361ABE" w:rsidRPr="00361ABE" w:rsidRDefault="00361ABE" w:rsidP="00361ABE">
      <w:pPr>
        <w:spacing w:after="0"/>
        <w:jc w:val="center"/>
        <w:rPr>
          <w:rFonts w:ascii="Goudy Old Style" w:eastAsia="Calibri" w:hAnsi="Goudy Old Style" w:cs="Times New Roman"/>
          <w:b/>
          <w:bCs/>
          <w:sz w:val="24"/>
          <w:u w:val="single"/>
        </w:rPr>
      </w:pPr>
    </w:p>
    <w:p w14:paraId="29C3A518"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SUCCESSION CAUSE NO.          OF 2012</w:t>
      </w:r>
    </w:p>
    <w:p w14:paraId="51A14D28" w14:textId="77777777" w:rsidR="00361ABE" w:rsidRPr="00361ABE" w:rsidRDefault="00361ABE" w:rsidP="00361ABE">
      <w:pPr>
        <w:spacing w:after="0"/>
        <w:rPr>
          <w:rFonts w:ascii="Goudy Old Style" w:eastAsia="Calibri" w:hAnsi="Goudy Old Style" w:cs="Times New Roman"/>
          <w:sz w:val="24"/>
        </w:rPr>
      </w:pPr>
    </w:p>
    <w:p w14:paraId="3419CBAD"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THE EST</w:t>
      </w:r>
      <w:r w:rsidR="009056BF">
        <w:rPr>
          <w:rFonts w:ascii="Goudy Old Style" w:eastAsia="Calibri" w:hAnsi="Goudy Old Style" w:cs="Times New Roman"/>
          <w:b/>
          <w:sz w:val="24"/>
        </w:rPr>
        <w:t>ATE OF ………………..</w:t>
      </w:r>
    </w:p>
    <w:p w14:paraId="5CA78503" w14:textId="77777777" w:rsidR="00361ABE" w:rsidRPr="00361ABE" w:rsidRDefault="00361ABE" w:rsidP="009056BF">
      <w:pPr>
        <w:keepNext/>
        <w:spacing w:after="0" w:line="240" w:lineRule="auto"/>
        <w:jc w:val="center"/>
        <w:outlineLvl w:val="1"/>
        <w:rPr>
          <w:rFonts w:ascii="Goudy Old Style" w:eastAsia="Times New Roman" w:hAnsi="Goudy Old Style" w:cs="Times New Roman"/>
          <w:b/>
          <w:bCs/>
          <w:sz w:val="24"/>
          <w:szCs w:val="24"/>
        </w:rPr>
      </w:pPr>
      <w:r w:rsidRPr="00361ABE">
        <w:rPr>
          <w:rFonts w:ascii="Goudy Old Style" w:eastAsia="Times New Roman" w:hAnsi="Goudy Old Style" w:cs="Times New Roman"/>
          <w:b/>
          <w:bCs/>
          <w:sz w:val="24"/>
          <w:szCs w:val="24"/>
        </w:rPr>
        <w:t>AND</w:t>
      </w:r>
    </w:p>
    <w:p w14:paraId="21A6A3C7" w14:textId="77777777" w:rsidR="00361ABE" w:rsidRPr="00361ABE" w:rsidRDefault="00361ABE" w:rsidP="00361ABE">
      <w:pPr>
        <w:spacing w:after="0"/>
        <w:jc w:val="center"/>
        <w:rPr>
          <w:rFonts w:ascii="Goudy Old Style" w:eastAsia="Calibri" w:hAnsi="Goudy Old Style" w:cs="Times New Roman"/>
          <w:sz w:val="24"/>
        </w:rPr>
      </w:pPr>
    </w:p>
    <w:p w14:paraId="10E5BB0C"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AN APPLICA</w:t>
      </w:r>
      <w:r w:rsidR="009056BF">
        <w:rPr>
          <w:rFonts w:ascii="Goudy Old Style" w:eastAsia="Calibri" w:hAnsi="Goudy Old Style" w:cs="Times New Roman"/>
          <w:b/>
          <w:sz w:val="24"/>
        </w:rPr>
        <w:t xml:space="preserve">TION BY: - </w:t>
      </w:r>
    </w:p>
    <w:p w14:paraId="58458636" w14:textId="77777777" w:rsidR="00361ABE" w:rsidRPr="00361ABE" w:rsidRDefault="00361ABE" w:rsidP="00361ABE">
      <w:pPr>
        <w:spacing w:after="0"/>
        <w:jc w:val="both"/>
        <w:rPr>
          <w:rFonts w:ascii="Goudy Old Style" w:eastAsia="Calibri" w:hAnsi="Goudy Old Style" w:cs="Times New Roman"/>
          <w:b/>
          <w:sz w:val="24"/>
        </w:rPr>
      </w:pPr>
    </w:p>
    <w:p w14:paraId="7E3AB110"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 xml:space="preserve">NOTICE </w:t>
      </w:r>
    </w:p>
    <w:p w14:paraId="2CA79EC9" w14:textId="77777777" w:rsidR="00361ABE" w:rsidRPr="00361ABE" w:rsidRDefault="00361ABE" w:rsidP="00361ABE">
      <w:pPr>
        <w:spacing w:after="0"/>
        <w:jc w:val="both"/>
        <w:rPr>
          <w:rFonts w:ascii="Goudy Old Style" w:eastAsia="Calibri" w:hAnsi="Goudy Old Style" w:cs="Times New Roman"/>
          <w:b/>
          <w:sz w:val="24"/>
          <w:u w:val="single"/>
        </w:rPr>
      </w:pPr>
    </w:p>
    <w:p w14:paraId="3583551E"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LET ALL PARTIES</w:t>
      </w:r>
      <w:r w:rsidRPr="00361ABE">
        <w:rPr>
          <w:rFonts w:ascii="Goudy Old Style" w:eastAsia="Calibri" w:hAnsi="Goudy Old Style" w:cs="Times New Roman"/>
          <w:sz w:val="24"/>
        </w:rPr>
        <w:t xml:space="preserve">, take notice that a petition for Grant of letter of Administration intestate to the estate of the above named deceased who died at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on the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has been filed in the registry by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in his capacity as a </w:t>
      </w:r>
      <w:r w:rsidRPr="00361ABE">
        <w:rPr>
          <w:rFonts w:ascii="Goudy Old Style" w:eastAsia="Calibri" w:hAnsi="Goudy Old Style" w:cs="Times New Roman"/>
          <w:b/>
          <w:sz w:val="24"/>
        </w:rPr>
        <w:t>SON</w:t>
      </w:r>
      <w:r w:rsidRPr="00361ABE">
        <w:rPr>
          <w:rFonts w:ascii="Goudy Old Style" w:eastAsia="Calibri" w:hAnsi="Goudy Old Style" w:cs="Times New Roman"/>
          <w:sz w:val="24"/>
        </w:rPr>
        <w:t xml:space="preserve"> to the deceased.</w:t>
      </w:r>
    </w:p>
    <w:p w14:paraId="0A654069" w14:textId="77777777" w:rsidR="00361ABE" w:rsidRPr="00361ABE" w:rsidRDefault="00361ABE" w:rsidP="00361ABE">
      <w:pPr>
        <w:spacing w:after="0"/>
        <w:jc w:val="both"/>
        <w:rPr>
          <w:rFonts w:ascii="Goudy Old Style" w:eastAsia="Calibri" w:hAnsi="Goudy Old Style" w:cs="Times New Roman"/>
          <w:sz w:val="24"/>
        </w:rPr>
      </w:pPr>
    </w:p>
    <w:p w14:paraId="6964ADD2"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AND FURTHER TAKE NOTICE THAT</w:t>
      </w:r>
      <w:r w:rsidRPr="00361ABE">
        <w:rPr>
          <w:rFonts w:ascii="Goudy Old Style" w:eastAsia="Calibri" w:hAnsi="Goudy Old Style" w:cs="Times New Roman"/>
          <w:b/>
          <w:sz w:val="24"/>
        </w:rPr>
        <w:t xml:space="preserve"> </w:t>
      </w:r>
      <w:r w:rsidRPr="00361ABE">
        <w:rPr>
          <w:rFonts w:ascii="Goudy Old Style" w:eastAsia="Calibri" w:hAnsi="Goudy Old Style" w:cs="Times New Roman"/>
          <w:sz w:val="24"/>
        </w:rPr>
        <w:t>objection in the prescribed form to the making of the proposed grant are invited and must be lodged in this registry within thirty (30) days of publication of this notice.</w:t>
      </w:r>
    </w:p>
    <w:p w14:paraId="566D3B89" w14:textId="77777777" w:rsidR="00361ABE" w:rsidRPr="00361ABE" w:rsidRDefault="00361ABE" w:rsidP="00361ABE">
      <w:pPr>
        <w:spacing w:after="0"/>
        <w:jc w:val="both"/>
        <w:rPr>
          <w:rFonts w:ascii="Goudy Old Style" w:eastAsia="Calibri" w:hAnsi="Goudy Old Style" w:cs="Times New Roman"/>
          <w:sz w:val="24"/>
        </w:rPr>
      </w:pPr>
    </w:p>
    <w:p w14:paraId="3791E657"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AND FURTHER TAKE NOTICE THAT</w:t>
      </w:r>
      <w:r w:rsidRPr="00361ABE">
        <w:rPr>
          <w:rFonts w:ascii="Goudy Old Style" w:eastAsia="Calibri" w:hAnsi="Goudy Old Style" w:cs="Times New Roman"/>
          <w:b/>
          <w:sz w:val="24"/>
        </w:rPr>
        <w:t xml:space="preserve"> </w:t>
      </w:r>
      <w:r w:rsidRPr="00361ABE">
        <w:rPr>
          <w:rFonts w:ascii="Goudy Old Style" w:eastAsia="Calibri" w:hAnsi="Goudy Old Style" w:cs="Times New Roman"/>
          <w:sz w:val="24"/>
        </w:rPr>
        <w:t>if no objection has been lodged in this registry in the prescribed form within thirty (30) days of the date of publication of this notice, the court may proceed to make grant as prayed or make such Orders as it thinks fit.</w:t>
      </w:r>
    </w:p>
    <w:p w14:paraId="733E5CD6" w14:textId="77777777" w:rsidR="00361ABE" w:rsidRPr="00361ABE" w:rsidRDefault="00361ABE" w:rsidP="00361ABE">
      <w:pPr>
        <w:spacing w:after="0"/>
        <w:jc w:val="both"/>
        <w:rPr>
          <w:rFonts w:ascii="Goudy Old Style" w:eastAsia="Calibri" w:hAnsi="Goudy Old Style" w:cs="Times New Roman"/>
          <w:sz w:val="24"/>
        </w:rPr>
      </w:pPr>
    </w:p>
    <w:p w14:paraId="3A7C77A7" w14:textId="77777777" w:rsidR="00361ABE" w:rsidRPr="00361ABE" w:rsidRDefault="00361ABE" w:rsidP="00361ABE">
      <w:pPr>
        <w:spacing w:after="0"/>
        <w:rPr>
          <w:rFonts w:ascii="Goudy Old Style" w:eastAsia="Calibri" w:hAnsi="Goudy Old Style" w:cs="Times New Roman"/>
          <w:sz w:val="24"/>
        </w:rPr>
      </w:pPr>
    </w:p>
    <w:p w14:paraId="54070986" w14:textId="77777777" w:rsidR="00361ABE" w:rsidRPr="00361ABE" w:rsidRDefault="00361ABE" w:rsidP="00361ABE">
      <w:pPr>
        <w:spacing w:after="0"/>
        <w:rPr>
          <w:rFonts w:ascii="Goudy Old Style" w:eastAsia="Calibri" w:hAnsi="Goudy Old Style" w:cs="Times New Roman"/>
          <w:sz w:val="24"/>
        </w:rPr>
      </w:pPr>
    </w:p>
    <w:p w14:paraId="2D053AF0" w14:textId="77777777"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b/>
          <w:sz w:val="24"/>
        </w:rPr>
        <w:t>DATED</w:t>
      </w:r>
      <w:r w:rsidRPr="00361ABE">
        <w:rPr>
          <w:rFonts w:ascii="Goudy Old Style" w:eastAsia="Calibri" w:hAnsi="Goudy Old Style" w:cs="Times New Roman"/>
          <w:sz w:val="24"/>
        </w:rPr>
        <w:t xml:space="preserve"> at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this </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 xml:space="preserve"> day of</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2012.</w:t>
      </w:r>
    </w:p>
    <w:p w14:paraId="3CB2DA2F" w14:textId="77777777" w:rsidR="00361ABE" w:rsidRPr="00361ABE" w:rsidRDefault="00361ABE" w:rsidP="00361ABE">
      <w:pPr>
        <w:spacing w:after="0"/>
        <w:jc w:val="center"/>
        <w:rPr>
          <w:rFonts w:ascii="Goudy Old Style" w:eastAsia="Calibri" w:hAnsi="Goudy Old Style" w:cs="Times New Roman"/>
          <w:sz w:val="24"/>
        </w:rPr>
      </w:pPr>
    </w:p>
    <w:p w14:paraId="3469247A" w14:textId="77777777" w:rsidR="00361ABE" w:rsidRPr="00361ABE" w:rsidRDefault="00361ABE" w:rsidP="00361ABE">
      <w:pPr>
        <w:spacing w:after="0"/>
        <w:jc w:val="center"/>
        <w:rPr>
          <w:rFonts w:ascii="Goudy Old Style" w:eastAsia="Calibri" w:hAnsi="Goudy Old Style" w:cs="Times New Roman"/>
          <w:sz w:val="24"/>
        </w:rPr>
      </w:pPr>
    </w:p>
    <w:p w14:paraId="40A92946" w14:textId="77777777" w:rsidR="00361ABE" w:rsidRPr="00361ABE" w:rsidRDefault="00361ABE" w:rsidP="00361ABE">
      <w:pPr>
        <w:spacing w:after="0"/>
        <w:jc w:val="center"/>
        <w:rPr>
          <w:rFonts w:ascii="Goudy Old Style" w:eastAsia="Calibri" w:hAnsi="Goudy Old Style" w:cs="Times New Roman"/>
          <w:sz w:val="24"/>
        </w:rPr>
      </w:pPr>
    </w:p>
    <w:p w14:paraId="34A12AD0" w14:textId="77777777"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sz w:val="24"/>
        </w:rPr>
        <w:t>____________________</w:t>
      </w:r>
    </w:p>
    <w:p w14:paraId="25F432E0"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DEPUTY REGISTRAR</w:t>
      </w:r>
    </w:p>
    <w:p w14:paraId="24506F87" w14:textId="77777777" w:rsidR="00361ABE" w:rsidRPr="00361ABE" w:rsidRDefault="009056BF" w:rsidP="00361ABE">
      <w:pPr>
        <w:spacing w:after="0"/>
        <w:jc w:val="center"/>
        <w:rPr>
          <w:rFonts w:ascii="Goudy Old Style" w:eastAsia="Calibri" w:hAnsi="Goudy Old Style" w:cs="Times New Roman"/>
          <w:b/>
          <w:sz w:val="24"/>
          <w:u w:val="single"/>
        </w:rPr>
      </w:pPr>
      <w:r>
        <w:rPr>
          <w:rFonts w:ascii="Goudy Old Style" w:eastAsia="Calibri" w:hAnsi="Goudy Old Style" w:cs="Times New Roman"/>
          <w:b/>
          <w:sz w:val="24"/>
          <w:u w:val="single"/>
        </w:rPr>
        <w:t>KSL</w:t>
      </w:r>
    </w:p>
    <w:p w14:paraId="3CD351B4" w14:textId="77777777" w:rsidR="00361ABE" w:rsidRPr="00361ABE" w:rsidRDefault="00361ABE" w:rsidP="00361ABE">
      <w:pPr>
        <w:spacing w:after="0"/>
        <w:rPr>
          <w:rFonts w:ascii="Goudy Old Style" w:eastAsia="Calibri" w:hAnsi="Goudy Old Style" w:cs="Times New Roman"/>
          <w:sz w:val="24"/>
        </w:rPr>
      </w:pPr>
    </w:p>
    <w:p w14:paraId="11F2410F" w14:textId="77777777" w:rsidR="00361ABE" w:rsidRPr="00361ABE" w:rsidRDefault="00361ABE" w:rsidP="00361ABE">
      <w:pPr>
        <w:spacing w:after="0"/>
        <w:rPr>
          <w:rFonts w:ascii="Goudy Old Style" w:eastAsia="Calibri" w:hAnsi="Goudy Old Style" w:cs="Times New Roman"/>
          <w:sz w:val="24"/>
        </w:rPr>
      </w:pPr>
    </w:p>
    <w:p w14:paraId="15B687B0" w14:textId="77777777" w:rsidR="00361ABE" w:rsidRPr="00361ABE" w:rsidRDefault="00361ABE" w:rsidP="00361ABE">
      <w:pPr>
        <w:spacing w:after="0"/>
        <w:rPr>
          <w:rFonts w:ascii="Goudy Old Style" w:eastAsia="Calibri" w:hAnsi="Goudy Old Style" w:cs="Times New Roman"/>
          <w:sz w:val="24"/>
        </w:rPr>
      </w:pPr>
    </w:p>
    <w:p w14:paraId="16801700" w14:textId="77777777" w:rsidR="00361ABE" w:rsidRPr="00361ABE" w:rsidRDefault="00361ABE" w:rsidP="00361ABE">
      <w:pPr>
        <w:spacing w:after="0"/>
        <w:rPr>
          <w:rFonts w:ascii="Goudy Old Style" w:eastAsia="Calibri" w:hAnsi="Goudy Old Style" w:cs="Times New Roman"/>
          <w:sz w:val="24"/>
        </w:rPr>
      </w:pPr>
    </w:p>
    <w:p w14:paraId="4AFF06FC" w14:textId="77777777" w:rsidR="009056BF" w:rsidRDefault="009056BF" w:rsidP="009056BF">
      <w:pPr>
        <w:spacing w:after="0"/>
        <w:rPr>
          <w:rFonts w:ascii="Goudy Old Style" w:eastAsia="Calibri" w:hAnsi="Goudy Old Style" w:cs="Times New Roman"/>
          <w:sz w:val="24"/>
        </w:rPr>
      </w:pPr>
    </w:p>
    <w:p w14:paraId="34BBBCED" w14:textId="77777777" w:rsidR="00361ABE" w:rsidRPr="00361ABE" w:rsidRDefault="00361ABE" w:rsidP="009056BF">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lastRenderedPageBreak/>
        <w:t>REPUBLIC OF KENYA</w:t>
      </w:r>
    </w:p>
    <w:p w14:paraId="214B9F99" w14:textId="77777777" w:rsidR="00361ABE" w:rsidRPr="00361ABE" w:rsidRDefault="00361ABE" w:rsidP="00361ABE">
      <w:pPr>
        <w:spacing w:after="0"/>
        <w:jc w:val="center"/>
        <w:rPr>
          <w:rFonts w:ascii="Goudy Old Style" w:eastAsia="Calibri" w:hAnsi="Goudy Old Style" w:cs="Times New Roman"/>
          <w:b/>
          <w:bCs/>
          <w:sz w:val="24"/>
          <w:u w:val="single"/>
        </w:rPr>
      </w:pPr>
    </w:p>
    <w:p w14:paraId="6D367FB4"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IN T</w:t>
      </w:r>
      <w:r w:rsidR="009056BF">
        <w:rPr>
          <w:rFonts w:ascii="Goudy Old Style" w:eastAsia="Calibri" w:hAnsi="Goudy Old Style" w:cs="Times New Roman"/>
          <w:b/>
          <w:bCs/>
          <w:sz w:val="24"/>
          <w:u w:val="single"/>
        </w:rPr>
        <w:t>HE HIGH COURT OF KENYA AT KSL</w:t>
      </w:r>
    </w:p>
    <w:p w14:paraId="5ECE1566" w14:textId="77777777" w:rsidR="00361ABE" w:rsidRPr="00361ABE" w:rsidRDefault="00361ABE" w:rsidP="00361ABE">
      <w:pPr>
        <w:spacing w:after="0"/>
        <w:jc w:val="center"/>
        <w:rPr>
          <w:rFonts w:ascii="Goudy Old Style" w:eastAsia="Calibri" w:hAnsi="Goudy Old Style" w:cs="Times New Roman"/>
          <w:b/>
          <w:bCs/>
          <w:sz w:val="24"/>
          <w:u w:val="single"/>
        </w:rPr>
      </w:pPr>
    </w:p>
    <w:p w14:paraId="2317D162"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SUCCESSION CAUSE NO.          OF 2012</w:t>
      </w:r>
    </w:p>
    <w:p w14:paraId="63C86295" w14:textId="77777777" w:rsidR="00361ABE" w:rsidRPr="00361ABE" w:rsidRDefault="00361ABE" w:rsidP="00361ABE">
      <w:pPr>
        <w:spacing w:after="0"/>
        <w:rPr>
          <w:rFonts w:ascii="Goudy Old Style" w:eastAsia="Calibri" w:hAnsi="Goudy Old Style" w:cs="Times New Roman"/>
          <w:sz w:val="24"/>
        </w:rPr>
      </w:pPr>
    </w:p>
    <w:p w14:paraId="197AE0FF"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THE EST</w:t>
      </w:r>
      <w:r w:rsidR="009056BF">
        <w:rPr>
          <w:rFonts w:ascii="Goudy Old Style" w:eastAsia="Calibri" w:hAnsi="Goudy Old Style" w:cs="Times New Roman"/>
          <w:b/>
          <w:sz w:val="24"/>
        </w:rPr>
        <w:t>ATE OF …………………………..</w:t>
      </w:r>
    </w:p>
    <w:p w14:paraId="1A165B93" w14:textId="77777777" w:rsidR="00361ABE" w:rsidRPr="00361ABE" w:rsidRDefault="00361ABE" w:rsidP="00361ABE">
      <w:pPr>
        <w:spacing w:after="0"/>
        <w:jc w:val="center"/>
        <w:rPr>
          <w:rFonts w:ascii="Goudy Old Style" w:eastAsia="Calibri" w:hAnsi="Goudy Old Style" w:cs="Times New Roman"/>
          <w:b/>
          <w:sz w:val="24"/>
        </w:rPr>
      </w:pPr>
    </w:p>
    <w:p w14:paraId="66C3CE12" w14:textId="77777777" w:rsidR="00361ABE" w:rsidRPr="00361ABE" w:rsidRDefault="00361ABE" w:rsidP="00664A0A">
      <w:pPr>
        <w:keepNext/>
        <w:numPr>
          <w:ilvl w:val="0"/>
          <w:numId w:val="32"/>
        </w:numPr>
        <w:tabs>
          <w:tab w:val="num" w:pos="360"/>
        </w:tabs>
        <w:spacing w:after="0" w:line="240" w:lineRule="auto"/>
        <w:jc w:val="center"/>
        <w:outlineLvl w:val="1"/>
        <w:rPr>
          <w:rFonts w:ascii="Goudy Old Style" w:eastAsia="Times New Roman" w:hAnsi="Goudy Old Style" w:cs="Times New Roman"/>
          <w:b/>
          <w:bCs/>
          <w:sz w:val="24"/>
          <w:szCs w:val="24"/>
        </w:rPr>
      </w:pPr>
      <w:r w:rsidRPr="00361ABE">
        <w:rPr>
          <w:rFonts w:ascii="Goudy Old Style" w:eastAsia="Times New Roman" w:hAnsi="Goudy Old Style" w:cs="Times New Roman"/>
          <w:b/>
          <w:bCs/>
          <w:sz w:val="24"/>
          <w:szCs w:val="24"/>
        </w:rPr>
        <w:t>AND</w:t>
      </w:r>
    </w:p>
    <w:p w14:paraId="00C5872C" w14:textId="77777777" w:rsidR="00361ABE" w:rsidRPr="00361ABE" w:rsidRDefault="00361ABE" w:rsidP="00361ABE">
      <w:pPr>
        <w:spacing w:after="0"/>
        <w:jc w:val="center"/>
        <w:rPr>
          <w:rFonts w:ascii="Goudy Old Style" w:eastAsia="Calibri" w:hAnsi="Goudy Old Style" w:cs="Times New Roman"/>
          <w:sz w:val="24"/>
        </w:rPr>
      </w:pPr>
    </w:p>
    <w:p w14:paraId="34DF556A"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AN APPLICA</w:t>
      </w:r>
      <w:r w:rsidR="009056BF">
        <w:rPr>
          <w:rFonts w:ascii="Goudy Old Style" w:eastAsia="Calibri" w:hAnsi="Goudy Old Style" w:cs="Times New Roman"/>
          <w:b/>
          <w:sz w:val="24"/>
        </w:rPr>
        <w:t xml:space="preserve">TION BY: - </w:t>
      </w:r>
    </w:p>
    <w:p w14:paraId="76DC8059" w14:textId="77777777" w:rsidR="00361ABE" w:rsidRPr="00361ABE" w:rsidRDefault="00361ABE" w:rsidP="00361ABE">
      <w:pPr>
        <w:spacing w:after="0"/>
        <w:jc w:val="center"/>
        <w:rPr>
          <w:rFonts w:ascii="Goudy Old Style" w:eastAsia="Calibri" w:hAnsi="Goudy Old Style" w:cs="Times New Roman"/>
          <w:b/>
          <w:sz w:val="24"/>
        </w:rPr>
      </w:pPr>
    </w:p>
    <w:p w14:paraId="0434CE8F" w14:textId="77777777" w:rsidR="00361ABE" w:rsidRPr="00361ABE" w:rsidRDefault="00361ABE" w:rsidP="00361ABE">
      <w:pPr>
        <w:spacing w:after="0"/>
        <w:jc w:val="both"/>
        <w:rPr>
          <w:rFonts w:ascii="Goudy Old Style" w:eastAsia="Calibri" w:hAnsi="Goudy Old Style" w:cs="Times New Roman"/>
          <w:b/>
          <w:sz w:val="24"/>
        </w:rPr>
      </w:pPr>
    </w:p>
    <w:p w14:paraId="78E4F553"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NOTICE TO THE PRINCIPAL REGISTRAR</w:t>
      </w:r>
    </w:p>
    <w:p w14:paraId="02A465E5" w14:textId="77777777" w:rsidR="00361ABE" w:rsidRPr="00361ABE" w:rsidRDefault="00361ABE" w:rsidP="00361ABE">
      <w:pPr>
        <w:spacing w:after="0"/>
        <w:jc w:val="center"/>
        <w:rPr>
          <w:rFonts w:ascii="Goudy Old Style" w:eastAsia="Calibri" w:hAnsi="Goudy Old Style" w:cs="Times New Roman"/>
          <w:b/>
          <w:sz w:val="24"/>
          <w:u w:val="single"/>
        </w:rPr>
      </w:pPr>
    </w:p>
    <w:p w14:paraId="77E5B5AA"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The Principal Registrar,</w:t>
      </w:r>
    </w:p>
    <w:p w14:paraId="427732CC"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Probate Registry,</w:t>
      </w:r>
    </w:p>
    <w:p w14:paraId="71E48636" w14:textId="77777777" w:rsidR="00361ABE" w:rsidRPr="00361ABE" w:rsidRDefault="00361ABE" w:rsidP="00361ABE">
      <w:pPr>
        <w:spacing w:after="0"/>
        <w:rPr>
          <w:rFonts w:ascii="Goudy Old Style" w:eastAsia="Calibri" w:hAnsi="Goudy Old Style" w:cs="Times New Roman"/>
          <w:sz w:val="24"/>
        </w:rPr>
      </w:pPr>
      <w:smartTag w:uri="urn:schemas-microsoft-com:office:smarttags" w:element="address">
        <w:smartTag w:uri="urn:schemas-microsoft-com:office:smarttags" w:element="Street">
          <w:r w:rsidRPr="00361ABE">
            <w:rPr>
              <w:rFonts w:ascii="Goudy Old Style" w:eastAsia="Calibri" w:hAnsi="Goudy Old Style" w:cs="Times New Roman"/>
              <w:sz w:val="24"/>
            </w:rPr>
            <w:t>P. O. Box</w:t>
          </w:r>
        </w:smartTag>
        <w:r w:rsidRPr="00361ABE">
          <w:rPr>
            <w:rFonts w:ascii="Goudy Old Style" w:eastAsia="Calibri" w:hAnsi="Goudy Old Style" w:cs="Times New Roman"/>
            <w:sz w:val="24"/>
          </w:rPr>
          <w:t xml:space="preserve"> 30041</w:t>
        </w:r>
      </w:smartTag>
      <w:r w:rsidRPr="00361ABE">
        <w:rPr>
          <w:rFonts w:ascii="Goudy Old Style" w:eastAsia="Calibri" w:hAnsi="Goudy Old Style" w:cs="Times New Roman"/>
          <w:sz w:val="24"/>
        </w:rPr>
        <w:t>,</w:t>
      </w:r>
    </w:p>
    <w:p w14:paraId="66FDB81B" w14:textId="77777777" w:rsidR="00361ABE" w:rsidRPr="00361ABE" w:rsidRDefault="00361ABE" w:rsidP="00361ABE">
      <w:pPr>
        <w:spacing w:after="0"/>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NAIROBI.</w:t>
      </w:r>
    </w:p>
    <w:p w14:paraId="2E8CD2A1" w14:textId="77777777" w:rsidR="00361ABE" w:rsidRPr="00361ABE" w:rsidRDefault="00361ABE" w:rsidP="00361ABE">
      <w:pPr>
        <w:spacing w:after="0"/>
        <w:rPr>
          <w:rFonts w:ascii="Goudy Old Style" w:eastAsia="Calibri" w:hAnsi="Goudy Old Style" w:cs="Times New Roman"/>
          <w:b/>
          <w:sz w:val="24"/>
          <w:u w:val="single"/>
        </w:rPr>
      </w:pPr>
    </w:p>
    <w:p w14:paraId="6B7936C3"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TAKE NOTICE</w:t>
      </w:r>
      <w:r w:rsidRPr="00361ABE">
        <w:rPr>
          <w:rFonts w:ascii="Goudy Old Style" w:eastAsia="Calibri" w:hAnsi="Goudy Old Style" w:cs="Times New Roman"/>
          <w:sz w:val="24"/>
        </w:rPr>
        <w:t xml:space="preserve"> that an application ha</w:t>
      </w:r>
      <w:r w:rsidR="009056BF">
        <w:rPr>
          <w:rFonts w:ascii="Goudy Old Style" w:eastAsia="Calibri" w:hAnsi="Goudy Old Style" w:cs="Times New Roman"/>
          <w:sz w:val="24"/>
        </w:rPr>
        <w:t>s been made in this registry by…………………………</w:t>
      </w:r>
      <w:r w:rsidRPr="00361ABE">
        <w:rPr>
          <w:rFonts w:ascii="Goudy Old Style" w:eastAsia="Calibri" w:hAnsi="Goudy Old Style" w:cs="Times New Roman"/>
          <w:b/>
          <w:sz w:val="24"/>
        </w:rPr>
        <w:t>,</w:t>
      </w:r>
      <w:r w:rsidR="009056BF">
        <w:rPr>
          <w:rFonts w:ascii="Goudy Old Style" w:eastAsia="Calibri" w:hAnsi="Goudy Old Style" w:cs="Times New Roman"/>
          <w:sz w:val="24"/>
        </w:rPr>
        <w:t xml:space="preserve"> of P. O. Box …………….</w:t>
      </w:r>
      <w:r w:rsidRPr="00361ABE">
        <w:rPr>
          <w:rFonts w:ascii="Goudy Old Style" w:eastAsia="Calibri" w:hAnsi="Goudy Old Style" w:cs="Times New Roman"/>
          <w:sz w:val="24"/>
        </w:rPr>
        <w:t xml:space="preserve">, for Grant of Letter of Administration intestate of the estate of </w:t>
      </w:r>
      <w:r w:rsidR="009056BF">
        <w:rPr>
          <w:rFonts w:ascii="Goudy Old Style" w:eastAsia="Calibri" w:hAnsi="Goudy Old Style" w:cs="Times New Roman"/>
          <w:b/>
          <w:sz w:val="24"/>
        </w:rPr>
        <w:t>……………….</w:t>
      </w:r>
      <w:r w:rsidRPr="00361ABE">
        <w:rPr>
          <w:rFonts w:ascii="Goudy Old Style" w:eastAsia="Calibri" w:hAnsi="Goudy Old Style" w:cs="Times New Roman"/>
          <w:b/>
          <w:sz w:val="24"/>
        </w:rPr>
        <w:t xml:space="preserve"> </w:t>
      </w:r>
      <w:r w:rsidRPr="00361ABE">
        <w:rPr>
          <w:rFonts w:ascii="Goudy Old Style" w:eastAsia="Calibri" w:hAnsi="Goudy Old Style" w:cs="Times New Roman"/>
          <w:sz w:val="24"/>
        </w:rPr>
        <w:t xml:space="preserve"> in his capacity as </w:t>
      </w:r>
      <w:r w:rsidRPr="00361ABE">
        <w:rPr>
          <w:rFonts w:ascii="Goudy Old Style" w:eastAsia="Calibri" w:hAnsi="Goudy Old Style" w:cs="Times New Roman"/>
          <w:b/>
          <w:sz w:val="24"/>
        </w:rPr>
        <w:t>SON</w:t>
      </w:r>
      <w:r w:rsidRPr="00361ABE">
        <w:rPr>
          <w:rFonts w:ascii="Goudy Old Style" w:eastAsia="Calibri" w:hAnsi="Goudy Old Style" w:cs="Times New Roman"/>
          <w:sz w:val="24"/>
        </w:rPr>
        <w:t xml:space="preserve"> of the deceased who died on the </w:t>
      </w:r>
      <w:r w:rsidR="009056BF">
        <w:rPr>
          <w:rFonts w:ascii="Goudy Old Style" w:eastAsia="Calibri" w:hAnsi="Goudy Old Style" w:cs="Times New Roman"/>
          <w:b/>
          <w:sz w:val="24"/>
        </w:rPr>
        <w:t>………………</w:t>
      </w:r>
      <w:r w:rsidRPr="00361ABE">
        <w:rPr>
          <w:rFonts w:ascii="Goudy Old Style" w:eastAsia="Calibri" w:hAnsi="Goudy Old Style" w:cs="Times New Roman"/>
          <w:b/>
          <w:sz w:val="24"/>
        </w:rPr>
        <w:t>,</w:t>
      </w:r>
      <w:r w:rsidRPr="00361ABE">
        <w:rPr>
          <w:rFonts w:ascii="Goudy Old Style" w:eastAsia="Calibri" w:hAnsi="Goudy Old Style" w:cs="Times New Roman"/>
          <w:sz w:val="24"/>
        </w:rPr>
        <w:t xml:space="preserve"> at </w:t>
      </w:r>
      <w:r w:rsidR="009056BF">
        <w:rPr>
          <w:rFonts w:ascii="Goudy Old Style" w:eastAsia="Calibri" w:hAnsi="Goudy Old Style" w:cs="Times New Roman"/>
          <w:b/>
          <w:sz w:val="24"/>
        </w:rPr>
        <w:t>…………….</w:t>
      </w:r>
      <w:r w:rsidRPr="00361ABE">
        <w:rPr>
          <w:rFonts w:ascii="Goudy Old Style" w:eastAsia="Calibri" w:hAnsi="Goudy Old Style" w:cs="Times New Roman"/>
          <w:sz w:val="24"/>
        </w:rPr>
        <w:t>.</w:t>
      </w:r>
    </w:p>
    <w:p w14:paraId="2436D399" w14:textId="77777777" w:rsidR="00361ABE" w:rsidRPr="00361ABE" w:rsidRDefault="00361ABE" w:rsidP="00361ABE">
      <w:pPr>
        <w:spacing w:after="0"/>
        <w:jc w:val="both"/>
        <w:rPr>
          <w:rFonts w:ascii="Goudy Old Style" w:eastAsia="Calibri" w:hAnsi="Goudy Old Style" w:cs="Times New Roman"/>
          <w:sz w:val="24"/>
        </w:rPr>
      </w:pPr>
    </w:p>
    <w:p w14:paraId="666058B1" w14:textId="77777777"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The relevant details of the deceased as far as is known to this registry appear in the index card.</w:t>
      </w:r>
    </w:p>
    <w:p w14:paraId="19375C6A" w14:textId="77777777" w:rsidR="00361ABE" w:rsidRPr="00361ABE" w:rsidRDefault="00361ABE" w:rsidP="00361ABE">
      <w:pPr>
        <w:spacing w:after="0"/>
        <w:jc w:val="both"/>
        <w:rPr>
          <w:rFonts w:ascii="Goudy Old Style" w:eastAsia="Calibri" w:hAnsi="Goudy Old Style" w:cs="Times New Roman"/>
          <w:sz w:val="24"/>
        </w:rPr>
      </w:pPr>
    </w:p>
    <w:p w14:paraId="7BE10760" w14:textId="77777777" w:rsidR="00361ABE" w:rsidRPr="00361ABE" w:rsidRDefault="00361ABE" w:rsidP="00361ABE">
      <w:pPr>
        <w:spacing w:after="0"/>
        <w:jc w:val="both"/>
        <w:rPr>
          <w:rFonts w:ascii="Goudy Old Style" w:eastAsia="Calibri" w:hAnsi="Goudy Old Style" w:cs="Times New Roman"/>
          <w:sz w:val="24"/>
        </w:rPr>
      </w:pPr>
    </w:p>
    <w:p w14:paraId="02E4E8E9" w14:textId="77777777" w:rsidR="00361ABE" w:rsidRPr="00361ABE" w:rsidRDefault="00361ABE" w:rsidP="00361ABE">
      <w:pPr>
        <w:spacing w:after="0"/>
        <w:jc w:val="both"/>
        <w:rPr>
          <w:rFonts w:ascii="Goudy Old Style" w:eastAsia="Calibri" w:hAnsi="Goudy Old Style" w:cs="Times New Roman"/>
          <w:sz w:val="24"/>
        </w:rPr>
      </w:pPr>
    </w:p>
    <w:p w14:paraId="22C7F003" w14:textId="77777777" w:rsidR="00361ABE" w:rsidRPr="00361ABE" w:rsidRDefault="00361ABE" w:rsidP="00361ABE">
      <w:pPr>
        <w:spacing w:after="0"/>
        <w:rPr>
          <w:rFonts w:ascii="Goudy Old Style" w:eastAsia="Calibri" w:hAnsi="Goudy Old Style" w:cs="Times New Roman"/>
          <w:sz w:val="24"/>
        </w:rPr>
      </w:pPr>
    </w:p>
    <w:p w14:paraId="6B4F73DD" w14:textId="77777777"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b/>
          <w:sz w:val="24"/>
        </w:rPr>
        <w:t>DATED</w:t>
      </w:r>
      <w:r w:rsidR="009056BF">
        <w:rPr>
          <w:rFonts w:ascii="Goudy Old Style" w:eastAsia="Calibri" w:hAnsi="Goudy Old Style" w:cs="Times New Roman"/>
          <w:sz w:val="24"/>
        </w:rPr>
        <w:t xml:space="preserve"> at……………………</w:t>
      </w:r>
      <w:r w:rsidRPr="00361ABE">
        <w:rPr>
          <w:rFonts w:ascii="Goudy Old Style" w:eastAsia="Calibri" w:hAnsi="Goudy Old Style" w:cs="Times New Roman"/>
          <w:sz w:val="24"/>
        </w:rPr>
        <w:t xml:space="preserve"> this</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day of</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 2012</w:t>
      </w:r>
    </w:p>
    <w:p w14:paraId="621CCEC8" w14:textId="77777777" w:rsidR="00361ABE" w:rsidRPr="00361ABE" w:rsidRDefault="00361ABE" w:rsidP="00361ABE">
      <w:pPr>
        <w:spacing w:after="0"/>
        <w:jc w:val="center"/>
        <w:rPr>
          <w:rFonts w:ascii="Goudy Old Style" w:eastAsia="Calibri" w:hAnsi="Goudy Old Style" w:cs="Times New Roman"/>
          <w:sz w:val="24"/>
        </w:rPr>
      </w:pPr>
    </w:p>
    <w:p w14:paraId="0635C546" w14:textId="77777777" w:rsidR="00361ABE" w:rsidRPr="00361ABE" w:rsidRDefault="00361ABE" w:rsidP="00361ABE">
      <w:pPr>
        <w:spacing w:after="0"/>
        <w:jc w:val="center"/>
        <w:rPr>
          <w:rFonts w:ascii="Goudy Old Style" w:eastAsia="Calibri" w:hAnsi="Goudy Old Style" w:cs="Times New Roman"/>
          <w:sz w:val="24"/>
        </w:rPr>
      </w:pPr>
    </w:p>
    <w:p w14:paraId="57DDB025" w14:textId="77777777" w:rsidR="00361ABE" w:rsidRPr="00361ABE" w:rsidRDefault="00361ABE" w:rsidP="00361ABE">
      <w:pPr>
        <w:spacing w:after="0"/>
        <w:jc w:val="center"/>
        <w:rPr>
          <w:rFonts w:ascii="Goudy Old Style" w:eastAsia="Calibri" w:hAnsi="Goudy Old Style" w:cs="Times New Roman"/>
          <w:sz w:val="24"/>
        </w:rPr>
      </w:pPr>
    </w:p>
    <w:p w14:paraId="6EBB719A" w14:textId="77777777"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sz w:val="24"/>
        </w:rPr>
        <w:t>____________________</w:t>
      </w:r>
    </w:p>
    <w:p w14:paraId="28020BF2"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DEPUTY REGISTRAR</w:t>
      </w:r>
    </w:p>
    <w:p w14:paraId="71910513" w14:textId="77777777" w:rsidR="00361ABE" w:rsidRPr="00361ABE" w:rsidRDefault="009056BF" w:rsidP="00361ABE">
      <w:pPr>
        <w:spacing w:after="0"/>
        <w:jc w:val="center"/>
        <w:rPr>
          <w:rFonts w:ascii="Goudy Old Style" w:eastAsia="Calibri" w:hAnsi="Goudy Old Style" w:cs="Times New Roman"/>
          <w:sz w:val="24"/>
        </w:rPr>
      </w:pPr>
      <w:r>
        <w:rPr>
          <w:rFonts w:ascii="Goudy Old Style" w:eastAsia="Calibri" w:hAnsi="Goudy Old Style" w:cs="Times New Roman"/>
          <w:b/>
          <w:sz w:val="24"/>
          <w:u w:val="single"/>
        </w:rPr>
        <w:t>KSL</w:t>
      </w:r>
    </w:p>
    <w:p w14:paraId="637C92A6" w14:textId="77777777" w:rsidR="00361ABE" w:rsidRPr="00361ABE" w:rsidRDefault="00361ABE" w:rsidP="00361ABE">
      <w:pPr>
        <w:spacing w:after="0"/>
        <w:jc w:val="center"/>
        <w:rPr>
          <w:rFonts w:ascii="Goudy Old Style" w:eastAsia="Calibri" w:hAnsi="Goudy Old Style" w:cs="Times New Roman"/>
          <w:sz w:val="24"/>
        </w:rPr>
      </w:pPr>
    </w:p>
    <w:p w14:paraId="3D12E81C" w14:textId="77777777" w:rsidR="00361ABE" w:rsidRPr="00361ABE" w:rsidRDefault="00361ABE" w:rsidP="00361ABE">
      <w:pPr>
        <w:spacing w:after="0"/>
        <w:rPr>
          <w:rFonts w:ascii="Goudy Old Style" w:eastAsia="Calibri" w:hAnsi="Goudy Old Style" w:cs="Times New Roman"/>
          <w:sz w:val="24"/>
        </w:rPr>
      </w:pPr>
    </w:p>
    <w:p w14:paraId="195F530A" w14:textId="77777777" w:rsidR="009056BF" w:rsidRDefault="009056BF" w:rsidP="009056BF">
      <w:pPr>
        <w:spacing w:after="0"/>
        <w:rPr>
          <w:rFonts w:ascii="Goudy Old Style" w:eastAsia="Calibri" w:hAnsi="Goudy Old Style" w:cs="Times New Roman"/>
          <w:sz w:val="24"/>
        </w:rPr>
      </w:pPr>
    </w:p>
    <w:p w14:paraId="79016A71" w14:textId="77777777" w:rsidR="00361ABE" w:rsidRPr="00361ABE" w:rsidRDefault="00361ABE" w:rsidP="009056BF">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lastRenderedPageBreak/>
        <w:t>REPUBLIC OF KENYA</w:t>
      </w:r>
    </w:p>
    <w:p w14:paraId="465D59A7" w14:textId="77777777" w:rsidR="00361ABE" w:rsidRPr="00361ABE" w:rsidRDefault="00361ABE" w:rsidP="00361ABE">
      <w:pPr>
        <w:spacing w:after="0"/>
        <w:jc w:val="center"/>
        <w:rPr>
          <w:rFonts w:ascii="Goudy Old Style" w:eastAsia="Calibri" w:hAnsi="Goudy Old Style" w:cs="Times New Roman"/>
          <w:b/>
          <w:bCs/>
          <w:sz w:val="24"/>
          <w:u w:val="single"/>
        </w:rPr>
      </w:pPr>
    </w:p>
    <w:p w14:paraId="06452507"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IN T</w:t>
      </w:r>
      <w:r w:rsidR="009056BF">
        <w:rPr>
          <w:rFonts w:ascii="Goudy Old Style" w:eastAsia="Calibri" w:hAnsi="Goudy Old Style" w:cs="Times New Roman"/>
          <w:b/>
          <w:bCs/>
          <w:sz w:val="24"/>
          <w:u w:val="single"/>
        </w:rPr>
        <w:t>HE HIGH COURT OF KENYA AT….</w:t>
      </w:r>
    </w:p>
    <w:p w14:paraId="25AA2A5A" w14:textId="77777777" w:rsidR="00361ABE" w:rsidRPr="00361ABE" w:rsidRDefault="00361ABE" w:rsidP="00361ABE">
      <w:pPr>
        <w:spacing w:after="0"/>
        <w:jc w:val="center"/>
        <w:rPr>
          <w:rFonts w:ascii="Goudy Old Style" w:eastAsia="Calibri" w:hAnsi="Goudy Old Style" w:cs="Times New Roman"/>
          <w:b/>
          <w:bCs/>
          <w:sz w:val="24"/>
          <w:u w:val="single"/>
        </w:rPr>
      </w:pPr>
    </w:p>
    <w:p w14:paraId="0C278A00" w14:textId="77777777"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SUCCESSION CAUSE NO.          OF 2012</w:t>
      </w:r>
    </w:p>
    <w:p w14:paraId="63E5EA87" w14:textId="77777777" w:rsidR="00361ABE" w:rsidRPr="00361ABE" w:rsidRDefault="00361ABE" w:rsidP="00361ABE">
      <w:pPr>
        <w:spacing w:after="0"/>
        <w:rPr>
          <w:rFonts w:ascii="Goudy Old Style" w:eastAsia="Calibri" w:hAnsi="Goudy Old Style" w:cs="Times New Roman"/>
          <w:sz w:val="24"/>
        </w:rPr>
      </w:pPr>
    </w:p>
    <w:p w14:paraId="066336A8"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 xml:space="preserve">IN THE </w:t>
      </w:r>
      <w:r w:rsidR="009056BF">
        <w:rPr>
          <w:rFonts w:ascii="Goudy Old Style" w:eastAsia="Calibri" w:hAnsi="Goudy Old Style" w:cs="Times New Roman"/>
          <w:b/>
          <w:sz w:val="24"/>
        </w:rPr>
        <w:t>MATTER OF THE ESTATE OF ………………………..</w:t>
      </w:r>
    </w:p>
    <w:p w14:paraId="273476F1" w14:textId="77777777" w:rsidR="00361ABE" w:rsidRPr="00361ABE" w:rsidRDefault="00361ABE" w:rsidP="00361ABE">
      <w:pPr>
        <w:spacing w:after="0"/>
        <w:jc w:val="center"/>
        <w:rPr>
          <w:rFonts w:ascii="Goudy Old Style" w:eastAsia="Calibri" w:hAnsi="Goudy Old Style" w:cs="Times New Roman"/>
          <w:b/>
          <w:sz w:val="24"/>
        </w:rPr>
      </w:pPr>
    </w:p>
    <w:p w14:paraId="22C3BFF6" w14:textId="77777777" w:rsidR="00361ABE" w:rsidRPr="00361ABE" w:rsidRDefault="00361ABE" w:rsidP="00664A0A">
      <w:pPr>
        <w:keepNext/>
        <w:numPr>
          <w:ilvl w:val="0"/>
          <w:numId w:val="32"/>
        </w:numPr>
        <w:tabs>
          <w:tab w:val="num" w:pos="360"/>
        </w:tabs>
        <w:spacing w:after="0" w:line="240" w:lineRule="auto"/>
        <w:jc w:val="center"/>
        <w:outlineLvl w:val="1"/>
        <w:rPr>
          <w:rFonts w:ascii="Goudy Old Style" w:eastAsia="Times New Roman" w:hAnsi="Goudy Old Style" w:cs="Times New Roman"/>
          <w:b/>
          <w:bCs/>
          <w:sz w:val="24"/>
          <w:szCs w:val="24"/>
        </w:rPr>
      </w:pPr>
      <w:r w:rsidRPr="00361ABE">
        <w:rPr>
          <w:rFonts w:ascii="Goudy Old Style" w:eastAsia="Times New Roman" w:hAnsi="Goudy Old Style" w:cs="Times New Roman"/>
          <w:b/>
          <w:bCs/>
          <w:sz w:val="24"/>
          <w:szCs w:val="24"/>
        </w:rPr>
        <w:t>AND</w:t>
      </w:r>
    </w:p>
    <w:p w14:paraId="4AA813FD" w14:textId="77777777" w:rsidR="00361ABE" w:rsidRPr="00361ABE" w:rsidRDefault="00361ABE" w:rsidP="00361ABE">
      <w:pPr>
        <w:spacing w:after="0"/>
        <w:jc w:val="center"/>
        <w:rPr>
          <w:rFonts w:ascii="Goudy Old Style" w:eastAsia="Calibri" w:hAnsi="Goudy Old Style" w:cs="Times New Roman"/>
          <w:sz w:val="24"/>
        </w:rPr>
      </w:pPr>
    </w:p>
    <w:p w14:paraId="2D139FA9"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AN APPLICA</w:t>
      </w:r>
      <w:r w:rsidR="009056BF">
        <w:rPr>
          <w:rFonts w:ascii="Goudy Old Style" w:eastAsia="Calibri" w:hAnsi="Goudy Old Style" w:cs="Times New Roman"/>
          <w:b/>
          <w:sz w:val="24"/>
        </w:rPr>
        <w:t>TION BY: -</w:t>
      </w:r>
    </w:p>
    <w:p w14:paraId="64E0EC8F" w14:textId="77777777" w:rsidR="00361ABE" w:rsidRPr="00361ABE" w:rsidRDefault="00361ABE" w:rsidP="00361ABE">
      <w:pPr>
        <w:spacing w:after="0"/>
        <w:jc w:val="both"/>
        <w:rPr>
          <w:rFonts w:ascii="Goudy Old Style" w:eastAsia="Calibri" w:hAnsi="Goudy Old Style" w:cs="Times New Roman"/>
          <w:b/>
          <w:sz w:val="24"/>
        </w:rPr>
      </w:pPr>
    </w:p>
    <w:p w14:paraId="23E025CF" w14:textId="77777777"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INDEX CARD</w:t>
      </w:r>
    </w:p>
    <w:p w14:paraId="69173357" w14:textId="77777777" w:rsidR="00361ABE" w:rsidRPr="00361ABE" w:rsidRDefault="00361ABE" w:rsidP="00361ABE">
      <w:pPr>
        <w:spacing w:after="0"/>
        <w:jc w:val="center"/>
        <w:rPr>
          <w:rFonts w:ascii="Goudy Old Style" w:eastAsia="Calibri" w:hAnsi="Goudy Old Style" w:cs="Times New Roman"/>
          <w:b/>
          <w:sz w:val="24"/>
          <w:u w:val="single"/>
        </w:rPr>
      </w:pPr>
    </w:p>
    <w:p w14:paraId="3A1972D6"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1.</w:t>
      </w:r>
      <w:r w:rsidRPr="00361ABE">
        <w:rPr>
          <w:rFonts w:ascii="Goudy Old Style" w:eastAsia="Calibri" w:hAnsi="Goudy Old Style" w:cs="Times New Roman"/>
          <w:sz w:val="24"/>
        </w:rPr>
        <w:tab/>
        <w:t>Full name of the dece</w:t>
      </w:r>
      <w:r w:rsidR="009056BF">
        <w:rPr>
          <w:rFonts w:ascii="Goudy Old Style" w:eastAsia="Calibri" w:hAnsi="Goudy Old Style" w:cs="Times New Roman"/>
          <w:sz w:val="24"/>
        </w:rPr>
        <w:t>ased</w:t>
      </w:r>
      <w:r w:rsidR="009056BF">
        <w:rPr>
          <w:rFonts w:ascii="Goudy Old Style" w:eastAsia="Calibri" w:hAnsi="Goudy Old Style" w:cs="Times New Roman"/>
          <w:sz w:val="24"/>
        </w:rPr>
        <w:tab/>
        <w:t>-</w:t>
      </w:r>
      <w:r w:rsidR="009056BF">
        <w:rPr>
          <w:rFonts w:ascii="Goudy Old Style" w:eastAsia="Calibri" w:hAnsi="Goudy Old Style" w:cs="Times New Roman"/>
          <w:sz w:val="24"/>
        </w:rPr>
        <w:tab/>
      </w:r>
    </w:p>
    <w:p w14:paraId="7D575A99" w14:textId="77777777" w:rsidR="00361ABE" w:rsidRPr="00361ABE" w:rsidRDefault="00361ABE" w:rsidP="00361ABE">
      <w:pPr>
        <w:spacing w:after="0"/>
        <w:rPr>
          <w:rFonts w:ascii="Goudy Old Style" w:eastAsia="Calibri" w:hAnsi="Goudy Old Style" w:cs="Times New Roman"/>
          <w:sz w:val="24"/>
        </w:rPr>
      </w:pPr>
    </w:p>
    <w:p w14:paraId="1B3B9E23"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2.</w:t>
      </w:r>
      <w:r w:rsidRPr="00361ABE">
        <w:rPr>
          <w:rFonts w:ascii="Goudy Old Style" w:eastAsia="Calibri" w:hAnsi="Goudy Old Style" w:cs="Times New Roman"/>
          <w:sz w:val="24"/>
        </w:rPr>
        <w:tab/>
        <w:t>Address of the de</w:t>
      </w:r>
      <w:r w:rsidR="009056BF">
        <w:rPr>
          <w:rFonts w:ascii="Goudy Old Style" w:eastAsia="Calibri" w:hAnsi="Goudy Old Style" w:cs="Times New Roman"/>
          <w:sz w:val="24"/>
        </w:rPr>
        <w:t>ceased</w:t>
      </w:r>
      <w:r w:rsidR="009056BF">
        <w:rPr>
          <w:rFonts w:ascii="Goudy Old Style" w:eastAsia="Calibri" w:hAnsi="Goudy Old Style" w:cs="Times New Roman"/>
          <w:sz w:val="24"/>
        </w:rPr>
        <w:tab/>
        <w:t>-</w:t>
      </w:r>
      <w:r w:rsidR="009056BF">
        <w:rPr>
          <w:rFonts w:ascii="Goudy Old Style" w:eastAsia="Calibri" w:hAnsi="Goudy Old Style" w:cs="Times New Roman"/>
          <w:sz w:val="24"/>
        </w:rPr>
        <w:tab/>
        <w:t xml:space="preserve">P.O. BOX </w:t>
      </w:r>
    </w:p>
    <w:p w14:paraId="592E769C" w14:textId="77777777" w:rsidR="00361ABE" w:rsidRPr="00361ABE" w:rsidRDefault="00361ABE" w:rsidP="00361ABE">
      <w:pPr>
        <w:spacing w:after="0"/>
        <w:rPr>
          <w:rFonts w:ascii="Goudy Old Style" w:eastAsia="Calibri" w:hAnsi="Goudy Old Style" w:cs="Times New Roman"/>
          <w:sz w:val="24"/>
        </w:rPr>
      </w:pPr>
    </w:p>
    <w:p w14:paraId="66892CF7"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3.</w:t>
      </w:r>
      <w:r w:rsidRPr="00361ABE">
        <w:rPr>
          <w:rFonts w:ascii="Goudy Old Style" w:eastAsia="Calibri" w:hAnsi="Goudy Old Style" w:cs="Times New Roman"/>
          <w:sz w:val="24"/>
        </w:rPr>
        <w:tab/>
        <w:t>Name of Ap</w:t>
      </w:r>
      <w:r w:rsidR="009056BF">
        <w:rPr>
          <w:rFonts w:ascii="Goudy Old Style" w:eastAsia="Calibri" w:hAnsi="Goudy Old Style" w:cs="Times New Roman"/>
          <w:sz w:val="24"/>
        </w:rPr>
        <w:t>plicant</w:t>
      </w:r>
      <w:r w:rsidR="009056BF">
        <w:rPr>
          <w:rFonts w:ascii="Goudy Old Style" w:eastAsia="Calibri" w:hAnsi="Goudy Old Style" w:cs="Times New Roman"/>
          <w:sz w:val="24"/>
        </w:rPr>
        <w:tab/>
      </w:r>
      <w:r w:rsidR="009056BF">
        <w:rPr>
          <w:rFonts w:ascii="Goudy Old Style" w:eastAsia="Calibri" w:hAnsi="Goudy Old Style" w:cs="Times New Roman"/>
          <w:sz w:val="24"/>
        </w:rPr>
        <w:tab/>
        <w:t>-</w:t>
      </w:r>
      <w:r w:rsidR="009056BF">
        <w:rPr>
          <w:rFonts w:ascii="Goudy Old Style" w:eastAsia="Calibri" w:hAnsi="Goudy Old Style" w:cs="Times New Roman"/>
          <w:sz w:val="24"/>
        </w:rPr>
        <w:tab/>
      </w:r>
    </w:p>
    <w:p w14:paraId="378EE7F5" w14:textId="77777777" w:rsidR="00361ABE" w:rsidRPr="00361ABE" w:rsidRDefault="00361ABE" w:rsidP="00361ABE">
      <w:pPr>
        <w:spacing w:after="0"/>
        <w:rPr>
          <w:rFonts w:ascii="Goudy Old Style" w:eastAsia="Calibri" w:hAnsi="Goudy Old Style" w:cs="Times New Roman"/>
          <w:sz w:val="24"/>
        </w:rPr>
      </w:pPr>
    </w:p>
    <w:p w14:paraId="00656EE2"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4.</w:t>
      </w:r>
      <w:r w:rsidRPr="00361ABE">
        <w:rPr>
          <w:rFonts w:ascii="Goudy Old Style" w:eastAsia="Calibri" w:hAnsi="Goudy Old Style" w:cs="Times New Roman"/>
          <w:sz w:val="24"/>
        </w:rPr>
        <w:tab/>
        <w:t>Capacity of Applicant</w:t>
      </w:r>
      <w:r w:rsidRPr="00361ABE">
        <w:rPr>
          <w:rFonts w:ascii="Goudy Old Style" w:eastAsia="Calibri" w:hAnsi="Goudy Old Style" w:cs="Times New Roman"/>
          <w:sz w:val="24"/>
        </w:rPr>
        <w:tab/>
      </w:r>
      <w:r w:rsidRPr="00361ABE">
        <w:rPr>
          <w:rFonts w:ascii="Goudy Old Style" w:eastAsia="Calibri" w:hAnsi="Goudy Old Style" w:cs="Times New Roman"/>
          <w:sz w:val="24"/>
        </w:rPr>
        <w:tab/>
        <w:t>-</w:t>
      </w:r>
      <w:r w:rsidRPr="00361ABE">
        <w:rPr>
          <w:rFonts w:ascii="Goudy Old Style" w:eastAsia="Calibri" w:hAnsi="Goudy Old Style" w:cs="Times New Roman"/>
          <w:sz w:val="24"/>
        </w:rPr>
        <w:tab/>
        <w:t>SON</w:t>
      </w:r>
    </w:p>
    <w:p w14:paraId="4E5B9583" w14:textId="77777777" w:rsidR="00361ABE" w:rsidRPr="00361ABE" w:rsidRDefault="00361ABE" w:rsidP="00361ABE">
      <w:pPr>
        <w:spacing w:after="0"/>
        <w:rPr>
          <w:rFonts w:ascii="Goudy Old Style" w:eastAsia="Calibri" w:hAnsi="Goudy Old Style" w:cs="Times New Roman"/>
          <w:sz w:val="24"/>
        </w:rPr>
      </w:pPr>
    </w:p>
    <w:p w14:paraId="2A83B263" w14:textId="77777777"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5.</w:t>
      </w:r>
      <w:r w:rsidRPr="00361ABE">
        <w:rPr>
          <w:rFonts w:ascii="Goudy Old Style" w:eastAsia="Calibri" w:hAnsi="Goudy Old Style" w:cs="Times New Roman"/>
          <w:sz w:val="24"/>
        </w:rPr>
        <w:tab/>
        <w:t>Title of proceedings</w:t>
      </w:r>
      <w:r w:rsidRPr="00361ABE">
        <w:rPr>
          <w:rFonts w:ascii="Goudy Old Style" w:eastAsia="Calibri" w:hAnsi="Goudy Old Style" w:cs="Times New Roman"/>
          <w:sz w:val="24"/>
        </w:rPr>
        <w:tab/>
      </w:r>
      <w:r w:rsidRPr="00361ABE">
        <w:rPr>
          <w:rFonts w:ascii="Goudy Old Style" w:eastAsia="Calibri" w:hAnsi="Goudy Old Style" w:cs="Times New Roman"/>
          <w:sz w:val="24"/>
        </w:rPr>
        <w:tab/>
        <w:t>-</w:t>
      </w:r>
      <w:r w:rsidRPr="00361ABE">
        <w:rPr>
          <w:rFonts w:ascii="Goudy Old Style" w:eastAsia="Calibri" w:hAnsi="Goudy Old Style" w:cs="Times New Roman"/>
          <w:sz w:val="24"/>
        </w:rPr>
        <w:tab/>
        <w:t>SUCCESSION CAUSE NO.</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 xml:space="preserve"> OF 2012.</w:t>
      </w:r>
    </w:p>
    <w:p w14:paraId="195F4221" w14:textId="77777777" w:rsidR="00361ABE" w:rsidRPr="00361ABE" w:rsidRDefault="00361ABE" w:rsidP="00361ABE">
      <w:pPr>
        <w:spacing w:after="0"/>
        <w:rPr>
          <w:rFonts w:ascii="Goudy Old Style" w:eastAsia="Calibri" w:hAnsi="Goudy Old Style" w:cs="Times New Roman"/>
          <w:sz w:val="24"/>
        </w:rPr>
      </w:pPr>
    </w:p>
    <w:p w14:paraId="7678AE5F" w14:textId="77777777" w:rsidR="00361ABE" w:rsidRPr="00361ABE" w:rsidRDefault="00361ABE" w:rsidP="00361ABE">
      <w:pPr>
        <w:spacing w:after="0"/>
        <w:rPr>
          <w:rFonts w:ascii="Goudy Old Style" w:eastAsia="Calibri" w:hAnsi="Goudy Old Style" w:cs="Times New Roman"/>
          <w:sz w:val="24"/>
        </w:rPr>
      </w:pPr>
    </w:p>
    <w:p w14:paraId="0EC6702B" w14:textId="77777777" w:rsidR="00361ABE" w:rsidRPr="00361ABE" w:rsidRDefault="00361ABE" w:rsidP="00361ABE">
      <w:pPr>
        <w:spacing w:after="0"/>
        <w:rPr>
          <w:rFonts w:ascii="Goudy Old Style" w:eastAsia="Calibri" w:hAnsi="Goudy Old Style" w:cs="Times New Roman"/>
          <w:sz w:val="24"/>
        </w:rPr>
      </w:pPr>
    </w:p>
    <w:p w14:paraId="6DC9EC9F" w14:textId="77777777"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b/>
          <w:sz w:val="24"/>
        </w:rPr>
        <w:t>DATED</w:t>
      </w:r>
      <w:r w:rsidRPr="00361ABE">
        <w:rPr>
          <w:rFonts w:ascii="Goudy Old Style" w:eastAsia="Calibri" w:hAnsi="Goudy Old Style" w:cs="Times New Roman"/>
          <w:sz w:val="24"/>
        </w:rPr>
        <w:t xml:space="preserve"> at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this</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day of</w:t>
      </w:r>
      <w:r w:rsidRPr="00361ABE">
        <w:rPr>
          <w:rFonts w:ascii="Goudy Old Style" w:eastAsia="Calibri" w:hAnsi="Goudy Old Style" w:cs="Times New Roman"/>
          <w:sz w:val="24"/>
          <w:u w:val="single"/>
        </w:rPr>
        <w:t xml:space="preserve">                                  </w:t>
      </w:r>
      <w:r w:rsidRPr="00361ABE">
        <w:rPr>
          <w:rFonts w:ascii="Goudy Old Style" w:eastAsia="Calibri" w:hAnsi="Goudy Old Style" w:cs="Times New Roman"/>
          <w:sz w:val="24"/>
        </w:rPr>
        <w:t>2012.</w:t>
      </w:r>
    </w:p>
    <w:p w14:paraId="76878924" w14:textId="77777777" w:rsidR="00361ABE" w:rsidRPr="00361ABE" w:rsidRDefault="00361ABE" w:rsidP="00361ABE">
      <w:pPr>
        <w:spacing w:after="0"/>
        <w:jc w:val="center"/>
        <w:rPr>
          <w:rFonts w:ascii="Goudy Old Style" w:eastAsia="Calibri" w:hAnsi="Goudy Old Style" w:cs="Times New Roman"/>
          <w:sz w:val="24"/>
        </w:rPr>
      </w:pPr>
    </w:p>
    <w:p w14:paraId="48A5342C" w14:textId="77777777" w:rsidR="00361ABE" w:rsidRPr="00361ABE" w:rsidRDefault="00361ABE" w:rsidP="00361ABE">
      <w:pPr>
        <w:spacing w:after="0"/>
        <w:jc w:val="center"/>
        <w:rPr>
          <w:rFonts w:ascii="Goudy Old Style" w:eastAsia="Calibri" w:hAnsi="Goudy Old Style" w:cs="Times New Roman"/>
          <w:sz w:val="24"/>
        </w:rPr>
      </w:pPr>
    </w:p>
    <w:p w14:paraId="04CF4CD6" w14:textId="77777777" w:rsidR="00361ABE" w:rsidRPr="00361ABE" w:rsidRDefault="00361ABE" w:rsidP="00361ABE">
      <w:pPr>
        <w:spacing w:after="0"/>
        <w:jc w:val="center"/>
        <w:rPr>
          <w:rFonts w:ascii="Goudy Old Style" w:eastAsia="Calibri" w:hAnsi="Goudy Old Style" w:cs="Times New Roman"/>
          <w:sz w:val="24"/>
        </w:rPr>
      </w:pPr>
    </w:p>
    <w:p w14:paraId="1FC360D8" w14:textId="77777777"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sz w:val="24"/>
        </w:rPr>
        <w:t>_____________________</w:t>
      </w:r>
    </w:p>
    <w:p w14:paraId="256713AA" w14:textId="77777777"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DEPUTY REGISTRAR</w:t>
      </w:r>
    </w:p>
    <w:p w14:paraId="7E6A2863" w14:textId="77777777" w:rsidR="00361ABE" w:rsidRPr="00361ABE" w:rsidRDefault="009056BF" w:rsidP="00361ABE">
      <w:pPr>
        <w:spacing w:after="0"/>
        <w:jc w:val="center"/>
        <w:rPr>
          <w:rFonts w:ascii="Goudy Old Style" w:eastAsia="Calibri" w:hAnsi="Goudy Old Style" w:cs="Times New Roman"/>
          <w:sz w:val="24"/>
        </w:rPr>
      </w:pPr>
      <w:r>
        <w:rPr>
          <w:rFonts w:ascii="Goudy Old Style" w:eastAsia="Calibri" w:hAnsi="Goudy Old Style" w:cs="Times New Roman"/>
          <w:b/>
          <w:sz w:val="24"/>
          <w:u w:val="single"/>
        </w:rPr>
        <w:t>KSL</w:t>
      </w:r>
    </w:p>
    <w:p w14:paraId="499C50AE" w14:textId="77777777" w:rsidR="00361ABE" w:rsidRPr="00361ABE" w:rsidRDefault="00361ABE" w:rsidP="00361ABE">
      <w:pPr>
        <w:spacing w:after="0"/>
        <w:jc w:val="center"/>
        <w:rPr>
          <w:rFonts w:ascii="Goudy Old Style" w:eastAsia="Calibri" w:hAnsi="Goudy Old Style" w:cs="Times New Roman"/>
          <w:sz w:val="24"/>
        </w:rPr>
      </w:pPr>
    </w:p>
    <w:p w14:paraId="0CD000A6" w14:textId="77777777" w:rsidR="00361ABE" w:rsidRPr="00361ABE" w:rsidRDefault="00361ABE" w:rsidP="00361ABE">
      <w:pPr>
        <w:spacing w:after="0"/>
        <w:rPr>
          <w:rFonts w:ascii="Goudy Old Style" w:eastAsia="Calibri" w:hAnsi="Goudy Old Style" w:cs="Book Antiqua"/>
          <w:b/>
          <w:sz w:val="24"/>
        </w:rPr>
      </w:pPr>
    </w:p>
    <w:p w14:paraId="22B5A730" w14:textId="77777777" w:rsidR="00361ABE" w:rsidRDefault="00361ABE" w:rsidP="00361ABE">
      <w:pPr>
        <w:spacing w:after="0" w:line="360" w:lineRule="auto"/>
        <w:ind w:left="4320" w:firstLine="720"/>
        <w:rPr>
          <w:rFonts w:ascii="Goudy Old Style" w:eastAsia="Calibri" w:hAnsi="Goudy Old Style" w:cs="Book Antiqua"/>
          <w:b/>
          <w:sz w:val="24"/>
        </w:rPr>
      </w:pPr>
    </w:p>
    <w:p w14:paraId="2DDBAFD6" w14:textId="77777777" w:rsidR="009056BF" w:rsidRPr="00361ABE" w:rsidRDefault="009056BF" w:rsidP="00361ABE">
      <w:pPr>
        <w:spacing w:after="0" w:line="360" w:lineRule="auto"/>
        <w:ind w:left="4320" w:firstLine="720"/>
        <w:rPr>
          <w:rFonts w:ascii="Goudy Old Style" w:eastAsia="Calibri" w:hAnsi="Goudy Old Style" w:cs="Book Antiqua"/>
          <w:b/>
          <w:sz w:val="24"/>
        </w:rPr>
      </w:pPr>
    </w:p>
    <w:p w14:paraId="5FF55E96" w14:textId="77777777" w:rsidR="009056BF" w:rsidRDefault="009056BF" w:rsidP="009056BF">
      <w:pPr>
        <w:spacing w:after="0" w:line="360" w:lineRule="auto"/>
        <w:ind w:left="720"/>
        <w:jc w:val="both"/>
        <w:rPr>
          <w:rFonts w:ascii="Times New Roman" w:eastAsia="Times New Roman" w:hAnsi="Times New Roman" w:cs="Times New Roman"/>
          <w:bCs/>
          <w:sz w:val="24"/>
          <w:szCs w:val="24"/>
        </w:rPr>
      </w:pPr>
    </w:p>
    <w:p w14:paraId="633A8305" w14:textId="77777777" w:rsidR="00FA7EF5" w:rsidRDefault="00FA7EF5" w:rsidP="009056BF">
      <w:pPr>
        <w:spacing w:after="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NORMAL APPLICATION:</w:t>
      </w:r>
    </w:p>
    <w:p w14:paraId="56C1518C"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REPUBLIC OF KENYA</w:t>
      </w:r>
    </w:p>
    <w:p w14:paraId="516255EE"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IN T</w:t>
      </w:r>
      <w:r w:rsidR="009056BF">
        <w:rPr>
          <w:rFonts w:ascii="Garamond" w:eastAsia="Calibri" w:hAnsi="Garamond" w:cs="Times New Roman"/>
          <w:b/>
          <w:sz w:val="24"/>
          <w:szCs w:val="24"/>
          <w:u w:val="single"/>
          <w:lang w:val="en-GB"/>
        </w:rPr>
        <w:t>HE HIGH COURT OF KENYA AT KSL</w:t>
      </w:r>
    </w:p>
    <w:p w14:paraId="44875EC8"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ELC NO.          OF 2013</w:t>
      </w:r>
    </w:p>
    <w:p w14:paraId="184BF7E6"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PLAINTIFF</w:t>
      </w:r>
    </w:p>
    <w:p w14:paraId="3571F2D8"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PLAINTIFF </w:t>
      </w:r>
    </w:p>
    <w:p w14:paraId="6F7E1C76"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PLAINTIFF</w:t>
      </w:r>
    </w:p>
    <w:p w14:paraId="5416CC75" w14:textId="77777777" w:rsidR="00FA7EF5" w:rsidRPr="00FA7EF5" w:rsidRDefault="00FA7EF5" w:rsidP="00FA7EF5">
      <w:pPr>
        <w:spacing w:after="0"/>
        <w:jc w:val="center"/>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VERSUS</w:t>
      </w:r>
    </w:p>
    <w:p w14:paraId="09AE8C6F"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DEFENDANT</w:t>
      </w:r>
    </w:p>
    <w:p w14:paraId="084E2F55" w14:textId="77777777" w:rsidR="00FA7EF5" w:rsidRPr="00FA7EF5" w:rsidRDefault="00FA7EF5" w:rsidP="00FA7EF5">
      <w:pPr>
        <w:spacing w:after="0"/>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DEFENDANT</w:t>
      </w:r>
    </w:p>
    <w:p w14:paraId="3A7A7B6A"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DEFENDANT</w:t>
      </w:r>
    </w:p>
    <w:p w14:paraId="07DD5971"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…….…....…………………………………….4</w:t>
      </w:r>
      <w:r w:rsidRPr="00FA7EF5">
        <w:rPr>
          <w:rFonts w:ascii="Garamond" w:eastAsia="Calibri" w:hAnsi="Garamond" w:cs="Times New Roman"/>
          <w:sz w:val="24"/>
          <w:szCs w:val="24"/>
          <w:vertAlign w:val="superscript"/>
          <w:lang w:val="en-GB"/>
        </w:rPr>
        <w:t>TH</w:t>
      </w:r>
      <w:r w:rsidRPr="00FA7EF5">
        <w:rPr>
          <w:rFonts w:ascii="Garamond" w:eastAsia="Calibri" w:hAnsi="Garamond" w:cs="Times New Roman"/>
          <w:sz w:val="24"/>
          <w:szCs w:val="24"/>
          <w:lang w:val="en-GB"/>
        </w:rPr>
        <w:t xml:space="preserve"> DEFENDANT</w:t>
      </w:r>
    </w:p>
    <w:p w14:paraId="51BD05E9" w14:textId="77777777" w:rsidR="00FA7EF5" w:rsidRPr="00FA7EF5" w:rsidRDefault="00FA7EF5" w:rsidP="00FA7EF5">
      <w:pPr>
        <w:spacing w:after="0"/>
        <w:jc w:val="center"/>
        <w:rPr>
          <w:rFonts w:ascii="Garamond" w:eastAsia="Calibri" w:hAnsi="Garamond" w:cs="Times New Roman"/>
          <w:b/>
          <w:sz w:val="24"/>
          <w:szCs w:val="24"/>
          <w:u w:val="single"/>
        </w:rPr>
      </w:pPr>
    </w:p>
    <w:p w14:paraId="5B98AEE2" w14:textId="77777777" w:rsidR="00FA7EF5" w:rsidRPr="00FA7EF5" w:rsidRDefault="00FA7EF5" w:rsidP="00FA7EF5">
      <w:pPr>
        <w:spacing w:after="0"/>
        <w:jc w:val="center"/>
        <w:rPr>
          <w:rFonts w:ascii="Garamond" w:eastAsia="Calibri" w:hAnsi="Garamond" w:cs="Times New Roman"/>
          <w:b/>
          <w:sz w:val="24"/>
          <w:szCs w:val="24"/>
          <w:u w:val="single"/>
        </w:rPr>
      </w:pPr>
      <w:r w:rsidRPr="00FA7EF5">
        <w:rPr>
          <w:rFonts w:ascii="Garamond" w:eastAsia="Calibri" w:hAnsi="Garamond" w:cs="Times New Roman"/>
          <w:b/>
          <w:sz w:val="24"/>
          <w:szCs w:val="24"/>
          <w:u w:val="single"/>
        </w:rPr>
        <w:t>CERTIFICATE OF URGENCY</w:t>
      </w:r>
    </w:p>
    <w:p w14:paraId="0B79FBE1" w14:textId="77777777"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sz w:val="24"/>
          <w:szCs w:val="24"/>
        </w:rPr>
        <w:t xml:space="preserve">I </w:t>
      </w:r>
      <w:r w:rsidR="009056BF">
        <w:rPr>
          <w:rFonts w:ascii="Garamond" w:eastAsia="Arial Unicode MS" w:hAnsi="Garamond" w:cs="Times New Roman"/>
          <w:b/>
          <w:sz w:val="24"/>
          <w:szCs w:val="24"/>
        </w:rPr>
        <w:t>GINI WASEKAO</w:t>
      </w:r>
      <w:r w:rsidRPr="00FA7EF5">
        <w:rPr>
          <w:rFonts w:ascii="Garamond" w:eastAsia="Arial Unicode MS" w:hAnsi="Garamond" w:cs="Times New Roman"/>
          <w:b/>
          <w:sz w:val="24"/>
          <w:szCs w:val="24"/>
        </w:rPr>
        <w:t>,</w:t>
      </w:r>
      <w:r w:rsidRPr="00FA7EF5">
        <w:rPr>
          <w:rFonts w:ascii="Garamond" w:eastAsia="Arial Unicode MS" w:hAnsi="Garamond" w:cs="Times New Roman"/>
          <w:sz w:val="24"/>
          <w:szCs w:val="24"/>
        </w:rPr>
        <w:t xml:space="preserve">  an Advocate of the High Court of Kenya, practicing as such under the name and style of</w:t>
      </w:r>
      <w:r w:rsidR="009056BF">
        <w:rPr>
          <w:rFonts w:ascii="Garamond" w:eastAsia="Arial Unicode MS" w:hAnsi="Garamond" w:cs="Times New Roman"/>
          <w:b/>
          <w:sz w:val="24"/>
          <w:szCs w:val="24"/>
        </w:rPr>
        <w:t xml:space="preserve"> ………………</w:t>
      </w:r>
      <w:r w:rsidRPr="00FA7EF5">
        <w:rPr>
          <w:rFonts w:ascii="Garamond" w:eastAsia="Calibri" w:hAnsi="Garamond" w:cs="Times New Roman"/>
          <w:b/>
          <w:sz w:val="24"/>
          <w:szCs w:val="24"/>
        </w:rPr>
        <w:t xml:space="preserve"> ADVOCATES, </w:t>
      </w:r>
      <w:r w:rsidR="009056BF">
        <w:rPr>
          <w:rFonts w:ascii="Garamond" w:eastAsia="Calibri" w:hAnsi="Garamond" w:cs="Times New Roman"/>
          <w:b/>
          <w:sz w:val="24"/>
          <w:szCs w:val="24"/>
        </w:rPr>
        <w:t>GATE NO…., P. O. BOX  RONGAI</w:t>
      </w:r>
      <w:r w:rsidRPr="00FA7EF5">
        <w:rPr>
          <w:rFonts w:ascii="Garamond" w:eastAsia="Arial Unicode MS" w:hAnsi="Garamond" w:cs="Times New Roman"/>
          <w:b/>
          <w:sz w:val="24"/>
          <w:szCs w:val="24"/>
        </w:rPr>
        <w:t>,</w:t>
      </w:r>
      <w:r w:rsidRPr="00FA7EF5">
        <w:rPr>
          <w:rFonts w:ascii="Garamond" w:eastAsia="Arial Unicode MS" w:hAnsi="Garamond" w:cs="Times New Roman"/>
          <w:sz w:val="24"/>
          <w:szCs w:val="24"/>
        </w:rPr>
        <w:t xml:space="preserve"> do hereby certify this  Application as extremely urgent and be heard on a prio</w:t>
      </w:r>
      <w:r w:rsidR="009056BF">
        <w:rPr>
          <w:rFonts w:ascii="Garamond" w:eastAsia="Arial Unicode MS" w:hAnsi="Garamond" w:cs="Times New Roman"/>
          <w:sz w:val="24"/>
          <w:szCs w:val="24"/>
        </w:rPr>
        <w:t>rity basis for the reason that:</w:t>
      </w:r>
    </w:p>
    <w:p w14:paraId="61C0B02B" w14:textId="77777777" w:rsidR="00FA7EF5" w:rsidRPr="00FA7EF5" w:rsidRDefault="00FA7EF5" w:rsidP="00664A0A">
      <w:pPr>
        <w:numPr>
          <w:ilvl w:val="0"/>
          <w:numId w:val="21"/>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sz w:val="24"/>
          <w:szCs w:val="24"/>
        </w:rPr>
        <w:t xml:space="preserve"> The Defendants by themselves and/or their agents, servants, assignees or successors herein are in the process of selling and disposing the subject of the Suit being the (property) otherwise known as </w:t>
      </w:r>
      <w:r w:rsidRPr="00FA7EF5">
        <w:rPr>
          <w:rFonts w:ascii="Garamond" w:eastAsia="Arial Unicode MS" w:hAnsi="Garamond" w:cs="Times New Roman"/>
          <w:b/>
          <w:sz w:val="24"/>
          <w:szCs w:val="24"/>
        </w:rPr>
        <w:t xml:space="preserve"> </w:t>
      </w:r>
      <w:r w:rsidR="009056BF">
        <w:rPr>
          <w:rFonts w:ascii="Garamond" w:eastAsia="Calibri" w:hAnsi="Garamond" w:cs="Times New Roman"/>
          <w:b/>
          <w:sz w:val="24"/>
          <w:szCs w:val="24"/>
        </w:rPr>
        <w:t>LAND PARCEL NO…………………..</w:t>
      </w:r>
    </w:p>
    <w:p w14:paraId="38333BC3" w14:textId="77777777" w:rsidR="00FA7EF5" w:rsidRPr="00FA7EF5" w:rsidRDefault="00FA7EF5" w:rsidP="00664A0A">
      <w:pPr>
        <w:numPr>
          <w:ilvl w:val="0"/>
          <w:numId w:val="21"/>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UNLESS</w:t>
      </w:r>
      <w:r w:rsidRPr="00FA7EF5">
        <w:rPr>
          <w:rFonts w:ascii="Garamond" w:eastAsia="Arial Unicode MS" w:hAnsi="Garamond" w:cs="Times New Roman"/>
          <w:sz w:val="24"/>
          <w:szCs w:val="24"/>
        </w:rPr>
        <w:t xml:space="preserve"> this Honourable Court intervenes and grants the orders sought in the Application annexed hereto, the Applicant will suffer substantial loss which cannot be compensated in damages.</w:t>
      </w:r>
    </w:p>
    <w:p w14:paraId="20886F06" w14:textId="77777777" w:rsidR="00FA7EF5" w:rsidRPr="00FA7EF5" w:rsidRDefault="00FA7EF5" w:rsidP="00FA7EF5">
      <w:pPr>
        <w:spacing w:after="0"/>
        <w:jc w:val="both"/>
        <w:rPr>
          <w:rFonts w:ascii="Garamond" w:eastAsia="Arial Unicode MS" w:hAnsi="Garamond" w:cs="Times New Roman"/>
          <w:sz w:val="24"/>
          <w:szCs w:val="24"/>
        </w:rPr>
      </w:pPr>
    </w:p>
    <w:p w14:paraId="2D180216" w14:textId="77777777" w:rsidR="00FA7EF5" w:rsidRDefault="00FA7EF5" w:rsidP="00FA7EF5">
      <w:pPr>
        <w:spacing w:after="0"/>
        <w:ind w:left="1080"/>
        <w:contextualSpacing/>
        <w:jc w:val="both"/>
        <w:rPr>
          <w:rFonts w:ascii="Garamond" w:eastAsia="Calibri" w:hAnsi="Garamond" w:cs="Times New Roman"/>
          <w:b/>
          <w:sz w:val="24"/>
          <w:szCs w:val="24"/>
          <w:lang w:val="en-GB"/>
        </w:rPr>
      </w:pPr>
      <w:r w:rsidRPr="00FA7EF5">
        <w:rPr>
          <w:rFonts w:ascii="Garamond" w:eastAsia="Calibri" w:hAnsi="Garamond" w:cs="Times New Roman"/>
          <w:b/>
          <w:sz w:val="24"/>
          <w:szCs w:val="24"/>
          <w:u w:val="single"/>
          <w:lang w:val="en-GB"/>
        </w:rPr>
        <w:t xml:space="preserve">DATED </w:t>
      </w:r>
      <w:r w:rsidRPr="00FA7EF5">
        <w:rPr>
          <w:rFonts w:ascii="Garamond" w:eastAsia="Calibri" w:hAnsi="Garamond" w:cs="Times New Roman"/>
          <w:sz w:val="24"/>
          <w:szCs w:val="24"/>
          <w:lang w:val="en-GB"/>
        </w:rPr>
        <w:t xml:space="preserve">   at </w:t>
      </w:r>
      <w:r w:rsidR="009056BF">
        <w:rPr>
          <w:rFonts w:ascii="Garamond" w:eastAsia="Calibri" w:hAnsi="Garamond" w:cs="Times New Roman"/>
          <w:b/>
          <w:sz w:val="24"/>
          <w:szCs w:val="24"/>
          <w:lang w:val="en-GB"/>
        </w:rPr>
        <w:t>RONGAI</w:t>
      </w:r>
      <w:r w:rsidRPr="00FA7EF5">
        <w:rPr>
          <w:rFonts w:ascii="Garamond" w:eastAsia="Calibri" w:hAnsi="Garamond" w:cs="Times New Roman"/>
          <w:b/>
          <w:sz w:val="24"/>
          <w:szCs w:val="24"/>
          <w:lang w:val="en-GB"/>
        </w:rPr>
        <w:t xml:space="preserve"> </w:t>
      </w:r>
      <w:r w:rsidRPr="00FA7EF5">
        <w:rPr>
          <w:rFonts w:ascii="Garamond" w:eastAsia="Calibri" w:hAnsi="Garamond" w:cs="Times New Roman"/>
          <w:sz w:val="24"/>
          <w:szCs w:val="24"/>
          <w:lang w:val="en-GB"/>
        </w:rPr>
        <w:t xml:space="preserve">  this                     day of                                 </w:t>
      </w:r>
      <w:r w:rsidRPr="00FA7EF5">
        <w:rPr>
          <w:rFonts w:ascii="Garamond" w:eastAsia="Calibri" w:hAnsi="Garamond" w:cs="Times New Roman"/>
          <w:b/>
          <w:sz w:val="24"/>
          <w:szCs w:val="24"/>
          <w:lang w:val="en-GB"/>
        </w:rPr>
        <w:t xml:space="preserve"> 2013</w:t>
      </w:r>
    </w:p>
    <w:p w14:paraId="0D14D5B8" w14:textId="77777777" w:rsidR="009056BF" w:rsidRDefault="009056BF" w:rsidP="00FA7EF5">
      <w:pPr>
        <w:spacing w:after="0"/>
        <w:ind w:left="1080"/>
        <w:contextualSpacing/>
        <w:jc w:val="both"/>
        <w:rPr>
          <w:rFonts w:ascii="Garamond" w:eastAsia="Calibri" w:hAnsi="Garamond" w:cs="Times New Roman"/>
          <w:sz w:val="24"/>
          <w:szCs w:val="24"/>
          <w:lang w:val="en-GB"/>
        </w:rPr>
      </w:pPr>
    </w:p>
    <w:p w14:paraId="7357B182" w14:textId="77777777" w:rsidR="009056BF" w:rsidRPr="00FA7EF5" w:rsidRDefault="009056BF" w:rsidP="00FA7EF5">
      <w:pPr>
        <w:spacing w:after="0"/>
        <w:ind w:left="1080"/>
        <w:contextualSpacing/>
        <w:jc w:val="both"/>
        <w:rPr>
          <w:rFonts w:ascii="Garamond" w:eastAsia="Calibri" w:hAnsi="Garamond" w:cs="Times New Roman"/>
          <w:sz w:val="24"/>
          <w:szCs w:val="24"/>
          <w:lang w:val="en-GB"/>
        </w:rPr>
      </w:pPr>
    </w:p>
    <w:p w14:paraId="0641B4E0" w14:textId="77777777" w:rsidR="00FA7EF5" w:rsidRPr="00FA7EF5" w:rsidRDefault="00FA7EF5" w:rsidP="00FA7EF5">
      <w:pPr>
        <w:spacing w:after="0"/>
        <w:ind w:left="1080"/>
        <w:contextualSpacing/>
        <w:jc w:val="center"/>
        <w:rPr>
          <w:rFonts w:ascii="Garamond" w:eastAsia="Calibri" w:hAnsi="Garamond" w:cs="Times New Roman"/>
          <w:b/>
          <w:sz w:val="24"/>
          <w:szCs w:val="24"/>
          <w:lang w:val="en-GB"/>
        </w:rPr>
      </w:pPr>
    </w:p>
    <w:p w14:paraId="21C4B78A" w14:textId="77777777" w:rsidR="00FA7EF5" w:rsidRPr="00FA7EF5" w:rsidRDefault="00FA7EF5" w:rsidP="00FA7EF5">
      <w:pPr>
        <w:spacing w:after="0"/>
        <w:ind w:left="1080"/>
        <w:contextualSpacing/>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ADVOCATES FOR THE PLAINTIFFS</w:t>
      </w:r>
    </w:p>
    <w:p w14:paraId="12C1EB86" w14:textId="77777777" w:rsidR="00FA7EF5" w:rsidRPr="009056BF" w:rsidRDefault="009056BF" w:rsidP="00FA7EF5">
      <w:pPr>
        <w:spacing w:after="0"/>
        <w:jc w:val="both"/>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DRAWN &amp; FILED BY:</w:t>
      </w:r>
    </w:p>
    <w:p w14:paraId="3475249C" w14:textId="77777777"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ADVOCATES,</w:t>
      </w:r>
    </w:p>
    <w:p w14:paraId="0D0A3F9B" w14:textId="77777777" w:rsidR="00FA7EF5" w:rsidRPr="00FA7EF5" w:rsidRDefault="009056BF"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GATE NO. </w:t>
      </w:r>
      <w:r w:rsidR="00FA7EF5" w:rsidRPr="00FA7EF5">
        <w:rPr>
          <w:rFonts w:ascii="Garamond" w:eastAsia="Calibri" w:hAnsi="Garamond" w:cs="Times New Roman"/>
          <w:sz w:val="24"/>
          <w:szCs w:val="24"/>
          <w:lang w:val="en-GB"/>
        </w:rPr>
        <w:t>,</w:t>
      </w:r>
    </w:p>
    <w:p w14:paraId="5D36C2FF" w14:textId="77777777" w:rsidR="00FA7EF5" w:rsidRPr="00FA7EF5" w:rsidRDefault="009056BF"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AGHA KHAN ROAD,</w:t>
      </w:r>
      <w:r w:rsidR="00FA7EF5" w:rsidRPr="00FA7EF5">
        <w:rPr>
          <w:rFonts w:ascii="Garamond" w:eastAsia="Calibri" w:hAnsi="Garamond" w:cs="Times New Roman"/>
          <w:sz w:val="24"/>
          <w:szCs w:val="24"/>
          <w:lang w:val="en-GB"/>
        </w:rPr>
        <w:t>),</w:t>
      </w:r>
    </w:p>
    <w:p w14:paraId="18E3987D" w14:textId="77777777"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P. O. B</w:t>
      </w:r>
      <w:r w:rsidR="009056BF">
        <w:rPr>
          <w:rFonts w:ascii="Garamond" w:eastAsia="Calibri" w:hAnsi="Garamond" w:cs="Times New Roman"/>
          <w:sz w:val="24"/>
          <w:szCs w:val="24"/>
          <w:lang w:val="en-GB"/>
        </w:rPr>
        <w:t xml:space="preserve">OX </w:t>
      </w:r>
    </w:p>
    <w:p w14:paraId="6E5DC3CE"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1E2DB238" w14:textId="77777777" w:rsidR="00FA7EF5" w:rsidRPr="00FA7EF5" w:rsidRDefault="00FA7EF5" w:rsidP="00FA7EF5">
      <w:pPr>
        <w:spacing w:after="0"/>
        <w:jc w:val="both"/>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 xml:space="preserve">Our Reference: </w:t>
      </w:r>
    </w:p>
    <w:p w14:paraId="5A1AD5E6"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528CC44D"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7D539F73"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0C190B0C"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37C98009"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4841A758"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19BDBF27" w14:textId="77777777" w:rsidR="00FA7EF5" w:rsidRPr="00FA7EF5" w:rsidRDefault="00FA7EF5" w:rsidP="00FA7EF5">
      <w:pPr>
        <w:spacing w:after="0"/>
        <w:jc w:val="both"/>
        <w:rPr>
          <w:rFonts w:ascii="Garamond" w:eastAsia="Calibri" w:hAnsi="Garamond" w:cs="Times New Roman"/>
          <w:b/>
          <w:sz w:val="24"/>
          <w:szCs w:val="24"/>
          <w:u w:val="single"/>
          <w:lang w:val="en-GB"/>
        </w:rPr>
      </w:pPr>
    </w:p>
    <w:p w14:paraId="1F5AE907" w14:textId="77777777"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TO BE SERVED UPON:</w:t>
      </w:r>
    </w:p>
    <w:p w14:paraId="7DAA6B4F" w14:textId="77777777" w:rsidR="00FA7EF5" w:rsidRPr="00FA7EF5" w:rsidRDefault="009056BF" w:rsidP="00664A0A">
      <w:pPr>
        <w:numPr>
          <w:ilvl w:val="0"/>
          <w:numId w:val="17"/>
        </w:numPr>
        <w:spacing w:after="0" w:line="240" w:lineRule="auto"/>
        <w:contextualSpacing/>
        <w:jc w:val="both"/>
        <w:rPr>
          <w:rFonts w:ascii="Garamond" w:eastAsia="Calibri" w:hAnsi="Garamond" w:cs="Times New Roman"/>
          <w:sz w:val="24"/>
          <w:szCs w:val="24"/>
          <w:lang w:val="en-GB"/>
        </w:rPr>
      </w:pPr>
      <w:r>
        <w:rPr>
          <w:rFonts w:ascii="Garamond" w:eastAsia="Calibri" w:hAnsi="Garamond" w:cs="Times New Roman"/>
          <w:sz w:val="24"/>
          <w:szCs w:val="24"/>
          <w:lang w:val="en-GB"/>
        </w:rPr>
        <w:t>………………………..</w:t>
      </w:r>
    </w:p>
    <w:p w14:paraId="0DE3B7A1" w14:textId="77777777" w:rsidR="00FA7EF5" w:rsidRPr="00FA7EF5" w:rsidRDefault="00FA7EF5" w:rsidP="00FA7EF5">
      <w:pPr>
        <w:spacing w:after="0"/>
        <w:ind w:left="720"/>
        <w:contextualSpacing/>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(To be effected through the Plaintiffs’ Advocates office)</w:t>
      </w:r>
    </w:p>
    <w:p w14:paraId="74084DC3"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Arial Unicode MS" w:hAnsi="Garamond" w:cs="Times New Roman"/>
          <w:b/>
          <w:sz w:val="24"/>
          <w:szCs w:val="24"/>
          <w:u w:val="single"/>
        </w:rPr>
        <w:br w:type="page"/>
      </w:r>
      <w:r w:rsidRPr="00FA7EF5">
        <w:rPr>
          <w:rFonts w:ascii="Garamond" w:eastAsia="Calibri" w:hAnsi="Garamond" w:cs="Times New Roman"/>
          <w:b/>
          <w:sz w:val="24"/>
          <w:szCs w:val="24"/>
          <w:u w:val="single"/>
          <w:lang w:val="en-GB"/>
        </w:rPr>
        <w:lastRenderedPageBreak/>
        <w:t>REPUBLIC OF KENYA</w:t>
      </w:r>
    </w:p>
    <w:p w14:paraId="7D9C2D78"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IN THE HIGH COURT OF KENYA AT KISUMU</w:t>
      </w:r>
    </w:p>
    <w:p w14:paraId="6B8949B4"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ELC NO.          OF 2013</w:t>
      </w:r>
    </w:p>
    <w:p w14:paraId="0CDD7B00"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PLAINTIFF</w:t>
      </w:r>
    </w:p>
    <w:p w14:paraId="27C4652D"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PLAINTIFF </w:t>
      </w:r>
    </w:p>
    <w:p w14:paraId="346A2F56"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PLAINTIFF</w:t>
      </w:r>
    </w:p>
    <w:p w14:paraId="68A6D4B9" w14:textId="77777777" w:rsidR="00FA7EF5" w:rsidRPr="00FA7EF5" w:rsidRDefault="00FA7EF5" w:rsidP="00FA7EF5">
      <w:pPr>
        <w:spacing w:after="0"/>
        <w:jc w:val="center"/>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VERSUS</w:t>
      </w:r>
    </w:p>
    <w:p w14:paraId="633BBF48" w14:textId="77777777" w:rsidR="00B20F2B" w:rsidRDefault="00FA7EF5" w:rsidP="00B20F2B">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00B20F2B">
        <w:rPr>
          <w:rFonts w:ascii="Garamond" w:eastAsia="Calibri" w:hAnsi="Garamond" w:cs="Times New Roman"/>
          <w:sz w:val="24"/>
          <w:szCs w:val="24"/>
          <w:lang w:val="en-GB"/>
        </w:rPr>
        <w:t xml:space="preserve"> DEFENDANT</w:t>
      </w:r>
    </w:p>
    <w:p w14:paraId="06261396" w14:textId="77777777" w:rsidR="00FA7EF5" w:rsidRPr="00FA7EF5" w:rsidRDefault="00FA7EF5" w:rsidP="00B20F2B">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DEFENDANT</w:t>
      </w:r>
    </w:p>
    <w:p w14:paraId="7DCA2094"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DEFENDANT</w:t>
      </w:r>
    </w:p>
    <w:p w14:paraId="4E50CBB8"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…….…………………………………..…….4</w:t>
      </w:r>
      <w:r w:rsidRPr="00FA7EF5">
        <w:rPr>
          <w:rFonts w:ascii="Garamond" w:eastAsia="Calibri" w:hAnsi="Garamond" w:cs="Times New Roman"/>
          <w:sz w:val="24"/>
          <w:szCs w:val="24"/>
          <w:vertAlign w:val="superscript"/>
          <w:lang w:val="en-GB"/>
        </w:rPr>
        <w:t>TH</w:t>
      </w:r>
      <w:r w:rsidRPr="00FA7EF5">
        <w:rPr>
          <w:rFonts w:ascii="Garamond" w:eastAsia="Calibri" w:hAnsi="Garamond" w:cs="Times New Roman"/>
          <w:sz w:val="24"/>
          <w:szCs w:val="24"/>
          <w:lang w:val="en-GB"/>
        </w:rPr>
        <w:t xml:space="preserve"> DEFENDANT</w:t>
      </w:r>
    </w:p>
    <w:p w14:paraId="0CA438B9" w14:textId="77777777" w:rsidR="00FA7EF5" w:rsidRPr="00FA7EF5" w:rsidRDefault="00FA7EF5" w:rsidP="00FA7EF5">
      <w:pPr>
        <w:spacing w:after="0"/>
        <w:jc w:val="center"/>
        <w:rPr>
          <w:rFonts w:ascii="Garamond" w:eastAsia="Arial Unicode MS" w:hAnsi="Garamond" w:cs="Times New Roman"/>
          <w:b/>
          <w:sz w:val="24"/>
          <w:szCs w:val="24"/>
          <w:u w:val="single"/>
        </w:rPr>
      </w:pPr>
    </w:p>
    <w:p w14:paraId="1320D3BF" w14:textId="77777777" w:rsidR="00FA7EF5" w:rsidRPr="00FA7EF5" w:rsidRDefault="00FA7EF5" w:rsidP="00FA7EF5">
      <w:pPr>
        <w:spacing w:after="0"/>
        <w:jc w:val="center"/>
        <w:rPr>
          <w:rFonts w:ascii="Garamond" w:eastAsia="Arial Unicode MS" w:hAnsi="Garamond" w:cs="Times New Roman"/>
          <w:b/>
          <w:sz w:val="24"/>
          <w:szCs w:val="24"/>
          <w:u w:val="single"/>
        </w:rPr>
      </w:pPr>
      <w:r w:rsidRPr="00FA7EF5">
        <w:rPr>
          <w:rFonts w:ascii="Garamond" w:eastAsia="Arial Unicode MS" w:hAnsi="Garamond" w:cs="Times New Roman"/>
          <w:b/>
          <w:sz w:val="24"/>
          <w:szCs w:val="24"/>
          <w:u w:val="single"/>
        </w:rPr>
        <w:t>NOTICE OF MOTION</w:t>
      </w:r>
    </w:p>
    <w:p w14:paraId="6D680540" w14:textId="77777777" w:rsidR="00FA7EF5" w:rsidRPr="00FA7EF5" w:rsidRDefault="00FA7EF5" w:rsidP="00FA7EF5">
      <w:pPr>
        <w:spacing w:after="0"/>
        <w:jc w:val="both"/>
        <w:rPr>
          <w:rFonts w:ascii="Garamond" w:eastAsia="Arial Unicode MS" w:hAnsi="Garamond" w:cs="Times New Roman"/>
          <w:b/>
          <w:sz w:val="24"/>
          <w:szCs w:val="24"/>
          <w:u w:val="single"/>
        </w:rPr>
      </w:pPr>
      <w:r w:rsidRPr="00FA7EF5">
        <w:rPr>
          <w:rFonts w:ascii="Garamond" w:eastAsia="Arial Unicode MS" w:hAnsi="Garamond" w:cs="Times New Roman"/>
          <w:b/>
          <w:sz w:val="24"/>
          <w:szCs w:val="24"/>
          <w:u w:val="single"/>
        </w:rPr>
        <w:t>Under Order 40 Rule 1(a), Order 51 Rules 1 and 2 of the Civil Procedure Rules, 2010, Section 3A of Civil Procedure Act, High Court Rules (Practice and Procedure) Rules 3 Sub Rule 1 and 2, Section 28 of the Registered Land Act Cap. 300. Sections 25, 26 and 107 of the Land Registration Act, 2012 and ALL ENABLING PROVISIONS OF THE LAW.</w:t>
      </w:r>
    </w:p>
    <w:p w14:paraId="4A9E514D" w14:textId="77777777" w:rsidR="00FA7EF5" w:rsidRPr="00FA7EF5" w:rsidRDefault="00FA7EF5" w:rsidP="00FA7EF5">
      <w:pPr>
        <w:spacing w:after="0"/>
        <w:jc w:val="both"/>
        <w:rPr>
          <w:rFonts w:ascii="Garamond" w:eastAsia="Arial Unicode MS" w:hAnsi="Garamond" w:cs="Times New Roman"/>
          <w:b/>
          <w:sz w:val="24"/>
          <w:szCs w:val="24"/>
        </w:rPr>
      </w:pPr>
    </w:p>
    <w:p w14:paraId="36A1C3ED" w14:textId="77777777"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b/>
          <w:sz w:val="24"/>
          <w:szCs w:val="24"/>
        </w:rPr>
        <w:t>TAKE NOTICE</w:t>
      </w:r>
      <w:r w:rsidRPr="00FA7EF5">
        <w:rPr>
          <w:rFonts w:ascii="Garamond" w:eastAsia="Arial Unicode MS" w:hAnsi="Garamond" w:cs="Times New Roman"/>
          <w:sz w:val="24"/>
          <w:szCs w:val="24"/>
        </w:rPr>
        <w:t xml:space="preserve"> that this Honourable Court shall be moved on the __________ day of ________________, 2013 at 9.00 O’clock in the forenoon or soon thereafter by the counsel for the Applicants for </w:t>
      </w:r>
      <w:r w:rsidRPr="00FA7EF5">
        <w:rPr>
          <w:rFonts w:ascii="Garamond" w:eastAsia="Arial Unicode MS" w:hAnsi="Garamond" w:cs="Times New Roman"/>
          <w:b/>
          <w:sz w:val="24"/>
          <w:szCs w:val="24"/>
        </w:rPr>
        <w:t>ORDERS:-</w:t>
      </w:r>
    </w:p>
    <w:p w14:paraId="76E6237A" w14:textId="77777777" w:rsidR="00FA7EF5" w:rsidRPr="00FA7EF5" w:rsidRDefault="00FA7EF5" w:rsidP="00FA7EF5">
      <w:pPr>
        <w:spacing w:after="0"/>
        <w:jc w:val="both"/>
        <w:rPr>
          <w:rFonts w:ascii="Garamond" w:eastAsia="Arial Unicode MS" w:hAnsi="Garamond" w:cs="Times New Roman"/>
          <w:sz w:val="24"/>
          <w:szCs w:val="24"/>
        </w:rPr>
      </w:pPr>
    </w:p>
    <w:p w14:paraId="75EBEAFD" w14:textId="77777777"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this application be certified urgent and this service be dispensed with in the first instance.</w:t>
      </w:r>
    </w:p>
    <w:p w14:paraId="76A2ECDC" w14:textId="77777777"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Honourable Court be pleased issue a Temporary Injunction restraining the Defendants herein by themselves and any other person acting on their behalf from any dealings in the portion of property </w:t>
      </w:r>
      <w:r w:rsidR="00B20F2B">
        <w:rPr>
          <w:rFonts w:ascii="Garamond" w:eastAsia="Calibri" w:hAnsi="Garamond" w:cs="Times New Roman"/>
          <w:b/>
          <w:sz w:val="24"/>
          <w:szCs w:val="24"/>
        </w:rPr>
        <w:t>LAND PARCEL NO…………</w:t>
      </w:r>
      <w:r w:rsidRPr="00FA7EF5">
        <w:rPr>
          <w:rFonts w:ascii="Garamond" w:eastAsia="Calibri" w:hAnsi="Garamond" w:cs="Times New Roman"/>
          <w:b/>
          <w:sz w:val="24"/>
          <w:szCs w:val="24"/>
        </w:rPr>
        <w:t xml:space="preserve"> </w:t>
      </w:r>
      <w:r w:rsidRPr="00FA7EF5">
        <w:rPr>
          <w:rFonts w:ascii="Garamond" w:eastAsia="Calibri" w:hAnsi="Garamond" w:cs="Times New Roman"/>
          <w:sz w:val="24"/>
          <w:szCs w:val="24"/>
        </w:rPr>
        <w:t xml:space="preserve">that belongs to the applicants </w:t>
      </w:r>
      <w:r w:rsidRPr="00FA7EF5">
        <w:rPr>
          <w:rFonts w:ascii="Garamond" w:eastAsia="Arial Unicode MS" w:hAnsi="Garamond" w:cs="Times New Roman"/>
          <w:sz w:val="24"/>
          <w:szCs w:val="24"/>
        </w:rPr>
        <w:t xml:space="preserve">pending the hearing and determination of this application </w:t>
      </w:r>
      <w:r w:rsidRPr="00FA7EF5">
        <w:rPr>
          <w:rFonts w:ascii="Garamond" w:eastAsia="Arial Unicode MS" w:hAnsi="Garamond" w:cs="Times New Roman"/>
          <w:i/>
          <w:sz w:val="24"/>
          <w:szCs w:val="24"/>
        </w:rPr>
        <w:t>inter-partes.</w:t>
      </w:r>
    </w:p>
    <w:p w14:paraId="6365A4FD" w14:textId="77777777"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Honourable Court be pleased issue a Temporary Injunction restraining the Defendants herein by themselves and any other person acting on their behalf from any dealings in the portion of property </w:t>
      </w:r>
      <w:r w:rsidR="00B20F2B">
        <w:rPr>
          <w:rFonts w:ascii="Garamond" w:eastAsia="Calibri" w:hAnsi="Garamond" w:cs="Times New Roman"/>
          <w:b/>
          <w:sz w:val="24"/>
          <w:szCs w:val="24"/>
        </w:rPr>
        <w:t>LAND PARCEL NO. ….</w:t>
      </w:r>
      <w:r w:rsidRPr="00FA7EF5">
        <w:rPr>
          <w:rFonts w:ascii="Garamond" w:eastAsia="Calibri" w:hAnsi="Garamond" w:cs="Times New Roman"/>
          <w:b/>
          <w:sz w:val="24"/>
          <w:szCs w:val="24"/>
        </w:rPr>
        <w:t xml:space="preserve"> </w:t>
      </w:r>
      <w:r w:rsidRPr="00FA7EF5">
        <w:rPr>
          <w:rFonts w:ascii="Garamond" w:eastAsia="Calibri" w:hAnsi="Garamond" w:cs="Times New Roman"/>
          <w:sz w:val="24"/>
          <w:szCs w:val="24"/>
        </w:rPr>
        <w:t xml:space="preserve">that belongs to the applicants </w:t>
      </w:r>
      <w:r w:rsidRPr="00FA7EF5">
        <w:rPr>
          <w:rFonts w:ascii="Garamond" w:eastAsia="Arial Unicode MS" w:hAnsi="Garamond" w:cs="Times New Roman"/>
          <w:sz w:val="24"/>
          <w:szCs w:val="24"/>
        </w:rPr>
        <w:t xml:space="preserve">pending the hearing and determination of this suit </w:t>
      </w:r>
      <w:r w:rsidRPr="00FA7EF5">
        <w:rPr>
          <w:rFonts w:ascii="Garamond" w:eastAsia="Arial Unicode MS" w:hAnsi="Garamond" w:cs="Times New Roman"/>
          <w:i/>
          <w:sz w:val="24"/>
          <w:szCs w:val="24"/>
        </w:rPr>
        <w:t>inter-partes.</w:t>
      </w:r>
    </w:p>
    <w:p w14:paraId="4D775B7F" w14:textId="77777777"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 xml:space="preserve">THAT </w:t>
      </w:r>
      <w:r w:rsidRPr="00FA7EF5">
        <w:rPr>
          <w:rFonts w:ascii="Garamond" w:eastAsia="Arial Unicode MS" w:hAnsi="Garamond" w:cs="Times New Roman"/>
          <w:sz w:val="24"/>
          <w:szCs w:val="24"/>
        </w:rPr>
        <w:t xml:space="preserve">an order of specific performance be issued against the defendants compelling them to transfer to the Applicants all that property known as </w:t>
      </w:r>
      <w:r w:rsidR="00B20F2B">
        <w:rPr>
          <w:rFonts w:ascii="Garamond" w:eastAsia="Calibri" w:hAnsi="Garamond" w:cs="Times New Roman"/>
          <w:b/>
          <w:sz w:val="24"/>
          <w:szCs w:val="24"/>
        </w:rPr>
        <w:t>LAND PARCEL NO………….</w:t>
      </w:r>
      <w:r w:rsidRPr="00FA7EF5">
        <w:rPr>
          <w:rFonts w:ascii="Garamond" w:eastAsia="Calibri" w:hAnsi="Garamond" w:cs="Times New Roman"/>
          <w:b/>
          <w:sz w:val="24"/>
          <w:szCs w:val="24"/>
        </w:rPr>
        <w:t xml:space="preserve"> measuring approximately twelve (12) acres</w:t>
      </w:r>
      <w:r w:rsidRPr="00FA7EF5">
        <w:rPr>
          <w:rFonts w:ascii="Garamond" w:eastAsia="Arial Unicode MS" w:hAnsi="Garamond" w:cs="Times New Roman"/>
          <w:sz w:val="24"/>
          <w:szCs w:val="24"/>
        </w:rPr>
        <w:t>.</w:t>
      </w:r>
    </w:p>
    <w:p w14:paraId="76FDEBF4" w14:textId="77777777"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sz w:val="24"/>
          <w:szCs w:val="24"/>
        </w:rPr>
        <w:t>THAT the Respondents do bear costs for this Application.</w:t>
      </w:r>
    </w:p>
    <w:p w14:paraId="0651E129" w14:textId="77777777" w:rsidR="00FA7EF5" w:rsidRPr="00FA7EF5" w:rsidRDefault="00FA7EF5" w:rsidP="00FA7EF5">
      <w:pPr>
        <w:spacing w:after="0"/>
        <w:ind w:left="720"/>
        <w:rPr>
          <w:rFonts w:ascii="Garamond" w:eastAsia="Arial Unicode MS" w:hAnsi="Garamond" w:cs="Times New Roman"/>
          <w:b/>
          <w:sz w:val="24"/>
          <w:szCs w:val="24"/>
        </w:rPr>
      </w:pPr>
    </w:p>
    <w:p w14:paraId="0E379C91" w14:textId="77777777"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b/>
          <w:sz w:val="24"/>
          <w:szCs w:val="24"/>
        </w:rPr>
        <w:t>WHICH APPLICATION</w:t>
      </w:r>
      <w:r w:rsidRPr="00FA7EF5">
        <w:rPr>
          <w:rFonts w:ascii="Garamond" w:eastAsia="Arial Unicode MS" w:hAnsi="Garamond" w:cs="Times New Roman"/>
          <w:sz w:val="24"/>
          <w:szCs w:val="24"/>
        </w:rPr>
        <w:t xml:space="preserve"> is based on the grounds:</w:t>
      </w:r>
    </w:p>
    <w:p w14:paraId="067E22C6"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w:t>
      </w:r>
      <w:r w:rsidRPr="00FA7EF5">
        <w:rPr>
          <w:rFonts w:ascii="Garamond" w:eastAsia="Times New Roman" w:hAnsi="Garamond" w:cs="Times New Roman"/>
          <w:sz w:val="24"/>
          <w:szCs w:val="24"/>
          <w:lang w:val="en-GB"/>
        </w:rPr>
        <w:t xml:space="preserve">the Plaintiffs concluded a land sale agreement wherein they purchased a portion measuring </w:t>
      </w:r>
      <w:r w:rsidR="00B20F2B">
        <w:rPr>
          <w:rFonts w:ascii="Garamond" w:eastAsia="Times New Roman" w:hAnsi="Garamond" w:cs="Times New Roman"/>
          <w:b/>
          <w:sz w:val="24"/>
          <w:szCs w:val="24"/>
          <w:lang w:val="en-GB"/>
        </w:rPr>
        <w:t>approximately …………</w:t>
      </w:r>
      <w:r w:rsidRPr="00FA7EF5">
        <w:rPr>
          <w:rFonts w:ascii="Garamond" w:eastAsia="Times New Roman" w:hAnsi="Garamond" w:cs="Times New Roman"/>
          <w:sz w:val="24"/>
          <w:szCs w:val="24"/>
          <w:lang w:val="en-GB"/>
        </w:rPr>
        <w:t xml:space="preserve"> out of </w:t>
      </w:r>
      <w:r w:rsidR="00B20F2B">
        <w:rPr>
          <w:rFonts w:ascii="Garamond" w:eastAsia="Times New Roman" w:hAnsi="Garamond" w:cs="Times New Roman"/>
          <w:b/>
          <w:sz w:val="24"/>
          <w:szCs w:val="24"/>
          <w:lang w:val="en-GB"/>
        </w:rPr>
        <w:t>……</w:t>
      </w:r>
      <w:r w:rsidRPr="00FA7EF5">
        <w:rPr>
          <w:rFonts w:ascii="Garamond" w:eastAsia="Times New Roman" w:hAnsi="Garamond" w:cs="Times New Roman"/>
          <w:b/>
          <w:sz w:val="24"/>
          <w:szCs w:val="24"/>
          <w:lang w:val="en-GB"/>
        </w:rPr>
        <w:t xml:space="preserve"> Ha</w:t>
      </w:r>
      <w:r w:rsidRPr="00FA7EF5">
        <w:rPr>
          <w:rFonts w:ascii="Garamond" w:eastAsia="Times New Roman" w:hAnsi="Garamond" w:cs="Times New Roman"/>
          <w:sz w:val="24"/>
          <w:szCs w:val="24"/>
          <w:lang w:val="en-GB"/>
        </w:rPr>
        <w:t xml:space="preserve"> of the above said land vide an agreement dated the </w:t>
      </w:r>
    </w:p>
    <w:p w14:paraId="3008ACF8"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t>THAT</w:t>
      </w:r>
      <w:r w:rsidRPr="00FA7EF5">
        <w:rPr>
          <w:rFonts w:ascii="Garamond" w:eastAsia="Times New Roman" w:hAnsi="Garamond" w:cs="Times New Roman"/>
          <w:sz w:val="24"/>
          <w:szCs w:val="24"/>
          <w:lang w:val="en-GB"/>
        </w:rPr>
        <w:t xml:space="preserve"> the same parcel of land was also the subject matter of a suit </w:t>
      </w:r>
      <w:r w:rsidR="00B20F2B">
        <w:rPr>
          <w:rFonts w:ascii="Garamond" w:eastAsia="Times New Roman" w:hAnsi="Garamond" w:cs="Times New Roman"/>
          <w:b/>
          <w:sz w:val="24"/>
          <w:szCs w:val="24"/>
          <w:lang w:val="en-GB"/>
        </w:rPr>
        <w:t>KSL</w:t>
      </w:r>
      <w:r w:rsidRPr="00FA7EF5">
        <w:rPr>
          <w:rFonts w:ascii="Garamond" w:eastAsia="Times New Roman" w:hAnsi="Garamond" w:cs="Times New Roman"/>
          <w:b/>
          <w:sz w:val="24"/>
          <w:szCs w:val="24"/>
          <w:lang w:val="en-GB"/>
        </w:rPr>
        <w:t xml:space="preserve"> HCC Succes</w:t>
      </w:r>
      <w:r w:rsidR="00B20F2B">
        <w:rPr>
          <w:rFonts w:ascii="Garamond" w:eastAsia="Times New Roman" w:hAnsi="Garamond" w:cs="Times New Roman"/>
          <w:b/>
          <w:sz w:val="24"/>
          <w:szCs w:val="24"/>
          <w:lang w:val="en-GB"/>
        </w:rPr>
        <w:t>sion Cause No ……………</w:t>
      </w:r>
      <w:r w:rsidRPr="00FA7EF5">
        <w:rPr>
          <w:rFonts w:ascii="Garamond" w:eastAsia="Times New Roman" w:hAnsi="Garamond" w:cs="Times New Roman"/>
          <w:b/>
          <w:sz w:val="24"/>
          <w:szCs w:val="24"/>
          <w:lang w:val="en-GB"/>
        </w:rPr>
        <w:t>.</w:t>
      </w:r>
    </w:p>
    <w:p w14:paraId="57E071EC"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lastRenderedPageBreak/>
        <w:t>THAT</w:t>
      </w:r>
      <w:r w:rsidRPr="00FA7EF5">
        <w:rPr>
          <w:rFonts w:ascii="Garamond" w:eastAsia="Times New Roman" w:hAnsi="Garamond" w:cs="Times New Roman"/>
          <w:sz w:val="24"/>
          <w:szCs w:val="24"/>
          <w:lang w:val="en-GB"/>
        </w:rPr>
        <w:t xml:space="preserve"> the suit was concluded and a Certificate of Confirmation of Grant was issued on the </w:t>
      </w:r>
      <w:r w:rsidRPr="00FA7EF5">
        <w:rPr>
          <w:rFonts w:ascii="Garamond" w:eastAsia="Times New Roman" w:hAnsi="Garamond" w:cs="Times New Roman"/>
          <w:b/>
          <w:sz w:val="24"/>
          <w:szCs w:val="24"/>
          <w:lang w:val="en-GB"/>
        </w:rPr>
        <w:t>29</w:t>
      </w:r>
      <w:r w:rsidR="00B20F2B">
        <w:rPr>
          <w:rFonts w:ascii="Garamond" w:eastAsia="Times New Roman" w:hAnsi="Garamond" w:cs="Times New Roman"/>
          <w:b/>
          <w:sz w:val="24"/>
          <w:szCs w:val="24"/>
          <w:vertAlign w:val="superscript"/>
          <w:lang w:val="en-GB"/>
        </w:rPr>
        <w:t>………………..</w:t>
      </w:r>
      <w:r w:rsidRPr="00FA7EF5">
        <w:rPr>
          <w:rFonts w:ascii="Garamond" w:eastAsia="Times New Roman" w:hAnsi="Garamond" w:cs="Times New Roman"/>
          <w:sz w:val="24"/>
          <w:szCs w:val="24"/>
          <w:lang w:val="en-GB"/>
        </w:rPr>
        <w:t xml:space="preserve"> to </w:t>
      </w:r>
      <w:r w:rsidR="00B20F2B">
        <w:rPr>
          <w:rFonts w:ascii="Garamond" w:eastAsia="Times New Roman" w:hAnsi="Garamond" w:cs="Times New Roman"/>
          <w:b/>
          <w:sz w:val="24"/>
          <w:szCs w:val="24"/>
          <w:lang w:val="en-GB"/>
        </w:rPr>
        <w:t>…………………..</w:t>
      </w:r>
      <w:r w:rsidR="00B20F2B">
        <w:rPr>
          <w:rFonts w:ascii="Garamond" w:eastAsia="Times New Roman" w:hAnsi="Garamond" w:cs="Times New Roman"/>
          <w:sz w:val="24"/>
          <w:szCs w:val="24"/>
          <w:lang w:val="en-GB"/>
        </w:rPr>
        <w:t xml:space="preserve"> and ………………..</w:t>
      </w:r>
      <w:r w:rsidRPr="00FA7EF5">
        <w:rPr>
          <w:rFonts w:ascii="Garamond" w:eastAsia="Times New Roman" w:hAnsi="Garamond" w:cs="Times New Roman"/>
          <w:sz w:val="24"/>
          <w:szCs w:val="24"/>
          <w:lang w:val="en-GB"/>
        </w:rPr>
        <w:t xml:space="preserve"> having been appointed the Administrators after the other heirs having agreed to the same via their affidavits.</w:t>
      </w:r>
    </w:p>
    <w:p w14:paraId="587F3DAE"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t>THAT</w:t>
      </w:r>
      <w:r w:rsidRPr="00FA7EF5">
        <w:rPr>
          <w:rFonts w:ascii="Garamond" w:eastAsia="Times New Roman" w:hAnsi="Garamond" w:cs="Times New Roman"/>
          <w:sz w:val="24"/>
          <w:szCs w:val="24"/>
          <w:lang w:val="en-GB"/>
        </w:rPr>
        <w:t xml:space="preserve"> in the above Grant Certificate, the land was also distributed to the Plaintiffs in acres. </w:t>
      </w:r>
    </w:p>
    <w:p w14:paraId="246E18F9"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t>THAT</w:t>
      </w:r>
      <w:r w:rsidRPr="00FA7EF5">
        <w:rPr>
          <w:rFonts w:ascii="Garamond" w:eastAsia="Times New Roman" w:hAnsi="Garamond" w:cs="Times New Roman"/>
          <w:sz w:val="24"/>
          <w:szCs w:val="24"/>
          <w:lang w:val="en-GB"/>
        </w:rPr>
        <w:t xml:space="preserve"> in the cause of proceedings in the above case, no objection was raised by any party whatsoever and hence the confirmation of the Grant.</w:t>
      </w:r>
    </w:p>
    <w:p w14:paraId="2EC0DD5A"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Calibri" w:hAnsi="Garamond" w:cs="Times New Roman"/>
          <w:sz w:val="24"/>
          <w:szCs w:val="24"/>
          <w:lang w:val="en-GB"/>
        </w:rPr>
        <w:t xml:space="preserve">THAT </w:t>
      </w:r>
      <w:r w:rsidR="00B20F2B">
        <w:rPr>
          <w:rFonts w:ascii="Garamond" w:eastAsia="Calibri" w:hAnsi="Garamond" w:cs="Times New Roman"/>
          <w:b/>
          <w:sz w:val="24"/>
          <w:szCs w:val="24"/>
          <w:lang w:val="en-GB"/>
        </w:rPr>
        <w:t>…………….</w:t>
      </w:r>
      <w:r w:rsidRPr="00FA7EF5">
        <w:rPr>
          <w:rFonts w:ascii="Garamond" w:eastAsia="Calibri" w:hAnsi="Garamond" w:cs="Times New Roman"/>
          <w:b/>
          <w:sz w:val="24"/>
          <w:szCs w:val="24"/>
          <w:lang w:val="en-GB"/>
        </w:rPr>
        <w:t xml:space="preserve"> (4</w:t>
      </w:r>
      <w:r w:rsidRPr="00FA7EF5">
        <w:rPr>
          <w:rFonts w:ascii="Garamond" w:eastAsia="Calibri" w:hAnsi="Garamond" w:cs="Times New Roman"/>
          <w:b/>
          <w:sz w:val="24"/>
          <w:szCs w:val="24"/>
          <w:vertAlign w:val="superscript"/>
          <w:lang w:val="en-GB"/>
        </w:rPr>
        <w:t>th</w:t>
      </w:r>
      <w:r w:rsidRPr="00FA7EF5">
        <w:rPr>
          <w:rFonts w:ascii="Garamond" w:eastAsia="Calibri" w:hAnsi="Garamond" w:cs="Times New Roman"/>
          <w:b/>
          <w:sz w:val="24"/>
          <w:szCs w:val="24"/>
          <w:lang w:val="en-GB"/>
        </w:rPr>
        <w:t xml:space="preserve"> Defendant)</w:t>
      </w:r>
      <w:r w:rsidRPr="00FA7EF5">
        <w:rPr>
          <w:rFonts w:ascii="Garamond" w:eastAsia="Calibri" w:hAnsi="Garamond" w:cs="Times New Roman"/>
          <w:sz w:val="24"/>
          <w:szCs w:val="24"/>
          <w:lang w:val="en-GB"/>
        </w:rPr>
        <w:t xml:space="preserve"> is currently in the process of negotiating a sale agreement in regard to the said land with a company named </w:t>
      </w:r>
      <w:r w:rsidR="00B20F2B">
        <w:rPr>
          <w:rFonts w:ascii="Garamond" w:eastAsia="Calibri" w:hAnsi="Garamond" w:cs="Times New Roman"/>
          <w:b/>
          <w:sz w:val="24"/>
          <w:szCs w:val="24"/>
          <w:lang w:val="en-GB"/>
        </w:rPr>
        <w:t>………………</w:t>
      </w:r>
      <w:r w:rsidRPr="00FA7EF5">
        <w:rPr>
          <w:rFonts w:ascii="Garamond" w:eastAsia="Calibri" w:hAnsi="Garamond" w:cs="Times New Roman"/>
          <w:b/>
          <w:sz w:val="24"/>
          <w:szCs w:val="24"/>
          <w:lang w:val="en-GB"/>
        </w:rPr>
        <w:t xml:space="preserve"> </w:t>
      </w:r>
      <w:r w:rsidRPr="00FA7EF5">
        <w:rPr>
          <w:rFonts w:ascii="Garamond" w:eastAsia="Calibri" w:hAnsi="Garamond" w:cs="Times New Roman"/>
          <w:sz w:val="24"/>
          <w:szCs w:val="24"/>
          <w:lang w:val="en-GB"/>
        </w:rPr>
        <w:t>to the detriment of the Plaintiffs because they are the bonafide owners of the said parcel vide the sale agreement referred to above and the court order that distributed the same.</w:t>
      </w:r>
    </w:p>
    <w:p w14:paraId="37F897D1"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Applicants is likely to suffer great prejudice unless the orders sought herein are granted.</w:t>
      </w:r>
    </w:p>
    <w:p w14:paraId="56E509C3" w14:textId="77777777"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Respondents will not suffer any prejudice and/ loss should the application herein be allowed as the orders sought are only to preserve the subject matter.</w:t>
      </w:r>
    </w:p>
    <w:p w14:paraId="2BB459B4" w14:textId="77777777" w:rsidR="00FA7EF5" w:rsidRPr="00FA7EF5" w:rsidRDefault="00FA7EF5" w:rsidP="00FA7EF5">
      <w:pPr>
        <w:spacing w:after="0"/>
        <w:jc w:val="both"/>
        <w:rPr>
          <w:rFonts w:ascii="Garamond" w:eastAsia="Arial Unicode MS" w:hAnsi="Garamond" w:cs="Times New Roman"/>
          <w:b/>
          <w:sz w:val="24"/>
          <w:szCs w:val="24"/>
        </w:rPr>
      </w:pPr>
    </w:p>
    <w:p w14:paraId="40E21C64" w14:textId="77777777"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b/>
          <w:sz w:val="24"/>
          <w:szCs w:val="24"/>
        </w:rPr>
        <w:t xml:space="preserve">THIS APPLICATION </w:t>
      </w:r>
      <w:r w:rsidRPr="00FA7EF5">
        <w:rPr>
          <w:rFonts w:ascii="Garamond" w:eastAsia="Arial Unicode MS" w:hAnsi="Garamond" w:cs="Times New Roman"/>
          <w:sz w:val="24"/>
          <w:szCs w:val="24"/>
        </w:rPr>
        <w:t xml:space="preserve">is supported by the annexed affidavit of </w:t>
      </w:r>
      <w:r w:rsidR="00B20F2B">
        <w:rPr>
          <w:rFonts w:ascii="Garamond" w:eastAsia="Arial Unicode MS" w:hAnsi="Garamond" w:cs="Times New Roman"/>
          <w:b/>
          <w:sz w:val="24"/>
          <w:szCs w:val="24"/>
        </w:rPr>
        <w:t>………………………..</w:t>
      </w:r>
      <w:r w:rsidRPr="00FA7EF5">
        <w:rPr>
          <w:rFonts w:ascii="Garamond" w:eastAsia="Arial Unicode MS" w:hAnsi="Garamond" w:cs="Times New Roman"/>
          <w:sz w:val="24"/>
          <w:szCs w:val="24"/>
        </w:rPr>
        <w:t xml:space="preserve"> and other grounds and/ or reasons as may be adduced at the hearing hereof.</w:t>
      </w:r>
    </w:p>
    <w:p w14:paraId="3D68058A" w14:textId="77777777" w:rsidR="00FA7EF5" w:rsidRPr="00FA7EF5" w:rsidRDefault="00FA7EF5" w:rsidP="00FA7EF5">
      <w:pPr>
        <w:spacing w:after="0"/>
        <w:jc w:val="both"/>
        <w:rPr>
          <w:rFonts w:ascii="Garamond" w:eastAsia="Arial Unicode MS" w:hAnsi="Garamond" w:cs="Times New Roman"/>
          <w:sz w:val="24"/>
          <w:szCs w:val="24"/>
        </w:rPr>
      </w:pPr>
    </w:p>
    <w:p w14:paraId="5AA95779" w14:textId="77777777" w:rsidR="00FA7EF5" w:rsidRPr="00FA7EF5" w:rsidRDefault="00FA7EF5" w:rsidP="00FA7EF5">
      <w:pPr>
        <w:spacing w:after="0"/>
        <w:ind w:left="1080"/>
        <w:contextualSpacing/>
        <w:jc w:val="both"/>
        <w:rPr>
          <w:rFonts w:ascii="Garamond" w:eastAsia="Calibri" w:hAnsi="Garamond" w:cs="Times New Roman"/>
          <w:sz w:val="24"/>
          <w:szCs w:val="24"/>
          <w:lang w:val="en-GB"/>
        </w:rPr>
      </w:pPr>
      <w:r w:rsidRPr="00FA7EF5">
        <w:rPr>
          <w:rFonts w:ascii="Garamond" w:eastAsia="Calibri" w:hAnsi="Garamond" w:cs="Times New Roman"/>
          <w:b/>
          <w:sz w:val="24"/>
          <w:szCs w:val="24"/>
          <w:u w:val="single"/>
          <w:lang w:val="en-GB"/>
        </w:rPr>
        <w:t xml:space="preserve">DATED </w:t>
      </w:r>
      <w:r w:rsidRPr="00FA7EF5">
        <w:rPr>
          <w:rFonts w:ascii="Garamond" w:eastAsia="Calibri" w:hAnsi="Garamond" w:cs="Times New Roman"/>
          <w:sz w:val="24"/>
          <w:szCs w:val="24"/>
          <w:lang w:val="en-GB"/>
        </w:rPr>
        <w:t xml:space="preserve">   at </w:t>
      </w:r>
      <w:r w:rsidR="00B20F2B">
        <w:rPr>
          <w:rFonts w:ascii="Garamond" w:eastAsia="Calibri" w:hAnsi="Garamond" w:cs="Times New Roman"/>
          <w:b/>
          <w:sz w:val="24"/>
          <w:szCs w:val="24"/>
          <w:lang w:val="en-GB"/>
        </w:rPr>
        <w:t>KSL</w:t>
      </w:r>
      <w:r w:rsidRPr="00FA7EF5">
        <w:rPr>
          <w:rFonts w:ascii="Garamond" w:eastAsia="Calibri" w:hAnsi="Garamond" w:cs="Times New Roman"/>
          <w:b/>
          <w:sz w:val="24"/>
          <w:szCs w:val="24"/>
          <w:lang w:val="en-GB"/>
        </w:rPr>
        <w:t xml:space="preserve"> </w:t>
      </w:r>
      <w:r w:rsidRPr="00FA7EF5">
        <w:rPr>
          <w:rFonts w:ascii="Garamond" w:eastAsia="Calibri" w:hAnsi="Garamond" w:cs="Times New Roman"/>
          <w:sz w:val="24"/>
          <w:szCs w:val="24"/>
          <w:lang w:val="en-GB"/>
        </w:rPr>
        <w:t xml:space="preserve">  this                     day of                                 </w:t>
      </w:r>
      <w:r w:rsidRPr="00FA7EF5">
        <w:rPr>
          <w:rFonts w:ascii="Garamond" w:eastAsia="Calibri" w:hAnsi="Garamond" w:cs="Times New Roman"/>
          <w:b/>
          <w:sz w:val="24"/>
          <w:szCs w:val="24"/>
          <w:lang w:val="en-GB"/>
        </w:rPr>
        <w:t xml:space="preserve"> 2013</w:t>
      </w:r>
    </w:p>
    <w:p w14:paraId="2D8D9CB8" w14:textId="77777777" w:rsidR="00FA7EF5" w:rsidRPr="00FA7EF5" w:rsidRDefault="00FA7EF5" w:rsidP="00FA7EF5">
      <w:pPr>
        <w:spacing w:after="0"/>
        <w:jc w:val="both"/>
        <w:rPr>
          <w:rFonts w:ascii="Garamond" w:eastAsia="Calibri" w:hAnsi="Garamond" w:cs="Times New Roman"/>
          <w:b/>
          <w:sz w:val="24"/>
          <w:szCs w:val="24"/>
          <w:lang w:val="en-GB"/>
        </w:rPr>
      </w:pPr>
    </w:p>
    <w:p w14:paraId="2CC1F791" w14:textId="77777777" w:rsidR="00FA7EF5" w:rsidRPr="00FA7EF5" w:rsidRDefault="00B20F2B" w:rsidP="00FA7EF5">
      <w:pPr>
        <w:spacing w:after="0"/>
        <w:ind w:left="1080"/>
        <w:contextualSpacing/>
        <w:jc w:val="center"/>
        <w:rPr>
          <w:rFonts w:ascii="Garamond" w:eastAsia="Calibri" w:hAnsi="Garamond" w:cs="Times New Roman"/>
          <w:b/>
          <w:sz w:val="24"/>
          <w:szCs w:val="24"/>
          <w:lang w:val="en-GB"/>
        </w:rPr>
      </w:pPr>
      <w:r>
        <w:rPr>
          <w:rFonts w:ascii="Garamond" w:eastAsia="Calibri" w:hAnsi="Garamond" w:cs="Times New Roman"/>
          <w:b/>
          <w:sz w:val="24"/>
          <w:szCs w:val="24"/>
          <w:lang w:val="en-GB"/>
        </w:rPr>
        <w:t>OKBICHALONEGI &amp; CO ADVOCATES</w:t>
      </w:r>
    </w:p>
    <w:p w14:paraId="28433C69" w14:textId="77777777" w:rsidR="00FA7EF5" w:rsidRPr="00FA7EF5" w:rsidRDefault="00FA7EF5" w:rsidP="00FA7EF5">
      <w:pPr>
        <w:spacing w:after="0"/>
        <w:ind w:left="1080"/>
        <w:contextualSpacing/>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ADVOCATES FOR THE PLAINTIFFS</w:t>
      </w:r>
    </w:p>
    <w:p w14:paraId="36714D9B" w14:textId="77777777" w:rsidR="00FA7EF5" w:rsidRPr="00FA7EF5" w:rsidRDefault="00FA7EF5" w:rsidP="00FA7EF5">
      <w:pPr>
        <w:spacing w:after="0"/>
        <w:ind w:left="1080"/>
        <w:contextualSpacing/>
        <w:jc w:val="both"/>
        <w:rPr>
          <w:rFonts w:ascii="Garamond" w:eastAsia="Calibri" w:hAnsi="Garamond" w:cs="Times New Roman"/>
          <w:b/>
          <w:sz w:val="24"/>
          <w:szCs w:val="24"/>
          <w:u w:val="single"/>
          <w:lang w:val="en-GB"/>
        </w:rPr>
      </w:pPr>
    </w:p>
    <w:p w14:paraId="33BAF565" w14:textId="77777777"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DRAWN &amp; FILED BY:</w:t>
      </w:r>
    </w:p>
    <w:p w14:paraId="2665057A" w14:textId="77777777"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OKBICHALONEGI &amp; CO</w:t>
      </w:r>
      <w:r w:rsidR="00FA7EF5" w:rsidRPr="00FA7EF5">
        <w:rPr>
          <w:rFonts w:ascii="Garamond" w:eastAsia="Calibri" w:hAnsi="Garamond" w:cs="Times New Roman"/>
          <w:sz w:val="24"/>
          <w:szCs w:val="24"/>
          <w:lang w:val="en-GB"/>
        </w:rPr>
        <w:t xml:space="preserve"> ADVOCATES,</w:t>
      </w:r>
    </w:p>
    <w:p w14:paraId="0C8FCE5F" w14:textId="77777777"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GATE NO. </w:t>
      </w:r>
      <w:r w:rsidR="00FA7EF5" w:rsidRPr="00FA7EF5">
        <w:rPr>
          <w:rFonts w:ascii="Garamond" w:eastAsia="Calibri" w:hAnsi="Garamond" w:cs="Times New Roman"/>
          <w:sz w:val="24"/>
          <w:szCs w:val="24"/>
          <w:lang w:val="en-GB"/>
        </w:rPr>
        <w:t>,</w:t>
      </w:r>
    </w:p>
    <w:p w14:paraId="03ECDD12" w14:textId="77777777"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AGHA KHAN ROAD,</w:t>
      </w:r>
    </w:p>
    <w:p w14:paraId="30E9A4C0" w14:textId="77777777"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P. O. BOX </w:t>
      </w:r>
    </w:p>
    <w:p w14:paraId="0E622FD9" w14:textId="77777777" w:rsidR="00FA7EF5" w:rsidRPr="00FA7EF5" w:rsidRDefault="00B20F2B" w:rsidP="00FA7EF5">
      <w:pPr>
        <w:spacing w:after="0"/>
        <w:jc w:val="both"/>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KSL</w:t>
      </w:r>
    </w:p>
    <w:p w14:paraId="67D23FFE" w14:textId="77777777" w:rsidR="00FA7EF5" w:rsidRPr="00FA7EF5" w:rsidRDefault="00FA7EF5" w:rsidP="00FA7EF5">
      <w:pPr>
        <w:spacing w:after="0"/>
        <w:jc w:val="both"/>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 xml:space="preserve">Our Reference: </w:t>
      </w:r>
    </w:p>
    <w:p w14:paraId="07EDDAE7" w14:textId="77777777"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TO BE SERVED UPON:</w:t>
      </w:r>
    </w:p>
    <w:p w14:paraId="4AF38B69" w14:textId="77777777" w:rsidR="00FA7EF5" w:rsidRPr="00FA7EF5" w:rsidRDefault="00B20F2B" w:rsidP="00664A0A">
      <w:pPr>
        <w:numPr>
          <w:ilvl w:val="0"/>
          <w:numId w:val="19"/>
        </w:numPr>
        <w:spacing w:after="0" w:line="240" w:lineRule="auto"/>
        <w:contextualSpacing/>
        <w:jc w:val="both"/>
        <w:rPr>
          <w:rFonts w:ascii="Garamond" w:eastAsia="Calibri" w:hAnsi="Garamond" w:cs="Times New Roman"/>
          <w:sz w:val="24"/>
          <w:szCs w:val="24"/>
          <w:lang w:val="en-GB"/>
        </w:rPr>
      </w:pPr>
      <w:r>
        <w:rPr>
          <w:rFonts w:ascii="Garamond" w:eastAsia="Calibri" w:hAnsi="Garamond" w:cs="Times New Roman"/>
          <w:sz w:val="24"/>
          <w:szCs w:val="24"/>
          <w:lang w:val="en-GB"/>
        </w:rPr>
        <w:t>…………………………….</w:t>
      </w:r>
    </w:p>
    <w:p w14:paraId="7C381D86" w14:textId="77777777" w:rsidR="00FA7EF5" w:rsidRPr="00FA7EF5" w:rsidRDefault="00FA7EF5" w:rsidP="00FA7EF5">
      <w:pPr>
        <w:spacing w:after="0"/>
        <w:ind w:left="720"/>
        <w:contextualSpacing/>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(To be effected through the Plaintiffs’ Advocates office)</w:t>
      </w:r>
    </w:p>
    <w:p w14:paraId="0FD18A7B" w14:textId="77777777" w:rsidR="00B20F2B" w:rsidRPr="00FA7EF5" w:rsidRDefault="00B20F2B" w:rsidP="00FA7EF5">
      <w:pPr>
        <w:spacing w:after="0"/>
        <w:jc w:val="both"/>
        <w:rPr>
          <w:rFonts w:ascii="Garamond" w:eastAsia="Arial Unicode MS" w:hAnsi="Garamond" w:cs="Times New Roman"/>
          <w:sz w:val="24"/>
          <w:szCs w:val="24"/>
        </w:rPr>
      </w:pPr>
    </w:p>
    <w:p w14:paraId="74BA3A44" w14:textId="77777777" w:rsidR="00FA7EF5" w:rsidRPr="00FA7EF5" w:rsidRDefault="00FA7EF5" w:rsidP="00FA7EF5">
      <w:pPr>
        <w:spacing w:after="0"/>
        <w:jc w:val="both"/>
        <w:rPr>
          <w:rFonts w:ascii="Garamond" w:eastAsia="Arial Unicode MS" w:hAnsi="Garamond" w:cs="Times New Roman"/>
          <w:sz w:val="24"/>
          <w:szCs w:val="24"/>
        </w:rPr>
      </w:pPr>
    </w:p>
    <w:p w14:paraId="275A3BA4"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REPUBLIC OF KENYA</w:t>
      </w:r>
    </w:p>
    <w:p w14:paraId="4BAEBCA6"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IN THE HIGH COURT OF KENYA AT KISUMU</w:t>
      </w:r>
    </w:p>
    <w:p w14:paraId="0987FD61" w14:textId="77777777"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ELC NO.          OF 2013</w:t>
      </w:r>
    </w:p>
    <w:p w14:paraId="41103A3F"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PLAINTIFF</w:t>
      </w:r>
    </w:p>
    <w:p w14:paraId="26974BB8"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PLAINTIFF </w:t>
      </w:r>
    </w:p>
    <w:p w14:paraId="15409A9A"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PLAINTIFF</w:t>
      </w:r>
    </w:p>
    <w:p w14:paraId="6A77C7BB" w14:textId="77777777" w:rsidR="00FA7EF5" w:rsidRPr="00FA7EF5" w:rsidRDefault="00FA7EF5" w:rsidP="00FA7EF5">
      <w:pPr>
        <w:spacing w:after="0"/>
        <w:jc w:val="center"/>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VERSUS</w:t>
      </w:r>
    </w:p>
    <w:p w14:paraId="10363D35"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DEFENDANT</w:t>
      </w:r>
    </w:p>
    <w:p w14:paraId="0BD6DFCA" w14:textId="77777777" w:rsidR="00FA7EF5" w:rsidRPr="00FA7EF5" w:rsidRDefault="00FA7EF5" w:rsidP="00FA7EF5">
      <w:pPr>
        <w:spacing w:after="0"/>
        <w:rPr>
          <w:rFonts w:ascii="Garamond" w:eastAsia="Calibri" w:hAnsi="Garamond" w:cs="Times New Roman"/>
          <w:sz w:val="24"/>
          <w:szCs w:val="24"/>
          <w:lang w:val="en-GB"/>
        </w:rPr>
      </w:pPr>
      <w:r w:rsidRPr="00FA7EF5">
        <w:rPr>
          <w:rFonts w:ascii="Garamond" w:eastAsia="Calibri" w:hAnsi="Garamond" w:cs="Times New Roman"/>
          <w:sz w:val="24"/>
          <w:szCs w:val="24"/>
          <w:lang w:val="en-GB"/>
        </w:rPr>
        <w:lastRenderedPageBreak/>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DEFENDANT</w:t>
      </w:r>
    </w:p>
    <w:p w14:paraId="4D541170"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DEFENDANT</w:t>
      </w:r>
    </w:p>
    <w:p w14:paraId="2D2DD359" w14:textId="77777777"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…….……………………………………….4</w:t>
      </w:r>
      <w:r w:rsidRPr="00FA7EF5">
        <w:rPr>
          <w:rFonts w:ascii="Garamond" w:eastAsia="Calibri" w:hAnsi="Garamond" w:cs="Times New Roman"/>
          <w:sz w:val="24"/>
          <w:szCs w:val="24"/>
          <w:vertAlign w:val="superscript"/>
          <w:lang w:val="en-GB"/>
        </w:rPr>
        <w:t>TH</w:t>
      </w:r>
      <w:r w:rsidRPr="00FA7EF5">
        <w:rPr>
          <w:rFonts w:ascii="Garamond" w:eastAsia="Calibri" w:hAnsi="Garamond" w:cs="Times New Roman"/>
          <w:sz w:val="24"/>
          <w:szCs w:val="24"/>
          <w:lang w:val="en-GB"/>
        </w:rPr>
        <w:t xml:space="preserve"> DEFENDANT</w:t>
      </w:r>
    </w:p>
    <w:p w14:paraId="5211D91E" w14:textId="77777777" w:rsidR="00FA7EF5" w:rsidRPr="00FA7EF5" w:rsidRDefault="00FA7EF5" w:rsidP="00FA7EF5">
      <w:pPr>
        <w:spacing w:after="0"/>
        <w:jc w:val="center"/>
        <w:rPr>
          <w:rFonts w:ascii="Garamond" w:eastAsia="Arial Unicode MS" w:hAnsi="Garamond" w:cs="Times New Roman"/>
          <w:b/>
          <w:sz w:val="24"/>
          <w:szCs w:val="24"/>
          <w:u w:val="single"/>
        </w:rPr>
      </w:pPr>
    </w:p>
    <w:p w14:paraId="11C3414C" w14:textId="77777777" w:rsidR="00FA7EF5" w:rsidRPr="00FA7EF5" w:rsidRDefault="00FA7EF5" w:rsidP="00FA7EF5">
      <w:pPr>
        <w:spacing w:after="0"/>
        <w:jc w:val="center"/>
        <w:rPr>
          <w:rFonts w:ascii="Garamond" w:eastAsia="Arial Unicode MS" w:hAnsi="Garamond" w:cs="Times New Roman"/>
          <w:b/>
          <w:sz w:val="24"/>
          <w:szCs w:val="24"/>
          <w:u w:val="single"/>
        </w:rPr>
      </w:pPr>
      <w:r w:rsidRPr="00FA7EF5">
        <w:rPr>
          <w:rFonts w:ascii="Garamond" w:eastAsia="Arial Unicode MS" w:hAnsi="Garamond" w:cs="Times New Roman"/>
          <w:b/>
          <w:sz w:val="24"/>
          <w:szCs w:val="24"/>
          <w:u w:val="single"/>
        </w:rPr>
        <w:t>SUPPORTING AFFIDAVIT</w:t>
      </w:r>
    </w:p>
    <w:p w14:paraId="0AACBB95" w14:textId="77777777" w:rsidR="00FA7EF5" w:rsidRPr="00FA7EF5" w:rsidRDefault="00FA7EF5" w:rsidP="00FA7EF5">
      <w:pPr>
        <w:spacing w:after="0"/>
        <w:jc w:val="both"/>
        <w:rPr>
          <w:rFonts w:ascii="Garamond" w:eastAsia="Calibri" w:hAnsi="Garamond" w:cs="Times New Roman"/>
          <w:sz w:val="24"/>
          <w:szCs w:val="24"/>
        </w:rPr>
      </w:pPr>
    </w:p>
    <w:p w14:paraId="1FA4F4BC" w14:textId="77777777"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t xml:space="preserve">I, </w:t>
      </w:r>
      <w:r w:rsidR="00B20F2B">
        <w:rPr>
          <w:rFonts w:ascii="Garamond" w:eastAsia="Calibri" w:hAnsi="Garamond" w:cs="Times New Roman"/>
          <w:b/>
          <w:sz w:val="24"/>
          <w:szCs w:val="24"/>
        </w:rPr>
        <w:t>………………</w:t>
      </w:r>
      <w:r w:rsidRPr="00FA7EF5">
        <w:rPr>
          <w:rFonts w:ascii="Garamond" w:eastAsia="Calibri" w:hAnsi="Garamond" w:cs="Times New Roman"/>
          <w:b/>
          <w:sz w:val="24"/>
          <w:szCs w:val="24"/>
        </w:rPr>
        <w:t xml:space="preserve"> </w:t>
      </w:r>
      <w:r w:rsidR="00B20F2B">
        <w:rPr>
          <w:rFonts w:ascii="Garamond" w:eastAsia="Calibri" w:hAnsi="Garamond" w:cs="Times New Roman"/>
          <w:sz w:val="24"/>
          <w:szCs w:val="24"/>
        </w:rPr>
        <w:t xml:space="preserve">a resident of ………….. County of P.O. BOX ………. </w:t>
      </w:r>
      <w:r w:rsidRPr="00FA7EF5">
        <w:rPr>
          <w:rFonts w:ascii="Garamond" w:eastAsia="Calibri" w:hAnsi="Garamond" w:cs="Times New Roman"/>
          <w:sz w:val="24"/>
          <w:szCs w:val="24"/>
        </w:rPr>
        <w:t xml:space="preserve"> in the Republic of Kenya do hereby make oath and state as hereunder:</w:t>
      </w:r>
    </w:p>
    <w:p w14:paraId="164D8D37"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 am a male adult of sound mind and the 1</w:t>
      </w:r>
      <w:r w:rsidRPr="00FA7EF5">
        <w:rPr>
          <w:rFonts w:ascii="Garamond" w:eastAsia="Calibri" w:hAnsi="Garamond" w:cs="Times New Roman"/>
          <w:sz w:val="24"/>
          <w:szCs w:val="24"/>
          <w:vertAlign w:val="superscript"/>
        </w:rPr>
        <w:t>ST</w:t>
      </w:r>
      <w:r w:rsidRPr="00FA7EF5">
        <w:rPr>
          <w:rFonts w:ascii="Garamond" w:eastAsia="Calibri" w:hAnsi="Garamond" w:cs="Times New Roman"/>
          <w:sz w:val="24"/>
          <w:szCs w:val="24"/>
        </w:rPr>
        <w:t xml:space="preserve"> Applicant herein thus competent to swear this affidavit.</w:t>
      </w:r>
    </w:p>
    <w:p w14:paraId="382F444F"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we did conclude a land sale agreement wherein my co-plaintiffs and I purchased a portion measuring </w:t>
      </w:r>
      <w:r w:rsidR="00B20F2B">
        <w:rPr>
          <w:rFonts w:ascii="Garamond" w:eastAsia="Calibri" w:hAnsi="Garamond" w:cs="Times New Roman"/>
          <w:b/>
          <w:sz w:val="24"/>
          <w:szCs w:val="24"/>
        </w:rPr>
        <w:t>approximately …..</w:t>
      </w:r>
      <w:r w:rsidRPr="00FA7EF5">
        <w:rPr>
          <w:rFonts w:ascii="Garamond" w:eastAsia="Calibri" w:hAnsi="Garamond" w:cs="Times New Roman"/>
          <w:b/>
          <w:sz w:val="24"/>
          <w:szCs w:val="24"/>
        </w:rPr>
        <w:t xml:space="preserve"> acres</w:t>
      </w:r>
      <w:r w:rsidRPr="00FA7EF5">
        <w:rPr>
          <w:rFonts w:ascii="Garamond" w:eastAsia="Calibri" w:hAnsi="Garamond" w:cs="Times New Roman"/>
          <w:sz w:val="24"/>
          <w:szCs w:val="24"/>
        </w:rPr>
        <w:t xml:space="preserve"> out of </w:t>
      </w:r>
      <w:r w:rsidR="00B20F2B">
        <w:rPr>
          <w:rFonts w:ascii="Garamond" w:eastAsia="Calibri" w:hAnsi="Garamond" w:cs="Times New Roman"/>
          <w:b/>
          <w:sz w:val="24"/>
          <w:szCs w:val="24"/>
        </w:rPr>
        <w:t>…..</w:t>
      </w:r>
      <w:r w:rsidRPr="00FA7EF5">
        <w:rPr>
          <w:rFonts w:ascii="Garamond" w:eastAsia="Calibri" w:hAnsi="Garamond" w:cs="Times New Roman"/>
          <w:b/>
          <w:sz w:val="24"/>
          <w:szCs w:val="24"/>
        </w:rPr>
        <w:t xml:space="preserve"> Ha</w:t>
      </w:r>
      <w:r w:rsidRPr="00FA7EF5">
        <w:rPr>
          <w:rFonts w:ascii="Garamond" w:eastAsia="Calibri" w:hAnsi="Garamond" w:cs="Times New Roman"/>
          <w:sz w:val="24"/>
          <w:szCs w:val="24"/>
        </w:rPr>
        <w:t xml:space="preserve"> of the above said land vide an agreement dated the </w:t>
      </w:r>
      <w:r w:rsidR="00B20F2B">
        <w:rPr>
          <w:rFonts w:ascii="Garamond" w:eastAsia="Calibri" w:hAnsi="Garamond" w:cs="Times New Roman"/>
          <w:b/>
          <w:sz w:val="24"/>
          <w:szCs w:val="24"/>
        </w:rPr>
        <w:t>……………..</w:t>
      </w:r>
      <w:r w:rsidRPr="00FA7EF5">
        <w:rPr>
          <w:rFonts w:ascii="Garamond" w:eastAsia="Calibri" w:hAnsi="Garamond" w:cs="Times New Roman"/>
          <w:b/>
          <w:sz w:val="24"/>
          <w:szCs w:val="24"/>
        </w:rPr>
        <w:t xml:space="preserve"> </w:t>
      </w:r>
      <w:r w:rsidRPr="00FA7EF5">
        <w:rPr>
          <w:rFonts w:ascii="Garamond" w:eastAsia="Calibri" w:hAnsi="Garamond" w:cs="Times New Roman"/>
          <w:sz w:val="24"/>
          <w:szCs w:val="24"/>
        </w:rPr>
        <w:t>from the Defendants.</w:t>
      </w:r>
    </w:p>
    <w:p w14:paraId="085C4F90"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the same parcel of land was also the subject matter of a suit </w:t>
      </w:r>
      <w:r w:rsidR="00B20F2B">
        <w:rPr>
          <w:rFonts w:ascii="Garamond" w:eastAsia="Calibri" w:hAnsi="Garamond" w:cs="Times New Roman"/>
          <w:b/>
          <w:sz w:val="24"/>
          <w:szCs w:val="24"/>
        </w:rPr>
        <w:t>…</w:t>
      </w:r>
      <w:r w:rsidRPr="00FA7EF5">
        <w:rPr>
          <w:rFonts w:ascii="Garamond" w:eastAsia="Calibri" w:hAnsi="Garamond" w:cs="Times New Roman"/>
          <w:b/>
          <w:sz w:val="24"/>
          <w:szCs w:val="24"/>
        </w:rPr>
        <w:t xml:space="preserve"> HCC</w:t>
      </w:r>
      <w:r w:rsidR="00B20F2B">
        <w:rPr>
          <w:rFonts w:ascii="Garamond" w:eastAsia="Calibri" w:hAnsi="Garamond" w:cs="Times New Roman"/>
          <w:b/>
          <w:sz w:val="24"/>
          <w:szCs w:val="24"/>
        </w:rPr>
        <w:t xml:space="preserve"> Succession Cause No …</w:t>
      </w:r>
      <w:r w:rsidRPr="00FA7EF5">
        <w:rPr>
          <w:rFonts w:ascii="Garamond" w:eastAsia="Calibri" w:hAnsi="Garamond" w:cs="Times New Roman"/>
          <w:b/>
          <w:sz w:val="24"/>
          <w:szCs w:val="24"/>
        </w:rPr>
        <w:t>.</w:t>
      </w:r>
    </w:p>
    <w:p w14:paraId="5864F804"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the suit was concluded and a Certificate of Confirmation of Grant was issued on the </w:t>
      </w:r>
      <w:r w:rsidRPr="00FA7EF5">
        <w:rPr>
          <w:rFonts w:ascii="Garamond" w:eastAsia="Calibri" w:hAnsi="Garamond" w:cs="Times New Roman"/>
          <w:b/>
          <w:sz w:val="24"/>
          <w:szCs w:val="24"/>
        </w:rPr>
        <w:t>29</w:t>
      </w:r>
      <w:r w:rsidRPr="00FA7EF5">
        <w:rPr>
          <w:rFonts w:ascii="Garamond" w:eastAsia="Calibri" w:hAnsi="Garamond" w:cs="Times New Roman"/>
          <w:b/>
          <w:sz w:val="24"/>
          <w:szCs w:val="24"/>
          <w:vertAlign w:val="superscript"/>
        </w:rPr>
        <w:t>th</w:t>
      </w:r>
      <w:r w:rsidR="00B20F2B">
        <w:rPr>
          <w:rFonts w:ascii="Garamond" w:eastAsia="Calibri" w:hAnsi="Garamond" w:cs="Times New Roman"/>
          <w:b/>
          <w:sz w:val="24"/>
          <w:szCs w:val="24"/>
        </w:rPr>
        <w:t xml:space="preserve"> ………………</w:t>
      </w:r>
      <w:r w:rsidRPr="00FA7EF5">
        <w:rPr>
          <w:rFonts w:ascii="Garamond" w:eastAsia="Calibri" w:hAnsi="Garamond" w:cs="Times New Roman"/>
          <w:sz w:val="24"/>
          <w:szCs w:val="24"/>
        </w:rPr>
        <w:t xml:space="preserve"> to </w:t>
      </w:r>
      <w:r w:rsidR="00B20F2B">
        <w:rPr>
          <w:rFonts w:ascii="Garamond" w:eastAsia="Calibri" w:hAnsi="Garamond" w:cs="Times New Roman"/>
          <w:b/>
          <w:sz w:val="24"/>
          <w:szCs w:val="24"/>
        </w:rPr>
        <w:t>…………………</w:t>
      </w:r>
      <w:r w:rsidRPr="00FA7EF5">
        <w:rPr>
          <w:rFonts w:ascii="Garamond" w:eastAsia="Calibri" w:hAnsi="Garamond" w:cs="Times New Roman"/>
          <w:sz w:val="24"/>
          <w:szCs w:val="24"/>
        </w:rPr>
        <w:t xml:space="preserve"> and </w:t>
      </w:r>
      <w:r w:rsidR="00B20F2B">
        <w:rPr>
          <w:rFonts w:ascii="Garamond" w:eastAsia="Calibri" w:hAnsi="Garamond" w:cs="Times New Roman"/>
          <w:b/>
          <w:sz w:val="24"/>
          <w:szCs w:val="24"/>
        </w:rPr>
        <w:t>………………</w:t>
      </w:r>
      <w:r w:rsidRPr="00FA7EF5">
        <w:rPr>
          <w:rFonts w:ascii="Garamond" w:eastAsia="Calibri" w:hAnsi="Garamond" w:cs="Times New Roman"/>
          <w:sz w:val="24"/>
          <w:szCs w:val="24"/>
        </w:rPr>
        <w:t xml:space="preserve"> having been appointed the Administrators after the other heirs having agreed to the same via their affidavits.</w:t>
      </w:r>
    </w:p>
    <w:p w14:paraId="348B8DD7"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in the above Certificate of Grant of Confirmation issued on</w:t>
      </w:r>
      <w:r w:rsidRPr="00FA7EF5">
        <w:rPr>
          <w:rFonts w:ascii="Garamond" w:eastAsia="Calibri" w:hAnsi="Garamond" w:cs="Times New Roman"/>
          <w:b/>
          <w:sz w:val="24"/>
          <w:szCs w:val="24"/>
        </w:rPr>
        <w:t>29</w:t>
      </w:r>
      <w:r w:rsidRPr="00FA7EF5">
        <w:rPr>
          <w:rFonts w:ascii="Garamond" w:eastAsia="Calibri" w:hAnsi="Garamond" w:cs="Times New Roman"/>
          <w:b/>
          <w:sz w:val="24"/>
          <w:szCs w:val="24"/>
          <w:vertAlign w:val="superscript"/>
        </w:rPr>
        <w:t>th</w:t>
      </w:r>
      <w:r w:rsidR="00B20F2B">
        <w:rPr>
          <w:rFonts w:ascii="Garamond" w:eastAsia="Calibri" w:hAnsi="Garamond" w:cs="Times New Roman"/>
          <w:b/>
          <w:sz w:val="24"/>
          <w:szCs w:val="24"/>
        </w:rPr>
        <w:t>………….</w:t>
      </w:r>
      <w:r w:rsidRPr="00FA7EF5">
        <w:rPr>
          <w:rFonts w:ascii="Garamond" w:eastAsia="Calibri" w:hAnsi="Garamond" w:cs="Times New Roman"/>
          <w:sz w:val="24"/>
          <w:szCs w:val="24"/>
        </w:rPr>
        <w:t xml:space="preserve"> the land was also distributed to us (heirs) in acres. </w:t>
      </w:r>
    </w:p>
    <w:p w14:paraId="68CD4985"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in the cause of proceedings in the above case, no objection was raised by any party whatsoever and hence the confirmation of the Grant.</w:t>
      </w:r>
    </w:p>
    <w:p w14:paraId="268A5A0C"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w:t>
      </w:r>
      <w:r w:rsidR="00B20F2B">
        <w:rPr>
          <w:rFonts w:ascii="Garamond" w:eastAsia="Calibri" w:hAnsi="Garamond" w:cs="Times New Roman"/>
          <w:b/>
          <w:sz w:val="24"/>
          <w:szCs w:val="24"/>
        </w:rPr>
        <w:t>………………….</w:t>
      </w:r>
      <w:r w:rsidRPr="00FA7EF5">
        <w:rPr>
          <w:rFonts w:ascii="Garamond" w:eastAsia="Calibri" w:hAnsi="Garamond" w:cs="Times New Roman"/>
          <w:b/>
          <w:sz w:val="24"/>
          <w:szCs w:val="24"/>
        </w:rPr>
        <w:t>(4</w:t>
      </w:r>
      <w:r w:rsidRPr="00FA7EF5">
        <w:rPr>
          <w:rFonts w:ascii="Garamond" w:eastAsia="Calibri" w:hAnsi="Garamond" w:cs="Times New Roman"/>
          <w:b/>
          <w:sz w:val="24"/>
          <w:szCs w:val="24"/>
          <w:vertAlign w:val="superscript"/>
        </w:rPr>
        <w:t>th</w:t>
      </w:r>
      <w:r w:rsidRPr="00FA7EF5">
        <w:rPr>
          <w:rFonts w:ascii="Garamond" w:eastAsia="Calibri" w:hAnsi="Garamond" w:cs="Times New Roman"/>
          <w:b/>
          <w:sz w:val="24"/>
          <w:szCs w:val="24"/>
        </w:rPr>
        <w:t xml:space="preserve"> Defendant)</w:t>
      </w:r>
      <w:r w:rsidRPr="00FA7EF5">
        <w:rPr>
          <w:rFonts w:ascii="Garamond" w:eastAsia="Calibri" w:hAnsi="Garamond" w:cs="Times New Roman"/>
          <w:sz w:val="24"/>
          <w:szCs w:val="24"/>
        </w:rPr>
        <w:t xml:space="preserve"> is currently in the process of negotiating a sale agreement in regard to the</w:t>
      </w:r>
      <w:r w:rsidR="00B20F2B">
        <w:rPr>
          <w:rFonts w:ascii="Garamond" w:eastAsia="Calibri" w:hAnsi="Garamond" w:cs="Times New Roman"/>
          <w:sz w:val="24"/>
          <w:szCs w:val="24"/>
        </w:rPr>
        <w:t xml:space="preserve"> said land with a company named………………..</w:t>
      </w:r>
      <w:r w:rsidRPr="00FA7EF5">
        <w:rPr>
          <w:rFonts w:ascii="Garamond" w:eastAsia="Calibri" w:hAnsi="Garamond" w:cs="Times New Roman"/>
          <w:b/>
          <w:sz w:val="24"/>
          <w:szCs w:val="24"/>
        </w:rPr>
        <w:t xml:space="preserve"> </w:t>
      </w:r>
      <w:r w:rsidRPr="00FA7EF5">
        <w:rPr>
          <w:rFonts w:ascii="Garamond" w:eastAsia="Calibri" w:hAnsi="Garamond" w:cs="Times New Roman"/>
          <w:sz w:val="24"/>
          <w:szCs w:val="24"/>
        </w:rPr>
        <w:t>to our detriment because we are the bonafide owners of the said parcel vide the sale agreement referred to above and the court order that distributed the same.</w:t>
      </w:r>
    </w:p>
    <w:p w14:paraId="24AD32F6" w14:textId="77777777"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 swear this affidavit in support of my application regarding property </w:t>
      </w:r>
      <w:r w:rsidR="00B20F2B">
        <w:rPr>
          <w:rFonts w:ascii="Garamond" w:eastAsia="Calibri" w:hAnsi="Garamond" w:cs="Times New Roman"/>
          <w:b/>
          <w:sz w:val="24"/>
          <w:szCs w:val="24"/>
        </w:rPr>
        <w:t>………………..</w:t>
      </w:r>
    </w:p>
    <w:p w14:paraId="2388CE7A" w14:textId="77777777" w:rsidR="00FA7EF5" w:rsidRPr="00B20F2B"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if the Defendants’ action is not restrained from selling and/or transferring the said parcel, we shall stand to suffer irreparable loss.</w:t>
      </w:r>
    </w:p>
    <w:p w14:paraId="5265E042" w14:textId="77777777" w:rsidR="00FA7EF5" w:rsidRPr="00FA7EF5" w:rsidRDefault="00FA7EF5" w:rsidP="00FA7EF5">
      <w:pPr>
        <w:spacing w:after="0"/>
        <w:jc w:val="both"/>
        <w:rPr>
          <w:rFonts w:ascii="Garamond" w:eastAsia="Calibri" w:hAnsi="Garamond" w:cs="Times New Roman"/>
          <w:sz w:val="24"/>
          <w:szCs w:val="24"/>
        </w:rPr>
      </w:pPr>
    </w:p>
    <w:p w14:paraId="295917D3" w14:textId="77777777" w:rsidR="00FA7EF5" w:rsidRPr="00FA7EF5" w:rsidRDefault="00FA7EF5" w:rsidP="00664A0A">
      <w:pPr>
        <w:numPr>
          <w:ilvl w:val="0"/>
          <w:numId w:val="15"/>
        </w:numPr>
        <w:tabs>
          <w:tab w:val="num" w:pos="360"/>
        </w:tabs>
        <w:spacing w:after="0" w:line="24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all I have deponed to hereinabove is true and correct to the best of my knowledge SAVE for facts based on information sources and grounds of believe have been disclosed thereof.</w:t>
      </w:r>
    </w:p>
    <w:p w14:paraId="59F3B6F1" w14:textId="77777777" w:rsidR="00FA7EF5" w:rsidRPr="00FA7EF5" w:rsidRDefault="00FA7EF5" w:rsidP="00FA7EF5">
      <w:pPr>
        <w:spacing w:after="0"/>
        <w:jc w:val="both"/>
        <w:rPr>
          <w:rFonts w:ascii="Garamond" w:eastAsia="Calibri" w:hAnsi="Garamond" w:cs="Times New Roman"/>
          <w:sz w:val="24"/>
          <w:szCs w:val="24"/>
        </w:rPr>
      </w:pPr>
    </w:p>
    <w:p w14:paraId="75BE2BB7" w14:textId="324C29AD" w:rsidR="00FA7EF5" w:rsidRPr="00B20F2B" w:rsidRDefault="00F51C76" w:rsidP="00FA7EF5">
      <w:pPr>
        <w:spacing w:after="0"/>
        <w:jc w:val="both"/>
        <w:rPr>
          <w:rFonts w:ascii="Garamond" w:eastAsia="Calibri" w:hAnsi="Garamond" w:cs="Times New Roman"/>
          <w:sz w:val="24"/>
          <w:szCs w:val="24"/>
        </w:rPr>
      </w:pPr>
      <w:r>
        <w:rPr>
          <w:rFonts w:ascii="Garamond" w:eastAsia="Calibri" w:hAnsi="Garamond" w:cs="Times New Roman"/>
          <w:noProof/>
          <w:sz w:val="24"/>
          <w:szCs w:val="24"/>
        </w:rPr>
        <mc:AlternateContent>
          <mc:Choice Requires="wps">
            <w:drawing>
              <wp:anchor distT="0" distB="0" distL="114300" distR="114300" simplePos="0" relativeHeight="251659264" behindDoc="0" locked="0" layoutInCell="1" allowOverlap="1" wp14:anchorId="0AD0EF49" wp14:editId="191E165A">
                <wp:simplePos x="0" y="0"/>
                <wp:positionH relativeFrom="column">
                  <wp:posOffset>2990850</wp:posOffset>
                </wp:positionH>
                <wp:positionV relativeFrom="paragraph">
                  <wp:posOffset>122555</wp:posOffset>
                </wp:positionV>
                <wp:extent cx="228600" cy="1485900"/>
                <wp:effectExtent l="0" t="0" r="0" b="0"/>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1485900"/>
                        </a:xfrm>
                        <a:prstGeom prst="rightBrace">
                          <a:avLst>
                            <a:gd name="adj1" fmla="val 541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B0E74" id="Right Brace 1" o:spid="_x0000_s1026" type="#_x0000_t88" style="position:absolute;margin-left:235.5pt;margin-top:9.65pt;width:18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"/>
            </w:pict>
          </mc:Fallback>
        </mc:AlternateContent>
      </w:r>
      <w:r w:rsidR="00FA7EF5" w:rsidRPr="00FA7EF5">
        <w:rPr>
          <w:rFonts w:ascii="Garamond" w:eastAsia="Calibri" w:hAnsi="Garamond" w:cs="Times New Roman"/>
          <w:b/>
          <w:bCs/>
          <w:sz w:val="24"/>
          <w:szCs w:val="24"/>
        </w:rPr>
        <w:t>SWORN</w:t>
      </w:r>
      <w:r w:rsidR="00FA7EF5" w:rsidRPr="00FA7EF5">
        <w:rPr>
          <w:rFonts w:ascii="Garamond" w:eastAsia="Calibri" w:hAnsi="Garamond" w:cs="Times New Roman"/>
          <w:sz w:val="24"/>
          <w:szCs w:val="24"/>
        </w:rPr>
        <w:t xml:space="preserve"> at </w:t>
      </w:r>
      <w:r w:rsidR="00B20F2B">
        <w:rPr>
          <w:rFonts w:ascii="Garamond" w:eastAsia="Calibri" w:hAnsi="Garamond" w:cs="Times New Roman"/>
          <w:b/>
          <w:bCs/>
          <w:sz w:val="24"/>
          <w:szCs w:val="24"/>
        </w:rPr>
        <w:t>KSL</w:t>
      </w:r>
      <w:r w:rsidR="00FA7EF5" w:rsidRPr="00FA7EF5">
        <w:rPr>
          <w:rFonts w:ascii="Garamond" w:eastAsia="Calibri" w:hAnsi="Garamond" w:cs="Times New Roman"/>
          <w:sz w:val="24"/>
          <w:szCs w:val="24"/>
        </w:rPr>
        <w:t xml:space="preserve"> by the said </w:t>
      </w:r>
    </w:p>
    <w:p w14:paraId="1BA00877" w14:textId="77777777" w:rsidR="00FA7EF5" w:rsidRPr="00FA7EF5" w:rsidRDefault="00FA7EF5" w:rsidP="00FA7EF5">
      <w:pPr>
        <w:spacing w:after="0"/>
        <w:jc w:val="both"/>
        <w:rPr>
          <w:rFonts w:ascii="Garamond" w:eastAsia="Calibri" w:hAnsi="Garamond" w:cs="Times New Roman"/>
          <w:b/>
          <w:sz w:val="24"/>
          <w:szCs w:val="24"/>
        </w:rPr>
      </w:pPr>
    </w:p>
    <w:p w14:paraId="65716FCE" w14:textId="77777777"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lastRenderedPageBreak/>
        <w:t>This ………. day of …………………………..                      _________________</w:t>
      </w:r>
    </w:p>
    <w:p w14:paraId="4BDB22FA" w14:textId="77777777"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t xml:space="preserve">      </w:t>
      </w:r>
      <w:r w:rsidRPr="00FA7EF5">
        <w:rPr>
          <w:rFonts w:ascii="Garamond" w:eastAsia="Calibri" w:hAnsi="Garamond" w:cs="Times New Roman"/>
          <w:sz w:val="24"/>
          <w:szCs w:val="24"/>
        </w:rPr>
        <w:tab/>
        <w:t xml:space="preserve">                    DEPONENT</w:t>
      </w:r>
    </w:p>
    <w:p w14:paraId="30D9B54D" w14:textId="77777777"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t xml:space="preserve">         </w:t>
      </w:r>
    </w:p>
    <w:p w14:paraId="2B0D14B4" w14:textId="77777777" w:rsidR="00FA7EF5" w:rsidRPr="00FA7EF5" w:rsidRDefault="00FA7EF5" w:rsidP="00FA7EF5">
      <w:pPr>
        <w:spacing w:after="0"/>
        <w:jc w:val="both"/>
        <w:rPr>
          <w:rFonts w:ascii="Garamond" w:eastAsia="Calibri" w:hAnsi="Garamond" w:cs="Times New Roman"/>
          <w:sz w:val="24"/>
          <w:szCs w:val="24"/>
        </w:rPr>
      </w:pPr>
    </w:p>
    <w:p w14:paraId="2FE00D0A" w14:textId="77777777"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b/>
          <w:sz w:val="24"/>
          <w:szCs w:val="24"/>
          <w:u w:val="single"/>
        </w:rPr>
        <w:t>BEFORE ME</w:t>
      </w:r>
      <w:r w:rsidRPr="00FA7EF5">
        <w:rPr>
          <w:rFonts w:ascii="Garamond" w:eastAsia="Calibri" w:hAnsi="Garamond" w:cs="Times New Roman"/>
          <w:b/>
          <w:sz w:val="24"/>
          <w:szCs w:val="24"/>
        </w:rPr>
        <w:t>:</w:t>
      </w:r>
      <w:r w:rsidRPr="00FA7EF5">
        <w:rPr>
          <w:rFonts w:ascii="Garamond" w:eastAsia="Calibri" w:hAnsi="Garamond" w:cs="Times New Roman"/>
          <w:b/>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p>
    <w:p w14:paraId="416115B2" w14:textId="77777777" w:rsidR="00FA7EF5" w:rsidRPr="00FA7EF5" w:rsidRDefault="00FA7EF5" w:rsidP="00FA7EF5">
      <w:pPr>
        <w:spacing w:after="0"/>
        <w:jc w:val="both"/>
        <w:rPr>
          <w:rFonts w:ascii="Garamond" w:eastAsia="Calibri" w:hAnsi="Garamond" w:cs="Times New Roman"/>
          <w:b/>
          <w:bCs/>
          <w:sz w:val="24"/>
          <w:szCs w:val="24"/>
          <w:u w:val="single"/>
        </w:rPr>
      </w:pPr>
    </w:p>
    <w:p w14:paraId="448A1811" w14:textId="77777777" w:rsidR="00FA7EF5" w:rsidRPr="00FA7EF5" w:rsidRDefault="00FA7EF5" w:rsidP="00FA7EF5">
      <w:pPr>
        <w:spacing w:after="0"/>
        <w:jc w:val="both"/>
        <w:rPr>
          <w:rFonts w:ascii="Garamond" w:eastAsia="Calibri" w:hAnsi="Garamond" w:cs="Times New Roman"/>
          <w:b/>
          <w:bCs/>
          <w:sz w:val="24"/>
          <w:szCs w:val="24"/>
          <w:u w:val="single"/>
        </w:rPr>
      </w:pPr>
      <w:r w:rsidRPr="00FA7EF5">
        <w:rPr>
          <w:rFonts w:ascii="Garamond" w:eastAsia="Calibri" w:hAnsi="Garamond" w:cs="Times New Roman"/>
          <w:b/>
          <w:bCs/>
          <w:sz w:val="24"/>
          <w:szCs w:val="24"/>
          <w:u w:val="single"/>
        </w:rPr>
        <w:t>COMMISSIONER FOR OATHS.</w:t>
      </w:r>
    </w:p>
    <w:p w14:paraId="00CA2C2E" w14:textId="77777777" w:rsidR="00FA7EF5" w:rsidRPr="00FA7EF5" w:rsidRDefault="00FA7EF5" w:rsidP="00FA7EF5">
      <w:pPr>
        <w:spacing w:after="0"/>
        <w:jc w:val="both"/>
        <w:rPr>
          <w:rFonts w:ascii="Garamond" w:eastAsia="Calibri" w:hAnsi="Garamond" w:cs="Times New Roman"/>
          <w:b/>
          <w:bCs/>
          <w:sz w:val="24"/>
          <w:szCs w:val="24"/>
          <w:u w:val="single"/>
        </w:rPr>
      </w:pPr>
    </w:p>
    <w:p w14:paraId="670D98AE" w14:textId="77777777"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DRAWN &amp; FILED BY:</w:t>
      </w:r>
    </w:p>
    <w:p w14:paraId="0FA73F5B" w14:textId="77777777"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OKBICHALONEGI</w:t>
      </w:r>
    </w:p>
    <w:p w14:paraId="1E363378" w14:textId="77777777"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ADVOCATES,</w:t>
      </w:r>
    </w:p>
    <w:p w14:paraId="206138EB" w14:textId="77777777" w:rsidR="00FA7EF5" w:rsidRPr="00FA7EF5" w:rsidRDefault="00E74F72"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GATE NO. </w:t>
      </w:r>
      <w:r w:rsidR="00FA7EF5" w:rsidRPr="00FA7EF5">
        <w:rPr>
          <w:rFonts w:ascii="Garamond" w:eastAsia="Calibri" w:hAnsi="Garamond" w:cs="Times New Roman"/>
          <w:sz w:val="24"/>
          <w:szCs w:val="24"/>
          <w:lang w:val="en-GB"/>
        </w:rPr>
        <w:t>,</w:t>
      </w:r>
    </w:p>
    <w:p w14:paraId="4CD15D4C" w14:textId="77777777"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AGHA KHAN RO</w:t>
      </w:r>
      <w:r w:rsidR="00E74F72">
        <w:rPr>
          <w:rFonts w:ascii="Garamond" w:eastAsia="Calibri" w:hAnsi="Garamond" w:cs="Times New Roman"/>
          <w:sz w:val="24"/>
          <w:szCs w:val="24"/>
          <w:lang w:val="en-GB"/>
        </w:rPr>
        <w:t>AD</w:t>
      </w:r>
      <w:r w:rsidRPr="00FA7EF5">
        <w:rPr>
          <w:rFonts w:ascii="Garamond" w:eastAsia="Calibri" w:hAnsi="Garamond" w:cs="Times New Roman"/>
          <w:sz w:val="24"/>
          <w:szCs w:val="24"/>
          <w:lang w:val="en-GB"/>
        </w:rPr>
        <w:t>,</w:t>
      </w:r>
    </w:p>
    <w:p w14:paraId="16F502DB" w14:textId="77777777" w:rsidR="00FA7EF5" w:rsidRPr="00FA7EF5" w:rsidRDefault="00E74F72"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P. O. BOX </w:t>
      </w:r>
    </w:p>
    <w:p w14:paraId="507B41A8" w14:textId="77777777" w:rsidR="00FA7EF5" w:rsidRPr="00FA7EF5" w:rsidRDefault="00E74F72" w:rsidP="00FA7EF5">
      <w:pPr>
        <w:spacing w:after="0"/>
        <w:jc w:val="both"/>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KSL</w:t>
      </w:r>
    </w:p>
    <w:p w14:paraId="2392A96B" w14:textId="77777777" w:rsidR="00FA7EF5" w:rsidRPr="00FA7EF5" w:rsidRDefault="00FA7EF5" w:rsidP="00FA7EF5">
      <w:pPr>
        <w:spacing w:after="0"/>
        <w:ind w:left="1080"/>
        <w:contextualSpacing/>
        <w:jc w:val="both"/>
        <w:rPr>
          <w:rFonts w:ascii="Garamond" w:eastAsia="Calibri" w:hAnsi="Garamond" w:cs="Times New Roman"/>
          <w:b/>
          <w:sz w:val="24"/>
          <w:szCs w:val="24"/>
          <w:u w:val="single"/>
          <w:lang w:val="en-GB"/>
        </w:rPr>
      </w:pPr>
    </w:p>
    <w:p w14:paraId="4C7A2A1D" w14:textId="77777777"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TO BE SERVED UPON:</w:t>
      </w:r>
    </w:p>
    <w:p w14:paraId="05AE75E0" w14:textId="77777777" w:rsidR="00FA7EF5" w:rsidRPr="00FA7EF5" w:rsidRDefault="00E74F72" w:rsidP="00664A0A">
      <w:pPr>
        <w:numPr>
          <w:ilvl w:val="0"/>
          <w:numId w:val="20"/>
        </w:numPr>
        <w:spacing w:after="0" w:line="240" w:lineRule="auto"/>
        <w:contextualSpacing/>
        <w:jc w:val="both"/>
        <w:rPr>
          <w:rFonts w:ascii="Garamond" w:eastAsia="Calibri" w:hAnsi="Garamond" w:cs="Times New Roman"/>
          <w:sz w:val="24"/>
          <w:szCs w:val="24"/>
          <w:lang w:val="en-GB"/>
        </w:rPr>
      </w:pPr>
      <w:r>
        <w:rPr>
          <w:rFonts w:ascii="Garamond" w:eastAsia="Calibri" w:hAnsi="Garamond" w:cs="Times New Roman"/>
          <w:sz w:val="24"/>
          <w:szCs w:val="24"/>
          <w:lang w:val="en-GB"/>
        </w:rPr>
        <w:t>……………………………………</w:t>
      </w:r>
    </w:p>
    <w:p w14:paraId="10ECD5F7" w14:textId="77777777" w:rsidR="00FA7EF5" w:rsidRPr="00FA7EF5" w:rsidRDefault="00FA7EF5" w:rsidP="00FA7EF5">
      <w:pPr>
        <w:spacing w:after="0"/>
        <w:ind w:left="720"/>
        <w:contextualSpacing/>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(To be effected through the Plaintiffs’ Advocates office)</w:t>
      </w:r>
    </w:p>
    <w:p w14:paraId="68D9120F" w14:textId="77777777" w:rsidR="00FA7EF5" w:rsidRPr="00FA7EF5" w:rsidRDefault="00FA7EF5" w:rsidP="00FA7EF5">
      <w:pPr>
        <w:spacing w:after="0"/>
        <w:ind w:left="720"/>
        <w:jc w:val="both"/>
        <w:rPr>
          <w:rFonts w:ascii="Garamond" w:eastAsia="Arial Unicode MS" w:hAnsi="Garamond" w:cs="Times New Roman"/>
          <w:b/>
          <w:sz w:val="24"/>
          <w:szCs w:val="24"/>
          <w:u w:val="single"/>
        </w:rPr>
      </w:pPr>
    </w:p>
    <w:p w14:paraId="6A96C587" w14:textId="77777777"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REPUBLIC OF KENYA</w:t>
      </w:r>
    </w:p>
    <w:p w14:paraId="3524C474" w14:textId="77777777"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IN T</w:t>
      </w:r>
      <w:r w:rsidR="00E74F72">
        <w:rPr>
          <w:rFonts w:ascii="Times New Roman" w:hAnsi="Times New Roman" w:cs="Times New Roman"/>
          <w:b/>
          <w:sz w:val="24"/>
          <w:szCs w:val="24"/>
          <w:u w:val="single"/>
        </w:rPr>
        <w:t>HE HIGH COURT OF KENYA AT KSL</w:t>
      </w:r>
    </w:p>
    <w:p w14:paraId="5E916C02" w14:textId="77777777"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ELC NO.          OF 2013</w:t>
      </w:r>
    </w:p>
    <w:p w14:paraId="0BE968B7" w14:textId="77777777"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…………………………………………..1</w:t>
      </w:r>
      <w:r w:rsidRPr="00D46919">
        <w:rPr>
          <w:rFonts w:ascii="Times New Roman" w:hAnsi="Times New Roman" w:cs="Times New Roman"/>
          <w:sz w:val="24"/>
          <w:szCs w:val="24"/>
          <w:vertAlign w:val="superscript"/>
        </w:rPr>
        <w:t>ST</w:t>
      </w:r>
      <w:r w:rsidRPr="00D46919">
        <w:rPr>
          <w:rFonts w:ascii="Times New Roman" w:hAnsi="Times New Roman" w:cs="Times New Roman"/>
          <w:sz w:val="24"/>
          <w:szCs w:val="24"/>
        </w:rPr>
        <w:t xml:space="preserve"> PLAINTIFF</w:t>
      </w:r>
    </w:p>
    <w:p w14:paraId="1462DBBF" w14:textId="77777777" w:rsidR="00FA7EF5" w:rsidRDefault="00FA7EF5" w:rsidP="00FA7EF5">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B9646B">
        <w:rPr>
          <w:rFonts w:ascii="Times New Roman" w:hAnsi="Times New Roman" w:cs="Times New Roman"/>
          <w:sz w:val="24"/>
          <w:szCs w:val="24"/>
          <w:vertAlign w:val="superscript"/>
        </w:rPr>
        <w:t>ND</w:t>
      </w:r>
      <w:r w:rsidRPr="00D46919">
        <w:rPr>
          <w:rFonts w:ascii="Times New Roman" w:hAnsi="Times New Roman" w:cs="Times New Roman"/>
          <w:sz w:val="24"/>
          <w:szCs w:val="24"/>
        </w:rPr>
        <w:t xml:space="preserve"> PLAINTIFF </w:t>
      </w:r>
    </w:p>
    <w:p w14:paraId="2F94E8C2" w14:textId="77777777" w:rsidR="00FA7EF5" w:rsidRPr="00D46919" w:rsidRDefault="00FA7EF5" w:rsidP="00FA7EF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Pr="00B9646B">
        <w:rPr>
          <w:rFonts w:ascii="Times New Roman" w:hAnsi="Times New Roman" w:cs="Times New Roman"/>
          <w:sz w:val="24"/>
          <w:szCs w:val="24"/>
          <w:vertAlign w:val="superscript"/>
        </w:rPr>
        <w:t>RD</w:t>
      </w:r>
      <w:r w:rsidRPr="00D46919">
        <w:rPr>
          <w:rFonts w:ascii="Times New Roman" w:hAnsi="Times New Roman" w:cs="Times New Roman"/>
          <w:sz w:val="24"/>
          <w:szCs w:val="24"/>
        </w:rPr>
        <w:t xml:space="preserve"> PLAINTIFF</w:t>
      </w:r>
    </w:p>
    <w:p w14:paraId="7EB2210E" w14:textId="77777777" w:rsidR="00FA7EF5" w:rsidRPr="00D46919" w:rsidRDefault="00FA7EF5" w:rsidP="00FA7EF5">
      <w:pPr>
        <w:spacing w:line="360" w:lineRule="auto"/>
        <w:jc w:val="center"/>
        <w:rPr>
          <w:rFonts w:ascii="Times New Roman" w:hAnsi="Times New Roman" w:cs="Times New Roman"/>
          <w:b/>
          <w:sz w:val="24"/>
          <w:szCs w:val="24"/>
        </w:rPr>
      </w:pPr>
      <w:r w:rsidRPr="00D46919">
        <w:rPr>
          <w:rFonts w:ascii="Times New Roman" w:hAnsi="Times New Roman" w:cs="Times New Roman"/>
          <w:b/>
          <w:sz w:val="24"/>
          <w:szCs w:val="24"/>
        </w:rPr>
        <w:t>VERSUS</w:t>
      </w:r>
    </w:p>
    <w:p w14:paraId="12AB1A56" w14:textId="77777777" w:rsidR="00FA7EF5" w:rsidRPr="00D46919" w:rsidRDefault="00FA7EF5" w:rsidP="00FA7EF5">
      <w:pPr>
        <w:spacing w:line="360" w:lineRule="auto"/>
        <w:jc w:val="center"/>
        <w:rPr>
          <w:rFonts w:ascii="Times New Roman" w:hAnsi="Times New Roman" w:cs="Times New Roman"/>
          <w:sz w:val="24"/>
          <w:szCs w:val="24"/>
        </w:rPr>
      </w:pPr>
      <w:r w:rsidRPr="00B9646B">
        <w:rPr>
          <w:rFonts w:ascii="Times New Roman" w:hAnsi="Times New Roman" w:cs="Times New Roman"/>
          <w:sz w:val="24"/>
          <w:szCs w:val="24"/>
        </w:rPr>
        <w:t xml:space="preserve"> </w:t>
      </w:r>
      <w:r w:rsidRPr="00D46919">
        <w:rPr>
          <w:rFonts w:ascii="Times New Roman" w:hAnsi="Times New Roman" w:cs="Times New Roman"/>
          <w:sz w:val="24"/>
          <w:szCs w:val="24"/>
        </w:rPr>
        <w:t>……………………………………………..1</w:t>
      </w:r>
      <w:r w:rsidRPr="00D46919">
        <w:rPr>
          <w:rFonts w:ascii="Times New Roman" w:hAnsi="Times New Roman" w:cs="Times New Roman"/>
          <w:sz w:val="24"/>
          <w:szCs w:val="24"/>
          <w:vertAlign w:val="superscript"/>
        </w:rPr>
        <w:t>ST</w:t>
      </w:r>
      <w:r w:rsidRPr="00D46919">
        <w:rPr>
          <w:rFonts w:ascii="Times New Roman" w:hAnsi="Times New Roman" w:cs="Times New Roman"/>
          <w:sz w:val="24"/>
          <w:szCs w:val="24"/>
        </w:rPr>
        <w:t xml:space="preserve"> DEFENDANT</w:t>
      </w:r>
    </w:p>
    <w:p w14:paraId="491E1FA5" w14:textId="77777777" w:rsidR="00FA7EF5" w:rsidRPr="00D46919" w:rsidRDefault="00FA7EF5" w:rsidP="00FA7EF5">
      <w:pPr>
        <w:spacing w:line="360" w:lineRule="auto"/>
        <w:rPr>
          <w:rFonts w:ascii="Times New Roman" w:hAnsi="Times New Roman" w:cs="Times New Roman"/>
          <w:sz w:val="24"/>
          <w:szCs w:val="24"/>
        </w:rPr>
      </w:pPr>
      <w:r>
        <w:rPr>
          <w:rFonts w:ascii="Times New Roman" w:hAnsi="Times New Roman" w:cs="Times New Roman"/>
          <w:sz w:val="24"/>
          <w:szCs w:val="24"/>
        </w:rPr>
        <w:t>………..……………..</w:t>
      </w:r>
      <w:r w:rsidRPr="00D46919">
        <w:rPr>
          <w:rFonts w:ascii="Times New Roman" w:hAnsi="Times New Roman" w:cs="Times New Roman"/>
          <w:sz w:val="24"/>
          <w:szCs w:val="24"/>
        </w:rPr>
        <w:t>…………………..2</w:t>
      </w:r>
      <w:r w:rsidRPr="00D46919">
        <w:rPr>
          <w:rFonts w:ascii="Times New Roman" w:hAnsi="Times New Roman" w:cs="Times New Roman"/>
          <w:sz w:val="24"/>
          <w:szCs w:val="24"/>
          <w:vertAlign w:val="superscript"/>
        </w:rPr>
        <w:t>ND</w:t>
      </w:r>
      <w:r w:rsidRPr="00D46919">
        <w:rPr>
          <w:rFonts w:ascii="Times New Roman" w:hAnsi="Times New Roman" w:cs="Times New Roman"/>
          <w:sz w:val="24"/>
          <w:szCs w:val="24"/>
        </w:rPr>
        <w:t xml:space="preserve"> DEFENDANT</w:t>
      </w:r>
    </w:p>
    <w:p w14:paraId="23B0E4F2" w14:textId="77777777"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………………………………………………3</w:t>
      </w:r>
      <w:r w:rsidRPr="00D46919">
        <w:rPr>
          <w:rFonts w:ascii="Times New Roman" w:hAnsi="Times New Roman" w:cs="Times New Roman"/>
          <w:sz w:val="24"/>
          <w:szCs w:val="24"/>
          <w:vertAlign w:val="superscript"/>
        </w:rPr>
        <w:t>RD</w:t>
      </w:r>
      <w:r w:rsidRPr="00D46919">
        <w:rPr>
          <w:rFonts w:ascii="Times New Roman" w:hAnsi="Times New Roman" w:cs="Times New Roman"/>
          <w:sz w:val="24"/>
          <w:szCs w:val="24"/>
        </w:rPr>
        <w:t xml:space="preserve"> DEFENDANT</w:t>
      </w:r>
    </w:p>
    <w:p w14:paraId="544BCFE2" w14:textId="77777777" w:rsidR="00FA7EF5" w:rsidRPr="00D46919" w:rsidRDefault="00FA7EF5" w:rsidP="00FA7EF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D46919">
        <w:rPr>
          <w:rFonts w:ascii="Times New Roman" w:hAnsi="Times New Roman" w:cs="Times New Roman"/>
          <w:sz w:val="24"/>
          <w:szCs w:val="24"/>
        </w:rPr>
        <w:t>………………………………….4</w:t>
      </w:r>
      <w:r w:rsidRPr="00D46919">
        <w:rPr>
          <w:rFonts w:ascii="Times New Roman" w:hAnsi="Times New Roman" w:cs="Times New Roman"/>
          <w:sz w:val="24"/>
          <w:szCs w:val="24"/>
          <w:vertAlign w:val="superscript"/>
        </w:rPr>
        <w:t>TH</w:t>
      </w:r>
      <w:r w:rsidRPr="00D46919">
        <w:rPr>
          <w:rFonts w:ascii="Times New Roman" w:hAnsi="Times New Roman" w:cs="Times New Roman"/>
          <w:sz w:val="24"/>
          <w:szCs w:val="24"/>
        </w:rPr>
        <w:t xml:space="preserve"> DEFENDANT</w:t>
      </w:r>
    </w:p>
    <w:p w14:paraId="7B73053D" w14:textId="77777777"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lastRenderedPageBreak/>
        <w:t>PLAINT</w:t>
      </w:r>
    </w:p>
    <w:p w14:paraId="069CE3D5" w14:textId="77777777"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(FAST TRACK)</w:t>
      </w:r>
    </w:p>
    <w:p w14:paraId="4BDD20CB" w14:textId="77777777"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1</w:t>
      </w:r>
      <w:r w:rsidRPr="00D46919">
        <w:rPr>
          <w:rFonts w:ascii="Times New Roman" w:hAnsi="Times New Roman" w:cs="Times New Roman"/>
          <w:sz w:val="24"/>
          <w:szCs w:val="24"/>
          <w:vertAlign w:val="superscript"/>
        </w:rPr>
        <w:t>st</w:t>
      </w:r>
      <w:r w:rsidRPr="00D46919">
        <w:rPr>
          <w:rFonts w:ascii="Times New Roman" w:hAnsi="Times New Roman" w:cs="Times New Roman"/>
          <w:sz w:val="24"/>
          <w:szCs w:val="24"/>
        </w:rPr>
        <w:t xml:space="preserve"> and 2</w:t>
      </w:r>
      <w:r w:rsidRPr="00D46919">
        <w:rPr>
          <w:rFonts w:ascii="Times New Roman" w:hAnsi="Times New Roman" w:cs="Times New Roman"/>
          <w:sz w:val="24"/>
          <w:szCs w:val="24"/>
          <w:vertAlign w:val="superscript"/>
        </w:rPr>
        <w:t>nd</w:t>
      </w:r>
      <w:r w:rsidRPr="00D46919">
        <w:rPr>
          <w:rFonts w:ascii="Times New Roman" w:hAnsi="Times New Roman" w:cs="Times New Roman"/>
          <w:sz w:val="24"/>
          <w:szCs w:val="24"/>
        </w:rPr>
        <w:t xml:space="preserve"> Plaintiffs are male adults of sound mind and disposition residing i</w:t>
      </w:r>
      <w:r w:rsidR="00E74F72">
        <w:rPr>
          <w:rFonts w:ascii="Times New Roman" w:hAnsi="Times New Roman" w:cs="Times New Roman"/>
          <w:sz w:val="24"/>
          <w:szCs w:val="24"/>
        </w:rPr>
        <w:t>n and working for gain in …………….</w:t>
      </w:r>
      <w:r w:rsidRPr="00D46919">
        <w:rPr>
          <w:rFonts w:ascii="Times New Roman" w:hAnsi="Times New Roman" w:cs="Times New Roman"/>
          <w:sz w:val="24"/>
          <w:szCs w:val="24"/>
        </w:rPr>
        <w:t xml:space="preserve"> County within the Republic of Kenya. Their address of service for purposes of this suit shall</w:t>
      </w:r>
      <w:r w:rsidR="00E74F72">
        <w:rPr>
          <w:rFonts w:ascii="Times New Roman" w:hAnsi="Times New Roman" w:cs="Times New Roman"/>
          <w:sz w:val="24"/>
          <w:szCs w:val="24"/>
        </w:rPr>
        <w:t xml:space="preserve"> be C/O Messrs Okbichalonegi Advocates, Gate No., Agha Khan Road, P. O. BOX …</w:t>
      </w:r>
      <w:r w:rsidRPr="00D46919">
        <w:rPr>
          <w:rFonts w:ascii="Times New Roman" w:hAnsi="Times New Roman" w:cs="Times New Roman"/>
          <w:sz w:val="24"/>
          <w:szCs w:val="24"/>
        </w:rPr>
        <w:t>.</w:t>
      </w:r>
    </w:p>
    <w:p w14:paraId="7D3FF158"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191AC8DD" w14:textId="77777777"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3</w:t>
      </w:r>
      <w:r w:rsidRPr="00D46919">
        <w:rPr>
          <w:rFonts w:ascii="Times New Roman" w:hAnsi="Times New Roman" w:cs="Times New Roman"/>
          <w:sz w:val="24"/>
          <w:szCs w:val="24"/>
          <w:vertAlign w:val="superscript"/>
        </w:rPr>
        <w:t>rd</w:t>
      </w:r>
      <w:r w:rsidRPr="00D46919">
        <w:rPr>
          <w:rFonts w:ascii="Times New Roman" w:hAnsi="Times New Roman" w:cs="Times New Roman"/>
          <w:sz w:val="24"/>
          <w:szCs w:val="24"/>
        </w:rPr>
        <w:t xml:space="preserve"> Plaintiff is an adult of sound mind and disposition residing in and working for gain in the Republic of South Africa. His address of service for purposes of this suit shall</w:t>
      </w:r>
      <w:r w:rsidR="00E74F72">
        <w:rPr>
          <w:rFonts w:ascii="Times New Roman" w:hAnsi="Times New Roman" w:cs="Times New Roman"/>
          <w:sz w:val="24"/>
          <w:szCs w:val="24"/>
        </w:rPr>
        <w:t xml:space="preserve"> be C/O Messrs Okbichalonegi Advocates, Gate No., P. O. BOX </w:t>
      </w:r>
      <w:r w:rsidRPr="00D46919">
        <w:rPr>
          <w:rFonts w:ascii="Times New Roman" w:hAnsi="Times New Roman" w:cs="Times New Roman"/>
          <w:sz w:val="24"/>
          <w:szCs w:val="24"/>
        </w:rPr>
        <w:t>.</w:t>
      </w:r>
    </w:p>
    <w:p w14:paraId="33987E8F"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7C3BF73B" w14:textId="77777777"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Defendants are male adults of sound mind working for gain within the Republic of Kenya. (Service of summons herein shall be effected through the Plaintiff’s Advocates’ offices aforesaid.)</w:t>
      </w:r>
    </w:p>
    <w:p w14:paraId="238896FC" w14:textId="77777777"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pla</w:t>
      </w:r>
      <w:r>
        <w:rPr>
          <w:rFonts w:ascii="Times New Roman" w:hAnsi="Times New Roman" w:cs="Times New Roman"/>
          <w:sz w:val="24"/>
          <w:szCs w:val="24"/>
        </w:rPr>
        <w:t>intiffs aver that they</w:t>
      </w:r>
      <w:r w:rsidRPr="00D46919">
        <w:rPr>
          <w:rFonts w:ascii="Times New Roman" w:hAnsi="Times New Roman" w:cs="Times New Roman"/>
          <w:sz w:val="24"/>
          <w:szCs w:val="24"/>
        </w:rPr>
        <w:t xml:space="preserve"> conclude</w:t>
      </w:r>
      <w:r>
        <w:rPr>
          <w:rFonts w:ascii="Times New Roman" w:hAnsi="Times New Roman" w:cs="Times New Roman"/>
          <w:sz w:val="24"/>
          <w:szCs w:val="24"/>
        </w:rPr>
        <w:t>d</w:t>
      </w:r>
      <w:r w:rsidRPr="00D46919">
        <w:rPr>
          <w:rFonts w:ascii="Times New Roman" w:hAnsi="Times New Roman" w:cs="Times New Roman"/>
          <w:sz w:val="24"/>
          <w:szCs w:val="24"/>
        </w:rPr>
        <w:t xml:space="preserve"> a land sale agreement for </w:t>
      </w:r>
      <w:r w:rsidR="00E74F72">
        <w:rPr>
          <w:rFonts w:ascii="Times New Roman" w:eastAsia="Calibri" w:hAnsi="Times New Roman" w:cs="Times New Roman"/>
          <w:b/>
          <w:sz w:val="24"/>
          <w:szCs w:val="24"/>
        </w:rPr>
        <w:t>LAND PARCEL NO…..</w:t>
      </w:r>
      <w:r w:rsidRPr="00D46919">
        <w:rPr>
          <w:rFonts w:ascii="Times New Roman" w:eastAsia="Calibri" w:hAnsi="Times New Roman" w:cs="Times New Roman"/>
          <w:b/>
          <w:sz w:val="24"/>
          <w:szCs w:val="24"/>
        </w:rPr>
        <w:t xml:space="preserve"> </w:t>
      </w:r>
      <w:r w:rsidRPr="00D46919">
        <w:rPr>
          <w:rFonts w:ascii="Times New Roman" w:hAnsi="Times New Roman" w:cs="Times New Roman"/>
          <w:sz w:val="24"/>
          <w:szCs w:val="24"/>
        </w:rPr>
        <w:t xml:space="preserve">wherein they purchased a portion measuring </w:t>
      </w:r>
      <w:r w:rsidR="00E74F72">
        <w:rPr>
          <w:rFonts w:ascii="Times New Roman" w:hAnsi="Times New Roman" w:cs="Times New Roman"/>
          <w:b/>
          <w:sz w:val="24"/>
          <w:szCs w:val="24"/>
        </w:rPr>
        <w:t>approximately …..</w:t>
      </w:r>
      <w:r w:rsidRPr="00D46919">
        <w:rPr>
          <w:rFonts w:ascii="Times New Roman" w:hAnsi="Times New Roman" w:cs="Times New Roman"/>
          <w:b/>
          <w:sz w:val="24"/>
          <w:szCs w:val="24"/>
        </w:rPr>
        <w:t xml:space="preserve"> acres</w:t>
      </w:r>
      <w:r w:rsidRPr="00D46919">
        <w:rPr>
          <w:rFonts w:ascii="Times New Roman" w:hAnsi="Times New Roman" w:cs="Times New Roman"/>
          <w:sz w:val="24"/>
          <w:szCs w:val="24"/>
        </w:rPr>
        <w:t xml:space="preserve"> out of </w:t>
      </w:r>
      <w:r w:rsidR="00E74F72">
        <w:rPr>
          <w:rFonts w:ascii="Times New Roman" w:hAnsi="Times New Roman" w:cs="Times New Roman"/>
          <w:b/>
          <w:sz w:val="24"/>
          <w:szCs w:val="24"/>
        </w:rPr>
        <w:t>…..</w:t>
      </w:r>
      <w:r w:rsidRPr="00D46919">
        <w:rPr>
          <w:rFonts w:ascii="Times New Roman" w:hAnsi="Times New Roman" w:cs="Times New Roman"/>
          <w:b/>
          <w:sz w:val="24"/>
          <w:szCs w:val="24"/>
        </w:rPr>
        <w:t>Ha</w:t>
      </w:r>
      <w:r w:rsidRPr="00D46919">
        <w:rPr>
          <w:rFonts w:ascii="Times New Roman" w:hAnsi="Times New Roman" w:cs="Times New Roman"/>
          <w:sz w:val="24"/>
          <w:szCs w:val="24"/>
        </w:rPr>
        <w:t xml:space="preserve"> of the above said land vide an agreement dated the </w:t>
      </w:r>
      <w:r w:rsidR="00E74F72">
        <w:rPr>
          <w:rFonts w:ascii="Times New Roman" w:hAnsi="Times New Roman" w:cs="Times New Roman"/>
          <w:b/>
          <w:sz w:val="24"/>
          <w:szCs w:val="24"/>
        </w:rPr>
        <w:t>………</w:t>
      </w:r>
      <w:r w:rsidRPr="00D46919">
        <w:rPr>
          <w:rFonts w:ascii="Times New Roman" w:hAnsi="Times New Roman" w:cs="Times New Roman"/>
          <w:b/>
          <w:sz w:val="24"/>
          <w:szCs w:val="24"/>
        </w:rPr>
        <w:t>.</w:t>
      </w:r>
    </w:p>
    <w:p w14:paraId="4A150176"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22E5E363" w14:textId="77777777"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 xml:space="preserve">The </w:t>
      </w:r>
      <w:r>
        <w:rPr>
          <w:rFonts w:ascii="Times New Roman" w:hAnsi="Times New Roman" w:cs="Times New Roman"/>
          <w:sz w:val="24"/>
          <w:szCs w:val="24"/>
        </w:rPr>
        <w:t>P</w:t>
      </w:r>
      <w:r w:rsidRPr="00D46919">
        <w:rPr>
          <w:rFonts w:ascii="Times New Roman" w:hAnsi="Times New Roman" w:cs="Times New Roman"/>
          <w:sz w:val="24"/>
          <w:szCs w:val="24"/>
        </w:rPr>
        <w:t xml:space="preserve">laintiffs further aver that the same parcel of land was also the subject matter of a suit </w:t>
      </w:r>
      <w:r w:rsidR="00E74F72">
        <w:rPr>
          <w:rFonts w:ascii="Times New Roman" w:hAnsi="Times New Roman" w:cs="Times New Roman"/>
          <w:b/>
          <w:sz w:val="24"/>
          <w:szCs w:val="24"/>
        </w:rPr>
        <w:t>…</w:t>
      </w:r>
      <w:r w:rsidRPr="00D46919">
        <w:rPr>
          <w:rFonts w:ascii="Times New Roman" w:hAnsi="Times New Roman" w:cs="Times New Roman"/>
          <w:b/>
          <w:sz w:val="24"/>
          <w:szCs w:val="24"/>
        </w:rPr>
        <w:t xml:space="preserve"> HCC</w:t>
      </w:r>
      <w:r w:rsidR="00E74F72">
        <w:rPr>
          <w:rFonts w:ascii="Times New Roman" w:hAnsi="Times New Roman" w:cs="Times New Roman"/>
          <w:b/>
          <w:sz w:val="24"/>
          <w:szCs w:val="24"/>
        </w:rPr>
        <w:t xml:space="preserve"> Succession Cause No ………..</w:t>
      </w:r>
      <w:r w:rsidRPr="00D46919">
        <w:rPr>
          <w:rFonts w:ascii="Times New Roman" w:hAnsi="Times New Roman" w:cs="Times New Roman"/>
          <w:b/>
          <w:sz w:val="24"/>
          <w:szCs w:val="24"/>
        </w:rPr>
        <w:t xml:space="preserve"> </w:t>
      </w:r>
      <w:r w:rsidRPr="00D46919">
        <w:rPr>
          <w:rFonts w:ascii="Times New Roman" w:hAnsi="Times New Roman" w:cs="Times New Roman"/>
          <w:sz w:val="24"/>
          <w:szCs w:val="24"/>
        </w:rPr>
        <w:t>which was concluded and a Certificate of Conf</w:t>
      </w:r>
      <w:r w:rsidR="00E74F72">
        <w:rPr>
          <w:rFonts w:ascii="Times New Roman" w:hAnsi="Times New Roman" w:cs="Times New Roman"/>
          <w:sz w:val="24"/>
          <w:szCs w:val="24"/>
        </w:rPr>
        <w:t>irmation of Grant issued on the …………………..</w:t>
      </w:r>
      <w:r w:rsidRPr="00D46919">
        <w:rPr>
          <w:rFonts w:ascii="Times New Roman" w:hAnsi="Times New Roman" w:cs="Times New Roman"/>
          <w:sz w:val="24"/>
          <w:szCs w:val="24"/>
        </w:rPr>
        <w:t xml:space="preserve"> to </w:t>
      </w:r>
      <w:r w:rsidR="00E74F72">
        <w:rPr>
          <w:rFonts w:ascii="Times New Roman" w:hAnsi="Times New Roman" w:cs="Times New Roman"/>
          <w:b/>
          <w:sz w:val="24"/>
          <w:szCs w:val="24"/>
        </w:rPr>
        <w:t>……..</w:t>
      </w:r>
      <w:r w:rsidRPr="00D46919">
        <w:rPr>
          <w:rFonts w:ascii="Times New Roman" w:hAnsi="Times New Roman" w:cs="Times New Roman"/>
          <w:sz w:val="24"/>
          <w:szCs w:val="24"/>
        </w:rPr>
        <w:t xml:space="preserve"> and </w:t>
      </w:r>
      <w:r w:rsidR="00E74F72">
        <w:rPr>
          <w:rFonts w:ascii="Times New Roman" w:hAnsi="Times New Roman" w:cs="Times New Roman"/>
          <w:b/>
          <w:sz w:val="24"/>
          <w:szCs w:val="24"/>
        </w:rPr>
        <w:t>………………..</w:t>
      </w:r>
      <w:r w:rsidRPr="00D46919">
        <w:rPr>
          <w:rFonts w:ascii="Times New Roman" w:hAnsi="Times New Roman" w:cs="Times New Roman"/>
          <w:sz w:val="24"/>
          <w:szCs w:val="24"/>
        </w:rPr>
        <w:t xml:space="preserve"> having been appointed the Administrators.</w:t>
      </w:r>
    </w:p>
    <w:p w14:paraId="6851066F"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0770B661" w14:textId="77777777"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the land in contention was also distributed to the heirs in acres in the above mentioned certificate of Grant by the court.</w:t>
      </w:r>
    </w:p>
    <w:p w14:paraId="0A1169DA"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59169607" w14:textId="77777777"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By virtue of the contents of paragrap</w:t>
      </w:r>
      <w:r>
        <w:rPr>
          <w:rFonts w:ascii="Times New Roman" w:hAnsi="Times New Roman" w:cs="Times New Roman"/>
          <w:sz w:val="24"/>
          <w:szCs w:val="24"/>
        </w:rPr>
        <w:t>hs 4, 5 and 6 hereinabove, the P</w:t>
      </w:r>
      <w:r w:rsidRPr="00D46919">
        <w:rPr>
          <w:rFonts w:ascii="Times New Roman" w:hAnsi="Times New Roman" w:cs="Times New Roman"/>
          <w:sz w:val="24"/>
          <w:szCs w:val="24"/>
        </w:rPr>
        <w:t xml:space="preserve">laintiffs are the lawful and rightful owners of </w:t>
      </w:r>
      <w:r>
        <w:rPr>
          <w:rFonts w:ascii="Times New Roman" w:hAnsi="Times New Roman" w:cs="Times New Roman"/>
          <w:sz w:val="24"/>
          <w:szCs w:val="24"/>
        </w:rPr>
        <w:t xml:space="preserve">a portion of </w:t>
      </w:r>
      <w:r w:rsidRPr="00D46919">
        <w:rPr>
          <w:rFonts w:ascii="Times New Roman" w:hAnsi="Times New Roman" w:cs="Times New Roman"/>
          <w:sz w:val="24"/>
          <w:szCs w:val="24"/>
        </w:rPr>
        <w:t>the suit property.</w:t>
      </w:r>
    </w:p>
    <w:p w14:paraId="52866F78"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0A6F4223" w14:textId="77777777"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4</w:t>
      </w:r>
      <w:r w:rsidRPr="00B9646B">
        <w:rPr>
          <w:rFonts w:ascii="Times New Roman" w:hAnsi="Times New Roman" w:cs="Times New Roman"/>
          <w:sz w:val="24"/>
          <w:szCs w:val="24"/>
          <w:vertAlign w:val="superscript"/>
        </w:rPr>
        <w:t>th</w:t>
      </w:r>
      <w:r w:rsidRPr="00D46919">
        <w:rPr>
          <w:rFonts w:ascii="Times New Roman" w:hAnsi="Times New Roman" w:cs="Times New Roman"/>
          <w:sz w:val="24"/>
          <w:szCs w:val="24"/>
        </w:rPr>
        <w:t xml:space="preserve"> Defendant is currently without any colour of right, consideration or the consent of </w:t>
      </w:r>
      <w:r>
        <w:rPr>
          <w:rFonts w:ascii="Times New Roman" w:hAnsi="Times New Roman" w:cs="Times New Roman"/>
          <w:sz w:val="24"/>
          <w:szCs w:val="24"/>
        </w:rPr>
        <w:t>the P</w:t>
      </w:r>
      <w:r w:rsidRPr="00D46919">
        <w:rPr>
          <w:rFonts w:ascii="Times New Roman" w:hAnsi="Times New Roman" w:cs="Times New Roman"/>
          <w:sz w:val="24"/>
          <w:szCs w:val="24"/>
        </w:rPr>
        <w:t xml:space="preserve">laintiffs in the process of negotiating a sale agreement in regard to the said </w:t>
      </w:r>
      <w:r>
        <w:rPr>
          <w:rFonts w:ascii="Times New Roman" w:hAnsi="Times New Roman" w:cs="Times New Roman"/>
          <w:sz w:val="24"/>
          <w:szCs w:val="24"/>
        </w:rPr>
        <w:t xml:space="preserve">portion of the </w:t>
      </w:r>
      <w:r w:rsidRPr="00D46919">
        <w:rPr>
          <w:rFonts w:ascii="Times New Roman" w:hAnsi="Times New Roman" w:cs="Times New Roman"/>
          <w:sz w:val="24"/>
          <w:szCs w:val="24"/>
        </w:rPr>
        <w:t>land with a company nam</w:t>
      </w:r>
      <w:r w:rsidR="00E74F72">
        <w:rPr>
          <w:rFonts w:ascii="Times New Roman" w:hAnsi="Times New Roman" w:cs="Times New Roman"/>
          <w:sz w:val="24"/>
          <w:szCs w:val="24"/>
        </w:rPr>
        <w:t>ed ………………..</w:t>
      </w:r>
      <w:r w:rsidRPr="00D46919">
        <w:rPr>
          <w:rFonts w:ascii="Times New Roman" w:hAnsi="Times New Roman" w:cs="Times New Roman"/>
          <w:b/>
          <w:sz w:val="24"/>
          <w:szCs w:val="24"/>
        </w:rPr>
        <w:t xml:space="preserve"> </w:t>
      </w:r>
      <w:r>
        <w:rPr>
          <w:rFonts w:ascii="Times New Roman" w:hAnsi="Times New Roman" w:cs="Times New Roman"/>
          <w:sz w:val="24"/>
          <w:szCs w:val="24"/>
        </w:rPr>
        <w:t>thereby denying the P</w:t>
      </w:r>
      <w:r w:rsidRPr="00D46919">
        <w:rPr>
          <w:rFonts w:ascii="Times New Roman" w:hAnsi="Times New Roman" w:cs="Times New Roman"/>
          <w:sz w:val="24"/>
          <w:szCs w:val="24"/>
        </w:rPr>
        <w:t>laintiffs use and quiet possession of the said portion of land.</w:t>
      </w:r>
    </w:p>
    <w:p w14:paraId="6948EFA3"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2E1E1F86" w14:textId="77777777" w:rsidR="00FA7EF5" w:rsidRPr="00D46919" w:rsidRDefault="00FA7EF5" w:rsidP="00FA7EF5">
      <w:pPr>
        <w:pStyle w:val="ListParagraph"/>
        <w:spacing w:line="360" w:lineRule="auto"/>
        <w:jc w:val="both"/>
        <w:rPr>
          <w:rFonts w:ascii="Times New Roman" w:hAnsi="Times New Roman" w:cs="Times New Roman"/>
          <w:b/>
          <w:sz w:val="24"/>
          <w:szCs w:val="24"/>
          <w:u w:val="single"/>
        </w:rPr>
      </w:pPr>
      <w:r w:rsidRPr="00D46919">
        <w:rPr>
          <w:rFonts w:ascii="Times New Roman" w:hAnsi="Times New Roman" w:cs="Times New Roman"/>
          <w:b/>
          <w:sz w:val="24"/>
          <w:szCs w:val="24"/>
          <w:u w:val="single"/>
        </w:rPr>
        <w:t>PARTICULARS OF BREACH OF CONTRACT</w:t>
      </w:r>
      <w:r>
        <w:rPr>
          <w:rFonts w:ascii="Times New Roman" w:hAnsi="Times New Roman" w:cs="Times New Roman"/>
          <w:b/>
          <w:sz w:val="24"/>
          <w:szCs w:val="24"/>
          <w:u w:val="single"/>
        </w:rPr>
        <w:t>:</w:t>
      </w:r>
    </w:p>
    <w:p w14:paraId="54AC3351" w14:textId="77777777" w:rsidR="00FA7EF5"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It was an express term of the sale agreement that upon the confirmation of Grant the defendants (vendors) were to notify the plaintiffs (purchasers) of the same so as the balance of the purchase price can be paid.</w:t>
      </w:r>
    </w:p>
    <w:p w14:paraId="6D3989E2" w14:textId="77777777" w:rsidR="00FA7EF5" w:rsidRPr="00D46919" w:rsidRDefault="00FA7EF5" w:rsidP="00FA7EF5">
      <w:pPr>
        <w:pStyle w:val="ListParagraph"/>
        <w:spacing w:line="360" w:lineRule="auto"/>
        <w:ind w:left="1440"/>
        <w:jc w:val="both"/>
        <w:rPr>
          <w:rFonts w:ascii="Times New Roman" w:hAnsi="Times New Roman" w:cs="Times New Roman"/>
          <w:sz w:val="24"/>
          <w:szCs w:val="24"/>
        </w:rPr>
      </w:pPr>
    </w:p>
    <w:p w14:paraId="536B8CAD" w14:textId="77777777" w:rsidR="00FA7EF5" w:rsidRPr="00D72E03"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the defendants have failed to put the plaintiffs into possession of the above stated parcel of land.</w:t>
      </w:r>
    </w:p>
    <w:p w14:paraId="6000A023" w14:textId="77777777" w:rsidR="00FA7EF5" w:rsidRPr="00D72E03" w:rsidRDefault="00FA7EF5" w:rsidP="00FA7EF5">
      <w:pPr>
        <w:pStyle w:val="ListParagraph"/>
        <w:spacing w:line="360" w:lineRule="auto"/>
        <w:ind w:left="1440"/>
        <w:jc w:val="both"/>
        <w:rPr>
          <w:rFonts w:ascii="Times New Roman" w:hAnsi="Times New Roman" w:cs="Times New Roman"/>
          <w:sz w:val="24"/>
          <w:szCs w:val="24"/>
        </w:rPr>
      </w:pPr>
    </w:p>
    <w:p w14:paraId="130C5002" w14:textId="77777777" w:rsidR="00FA7EF5" w:rsidRPr="00D46919"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the defendants have failed to do all that that is within their powers to ensure the smooth transfer of the property into the name of the purchasers despite the fact that they have obtained the letters of administration.</w:t>
      </w:r>
    </w:p>
    <w:p w14:paraId="5A6628C7" w14:textId="77777777" w:rsidR="00FA7EF5" w:rsidRPr="00E74F72"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in the aforementioned suit the suit property was divided to the plaintiffs too and since then the defendants have been frustrating the plaintiffs efforts to initiate the transfer process.</w:t>
      </w:r>
    </w:p>
    <w:p w14:paraId="1C374225" w14:textId="77777777" w:rsidR="00FA7EF5" w:rsidRPr="00E74F72"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w:t>
      </w:r>
      <w:r>
        <w:rPr>
          <w:rFonts w:ascii="Times New Roman" w:hAnsi="Times New Roman" w:cs="Times New Roman"/>
          <w:sz w:val="24"/>
          <w:szCs w:val="24"/>
        </w:rPr>
        <w:t>hat the defendants through the 4</w:t>
      </w:r>
      <w:r w:rsidRPr="00B9646B">
        <w:rPr>
          <w:rFonts w:ascii="Times New Roman" w:hAnsi="Times New Roman" w:cs="Times New Roman"/>
          <w:sz w:val="24"/>
          <w:szCs w:val="24"/>
          <w:vertAlign w:val="superscript"/>
        </w:rPr>
        <w:t>th</w:t>
      </w:r>
      <w:r w:rsidRPr="00D46919">
        <w:rPr>
          <w:rFonts w:ascii="Times New Roman" w:hAnsi="Times New Roman" w:cs="Times New Roman"/>
          <w:sz w:val="24"/>
          <w:szCs w:val="24"/>
        </w:rPr>
        <w:t xml:space="preserve"> Defendant have initiated the process of selling the same portion of la</w:t>
      </w:r>
      <w:r w:rsidR="00E74F72">
        <w:rPr>
          <w:rFonts w:ascii="Times New Roman" w:hAnsi="Times New Roman" w:cs="Times New Roman"/>
          <w:sz w:val="24"/>
          <w:szCs w:val="24"/>
        </w:rPr>
        <w:t>nd to another party (name of the party</w:t>
      </w:r>
      <w:r w:rsidRPr="00D46919">
        <w:rPr>
          <w:rFonts w:ascii="Times New Roman" w:hAnsi="Times New Roman" w:cs="Times New Roman"/>
          <w:sz w:val="24"/>
          <w:szCs w:val="24"/>
        </w:rPr>
        <w:t>) in total disregard to the initial sale agreement and the court order.</w:t>
      </w:r>
    </w:p>
    <w:p w14:paraId="0EF155D8" w14:textId="77777777"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plaintiffs aver that notwithstanding demand and notice of intention to sue the Defendants have failed to abort the sale process and transfer the land to them.</w:t>
      </w:r>
    </w:p>
    <w:p w14:paraId="5B76EF1F"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7CC0662E" w14:textId="77777777" w:rsidR="00FA7EF5" w:rsidRPr="00D72E03"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plaintiffs aver that there is no other suit pending and there have been no previous proceedings in any court between the plaintiff and the defendants over the same subject matter.</w:t>
      </w:r>
    </w:p>
    <w:p w14:paraId="7C1CDE74"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7A8F1022" w14:textId="77777777"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cause of action arose within the jurisdiction of this court.</w:t>
      </w:r>
    </w:p>
    <w:p w14:paraId="5D6ADC44" w14:textId="77777777" w:rsidR="00FA7EF5" w:rsidRPr="00D46919" w:rsidRDefault="00FA7EF5" w:rsidP="00FA7EF5">
      <w:pPr>
        <w:pStyle w:val="ListParagraph"/>
        <w:spacing w:line="360" w:lineRule="auto"/>
        <w:jc w:val="both"/>
        <w:rPr>
          <w:rFonts w:ascii="Times New Roman" w:hAnsi="Times New Roman" w:cs="Times New Roman"/>
          <w:sz w:val="24"/>
          <w:szCs w:val="24"/>
        </w:rPr>
      </w:pPr>
    </w:p>
    <w:p w14:paraId="6790F68A" w14:textId="77777777" w:rsidR="00FA7EF5" w:rsidRPr="00D72E03" w:rsidRDefault="00FA7EF5" w:rsidP="00FA7EF5">
      <w:pPr>
        <w:pStyle w:val="ListParagraph"/>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lastRenderedPageBreak/>
        <w:t>REASONS WHEREFORE</w:t>
      </w:r>
      <w:r w:rsidRPr="00D46919">
        <w:rPr>
          <w:rFonts w:ascii="Times New Roman" w:hAnsi="Times New Roman" w:cs="Times New Roman"/>
          <w:sz w:val="24"/>
          <w:szCs w:val="24"/>
        </w:rPr>
        <w:t xml:space="preserve"> the plaintiffs pray for </w:t>
      </w:r>
      <w:r w:rsidRPr="00D46919">
        <w:rPr>
          <w:rFonts w:ascii="Times New Roman" w:hAnsi="Times New Roman" w:cs="Times New Roman"/>
          <w:b/>
          <w:sz w:val="24"/>
          <w:szCs w:val="24"/>
        </w:rPr>
        <w:t>ORDERS</w:t>
      </w:r>
      <w:r w:rsidRPr="00D46919">
        <w:rPr>
          <w:rFonts w:ascii="Times New Roman" w:hAnsi="Times New Roman" w:cs="Times New Roman"/>
          <w:sz w:val="24"/>
          <w:szCs w:val="24"/>
        </w:rPr>
        <w:t>:</w:t>
      </w:r>
    </w:p>
    <w:p w14:paraId="3F4F042B" w14:textId="77777777" w:rsidR="00FA7EF5" w:rsidRPr="00D72E03"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an order of injunction against the defendants either by themselves or their servants, employees, agents or any other person acting for them or on their behalf from transferring, selling exchanging, disposing of or dealing in the portion of land that was sold to the plaintiffs in </w:t>
      </w:r>
      <w:r w:rsidR="00E74F72">
        <w:rPr>
          <w:rFonts w:ascii="Times New Roman" w:eastAsia="Calibri" w:hAnsi="Times New Roman" w:cs="Times New Roman"/>
          <w:b/>
          <w:sz w:val="24"/>
          <w:szCs w:val="24"/>
        </w:rPr>
        <w:t>……………….</w:t>
      </w:r>
      <w:r w:rsidRPr="00D46919">
        <w:rPr>
          <w:rFonts w:ascii="Times New Roman" w:eastAsia="Calibri" w:hAnsi="Times New Roman" w:cs="Times New Roman"/>
          <w:b/>
          <w:sz w:val="24"/>
          <w:szCs w:val="24"/>
        </w:rPr>
        <w:t xml:space="preserve"> </w:t>
      </w:r>
      <w:r w:rsidR="00E74F72">
        <w:rPr>
          <w:rFonts w:ascii="Times New Roman" w:eastAsia="Calibri" w:hAnsi="Times New Roman" w:cs="Times New Roman"/>
          <w:sz w:val="24"/>
          <w:szCs w:val="24"/>
        </w:rPr>
        <w:t>to ……………</w:t>
      </w:r>
      <w:r w:rsidRPr="00D46919">
        <w:rPr>
          <w:rFonts w:ascii="Times New Roman" w:eastAsia="Calibri" w:hAnsi="Times New Roman" w:cs="Times New Roman"/>
          <w:sz w:val="24"/>
          <w:szCs w:val="24"/>
        </w:rPr>
        <w:t xml:space="preserve"> be issued.</w:t>
      </w:r>
    </w:p>
    <w:p w14:paraId="555FBF02" w14:textId="77777777" w:rsidR="00FA7EF5" w:rsidRPr="00D46919" w:rsidRDefault="00FA7EF5" w:rsidP="00FA7EF5">
      <w:pPr>
        <w:pStyle w:val="ListParagraph"/>
        <w:spacing w:line="360" w:lineRule="auto"/>
        <w:ind w:left="1080"/>
        <w:jc w:val="both"/>
        <w:rPr>
          <w:rFonts w:ascii="Times New Roman" w:hAnsi="Times New Roman" w:cs="Times New Roman"/>
          <w:sz w:val="24"/>
          <w:szCs w:val="24"/>
        </w:rPr>
      </w:pPr>
    </w:p>
    <w:p w14:paraId="552FA450" w14:textId="77777777" w:rsidR="00FA7EF5" w:rsidRPr="00D72E03"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an order be issued compelling the defendants to transfer the title of the suit property to</w:t>
      </w:r>
      <w:r>
        <w:rPr>
          <w:rFonts w:ascii="Times New Roman" w:hAnsi="Times New Roman" w:cs="Times New Roman"/>
          <w:sz w:val="24"/>
          <w:szCs w:val="24"/>
        </w:rPr>
        <w:t xml:space="preserve"> the plaintiffs herein</w:t>
      </w:r>
      <w:r w:rsidRPr="00D46919">
        <w:rPr>
          <w:rFonts w:ascii="Times New Roman" w:hAnsi="Times New Roman" w:cs="Times New Roman"/>
          <w:sz w:val="24"/>
          <w:szCs w:val="24"/>
        </w:rPr>
        <w:t>.</w:t>
      </w:r>
    </w:p>
    <w:p w14:paraId="1FBF832E" w14:textId="77777777" w:rsidR="00FA7EF5" w:rsidRPr="00D46919" w:rsidRDefault="00FA7EF5" w:rsidP="00FA7EF5">
      <w:pPr>
        <w:pStyle w:val="ListParagraph"/>
        <w:spacing w:line="360" w:lineRule="auto"/>
        <w:ind w:left="1080"/>
        <w:jc w:val="both"/>
        <w:rPr>
          <w:rFonts w:ascii="Times New Roman" w:hAnsi="Times New Roman" w:cs="Times New Roman"/>
          <w:sz w:val="24"/>
          <w:szCs w:val="24"/>
        </w:rPr>
      </w:pPr>
    </w:p>
    <w:p w14:paraId="111847B1" w14:textId="77777777" w:rsidR="00FA7EF5" w:rsidRPr="00D46919"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 permanent injunction restraining the defendants either by themselves or their servants, employees, agents or any other person acting for them or on their behalf from transferring, selling, exchanging, disposing of or dealing in the suit property in any other manner whatsoever with the parcel of </w:t>
      </w:r>
      <w:r w:rsidR="00E74F72">
        <w:rPr>
          <w:rFonts w:ascii="Times New Roman" w:hAnsi="Times New Roman" w:cs="Times New Roman"/>
          <w:sz w:val="24"/>
          <w:szCs w:val="24"/>
        </w:rPr>
        <w:t>land known as ………………</w:t>
      </w:r>
      <w:r w:rsidRPr="00D46919">
        <w:rPr>
          <w:rFonts w:ascii="Times New Roman" w:hAnsi="Times New Roman" w:cs="Times New Roman"/>
          <w:sz w:val="24"/>
          <w:szCs w:val="24"/>
        </w:rPr>
        <w:t>be issued.</w:t>
      </w:r>
    </w:p>
    <w:p w14:paraId="6B830BD1" w14:textId="77777777" w:rsidR="00FA7EF5"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an order for compensation for loss and additional costs incurred since then be issued.</w:t>
      </w:r>
    </w:p>
    <w:p w14:paraId="1D694BD0" w14:textId="77777777" w:rsidR="00FA7EF5" w:rsidRPr="00D46919" w:rsidRDefault="00FA7EF5" w:rsidP="00FA7EF5">
      <w:pPr>
        <w:pStyle w:val="ListParagraph"/>
        <w:tabs>
          <w:tab w:val="left" w:pos="3195"/>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p>
    <w:p w14:paraId="6B8E19D7" w14:textId="77777777" w:rsidR="00FA7EF5" w:rsidRPr="00D72E03"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Pr>
          <w:rFonts w:ascii="Times New Roman" w:hAnsi="Times New Roman" w:cs="Times New Roman"/>
          <w:sz w:val="24"/>
          <w:szCs w:val="24"/>
        </w:rPr>
        <w:t xml:space="preserve"> an order for specific performance be issued against the defendants.</w:t>
      </w:r>
    </w:p>
    <w:p w14:paraId="45823E8C" w14:textId="77777777" w:rsidR="00FA7EF5" w:rsidRPr="00D46919" w:rsidRDefault="00FA7EF5" w:rsidP="00FA7EF5">
      <w:pPr>
        <w:pStyle w:val="ListParagraph"/>
        <w:spacing w:line="360" w:lineRule="auto"/>
        <w:ind w:left="1080"/>
        <w:jc w:val="both"/>
        <w:rPr>
          <w:rFonts w:ascii="Times New Roman" w:hAnsi="Times New Roman" w:cs="Times New Roman"/>
          <w:sz w:val="24"/>
          <w:szCs w:val="24"/>
        </w:rPr>
      </w:pPr>
    </w:p>
    <w:p w14:paraId="30A65B00" w14:textId="77777777" w:rsidR="00FA7EF5" w:rsidRPr="00D46919"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Costs of this suit.</w:t>
      </w:r>
    </w:p>
    <w:p w14:paraId="78FDD62E" w14:textId="77777777" w:rsidR="00FA7EF5" w:rsidRPr="00D46919" w:rsidRDefault="00FA7EF5" w:rsidP="00FA7EF5">
      <w:pPr>
        <w:pStyle w:val="ListParagraph"/>
        <w:spacing w:line="360" w:lineRule="auto"/>
        <w:ind w:left="1080"/>
        <w:jc w:val="both"/>
        <w:rPr>
          <w:rFonts w:ascii="Times New Roman" w:hAnsi="Times New Roman" w:cs="Times New Roman"/>
          <w:sz w:val="24"/>
          <w:szCs w:val="24"/>
        </w:rPr>
      </w:pPr>
    </w:p>
    <w:p w14:paraId="3D0E91FB" w14:textId="77777777" w:rsidR="00FA7EF5" w:rsidRPr="00D46919" w:rsidRDefault="00FA7EF5" w:rsidP="00FA7EF5">
      <w:pPr>
        <w:pStyle w:val="ListParagraph"/>
        <w:spacing w:line="360" w:lineRule="auto"/>
        <w:ind w:left="1080"/>
        <w:jc w:val="both"/>
        <w:rPr>
          <w:rFonts w:ascii="Times New Roman" w:hAnsi="Times New Roman" w:cs="Times New Roman"/>
          <w:sz w:val="24"/>
          <w:szCs w:val="24"/>
        </w:rPr>
      </w:pPr>
      <w:r w:rsidRPr="00D46919">
        <w:rPr>
          <w:rFonts w:ascii="Times New Roman" w:hAnsi="Times New Roman" w:cs="Times New Roman"/>
          <w:b/>
          <w:sz w:val="24"/>
          <w:szCs w:val="24"/>
          <w:u w:val="single"/>
        </w:rPr>
        <w:t xml:space="preserve">DATED </w:t>
      </w:r>
      <w:r w:rsidRPr="00D46919">
        <w:rPr>
          <w:rFonts w:ascii="Times New Roman" w:hAnsi="Times New Roman" w:cs="Times New Roman"/>
          <w:sz w:val="24"/>
          <w:szCs w:val="24"/>
        </w:rPr>
        <w:t xml:space="preserve">   at </w:t>
      </w:r>
      <w:r w:rsidR="00E74F72">
        <w:rPr>
          <w:rFonts w:ascii="Times New Roman" w:hAnsi="Times New Roman" w:cs="Times New Roman"/>
          <w:b/>
          <w:sz w:val="24"/>
          <w:szCs w:val="24"/>
        </w:rPr>
        <w:t>KSL</w:t>
      </w:r>
      <w:r w:rsidRPr="00D46919">
        <w:rPr>
          <w:rFonts w:ascii="Times New Roman" w:hAnsi="Times New Roman" w:cs="Times New Roman"/>
          <w:b/>
          <w:sz w:val="24"/>
          <w:szCs w:val="24"/>
        </w:rPr>
        <w:t xml:space="preserve"> </w:t>
      </w:r>
      <w:r w:rsidRPr="00D46919">
        <w:rPr>
          <w:rFonts w:ascii="Times New Roman" w:hAnsi="Times New Roman" w:cs="Times New Roman"/>
          <w:sz w:val="24"/>
          <w:szCs w:val="24"/>
        </w:rPr>
        <w:t xml:space="preserve">  this </w:t>
      </w:r>
      <w:r w:rsidR="00E74F72">
        <w:rPr>
          <w:rFonts w:ascii="Times New Roman" w:hAnsi="Times New Roman" w:cs="Times New Roman"/>
          <w:sz w:val="24"/>
          <w:szCs w:val="24"/>
        </w:rPr>
        <w:t xml:space="preserve">  </w:t>
      </w:r>
      <w:r w:rsidRPr="00D46919">
        <w:rPr>
          <w:rFonts w:ascii="Times New Roman" w:hAnsi="Times New Roman" w:cs="Times New Roman"/>
          <w:sz w:val="24"/>
          <w:szCs w:val="24"/>
        </w:rPr>
        <w:t xml:space="preserve">                day of                                 </w:t>
      </w:r>
      <w:r w:rsidRPr="00D46919">
        <w:rPr>
          <w:rFonts w:ascii="Times New Roman" w:hAnsi="Times New Roman" w:cs="Times New Roman"/>
          <w:b/>
          <w:sz w:val="24"/>
          <w:szCs w:val="24"/>
        </w:rPr>
        <w:t xml:space="preserve"> 2013</w:t>
      </w:r>
    </w:p>
    <w:p w14:paraId="730319FB" w14:textId="77777777" w:rsidR="00FA7EF5" w:rsidRPr="00BD745A" w:rsidRDefault="00FA7EF5" w:rsidP="00FA7EF5">
      <w:pPr>
        <w:spacing w:line="360" w:lineRule="auto"/>
        <w:jc w:val="both"/>
        <w:rPr>
          <w:rFonts w:ascii="Times New Roman" w:hAnsi="Times New Roman" w:cs="Times New Roman"/>
          <w:b/>
          <w:sz w:val="24"/>
          <w:szCs w:val="24"/>
        </w:rPr>
      </w:pPr>
    </w:p>
    <w:p w14:paraId="59089D2E" w14:textId="77777777" w:rsidR="00FA7EF5" w:rsidRPr="00D46919" w:rsidRDefault="00E74F72" w:rsidP="00FA7EF5">
      <w:pPr>
        <w:pStyle w:val="ListParagraph"/>
        <w:spacing w:line="360" w:lineRule="auto"/>
        <w:ind w:left="1080"/>
        <w:jc w:val="center"/>
        <w:rPr>
          <w:rFonts w:ascii="Times New Roman" w:hAnsi="Times New Roman" w:cs="Times New Roman"/>
          <w:b/>
          <w:sz w:val="24"/>
          <w:szCs w:val="24"/>
        </w:rPr>
      </w:pPr>
      <w:r>
        <w:rPr>
          <w:rFonts w:ascii="Times New Roman" w:hAnsi="Times New Roman" w:cs="Times New Roman"/>
          <w:b/>
          <w:sz w:val="24"/>
          <w:szCs w:val="24"/>
        </w:rPr>
        <w:t>OKBICHALONEGI</w:t>
      </w:r>
    </w:p>
    <w:p w14:paraId="3A82D63D" w14:textId="77777777" w:rsidR="00FA7EF5" w:rsidRPr="00D46919" w:rsidRDefault="00FA7EF5" w:rsidP="00FA7EF5">
      <w:pPr>
        <w:pStyle w:val="ListParagraph"/>
        <w:spacing w:line="360" w:lineRule="auto"/>
        <w:ind w:left="1080"/>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ADVOCATES FOR THE PLAINTIFFS</w:t>
      </w:r>
    </w:p>
    <w:p w14:paraId="4861A48C" w14:textId="77777777" w:rsidR="00FA7EF5" w:rsidRPr="00D46919" w:rsidRDefault="00FA7EF5" w:rsidP="00FA7EF5">
      <w:pPr>
        <w:pStyle w:val="ListParagraph"/>
        <w:spacing w:line="360" w:lineRule="auto"/>
        <w:ind w:left="1080"/>
        <w:jc w:val="both"/>
        <w:rPr>
          <w:rFonts w:ascii="Times New Roman" w:hAnsi="Times New Roman" w:cs="Times New Roman"/>
          <w:b/>
          <w:sz w:val="24"/>
          <w:szCs w:val="24"/>
          <w:u w:val="single"/>
        </w:rPr>
      </w:pPr>
    </w:p>
    <w:p w14:paraId="64F26626" w14:textId="77777777" w:rsidR="00FA7EF5" w:rsidRPr="008706ED" w:rsidRDefault="00FA7EF5" w:rsidP="00FA7EF5">
      <w:pPr>
        <w:spacing w:line="240" w:lineRule="auto"/>
        <w:jc w:val="both"/>
        <w:rPr>
          <w:rFonts w:ascii="Times New Roman" w:hAnsi="Times New Roman" w:cs="Times New Roman"/>
          <w:b/>
          <w:sz w:val="24"/>
          <w:szCs w:val="24"/>
          <w:u w:val="single"/>
        </w:rPr>
      </w:pPr>
      <w:r w:rsidRPr="008706ED">
        <w:rPr>
          <w:rFonts w:ascii="Times New Roman" w:hAnsi="Times New Roman" w:cs="Times New Roman"/>
          <w:b/>
          <w:sz w:val="24"/>
          <w:szCs w:val="24"/>
          <w:u w:val="single"/>
        </w:rPr>
        <w:t>DRAWN &amp; FILED BY:</w:t>
      </w:r>
    </w:p>
    <w:p w14:paraId="4245B119" w14:textId="77777777" w:rsidR="00FA7EF5" w:rsidRPr="008706ED" w:rsidRDefault="00E74F72" w:rsidP="00FA7EF5">
      <w:pPr>
        <w:spacing w:line="240" w:lineRule="auto"/>
        <w:jc w:val="both"/>
        <w:rPr>
          <w:rFonts w:ascii="Times New Roman" w:hAnsi="Times New Roman" w:cs="Times New Roman"/>
          <w:sz w:val="24"/>
          <w:szCs w:val="24"/>
        </w:rPr>
      </w:pPr>
      <w:r>
        <w:rPr>
          <w:rFonts w:ascii="Times New Roman" w:hAnsi="Times New Roman" w:cs="Times New Roman"/>
          <w:sz w:val="24"/>
          <w:szCs w:val="24"/>
        </w:rPr>
        <w:t>OKBICHALONEGI</w:t>
      </w:r>
    </w:p>
    <w:p w14:paraId="06A7D823" w14:textId="77777777" w:rsidR="00FA7EF5" w:rsidRPr="008706ED" w:rsidRDefault="00FA7EF5" w:rsidP="00FA7EF5">
      <w:pPr>
        <w:spacing w:line="240" w:lineRule="auto"/>
        <w:jc w:val="both"/>
        <w:rPr>
          <w:rFonts w:ascii="Times New Roman" w:hAnsi="Times New Roman" w:cs="Times New Roman"/>
          <w:sz w:val="24"/>
          <w:szCs w:val="24"/>
        </w:rPr>
      </w:pPr>
      <w:r w:rsidRPr="008706ED">
        <w:rPr>
          <w:rFonts w:ascii="Times New Roman" w:hAnsi="Times New Roman" w:cs="Times New Roman"/>
          <w:sz w:val="24"/>
          <w:szCs w:val="24"/>
        </w:rPr>
        <w:t>ADVOCATES,</w:t>
      </w:r>
    </w:p>
    <w:p w14:paraId="701B7833" w14:textId="77777777" w:rsidR="00FA7EF5" w:rsidRPr="008706ED" w:rsidRDefault="00FA7EF5" w:rsidP="00FA7EF5">
      <w:pPr>
        <w:spacing w:line="240" w:lineRule="auto"/>
        <w:jc w:val="both"/>
        <w:rPr>
          <w:rFonts w:ascii="Times New Roman" w:hAnsi="Times New Roman" w:cs="Times New Roman"/>
          <w:sz w:val="24"/>
          <w:szCs w:val="24"/>
        </w:rPr>
      </w:pPr>
      <w:r w:rsidRPr="008706ED">
        <w:rPr>
          <w:rFonts w:ascii="Times New Roman" w:hAnsi="Times New Roman" w:cs="Times New Roman"/>
          <w:sz w:val="24"/>
          <w:szCs w:val="24"/>
        </w:rPr>
        <w:t>GATE NO. 4,</w:t>
      </w:r>
    </w:p>
    <w:p w14:paraId="68DF3349" w14:textId="77777777" w:rsidR="00FA7EF5" w:rsidRPr="008706ED" w:rsidRDefault="00E74F72" w:rsidP="00FA7EF5">
      <w:p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AGHA KHAN ROAD</w:t>
      </w:r>
      <w:r w:rsidR="00FA7EF5" w:rsidRPr="008706ED">
        <w:rPr>
          <w:rFonts w:ascii="Times New Roman" w:hAnsi="Times New Roman" w:cs="Times New Roman"/>
          <w:sz w:val="24"/>
          <w:szCs w:val="24"/>
        </w:rPr>
        <w:t>,</w:t>
      </w:r>
    </w:p>
    <w:p w14:paraId="55BF73F9" w14:textId="77777777" w:rsidR="00FA7EF5" w:rsidRPr="008706ED" w:rsidRDefault="00E74F72" w:rsidP="00FA7EF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 O. BOX </w:t>
      </w:r>
    </w:p>
    <w:p w14:paraId="2CD10C59" w14:textId="77777777" w:rsidR="00FA7EF5" w:rsidRPr="008706ED" w:rsidRDefault="00FA7EF5" w:rsidP="00FA7EF5">
      <w:pPr>
        <w:spacing w:line="240" w:lineRule="auto"/>
        <w:jc w:val="both"/>
        <w:rPr>
          <w:rFonts w:ascii="Times New Roman" w:hAnsi="Times New Roman" w:cs="Times New Roman"/>
          <w:b/>
          <w:sz w:val="24"/>
          <w:szCs w:val="24"/>
          <w:u w:val="single"/>
        </w:rPr>
      </w:pPr>
      <w:r w:rsidRPr="008706ED">
        <w:rPr>
          <w:rFonts w:ascii="Times New Roman" w:hAnsi="Times New Roman" w:cs="Times New Roman"/>
          <w:b/>
          <w:sz w:val="24"/>
          <w:szCs w:val="24"/>
          <w:u w:val="single"/>
        </w:rPr>
        <w:t>K</w:t>
      </w:r>
      <w:r w:rsidR="00E74F72">
        <w:rPr>
          <w:rFonts w:ascii="Times New Roman" w:hAnsi="Times New Roman" w:cs="Times New Roman"/>
          <w:b/>
          <w:sz w:val="24"/>
          <w:szCs w:val="24"/>
          <w:u w:val="single"/>
        </w:rPr>
        <w:t>SL</w:t>
      </w:r>
    </w:p>
    <w:p w14:paraId="6AD37398" w14:textId="77777777" w:rsidR="00FA7EF5" w:rsidRPr="00A613CE" w:rsidRDefault="00FA7EF5" w:rsidP="00FA7EF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Our Reference: </w:t>
      </w:r>
    </w:p>
    <w:p w14:paraId="4D067013" w14:textId="77777777" w:rsidR="00FA7EF5" w:rsidRPr="008706ED" w:rsidRDefault="00FA7EF5" w:rsidP="00FA7EF5">
      <w:pPr>
        <w:spacing w:line="360" w:lineRule="auto"/>
        <w:jc w:val="both"/>
        <w:rPr>
          <w:rFonts w:ascii="Times New Roman" w:hAnsi="Times New Roman" w:cs="Times New Roman"/>
          <w:b/>
          <w:sz w:val="24"/>
          <w:szCs w:val="24"/>
          <w:u w:val="single"/>
        </w:rPr>
      </w:pPr>
      <w:r w:rsidRPr="008706ED">
        <w:rPr>
          <w:rFonts w:ascii="Times New Roman" w:hAnsi="Times New Roman" w:cs="Times New Roman"/>
          <w:b/>
          <w:sz w:val="24"/>
          <w:szCs w:val="24"/>
          <w:u w:val="single"/>
        </w:rPr>
        <w:t>TO BE SERVED UPON:</w:t>
      </w:r>
    </w:p>
    <w:p w14:paraId="0B066B70" w14:textId="77777777" w:rsidR="00FA7EF5" w:rsidRPr="00D46919" w:rsidRDefault="00E74F72" w:rsidP="00664A0A">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105455B2" w14:textId="77777777" w:rsidR="00FA7EF5" w:rsidRPr="00D46919" w:rsidRDefault="00FA7EF5" w:rsidP="00FA7EF5">
      <w:pPr>
        <w:pStyle w:val="ListParagraph"/>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(To be effected through the Plaintiffs’ Advocates office)</w:t>
      </w:r>
    </w:p>
    <w:p w14:paraId="0E685560" w14:textId="77777777" w:rsidR="00FA7EF5" w:rsidRDefault="00E74F72" w:rsidP="00E74F72">
      <w:pPr>
        <w:spacing w:after="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CERTIFICATE OF POSTING (applies to all documents served/sent by POSTA)</w:t>
      </w:r>
    </w:p>
    <w:p w14:paraId="539FF0D5" w14:textId="77777777" w:rsidR="00FA7EF5" w:rsidRPr="009847CE" w:rsidRDefault="00FA7EF5" w:rsidP="00FA7EF5">
      <w:pPr>
        <w:spacing w:after="0" w:line="360" w:lineRule="auto"/>
        <w:jc w:val="both"/>
        <w:rPr>
          <w:rFonts w:ascii="Times New Roman" w:eastAsia="Calibri" w:hAnsi="Times New Roman" w:cs="Times New Roman"/>
          <w:sz w:val="24"/>
          <w:szCs w:val="24"/>
        </w:rPr>
      </w:pPr>
      <w:r w:rsidRPr="009847CE">
        <w:rPr>
          <w:rFonts w:ascii="Times New Roman" w:eastAsia="Calibri" w:hAnsi="Times New Roman" w:cs="Times New Roman"/>
          <w:b/>
          <w:sz w:val="24"/>
          <w:szCs w:val="24"/>
        </w:rPr>
        <w:t>Our Ref:</w:t>
      </w:r>
      <w:r w:rsidR="00E74F72">
        <w:rPr>
          <w:rFonts w:ascii="Times New Roman" w:eastAsia="Calibri" w:hAnsi="Times New Roman" w:cs="Times New Roman"/>
          <w:sz w:val="24"/>
          <w:szCs w:val="24"/>
        </w:rPr>
        <w:t xml:space="preserve">                                             </w:t>
      </w:r>
      <w:r w:rsidRPr="009847CE">
        <w:rPr>
          <w:rFonts w:ascii="Times New Roman" w:eastAsia="Calibri" w:hAnsi="Times New Roman" w:cs="Times New Roman"/>
          <w:b/>
          <w:sz w:val="24"/>
          <w:szCs w:val="24"/>
        </w:rPr>
        <w:t>Your Ref:</w:t>
      </w:r>
      <w:r w:rsidRPr="009847CE">
        <w:rPr>
          <w:rFonts w:ascii="Times New Roman" w:eastAsia="Calibri" w:hAnsi="Times New Roman" w:cs="Times New Roman"/>
          <w:sz w:val="24"/>
          <w:szCs w:val="24"/>
        </w:rPr>
        <w:t xml:space="preserve"> TBA</w:t>
      </w:r>
      <w:r w:rsidR="00E74F72">
        <w:rPr>
          <w:rFonts w:ascii="Times New Roman" w:eastAsia="Calibri" w:hAnsi="Times New Roman" w:cs="Times New Roman"/>
          <w:sz w:val="24"/>
          <w:szCs w:val="24"/>
        </w:rPr>
        <w:t xml:space="preserve">    DATE:</w:t>
      </w:r>
    </w:p>
    <w:p w14:paraId="39E6F49F" w14:textId="77777777" w:rsidR="00FA7EF5" w:rsidRPr="009847CE" w:rsidRDefault="00FA7EF5" w:rsidP="00FA7EF5">
      <w:pPr>
        <w:spacing w:after="0" w:line="360" w:lineRule="auto"/>
        <w:jc w:val="both"/>
        <w:rPr>
          <w:rFonts w:ascii="Times New Roman" w:eastAsia="Calibri" w:hAnsi="Times New Roman" w:cs="Times New Roman"/>
          <w:sz w:val="24"/>
          <w:szCs w:val="24"/>
          <w:u w:val="single"/>
        </w:rPr>
      </w:pPr>
    </w:p>
    <w:p w14:paraId="6C43380C" w14:textId="77777777" w:rsidR="00FA7EF5" w:rsidRPr="009847CE" w:rsidRDefault="00FA7EF5" w:rsidP="00E74F7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M/s </w:t>
      </w:r>
      <w:r w:rsidR="00E74F72">
        <w:rPr>
          <w:rFonts w:ascii="Times New Roman" w:eastAsia="Calibri" w:hAnsi="Times New Roman" w:cs="Times New Roman"/>
          <w:sz w:val="24"/>
          <w:szCs w:val="24"/>
        </w:rPr>
        <w:t>Ondiek Marach,</w:t>
      </w:r>
    </w:p>
    <w:p w14:paraId="69CA1EB7" w14:textId="77777777" w:rsidR="00FA7EF5" w:rsidRPr="009847CE" w:rsidRDefault="00E74F72"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P.O. Box </w:t>
      </w:r>
      <w:r w:rsidR="00FA7EF5">
        <w:rPr>
          <w:rFonts w:ascii="Times New Roman" w:eastAsia="Calibri" w:hAnsi="Times New Roman" w:cs="Times New Roman"/>
          <w:sz w:val="24"/>
          <w:szCs w:val="24"/>
        </w:rPr>
        <w:t>,</w:t>
      </w:r>
    </w:p>
    <w:p w14:paraId="0A094426" w14:textId="77777777" w:rsidR="00FA7EF5" w:rsidRPr="009847CE" w:rsidRDefault="00E74F72" w:rsidP="00FA7EF5">
      <w:pPr>
        <w:spacing w:after="0" w:line="360" w:lineRule="auto"/>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Ksl</w:t>
      </w:r>
      <w:r w:rsidR="00FA7EF5" w:rsidRPr="009847CE">
        <w:rPr>
          <w:rFonts w:ascii="Times New Roman" w:eastAsia="Calibri" w:hAnsi="Times New Roman" w:cs="Times New Roman"/>
          <w:b/>
          <w:sz w:val="24"/>
          <w:szCs w:val="24"/>
          <w:u w:val="single"/>
        </w:rPr>
        <w:t>.</w:t>
      </w:r>
    </w:p>
    <w:p w14:paraId="20882E56" w14:textId="77777777" w:rsidR="00FA7EF5" w:rsidRPr="009847CE" w:rsidRDefault="00FA7EF5" w:rsidP="00FA7EF5">
      <w:pPr>
        <w:spacing w:after="0" w:line="360" w:lineRule="auto"/>
        <w:jc w:val="both"/>
        <w:rPr>
          <w:rFonts w:ascii="Times New Roman" w:eastAsia="Calibri" w:hAnsi="Times New Roman" w:cs="Times New Roman"/>
          <w:b/>
          <w:sz w:val="24"/>
          <w:szCs w:val="24"/>
          <w:u w:val="single"/>
        </w:rPr>
      </w:pPr>
    </w:p>
    <w:p w14:paraId="23666C7D" w14:textId="77777777" w:rsidR="00FA7EF5" w:rsidRPr="009847CE" w:rsidRDefault="00FA7EF5" w:rsidP="00FA7EF5">
      <w:pPr>
        <w:spacing w:after="0" w:line="360" w:lineRule="auto"/>
        <w:jc w:val="both"/>
        <w:rPr>
          <w:rFonts w:ascii="Times New Roman" w:eastAsia="Calibri" w:hAnsi="Times New Roman" w:cs="Times New Roman"/>
          <w:sz w:val="24"/>
          <w:szCs w:val="24"/>
        </w:rPr>
      </w:pPr>
      <w:r w:rsidRPr="009847CE">
        <w:rPr>
          <w:rFonts w:ascii="Times New Roman" w:eastAsia="Calibri" w:hAnsi="Times New Roman" w:cs="Times New Roman"/>
          <w:sz w:val="24"/>
          <w:szCs w:val="24"/>
        </w:rPr>
        <w:t>Dear Sir/Madam</w:t>
      </w:r>
    </w:p>
    <w:p w14:paraId="2B5CC9AF" w14:textId="77777777" w:rsidR="00FA7EF5" w:rsidRPr="00CD65FE" w:rsidRDefault="00FA7EF5" w:rsidP="00FA7EF5">
      <w:pPr>
        <w:spacing w:after="0"/>
        <w:jc w:val="right"/>
        <w:rPr>
          <w:rFonts w:ascii="Goudy Old Style" w:eastAsia="Times New Roman" w:hAnsi="Goudy Old Style" w:cs="Times New Roman"/>
          <w:b/>
          <w:i/>
          <w:sz w:val="24"/>
          <w:szCs w:val="24"/>
        </w:rPr>
      </w:pPr>
      <w:r w:rsidRPr="00CD65FE">
        <w:rPr>
          <w:rFonts w:ascii="Goudy Old Style" w:eastAsia="Times New Roman" w:hAnsi="Goudy Old Style" w:cs="Times New Roman"/>
          <w:b/>
          <w:i/>
          <w:sz w:val="24"/>
          <w:szCs w:val="24"/>
        </w:rPr>
        <w:t>“BY REGISTERED POST</w:t>
      </w:r>
    </w:p>
    <w:p w14:paraId="21B202FC" w14:textId="77777777" w:rsidR="00FA7EF5" w:rsidRPr="00CD65FE" w:rsidRDefault="00FA7EF5" w:rsidP="00FA7EF5">
      <w:pPr>
        <w:spacing w:after="0"/>
        <w:jc w:val="right"/>
        <w:rPr>
          <w:rFonts w:ascii="Goudy Old Style" w:eastAsia="Times New Roman" w:hAnsi="Goudy Old Style" w:cs="Times New Roman"/>
          <w:b/>
          <w:i/>
          <w:sz w:val="24"/>
          <w:szCs w:val="24"/>
        </w:rPr>
      </w:pPr>
      <w:r w:rsidRPr="00CD65FE">
        <w:rPr>
          <w:rFonts w:ascii="Goudy Old Style" w:eastAsia="Times New Roman" w:hAnsi="Goudy Old Style" w:cs="Times New Roman"/>
          <w:b/>
          <w:i/>
          <w:sz w:val="24"/>
          <w:szCs w:val="24"/>
        </w:rPr>
        <w:t>UNDER CERTIFICATE OF POSTING”</w:t>
      </w:r>
    </w:p>
    <w:p w14:paraId="4529512B" w14:textId="77777777" w:rsidR="00FA7EF5" w:rsidRPr="001757C5" w:rsidRDefault="00FA7EF5" w:rsidP="00FA7EF5">
      <w:pPr>
        <w:spacing w:after="0" w:line="360" w:lineRule="auto"/>
        <w:ind w:left="630" w:hanging="630"/>
        <w:jc w:val="both"/>
        <w:rPr>
          <w:rFonts w:ascii="Times New Roman" w:eastAsia="Calibri" w:hAnsi="Times New Roman" w:cs="Times New Roman"/>
          <w:b/>
          <w:sz w:val="24"/>
          <w:szCs w:val="24"/>
          <w:u w:val="single"/>
        </w:rPr>
      </w:pPr>
      <w:r w:rsidRPr="009847CE">
        <w:rPr>
          <w:rFonts w:ascii="Times New Roman" w:eastAsia="Calibri" w:hAnsi="Times New Roman" w:cs="Times New Roman"/>
          <w:b/>
          <w:sz w:val="24"/>
          <w:szCs w:val="24"/>
        </w:rPr>
        <w:t xml:space="preserve">RE: </w:t>
      </w:r>
      <w:r>
        <w:rPr>
          <w:rFonts w:ascii="Times New Roman" w:eastAsia="Calibri" w:hAnsi="Times New Roman" w:cs="Times New Roman"/>
          <w:b/>
          <w:sz w:val="24"/>
          <w:szCs w:val="24"/>
        </w:rPr>
        <w:t xml:space="preserve"> </w:t>
      </w:r>
      <w:r w:rsidR="00E74F72">
        <w:rPr>
          <w:rFonts w:ascii="Times New Roman" w:eastAsia="Calibri" w:hAnsi="Times New Roman" w:cs="Times New Roman"/>
          <w:b/>
          <w:sz w:val="24"/>
          <w:szCs w:val="24"/>
          <w:u w:val="single"/>
        </w:rPr>
        <w:t>LAND PARCEL NO……</w:t>
      </w:r>
      <w:r w:rsidRPr="001757C5">
        <w:rPr>
          <w:rFonts w:ascii="Times New Roman" w:eastAsia="Calibri" w:hAnsi="Times New Roman" w:cs="Times New Roman"/>
          <w:b/>
          <w:sz w:val="24"/>
          <w:szCs w:val="24"/>
          <w:u w:val="single"/>
        </w:rPr>
        <w:t xml:space="preserve"> </w:t>
      </w:r>
    </w:p>
    <w:p w14:paraId="5D1BAD5F" w14:textId="77777777" w:rsidR="00FA7EF5" w:rsidRPr="001757C5" w:rsidRDefault="00FA7EF5" w:rsidP="00FA7EF5">
      <w:pPr>
        <w:spacing w:after="0" w:line="360" w:lineRule="auto"/>
        <w:ind w:left="630" w:hanging="630"/>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rPr>
        <w:t xml:space="preserve">          </w:t>
      </w:r>
      <w:r w:rsidR="00E74F72">
        <w:rPr>
          <w:rFonts w:ascii="Times New Roman" w:eastAsia="Calibri" w:hAnsi="Times New Roman" w:cs="Times New Roman"/>
          <w:b/>
          <w:sz w:val="24"/>
          <w:szCs w:val="24"/>
          <w:u w:val="single"/>
        </w:rPr>
        <w:t>OUR CLIENTS; (name of clients)</w:t>
      </w:r>
    </w:p>
    <w:p w14:paraId="09D6EBAF" w14:textId="77777777" w:rsidR="00FA7EF5" w:rsidRPr="009847CE" w:rsidRDefault="00FA7EF5" w:rsidP="00FA7EF5">
      <w:pPr>
        <w:spacing w:after="0" w:line="360" w:lineRule="auto"/>
        <w:jc w:val="both"/>
        <w:rPr>
          <w:rFonts w:ascii="Times New Roman" w:eastAsia="Calibri" w:hAnsi="Times New Roman" w:cs="Times New Roman"/>
          <w:sz w:val="24"/>
          <w:szCs w:val="24"/>
        </w:rPr>
      </w:pPr>
      <w:r w:rsidRPr="009847CE">
        <w:rPr>
          <w:rFonts w:ascii="Times New Roman" w:eastAsia="Calibri" w:hAnsi="Times New Roman" w:cs="Times New Roman"/>
          <w:sz w:val="24"/>
          <w:szCs w:val="24"/>
        </w:rPr>
        <w:t>The above matter refers.</w:t>
      </w:r>
    </w:p>
    <w:p w14:paraId="151C47B5" w14:textId="77777777" w:rsidR="00FA7EF5" w:rsidRPr="00CD65FE" w:rsidRDefault="00FA7EF5" w:rsidP="00FA7EF5">
      <w:pPr>
        <w:spacing w:after="0"/>
        <w:jc w:val="both"/>
        <w:rPr>
          <w:rFonts w:ascii="Goudy Old Style" w:eastAsia="Arial Unicode MS" w:hAnsi="Goudy Old Style" w:cs="Arial Unicode MS"/>
          <w:sz w:val="24"/>
          <w:szCs w:val="24"/>
        </w:rPr>
      </w:pPr>
      <w:r w:rsidRPr="00CD65FE">
        <w:rPr>
          <w:rFonts w:ascii="Goudy Old Style" w:eastAsia="Arial Unicode MS" w:hAnsi="Goudy Old Style" w:cs="Arial Unicode MS"/>
          <w:sz w:val="24"/>
          <w:szCs w:val="24"/>
        </w:rPr>
        <w:t>Kindly find enclose</w:t>
      </w:r>
      <w:r>
        <w:rPr>
          <w:rFonts w:ascii="Goudy Old Style" w:eastAsia="Arial Unicode MS" w:hAnsi="Goudy Old Style" w:cs="Arial Unicode MS"/>
          <w:sz w:val="24"/>
          <w:szCs w:val="24"/>
        </w:rPr>
        <w:t>d herewith a copy of the Demand</w:t>
      </w:r>
      <w:r w:rsidRPr="00CD65FE">
        <w:rPr>
          <w:rFonts w:ascii="Goudy Old Style" w:eastAsia="Arial Unicode MS" w:hAnsi="Goudy Old Style" w:cs="Arial Unicode MS"/>
          <w:sz w:val="24"/>
          <w:szCs w:val="24"/>
        </w:rPr>
        <w:t xml:space="preserve"> letter dated </w:t>
      </w:r>
      <w:r w:rsidR="00E74F72">
        <w:rPr>
          <w:rFonts w:ascii="Goudy Old Style" w:eastAsia="Arial Unicode MS" w:hAnsi="Goudy Old Style" w:cs="Arial Unicode MS"/>
          <w:b/>
          <w:sz w:val="24"/>
          <w:szCs w:val="24"/>
        </w:rPr>
        <w:t>………………..</w:t>
      </w:r>
      <w:r w:rsidRPr="00CD65FE">
        <w:rPr>
          <w:rFonts w:ascii="Goudy Old Style" w:eastAsia="Arial Unicode MS" w:hAnsi="Goudy Old Style" w:cs="Arial Unicode MS"/>
          <w:sz w:val="24"/>
          <w:szCs w:val="24"/>
        </w:rPr>
        <w:t xml:space="preserve"> served upon yourself by registered post.</w:t>
      </w:r>
    </w:p>
    <w:p w14:paraId="78F7A7E4" w14:textId="77777777" w:rsidR="00FA7EF5" w:rsidRPr="00CD65FE" w:rsidRDefault="00FA7EF5" w:rsidP="00FA7EF5">
      <w:pPr>
        <w:spacing w:after="0"/>
        <w:rPr>
          <w:rFonts w:ascii="Goudy Old Style" w:eastAsia="Arial Unicode MS" w:hAnsi="Goudy Old Style" w:cs="Arial Unicode MS"/>
          <w:sz w:val="24"/>
          <w:szCs w:val="24"/>
        </w:rPr>
      </w:pPr>
    </w:p>
    <w:p w14:paraId="4FF0DE6C" w14:textId="77777777" w:rsidR="00FA7EF5" w:rsidRPr="00CD65FE" w:rsidRDefault="00FA7EF5" w:rsidP="00FA7EF5">
      <w:pPr>
        <w:spacing w:after="0"/>
        <w:rPr>
          <w:rFonts w:ascii="Goudy Old Style" w:eastAsia="Arial Unicode MS" w:hAnsi="Goudy Old Style" w:cs="Arial Unicode MS"/>
          <w:sz w:val="24"/>
          <w:szCs w:val="24"/>
        </w:rPr>
      </w:pPr>
      <w:r w:rsidRPr="00CD65FE">
        <w:rPr>
          <w:rFonts w:ascii="Goudy Old Style" w:eastAsia="Arial Unicode MS" w:hAnsi="Goudy Old Style" w:cs="Arial Unicode MS"/>
          <w:sz w:val="24"/>
          <w:szCs w:val="24"/>
        </w:rPr>
        <w:t>Thank you.</w:t>
      </w:r>
    </w:p>
    <w:p w14:paraId="6691B42B" w14:textId="77777777" w:rsidR="00FA7EF5" w:rsidRPr="00CD65FE" w:rsidRDefault="00FA7EF5" w:rsidP="00FA7EF5">
      <w:pPr>
        <w:spacing w:after="0"/>
        <w:rPr>
          <w:rFonts w:ascii="Goudy Old Style" w:eastAsia="Arial Unicode MS" w:hAnsi="Goudy Old Style" w:cs="Arial Unicode MS"/>
          <w:sz w:val="24"/>
          <w:szCs w:val="24"/>
        </w:rPr>
      </w:pPr>
    </w:p>
    <w:p w14:paraId="7EB9B4C7" w14:textId="77777777" w:rsidR="00FA7EF5" w:rsidRPr="00CD65FE" w:rsidRDefault="00FA7EF5" w:rsidP="00FA7EF5">
      <w:pPr>
        <w:spacing w:after="0"/>
        <w:rPr>
          <w:rFonts w:ascii="Goudy Old Style" w:eastAsia="Arial Unicode MS" w:hAnsi="Goudy Old Style" w:cs="Arial Unicode MS"/>
          <w:sz w:val="24"/>
          <w:szCs w:val="24"/>
        </w:rPr>
      </w:pPr>
      <w:r w:rsidRPr="00CD65FE">
        <w:rPr>
          <w:rFonts w:ascii="Goudy Old Style" w:eastAsia="Arial Unicode MS" w:hAnsi="Goudy Old Style" w:cs="Arial Unicode MS"/>
          <w:sz w:val="24"/>
          <w:szCs w:val="24"/>
        </w:rPr>
        <w:t>Yours faithfully,</w:t>
      </w:r>
    </w:p>
    <w:p w14:paraId="35592A5C" w14:textId="77777777" w:rsidR="00FA7EF5" w:rsidRPr="009847CE" w:rsidRDefault="00E20C02" w:rsidP="00FA7EF5">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FOR: Giniwasekano</w:t>
      </w:r>
      <w:r w:rsidR="00FA7EF5">
        <w:rPr>
          <w:rFonts w:ascii="Times New Roman" w:eastAsia="Calibri" w:hAnsi="Times New Roman" w:cs="Times New Roman"/>
          <w:b/>
          <w:sz w:val="24"/>
          <w:szCs w:val="24"/>
        </w:rPr>
        <w:t xml:space="preserve"> Advocates</w:t>
      </w:r>
    </w:p>
    <w:p w14:paraId="38BACCD6" w14:textId="77777777" w:rsidR="00FA7EF5" w:rsidRPr="009847CE" w:rsidRDefault="00FA7EF5" w:rsidP="00FA7EF5">
      <w:pPr>
        <w:spacing w:after="0" w:line="360" w:lineRule="auto"/>
        <w:jc w:val="both"/>
        <w:rPr>
          <w:rFonts w:ascii="Times New Roman" w:eastAsia="Calibri" w:hAnsi="Times New Roman" w:cs="Times New Roman"/>
          <w:b/>
          <w:sz w:val="24"/>
          <w:szCs w:val="24"/>
        </w:rPr>
      </w:pPr>
    </w:p>
    <w:p w14:paraId="7150F72B" w14:textId="77777777" w:rsidR="00FA7EF5" w:rsidRPr="009847CE" w:rsidRDefault="00FA7EF5" w:rsidP="00FA7EF5">
      <w:pPr>
        <w:spacing w:after="0" w:line="360" w:lineRule="auto"/>
        <w:jc w:val="both"/>
        <w:rPr>
          <w:rFonts w:ascii="Times New Roman" w:eastAsia="Calibri" w:hAnsi="Times New Roman" w:cs="Times New Roman"/>
          <w:b/>
          <w:sz w:val="24"/>
          <w:szCs w:val="24"/>
        </w:rPr>
      </w:pPr>
    </w:p>
    <w:p w14:paraId="4A272D1F" w14:textId="77777777" w:rsidR="00FA7EF5" w:rsidRPr="009847CE" w:rsidRDefault="00FA7EF5" w:rsidP="00FA7EF5">
      <w:pPr>
        <w:spacing w:after="0" w:line="360" w:lineRule="auto"/>
        <w:jc w:val="both"/>
        <w:rPr>
          <w:rFonts w:ascii="Times New Roman" w:eastAsia="Calibri" w:hAnsi="Times New Roman" w:cs="Times New Roman"/>
          <w:sz w:val="24"/>
          <w:szCs w:val="24"/>
          <w:u w:val="single"/>
        </w:rPr>
      </w:pPr>
      <w:r w:rsidRPr="009847CE">
        <w:rPr>
          <w:rFonts w:ascii="Times New Roman" w:eastAsia="Calibri" w:hAnsi="Times New Roman" w:cs="Times New Roman"/>
          <w:sz w:val="24"/>
          <w:szCs w:val="24"/>
          <w:u w:val="single"/>
        </w:rPr>
        <w:t>ADVOCATE</w:t>
      </w:r>
    </w:p>
    <w:p w14:paraId="5BFAEBE1" w14:textId="77777777" w:rsidR="00FA7EF5" w:rsidRPr="00C71D55" w:rsidRDefault="00FA7EF5" w:rsidP="00FA7EF5">
      <w:pPr>
        <w:spacing w:after="0" w:line="360" w:lineRule="auto"/>
        <w:jc w:val="both"/>
        <w:rPr>
          <w:rFonts w:ascii="Times New Roman" w:eastAsia="Calibri" w:hAnsi="Times New Roman" w:cs="Times New Roman"/>
          <w:sz w:val="24"/>
          <w:szCs w:val="24"/>
        </w:rPr>
      </w:pPr>
      <w:r w:rsidRPr="00C71D55">
        <w:rPr>
          <w:rFonts w:ascii="Times New Roman" w:eastAsia="Calibri" w:hAnsi="Times New Roman" w:cs="Times New Roman"/>
          <w:sz w:val="24"/>
          <w:szCs w:val="24"/>
        </w:rPr>
        <w:t>/ow</w:t>
      </w:r>
    </w:p>
    <w:p w14:paraId="44380CFA" w14:textId="77777777" w:rsidR="00FA7EF5" w:rsidRPr="009847CE" w:rsidRDefault="00FA7EF5" w:rsidP="00FA7EF5">
      <w:pPr>
        <w:spacing w:after="0" w:line="360" w:lineRule="auto"/>
        <w:jc w:val="both"/>
        <w:rPr>
          <w:rFonts w:ascii="Times New Roman" w:eastAsia="Calibri" w:hAnsi="Times New Roman" w:cs="Times New Roman"/>
          <w:sz w:val="24"/>
          <w:szCs w:val="24"/>
        </w:rPr>
      </w:pPr>
    </w:p>
    <w:p w14:paraId="35569E6D" w14:textId="77777777" w:rsidR="00FA7EF5" w:rsidRPr="001757C5" w:rsidRDefault="00FA7EF5" w:rsidP="00E20C02">
      <w:pPr>
        <w:spacing w:after="0" w:line="360" w:lineRule="auto"/>
        <w:jc w:val="both"/>
        <w:rPr>
          <w:rFonts w:ascii="Times New Roman" w:eastAsia="Calibri" w:hAnsi="Times New Roman" w:cs="Times New Roman"/>
          <w:b/>
          <w:sz w:val="24"/>
          <w:szCs w:val="24"/>
          <w:u w:val="single"/>
        </w:rPr>
      </w:pPr>
      <w:r>
        <w:rPr>
          <w:rFonts w:ascii="Times New Roman" w:eastAsia="Calibri" w:hAnsi="Times New Roman" w:cs="Times New Roman"/>
          <w:sz w:val="24"/>
          <w:szCs w:val="24"/>
        </w:rPr>
        <w:t xml:space="preserve">    C.c: 1. </w:t>
      </w:r>
    </w:p>
    <w:p w14:paraId="570879A3" w14:textId="77777777" w:rsidR="00FA7EF5" w:rsidRDefault="00FA7EF5"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3.     Lands Registrar,</w:t>
      </w:r>
    </w:p>
    <w:p w14:paraId="7B2F4B56" w14:textId="77777777" w:rsidR="00FA7EF5" w:rsidRDefault="00E20C02"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KSL</w:t>
      </w:r>
      <w:r w:rsidR="00FA7EF5">
        <w:rPr>
          <w:rFonts w:ascii="Times New Roman" w:eastAsia="Calibri" w:hAnsi="Times New Roman" w:cs="Times New Roman"/>
          <w:sz w:val="24"/>
          <w:szCs w:val="24"/>
        </w:rPr>
        <w:t xml:space="preserve"> County</w:t>
      </w:r>
    </w:p>
    <w:p w14:paraId="606A1C60" w14:textId="77777777" w:rsidR="00FA7EF5" w:rsidRDefault="00FA7EF5" w:rsidP="00E20C0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4.    Our Clients- </w:t>
      </w:r>
    </w:p>
    <w:p w14:paraId="61CF6BB6" w14:textId="77777777" w:rsidR="00FA7EF5" w:rsidRPr="001757C5" w:rsidRDefault="00FA7EF5"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E20C02">
        <w:rPr>
          <w:rFonts w:ascii="Times New Roman" w:eastAsia="Calibri" w:hAnsi="Times New Roman" w:cs="Times New Roman"/>
          <w:sz w:val="24"/>
          <w:szCs w:val="24"/>
        </w:rPr>
        <w:t xml:space="preserve">        </w:t>
      </w:r>
    </w:p>
    <w:p w14:paraId="6D6400FA" w14:textId="77777777" w:rsidR="00FA7EF5" w:rsidRDefault="00FA7EF5" w:rsidP="00FA7EF5"/>
    <w:p w14:paraId="30866B2F" w14:textId="77777777" w:rsidR="00CD1A8A" w:rsidRDefault="00CD1A8A" w:rsidP="00FA7EF5">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EXTRACTED ORDERS</w:t>
      </w:r>
      <w:r w:rsidR="00E20C02">
        <w:rPr>
          <w:rFonts w:ascii="Times New Roman" w:eastAsia="Times New Roman" w:hAnsi="Times New Roman" w:cs="Times New Roman"/>
          <w:b/>
          <w:sz w:val="24"/>
          <w:szCs w:val="24"/>
          <w:u w:val="single"/>
        </w:rPr>
        <w:t xml:space="preserve"> (IS EXTRACTED BY THE ADVOCATE AFTER A RULING IN AN INTERLOCUTORY APPLICATION)</w:t>
      </w:r>
      <w:r>
        <w:rPr>
          <w:rFonts w:ascii="Times New Roman" w:eastAsia="Times New Roman" w:hAnsi="Times New Roman" w:cs="Times New Roman"/>
          <w:b/>
          <w:sz w:val="24"/>
          <w:szCs w:val="24"/>
          <w:u w:val="single"/>
        </w:rPr>
        <w:t>:</w:t>
      </w:r>
    </w:p>
    <w:p w14:paraId="2FCAC75C" w14:textId="77777777" w:rsidR="00E20C02" w:rsidRDefault="00E20C02" w:rsidP="00FA7EF5">
      <w:pPr>
        <w:spacing w:after="0" w:line="240" w:lineRule="auto"/>
        <w:jc w:val="center"/>
        <w:rPr>
          <w:rFonts w:ascii="Times New Roman" w:eastAsia="Times New Roman" w:hAnsi="Times New Roman" w:cs="Times New Roman"/>
          <w:b/>
          <w:sz w:val="24"/>
          <w:szCs w:val="24"/>
          <w:u w:val="single"/>
        </w:rPr>
      </w:pPr>
    </w:p>
    <w:p w14:paraId="114EF3BC" w14:textId="77777777" w:rsidR="00FA7EF5" w:rsidRPr="00FA7EF5" w:rsidRDefault="00FA7EF5" w:rsidP="00FA7EF5">
      <w:pPr>
        <w:spacing w:after="0" w:line="240" w:lineRule="auto"/>
        <w:jc w:val="center"/>
        <w:rPr>
          <w:rFonts w:ascii="Times New Roman" w:eastAsia="Times New Roman" w:hAnsi="Times New Roman" w:cs="Times New Roman"/>
          <w:b/>
          <w:sz w:val="24"/>
          <w:szCs w:val="24"/>
          <w:u w:val="single"/>
        </w:rPr>
      </w:pPr>
      <w:r w:rsidRPr="00FA7EF5">
        <w:rPr>
          <w:rFonts w:ascii="Times New Roman" w:eastAsia="Times New Roman" w:hAnsi="Times New Roman" w:cs="Times New Roman"/>
          <w:b/>
          <w:sz w:val="24"/>
          <w:szCs w:val="24"/>
          <w:u w:val="single"/>
        </w:rPr>
        <w:t>REPUBLIC OF KENYA</w:t>
      </w:r>
    </w:p>
    <w:p w14:paraId="1CE92893" w14:textId="77777777" w:rsidR="00FA7EF5" w:rsidRPr="00FA7EF5" w:rsidRDefault="00FA7EF5" w:rsidP="00FA7EF5">
      <w:pPr>
        <w:spacing w:after="0" w:line="240" w:lineRule="auto"/>
        <w:jc w:val="center"/>
        <w:rPr>
          <w:rFonts w:ascii="Times New Roman" w:eastAsia="Times New Roman" w:hAnsi="Times New Roman" w:cs="Times New Roman"/>
          <w:b/>
          <w:sz w:val="24"/>
          <w:szCs w:val="24"/>
          <w:u w:val="single"/>
        </w:rPr>
      </w:pPr>
      <w:r w:rsidRPr="00FA7EF5">
        <w:rPr>
          <w:rFonts w:ascii="Times New Roman" w:eastAsia="Times New Roman" w:hAnsi="Times New Roman" w:cs="Times New Roman"/>
          <w:b/>
          <w:sz w:val="24"/>
          <w:szCs w:val="24"/>
          <w:u w:val="single"/>
        </w:rPr>
        <w:t>IN T</w:t>
      </w:r>
      <w:r w:rsidR="00E20C02">
        <w:rPr>
          <w:rFonts w:ascii="Times New Roman" w:eastAsia="Times New Roman" w:hAnsi="Times New Roman" w:cs="Times New Roman"/>
          <w:b/>
          <w:sz w:val="24"/>
          <w:szCs w:val="24"/>
          <w:u w:val="single"/>
        </w:rPr>
        <w:t>HE HIGH COURT OF KENYA AT KSL</w:t>
      </w:r>
    </w:p>
    <w:p w14:paraId="37C64880" w14:textId="77777777" w:rsidR="00FA7EF5" w:rsidRPr="00FA7EF5" w:rsidRDefault="00E20C02" w:rsidP="00FA7EF5">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ELC NO. </w:t>
      </w:r>
      <w:r w:rsidR="00FA7EF5" w:rsidRPr="00FA7EF5">
        <w:rPr>
          <w:rFonts w:ascii="Times New Roman" w:eastAsia="Times New Roman" w:hAnsi="Times New Roman" w:cs="Times New Roman"/>
          <w:b/>
          <w:sz w:val="24"/>
          <w:szCs w:val="24"/>
          <w:u w:val="single"/>
        </w:rPr>
        <w:t xml:space="preserve"> OF 2013.</w:t>
      </w:r>
    </w:p>
    <w:p w14:paraId="4CD819B6" w14:textId="77777777" w:rsidR="00FA7EF5" w:rsidRPr="00FA7EF5" w:rsidRDefault="00FA7EF5" w:rsidP="00FA7EF5">
      <w:pPr>
        <w:spacing w:after="0" w:line="240" w:lineRule="auto"/>
        <w:jc w:val="center"/>
        <w:rPr>
          <w:rFonts w:ascii="Times New Roman" w:eastAsia="Times New Roman" w:hAnsi="Times New Roman" w:cs="Times New Roman"/>
          <w:b/>
          <w:sz w:val="20"/>
          <w:szCs w:val="20"/>
          <w:u w:val="single"/>
        </w:rPr>
      </w:pPr>
    </w:p>
    <w:p w14:paraId="195F3256" w14:textId="77777777" w:rsidR="00E20C02"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1</w:t>
      </w:r>
      <w:r w:rsidRPr="00FA7EF5">
        <w:rPr>
          <w:rFonts w:ascii="Times New Roman" w:eastAsia="Times New Roman" w:hAnsi="Times New Roman" w:cs="Times New Roman"/>
          <w:sz w:val="20"/>
          <w:szCs w:val="20"/>
          <w:vertAlign w:val="superscript"/>
        </w:rPr>
        <w:t>ST</w:t>
      </w:r>
      <w:r w:rsidR="00E20C02">
        <w:rPr>
          <w:rFonts w:ascii="Times New Roman" w:eastAsia="Times New Roman" w:hAnsi="Times New Roman" w:cs="Times New Roman"/>
          <w:sz w:val="20"/>
          <w:szCs w:val="20"/>
        </w:rPr>
        <w:t xml:space="preserve"> PLAINTIFF</w:t>
      </w:r>
    </w:p>
    <w:p w14:paraId="741AD133" w14:textId="77777777"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………………………………………………..2</w:t>
      </w:r>
      <w:r w:rsidRPr="00FA7EF5">
        <w:rPr>
          <w:rFonts w:ascii="Times New Roman" w:eastAsia="Times New Roman" w:hAnsi="Times New Roman" w:cs="Times New Roman"/>
          <w:sz w:val="20"/>
          <w:szCs w:val="20"/>
          <w:vertAlign w:val="superscript"/>
        </w:rPr>
        <w:t>ND</w:t>
      </w:r>
      <w:r w:rsidRPr="00FA7EF5">
        <w:rPr>
          <w:rFonts w:ascii="Times New Roman" w:eastAsia="Times New Roman" w:hAnsi="Times New Roman" w:cs="Times New Roman"/>
          <w:sz w:val="20"/>
          <w:szCs w:val="20"/>
        </w:rPr>
        <w:t xml:space="preserve"> PLAINTIFF</w:t>
      </w:r>
    </w:p>
    <w:p w14:paraId="43D88810" w14:textId="77777777"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xml:space="preserve"> ……………………………………………………….3</w:t>
      </w:r>
      <w:r w:rsidRPr="00FA7EF5">
        <w:rPr>
          <w:rFonts w:ascii="Times New Roman" w:eastAsia="Times New Roman" w:hAnsi="Times New Roman" w:cs="Times New Roman"/>
          <w:sz w:val="20"/>
          <w:szCs w:val="20"/>
          <w:vertAlign w:val="superscript"/>
        </w:rPr>
        <w:t>RD</w:t>
      </w:r>
      <w:r w:rsidRPr="00FA7EF5">
        <w:rPr>
          <w:rFonts w:ascii="Times New Roman" w:eastAsia="Times New Roman" w:hAnsi="Times New Roman" w:cs="Times New Roman"/>
          <w:sz w:val="20"/>
          <w:szCs w:val="20"/>
        </w:rPr>
        <w:t xml:space="preserve"> PLAINTIFF</w:t>
      </w:r>
    </w:p>
    <w:p w14:paraId="64E8B570" w14:textId="77777777" w:rsidR="00FA7EF5" w:rsidRPr="00FA7EF5" w:rsidRDefault="00FA7EF5" w:rsidP="00FA7EF5">
      <w:pPr>
        <w:spacing w:after="0" w:line="240" w:lineRule="auto"/>
        <w:rPr>
          <w:rFonts w:ascii="Times New Roman" w:eastAsia="Times New Roman" w:hAnsi="Times New Roman" w:cs="Times New Roman"/>
          <w:sz w:val="20"/>
          <w:szCs w:val="20"/>
        </w:rPr>
      </w:pPr>
    </w:p>
    <w:p w14:paraId="4E856B8B" w14:textId="77777777" w:rsidR="00FA7EF5" w:rsidRPr="00FA7EF5" w:rsidRDefault="00FA7EF5" w:rsidP="00FA7EF5">
      <w:pPr>
        <w:spacing w:after="0" w:line="240" w:lineRule="auto"/>
        <w:jc w:val="center"/>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-VERSUS-</w:t>
      </w:r>
    </w:p>
    <w:p w14:paraId="6F7B95E0" w14:textId="77777777" w:rsidR="00FA7EF5" w:rsidRPr="00FA7EF5" w:rsidRDefault="00FA7EF5" w:rsidP="00FA7EF5">
      <w:pPr>
        <w:spacing w:after="0" w:line="240" w:lineRule="auto"/>
        <w:jc w:val="center"/>
        <w:rPr>
          <w:rFonts w:ascii="Times New Roman" w:eastAsia="Times New Roman" w:hAnsi="Times New Roman" w:cs="Times New Roman"/>
          <w:sz w:val="20"/>
          <w:szCs w:val="20"/>
        </w:rPr>
      </w:pPr>
    </w:p>
    <w:p w14:paraId="73319F2B" w14:textId="77777777"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1</w:t>
      </w:r>
      <w:r w:rsidRPr="00FA7EF5">
        <w:rPr>
          <w:rFonts w:ascii="Times New Roman" w:eastAsia="Times New Roman" w:hAnsi="Times New Roman" w:cs="Times New Roman"/>
          <w:sz w:val="20"/>
          <w:szCs w:val="20"/>
          <w:vertAlign w:val="superscript"/>
        </w:rPr>
        <w:t>ST</w:t>
      </w:r>
      <w:r w:rsidRPr="00FA7EF5">
        <w:rPr>
          <w:rFonts w:ascii="Times New Roman" w:eastAsia="Times New Roman" w:hAnsi="Times New Roman" w:cs="Times New Roman"/>
          <w:sz w:val="20"/>
          <w:szCs w:val="20"/>
        </w:rPr>
        <w:t xml:space="preserve"> DEFENDANT</w:t>
      </w:r>
    </w:p>
    <w:p w14:paraId="51B42AEF" w14:textId="77777777"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………………………………………………………2</w:t>
      </w:r>
      <w:r w:rsidRPr="00FA7EF5">
        <w:rPr>
          <w:rFonts w:ascii="Times New Roman" w:eastAsia="Times New Roman" w:hAnsi="Times New Roman" w:cs="Times New Roman"/>
          <w:sz w:val="20"/>
          <w:szCs w:val="20"/>
          <w:vertAlign w:val="superscript"/>
        </w:rPr>
        <w:t>ND</w:t>
      </w:r>
      <w:r w:rsidRPr="00FA7EF5">
        <w:rPr>
          <w:rFonts w:ascii="Times New Roman" w:eastAsia="Times New Roman" w:hAnsi="Times New Roman" w:cs="Times New Roman"/>
          <w:sz w:val="20"/>
          <w:szCs w:val="20"/>
        </w:rPr>
        <w:t xml:space="preserve"> DEFENDANT</w:t>
      </w:r>
    </w:p>
    <w:p w14:paraId="07DFE579" w14:textId="77777777"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……………………………………………………………………..3</w:t>
      </w:r>
      <w:r w:rsidRPr="00FA7EF5">
        <w:rPr>
          <w:rFonts w:ascii="Times New Roman" w:eastAsia="Times New Roman" w:hAnsi="Times New Roman" w:cs="Times New Roman"/>
          <w:sz w:val="20"/>
          <w:szCs w:val="20"/>
          <w:vertAlign w:val="superscript"/>
        </w:rPr>
        <w:t>RD</w:t>
      </w:r>
      <w:r w:rsidRPr="00FA7EF5">
        <w:rPr>
          <w:rFonts w:ascii="Times New Roman" w:eastAsia="Times New Roman" w:hAnsi="Times New Roman" w:cs="Times New Roman"/>
          <w:sz w:val="20"/>
          <w:szCs w:val="20"/>
        </w:rPr>
        <w:t xml:space="preserve"> DEFENDANT</w:t>
      </w:r>
    </w:p>
    <w:p w14:paraId="337313D9" w14:textId="77777777"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…………………………………………………………..4</w:t>
      </w:r>
      <w:r w:rsidRPr="00FA7EF5">
        <w:rPr>
          <w:rFonts w:ascii="Times New Roman" w:eastAsia="Times New Roman" w:hAnsi="Times New Roman" w:cs="Times New Roman"/>
          <w:sz w:val="20"/>
          <w:szCs w:val="20"/>
          <w:vertAlign w:val="superscript"/>
        </w:rPr>
        <w:t>TH</w:t>
      </w:r>
      <w:r w:rsidRPr="00FA7EF5">
        <w:rPr>
          <w:rFonts w:ascii="Times New Roman" w:eastAsia="Times New Roman" w:hAnsi="Times New Roman" w:cs="Times New Roman"/>
          <w:sz w:val="20"/>
          <w:szCs w:val="20"/>
        </w:rPr>
        <w:t xml:space="preserve"> DEFENDANT</w:t>
      </w:r>
    </w:p>
    <w:p w14:paraId="60CD2AD8" w14:textId="77777777" w:rsidR="00FA7EF5" w:rsidRPr="00FA7EF5" w:rsidRDefault="00FA7EF5" w:rsidP="00FA7EF5">
      <w:pPr>
        <w:spacing w:after="0" w:line="240" w:lineRule="auto"/>
        <w:rPr>
          <w:rFonts w:ascii="Times New Roman" w:eastAsia="Times New Roman" w:hAnsi="Times New Roman" w:cs="Times New Roman"/>
          <w:sz w:val="20"/>
          <w:szCs w:val="20"/>
        </w:rPr>
      </w:pPr>
    </w:p>
    <w:p w14:paraId="39F19775" w14:textId="77777777" w:rsidR="00FA7EF5" w:rsidRPr="00FA7EF5" w:rsidRDefault="00FA7EF5" w:rsidP="00FA7EF5">
      <w:pPr>
        <w:spacing w:after="0" w:line="240" w:lineRule="auto"/>
        <w:jc w:val="center"/>
        <w:rPr>
          <w:rFonts w:ascii="Times New Roman" w:eastAsia="Times New Roman" w:hAnsi="Times New Roman" w:cs="Times New Roman"/>
          <w:b/>
          <w:sz w:val="20"/>
          <w:szCs w:val="20"/>
          <w:u w:val="single"/>
        </w:rPr>
      </w:pPr>
      <w:r w:rsidRPr="00FA7EF5">
        <w:rPr>
          <w:rFonts w:ascii="Times New Roman" w:eastAsia="Times New Roman" w:hAnsi="Times New Roman" w:cs="Times New Roman"/>
          <w:b/>
          <w:sz w:val="20"/>
          <w:szCs w:val="20"/>
          <w:u w:val="single"/>
        </w:rPr>
        <w:t>ORDER</w:t>
      </w:r>
    </w:p>
    <w:p w14:paraId="044C2811" w14:textId="77777777"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p>
    <w:p w14:paraId="78A9CF5E" w14:textId="77777777"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r w:rsidRPr="00FA7EF5">
        <w:rPr>
          <w:rFonts w:ascii="Times New Roman" w:eastAsia="Times New Roman" w:hAnsi="Times New Roman" w:cs="Times New Roman"/>
          <w:b/>
          <w:sz w:val="20"/>
          <w:szCs w:val="20"/>
          <w:lang w:val="en-GB"/>
        </w:rPr>
        <w:t>UPON READING</w:t>
      </w:r>
      <w:r w:rsidRPr="00FA7EF5">
        <w:rPr>
          <w:rFonts w:ascii="Times New Roman" w:eastAsia="Times New Roman" w:hAnsi="Times New Roman" w:cs="Times New Roman"/>
          <w:sz w:val="20"/>
          <w:szCs w:val="20"/>
          <w:lang w:val="en-GB"/>
        </w:rPr>
        <w:t xml:space="preserve"> the </w:t>
      </w:r>
      <w:r w:rsidR="00E20C02">
        <w:rPr>
          <w:rFonts w:ascii="Times New Roman" w:eastAsia="Times New Roman" w:hAnsi="Times New Roman" w:cs="Times New Roman"/>
          <w:sz w:val="20"/>
          <w:szCs w:val="20"/>
          <w:lang w:val="en-GB"/>
        </w:rPr>
        <w:t>Plaintiff’s application dated………….</w:t>
      </w:r>
      <w:r w:rsidRPr="00FA7EF5">
        <w:rPr>
          <w:rFonts w:ascii="Times New Roman" w:eastAsia="Times New Roman" w:hAnsi="Times New Roman" w:cs="Times New Roman"/>
          <w:sz w:val="20"/>
          <w:szCs w:val="20"/>
          <w:lang w:val="en-GB"/>
        </w:rPr>
        <w:t>, filed under certificate of urgency together with Affidavi</w:t>
      </w:r>
      <w:r w:rsidR="00E20C02">
        <w:rPr>
          <w:rFonts w:ascii="Times New Roman" w:eastAsia="Times New Roman" w:hAnsi="Times New Roman" w:cs="Times New Roman"/>
          <w:sz w:val="20"/>
          <w:szCs w:val="20"/>
          <w:lang w:val="en-GB"/>
        </w:rPr>
        <w:t>t in support sworn on …………..</w:t>
      </w:r>
      <w:r w:rsidRPr="00FA7EF5">
        <w:rPr>
          <w:rFonts w:ascii="Times New Roman" w:eastAsia="Times New Roman" w:hAnsi="Times New Roman" w:cs="Times New Roman"/>
          <w:sz w:val="20"/>
          <w:szCs w:val="20"/>
          <w:lang w:val="en-GB"/>
        </w:rPr>
        <w:t xml:space="preserve"> and </w:t>
      </w:r>
      <w:r w:rsidRPr="00FA7EF5">
        <w:rPr>
          <w:rFonts w:ascii="Times New Roman" w:eastAsia="Times New Roman" w:hAnsi="Times New Roman" w:cs="Times New Roman"/>
          <w:b/>
          <w:sz w:val="20"/>
          <w:szCs w:val="20"/>
          <w:lang w:val="en-GB"/>
        </w:rPr>
        <w:t>UPON HEARING</w:t>
      </w:r>
      <w:r w:rsidRPr="00FA7EF5">
        <w:rPr>
          <w:rFonts w:ascii="Times New Roman" w:eastAsia="Times New Roman" w:hAnsi="Times New Roman" w:cs="Times New Roman"/>
          <w:sz w:val="20"/>
          <w:szCs w:val="20"/>
          <w:lang w:val="en-GB"/>
        </w:rPr>
        <w:t xml:space="preserve"> submissions and arguments </w:t>
      </w:r>
      <w:r w:rsidR="00E20C02">
        <w:rPr>
          <w:rFonts w:ascii="Times New Roman" w:eastAsia="Times New Roman" w:hAnsi="Times New Roman" w:cs="Times New Roman"/>
          <w:sz w:val="20"/>
          <w:szCs w:val="20"/>
          <w:lang w:val="en-GB"/>
        </w:rPr>
        <w:t>by the Applicant’s counsel on …………….</w:t>
      </w:r>
      <w:r w:rsidRPr="00FA7EF5">
        <w:rPr>
          <w:rFonts w:ascii="Times New Roman" w:eastAsia="Times New Roman" w:hAnsi="Times New Roman" w:cs="Times New Roman"/>
          <w:sz w:val="20"/>
          <w:szCs w:val="20"/>
          <w:lang w:val="en-GB"/>
        </w:rPr>
        <w:t xml:space="preserve">, before </w:t>
      </w:r>
      <w:r w:rsidR="00E20C02">
        <w:rPr>
          <w:rFonts w:ascii="Times New Roman" w:eastAsia="Times New Roman" w:hAnsi="Times New Roman" w:cs="Times New Roman"/>
          <w:b/>
          <w:sz w:val="20"/>
          <w:szCs w:val="20"/>
          <w:lang w:val="en-GB"/>
        </w:rPr>
        <w:t>Justice JL Onguto</w:t>
      </w:r>
      <w:r w:rsidRPr="00FA7EF5">
        <w:rPr>
          <w:rFonts w:ascii="Times New Roman" w:eastAsia="Times New Roman" w:hAnsi="Times New Roman" w:cs="Times New Roman"/>
          <w:b/>
          <w:sz w:val="20"/>
          <w:szCs w:val="20"/>
          <w:lang w:val="en-GB"/>
        </w:rPr>
        <w:t>,</w:t>
      </w:r>
      <w:r w:rsidRPr="00FA7EF5">
        <w:rPr>
          <w:rFonts w:ascii="Times New Roman" w:eastAsia="Times New Roman" w:hAnsi="Times New Roman" w:cs="Times New Roman"/>
          <w:sz w:val="20"/>
          <w:szCs w:val="20"/>
          <w:lang w:val="en-GB"/>
        </w:rPr>
        <w:t xml:space="preserve"> </w:t>
      </w:r>
      <w:r w:rsidRPr="00FA7EF5">
        <w:rPr>
          <w:rFonts w:ascii="Times New Roman" w:eastAsia="Times New Roman" w:hAnsi="Times New Roman" w:cs="Times New Roman"/>
          <w:b/>
          <w:sz w:val="20"/>
          <w:szCs w:val="20"/>
          <w:lang w:val="en-GB"/>
        </w:rPr>
        <w:t xml:space="preserve"> IT IS HEREBY ORDERED THAT:</w:t>
      </w:r>
    </w:p>
    <w:p w14:paraId="25853605" w14:textId="77777777"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This application is hereby certified as extremely urgent and deserving to be heard ex-parte.</w:t>
      </w:r>
    </w:p>
    <w:p w14:paraId="027634D0" w14:textId="77777777" w:rsidR="00FA7EF5" w:rsidRPr="00FA7EF5" w:rsidRDefault="00FA7EF5" w:rsidP="00FA7EF5">
      <w:pPr>
        <w:spacing w:after="0" w:line="360" w:lineRule="auto"/>
        <w:ind w:left="720"/>
        <w:jc w:val="both"/>
        <w:rPr>
          <w:rFonts w:ascii="Times New Roman" w:eastAsia="Times New Roman" w:hAnsi="Times New Roman" w:cs="Times New Roman"/>
          <w:sz w:val="20"/>
          <w:szCs w:val="20"/>
        </w:rPr>
      </w:pPr>
    </w:p>
    <w:p w14:paraId="0BD4BE9F" w14:textId="77777777"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An order of temporary injunction is hereby issued against the Defendant restraining them, their agents, servants, employees and/or any other person from any dealings in the portion of property</w:t>
      </w:r>
      <w:r w:rsidR="00E20C02">
        <w:rPr>
          <w:rFonts w:ascii="Times New Roman" w:eastAsia="Times New Roman" w:hAnsi="Times New Roman" w:cs="Times New Roman"/>
          <w:sz w:val="20"/>
          <w:szCs w:val="20"/>
        </w:rPr>
        <w:t xml:space="preserve"> LAND PARCEL NO. ………………..</w:t>
      </w:r>
      <w:r w:rsidRPr="00FA7EF5">
        <w:rPr>
          <w:rFonts w:ascii="Times New Roman" w:eastAsia="Times New Roman" w:hAnsi="Times New Roman" w:cs="Times New Roman"/>
          <w:sz w:val="20"/>
          <w:szCs w:val="20"/>
        </w:rPr>
        <w:t xml:space="preserve"> that belongs to the applicants.</w:t>
      </w:r>
    </w:p>
    <w:p w14:paraId="7BA18FEF" w14:textId="77777777" w:rsidR="00FA7EF5" w:rsidRPr="00FA7EF5" w:rsidRDefault="00FA7EF5" w:rsidP="00FA7EF5">
      <w:pPr>
        <w:spacing w:after="0" w:line="240" w:lineRule="auto"/>
        <w:ind w:left="720"/>
        <w:contextualSpacing/>
        <w:rPr>
          <w:rFonts w:ascii="Times New Roman" w:eastAsia="Times New Roman" w:hAnsi="Times New Roman" w:cs="Times New Roman"/>
          <w:sz w:val="20"/>
          <w:szCs w:val="20"/>
        </w:rPr>
      </w:pPr>
    </w:p>
    <w:p w14:paraId="001BC12D" w14:textId="77777777"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xml:space="preserve">That an inter-partes hearing </w:t>
      </w:r>
      <w:r w:rsidR="00E20C02">
        <w:rPr>
          <w:rFonts w:ascii="Times New Roman" w:eastAsia="Times New Roman" w:hAnsi="Times New Roman" w:cs="Times New Roman"/>
          <w:sz w:val="20"/>
          <w:szCs w:val="20"/>
        </w:rPr>
        <w:t>of this application be on the (the no of days is determined by the days given by the Judge for injunction….normally after 14 days)</w:t>
      </w:r>
      <w:r w:rsidRPr="00FA7EF5">
        <w:rPr>
          <w:rFonts w:ascii="Times New Roman" w:eastAsia="Times New Roman" w:hAnsi="Times New Roman" w:cs="Times New Roman"/>
          <w:sz w:val="20"/>
          <w:szCs w:val="20"/>
        </w:rPr>
        <w:t>.</w:t>
      </w:r>
    </w:p>
    <w:p w14:paraId="43CE7B31" w14:textId="77777777" w:rsidR="00FA7EF5" w:rsidRPr="00FA7EF5" w:rsidRDefault="00FA7EF5" w:rsidP="00FA7EF5">
      <w:pPr>
        <w:spacing w:after="0" w:line="240" w:lineRule="auto"/>
        <w:ind w:left="720"/>
        <w:contextualSpacing/>
        <w:rPr>
          <w:rFonts w:ascii="Times New Roman" w:eastAsia="Times New Roman" w:hAnsi="Times New Roman" w:cs="Times New Roman"/>
          <w:sz w:val="20"/>
          <w:szCs w:val="20"/>
        </w:rPr>
      </w:pPr>
    </w:p>
    <w:p w14:paraId="6358E835" w14:textId="77777777"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The cost of this application is hereby granted to the Applicants.</w:t>
      </w:r>
    </w:p>
    <w:p w14:paraId="64D12693" w14:textId="77777777"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p>
    <w:p w14:paraId="46C1AFC4" w14:textId="77777777"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r w:rsidRPr="00FA7EF5">
        <w:rPr>
          <w:rFonts w:ascii="Times New Roman" w:eastAsia="Times New Roman" w:hAnsi="Times New Roman" w:cs="Times New Roman"/>
          <w:b/>
          <w:sz w:val="20"/>
          <w:szCs w:val="20"/>
          <w:lang w:val="en-GB"/>
        </w:rPr>
        <w:t>Given under my hand and the seal of the court on this ……… day of ………… 2013.</w:t>
      </w:r>
    </w:p>
    <w:p w14:paraId="0F80CE4B" w14:textId="77777777"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p>
    <w:p w14:paraId="5B76CFC9" w14:textId="77777777"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r w:rsidRPr="00FA7EF5">
        <w:rPr>
          <w:rFonts w:ascii="Times New Roman" w:eastAsia="Times New Roman" w:hAnsi="Times New Roman" w:cs="Times New Roman"/>
          <w:sz w:val="20"/>
          <w:szCs w:val="20"/>
          <w:lang w:val="en-GB"/>
        </w:rPr>
        <w:t>ISSUED</w:t>
      </w:r>
      <w:r w:rsidRPr="00FA7EF5">
        <w:rPr>
          <w:rFonts w:ascii="Times New Roman" w:eastAsia="Times New Roman" w:hAnsi="Times New Roman" w:cs="Times New Roman"/>
          <w:b/>
          <w:sz w:val="20"/>
          <w:szCs w:val="20"/>
          <w:lang w:val="en-GB"/>
        </w:rPr>
        <w:t xml:space="preserve"> on this</w:t>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t>day of</w:t>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t>2013.</w:t>
      </w:r>
    </w:p>
    <w:p w14:paraId="780E493A" w14:textId="77777777"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p>
    <w:p w14:paraId="571C35E6" w14:textId="77777777"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r w:rsidRPr="00FA7EF5">
        <w:rPr>
          <w:rFonts w:ascii="Times New Roman" w:eastAsia="Times New Roman" w:hAnsi="Times New Roman" w:cs="Times New Roman"/>
          <w:b/>
          <w:sz w:val="20"/>
          <w:szCs w:val="20"/>
          <w:lang w:val="en-GB"/>
        </w:rPr>
        <w:t>_________________________________</w:t>
      </w:r>
    </w:p>
    <w:p w14:paraId="704C8DE5" w14:textId="77777777" w:rsidR="00FA7EF5" w:rsidRPr="00FA7EF5" w:rsidRDefault="00FA7EF5" w:rsidP="00FA7EF5">
      <w:pPr>
        <w:spacing w:after="0" w:line="360" w:lineRule="auto"/>
        <w:jc w:val="center"/>
        <w:rPr>
          <w:rFonts w:ascii="Times New Roman" w:eastAsia="Times New Roman" w:hAnsi="Times New Roman" w:cs="Times New Roman"/>
          <w:sz w:val="20"/>
          <w:szCs w:val="20"/>
          <w:lang w:val="en-GB"/>
        </w:rPr>
      </w:pPr>
      <w:r w:rsidRPr="00FA7EF5">
        <w:rPr>
          <w:rFonts w:ascii="Times New Roman" w:eastAsia="Times New Roman" w:hAnsi="Times New Roman" w:cs="Times New Roman"/>
          <w:sz w:val="20"/>
          <w:szCs w:val="20"/>
          <w:lang w:val="en-GB"/>
        </w:rPr>
        <w:t>DEPUTY REGISTRAR</w:t>
      </w:r>
    </w:p>
    <w:p w14:paraId="43EC861F" w14:textId="77777777" w:rsidR="00FA7EF5" w:rsidRPr="00FA7EF5" w:rsidRDefault="00E20C02" w:rsidP="00FA7EF5">
      <w:pPr>
        <w:spacing w:after="0" w:line="360" w:lineRule="auto"/>
        <w:jc w:val="center"/>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HIGH COURT OF KENYA AT KSL</w:t>
      </w:r>
    </w:p>
    <w:p w14:paraId="63E23DE2" w14:textId="77777777" w:rsidR="00FA7EF5" w:rsidRPr="00FA7EF5" w:rsidRDefault="00FA7EF5" w:rsidP="00FA7EF5">
      <w:pPr>
        <w:spacing w:after="0" w:line="360" w:lineRule="auto"/>
        <w:jc w:val="both"/>
        <w:rPr>
          <w:rFonts w:ascii="Times New Roman" w:eastAsia="Times New Roman" w:hAnsi="Times New Roman" w:cs="Times New Roman"/>
          <w:sz w:val="20"/>
          <w:szCs w:val="20"/>
          <w:u w:val="single"/>
          <w:lang w:val="en-GB"/>
        </w:rPr>
      </w:pPr>
      <w:r w:rsidRPr="00FA7EF5">
        <w:rPr>
          <w:rFonts w:ascii="Times New Roman" w:eastAsia="Times New Roman" w:hAnsi="Times New Roman" w:cs="Times New Roman"/>
          <w:sz w:val="20"/>
          <w:szCs w:val="20"/>
          <w:u w:val="single"/>
          <w:lang w:val="en-GB"/>
        </w:rPr>
        <w:t>PENAL NOTICE:</w:t>
      </w:r>
    </w:p>
    <w:p w14:paraId="796CF325" w14:textId="77777777" w:rsidR="00FA7EF5" w:rsidRPr="00FA7EF5" w:rsidRDefault="00FA7EF5" w:rsidP="00FA7EF5">
      <w:p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b/>
          <w:sz w:val="20"/>
          <w:szCs w:val="20"/>
        </w:rPr>
        <w:t>TAKE NOTICE:  That an order has been made by this court and any party served that does not comply with the said ORDER shall be cited for court contempt and shall be liable to an imprisonment for a period of six (6) months.</w:t>
      </w:r>
    </w:p>
    <w:p w14:paraId="63B8CFCB" w14:textId="77777777" w:rsidR="00CD1A8A" w:rsidRPr="00CD1A8A" w:rsidRDefault="00CD1A8A" w:rsidP="00CD1A8A">
      <w:pPr>
        <w:spacing w:after="0" w:line="240" w:lineRule="auto"/>
        <w:jc w:val="center"/>
        <w:rPr>
          <w:rFonts w:ascii="Goudy Old Style" w:eastAsia="Times New Roman" w:hAnsi="Goudy Old Style" w:cs="Times New Roman"/>
          <w:b/>
          <w:sz w:val="24"/>
          <w:szCs w:val="24"/>
          <w:u w:val="single"/>
        </w:rPr>
      </w:pPr>
      <w:smartTag w:uri="urn:schemas-microsoft-com:office:smarttags" w:element="place">
        <w:smartTag w:uri="urn:schemas-microsoft-com:office:smarttags" w:element="PlaceType">
          <w:r w:rsidRPr="00CD1A8A">
            <w:rPr>
              <w:rFonts w:ascii="Goudy Old Style" w:eastAsia="Times New Roman" w:hAnsi="Goudy Old Style" w:cs="Times New Roman"/>
              <w:b/>
              <w:sz w:val="24"/>
              <w:szCs w:val="24"/>
              <w:u w:val="single"/>
            </w:rPr>
            <w:t>REPUBLIC</w:t>
          </w:r>
        </w:smartTag>
        <w:r w:rsidRPr="00CD1A8A">
          <w:rPr>
            <w:rFonts w:ascii="Goudy Old Style" w:eastAsia="Times New Roman" w:hAnsi="Goudy Old Style" w:cs="Times New Roman"/>
            <w:b/>
            <w:sz w:val="24"/>
            <w:szCs w:val="24"/>
            <w:u w:val="single"/>
          </w:rPr>
          <w:t xml:space="preserve"> OF </w:t>
        </w:r>
        <w:smartTag w:uri="urn:schemas-microsoft-com:office:smarttags" w:element="PlaceName">
          <w:r w:rsidRPr="00CD1A8A">
            <w:rPr>
              <w:rFonts w:ascii="Goudy Old Style" w:eastAsia="Times New Roman" w:hAnsi="Goudy Old Style" w:cs="Times New Roman"/>
              <w:b/>
              <w:sz w:val="24"/>
              <w:szCs w:val="24"/>
              <w:u w:val="single"/>
            </w:rPr>
            <w:t>KENYA</w:t>
          </w:r>
        </w:smartTag>
      </w:smartTag>
    </w:p>
    <w:p w14:paraId="44089A9A" w14:textId="77777777" w:rsidR="00CD1A8A" w:rsidRPr="00CD1A8A" w:rsidRDefault="00CD1A8A" w:rsidP="00CD1A8A">
      <w:pPr>
        <w:spacing w:after="0" w:line="240" w:lineRule="auto"/>
        <w:jc w:val="center"/>
        <w:rPr>
          <w:rFonts w:ascii="Goudy Old Style" w:eastAsia="Times New Roman" w:hAnsi="Goudy Old Style" w:cs="Times New Roman"/>
          <w:b/>
          <w:sz w:val="24"/>
          <w:szCs w:val="24"/>
          <w:u w:val="single"/>
        </w:rPr>
      </w:pPr>
      <w:r w:rsidRPr="00CD1A8A">
        <w:rPr>
          <w:rFonts w:ascii="Goudy Old Style" w:eastAsia="Times New Roman" w:hAnsi="Goudy Old Style" w:cs="Times New Roman"/>
          <w:b/>
          <w:sz w:val="24"/>
          <w:szCs w:val="24"/>
          <w:u w:val="single"/>
        </w:rPr>
        <w:t>IN THE HIGH COURT OF KENYA AT KISUMU</w:t>
      </w:r>
    </w:p>
    <w:p w14:paraId="191FE974" w14:textId="77777777" w:rsidR="00E20C02" w:rsidRDefault="00E20C02" w:rsidP="00E20C02">
      <w:pPr>
        <w:spacing w:after="0" w:line="240" w:lineRule="auto"/>
        <w:jc w:val="center"/>
        <w:rPr>
          <w:rFonts w:ascii="Goudy Old Style" w:eastAsia="Times New Roman" w:hAnsi="Goudy Old Style" w:cs="Times New Roman"/>
          <w:b/>
          <w:sz w:val="24"/>
          <w:szCs w:val="24"/>
          <w:u w:val="single"/>
        </w:rPr>
      </w:pPr>
      <w:r>
        <w:rPr>
          <w:rFonts w:ascii="Goudy Old Style" w:eastAsia="Times New Roman" w:hAnsi="Goudy Old Style" w:cs="Times New Roman"/>
          <w:b/>
          <w:sz w:val="24"/>
          <w:szCs w:val="24"/>
          <w:u w:val="single"/>
        </w:rPr>
        <w:t>CIVIL SUIT NO  OF 2009</w:t>
      </w:r>
    </w:p>
    <w:p w14:paraId="784BC301" w14:textId="77777777" w:rsidR="00CD1A8A" w:rsidRPr="00E20C02" w:rsidRDefault="00CD1A8A" w:rsidP="00E20C02">
      <w:pPr>
        <w:spacing w:after="0" w:line="240" w:lineRule="auto"/>
        <w:jc w:val="center"/>
        <w:rPr>
          <w:rFonts w:ascii="Goudy Old Style" w:eastAsia="Times New Roman" w:hAnsi="Goudy Old Style" w:cs="Times New Roman"/>
          <w:b/>
          <w:sz w:val="24"/>
          <w:szCs w:val="24"/>
          <w:u w:val="single"/>
        </w:rPr>
      </w:pPr>
      <w:r w:rsidRPr="00CD1A8A">
        <w:rPr>
          <w:rFonts w:ascii="Goudy Old Style" w:eastAsia="Times New Roman" w:hAnsi="Goudy Old Style" w:cs="Times New Roman"/>
          <w:sz w:val="24"/>
          <w:szCs w:val="24"/>
        </w:rPr>
        <w:t>…………………………………………………………………….1</w:t>
      </w:r>
      <w:r w:rsidRPr="00CD1A8A">
        <w:rPr>
          <w:rFonts w:ascii="Goudy Old Style" w:eastAsia="Times New Roman" w:hAnsi="Goudy Old Style" w:cs="Times New Roman"/>
          <w:sz w:val="24"/>
          <w:szCs w:val="24"/>
          <w:vertAlign w:val="superscript"/>
        </w:rPr>
        <w:t>ST</w:t>
      </w:r>
      <w:r w:rsidRPr="00CD1A8A">
        <w:rPr>
          <w:rFonts w:ascii="Goudy Old Style" w:eastAsia="Times New Roman" w:hAnsi="Goudy Old Style" w:cs="Times New Roman"/>
          <w:sz w:val="24"/>
          <w:szCs w:val="24"/>
        </w:rPr>
        <w:t xml:space="preserve"> PLAINTIFF </w:t>
      </w:r>
    </w:p>
    <w:p w14:paraId="0D850297" w14:textId="77777777"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……………………………………………………………………..2</w:t>
      </w:r>
      <w:r w:rsidRPr="00CD1A8A">
        <w:rPr>
          <w:rFonts w:ascii="Goudy Old Style" w:eastAsia="Times New Roman" w:hAnsi="Goudy Old Style" w:cs="Times New Roman"/>
          <w:sz w:val="24"/>
          <w:szCs w:val="24"/>
          <w:vertAlign w:val="superscript"/>
        </w:rPr>
        <w:t>ND</w:t>
      </w:r>
      <w:r w:rsidRPr="00CD1A8A">
        <w:rPr>
          <w:rFonts w:ascii="Goudy Old Style" w:eastAsia="Times New Roman" w:hAnsi="Goudy Old Style" w:cs="Times New Roman"/>
          <w:sz w:val="24"/>
          <w:szCs w:val="24"/>
        </w:rPr>
        <w:t xml:space="preserve"> PLAINTIFF</w:t>
      </w:r>
    </w:p>
    <w:p w14:paraId="42C10CD5" w14:textId="77777777"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……………………………………………………………………………3</w:t>
      </w:r>
      <w:r w:rsidRPr="00CD1A8A">
        <w:rPr>
          <w:rFonts w:ascii="Goudy Old Style" w:eastAsia="Times New Roman" w:hAnsi="Goudy Old Style" w:cs="Times New Roman"/>
          <w:sz w:val="24"/>
          <w:szCs w:val="24"/>
          <w:vertAlign w:val="superscript"/>
        </w:rPr>
        <w:t>RD</w:t>
      </w:r>
      <w:r w:rsidRPr="00CD1A8A">
        <w:rPr>
          <w:rFonts w:ascii="Goudy Old Style" w:eastAsia="Times New Roman" w:hAnsi="Goudy Old Style" w:cs="Times New Roman"/>
          <w:sz w:val="24"/>
          <w:szCs w:val="24"/>
        </w:rPr>
        <w:t xml:space="preserve"> PLAINTIFF</w:t>
      </w:r>
    </w:p>
    <w:p w14:paraId="03162724" w14:textId="77777777"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…………………………………………………………………………4</w:t>
      </w:r>
      <w:r w:rsidRPr="00CD1A8A">
        <w:rPr>
          <w:rFonts w:ascii="Goudy Old Style" w:eastAsia="Times New Roman" w:hAnsi="Goudy Old Style" w:cs="Times New Roman"/>
          <w:sz w:val="24"/>
          <w:szCs w:val="24"/>
          <w:vertAlign w:val="superscript"/>
        </w:rPr>
        <w:t>TH</w:t>
      </w:r>
      <w:r w:rsidRPr="00CD1A8A">
        <w:rPr>
          <w:rFonts w:ascii="Goudy Old Style" w:eastAsia="Times New Roman" w:hAnsi="Goudy Old Style" w:cs="Times New Roman"/>
          <w:sz w:val="24"/>
          <w:szCs w:val="24"/>
        </w:rPr>
        <w:t xml:space="preserve"> PLAINTIFF</w:t>
      </w:r>
    </w:p>
    <w:p w14:paraId="03E848CE" w14:textId="77777777"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…………………………………………………………………5</w:t>
      </w:r>
      <w:r w:rsidRPr="00CD1A8A">
        <w:rPr>
          <w:rFonts w:ascii="Goudy Old Style" w:eastAsia="Times New Roman" w:hAnsi="Goudy Old Style" w:cs="Times New Roman"/>
          <w:sz w:val="24"/>
          <w:szCs w:val="24"/>
          <w:vertAlign w:val="superscript"/>
        </w:rPr>
        <w:t>TH</w:t>
      </w:r>
      <w:r w:rsidRPr="00CD1A8A">
        <w:rPr>
          <w:rFonts w:ascii="Goudy Old Style" w:eastAsia="Times New Roman" w:hAnsi="Goudy Old Style" w:cs="Times New Roman"/>
          <w:sz w:val="24"/>
          <w:szCs w:val="24"/>
        </w:rPr>
        <w:t xml:space="preserve"> PLAINTIFF</w:t>
      </w:r>
    </w:p>
    <w:p w14:paraId="013DA736" w14:textId="77777777"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…………………………………………………………………6</w:t>
      </w:r>
      <w:r w:rsidRPr="00CD1A8A">
        <w:rPr>
          <w:rFonts w:ascii="Goudy Old Style" w:eastAsia="Times New Roman" w:hAnsi="Goudy Old Style" w:cs="Times New Roman"/>
          <w:sz w:val="24"/>
          <w:szCs w:val="24"/>
          <w:vertAlign w:val="superscript"/>
        </w:rPr>
        <w:t>TH</w:t>
      </w:r>
      <w:r w:rsidRPr="00CD1A8A">
        <w:rPr>
          <w:rFonts w:ascii="Goudy Old Style" w:eastAsia="Times New Roman" w:hAnsi="Goudy Old Style" w:cs="Times New Roman"/>
          <w:sz w:val="24"/>
          <w:szCs w:val="24"/>
        </w:rPr>
        <w:t xml:space="preserve"> PLAINTIFF</w:t>
      </w:r>
    </w:p>
    <w:p w14:paraId="354478B5" w14:textId="77777777" w:rsidR="00CD1A8A" w:rsidRPr="00CD1A8A" w:rsidRDefault="00CD1A8A" w:rsidP="00CD1A8A">
      <w:pPr>
        <w:spacing w:after="0" w:line="240" w:lineRule="auto"/>
        <w:jc w:val="center"/>
        <w:rPr>
          <w:rFonts w:ascii="Goudy Old Style" w:eastAsia="Times New Roman" w:hAnsi="Goudy Old Style" w:cs="Times New Roman"/>
          <w:sz w:val="24"/>
          <w:szCs w:val="24"/>
        </w:rPr>
      </w:pPr>
    </w:p>
    <w:p w14:paraId="1ED787E2" w14:textId="77777777" w:rsidR="00CD1A8A" w:rsidRPr="00CD1A8A" w:rsidRDefault="00CD1A8A" w:rsidP="00CD1A8A">
      <w:pPr>
        <w:spacing w:after="0" w:line="240" w:lineRule="auto"/>
        <w:jc w:val="center"/>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VERSUS</w:t>
      </w:r>
    </w:p>
    <w:p w14:paraId="4D84B62A" w14:textId="77777777" w:rsidR="00CD1A8A" w:rsidRPr="00CD1A8A" w:rsidRDefault="00CD1A8A" w:rsidP="00CD1A8A">
      <w:pPr>
        <w:spacing w:after="0" w:line="240" w:lineRule="auto"/>
        <w:jc w:val="center"/>
        <w:rPr>
          <w:rFonts w:ascii="Goudy Old Style" w:eastAsia="Times New Roman" w:hAnsi="Goudy Old Style" w:cs="Times New Roman"/>
          <w:sz w:val="24"/>
          <w:szCs w:val="24"/>
        </w:rPr>
      </w:pPr>
    </w:p>
    <w:p w14:paraId="774D4F45" w14:textId="77777777"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…….…………………………………….……………………DEFENDANT</w:t>
      </w:r>
    </w:p>
    <w:p w14:paraId="6BE702B3" w14:textId="77777777" w:rsidR="00CD1A8A" w:rsidRPr="00CD1A8A" w:rsidRDefault="00CD1A8A" w:rsidP="00CD1A8A">
      <w:pPr>
        <w:spacing w:after="0" w:line="240" w:lineRule="auto"/>
        <w:jc w:val="center"/>
        <w:rPr>
          <w:rFonts w:ascii="Goudy Old Style" w:eastAsia="Times New Roman" w:hAnsi="Goudy Old Style" w:cs="Times New Roman"/>
          <w:b/>
          <w:sz w:val="24"/>
          <w:szCs w:val="24"/>
          <w:u w:val="single"/>
        </w:rPr>
      </w:pPr>
      <w:r w:rsidRPr="00CD1A8A">
        <w:rPr>
          <w:rFonts w:ascii="Goudy Old Style" w:eastAsia="Times New Roman" w:hAnsi="Goudy Old Style" w:cs="Times New Roman"/>
          <w:b/>
          <w:sz w:val="24"/>
          <w:szCs w:val="24"/>
          <w:u w:val="single"/>
        </w:rPr>
        <w:t>ORDER.</w:t>
      </w:r>
    </w:p>
    <w:p w14:paraId="185F77F4" w14:textId="77777777" w:rsidR="00CD1A8A" w:rsidRPr="00CD1A8A" w:rsidRDefault="00E20C02" w:rsidP="00CD1A8A">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[Before: Hon ….</w:t>
      </w:r>
      <w:r w:rsidR="00CD1A8A" w:rsidRPr="00CD1A8A">
        <w:rPr>
          <w:rFonts w:ascii="Goudy Old Style" w:eastAsia="Times New Roman" w:hAnsi="Goudy Old Style" w:cs="Times New Roman"/>
          <w:sz w:val="24"/>
          <w:szCs w:val="24"/>
        </w:rPr>
        <w:t xml:space="preserve"> Judge of t</w:t>
      </w:r>
      <w:r>
        <w:rPr>
          <w:rFonts w:ascii="Goudy Old Style" w:eastAsia="Times New Roman" w:hAnsi="Goudy Old Style" w:cs="Times New Roman"/>
          <w:sz w:val="24"/>
          <w:szCs w:val="24"/>
        </w:rPr>
        <w:t>he High court of Kenya at ………..</w:t>
      </w:r>
      <w:r w:rsidR="00CD1A8A" w:rsidRPr="00CD1A8A">
        <w:rPr>
          <w:rFonts w:ascii="Goudy Old Style" w:eastAsia="Times New Roman" w:hAnsi="Goudy Old Style" w:cs="Times New Roman"/>
          <w:sz w:val="24"/>
          <w:szCs w:val="24"/>
        </w:rPr>
        <w:t>]</w:t>
      </w:r>
    </w:p>
    <w:p w14:paraId="218986E9" w14:textId="77777777" w:rsidR="00CD1A8A" w:rsidRPr="00CD1A8A" w:rsidRDefault="00CD1A8A" w:rsidP="00CD1A8A">
      <w:pPr>
        <w:spacing w:after="0" w:line="240" w:lineRule="auto"/>
        <w:rPr>
          <w:rFonts w:ascii="Goudy Old Style" w:eastAsia="Times New Roman" w:hAnsi="Goudy Old Style" w:cs="Times New Roman"/>
          <w:b/>
          <w:sz w:val="24"/>
          <w:szCs w:val="24"/>
          <w:u w:val="single"/>
        </w:rPr>
      </w:pPr>
    </w:p>
    <w:p w14:paraId="3409661F" w14:textId="77777777"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APPLICATION FOR ORDERS OF:</w:t>
      </w:r>
    </w:p>
    <w:p w14:paraId="679F860E" w14:textId="77777777" w:rsidR="00CD1A8A" w:rsidRPr="00CD1A8A" w:rsidRDefault="00CD1A8A" w:rsidP="00664A0A">
      <w:pPr>
        <w:numPr>
          <w:ilvl w:val="0"/>
          <w:numId w:val="34"/>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Certification of Urgency.</w:t>
      </w:r>
    </w:p>
    <w:p w14:paraId="6DE6BC45" w14:textId="77777777" w:rsidR="00CD1A8A" w:rsidRPr="00CD1A8A" w:rsidRDefault="00CD1A8A" w:rsidP="00664A0A">
      <w:pPr>
        <w:numPr>
          <w:ilvl w:val="0"/>
          <w:numId w:val="34"/>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Extension of time pending hearing and determination of application</w:t>
      </w:r>
    </w:p>
    <w:p w14:paraId="47D1A691" w14:textId="77777777" w:rsidR="00CD1A8A" w:rsidRPr="00CD1A8A" w:rsidRDefault="00CD1A8A" w:rsidP="00664A0A">
      <w:pPr>
        <w:numPr>
          <w:ilvl w:val="0"/>
          <w:numId w:val="34"/>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Direction as to the currency of deposit in a joint interest earning account.</w:t>
      </w:r>
    </w:p>
    <w:p w14:paraId="50EFDA1F" w14:textId="77777777" w:rsidR="00CD1A8A" w:rsidRPr="00CD1A8A" w:rsidRDefault="00CD1A8A" w:rsidP="00CD1A8A">
      <w:pPr>
        <w:spacing w:after="0" w:line="240" w:lineRule="auto"/>
        <w:rPr>
          <w:rFonts w:ascii="Goudy Old Style" w:eastAsia="Times New Roman" w:hAnsi="Goudy Old Style" w:cs="Times New Roman"/>
          <w:sz w:val="24"/>
          <w:szCs w:val="24"/>
        </w:rPr>
      </w:pPr>
    </w:p>
    <w:p w14:paraId="1C8FC21D" w14:textId="77777777"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UPON READING</w:t>
      </w:r>
      <w:r w:rsidRPr="00CD1A8A">
        <w:rPr>
          <w:rFonts w:ascii="Goudy Old Style" w:eastAsia="Times New Roman" w:hAnsi="Goudy Old Style" w:cs="Times New Roman"/>
          <w:sz w:val="24"/>
          <w:szCs w:val="24"/>
        </w:rPr>
        <w:t xml:space="preserve"> t</w:t>
      </w:r>
      <w:r w:rsidR="00E20C02">
        <w:rPr>
          <w:rFonts w:ascii="Goudy Old Style" w:eastAsia="Times New Roman" w:hAnsi="Goudy Old Style" w:cs="Times New Roman"/>
          <w:sz w:val="24"/>
          <w:szCs w:val="24"/>
        </w:rPr>
        <w:t>he Notice of motion dated the ……………..</w:t>
      </w:r>
      <w:r w:rsidRPr="00CD1A8A">
        <w:rPr>
          <w:rFonts w:ascii="Goudy Old Style" w:eastAsia="Times New Roman" w:hAnsi="Goudy Old Style" w:cs="Times New Roman"/>
          <w:sz w:val="24"/>
          <w:szCs w:val="24"/>
        </w:rPr>
        <w:t xml:space="preserve"> filed by the Plaintiffs</w:t>
      </w:r>
    </w:p>
    <w:p w14:paraId="521686C2" w14:textId="77777777" w:rsidR="00CD1A8A" w:rsidRPr="00CD1A8A" w:rsidRDefault="00E20C02" w:rsidP="00CD1A8A">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b/>
          <w:sz w:val="24"/>
          <w:szCs w:val="24"/>
        </w:rPr>
        <w:t>AND UPON HEARING Mr. …………..</w:t>
      </w:r>
      <w:r w:rsidR="00CD1A8A" w:rsidRPr="00CD1A8A">
        <w:rPr>
          <w:rFonts w:ascii="Goudy Old Style" w:eastAsia="Times New Roman" w:hAnsi="Goudy Old Style" w:cs="Times New Roman"/>
          <w:b/>
          <w:sz w:val="24"/>
          <w:szCs w:val="24"/>
        </w:rPr>
        <w:t xml:space="preserve"> Advocate,</w:t>
      </w:r>
      <w:r>
        <w:rPr>
          <w:rFonts w:ascii="Goudy Old Style" w:eastAsia="Times New Roman" w:hAnsi="Goudy Old Style" w:cs="Times New Roman"/>
          <w:b/>
          <w:sz w:val="24"/>
          <w:szCs w:val="24"/>
        </w:rPr>
        <w:t xml:space="preserve"> </w:t>
      </w:r>
      <w:r w:rsidR="00CD1A8A" w:rsidRPr="00CD1A8A">
        <w:rPr>
          <w:rFonts w:ascii="Goudy Old Style" w:eastAsia="Times New Roman" w:hAnsi="Goudy Old Style" w:cs="Times New Roman"/>
          <w:sz w:val="24"/>
          <w:szCs w:val="24"/>
        </w:rPr>
        <w:t>holding bri</w:t>
      </w:r>
      <w:r>
        <w:rPr>
          <w:rFonts w:ascii="Goudy Old Style" w:eastAsia="Times New Roman" w:hAnsi="Goudy Old Style" w:cs="Times New Roman"/>
          <w:sz w:val="24"/>
          <w:szCs w:val="24"/>
        </w:rPr>
        <w:t>ef for…………</w:t>
      </w:r>
      <w:r w:rsidR="00CD1A8A" w:rsidRPr="00CD1A8A">
        <w:rPr>
          <w:rFonts w:ascii="Goudy Old Style" w:eastAsia="Times New Roman" w:hAnsi="Goudy Old Style" w:cs="Times New Roman"/>
          <w:sz w:val="24"/>
          <w:szCs w:val="24"/>
        </w:rPr>
        <w:t xml:space="preserve"> Advocate for the Plaintiff”s ex-parte,</w:t>
      </w:r>
    </w:p>
    <w:p w14:paraId="453CB178" w14:textId="77777777"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IT IS NOW ORDERED:-</w:t>
      </w:r>
    </w:p>
    <w:p w14:paraId="44711F23" w14:textId="77777777"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THAT</w:t>
      </w:r>
      <w:r w:rsidRPr="00CD1A8A">
        <w:rPr>
          <w:rFonts w:ascii="Goudy Old Style" w:eastAsia="Times New Roman" w:hAnsi="Goudy Old Style" w:cs="Times New Roman"/>
          <w:sz w:val="24"/>
          <w:szCs w:val="24"/>
        </w:rPr>
        <w:t xml:space="preserve"> the said application is hereby certified as urgent and leave is granted the applicants to be heard </w:t>
      </w:r>
      <w:r w:rsidRPr="00CD1A8A">
        <w:rPr>
          <w:rFonts w:ascii="Goudy Old Style" w:eastAsia="Times New Roman" w:hAnsi="Goudy Old Style" w:cs="Times New Roman"/>
          <w:i/>
          <w:sz w:val="24"/>
          <w:szCs w:val="24"/>
        </w:rPr>
        <w:t xml:space="preserve">ex-parte </w:t>
      </w:r>
      <w:r w:rsidRPr="00CD1A8A">
        <w:rPr>
          <w:rFonts w:ascii="Goudy Old Style" w:eastAsia="Times New Roman" w:hAnsi="Goudy Old Style" w:cs="Times New Roman"/>
          <w:sz w:val="24"/>
          <w:szCs w:val="24"/>
        </w:rPr>
        <w:t>in the first instance.</w:t>
      </w:r>
    </w:p>
    <w:p w14:paraId="42C453B0" w14:textId="77777777" w:rsidR="00CD1A8A" w:rsidRPr="00CD1A8A" w:rsidRDefault="00CD1A8A" w:rsidP="00CD1A8A">
      <w:pPr>
        <w:spacing w:after="0" w:line="240" w:lineRule="auto"/>
        <w:ind w:left="720"/>
        <w:rPr>
          <w:rFonts w:ascii="Goudy Old Style" w:eastAsia="Times New Roman" w:hAnsi="Goudy Old Style" w:cs="Times New Roman"/>
          <w:sz w:val="24"/>
          <w:szCs w:val="24"/>
        </w:rPr>
      </w:pPr>
    </w:p>
    <w:p w14:paraId="00CB55D7" w14:textId="77777777"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THAT</w:t>
      </w:r>
      <w:r w:rsidRPr="00CD1A8A">
        <w:rPr>
          <w:rFonts w:ascii="Goudy Old Style" w:eastAsia="Times New Roman" w:hAnsi="Goudy Old Style" w:cs="Times New Roman"/>
          <w:sz w:val="24"/>
          <w:szCs w:val="24"/>
        </w:rPr>
        <w:t xml:space="preserve"> pending the hearing and determination of the said application the plaintiffs are hereby granted an extension of time for fulfilling clause 2 of the consent record</w:t>
      </w:r>
      <w:r w:rsidR="00E20C02">
        <w:rPr>
          <w:rFonts w:ascii="Goudy Old Style" w:eastAsia="Times New Roman" w:hAnsi="Goudy Old Style" w:cs="Times New Roman"/>
          <w:sz w:val="24"/>
          <w:szCs w:val="24"/>
        </w:rPr>
        <w:t>ed by the parties in court on …………………….</w:t>
      </w:r>
      <w:r w:rsidRPr="00CD1A8A">
        <w:rPr>
          <w:rFonts w:ascii="Goudy Old Style" w:eastAsia="Times New Roman" w:hAnsi="Goudy Old Style" w:cs="Times New Roman"/>
          <w:sz w:val="24"/>
          <w:szCs w:val="24"/>
        </w:rPr>
        <w:t>.</w:t>
      </w:r>
    </w:p>
    <w:p w14:paraId="13A8D6D9" w14:textId="77777777" w:rsidR="00CD1A8A" w:rsidRPr="00CD1A8A" w:rsidRDefault="00CD1A8A" w:rsidP="00CD1A8A">
      <w:pPr>
        <w:spacing w:after="0" w:line="240" w:lineRule="auto"/>
        <w:ind w:left="720"/>
        <w:contextualSpacing/>
        <w:rPr>
          <w:rFonts w:ascii="Goudy Old Style" w:eastAsia="Times New Roman" w:hAnsi="Goudy Old Style" w:cs="Times New Roman"/>
          <w:b/>
          <w:sz w:val="24"/>
          <w:szCs w:val="24"/>
        </w:rPr>
      </w:pPr>
    </w:p>
    <w:p w14:paraId="4F471015" w14:textId="77777777"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lastRenderedPageBreak/>
        <w:t>THAT</w:t>
      </w:r>
      <w:r w:rsidRPr="00CD1A8A">
        <w:rPr>
          <w:rFonts w:ascii="Goudy Old Style" w:eastAsia="Times New Roman" w:hAnsi="Goudy Old Style" w:cs="Times New Roman"/>
          <w:sz w:val="24"/>
          <w:szCs w:val="24"/>
        </w:rPr>
        <w:t xml:space="preserve"> this application be heard inter</w:t>
      </w:r>
      <w:r w:rsidR="00E20C02">
        <w:rPr>
          <w:rFonts w:ascii="Goudy Old Style" w:eastAsia="Times New Roman" w:hAnsi="Goudy Old Style" w:cs="Times New Roman"/>
          <w:sz w:val="24"/>
          <w:szCs w:val="24"/>
        </w:rPr>
        <w:t>-</w:t>
      </w:r>
      <w:r w:rsidRPr="00CD1A8A">
        <w:rPr>
          <w:rFonts w:ascii="Goudy Old Style" w:eastAsia="Times New Roman" w:hAnsi="Goudy Old Style" w:cs="Times New Roman"/>
          <w:sz w:val="24"/>
          <w:szCs w:val="24"/>
        </w:rPr>
        <w:t>parties on………..day……20…….</w:t>
      </w:r>
    </w:p>
    <w:p w14:paraId="7440E562" w14:textId="77777777" w:rsidR="00CD1A8A" w:rsidRPr="00CD1A8A" w:rsidRDefault="00CD1A8A" w:rsidP="00CD1A8A">
      <w:pPr>
        <w:spacing w:after="0" w:line="240" w:lineRule="auto"/>
        <w:ind w:left="720"/>
        <w:contextualSpacing/>
        <w:rPr>
          <w:rFonts w:ascii="Goudy Old Style" w:eastAsia="Times New Roman" w:hAnsi="Goudy Old Style" w:cs="Times New Roman"/>
          <w:sz w:val="24"/>
          <w:szCs w:val="24"/>
        </w:rPr>
      </w:pPr>
    </w:p>
    <w:p w14:paraId="78ACCA66" w14:textId="77777777"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Costs in the cause</w:t>
      </w:r>
    </w:p>
    <w:p w14:paraId="17DD972E" w14:textId="77777777" w:rsidR="00CD1A8A" w:rsidRPr="00CD1A8A" w:rsidRDefault="00CD1A8A" w:rsidP="00CD1A8A">
      <w:pPr>
        <w:spacing w:after="0" w:line="240" w:lineRule="auto"/>
        <w:ind w:left="720"/>
        <w:contextualSpacing/>
        <w:rPr>
          <w:rFonts w:ascii="Goudy Old Style" w:eastAsia="Times New Roman" w:hAnsi="Goudy Old Style" w:cs="Times New Roman"/>
          <w:sz w:val="24"/>
          <w:szCs w:val="24"/>
        </w:rPr>
      </w:pPr>
    </w:p>
    <w:p w14:paraId="2AFD7762" w14:textId="77777777" w:rsidR="00CD1A8A" w:rsidRPr="00CD1A8A" w:rsidRDefault="00CD1A8A" w:rsidP="00CD1A8A">
      <w:pPr>
        <w:spacing w:after="0" w:line="240" w:lineRule="auto"/>
        <w:ind w:left="720"/>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 xml:space="preserve"> </w:t>
      </w:r>
      <w:r w:rsidRPr="00CD1A8A">
        <w:rPr>
          <w:rFonts w:ascii="Goudy Old Style" w:eastAsia="Times New Roman" w:hAnsi="Goudy Old Style" w:cs="Times New Roman"/>
          <w:b/>
          <w:sz w:val="24"/>
          <w:szCs w:val="24"/>
        </w:rPr>
        <w:t xml:space="preserve">DATED </w:t>
      </w:r>
      <w:r w:rsidRPr="00CD1A8A">
        <w:rPr>
          <w:rFonts w:ascii="Goudy Old Style" w:eastAsia="Times New Roman" w:hAnsi="Goudy Old Style" w:cs="Times New Roman"/>
          <w:sz w:val="24"/>
          <w:szCs w:val="24"/>
        </w:rPr>
        <w:t xml:space="preserve">at </w:t>
      </w:r>
      <w:r w:rsidR="00E20C02">
        <w:rPr>
          <w:rFonts w:ascii="Goudy Old Style" w:eastAsia="Times New Roman" w:hAnsi="Goudy Old Style" w:cs="Times New Roman"/>
          <w:b/>
          <w:sz w:val="24"/>
          <w:szCs w:val="24"/>
        </w:rPr>
        <w:t>KSL</w:t>
      </w:r>
      <w:r w:rsidRPr="00CD1A8A">
        <w:rPr>
          <w:rFonts w:ascii="Goudy Old Style" w:eastAsia="Times New Roman" w:hAnsi="Goudy Old Style" w:cs="Times New Roman"/>
          <w:b/>
          <w:sz w:val="24"/>
          <w:szCs w:val="24"/>
        </w:rPr>
        <w:t xml:space="preserve"> </w:t>
      </w:r>
      <w:r w:rsidRPr="00CD1A8A">
        <w:rPr>
          <w:rFonts w:ascii="Goudy Old Style" w:eastAsia="Times New Roman" w:hAnsi="Goudy Old Style" w:cs="Times New Roman"/>
          <w:sz w:val="24"/>
          <w:szCs w:val="24"/>
        </w:rPr>
        <w:t>this _________ day of ____________________, 2012.</w:t>
      </w:r>
    </w:p>
    <w:p w14:paraId="58D9C2DE" w14:textId="77777777" w:rsidR="00CD1A8A" w:rsidRPr="00CD1A8A" w:rsidRDefault="00CD1A8A" w:rsidP="00CD1A8A">
      <w:pPr>
        <w:spacing w:after="0" w:line="240" w:lineRule="auto"/>
        <w:rPr>
          <w:rFonts w:ascii="Goudy Old Style" w:eastAsia="Times New Roman" w:hAnsi="Goudy Old Style" w:cs="Times New Roman"/>
          <w:sz w:val="24"/>
          <w:szCs w:val="24"/>
        </w:rPr>
      </w:pPr>
    </w:p>
    <w:p w14:paraId="35159771" w14:textId="77777777"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GIVEN UNDER MY HANDS and the SEAL of this Court this ______ day of __________ 2012.</w:t>
      </w:r>
    </w:p>
    <w:p w14:paraId="185F86E5" w14:textId="77777777" w:rsidR="00CD1A8A" w:rsidRPr="00CD1A8A" w:rsidRDefault="00CD1A8A" w:rsidP="00CD1A8A">
      <w:pPr>
        <w:spacing w:after="0" w:line="240" w:lineRule="auto"/>
        <w:rPr>
          <w:rFonts w:ascii="Goudy Old Style" w:eastAsia="Times New Roman" w:hAnsi="Goudy Old Style" w:cs="Times New Roman"/>
          <w:sz w:val="24"/>
          <w:szCs w:val="24"/>
        </w:rPr>
      </w:pPr>
    </w:p>
    <w:p w14:paraId="23C6C58D" w14:textId="77777777" w:rsidR="00CD1A8A" w:rsidRPr="00CD1A8A" w:rsidRDefault="00CD1A8A" w:rsidP="00CD1A8A">
      <w:pPr>
        <w:spacing w:after="0" w:line="240" w:lineRule="auto"/>
        <w:rPr>
          <w:rFonts w:ascii="Goudy Old Style" w:eastAsia="Times New Roman" w:hAnsi="Goudy Old Style" w:cs="Times New Roman"/>
          <w:sz w:val="24"/>
          <w:szCs w:val="24"/>
        </w:rPr>
      </w:pPr>
    </w:p>
    <w:p w14:paraId="1B957B35" w14:textId="77777777" w:rsidR="00CD1A8A" w:rsidRPr="00CD1A8A" w:rsidRDefault="00CD1A8A" w:rsidP="00CD1A8A">
      <w:pPr>
        <w:spacing w:after="0" w:line="240" w:lineRule="auto"/>
        <w:jc w:val="center"/>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___________________________</w:t>
      </w:r>
    </w:p>
    <w:p w14:paraId="50A45095" w14:textId="77777777" w:rsidR="00CD1A8A" w:rsidRPr="00CD1A8A" w:rsidRDefault="00CD1A8A" w:rsidP="00CD1A8A">
      <w:pPr>
        <w:spacing w:after="0" w:line="240" w:lineRule="auto"/>
        <w:jc w:val="center"/>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DEPUTY REGISTRAR</w:t>
      </w:r>
    </w:p>
    <w:p w14:paraId="4AB44409" w14:textId="77777777" w:rsidR="00CD1A8A" w:rsidRPr="00CD1A8A" w:rsidRDefault="00E20C02" w:rsidP="00CD1A8A">
      <w:pPr>
        <w:spacing w:after="0" w:line="240" w:lineRule="auto"/>
        <w:jc w:val="center"/>
        <w:rPr>
          <w:rFonts w:ascii="Goudy Old Style" w:eastAsia="Times New Roman" w:hAnsi="Goudy Old Style" w:cs="Times New Roman"/>
          <w:sz w:val="24"/>
          <w:szCs w:val="24"/>
        </w:rPr>
      </w:pPr>
      <w:r>
        <w:rPr>
          <w:rFonts w:ascii="Goudy Old Style" w:eastAsia="Times New Roman" w:hAnsi="Goudy Old Style" w:cs="Times New Roman"/>
          <w:sz w:val="24"/>
          <w:szCs w:val="24"/>
        </w:rPr>
        <w:t>HIGH COURT KSL</w:t>
      </w:r>
      <w:r w:rsidR="00CD1A8A" w:rsidRPr="00CD1A8A">
        <w:rPr>
          <w:rFonts w:ascii="Goudy Old Style" w:eastAsia="Times New Roman" w:hAnsi="Goudy Old Style" w:cs="Times New Roman"/>
          <w:sz w:val="24"/>
          <w:szCs w:val="24"/>
        </w:rPr>
        <w:t xml:space="preserve"> .</w:t>
      </w:r>
    </w:p>
    <w:p w14:paraId="00A2FA4B" w14:textId="77777777" w:rsidR="00CD1A8A" w:rsidRDefault="00CD1A8A" w:rsidP="00FA7EF5">
      <w:pPr>
        <w:spacing w:after="0" w:line="360" w:lineRule="auto"/>
        <w:ind w:left="720"/>
        <w:jc w:val="both"/>
        <w:rPr>
          <w:rFonts w:ascii="Times New Roman" w:eastAsia="Times New Roman" w:hAnsi="Times New Roman" w:cs="Times New Roman"/>
          <w:bCs/>
          <w:sz w:val="24"/>
          <w:szCs w:val="24"/>
        </w:rPr>
      </w:pPr>
    </w:p>
    <w:p w14:paraId="0768CDBD"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5AA991DE"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364DDE8F"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645FDB21"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4C667042"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10ED63B4"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7E16AE0E"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47203BBB"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3AA05D76"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352E3A41"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497DA6E8"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7478DD35"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5BCB2CAB"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1C7D840D"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163F97BB"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20AC8C78"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16959F87"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0515BFE9"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2E6FF429"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17F68A4F"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6824C220" w14:textId="77777777" w:rsidR="00E20C02" w:rsidRDefault="00E20C02" w:rsidP="00FA7EF5">
      <w:pPr>
        <w:spacing w:after="0" w:line="360" w:lineRule="auto"/>
        <w:ind w:left="720"/>
        <w:jc w:val="both"/>
        <w:rPr>
          <w:rFonts w:ascii="Times New Roman" w:eastAsia="Times New Roman" w:hAnsi="Times New Roman" w:cs="Times New Roman"/>
          <w:bCs/>
          <w:sz w:val="24"/>
          <w:szCs w:val="24"/>
        </w:rPr>
      </w:pPr>
    </w:p>
    <w:p w14:paraId="65384620" w14:textId="77777777" w:rsidR="00FA7EF5" w:rsidRDefault="00FA7EF5" w:rsidP="00FA7EF5">
      <w:pPr>
        <w:spacing w:after="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APPLICATION FOR SUMMARY JUDGMENT</w:t>
      </w:r>
      <w:r w:rsidR="00E20C02">
        <w:rPr>
          <w:rFonts w:ascii="Times New Roman" w:eastAsia="Times New Roman" w:hAnsi="Times New Roman" w:cs="Times New Roman"/>
          <w:bCs/>
          <w:sz w:val="24"/>
          <w:szCs w:val="24"/>
        </w:rPr>
        <w:t>:</w:t>
      </w:r>
    </w:p>
    <w:p w14:paraId="3AE7272C" w14:textId="77777777"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smartTag w:uri="urn:schemas-microsoft-com:office:smarttags" w:element="place">
        <w:smartTag w:uri="urn:schemas-microsoft-com:office:smarttags" w:element="PlaceType">
          <w:r w:rsidRPr="00FA7EF5">
            <w:rPr>
              <w:rFonts w:ascii="Goudy Old Style" w:eastAsia="Times New Roman" w:hAnsi="Goudy Old Style" w:cs="Times New Roman"/>
              <w:b/>
              <w:sz w:val="24"/>
              <w:szCs w:val="24"/>
              <w:u w:val="single"/>
            </w:rPr>
            <w:lastRenderedPageBreak/>
            <w:t>REPUBLIC</w:t>
          </w:r>
        </w:smartTag>
        <w:r w:rsidRPr="00FA7EF5">
          <w:rPr>
            <w:rFonts w:ascii="Goudy Old Style" w:eastAsia="Times New Roman" w:hAnsi="Goudy Old Style" w:cs="Times New Roman"/>
            <w:b/>
            <w:sz w:val="24"/>
            <w:szCs w:val="24"/>
            <w:u w:val="single"/>
          </w:rPr>
          <w:t xml:space="preserve"> OF </w:t>
        </w:r>
        <w:smartTag w:uri="urn:schemas-microsoft-com:office:smarttags" w:element="PlaceName">
          <w:r w:rsidRPr="00FA7EF5">
            <w:rPr>
              <w:rFonts w:ascii="Goudy Old Style" w:eastAsia="Times New Roman" w:hAnsi="Goudy Old Style" w:cs="Times New Roman"/>
              <w:b/>
              <w:sz w:val="24"/>
              <w:szCs w:val="24"/>
              <w:u w:val="single"/>
            </w:rPr>
            <w:t>KENYA</w:t>
          </w:r>
        </w:smartTag>
      </w:smartTag>
      <w:r w:rsidRPr="00FA7EF5">
        <w:rPr>
          <w:rFonts w:ascii="Goudy Old Style" w:eastAsia="Times New Roman" w:hAnsi="Goudy Old Style" w:cs="Times New Roman"/>
          <w:b/>
          <w:sz w:val="24"/>
          <w:szCs w:val="24"/>
          <w:u w:val="single"/>
        </w:rPr>
        <w:t xml:space="preserve"> </w:t>
      </w:r>
    </w:p>
    <w:p w14:paraId="50D68BE4" w14:textId="77777777"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IN THE HIGH COURT OF KENYA AT KISUMU</w:t>
      </w:r>
    </w:p>
    <w:p w14:paraId="51C1798D"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“FAST TRACK” CIVIL SUIT NO. ……………. OF 2011</w:t>
      </w:r>
    </w:p>
    <w:p w14:paraId="0660FA41"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14:paraId="516D55E5"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 …………………………………………………..…………….. PLAINTIFF/APPLICANT</w:t>
      </w:r>
    </w:p>
    <w:p w14:paraId="6A851A90" w14:textId="77777777" w:rsidR="00FA7EF5" w:rsidRPr="00FA7EF5" w:rsidRDefault="00FA7EF5" w:rsidP="00FA7EF5">
      <w:pPr>
        <w:spacing w:after="0" w:line="360" w:lineRule="auto"/>
        <w:jc w:val="center"/>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VERSUS</w:t>
      </w:r>
    </w:p>
    <w:p w14:paraId="0F59077E"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 …………………..……..…. DEFENDANT/RESPONDENT</w:t>
      </w:r>
    </w:p>
    <w:p w14:paraId="658125F1" w14:textId="77777777" w:rsidR="00FA7EF5" w:rsidRPr="00FA7EF5" w:rsidRDefault="00FA7EF5" w:rsidP="00FA7EF5">
      <w:pPr>
        <w:spacing w:after="0" w:line="240" w:lineRule="auto"/>
        <w:rPr>
          <w:rFonts w:ascii="Goudy Old Style" w:eastAsia="Times New Roman" w:hAnsi="Goudy Old Style" w:cs="Times New Roman"/>
          <w:sz w:val="24"/>
          <w:szCs w:val="24"/>
        </w:rPr>
      </w:pPr>
    </w:p>
    <w:p w14:paraId="26997F18" w14:textId="77777777"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NOTICE OF MOTION</w:t>
      </w:r>
    </w:p>
    <w:p w14:paraId="69AD8ED0" w14:textId="77777777" w:rsidR="00FA7EF5" w:rsidRPr="00FA7EF5" w:rsidRDefault="00FA7EF5" w:rsidP="00FA7EF5">
      <w:pPr>
        <w:spacing w:after="0" w:line="360" w:lineRule="auto"/>
        <w:jc w:val="center"/>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(U</w:t>
      </w:r>
      <w:r w:rsidR="00E20C02">
        <w:rPr>
          <w:rFonts w:ascii="Goudy Old Style" w:eastAsia="Times New Roman" w:hAnsi="Goudy Old Style" w:cs="Times New Roman"/>
          <w:b/>
          <w:sz w:val="24"/>
          <w:szCs w:val="24"/>
        </w:rPr>
        <w:t>nder Order ….. Rules 1 &amp; 2 and Order ……</w:t>
      </w:r>
      <w:r w:rsidRPr="00FA7EF5">
        <w:rPr>
          <w:rFonts w:ascii="Goudy Old Style" w:eastAsia="Times New Roman" w:hAnsi="Goudy Old Style" w:cs="Times New Roman"/>
          <w:b/>
          <w:sz w:val="24"/>
          <w:szCs w:val="24"/>
        </w:rPr>
        <w:t xml:space="preserve"> Rule 1 of the Civil Procedure Rules, 2010 A</w:t>
      </w:r>
      <w:r w:rsidRPr="00FA7EF5">
        <w:rPr>
          <w:rFonts w:ascii="Goudy Old Style" w:eastAsia="Times New Roman" w:hAnsi="Goudy Old Style" w:cs="Times New Roman"/>
          <w:b/>
          <w:sz w:val="24"/>
          <w:szCs w:val="24"/>
        </w:rPr>
        <w:tab/>
        <w:t>ND ALL OTHER ENABLING PROVISIONS OF THE LAW)</w:t>
      </w:r>
    </w:p>
    <w:p w14:paraId="424CAC43"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14:paraId="127952FF"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TAKE NOTICE</w:t>
      </w:r>
      <w:r w:rsidRPr="00FA7EF5">
        <w:rPr>
          <w:rFonts w:ascii="Goudy Old Style" w:eastAsia="Times New Roman" w:hAnsi="Goudy Old Style" w:cs="Times New Roman"/>
          <w:sz w:val="24"/>
          <w:szCs w:val="24"/>
        </w:rPr>
        <w:t xml:space="preserve"> that this Honourable Court will be moved on the ……….…… day of ……………………………. 2011 at 9:00 o’clock in the forenoon or so soon thereafter as Counsel for the Plaintiff/Applicant (the “Applicant”) may be heard on an application </w:t>
      </w:r>
      <w:r w:rsidRPr="00FA7EF5">
        <w:rPr>
          <w:rFonts w:ascii="Goudy Old Style" w:eastAsia="Times New Roman" w:hAnsi="Goudy Old Style" w:cs="Times New Roman"/>
          <w:b/>
          <w:sz w:val="24"/>
          <w:szCs w:val="24"/>
          <w:u w:val="single"/>
        </w:rPr>
        <w:t>FOR ORDERS</w:t>
      </w:r>
      <w:r w:rsidRPr="00FA7EF5">
        <w:rPr>
          <w:rFonts w:ascii="Goudy Old Style" w:eastAsia="Times New Roman" w:hAnsi="Goudy Old Style" w:cs="Times New Roman"/>
          <w:sz w:val="24"/>
          <w:szCs w:val="24"/>
        </w:rPr>
        <w:t>:</w:t>
      </w:r>
    </w:p>
    <w:p w14:paraId="5371AD25" w14:textId="77777777" w:rsidR="00FA7EF5" w:rsidRPr="00FA7EF5" w:rsidRDefault="00FA7EF5" w:rsidP="00FA7EF5">
      <w:pPr>
        <w:spacing w:after="0" w:line="360" w:lineRule="auto"/>
        <w:jc w:val="both"/>
        <w:rPr>
          <w:rFonts w:ascii="Goudy Old Style" w:eastAsia="Times New Roman" w:hAnsi="Goudy Old Style" w:cs="Times New Roman"/>
          <w:b/>
          <w:sz w:val="24"/>
          <w:szCs w:val="24"/>
          <w:u w:val="single"/>
        </w:rPr>
      </w:pPr>
    </w:p>
    <w:p w14:paraId="4B0C3A3C" w14:textId="77777777" w:rsidR="00FA7EF5" w:rsidRPr="00FA7EF5" w:rsidRDefault="00FA7EF5" w:rsidP="00664A0A">
      <w:pPr>
        <w:numPr>
          <w:ilvl w:val="0"/>
          <w:numId w:val="27"/>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judgment be entered for the Plaintiff/Applicant against the Defendant/Respond</w:t>
      </w:r>
      <w:r w:rsidR="00E20C02">
        <w:rPr>
          <w:rFonts w:ascii="Goudy Old Style" w:eastAsia="Times New Roman" w:hAnsi="Goudy Old Style" w:cs="Times New Roman"/>
          <w:sz w:val="24"/>
          <w:szCs w:val="24"/>
        </w:rPr>
        <w:t>ent for the sum of Kshs……………..</w:t>
      </w:r>
      <w:r w:rsidRPr="00FA7EF5">
        <w:rPr>
          <w:rFonts w:ascii="Goudy Old Style" w:eastAsia="Times New Roman" w:hAnsi="Goudy Old Style" w:cs="Times New Roman"/>
          <w:sz w:val="24"/>
          <w:szCs w:val="24"/>
        </w:rPr>
        <w:t xml:space="preserve">/=, being the sum of accrued rent together with interest thereon as from April 2010 to January 2011. </w:t>
      </w:r>
    </w:p>
    <w:p w14:paraId="2F22E8D0" w14:textId="77777777" w:rsidR="00FA7EF5" w:rsidRPr="00FA7EF5" w:rsidRDefault="00FA7EF5" w:rsidP="00FA7EF5">
      <w:pPr>
        <w:spacing w:after="0" w:line="360" w:lineRule="auto"/>
        <w:ind w:left="360"/>
        <w:jc w:val="both"/>
        <w:rPr>
          <w:rFonts w:ascii="Goudy Old Style" w:eastAsia="Times New Roman" w:hAnsi="Goudy Old Style" w:cs="Times New Roman"/>
          <w:sz w:val="24"/>
          <w:szCs w:val="24"/>
        </w:rPr>
      </w:pPr>
    </w:p>
    <w:p w14:paraId="694A454F" w14:textId="77777777" w:rsidR="00FA7EF5" w:rsidRPr="00FA7EF5" w:rsidRDefault="00FA7EF5" w:rsidP="00664A0A">
      <w:pPr>
        <w:numPr>
          <w:ilvl w:val="0"/>
          <w:numId w:val="27"/>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costs of this application and of the entire suit be awarded to the Plaintiff against the Defendant together with interest thereon.</w:t>
      </w:r>
    </w:p>
    <w:p w14:paraId="6151C80E"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p>
    <w:p w14:paraId="1974B18E"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WHICH APPLICATION</w:t>
      </w:r>
      <w:r w:rsidRPr="00FA7EF5">
        <w:rPr>
          <w:rFonts w:ascii="Goudy Old Style" w:eastAsia="Times New Roman" w:hAnsi="Goudy Old Style" w:cs="Times New Roman"/>
          <w:sz w:val="24"/>
          <w:szCs w:val="24"/>
        </w:rPr>
        <w:t xml:space="preserve"> is based on the following </w:t>
      </w:r>
      <w:r w:rsidRPr="00FA7EF5">
        <w:rPr>
          <w:rFonts w:ascii="Goudy Old Style" w:eastAsia="Times New Roman" w:hAnsi="Goudy Old Style" w:cs="Times New Roman"/>
          <w:b/>
          <w:sz w:val="24"/>
          <w:szCs w:val="24"/>
          <w:u w:val="single"/>
        </w:rPr>
        <w:t>GROUNDS</w:t>
      </w:r>
      <w:r w:rsidRPr="00FA7EF5">
        <w:rPr>
          <w:rFonts w:ascii="Goudy Old Style" w:eastAsia="Times New Roman" w:hAnsi="Goudy Old Style" w:cs="Times New Roman"/>
          <w:sz w:val="24"/>
          <w:szCs w:val="24"/>
        </w:rPr>
        <w:t>:</w:t>
      </w:r>
    </w:p>
    <w:p w14:paraId="2CCC60B7"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p>
    <w:p w14:paraId="37A714F0" w14:textId="77777777" w:rsidR="00FA7EF5" w:rsidRPr="00FA7EF5" w:rsidRDefault="00FA7EF5" w:rsidP="00664A0A">
      <w:pPr>
        <w:numPr>
          <w:ilvl w:val="0"/>
          <w:numId w:val="28"/>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Defendant is well and truly indebted to the Plaint</w:t>
      </w:r>
      <w:r w:rsidR="00E20C02">
        <w:rPr>
          <w:rFonts w:ascii="Goudy Old Style" w:eastAsia="Times New Roman" w:hAnsi="Goudy Old Style" w:cs="Times New Roman"/>
          <w:sz w:val="24"/>
          <w:szCs w:val="24"/>
        </w:rPr>
        <w:t>iff for the sum of Kshs. …………….</w:t>
      </w:r>
      <w:r w:rsidRPr="00FA7EF5">
        <w:rPr>
          <w:rFonts w:ascii="Goudy Old Style" w:eastAsia="Times New Roman" w:hAnsi="Goudy Old Style" w:cs="Times New Roman"/>
          <w:sz w:val="24"/>
          <w:szCs w:val="24"/>
        </w:rPr>
        <w:t xml:space="preserve">/= and was so indebted at the commencement of this suit. </w:t>
      </w:r>
    </w:p>
    <w:p w14:paraId="1FDB0777" w14:textId="77777777" w:rsidR="00FA7EF5" w:rsidRPr="00FA7EF5" w:rsidRDefault="00FA7EF5" w:rsidP="00FA7EF5">
      <w:pPr>
        <w:spacing w:after="0" w:line="360" w:lineRule="auto"/>
        <w:ind w:left="360"/>
        <w:jc w:val="both"/>
        <w:rPr>
          <w:rFonts w:ascii="Goudy Old Style" w:eastAsia="Times New Roman" w:hAnsi="Goudy Old Style" w:cs="Times New Roman"/>
          <w:sz w:val="24"/>
          <w:szCs w:val="24"/>
        </w:rPr>
      </w:pPr>
    </w:p>
    <w:p w14:paraId="30BA36A0" w14:textId="77777777" w:rsidR="00FA7EF5" w:rsidRPr="00FA7EF5" w:rsidRDefault="00FA7EF5" w:rsidP="00664A0A">
      <w:pPr>
        <w:numPr>
          <w:ilvl w:val="0"/>
          <w:numId w:val="28"/>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judgment sought by the Plaintiff herein, is for a straight-forward liquidated sum.</w:t>
      </w:r>
    </w:p>
    <w:p w14:paraId="72CE5C28"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p>
    <w:p w14:paraId="71B26809" w14:textId="77777777" w:rsidR="00FA7EF5" w:rsidRPr="00FA7EF5" w:rsidRDefault="00FA7EF5" w:rsidP="00664A0A">
      <w:pPr>
        <w:numPr>
          <w:ilvl w:val="0"/>
          <w:numId w:val="28"/>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Defendant does not have any and/or a reasonable defence to this suit. </w:t>
      </w:r>
    </w:p>
    <w:p w14:paraId="644E04B3"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p>
    <w:p w14:paraId="2017225E"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AND WHICH APPLICATION</w:t>
      </w:r>
      <w:r w:rsidRPr="00FA7EF5">
        <w:rPr>
          <w:rFonts w:ascii="Goudy Old Style" w:eastAsia="Times New Roman" w:hAnsi="Goudy Old Style" w:cs="Times New Roman"/>
          <w:sz w:val="24"/>
          <w:szCs w:val="24"/>
        </w:rPr>
        <w:t xml:space="preserve"> is further supported by the annexed Affidavit of </w:t>
      </w:r>
      <w:r w:rsidR="00E20C02">
        <w:rPr>
          <w:rFonts w:ascii="Goudy Old Style" w:eastAsia="Times New Roman" w:hAnsi="Goudy Old Style" w:cs="Times New Roman"/>
          <w:b/>
          <w:sz w:val="24"/>
          <w:szCs w:val="24"/>
        </w:rPr>
        <w:t>………………..</w:t>
      </w:r>
      <w:r w:rsidRPr="00FA7EF5">
        <w:rPr>
          <w:rFonts w:ascii="Goudy Old Style" w:eastAsia="Times New Roman" w:hAnsi="Goudy Old Style" w:cs="Times New Roman"/>
          <w:b/>
          <w:sz w:val="24"/>
          <w:szCs w:val="24"/>
        </w:rPr>
        <w:t xml:space="preserve"> </w:t>
      </w:r>
      <w:r w:rsidRPr="00FA7EF5">
        <w:rPr>
          <w:rFonts w:ascii="Goudy Old Style" w:eastAsia="Times New Roman" w:hAnsi="Goudy Old Style" w:cs="Times New Roman"/>
          <w:sz w:val="24"/>
          <w:szCs w:val="24"/>
        </w:rPr>
        <w:t>and on such other and further grounds and reasons as may be adduced at the hearing hereof.</w:t>
      </w:r>
    </w:p>
    <w:p w14:paraId="328E33BC" w14:textId="77777777" w:rsidR="00FA7EF5" w:rsidRPr="00FA7EF5" w:rsidRDefault="00FA7EF5" w:rsidP="00FA7EF5">
      <w:pPr>
        <w:spacing w:after="0" w:line="360" w:lineRule="auto"/>
        <w:jc w:val="both"/>
        <w:rPr>
          <w:rFonts w:ascii="Goudy Old Style" w:eastAsia="Times New Roman" w:hAnsi="Goudy Old Style" w:cs="Times New Roman"/>
          <w:b/>
          <w:sz w:val="24"/>
          <w:szCs w:val="24"/>
          <w:u w:val="single"/>
        </w:rPr>
      </w:pPr>
    </w:p>
    <w:p w14:paraId="146386FF"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DATED</w:t>
      </w:r>
      <w:r w:rsidRPr="00FA7EF5">
        <w:rPr>
          <w:rFonts w:ascii="Goudy Old Style" w:eastAsia="Times New Roman" w:hAnsi="Goudy Old Style" w:cs="Times New Roman"/>
          <w:sz w:val="24"/>
          <w:szCs w:val="24"/>
        </w:rPr>
        <w:t xml:space="preserve"> at </w:t>
      </w:r>
      <w:r w:rsidR="00E20C02">
        <w:rPr>
          <w:rFonts w:ascii="Goudy Old Style" w:eastAsia="Times New Roman" w:hAnsi="Goudy Old Style" w:cs="Times New Roman"/>
          <w:b/>
          <w:sz w:val="24"/>
          <w:szCs w:val="24"/>
        </w:rPr>
        <w:t>KSL</w:t>
      </w:r>
      <w:r w:rsidRPr="00FA7EF5">
        <w:rPr>
          <w:rFonts w:ascii="Goudy Old Style" w:eastAsia="Times New Roman" w:hAnsi="Goudy Old Style" w:cs="Times New Roman"/>
          <w:sz w:val="24"/>
          <w:szCs w:val="24"/>
        </w:rPr>
        <w:t xml:space="preserve"> this …</w:t>
      </w:r>
      <w:r w:rsidR="00E20C02">
        <w:rPr>
          <w:rFonts w:ascii="Goudy Old Style" w:eastAsia="Times New Roman" w:hAnsi="Goudy Old Style" w:cs="Times New Roman"/>
          <w:sz w:val="24"/>
          <w:szCs w:val="24"/>
        </w:rPr>
        <w:t>……… day of …………………………………….. 2014</w:t>
      </w:r>
      <w:r w:rsidRPr="00FA7EF5">
        <w:rPr>
          <w:rFonts w:ascii="Goudy Old Style" w:eastAsia="Times New Roman" w:hAnsi="Goudy Old Style" w:cs="Times New Roman"/>
          <w:sz w:val="24"/>
          <w:szCs w:val="24"/>
        </w:rPr>
        <w:t>.</w:t>
      </w:r>
    </w:p>
    <w:p w14:paraId="493E93FE"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p>
    <w:p w14:paraId="00C04953" w14:textId="77777777" w:rsidR="00FA7EF5" w:rsidRPr="00FA7EF5" w:rsidRDefault="00FA7EF5" w:rsidP="00FA7EF5">
      <w:pPr>
        <w:spacing w:after="0" w:line="240" w:lineRule="auto"/>
        <w:jc w:val="center"/>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w:t>
      </w:r>
    </w:p>
    <w:p w14:paraId="6BC9A4A8" w14:textId="77777777" w:rsidR="00FA7EF5" w:rsidRPr="00FA7EF5" w:rsidRDefault="00E20C02" w:rsidP="00FA7EF5">
      <w:pPr>
        <w:spacing w:after="0" w:line="240" w:lineRule="auto"/>
        <w:jc w:val="center"/>
        <w:rPr>
          <w:rFonts w:ascii="Goudy Old Style" w:eastAsia="Times New Roman" w:hAnsi="Goudy Old Style" w:cs="Times New Roman"/>
          <w:b/>
          <w:sz w:val="24"/>
          <w:szCs w:val="24"/>
        </w:rPr>
      </w:pPr>
      <w:r>
        <w:rPr>
          <w:rFonts w:ascii="Goudy Old Style" w:eastAsia="Times New Roman" w:hAnsi="Goudy Old Style" w:cs="Times New Roman"/>
          <w:b/>
          <w:sz w:val="24"/>
          <w:szCs w:val="24"/>
        </w:rPr>
        <w:t>ICHIENI</w:t>
      </w:r>
      <w:r w:rsidR="00FA7EF5" w:rsidRPr="00FA7EF5">
        <w:rPr>
          <w:rFonts w:ascii="Goudy Old Style" w:eastAsia="Times New Roman" w:hAnsi="Goudy Old Style" w:cs="Times New Roman"/>
          <w:b/>
          <w:sz w:val="24"/>
          <w:szCs w:val="24"/>
        </w:rPr>
        <w:t xml:space="preserve"> &amp; CO. </w:t>
      </w:r>
    </w:p>
    <w:p w14:paraId="31BEA104"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ADVOCATES FOR THE PLAINTIFF/APPLICANT</w:t>
      </w:r>
    </w:p>
    <w:p w14:paraId="7933EFB1"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14:paraId="587F3FF4" w14:textId="77777777" w:rsidR="00FA7EF5" w:rsidRPr="00FA7EF5" w:rsidRDefault="00FA7EF5" w:rsidP="00FA7EF5">
      <w:pPr>
        <w:spacing w:after="0" w:line="240" w:lineRule="auto"/>
        <w:rPr>
          <w:rFonts w:ascii="Goudy Old Style" w:eastAsia="Times New Roman" w:hAnsi="Goudy Old Style" w:cs="Times New Roman"/>
          <w:b/>
        </w:rPr>
      </w:pPr>
      <w:r w:rsidRPr="00FA7EF5">
        <w:rPr>
          <w:rFonts w:ascii="Goudy Old Style" w:eastAsia="Times New Roman" w:hAnsi="Goudy Old Style" w:cs="Times New Roman"/>
          <w:b/>
          <w:u w:val="single"/>
        </w:rPr>
        <w:t>DRAWN &amp; FILED BY</w:t>
      </w:r>
      <w:r w:rsidRPr="00FA7EF5">
        <w:rPr>
          <w:rFonts w:ascii="Goudy Old Style" w:eastAsia="Times New Roman" w:hAnsi="Goudy Old Style" w:cs="Times New Roman"/>
          <w:b/>
        </w:rPr>
        <w:t>:</w:t>
      </w:r>
    </w:p>
    <w:p w14:paraId="24C547C9" w14:textId="77777777" w:rsidR="00FA7EF5" w:rsidRPr="00FA7EF5" w:rsidRDefault="00E20C0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ICHIENI</w:t>
      </w:r>
      <w:r w:rsidR="00FA7EF5" w:rsidRPr="00FA7EF5">
        <w:rPr>
          <w:rFonts w:ascii="Goudy Old Style" w:eastAsia="Times New Roman" w:hAnsi="Goudy Old Style" w:cs="Times New Roman"/>
        </w:rPr>
        <w:t xml:space="preserve"> &amp; CO.</w:t>
      </w:r>
    </w:p>
    <w:p w14:paraId="3F5FC32F" w14:textId="77777777"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ADVOCATES,</w:t>
      </w:r>
    </w:p>
    <w:p w14:paraId="57CFC1C2" w14:textId="77777777"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 2</w:t>
      </w:r>
      <w:r w:rsidRPr="00FA7EF5">
        <w:rPr>
          <w:rFonts w:ascii="Goudy Old Style" w:eastAsia="Times New Roman" w:hAnsi="Goudy Old Style" w:cs="Times New Roman"/>
          <w:vertAlign w:val="superscript"/>
        </w:rPr>
        <w:t>ND</w:t>
      </w:r>
      <w:r w:rsidRPr="00FA7EF5">
        <w:rPr>
          <w:rFonts w:ascii="Goudy Old Style" w:eastAsia="Times New Roman" w:hAnsi="Goudy Old Style" w:cs="Times New Roman"/>
        </w:rPr>
        <w:t xml:space="preserve"> FLOOR,</w:t>
      </w:r>
    </w:p>
    <w:p w14:paraId="58490797" w14:textId="77777777" w:rsidR="00FA7EF5" w:rsidRPr="00FA7EF5" w:rsidRDefault="00E14F6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 xml:space="preserve">P.O. BOX </w:t>
      </w:r>
      <w:r w:rsidR="00FA7EF5" w:rsidRPr="00FA7EF5">
        <w:rPr>
          <w:rFonts w:ascii="Goudy Old Style" w:eastAsia="Times New Roman" w:hAnsi="Goudy Old Style" w:cs="Times New Roman"/>
        </w:rPr>
        <w:t>,</w:t>
      </w:r>
    </w:p>
    <w:p w14:paraId="04B51D13" w14:textId="77777777" w:rsidR="00FA7EF5" w:rsidRPr="00FA7EF5" w:rsidRDefault="00E14F62" w:rsidP="00FA7EF5">
      <w:pPr>
        <w:spacing w:after="0" w:line="240" w:lineRule="auto"/>
        <w:rPr>
          <w:rFonts w:ascii="Goudy Old Style" w:eastAsia="Times New Roman" w:hAnsi="Goudy Old Style" w:cs="Times New Roman"/>
          <w:b/>
        </w:rPr>
      </w:pPr>
      <w:r>
        <w:rPr>
          <w:rFonts w:ascii="Goudy Old Style" w:eastAsia="Times New Roman" w:hAnsi="Goudy Old Style" w:cs="Times New Roman"/>
          <w:b/>
          <w:u w:val="single"/>
        </w:rPr>
        <w:t>KSL</w:t>
      </w:r>
      <w:r w:rsidR="00FA7EF5" w:rsidRPr="00FA7EF5">
        <w:rPr>
          <w:rFonts w:ascii="Goudy Old Style" w:eastAsia="Times New Roman" w:hAnsi="Goudy Old Style" w:cs="Times New Roman"/>
          <w:b/>
        </w:rPr>
        <w:t>.</w:t>
      </w:r>
    </w:p>
    <w:p w14:paraId="332926FD" w14:textId="77777777" w:rsidR="00FA7EF5" w:rsidRPr="00FA7EF5" w:rsidRDefault="00FA7EF5" w:rsidP="00FA7EF5">
      <w:pPr>
        <w:spacing w:after="0" w:line="240" w:lineRule="auto"/>
        <w:rPr>
          <w:rFonts w:ascii="Goudy Old Style" w:eastAsia="Times New Roman" w:hAnsi="Goudy Old Style" w:cs="Times New Roman"/>
          <w:b/>
        </w:rPr>
      </w:pPr>
    </w:p>
    <w:p w14:paraId="4CC97D85" w14:textId="77777777" w:rsidR="00FA7EF5" w:rsidRPr="00E14F62" w:rsidRDefault="00FA7EF5" w:rsidP="00FA7EF5">
      <w:pPr>
        <w:spacing w:after="0" w:line="240" w:lineRule="auto"/>
        <w:rPr>
          <w:rFonts w:ascii="Goudy Old Style" w:eastAsia="Times New Roman" w:hAnsi="Goudy Old Style" w:cs="Times New Roman"/>
          <w:b/>
        </w:rPr>
      </w:pPr>
      <w:r w:rsidRPr="00FA7EF5">
        <w:rPr>
          <w:rFonts w:ascii="Goudy Old Style" w:eastAsia="Times New Roman" w:hAnsi="Goudy Old Style" w:cs="Times New Roman"/>
          <w:b/>
          <w:u w:val="single"/>
        </w:rPr>
        <w:t>TO BE SERVED UPON</w:t>
      </w:r>
      <w:r w:rsidR="00E14F62">
        <w:rPr>
          <w:rFonts w:ascii="Goudy Old Style" w:eastAsia="Times New Roman" w:hAnsi="Goudy Old Style" w:cs="Times New Roman"/>
          <w:b/>
        </w:rPr>
        <w:t>:</w:t>
      </w:r>
    </w:p>
    <w:p w14:paraId="68E12756" w14:textId="77777777" w:rsidR="00FA7EF5" w:rsidRPr="00FA7EF5" w:rsidRDefault="00FA7EF5" w:rsidP="00FA7EF5">
      <w:pPr>
        <w:spacing w:after="0" w:line="240" w:lineRule="auto"/>
        <w:rPr>
          <w:rFonts w:ascii="Goudy Old Style" w:eastAsia="Times New Roman" w:hAnsi="Goudy Old Style" w:cs="Times New Roman"/>
          <w:u w:val="single"/>
        </w:rPr>
      </w:pPr>
    </w:p>
    <w:p w14:paraId="20AF0E26" w14:textId="77777777" w:rsidR="00FA7EF5" w:rsidRPr="00FA7EF5" w:rsidRDefault="00FA7EF5" w:rsidP="00FA7EF5">
      <w:pPr>
        <w:spacing w:after="0" w:line="240" w:lineRule="auto"/>
        <w:rPr>
          <w:rFonts w:ascii="Goudy Old Style" w:eastAsia="Times New Roman" w:hAnsi="Goudy Old Style" w:cs="Times New Roman"/>
          <w:u w:val="single"/>
        </w:rPr>
      </w:pPr>
    </w:p>
    <w:p w14:paraId="76BE7D9A"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w:t>
      </w:r>
      <w:r w:rsidRPr="00FA7EF5">
        <w:rPr>
          <w:rFonts w:ascii="Goudy Old Style" w:eastAsia="Times New Roman" w:hAnsi="Goudy Old Style" w:cs="Times New Roman"/>
          <w:b/>
          <w:i/>
          <w:sz w:val="24"/>
          <w:szCs w:val="24"/>
        </w:rPr>
        <w:t>If any party served does not appear at the time and place above-mentioned, such order will be made and proceedings taken as the court may think just and expedient.</w:t>
      </w:r>
      <w:r w:rsidRPr="00FA7EF5">
        <w:rPr>
          <w:rFonts w:ascii="Goudy Old Style" w:eastAsia="Times New Roman" w:hAnsi="Goudy Old Style" w:cs="Times New Roman"/>
          <w:b/>
          <w:sz w:val="24"/>
          <w:szCs w:val="24"/>
        </w:rPr>
        <w:t>”</w:t>
      </w:r>
    </w:p>
    <w:p w14:paraId="04E566D3" w14:textId="77777777" w:rsidR="00FA7EF5" w:rsidRPr="00FA7EF5" w:rsidRDefault="00FA7EF5" w:rsidP="00FA7EF5">
      <w:pPr>
        <w:spacing w:after="0" w:line="240" w:lineRule="auto"/>
        <w:rPr>
          <w:rFonts w:ascii="Goudy Old Style" w:eastAsia="Times New Roman" w:hAnsi="Goudy Old Style" w:cs="Times New Roman"/>
        </w:rPr>
      </w:pPr>
    </w:p>
    <w:p w14:paraId="6FA65317" w14:textId="77777777" w:rsidR="00FA7EF5" w:rsidRPr="00FA7EF5" w:rsidRDefault="00FA7EF5" w:rsidP="00FA7EF5">
      <w:pPr>
        <w:spacing w:after="0" w:line="240" w:lineRule="auto"/>
        <w:rPr>
          <w:rFonts w:ascii="Goudy Old Style" w:eastAsia="Times New Roman" w:hAnsi="Goudy Old Style" w:cs="Times New Roman"/>
          <w:u w:val="single"/>
        </w:rPr>
      </w:pPr>
    </w:p>
    <w:p w14:paraId="5ACE7A29" w14:textId="77777777"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smartTag w:uri="urn:schemas-microsoft-com:office:smarttags" w:element="place">
        <w:smartTag w:uri="urn:schemas-microsoft-com:office:smarttags" w:element="PlaceType">
          <w:r w:rsidRPr="00FA7EF5">
            <w:rPr>
              <w:rFonts w:ascii="Goudy Old Style" w:eastAsia="Times New Roman" w:hAnsi="Goudy Old Style" w:cs="Times New Roman"/>
              <w:b/>
              <w:sz w:val="24"/>
              <w:szCs w:val="24"/>
              <w:u w:val="single"/>
            </w:rPr>
            <w:t>REPUBLIC</w:t>
          </w:r>
        </w:smartTag>
        <w:r w:rsidRPr="00FA7EF5">
          <w:rPr>
            <w:rFonts w:ascii="Goudy Old Style" w:eastAsia="Times New Roman" w:hAnsi="Goudy Old Style" w:cs="Times New Roman"/>
            <w:b/>
            <w:sz w:val="24"/>
            <w:szCs w:val="24"/>
            <w:u w:val="single"/>
          </w:rPr>
          <w:t xml:space="preserve"> OF </w:t>
        </w:r>
        <w:smartTag w:uri="urn:schemas-microsoft-com:office:smarttags" w:element="PlaceName">
          <w:r w:rsidRPr="00FA7EF5">
            <w:rPr>
              <w:rFonts w:ascii="Goudy Old Style" w:eastAsia="Times New Roman" w:hAnsi="Goudy Old Style" w:cs="Times New Roman"/>
              <w:b/>
              <w:sz w:val="24"/>
              <w:szCs w:val="24"/>
              <w:u w:val="single"/>
            </w:rPr>
            <w:t>KENYA</w:t>
          </w:r>
        </w:smartTag>
      </w:smartTag>
      <w:r w:rsidRPr="00FA7EF5">
        <w:rPr>
          <w:rFonts w:ascii="Goudy Old Style" w:eastAsia="Times New Roman" w:hAnsi="Goudy Old Style" w:cs="Times New Roman"/>
          <w:b/>
          <w:sz w:val="24"/>
          <w:szCs w:val="24"/>
          <w:u w:val="single"/>
        </w:rPr>
        <w:t xml:space="preserve"> </w:t>
      </w:r>
    </w:p>
    <w:p w14:paraId="3E316ACF" w14:textId="77777777"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IN THE HIGH COURT OF KENYA AT KISUMU</w:t>
      </w:r>
    </w:p>
    <w:p w14:paraId="08DB60F8"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“FAST TRACK” CIVIL SUIT NO. ……………. OF 2011</w:t>
      </w:r>
    </w:p>
    <w:p w14:paraId="6323AE6F"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14:paraId="6AE7B5D5" w14:textId="77777777"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 …………………………………………………………..………………………….. PLAINTIFF</w:t>
      </w:r>
    </w:p>
    <w:p w14:paraId="5637A097" w14:textId="77777777" w:rsidR="00FA7EF5" w:rsidRPr="00FA7EF5" w:rsidRDefault="00FA7EF5" w:rsidP="00FA7EF5">
      <w:pPr>
        <w:spacing w:after="0" w:line="360" w:lineRule="auto"/>
        <w:jc w:val="center"/>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VERSUS</w:t>
      </w:r>
    </w:p>
    <w:p w14:paraId="2F18B692"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DEFENDANT</w:t>
      </w:r>
    </w:p>
    <w:p w14:paraId="6220C03A" w14:textId="77777777" w:rsidR="00FA7EF5" w:rsidRPr="00FA7EF5" w:rsidRDefault="00FA7EF5" w:rsidP="00FA7EF5">
      <w:pPr>
        <w:spacing w:after="0" w:line="240" w:lineRule="auto"/>
        <w:rPr>
          <w:rFonts w:ascii="Goudy Old Style" w:eastAsia="Times New Roman" w:hAnsi="Goudy Old Style" w:cs="Times New Roman"/>
          <w:sz w:val="24"/>
          <w:szCs w:val="24"/>
        </w:rPr>
      </w:pPr>
    </w:p>
    <w:p w14:paraId="1D7B4BF6" w14:textId="77777777"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SUPPORTING AFFIDAVIT</w:t>
      </w:r>
    </w:p>
    <w:p w14:paraId="1E1DDC82" w14:textId="77777777" w:rsidR="00FA7EF5" w:rsidRPr="00FA7EF5" w:rsidRDefault="00FA7EF5" w:rsidP="00FA7EF5">
      <w:pPr>
        <w:spacing w:after="0" w:line="240" w:lineRule="auto"/>
        <w:jc w:val="both"/>
        <w:rPr>
          <w:rFonts w:ascii="Goudy Old Style" w:eastAsia="Times New Roman" w:hAnsi="Goudy Old Style" w:cs="Times New Roman"/>
          <w:b/>
          <w:sz w:val="24"/>
          <w:szCs w:val="24"/>
          <w:u w:val="single"/>
        </w:rPr>
      </w:pPr>
    </w:p>
    <w:p w14:paraId="7AA12D48"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I</w:t>
      </w:r>
      <w:r w:rsidRPr="00FA7EF5">
        <w:rPr>
          <w:rFonts w:ascii="Goudy Old Style" w:eastAsia="Times New Roman" w:hAnsi="Goudy Old Style" w:cs="Times New Roman"/>
          <w:sz w:val="24"/>
          <w:szCs w:val="24"/>
        </w:rPr>
        <w:t xml:space="preserve">, </w:t>
      </w:r>
      <w:r w:rsidR="00E14F62">
        <w:rPr>
          <w:rFonts w:ascii="Goudy Old Style" w:eastAsia="Times New Roman" w:hAnsi="Goudy Old Style" w:cs="Times New Roman"/>
          <w:b/>
          <w:sz w:val="24"/>
          <w:szCs w:val="24"/>
        </w:rPr>
        <w:t>………………</w:t>
      </w:r>
      <w:r w:rsidRPr="00FA7EF5">
        <w:rPr>
          <w:rFonts w:ascii="Goudy Old Style" w:eastAsia="Times New Roman" w:hAnsi="Goudy Old Style" w:cs="Times New Roman"/>
          <w:sz w:val="24"/>
          <w:szCs w:val="24"/>
        </w:rPr>
        <w:t>, of Post Off</w:t>
      </w:r>
      <w:r w:rsidR="00E14F62">
        <w:rPr>
          <w:rFonts w:ascii="Goudy Old Style" w:eastAsia="Times New Roman" w:hAnsi="Goudy Old Style" w:cs="Times New Roman"/>
          <w:sz w:val="24"/>
          <w:szCs w:val="24"/>
        </w:rPr>
        <w:t>ice Box Number …………………</w:t>
      </w:r>
      <w:r w:rsidRPr="00FA7EF5">
        <w:rPr>
          <w:rFonts w:ascii="Goudy Old Style" w:eastAsia="Times New Roman" w:hAnsi="Goudy Old Style" w:cs="Times New Roman"/>
          <w:sz w:val="24"/>
          <w:szCs w:val="24"/>
        </w:rPr>
        <w:t xml:space="preserve"> within the Republic of</w:t>
      </w:r>
      <w:r w:rsidR="00E14F62">
        <w:rPr>
          <w:rFonts w:ascii="Goudy Old Style" w:eastAsia="Times New Roman" w:hAnsi="Goudy Old Style" w:cs="Times New Roman"/>
          <w:sz w:val="24"/>
          <w:szCs w:val="24"/>
        </w:rPr>
        <w:t xml:space="preserve"> Kenya, and a resident of KSL</w:t>
      </w:r>
      <w:r w:rsidRPr="00FA7EF5">
        <w:rPr>
          <w:rFonts w:ascii="Goudy Old Style" w:eastAsia="Times New Roman" w:hAnsi="Goudy Old Style" w:cs="Times New Roman"/>
          <w:sz w:val="24"/>
          <w:szCs w:val="24"/>
        </w:rPr>
        <w:t xml:space="preserve"> County within the aforesaid Republic, do hereby make oath and state as follows:</w:t>
      </w:r>
    </w:p>
    <w:p w14:paraId="14531CFE"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p>
    <w:p w14:paraId="538BFD3C"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I am the Plaintiff herein, conversant with the facts arising therefrom hence competent to swear this affidavit.</w:t>
      </w:r>
    </w:p>
    <w:p w14:paraId="3C7ED325" w14:textId="77777777" w:rsidR="00FA7EF5" w:rsidRPr="00FA7EF5" w:rsidRDefault="00FA7EF5" w:rsidP="00FA7EF5">
      <w:pPr>
        <w:spacing w:after="0" w:line="240" w:lineRule="auto"/>
        <w:ind w:left="360"/>
        <w:jc w:val="both"/>
        <w:rPr>
          <w:rFonts w:ascii="Goudy Old Style" w:eastAsia="Times New Roman" w:hAnsi="Goudy Old Style" w:cs="Times New Roman"/>
          <w:b/>
          <w:sz w:val="24"/>
          <w:szCs w:val="24"/>
        </w:rPr>
      </w:pPr>
    </w:p>
    <w:p w14:paraId="6876FEF1"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lastRenderedPageBreak/>
        <w:t xml:space="preserve">THAT </w:t>
      </w:r>
      <w:r w:rsidRPr="00FA7EF5">
        <w:rPr>
          <w:rFonts w:ascii="Goudy Old Style" w:eastAsia="Times New Roman" w:hAnsi="Goudy Old Style" w:cs="Times New Roman"/>
          <w:sz w:val="24"/>
          <w:szCs w:val="24"/>
        </w:rPr>
        <w:t>on or about March 2010, the Defendant and I executed a Tenancy Agreement whereof I, as Landlord of the busine</w:t>
      </w:r>
      <w:r w:rsidR="00E14F62">
        <w:rPr>
          <w:rFonts w:ascii="Goudy Old Style" w:eastAsia="Times New Roman" w:hAnsi="Goudy Old Style" w:cs="Times New Roman"/>
          <w:sz w:val="24"/>
          <w:szCs w:val="24"/>
        </w:rPr>
        <w:t>ss premises known as “…..”, plot number ………..</w:t>
      </w:r>
      <w:r w:rsidRPr="00FA7EF5">
        <w:rPr>
          <w:rFonts w:ascii="Goudy Old Style" w:eastAsia="Times New Roman" w:hAnsi="Goudy Old Style" w:cs="Times New Roman"/>
          <w:sz w:val="24"/>
          <w:szCs w:val="24"/>
        </w:rPr>
        <w:t>situat</w:t>
      </w:r>
      <w:r w:rsidR="00E14F62">
        <w:rPr>
          <w:rFonts w:ascii="Goudy Old Style" w:eastAsia="Times New Roman" w:hAnsi="Goudy Old Style" w:cs="Times New Roman"/>
          <w:sz w:val="24"/>
          <w:szCs w:val="24"/>
        </w:rPr>
        <w:t>ed at the Ground Floor of………..</w:t>
      </w:r>
      <w:r w:rsidRPr="00FA7EF5">
        <w:rPr>
          <w:rFonts w:ascii="Goudy Old Style" w:eastAsia="Times New Roman" w:hAnsi="Goudy Old Style" w:cs="Times New Roman"/>
          <w:sz w:val="24"/>
          <w:szCs w:val="24"/>
        </w:rPr>
        <w:t xml:space="preserve"> located withi</w:t>
      </w:r>
      <w:r w:rsidR="00E14F62">
        <w:rPr>
          <w:rFonts w:ascii="Goudy Old Style" w:eastAsia="Times New Roman" w:hAnsi="Goudy Old Style" w:cs="Times New Roman"/>
          <w:sz w:val="24"/>
          <w:szCs w:val="24"/>
        </w:rPr>
        <w:t>n ……………… within ……</w:t>
      </w:r>
      <w:r w:rsidRPr="00FA7EF5">
        <w:rPr>
          <w:rFonts w:ascii="Goudy Old Style" w:eastAsia="Times New Roman" w:hAnsi="Goudy Old Style" w:cs="Times New Roman"/>
          <w:sz w:val="24"/>
          <w:szCs w:val="24"/>
        </w:rPr>
        <w:t xml:space="preserve"> County, agreed to let the said premises to the Defendant subject to payment (by the Defendant) o</w:t>
      </w:r>
      <w:r w:rsidR="00E14F62">
        <w:rPr>
          <w:rFonts w:ascii="Goudy Old Style" w:eastAsia="Times New Roman" w:hAnsi="Goudy Old Style" w:cs="Times New Roman"/>
          <w:sz w:val="24"/>
          <w:szCs w:val="24"/>
        </w:rPr>
        <w:t>f a monthly rent of Kshs. ………………..</w:t>
      </w:r>
      <w:r w:rsidRPr="00FA7EF5">
        <w:rPr>
          <w:rFonts w:ascii="Goudy Old Style" w:eastAsia="Times New Roman" w:hAnsi="Goudy Old Style" w:cs="Times New Roman"/>
          <w:sz w:val="24"/>
          <w:szCs w:val="24"/>
        </w:rPr>
        <w:t>/= plus 16% V.A.T.</w:t>
      </w:r>
    </w:p>
    <w:p w14:paraId="381F4ED9"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p>
    <w:p w14:paraId="2420B8DE"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the terms and conditions of the said Agreement stipulated that the tenancy was to operate for a period of 63 months (5 years 3 mo</w:t>
      </w:r>
      <w:r w:rsidR="00E14F62">
        <w:rPr>
          <w:rFonts w:ascii="Goudy Old Style" w:eastAsia="Times New Roman" w:hAnsi="Goudy Old Style" w:cs="Times New Roman"/>
          <w:sz w:val="24"/>
          <w:szCs w:val="24"/>
        </w:rPr>
        <w:t xml:space="preserve">nths) effective as of </w:t>
      </w:r>
      <w:r w:rsidRPr="00FA7EF5">
        <w:rPr>
          <w:rFonts w:ascii="Goudy Old Style" w:eastAsia="Times New Roman" w:hAnsi="Goudy Old Style" w:cs="Times New Roman"/>
          <w:sz w:val="24"/>
          <w:szCs w:val="24"/>
        </w:rPr>
        <w:t xml:space="preserve">. </w:t>
      </w:r>
    </w:p>
    <w:p w14:paraId="1660F4EB"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p>
    <w:p w14:paraId="20A08DCD"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since the commencement of the said tenancy, the Defendant has been in breach of the terms and conditions of the Tenancy Agreement as outlined hereinbelow:</w:t>
      </w:r>
    </w:p>
    <w:p w14:paraId="4A6CAE50"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p>
    <w:p w14:paraId="46681FC9" w14:textId="77777777" w:rsidR="00FA7EF5" w:rsidRPr="00FA7EF5" w:rsidRDefault="00FA7EF5" w:rsidP="00664A0A">
      <w:pPr>
        <w:numPr>
          <w:ilvl w:val="1"/>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Failure, neglect and/or refusal to pay the stipulated rent when the same has become due and owing.</w:t>
      </w:r>
    </w:p>
    <w:p w14:paraId="23982B00" w14:textId="77777777" w:rsidR="00FA7EF5" w:rsidRPr="00FA7EF5" w:rsidRDefault="00FA7EF5" w:rsidP="00664A0A">
      <w:pPr>
        <w:numPr>
          <w:ilvl w:val="1"/>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Failure, neglect and/or refusal to pay the st</w:t>
      </w:r>
      <w:r w:rsidR="00E14F62">
        <w:rPr>
          <w:rFonts w:ascii="Goudy Old Style" w:eastAsia="Times New Roman" w:hAnsi="Goudy Old Style" w:cs="Times New Roman"/>
          <w:sz w:val="24"/>
          <w:szCs w:val="24"/>
        </w:rPr>
        <w:t>ipulated rent as from …… to …….</w:t>
      </w:r>
      <w:r w:rsidRPr="00FA7EF5">
        <w:rPr>
          <w:rFonts w:ascii="Goudy Old Style" w:eastAsia="Times New Roman" w:hAnsi="Goudy Old Style" w:cs="Times New Roman"/>
          <w:sz w:val="24"/>
          <w:szCs w:val="24"/>
        </w:rPr>
        <w:t xml:space="preserve"> thereby accumulating rent arrears amounting to </w:t>
      </w:r>
      <w:r w:rsidR="00E14F62">
        <w:rPr>
          <w:rFonts w:ascii="Goudy Old Style" w:eastAsia="Times New Roman" w:hAnsi="Goudy Old Style" w:cs="Times New Roman"/>
          <w:b/>
          <w:sz w:val="24"/>
          <w:szCs w:val="24"/>
          <w:u w:val="single"/>
        </w:rPr>
        <w:t>Kshs. …………</w:t>
      </w:r>
      <w:r w:rsidRPr="00FA7EF5">
        <w:rPr>
          <w:rFonts w:ascii="Goudy Old Style" w:eastAsia="Times New Roman" w:hAnsi="Goudy Old Style" w:cs="Times New Roman"/>
          <w:b/>
          <w:sz w:val="24"/>
          <w:szCs w:val="24"/>
          <w:u w:val="single"/>
        </w:rPr>
        <w:t>/=</w:t>
      </w:r>
      <w:r w:rsidRPr="00FA7EF5">
        <w:rPr>
          <w:rFonts w:ascii="Goudy Old Style" w:eastAsia="Times New Roman" w:hAnsi="Goudy Old Style" w:cs="Times New Roman"/>
          <w:sz w:val="24"/>
          <w:szCs w:val="24"/>
        </w:rPr>
        <w:t xml:space="preserve"> inclusive of 16% V.A.T. thereof.</w:t>
      </w:r>
    </w:p>
    <w:p w14:paraId="1FB675B2" w14:textId="77777777" w:rsidR="00FA7EF5" w:rsidRPr="00FA7EF5" w:rsidRDefault="00FA7EF5" w:rsidP="00664A0A">
      <w:pPr>
        <w:numPr>
          <w:ilvl w:val="1"/>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Failure, neglect and/or refusal to pay 3 months’ rent in advance as per the terms of the Tenancy Agreement.</w:t>
      </w:r>
    </w:p>
    <w:p w14:paraId="35CDE736"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p>
    <w:p w14:paraId="372BC947"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THAT</w:t>
      </w:r>
      <w:r w:rsidRPr="00FA7EF5">
        <w:rPr>
          <w:rFonts w:ascii="Goudy Old Style" w:eastAsia="Times New Roman" w:hAnsi="Goudy Old Style" w:cs="Times New Roman"/>
          <w:sz w:val="24"/>
          <w:szCs w:val="24"/>
        </w:rPr>
        <w:t xml:space="preserve"> despite having made a demand and further, having issued a notice of </w:t>
      </w:r>
      <w:bookmarkStart w:id="0" w:name="_GoBack"/>
      <w:r w:rsidRPr="00FA7EF5">
        <w:rPr>
          <w:rFonts w:ascii="Goudy Old Style" w:eastAsia="Times New Roman" w:hAnsi="Goudy Old Style" w:cs="Times New Roman"/>
          <w:sz w:val="24"/>
          <w:szCs w:val="24"/>
        </w:rPr>
        <w:t>intention</w:t>
      </w:r>
      <w:bookmarkEnd w:id="0"/>
      <w:r w:rsidRPr="00FA7EF5">
        <w:rPr>
          <w:rFonts w:ascii="Goudy Old Style" w:eastAsia="Times New Roman" w:hAnsi="Goudy Old Style" w:cs="Times New Roman"/>
          <w:sz w:val="24"/>
          <w:szCs w:val="24"/>
        </w:rPr>
        <w:t xml:space="preserve"> to sue, the Defendant has failed, ignored, neglected and/or refused to settle the amount due and still persists on such failure, ignorance, neglect and/or refusal to date.</w:t>
      </w:r>
    </w:p>
    <w:p w14:paraId="25D56749"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p>
    <w:p w14:paraId="06E821BB"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in the said premises, I swear this affidavit</w:t>
      </w:r>
      <w:r w:rsidRPr="00FA7EF5">
        <w:rPr>
          <w:rFonts w:ascii="Goudy Old Style" w:eastAsia="Times New Roman" w:hAnsi="Goudy Old Style" w:cs="Times New Roman"/>
          <w:b/>
          <w:sz w:val="24"/>
          <w:szCs w:val="24"/>
        </w:rPr>
        <w:t xml:space="preserve"> </w:t>
      </w:r>
      <w:r w:rsidRPr="00FA7EF5">
        <w:rPr>
          <w:rFonts w:ascii="Goudy Old Style" w:eastAsia="Times New Roman" w:hAnsi="Goudy Old Style" w:cs="Times New Roman"/>
          <w:sz w:val="24"/>
          <w:szCs w:val="24"/>
        </w:rPr>
        <w:t>in support of my application for summary judgment against the Defendant.</w:t>
      </w:r>
    </w:p>
    <w:p w14:paraId="1262BDFB" w14:textId="77777777" w:rsidR="00FA7EF5" w:rsidRPr="00FA7EF5" w:rsidRDefault="00FA7EF5" w:rsidP="00FA7EF5">
      <w:pPr>
        <w:spacing w:after="0" w:line="240" w:lineRule="auto"/>
        <w:jc w:val="both"/>
        <w:rPr>
          <w:rFonts w:ascii="Goudy Old Style" w:eastAsia="Times New Roman" w:hAnsi="Goudy Old Style" w:cs="Times New Roman"/>
          <w:b/>
          <w:sz w:val="24"/>
          <w:szCs w:val="24"/>
          <w:u w:val="single"/>
        </w:rPr>
      </w:pPr>
    </w:p>
    <w:p w14:paraId="711EFEC0" w14:textId="77777777"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THAT</w:t>
      </w:r>
      <w:r w:rsidRPr="00FA7EF5">
        <w:rPr>
          <w:rFonts w:ascii="Goudy Old Style" w:eastAsia="Times New Roman" w:hAnsi="Goudy Old Style" w:cs="Times New Roman"/>
          <w:sz w:val="24"/>
          <w:szCs w:val="24"/>
        </w:rPr>
        <w:t xml:space="preserve"> the matters deponed to herein are true to the best of my knowledge save for matters deponed to on belief the grounds whereof have been given and matters deponed to on information the sources whereof have been disclosed.</w:t>
      </w:r>
    </w:p>
    <w:p w14:paraId="4D201146"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62437847"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SWORN</w:t>
      </w:r>
      <w:r w:rsidRPr="00FA7EF5">
        <w:rPr>
          <w:rFonts w:ascii="Goudy Old Style" w:eastAsia="Times New Roman" w:hAnsi="Goudy Old Style" w:cs="Times New Roman"/>
          <w:sz w:val="24"/>
          <w:szCs w:val="24"/>
        </w:rPr>
        <w:t xml:space="preserve"> at </w:t>
      </w:r>
      <w:r w:rsidR="00E14F62">
        <w:rPr>
          <w:rFonts w:ascii="Goudy Old Style" w:eastAsia="Times New Roman" w:hAnsi="Goudy Old Style" w:cs="Times New Roman"/>
          <w:b/>
          <w:sz w:val="24"/>
          <w:szCs w:val="24"/>
        </w:rPr>
        <w:t>KSL</w:t>
      </w:r>
      <w:r w:rsidRPr="00FA7EF5">
        <w:rPr>
          <w:rFonts w:ascii="Goudy Old Style" w:eastAsia="Times New Roman" w:hAnsi="Goudy Old Style" w:cs="Times New Roman"/>
          <w:sz w:val="24"/>
          <w:szCs w:val="24"/>
        </w:rPr>
        <w:t xml:space="preserve"> by</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516A316E"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The said </w:t>
      </w:r>
      <w:r w:rsidR="00E14F62">
        <w:rPr>
          <w:rFonts w:ascii="Goudy Old Style" w:eastAsia="Times New Roman" w:hAnsi="Goudy Old Style" w:cs="Times New Roman"/>
          <w:b/>
          <w:sz w:val="24"/>
          <w:szCs w:val="24"/>
        </w:rPr>
        <w:t>………</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71F7298A"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32019882"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This ………... day of ………………………….…… 2011</w:t>
      </w:r>
      <w:r w:rsidRPr="00FA7EF5">
        <w:rPr>
          <w:rFonts w:ascii="Goudy Old Style" w:eastAsia="Times New Roman" w:hAnsi="Goudy Old Style" w:cs="Times New Roman"/>
          <w:sz w:val="24"/>
          <w:szCs w:val="24"/>
        </w:rPr>
        <w:tab/>
        <w:t>}</w:t>
      </w:r>
    </w:p>
    <w:p w14:paraId="024472FF"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16FC43DB"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sz w:val="24"/>
          <w:szCs w:val="24"/>
        </w:rPr>
        <w:t>}</w:t>
      </w:r>
    </w:p>
    <w:p w14:paraId="66C3EA45"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BEFORE ME</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04FF5560"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527B0476"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14:paraId="546712BC" w14:textId="77777777"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COMMISSIONER FOR OATHS</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r w:rsidRPr="00FA7EF5">
        <w:rPr>
          <w:rFonts w:ascii="Goudy Old Style" w:eastAsia="Times New Roman" w:hAnsi="Goudy Old Style" w:cs="Times New Roman"/>
          <w:b/>
          <w:sz w:val="24"/>
          <w:szCs w:val="24"/>
        </w:rPr>
        <w:t xml:space="preserve">          </w:t>
      </w:r>
    </w:p>
    <w:p w14:paraId="11469768"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5C2B33D7" w14:textId="77777777" w:rsidR="00FA7EF5" w:rsidRPr="00FA7EF5" w:rsidRDefault="00FA7EF5" w:rsidP="00FA7EF5">
      <w:pPr>
        <w:spacing w:after="0" w:line="240" w:lineRule="auto"/>
        <w:rPr>
          <w:rFonts w:ascii="Goudy Old Style" w:eastAsia="Times New Roman" w:hAnsi="Goudy Old Style" w:cs="Times New Roman"/>
          <w:b/>
        </w:rPr>
      </w:pPr>
      <w:r w:rsidRPr="00FA7EF5">
        <w:rPr>
          <w:rFonts w:ascii="Goudy Old Style" w:eastAsia="Times New Roman" w:hAnsi="Goudy Old Style" w:cs="Times New Roman"/>
          <w:b/>
          <w:u w:val="single"/>
        </w:rPr>
        <w:t>DRAWN &amp; FILED BY</w:t>
      </w:r>
      <w:r w:rsidRPr="00FA7EF5">
        <w:rPr>
          <w:rFonts w:ascii="Goudy Old Style" w:eastAsia="Times New Roman" w:hAnsi="Goudy Old Style" w:cs="Times New Roman"/>
          <w:b/>
        </w:rPr>
        <w:t xml:space="preserve">:                                                      </w:t>
      </w:r>
    </w:p>
    <w:p w14:paraId="0070AEC1" w14:textId="77777777" w:rsidR="00FA7EF5" w:rsidRPr="00FA7EF5" w:rsidRDefault="00E14F6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ICHIENI</w:t>
      </w:r>
      <w:r w:rsidR="00FA7EF5" w:rsidRPr="00FA7EF5">
        <w:rPr>
          <w:rFonts w:ascii="Goudy Old Style" w:eastAsia="Times New Roman" w:hAnsi="Goudy Old Style" w:cs="Times New Roman"/>
        </w:rPr>
        <w:t xml:space="preserve"> &amp; CO.                                                                  </w:t>
      </w:r>
    </w:p>
    <w:p w14:paraId="7DECC7F3" w14:textId="77777777"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 xml:space="preserve">ADVOCATES,                                                                    </w:t>
      </w:r>
    </w:p>
    <w:p w14:paraId="7FBFAB10" w14:textId="77777777"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lastRenderedPageBreak/>
        <w:t>, 2</w:t>
      </w:r>
      <w:r w:rsidRPr="00FA7EF5">
        <w:rPr>
          <w:rFonts w:ascii="Goudy Old Style" w:eastAsia="Times New Roman" w:hAnsi="Goudy Old Style" w:cs="Times New Roman"/>
          <w:vertAlign w:val="superscript"/>
        </w:rPr>
        <w:t>ND</w:t>
      </w:r>
      <w:r w:rsidRPr="00FA7EF5">
        <w:rPr>
          <w:rFonts w:ascii="Goudy Old Style" w:eastAsia="Times New Roman" w:hAnsi="Goudy Old Style" w:cs="Times New Roman"/>
        </w:rPr>
        <w:t xml:space="preserve"> FLOOR,                             </w:t>
      </w:r>
    </w:p>
    <w:p w14:paraId="77127EDE" w14:textId="77777777" w:rsidR="00FA7EF5" w:rsidRPr="00FA7EF5" w:rsidRDefault="00E14F6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 xml:space="preserve">P.O. BOX </w:t>
      </w:r>
      <w:r w:rsidR="00FA7EF5" w:rsidRPr="00FA7EF5">
        <w:rPr>
          <w:rFonts w:ascii="Goudy Old Style" w:eastAsia="Times New Roman" w:hAnsi="Goudy Old Style" w:cs="Times New Roman"/>
        </w:rPr>
        <w:t>,</w:t>
      </w:r>
    </w:p>
    <w:p w14:paraId="1B9A06CF" w14:textId="77777777"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b/>
          <w:u w:val="single"/>
        </w:rPr>
        <w:t>K</w:t>
      </w:r>
      <w:r w:rsidR="00E14F62">
        <w:rPr>
          <w:rFonts w:ascii="Goudy Old Style" w:eastAsia="Times New Roman" w:hAnsi="Goudy Old Style" w:cs="Times New Roman"/>
          <w:b/>
          <w:u w:val="single"/>
        </w:rPr>
        <w:t>SL</w:t>
      </w:r>
      <w:r w:rsidRPr="00FA7EF5">
        <w:rPr>
          <w:rFonts w:ascii="Goudy Old Style" w:eastAsia="Times New Roman" w:hAnsi="Goudy Old Style" w:cs="Times New Roman"/>
        </w:rPr>
        <w:t>.</w:t>
      </w:r>
    </w:p>
    <w:p w14:paraId="7F03E5EC" w14:textId="77777777" w:rsidR="00FA7EF5" w:rsidRPr="00FA7EF5" w:rsidRDefault="00FA7EF5" w:rsidP="00FA7EF5">
      <w:pPr>
        <w:spacing w:after="0" w:line="240" w:lineRule="auto"/>
        <w:rPr>
          <w:rFonts w:ascii="Goudy Old Style" w:eastAsia="Times New Roman" w:hAnsi="Goudy Old Style" w:cs="Times New Roman"/>
        </w:rPr>
      </w:pPr>
    </w:p>
    <w:p w14:paraId="53988DD0" w14:textId="77777777" w:rsidR="00FA7EF5" w:rsidRPr="00FA7EF5" w:rsidRDefault="00FA7EF5" w:rsidP="00FA7EF5">
      <w:pPr>
        <w:spacing w:after="0" w:line="240" w:lineRule="auto"/>
        <w:rPr>
          <w:rFonts w:ascii="Goudy Old Style" w:eastAsia="Times New Roman" w:hAnsi="Goudy Old Style" w:cs="Times New Roman"/>
        </w:rPr>
      </w:pPr>
    </w:p>
    <w:p w14:paraId="1E8540CD"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7913C2F3"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062AD340"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33F6F22D"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23B57D78"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049B2543"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4EF12573" w14:textId="77777777" w:rsidR="00FA7EF5" w:rsidRPr="00FA7EF5" w:rsidRDefault="00FA7EF5" w:rsidP="00FA7EF5">
      <w:pPr>
        <w:spacing w:after="0" w:line="240" w:lineRule="auto"/>
        <w:jc w:val="both"/>
        <w:rPr>
          <w:rFonts w:ascii="Goudy Old Style" w:eastAsia="Times New Roman" w:hAnsi="Goudy Old Style" w:cs="Times New Roman"/>
          <w:b/>
          <w:sz w:val="24"/>
          <w:szCs w:val="24"/>
        </w:rPr>
      </w:pPr>
    </w:p>
    <w:p w14:paraId="143689C4" w14:textId="77777777" w:rsidR="00FA7EF5" w:rsidRPr="00FA7EF5" w:rsidRDefault="00FA7EF5" w:rsidP="00FA7EF5">
      <w:pPr>
        <w:spacing w:after="0" w:line="240" w:lineRule="auto"/>
        <w:rPr>
          <w:rFonts w:ascii="Goudy Old Style" w:eastAsia="Times New Roman" w:hAnsi="Goudy Old Style" w:cs="Times New Roman"/>
          <w:sz w:val="24"/>
          <w:szCs w:val="24"/>
        </w:rPr>
      </w:pPr>
    </w:p>
    <w:p w14:paraId="0B4FE7A4" w14:textId="77777777" w:rsidR="00FA7EF5" w:rsidRDefault="00FA7EF5" w:rsidP="00FA7EF5">
      <w:pPr>
        <w:spacing w:after="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APPLICATION FOR EXECUTION OF A DECREE:</w:t>
      </w:r>
    </w:p>
    <w:p w14:paraId="13764457"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REPUBLIC OF KENYA</w:t>
      </w:r>
    </w:p>
    <w:p w14:paraId="3B287534"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IN T</w:t>
      </w:r>
      <w:r w:rsidR="00E14F62">
        <w:rPr>
          <w:rFonts w:ascii="Garamond" w:eastAsia="Times New Roman" w:hAnsi="Garamond" w:cs="Times New Roman"/>
          <w:b/>
          <w:sz w:val="24"/>
          <w:szCs w:val="24"/>
          <w:u w:val="single"/>
        </w:rPr>
        <w:t>HE HIGH COURT OF KENYA AT KSL</w:t>
      </w:r>
    </w:p>
    <w:p w14:paraId="1A251D31" w14:textId="77777777" w:rsidR="00FA7EF5" w:rsidRPr="00FA7EF5" w:rsidRDefault="00E14F62" w:rsidP="00FA7EF5">
      <w:pPr>
        <w:spacing w:after="0" w:line="240" w:lineRule="auto"/>
        <w:jc w:val="center"/>
        <w:rPr>
          <w:rFonts w:ascii="Garamond" w:eastAsia="Times New Roman" w:hAnsi="Garamond" w:cs="Times New Roman"/>
          <w:b/>
          <w:sz w:val="24"/>
          <w:szCs w:val="24"/>
          <w:u w:val="single"/>
        </w:rPr>
      </w:pPr>
      <w:r>
        <w:rPr>
          <w:rFonts w:ascii="Garamond" w:eastAsia="Times New Roman" w:hAnsi="Garamond" w:cs="Times New Roman"/>
          <w:b/>
          <w:sz w:val="24"/>
          <w:szCs w:val="24"/>
          <w:u w:val="single"/>
        </w:rPr>
        <w:t>MISC. CIV. APPL. NO.  OF 2014</w:t>
      </w:r>
      <w:r w:rsidR="00FA7EF5" w:rsidRPr="00FA7EF5">
        <w:rPr>
          <w:rFonts w:ascii="Garamond" w:eastAsia="Times New Roman" w:hAnsi="Garamond" w:cs="Times New Roman"/>
          <w:b/>
          <w:sz w:val="24"/>
          <w:szCs w:val="24"/>
          <w:u w:val="single"/>
        </w:rPr>
        <w:t>.</w:t>
      </w:r>
    </w:p>
    <w:p w14:paraId="1CDD975A"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APPLICATION FOR EXECUTION OF A DECREE</w:t>
      </w:r>
    </w:p>
    <w:p w14:paraId="7C041429"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p>
    <w:p w14:paraId="43865923"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I, </w:t>
      </w:r>
      <w:r w:rsidR="00E14F62">
        <w:rPr>
          <w:rFonts w:ascii="Garamond" w:eastAsia="Times New Roman" w:hAnsi="Garamond" w:cs="Times New Roman"/>
          <w:b/>
          <w:sz w:val="24"/>
          <w:szCs w:val="24"/>
        </w:rPr>
        <w:t>Obat Wasonga</w:t>
      </w:r>
      <w:r w:rsidRPr="00FA7EF5">
        <w:rPr>
          <w:rFonts w:ascii="Garamond" w:eastAsia="Times New Roman" w:hAnsi="Garamond" w:cs="Times New Roman"/>
          <w:sz w:val="24"/>
          <w:szCs w:val="24"/>
        </w:rPr>
        <w:t xml:space="preserve"> decree holder do hereby apply for execution of a decree herein below</w:t>
      </w:r>
      <w:r w:rsidR="00E14F62">
        <w:rPr>
          <w:rFonts w:ascii="Garamond" w:eastAsia="Times New Roman" w:hAnsi="Garamond" w:cs="Times New Roman"/>
          <w:sz w:val="24"/>
          <w:szCs w:val="24"/>
        </w:rPr>
        <w:t>:</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
        <w:gridCol w:w="3699"/>
        <w:gridCol w:w="5131"/>
      </w:tblGrid>
      <w:tr w:rsidR="00FA7EF5" w:rsidRPr="00FA7EF5" w14:paraId="5FBE99EA" w14:textId="77777777" w:rsidTr="00FA7EF5">
        <w:tc>
          <w:tcPr>
            <w:tcW w:w="259" w:type="pct"/>
          </w:tcPr>
          <w:p w14:paraId="14167174"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1</w:t>
            </w:r>
          </w:p>
        </w:tc>
        <w:tc>
          <w:tcPr>
            <w:tcW w:w="1986" w:type="pct"/>
          </w:tcPr>
          <w:p w14:paraId="3C0B2B89"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No of the suit</w:t>
            </w:r>
          </w:p>
        </w:tc>
        <w:tc>
          <w:tcPr>
            <w:tcW w:w="2755" w:type="pct"/>
          </w:tcPr>
          <w:p w14:paraId="1391E9AF"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KSL</w:t>
            </w:r>
            <w:r w:rsidR="00FA7EF5" w:rsidRPr="00FA7EF5">
              <w:rPr>
                <w:rFonts w:ascii="Garamond" w:eastAsia="Times New Roman" w:hAnsi="Garamond" w:cs="Times New Roman"/>
                <w:sz w:val="24"/>
                <w:szCs w:val="24"/>
              </w:rPr>
              <w:t xml:space="preserve"> Hc</w:t>
            </w:r>
            <w:r>
              <w:rPr>
                <w:rFonts w:ascii="Garamond" w:eastAsia="Times New Roman" w:hAnsi="Garamond" w:cs="Times New Roman"/>
                <w:sz w:val="24"/>
                <w:szCs w:val="24"/>
              </w:rPr>
              <w:t xml:space="preserve"> Misc Civ. Appl. No. 245 of 2014</w:t>
            </w:r>
          </w:p>
        </w:tc>
      </w:tr>
      <w:tr w:rsidR="00FA7EF5" w:rsidRPr="00FA7EF5" w14:paraId="2FC51C0F" w14:textId="77777777" w:rsidTr="00FA7EF5">
        <w:tc>
          <w:tcPr>
            <w:tcW w:w="259" w:type="pct"/>
          </w:tcPr>
          <w:p w14:paraId="2E23A0D1"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2</w:t>
            </w:r>
          </w:p>
        </w:tc>
        <w:tc>
          <w:tcPr>
            <w:tcW w:w="1986" w:type="pct"/>
          </w:tcPr>
          <w:p w14:paraId="27DD409A"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Name of the parties</w:t>
            </w:r>
          </w:p>
        </w:tc>
        <w:tc>
          <w:tcPr>
            <w:tcW w:w="2755" w:type="pct"/>
          </w:tcPr>
          <w:p w14:paraId="6E042324"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Obat Wasonga</w:t>
            </w:r>
            <w:r w:rsidR="00FA7EF5" w:rsidRPr="00FA7EF5">
              <w:rPr>
                <w:rFonts w:ascii="Garamond" w:eastAsia="Times New Roman" w:hAnsi="Garamond" w:cs="Times New Roman"/>
                <w:sz w:val="24"/>
                <w:szCs w:val="24"/>
              </w:rPr>
              <w:t xml:space="preserve"> &amp; Co. A</w:t>
            </w:r>
            <w:r>
              <w:rPr>
                <w:rFonts w:ascii="Garamond" w:eastAsia="Times New Roman" w:hAnsi="Garamond" w:cs="Times New Roman"/>
                <w:sz w:val="24"/>
                <w:szCs w:val="24"/>
              </w:rPr>
              <w:t>dvocates –vs- nkt</w:t>
            </w:r>
            <w:r w:rsidR="00FA7EF5" w:rsidRPr="00FA7EF5">
              <w:rPr>
                <w:rFonts w:ascii="Garamond" w:eastAsia="Times New Roman" w:hAnsi="Garamond" w:cs="Times New Roman"/>
                <w:sz w:val="24"/>
                <w:szCs w:val="24"/>
              </w:rPr>
              <w:t xml:space="preserve"> Co. Ltd.</w:t>
            </w:r>
          </w:p>
        </w:tc>
      </w:tr>
      <w:tr w:rsidR="00FA7EF5" w:rsidRPr="00FA7EF5" w14:paraId="47BED75F" w14:textId="77777777" w:rsidTr="00FA7EF5">
        <w:tc>
          <w:tcPr>
            <w:tcW w:w="259" w:type="pct"/>
          </w:tcPr>
          <w:p w14:paraId="37D22838"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3</w:t>
            </w:r>
          </w:p>
        </w:tc>
        <w:tc>
          <w:tcPr>
            <w:tcW w:w="1986" w:type="pct"/>
          </w:tcPr>
          <w:p w14:paraId="145DABBC"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Date of decree</w:t>
            </w:r>
          </w:p>
        </w:tc>
        <w:tc>
          <w:tcPr>
            <w:tcW w:w="2755" w:type="pct"/>
          </w:tcPr>
          <w:p w14:paraId="68921865"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19/11/2014</w:t>
            </w:r>
          </w:p>
        </w:tc>
      </w:tr>
      <w:tr w:rsidR="00FA7EF5" w:rsidRPr="00FA7EF5" w14:paraId="0CD55C0F" w14:textId="77777777" w:rsidTr="00FA7EF5">
        <w:tc>
          <w:tcPr>
            <w:tcW w:w="259" w:type="pct"/>
          </w:tcPr>
          <w:p w14:paraId="7F593AF0"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4</w:t>
            </w:r>
          </w:p>
        </w:tc>
        <w:tc>
          <w:tcPr>
            <w:tcW w:w="1986" w:type="pct"/>
          </w:tcPr>
          <w:p w14:paraId="1D370AD1"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Whether any appeal preferred from decree</w:t>
            </w:r>
          </w:p>
        </w:tc>
        <w:tc>
          <w:tcPr>
            <w:tcW w:w="2755" w:type="pct"/>
          </w:tcPr>
          <w:p w14:paraId="63A6B0B1"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w:t>
            </w:r>
          </w:p>
        </w:tc>
      </w:tr>
      <w:tr w:rsidR="00FA7EF5" w:rsidRPr="00FA7EF5" w14:paraId="021EFBC3" w14:textId="77777777" w:rsidTr="00FA7EF5">
        <w:tc>
          <w:tcPr>
            <w:tcW w:w="259" w:type="pct"/>
          </w:tcPr>
          <w:p w14:paraId="7039522F"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5</w:t>
            </w:r>
          </w:p>
        </w:tc>
        <w:tc>
          <w:tcPr>
            <w:tcW w:w="1986" w:type="pct"/>
          </w:tcPr>
          <w:p w14:paraId="6212D1C1"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Payment or Adjustment</w:t>
            </w:r>
          </w:p>
        </w:tc>
        <w:tc>
          <w:tcPr>
            <w:tcW w:w="2755" w:type="pct"/>
          </w:tcPr>
          <w:p w14:paraId="0705BC8C"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w:t>
            </w:r>
          </w:p>
        </w:tc>
      </w:tr>
      <w:tr w:rsidR="00FA7EF5" w:rsidRPr="00FA7EF5" w14:paraId="597C9D17" w14:textId="77777777" w:rsidTr="00FA7EF5">
        <w:tc>
          <w:tcPr>
            <w:tcW w:w="259" w:type="pct"/>
          </w:tcPr>
          <w:p w14:paraId="79AD2474"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6</w:t>
            </w:r>
          </w:p>
        </w:tc>
        <w:tc>
          <w:tcPr>
            <w:tcW w:w="1986" w:type="pct"/>
          </w:tcPr>
          <w:p w14:paraId="025C7454"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Previous application if any with Date and Result</w:t>
            </w:r>
          </w:p>
        </w:tc>
        <w:tc>
          <w:tcPr>
            <w:tcW w:w="2755" w:type="pct"/>
          </w:tcPr>
          <w:p w14:paraId="2FE75A36"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w:t>
            </w:r>
          </w:p>
        </w:tc>
      </w:tr>
      <w:tr w:rsidR="00FA7EF5" w:rsidRPr="00FA7EF5" w14:paraId="3716801A" w14:textId="77777777" w:rsidTr="00FA7EF5">
        <w:tc>
          <w:tcPr>
            <w:tcW w:w="259" w:type="pct"/>
          </w:tcPr>
          <w:p w14:paraId="1CA3532D"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7</w:t>
            </w:r>
          </w:p>
        </w:tc>
        <w:tc>
          <w:tcPr>
            <w:tcW w:w="1986" w:type="pct"/>
          </w:tcPr>
          <w:p w14:paraId="40BA9454"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Amount with interest due upon the decree or any other relief granted with particulars of any cross decree</w:t>
            </w:r>
          </w:p>
        </w:tc>
        <w:tc>
          <w:tcPr>
            <w:tcW w:w="2755" w:type="pct"/>
          </w:tcPr>
          <w:p w14:paraId="50D93015"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Court - Kshs.1,044,662.00</w:t>
            </w:r>
          </w:p>
        </w:tc>
      </w:tr>
      <w:tr w:rsidR="00FA7EF5" w:rsidRPr="00FA7EF5" w14:paraId="161A13F8" w14:textId="77777777" w:rsidTr="00FA7EF5">
        <w:tc>
          <w:tcPr>
            <w:tcW w:w="259" w:type="pct"/>
          </w:tcPr>
          <w:p w14:paraId="753D438D"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8</w:t>
            </w:r>
          </w:p>
        </w:tc>
        <w:tc>
          <w:tcPr>
            <w:tcW w:w="1986" w:type="pct"/>
          </w:tcPr>
          <w:p w14:paraId="4A557DD2"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Amount of cost if any Awarded</w:t>
            </w:r>
          </w:p>
        </w:tc>
        <w:tc>
          <w:tcPr>
            <w:tcW w:w="2755" w:type="pct"/>
          </w:tcPr>
          <w:p w14:paraId="4CC8B608"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As awarded in the decree Costs  - 1,044,662.00</w:t>
            </w:r>
          </w:p>
          <w:p w14:paraId="4AFC3B74"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Interest                                      - 353,444.00</w:t>
            </w:r>
          </w:p>
          <w:p w14:paraId="4981B638"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VAT 16%                                  - 223,697.00</w:t>
            </w:r>
          </w:p>
          <w:p w14:paraId="10385D76"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Subsequent incurred                  - 3,500.00</w:t>
            </w:r>
          </w:p>
          <w:p w14:paraId="5D66268C"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Court collect fees                       - 1,500.00</w:t>
            </w:r>
          </w:p>
          <w:p w14:paraId="32E1A8EB"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Total                                          - </w:t>
            </w:r>
            <w:r w:rsidRPr="00FA7EF5">
              <w:rPr>
                <w:rFonts w:ascii="Garamond" w:eastAsia="Times New Roman" w:hAnsi="Garamond" w:cs="Times New Roman"/>
                <w:b/>
                <w:sz w:val="24"/>
                <w:szCs w:val="24"/>
              </w:rPr>
              <w:t>1,626,803.00</w:t>
            </w:r>
          </w:p>
        </w:tc>
      </w:tr>
      <w:tr w:rsidR="00FA7EF5" w:rsidRPr="00FA7EF5" w14:paraId="2D8CC575" w14:textId="77777777" w:rsidTr="00FA7EF5">
        <w:tc>
          <w:tcPr>
            <w:tcW w:w="259" w:type="pct"/>
          </w:tcPr>
          <w:p w14:paraId="017CC759"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9</w:t>
            </w:r>
          </w:p>
        </w:tc>
        <w:tc>
          <w:tcPr>
            <w:tcW w:w="1986" w:type="pct"/>
          </w:tcPr>
          <w:p w14:paraId="2AF841ED"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Against whom to be executed</w:t>
            </w:r>
          </w:p>
        </w:tc>
        <w:tc>
          <w:tcPr>
            <w:tcW w:w="2755" w:type="pct"/>
          </w:tcPr>
          <w:p w14:paraId="1105FB77"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nkt</w:t>
            </w:r>
            <w:r w:rsidR="00FA7EF5" w:rsidRPr="00FA7EF5">
              <w:rPr>
                <w:rFonts w:ascii="Garamond" w:eastAsia="Times New Roman" w:hAnsi="Garamond" w:cs="Times New Roman"/>
                <w:sz w:val="24"/>
                <w:szCs w:val="24"/>
              </w:rPr>
              <w:t xml:space="preserve"> Co. Ltd </w:t>
            </w:r>
          </w:p>
        </w:tc>
      </w:tr>
      <w:tr w:rsidR="00FA7EF5" w:rsidRPr="00FA7EF5" w14:paraId="778A7CAD" w14:textId="77777777" w:rsidTr="00FA7EF5">
        <w:tc>
          <w:tcPr>
            <w:tcW w:w="259" w:type="pct"/>
          </w:tcPr>
          <w:p w14:paraId="0C7FE4B3"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10</w:t>
            </w:r>
          </w:p>
        </w:tc>
        <w:tc>
          <w:tcPr>
            <w:tcW w:w="1986" w:type="pct"/>
          </w:tcPr>
          <w:p w14:paraId="217551ED"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Mode in which the assistance of the court is required</w:t>
            </w:r>
          </w:p>
        </w:tc>
        <w:tc>
          <w:tcPr>
            <w:tcW w:w="2755" w:type="pct"/>
          </w:tcPr>
          <w:p w14:paraId="2CD4B758"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By issue of warrant of attachment of the judgment debtor</w:t>
            </w:r>
            <w:r w:rsidR="00E14F62">
              <w:rPr>
                <w:rFonts w:ascii="Garamond" w:eastAsia="Times New Roman" w:hAnsi="Garamond" w:cs="Times New Roman"/>
                <w:sz w:val="24"/>
                <w:szCs w:val="24"/>
              </w:rPr>
              <w:t>s movable properties through (NAME OF AUCTINEERS-THE AUCTIONEERS MUST BE REGISTERED)</w:t>
            </w:r>
          </w:p>
        </w:tc>
      </w:tr>
    </w:tbl>
    <w:p w14:paraId="16DDE8E8" w14:textId="77777777" w:rsidR="00FA7EF5" w:rsidRPr="00FA7EF5" w:rsidRDefault="00FA7EF5" w:rsidP="00FA7EF5">
      <w:pPr>
        <w:spacing w:after="0" w:line="240" w:lineRule="auto"/>
        <w:rPr>
          <w:rFonts w:ascii="Garamond" w:eastAsia="Times New Roman" w:hAnsi="Garamond" w:cs="Times New Roman"/>
          <w:sz w:val="24"/>
          <w:szCs w:val="24"/>
        </w:rPr>
      </w:pPr>
    </w:p>
    <w:p w14:paraId="5A3CC54D"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I, </w:t>
      </w:r>
      <w:r w:rsidR="00E14F62">
        <w:rPr>
          <w:rFonts w:ascii="Garamond" w:eastAsia="Times New Roman" w:hAnsi="Garamond" w:cs="Times New Roman"/>
          <w:b/>
          <w:sz w:val="24"/>
          <w:szCs w:val="24"/>
        </w:rPr>
        <w:t>OBAT WASONGA</w:t>
      </w:r>
      <w:r w:rsidRPr="00FA7EF5">
        <w:rPr>
          <w:rFonts w:ascii="Garamond" w:eastAsia="Times New Roman" w:hAnsi="Garamond" w:cs="Times New Roman"/>
          <w:sz w:val="24"/>
          <w:szCs w:val="24"/>
        </w:rPr>
        <w:t xml:space="preserve"> Advocate declare that what is stated herein is true to the best of my knowledge and belief __________________________ decree holder.</w:t>
      </w:r>
    </w:p>
    <w:p w14:paraId="6869FD93" w14:textId="77777777" w:rsidR="00FA7EF5" w:rsidRPr="00FA7EF5" w:rsidRDefault="00FA7EF5" w:rsidP="00FA7EF5">
      <w:pPr>
        <w:spacing w:after="0" w:line="240" w:lineRule="auto"/>
        <w:rPr>
          <w:rFonts w:ascii="Garamond" w:eastAsia="Times New Roman" w:hAnsi="Garamond" w:cs="Times New Roman"/>
          <w:sz w:val="24"/>
          <w:szCs w:val="24"/>
        </w:rPr>
      </w:pPr>
    </w:p>
    <w:p w14:paraId="4531F21A"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lastRenderedPageBreak/>
        <w:t>NOTE</w:t>
      </w:r>
      <w:r w:rsidRPr="00FA7EF5">
        <w:rPr>
          <w:rFonts w:ascii="Garamond" w:eastAsia="Times New Roman" w:hAnsi="Garamond" w:cs="Times New Roman"/>
          <w:sz w:val="24"/>
          <w:szCs w:val="24"/>
        </w:rPr>
        <w:t>: The following declaration is to be made in the case of immovable property ______________ declare that what is stated above description is true to the best of my knowledge and belief and so far as I have been able to ascertain the interest of the Defendant in the property therein specified_________________________ decree holder.</w:t>
      </w:r>
    </w:p>
    <w:p w14:paraId="2821B965" w14:textId="77777777" w:rsidR="00FA7EF5" w:rsidRPr="00FA7EF5" w:rsidRDefault="00FA7EF5" w:rsidP="00FA7EF5">
      <w:pPr>
        <w:spacing w:after="0" w:line="240" w:lineRule="auto"/>
        <w:rPr>
          <w:rFonts w:ascii="Garamond" w:eastAsia="Times New Roman" w:hAnsi="Garamond" w:cs="Times New Roman"/>
          <w:b/>
          <w:sz w:val="24"/>
          <w:szCs w:val="24"/>
        </w:rPr>
      </w:pPr>
    </w:p>
    <w:p w14:paraId="30D22B63"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DATED</w:t>
      </w:r>
      <w:r w:rsidRPr="00FA7EF5">
        <w:rPr>
          <w:rFonts w:ascii="Garamond" w:eastAsia="Times New Roman" w:hAnsi="Garamond" w:cs="Times New Roman"/>
          <w:sz w:val="24"/>
          <w:szCs w:val="24"/>
        </w:rPr>
        <w:t xml:space="preserve"> at </w:t>
      </w:r>
      <w:r w:rsidR="00E14F62">
        <w:rPr>
          <w:rFonts w:ascii="Garamond" w:eastAsia="Times New Roman" w:hAnsi="Garamond" w:cs="Times New Roman"/>
          <w:b/>
          <w:sz w:val="24"/>
          <w:szCs w:val="24"/>
        </w:rPr>
        <w:t>KSL</w:t>
      </w:r>
      <w:r w:rsidRPr="00FA7EF5">
        <w:rPr>
          <w:rFonts w:ascii="Garamond" w:eastAsia="Times New Roman" w:hAnsi="Garamond" w:cs="Times New Roman"/>
          <w:sz w:val="24"/>
          <w:szCs w:val="24"/>
        </w:rPr>
        <w:t xml:space="preserve"> this</w:t>
      </w:r>
      <w:r w:rsidRPr="00FA7EF5">
        <w:rPr>
          <w:rFonts w:ascii="Garamond" w:eastAsia="Times New Roman" w:hAnsi="Garamond" w:cs="Times New Roman"/>
          <w:sz w:val="24"/>
          <w:szCs w:val="24"/>
          <w:u w:val="single"/>
        </w:rPr>
        <w:t xml:space="preserve">             </w:t>
      </w:r>
      <w:r w:rsidRPr="00FA7EF5">
        <w:rPr>
          <w:rFonts w:ascii="Garamond" w:eastAsia="Times New Roman" w:hAnsi="Garamond" w:cs="Times New Roman"/>
          <w:sz w:val="24"/>
          <w:szCs w:val="24"/>
        </w:rPr>
        <w:t>day of</w:t>
      </w:r>
      <w:r w:rsidRPr="00FA7EF5">
        <w:rPr>
          <w:rFonts w:ascii="Garamond" w:eastAsia="Times New Roman" w:hAnsi="Garamond" w:cs="Times New Roman"/>
          <w:sz w:val="24"/>
          <w:szCs w:val="24"/>
          <w:u w:val="single"/>
        </w:rPr>
        <w:tab/>
      </w:r>
      <w:r w:rsidRPr="00FA7EF5">
        <w:rPr>
          <w:rFonts w:ascii="Garamond" w:eastAsia="Times New Roman" w:hAnsi="Garamond" w:cs="Times New Roman"/>
          <w:sz w:val="24"/>
          <w:szCs w:val="24"/>
          <w:u w:val="single"/>
        </w:rPr>
        <w:tab/>
      </w:r>
      <w:r w:rsidRPr="00FA7EF5">
        <w:rPr>
          <w:rFonts w:ascii="Garamond" w:eastAsia="Times New Roman" w:hAnsi="Garamond" w:cs="Times New Roman"/>
          <w:sz w:val="24"/>
          <w:szCs w:val="24"/>
          <w:u w:val="single"/>
        </w:rPr>
        <w:tab/>
      </w:r>
      <w:r w:rsidRPr="00FA7EF5">
        <w:rPr>
          <w:rFonts w:ascii="Garamond" w:eastAsia="Times New Roman" w:hAnsi="Garamond" w:cs="Times New Roman"/>
          <w:b/>
          <w:sz w:val="24"/>
          <w:szCs w:val="24"/>
        </w:rPr>
        <w:t>2013.</w:t>
      </w:r>
    </w:p>
    <w:p w14:paraId="09D74AB0" w14:textId="77777777" w:rsidR="00FA7EF5" w:rsidRPr="00FA7EF5" w:rsidRDefault="00FA7EF5" w:rsidP="00FA7EF5">
      <w:pPr>
        <w:spacing w:after="0" w:line="240" w:lineRule="auto"/>
        <w:rPr>
          <w:rFonts w:ascii="Garamond" w:eastAsia="Times New Roman" w:hAnsi="Garamond" w:cs="Times New Roman"/>
          <w:b/>
          <w:sz w:val="24"/>
          <w:szCs w:val="24"/>
          <w:u w:val="single"/>
        </w:rPr>
      </w:pPr>
    </w:p>
    <w:p w14:paraId="2358ED9F" w14:textId="77777777" w:rsidR="00FA7EF5" w:rsidRPr="00FA7EF5" w:rsidRDefault="00FA7EF5" w:rsidP="00FA7EF5">
      <w:pPr>
        <w:spacing w:after="0" w:line="240" w:lineRule="auto"/>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DRAWN &amp; FILED BY</w:t>
      </w:r>
    </w:p>
    <w:p w14:paraId="25A0C2A2"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 xml:space="preserve">OBAT WASONGA </w:t>
      </w:r>
      <w:r w:rsidR="00FA7EF5" w:rsidRPr="00FA7EF5">
        <w:rPr>
          <w:rFonts w:ascii="Garamond" w:eastAsia="Times New Roman" w:hAnsi="Garamond" w:cs="Times New Roman"/>
          <w:sz w:val="24"/>
          <w:szCs w:val="24"/>
        </w:rPr>
        <w:t>&amp; Co. Advocates</w:t>
      </w:r>
    </w:p>
    <w:p w14:paraId="23577A79"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2</w:t>
      </w:r>
      <w:r w:rsidRPr="00FA7EF5">
        <w:rPr>
          <w:rFonts w:ascii="Garamond" w:eastAsia="Times New Roman" w:hAnsi="Garamond" w:cs="Times New Roman"/>
          <w:sz w:val="24"/>
          <w:szCs w:val="24"/>
          <w:vertAlign w:val="superscript"/>
        </w:rPr>
        <w:t>nd</w:t>
      </w:r>
      <w:r w:rsidRPr="00FA7EF5">
        <w:rPr>
          <w:rFonts w:ascii="Garamond" w:eastAsia="Times New Roman" w:hAnsi="Garamond" w:cs="Times New Roman"/>
          <w:sz w:val="24"/>
          <w:szCs w:val="24"/>
        </w:rPr>
        <w:t xml:space="preserve"> Floor,</w:t>
      </w:r>
    </w:p>
    <w:p w14:paraId="6E024195"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 xml:space="preserve">P. O Box </w:t>
      </w:r>
      <w:r w:rsidR="00FA7EF5" w:rsidRPr="00FA7EF5">
        <w:rPr>
          <w:rFonts w:ascii="Garamond" w:eastAsia="Times New Roman" w:hAnsi="Garamond" w:cs="Times New Roman"/>
          <w:sz w:val="24"/>
          <w:szCs w:val="24"/>
        </w:rPr>
        <w:t xml:space="preserve">, </w:t>
      </w:r>
    </w:p>
    <w:p w14:paraId="679AD1DC" w14:textId="77777777" w:rsidR="00E14F62" w:rsidRDefault="00E14F62" w:rsidP="00E14F62">
      <w:pPr>
        <w:spacing w:after="0" w:line="240" w:lineRule="auto"/>
        <w:rPr>
          <w:rFonts w:ascii="Garamond" w:eastAsia="Times New Roman" w:hAnsi="Garamond" w:cs="Times New Roman"/>
          <w:b/>
          <w:sz w:val="24"/>
          <w:szCs w:val="24"/>
          <w:u w:val="single"/>
        </w:rPr>
      </w:pPr>
      <w:r>
        <w:rPr>
          <w:rFonts w:ascii="Garamond" w:eastAsia="Times New Roman" w:hAnsi="Garamond" w:cs="Times New Roman"/>
          <w:b/>
          <w:sz w:val="24"/>
          <w:szCs w:val="24"/>
          <w:u w:val="single"/>
        </w:rPr>
        <w:t>KSL.</w:t>
      </w:r>
    </w:p>
    <w:p w14:paraId="3971D1F1" w14:textId="77777777" w:rsidR="00FA7EF5" w:rsidRPr="00FA7EF5" w:rsidRDefault="00FA7EF5" w:rsidP="00E14F62">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REPUBLIC OF KENYA</w:t>
      </w:r>
    </w:p>
    <w:p w14:paraId="5E8FEF67"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IN T</w:t>
      </w:r>
      <w:r w:rsidR="00E14F62">
        <w:rPr>
          <w:rFonts w:ascii="Garamond" w:eastAsia="Times New Roman" w:hAnsi="Garamond" w:cs="Times New Roman"/>
          <w:b/>
          <w:sz w:val="24"/>
          <w:szCs w:val="24"/>
          <w:u w:val="single"/>
        </w:rPr>
        <w:t>HE HIGH COURT OF KENYA AT KSL</w:t>
      </w:r>
    </w:p>
    <w:p w14:paraId="52E02EFD" w14:textId="77777777" w:rsidR="00FA7EF5" w:rsidRPr="00FA7EF5" w:rsidRDefault="00E14F62" w:rsidP="00FA7EF5">
      <w:pPr>
        <w:spacing w:after="0" w:line="240" w:lineRule="auto"/>
        <w:jc w:val="center"/>
        <w:rPr>
          <w:rFonts w:ascii="Garamond" w:eastAsia="Times New Roman" w:hAnsi="Garamond" w:cs="Times New Roman"/>
          <w:b/>
          <w:sz w:val="24"/>
          <w:szCs w:val="24"/>
          <w:u w:val="single"/>
        </w:rPr>
      </w:pPr>
      <w:r>
        <w:rPr>
          <w:rFonts w:ascii="Garamond" w:eastAsia="Times New Roman" w:hAnsi="Garamond" w:cs="Times New Roman"/>
          <w:b/>
          <w:sz w:val="24"/>
          <w:szCs w:val="24"/>
          <w:u w:val="single"/>
        </w:rPr>
        <w:t>MISC. CIV. APPL. NO. … OF 2014</w:t>
      </w:r>
      <w:r w:rsidR="00FA7EF5" w:rsidRPr="00FA7EF5">
        <w:rPr>
          <w:rFonts w:ascii="Garamond" w:eastAsia="Times New Roman" w:hAnsi="Garamond" w:cs="Times New Roman"/>
          <w:b/>
          <w:sz w:val="24"/>
          <w:szCs w:val="24"/>
          <w:u w:val="single"/>
        </w:rPr>
        <w:t>.</w:t>
      </w:r>
    </w:p>
    <w:p w14:paraId="7D778150" w14:textId="77777777" w:rsidR="00FA7EF5" w:rsidRPr="00FA7EF5" w:rsidRDefault="00FA7EF5" w:rsidP="00FA7EF5">
      <w:pPr>
        <w:spacing w:after="0" w:line="240" w:lineRule="auto"/>
        <w:rPr>
          <w:rFonts w:ascii="Garamond" w:eastAsia="Times New Roman" w:hAnsi="Garamond" w:cs="Times New Roman"/>
          <w:b/>
          <w:sz w:val="24"/>
          <w:szCs w:val="24"/>
          <w:u w:val="single"/>
        </w:rPr>
      </w:pPr>
    </w:p>
    <w:p w14:paraId="6CA8DF5C" w14:textId="77777777"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OBAT WASONGA</w:t>
      </w:r>
      <w:r w:rsidR="00AA44DA">
        <w:rPr>
          <w:rFonts w:ascii="Garamond" w:eastAsia="Times New Roman" w:hAnsi="Garamond" w:cs="Times New Roman"/>
          <w:sz w:val="24"/>
          <w:szCs w:val="24"/>
        </w:rPr>
        <w:t xml:space="preserve"> &amp;</w:t>
      </w:r>
      <w:r w:rsidR="00FA7EF5" w:rsidRPr="00FA7EF5">
        <w:rPr>
          <w:rFonts w:ascii="Garamond" w:eastAsia="Times New Roman" w:hAnsi="Garamond" w:cs="Times New Roman"/>
          <w:sz w:val="24"/>
          <w:szCs w:val="24"/>
        </w:rPr>
        <w:t xml:space="preserve"> ADVOCATES=====================APPLICANT</w:t>
      </w:r>
    </w:p>
    <w:p w14:paraId="258DABA8" w14:textId="77777777" w:rsidR="00FA7EF5" w:rsidRPr="00FA7EF5" w:rsidRDefault="00FA7EF5" w:rsidP="00FA7EF5">
      <w:pPr>
        <w:spacing w:after="0" w:line="240" w:lineRule="auto"/>
        <w:jc w:val="center"/>
        <w:rPr>
          <w:rFonts w:ascii="Garamond" w:eastAsia="Times New Roman" w:hAnsi="Garamond" w:cs="Times New Roman"/>
          <w:sz w:val="24"/>
          <w:szCs w:val="24"/>
        </w:rPr>
      </w:pPr>
    </w:p>
    <w:p w14:paraId="46FF20C6" w14:textId="77777777" w:rsidR="00FA7EF5" w:rsidRPr="00FA7EF5" w:rsidRDefault="00FA7EF5" w:rsidP="00FA7EF5">
      <w:pPr>
        <w:spacing w:after="0" w:line="240" w:lineRule="auto"/>
        <w:jc w:val="center"/>
        <w:rPr>
          <w:rFonts w:ascii="Garamond" w:eastAsia="Times New Roman" w:hAnsi="Garamond" w:cs="Times New Roman"/>
          <w:sz w:val="24"/>
          <w:szCs w:val="24"/>
        </w:rPr>
      </w:pPr>
      <w:r w:rsidRPr="00FA7EF5">
        <w:rPr>
          <w:rFonts w:ascii="Garamond" w:eastAsia="Times New Roman" w:hAnsi="Garamond" w:cs="Times New Roman"/>
          <w:sz w:val="24"/>
          <w:szCs w:val="24"/>
        </w:rPr>
        <w:t>-VERSUS-</w:t>
      </w:r>
    </w:p>
    <w:p w14:paraId="4499367A" w14:textId="77777777" w:rsidR="00FA7EF5" w:rsidRPr="00FA7EF5" w:rsidRDefault="00FA7EF5" w:rsidP="00FA7EF5">
      <w:pPr>
        <w:spacing w:after="0" w:line="240" w:lineRule="auto"/>
        <w:jc w:val="center"/>
        <w:rPr>
          <w:rFonts w:ascii="Garamond" w:eastAsia="Times New Roman" w:hAnsi="Garamond" w:cs="Times New Roman"/>
          <w:sz w:val="24"/>
          <w:szCs w:val="24"/>
        </w:rPr>
      </w:pPr>
    </w:p>
    <w:p w14:paraId="44CBCB66" w14:textId="77777777"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NKT</w:t>
      </w:r>
      <w:r w:rsidR="00FA7EF5" w:rsidRPr="00FA7EF5">
        <w:rPr>
          <w:rFonts w:ascii="Garamond" w:eastAsia="Times New Roman" w:hAnsi="Garamond" w:cs="Times New Roman"/>
          <w:sz w:val="24"/>
          <w:szCs w:val="24"/>
        </w:rPr>
        <w:t xml:space="preserve"> CO. LTD=====================RESPONDENT</w:t>
      </w:r>
    </w:p>
    <w:p w14:paraId="5946E32B"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p>
    <w:p w14:paraId="0F85BDAB"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DECREE</w:t>
      </w:r>
    </w:p>
    <w:p w14:paraId="18CA02D2" w14:textId="77777777" w:rsidR="00FA7EF5" w:rsidRPr="00FA7EF5" w:rsidRDefault="00FA7EF5" w:rsidP="00FA7EF5">
      <w:pPr>
        <w:spacing w:after="0" w:line="240" w:lineRule="auto"/>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CLAIM FOR:-</w:t>
      </w:r>
    </w:p>
    <w:p w14:paraId="18DAE086" w14:textId="77777777" w:rsidR="00FA7EF5" w:rsidRPr="00FA7EF5" w:rsidRDefault="00FA7EF5" w:rsidP="00FA7EF5">
      <w:pPr>
        <w:spacing w:after="0" w:line="240" w:lineRule="auto"/>
        <w:rPr>
          <w:rFonts w:ascii="Garamond" w:eastAsia="Times New Roman" w:hAnsi="Garamond" w:cs="Times New Roman"/>
          <w:b/>
          <w:sz w:val="24"/>
          <w:szCs w:val="24"/>
          <w:u w:val="single"/>
        </w:rPr>
      </w:pPr>
    </w:p>
    <w:p w14:paraId="1FE42AEE" w14:textId="77777777" w:rsidR="00FA7EF5" w:rsidRPr="00FA7EF5" w:rsidRDefault="00FA7EF5" w:rsidP="00664A0A">
      <w:pPr>
        <w:numPr>
          <w:ilvl w:val="0"/>
          <w:numId w:val="29"/>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That this honorable court be pleased to enter judgment and issue a decree fo</w:t>
      </w:r>
      <w:r w:rsidR="00AA44DA">
        <w:rPr>
          <w:rFonts w:ascii="Garamond" w:eastAsia="Times New Roman" w:hAnsi="Garamond" w:cs="Times New Roman"/>
          <w:sz w:val="24"/>
          <w:szCs w:val="24"/>
        </w:rPr>
        <w:t>r the taxed cost of Kshs ……………..</w:t>
      </w:r>
      <w:r w:rsidRPr="00FA7EF5">
        <w:rPr>
          <w:rFonts w:ascii="Garamond" w:eastAsia="Times New Roman" w:hAnsi="Garamond" w:cs="Times New Roman"/>
          <w:sz w:val="24"/>
          <w:szCs w:val="24"/>
        </w:rPr>
        <w:t>/=</w:t>
      </w:r>
    </w:p>
    <w:p w14:paraId="0F4FB36C" w14:textId="77777777" w:rsidR="00FA7EF5" w:rsidRPr="00FA7EF5" w:rsidRDefault="00FA7EF5" w:rsidP="00FA7EF5">
      <w:pPr>
        <w:spacing w:after="0" w:line="240" w:lineRule="auto"/>
        <w:ind w:left="720"/>
        <w:rPr>
          <w:rFonts w:ascii="Garamond" w:eastAsia="Times New Roman" w:hAnsi="Garamond" w:cs="Times New Roman"/>
          <w:sz w:val="24"/>
          <w:szCs w:val="24"/>
        </w:rPr>
      </w:pPr>
    </w:p>
    <w:p w14:paraId="7FA2EA3B" w14:textId="77777777" w:rsidR="00FA7EF5" w:rsidRPr="00FA7EF5" w:rsidRDefault="00FA7EF5" w:rsidP="00664A0A">
      <w:pPr>
        <w:numPr>
          <w:ilvl w:val="0"/>
          <w:numId w:val="29"/>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That the  honorable court be pleased to issue certificate of costs fo</w:t>
      </w:r>
      <w:r w:rsidR="00AA44DA">
        <w:rPr>
          <w:rFonts w:ascii="Garamond" w:eastAsia="Times New Roman" w:hAnsi="Garamond" w:cs="Times New Roman"/>
          <w:sz w:val="24"/>
          <w:szCs w:val="24"/>
        </w:rPr>
        <w:t>r the taxed costs of Kshs…………………….</w:t>
      </w:r>
      <w:r w:rsidRPr="00FA7EF5">
        <w:rPr>
          <w:rFonts w:ascii="Garamond" w:eastAsia="Times New Roman" w:hAnsi="Garamond" w:cs="Times New Roman"/>
          <w:sz w:val="24"/>
          <w:szCs w:val="24"/>
        </w:rPr>
        <w:t>/= only</w:t>
      </w:r>
    </w:p>
    <w:p w14:paraId="2800DBE3" w14:textId="77777777" w:rsidR="00FA7EF5" w:rsidRPr="00FA7EF5" w:rsidRDefault="00FA7EF5" w:rsidP="00664A0A">
      <w:pPr>
        <w:numPr>
          <w:ilvl w:val="0"/>
          <w:numId w:val="29"/>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That the costs of the application be provided for</w:t>
      </w:r>
    </w:p>
    <w:p w14:paraId="44005015" w14:textId="77777777" w:rsidR="00FA7EF5" w:rsidRPr="00FA7EF5" w:rsidRDefault="00FA7EF5" w:rsidP="00FA7EF5">
      <w:pPr>
        <w:spacing w:after="0" w:line="240" w:lineRule="auto"/>
        <w:rPr>
          <w:rFonts w:ascii="Garamond" w:eastAsia="Times New Roman" w:hAnsi="Garamond" w:cs="Times New Roman"/>
          <w:sz w:val="24"/>
          <w:szCs w:val="24"/>
        </w:rPr>
      </w:pPr>
    </w:p>
    <w:p w14:paraId="5B0D0D72"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UPON READING</w:t>
      </w:r>
      <w:r w:rsidRPr="00FA7EF5">
        <w:rPr>
          <w:rFonts w:ascii="Garamond" w:eastAsia="Times New Roman" w:hAnsi="Garamond" w:cs="Times New Roman"/>
          <w:sz w:val="24"/>
          <w:szCs w:val="24"/>
        </w:rPr>
        <w:t xml:space="preserve"> the bill of cost dated </w:t>
      </w:r>
      <w:r w:rsidR="00AA44DA">
        <w:rPr>
          <w:rFonts w:ascii="Garamond" w:eastAsia="Times New Roman" w:hAnsi="Garamond" w:cs="Times New Roman"/>
          <w:b/>
          <w:sz w:val="24"/>
          <w:szCs w:val="24"/>
        </w:rPr>
        <w:t>…………..</w:t>
      </w:r>
      <w:r w:rsidRPr="00FA7EF5">
        <w:rPr>
          <w:rFonts w:ascii="Garamond" w:eastAsia="Times New Roman" w:hAnsi="Garamond" w:cs="Times New Roman"/>
          <w:sz w:val="24"/>
          <w:szCs w:val="24"/>
        </w:rPr>
        <w:t xml:space="preserve">, presented before Co-operative Tribunal on the </w:t>
      </w:r>
      <w:r w:rsidR="00AA44DA">
        <w:rPr>
          <w:rFonts w:ascii="Garamond" w:eastAsia="Times New Roman" w:hAnsi="Garamond" w:cs="Times New Roman"/>
          <w:b/>
          <w:sz w:val="24"/>
          <w:szCs w:val="24"/>
        </w:rPr>
        <w:t>…………………</w:t>
      </w:r>
      <w:r w:rsidRPr="00FA7EF5">
        <w:rPr>
          <w:rFonts w:ascii="Garamond" w:eastAsia="Times New Roman" w:hAnsi="Garamond" w:cs="Times New Roman"/>
          <w:sz w:val="24"/>
          <w:szCs w:val="24"/>
        </w:rPr>
        <w:t>.</w:t>
      </w:r>
    </w:p>
    <w:p w14:paraId="1EC9A3C2" w14:textId="77777777" w:rsidR="00FA7EF5" w:rsidRPr="00FA7EF5" w:rsidRDefault="00FA7EF5" w:rsidP="00FA7EF5">
      <w:pPr>
        <w:spacing w:after="0" w:line="240" w:lineRule="auto"/>
        <w:rPr>
          <w:rFonts w:ascii="Garamond" w:eastAsia="Times New Roman" w:hAnsi="Garamond" w:cs="Times New Roman"/>
          <w:sz w:val="24"/>
          <w:szCs w:val="24"/>
        </w:rPr>
      </w:pPr>
    </w:p>
    <w:p w14:paraId="389C1F0C"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 xml:space="preserve"> AND UPON HEARING</w:t>
      </w:r>
      <w:r w:rsidRPr="00FA7EF5">
        <w:rPr>
          <w:rFonts w:ascii="Garamond" w:eastAsia="Times New Roman" w:hAnsi="Garamond" w:cs="Times New Roman"/>
          <w:sz w:val="24"/>
          <w:szCs w:val="24"/>
        </w:rPr>
        <w:t>, counsel for both parties.</w:t>
      </w:r>
    </w:p>
    <w:p w14:paraId="585FD378" w14:textId="77777777" w:rsidR="00FA7EF5" w:rsidRPr="00FA7EF5" w:rsidRDefault="00FA7EF5" w:rsidP="00FA7EF5">
      <w:pPr>
        <w:spacing w:after="0" w:line="240" w:lineRule="auto"/>
        <w:rPr>
          <w:rFonts w:ascii="Garamond" w:eastAsia="Times New Roman" w:hAnsi="Garamond" w:cs="Times New Roman"/>
          <w:sz w:val="24"/>
          <w:szCs w:val="24"/>
        </w:rPr>
      </w:pPr>
    </w:p>
    <w:p w14:paraId="6F4080B3"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u w:val="single"/>
        </w:rPr>
        <w:t>IT IS HEREBY ORDERED THAT</w:t>
      </w:r>
      <w:r w:rsidRPr="00FA7EF5">
        <w:rPr>
          <w:rFonts w:ascii="Garamond" w:eastAsia="Times New Roman" w:hAnsi="Garamond" w:cs="Times New Roman"/>
          <w:sz w:val="24"/>
          <w:szCs w:val="24"/>
        </w:rPr>
        <w:t>:-</w:t>
      </w:r>
    </w:p>
    <w:p w14:paraId="189658A1" w14:textId="77777777" w:rsidR="00FA7EF5" w:rsidRPr="00FA7EF5" w:rsidRDefault="00FA7EF5" w:rsidP="00FA7EF5">
      <w:pPr>
        <w:spacing w:after="0" w:line="240" w:lineRule="auto"/>
        <w:rPr>
          <w:rFonts w:ascii="Garamond" w:eastAsia="Times New Roman" w:hAnsi="Garamond" w:cs="Times New Roman"/>
          <w:sz w:val="24"/>
          <w:szCs w:val="24"/>
        </w:rPr>
      </w:pPr>
    </w:p>
    <w:p w14:paraId="5AD2C6DE" w14:textId="77777777" w:rsidR="00FA7EF5" w:rsidRPr="00FA7EF5" w:rsidRDefault="00FA7EF5" w:rsidP="00664A0A">
      <w:pPr>
        <w:numPr>
          <w:ilvl w:val="0"/>
          <w:numId w:val="30"/>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Judgment be and is hereby entered against the respondent in the  sum of </w:t>
      </w:r>
      <w:r w:rsidR="00AA44DA">
        <w:rPr>
          <w:rFonts w:ascii="Garamond" w:eastAsia="Times New Roman" w:hAnsi="Garamond" w:cs="Times New Roman"/>
          <w:b/>
          <w:sz w:val="24"/>
          <w:szCs w:val="24"/>
        </w:rPr>
        <w:t>Kshs…………..</w:t>
      </w:r>
      <w:r w:rsidRPr="00FA7EF5">
        <w:rPr>
          <w:rFonts w:ascii="Garamond" w:eastAsia="Times New Roman" w:hAnsi="Garamond" w:cs="Times New Roman"/>
          <w:b/>
          <w:sz w:val="24"/>
          <w:szCs w:val="24"/>
        </w:rPr>
        <w:t>/=</w:t>
      </w:r>
      <w:r w:rsidRPr="00FA7EF5">
        <w:rPr>
          <w:rFonts w:ascii="Garamond" w:eastAsia="Times New Roman" w:hAnsi="Garamond" w:cs="Times New Roman"/>
          <w:sz w:val="24"/>
          <w:szCs w:val="24"/>
        </w:rPr>
        <w:t xml:space="preserve"> only</w:t>
      </w:r>
    </w:p>
    <w:p w14:paraId="63241D32" w14:textId="77777777" w:rsidR="00FA7EF5" w:rsidRPr="00FA7EF5" w:rsidRDefault="00FA7EF5" w:rsidP="00FA7EF5">
      <w:pPr>
        <w:spacing w:after="0" w:line="240" w:lineRule="auto"/>
        <w:ind w:left="720"/>
        <w:rPr>
          <w:rFonts w:ascii="Garamond" w:eastAsia="Times New Roman" w:hAnsi="Garamond" w:cs="Times New Roman"/>
          <w:sz w:val="24"/>
          <w:szCs w:val="24"/>
        </w:rPr>
      </w:pPr>
    </w:p>
    <w:p w14:paraId="7B80EC3D" w14:textId="77777777" w:rsidR="00FA7EF5" w:rsidRPr="00FA7EF5" w:rsidRDefault="00FA7EF5" w:rsidP="00664A0A">
      <w:pPr>
        <w:numPr>
          <w:ilvl w:val="0"/>
          <w:numId w:val="30"/>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 certificate of costs be and  hereby issued  f</w:t>
      </w:r>
      <w:r w:rsidR="00AA44DA">
        <w:rPr>
          <w:rFonts w:ascii="Garamond" w:eastAsia="Times New Roman" w:hAnsi="Garamond" w:cs="Times New Roman"/>
          <w:sz w:val="24"/>
          <w:szCs w:val="24"/>
        </w:rPr>
        <w:t>or the taxed cost of kshs…………..</w:t>
      </w:r>
      <w:r w:rsidRPr="00FA7EF5">
        <w:rPr>
          <w:rFonts w:ascii="Garamond" w:eastAsia="Times New Roman" w:hAnsi="Garamond" w:cs="Times New Roman"/>
          <w:sz w:val="24"/>
          <w:szCs w:val="24"/>
        </w:rPr>
        <w:t>/= only</w:t>
      </w:r>
    </w:p>
    <w:p w14:paraId="1BF3E1A4" w14:textId="77777777" w:rsidR="00FA7EF5" w:rsidRPr="00FA7EF5" w:rsidRDefault="00FA7EF5" w:rsidP="00FA7EF5">
      <w:pPr>
        <w:spacing w:after="0" w:line="240" w:lineRule="auto"/>
        <w:ind w:left="720"/>
        <w:rPr>
          <w:rFonts w:ascii="Garamond" w:eastAsia="Times New Roman" w:hAnsi="Garamond" w:cs="Times New Roman"/>
          <w:sz w:val="24"/>
          <w:szCs w:val="24"/>
        </w:rPr>
      </w:pPr>
    </w:p>
    <w:p w14:paraId="7623FF41" w14:textId="77777777" w:rsidR="00FA7EF5" w:rsidRPr="00FA7EF5" w:rsidRDefault="00FA7EF5" w:rsidP="00664A0A">
      <w:pPr>
        <w:numPr>
          <w:ilvl w:val="0"/>
          <w:numId w:val="30"/>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Costs for the applications</w:t>
      </w:r>
    </w:p>
    <w:p w14:paraId="5E046708"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 </w:t>
      </w:r>
    </w:p>
    <w:p w14:paraId="69F19903" w14:textId="77777777"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Dated at KSL</w:t>
      </w:r>
      <w:r w:rsidR="00FA7EF5" w:rsidRPr="00FA7EF5">
        <w:rPr>
          <w:rFonts w:ascii="Garamond" w:eastAsia="Times New Roman" w:hAnsi="Garamond" w:cs="Times New Roman"/>
          <w:sz w:val="24"/>
          <w:szCs w:val="24"/>
        </w:rPr>
        <w:t xml:space="preserve"> this</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day of</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 xml:space="preserve">2012 </w:t>
      </w:r>
    </w:p>
    <w:p w14:paraId="7487F2A3" w14:textId="77777777" w:rsidR="00FA7EF5" w:rsidRPr="00FA7EF5" w:rsidRDefault="00FA7EF5" w:rsidP="00FA7EF5">
      <w:pPr>
        <w:spacing w:after="0" w:line="240" w:lineRule="auto"/>
        <w:rPr>
          <w:rFonts w:ascii="Garamond" w:eastAsia="Times New Roman" w:hAnsi="Garamond" w:cs="Times New Roman"/>
          <w:sz w:val="24"/>
          <w:szCs w:val="24"/>
        </w:rPr>
      </w:pPr>
    </w:p>
    <w:p w14:paraId="1E743C4C" w14:textId="77777777"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lastRenderedPageBreak/>
        <w:t>Issued at KSL</w:t>
      </w:r>
      <w:r w:rsidR="00FA7EF5" w:rsidRPr="00FA7EF5">
        <w:rPr>
          <w:rFonts w:ascii="Garamond" w:eastAsia="Times New Roman" w:hAnsi="Garamond" w:cs="Times New Roman"/>
          <w:sz w:val="24"/>
          <w:szCs w:val="24"/>
        </w:rPr>
        <w:t xml:space="preserve"> this</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day of</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2012</w:t>
      </w:r>
    </w:p>
    <w:p w14:paraId="6C39E46E" w14:textId="77777777" w:rsidR="00FA7EF5" w:rsidRPr="00FA7EF5" w:rsidRDefault="00FA7EF5" w:rsidP="00FA7EF5">
      <w:pPr>
        <w:spacing w:after="0" w:line="240" w:lineRule="auto"/>
        <w:rPr>
          <w:rFonts w:ascii="Garamond" w:eastAsia="Times New Roman" w:hAnsi="Garamond" w:cs="Times New Roman"/>
          <w:sz w:val="24"/>
          <w:szCs w:val="24"/>
        </w:rPr>
      </w:pPr>
    </w:p>
    <w:p w14:paraId="03FD5257" w14:textId="77777777" w:rsidR="00FA7EF5" w:rsidRPr="00FA7EF5" w:rsidRDefault="00FA7EF5" w:rsidP="00FA7EF5">
      <w:pPr>
        <w:spacing w:after="0" w:line="240" w:lineRule="auto"/>
        <w:rPr>
          <w:rFonts w:ascii="Garamond" w:eastAsia="Times New Roman" w:hAnsi="Garamond" w:cs="Times New Roman"/>
          <w:sz w:val="24"/>
          <w:szCs w:val="24"/>
        </w:rPr>
      </w:pPr>
    </w:p>
    <w:p w14:paraId="284C892E" w14:textId="77777777" w:rsidR="00FA7EF5" w:rsidRPr="00FA7EF5" w:rsidRDefault="00FA7EF5" w:rsidP="00FA7EF5">
      <w:pPr>
        <w:spacing w:after="0" w:line="240" w:lineRule="auto"/>
        <w:rPr>
          <w:rFonts w:ascii="Garamond" w:eastAsia="Times New Roman" w:hAnsi="Garamond" w:cs="Times New Roman"/>
          <w:sz w:val="24"/>
          <w:szCs w:val="24"/>
        </w:rPr>
      </w:pPr>
    </w:p>
    <w:p w14:paraId="1B377EAF" w14:textId="77777777" w:rsidR="00FA7EF5" w:rsidRPr="00FA7EF5" w:rsidRDefault="00FA7EF5" w:rsidP="00FA7EF5">
      <w:pPr>
        <w:spacing w:after="0" w:line="240" w:lineRule="auto"/>
        <w:jc w:val="center"/>
        <w:rPr>
          <w:rFonts w:ascii="Garamond" w:eastAsia="Times New Roman" w:hAnsi="Garamond" w:cs="Times New Roman"/>
          <w:sz w:val="24"/>
          <w:szCs w:val="24"/>
        </w:rPr>
      </w:pPr>
      <w:r w:rsidRPr="00FA7EF5">
        <w:rPr>
          <w:rFonts w:ascii="Garamond" w:eastAsia="Times New Roman" w:hAnsi="Garamond" w:cs="Times New Roman"/>
          <w:sz w:val="24"/>
          <w:szCs w:val="24"/>
        </w:rPr>
        <w:t>__________________</w:t>
      </w:r>
    </w:p>
    <w:p w14:paraId="3B03B24D" w14:textId="77777777"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THE CHAIRMAN</w:t>
      </w:r>
    </w:p>
    <w:p w14:paraId="17DC0CB1" w14:textId="77777777"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C-OPERATIVE TRIBUNAL</w:t>
      </w:r>
    </w:p>
    <w:p w14:paraId="6FDF982C"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br w:type="page"/>
      </w:r>
      <w:r w:rsidRPr="00FA7EF5">
        <w:rPr>
          <w:rFonts w:ascii="Garamond" w:eastAsia="Times New Roman" w:hAnsi="Garamond" w:cs="Times New Roman"/>
          <w:b/>
          <w:sz w:val="24"/>
          <w:szCs w:val="24"/>
          <w:u w:val="single"/>
        </w:rPr>
        <w:lastRenderedPageBreak/>
        <w:t xml:space="preserve"> </w:t>
      </w:r>
    </w:p>
    <w:p w14:paraId="6FDDC0D3"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 xml:space="preserve">REPUBLIC OF </w:t>
      </w:r>
      <w:smartTag w:uri="urn:schemas-microsoft-com:office:smarttags" w:element="PlaceName">
        <w:r w:rsidRPr="00FA7EF5">
          <w:rPr>
            <w:rFonts w:ascii="Garamond" w:eastAsia="Times New Roman" w:hAnsi="Garamond" w:cs="Times New Roman"/>
            <w:b/>
            <w:sz w:val="24"/>
            <w:szCs w:val="24"/>
            <w:u w:val="single"/>
          </w:rPr>
          <w:t>KENYA</w:t>
        </w:r>
      </w:smartTag>
    </w:p>
    <w:p w14:paraId="293B4DC6"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IN THE</w:t>
      </w:r>
      <w:r w:rsidR="00AA44DA">
        <w:rPr>
          <w:rFonts w:ascii="Garamond" w:eastAsia="Times New Roman" w:hAnsi="Garamond" w:cs="Times New Roman"/>
          <w:b/>
          <w:sz w:val="24"/>
          <w:szCs w:val="24"/>
          <w:u w:val="single"/>
        </w:rPr>
        <w:t xml:space="preserve"> CO-OPERATIVE TRIBUNAL AT KSL</w:t>
      </w:r>
    </w:p>
    <w:p w14:paraId="632366CA"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TRIBUNAL CASE NO. 4 OF 2010</w:t>
      </w:r>
    </w:p>
    <w:p w14:paraId="602B469F"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p>
    <w:p w14:paraId="77412989"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………………………………………………………….CLAIMANT</w:t>
      </w:r>
    </w:p>
    <w:p w14:paraId="19E35C91"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                                                            VERSUS</w:t>
      </w:r>
    </w:p>
    <w:p w14:paraId="4262DA74" w14:textId="77777777"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………………………………………………………RESPONDENT</w:t>
      </w:r>
    </w:p>
    <w:p w14:paraId="65635B52" w14:textId="77777777" w:rsidR="00FA7EF5" w:rsidRPr="00FA7EF5" w:rsidRDefault="00FA7EF5" w:rsidP="00FA7EF5">
      <w:pPr>
        <w:spacing w:after="0" w:line="240" w:lineRule="auto"/>
        <w:rPr>
          <w:rFonts w:ascii="Garamond" w:eastAsia="Times New Roman" w:hAnsi="Garamond" w:cs="Times New Roman"/>
          <w:sz w:val="24"/>
          <w:szCs w:val="24"/>
        </w:rPr>
      </w:pPr>
    </w:p>
    <w:p w14:paraId="2FB3480F" w14:textId="77777777" w:rsidR="00FA7EF5" w:rsidRPr="00FA7EF5" w:rsidRDefault="00FA7EF5" w:rsidP="00FA7EF5">
      <w:pPr>
        <w:spacing w:after="0" w:line="240" w:lineRule="auto"/>
        <w:rPr>
          <w:rFonts w:ascii="Garamond" w:eastAsia="Times New Roman" w:hAnsi="Garamond" w:cs="Times New Roman"/>
          <w:sz w:val="24"/>
          <w:szCs w:val="24"/>
        </w:rPr>
      </w:pPr>
    </w:p>
    <w:p w14:paraId="0BE0372D"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CERTIFICATE OF COSTS</w:t>
      </w:r>
    </w:p>
    <w:p w14:paraId="33B17704" w14:textId="77777777" w:rsidR="00FA7EF5" w:rsidRPr="00FA7EF5" w:rsidRDefault="00FA7EF5" w:rsidP="00FA7EF5">
      <w:pPr>
        <w:spacing w:after="0" w:line="240" w:lineRule="auto"/>
        <w:jc w:val="center"/>
        <w:rPr>
          <w:rFonts w:ascii="Garamond" w:eastAsia="Times New Roman" w:hAnsi="Garamond" w:cs="Times New Roman"/>
          <w:b/>
          <w:sz w:val="24"/>
          <w:szCs w:val="24"/>
          <w:u w:val="single"/>
        </w:rPr>
      </w:pPr>
    </w:p>
    <w:p w14:paraId="3A2F9ABD" w14:textId="77777777" w:rsidR="00FA7EF5" w:rsidRPr="00FA7EF5" w:rsidRDefault="00FA7EF5" w:rsidP="00FA7EF5">
      <w:pPr>
        <w:tabs>
          <w:tab w:val="left" w:pos="6687"/>
        </w:tabs>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I </w:t>
      </w:r>
      <w:r w:rsidRPr="00FA7EF5">
        <w:rPr>
          <w:rFonts w:ascii="Garamond" w:eastAsia="Times New Roman" w:hAnsi="Garamond" w:cs="Times New Roman"/>
          <w:sz w:val="24"/>
          <w:szCs w:val="24"/>
          <w:u w:val="single"/>
        </w:rPr>
        <w:t xml:space="preserve">                                          </w:t>
      </w:r>
      <w:r w:rsidRPr="00FA7EF5">
        <w:rPr>
          <w:rFonts w:ascii="Garamond" w:eastAsia="Times New Roman" w:hAnsi="Garamond" w:cs="Times New Roman"/>
          <w:sz w:val="24"/>
          <w:szCs w:val="24"/>
        </w:rPr>
        <w:t xml:space="preserve">do hereby certify that applicants bills of costs herein were taxed at </w:t>
      </w:r>
      <w:r w:rsidR="00AA44DA">
        <w:rPr>
          <w:rFonts w:ascii="Garamond" w:eastAsia="Times New Roman" w:hAnsi="Garamond" w:cs="Times New Roman"/>
          <w:b/>
          <w:sz w:val="24"/>
          <w:szCs w:val="24"/>
        </w:rPr>
        <w:t>Kshs……………….</w:t>
      </w:r>
      <w:r w:rsidRPr="00FA7EF5">
        <w:rPr>
          <w:rFonts w:ascii="Garamond" w:eastAsia="Times New Roman" w:hAnsi="Garamond" w:cs="Times New Roman"/>
          <w:b/>
          <w:sz w:val="24"/>
          <w:szCs w:val="24"/>
        </w:rPr>
        <w:t>/=</w:t>
      </w:r>
      <w:r w:rsidRPr="00FA7EF5">
        <w:rPr>
          <w:rFonts w:ascii="Garamond" w:eastAsia="Times New Roman" w:hAnsi="Garamond" w:cs="Times New Roman"/>
          <w:sz w:val="24"/>
          <w:szCs w:val="24"/>
        </w:rPr>
        <w:t xml:space="preserve"> only.</w:t>
      </w:r>
    </w:p>
    <w:p w14:paraId="4F5006AC" w14:textId="77777777" w:rsidR="00FA7EF5" w:rsidRPr="00FA7EF5" w:rsidRDefault="00FA7EF5" w:rsidP="00FA7EF5">
      <w:pPr>
        <w:spacing w:after="0" w:line="240" w:lineRule="auto"/>
        <w:rPr>
          <w:rFonts w:ascii="Garamond" w:eastAsia="Times New Roman" w:hAnsi="Garamond" w:cs="Times New Roman"/>
          <w:sz w:val="24"/>
          <w:szCs w:val="24"/>
        </w:rPr>
      </w:pPr>
    </w:p>
    <w:p w14:paraId="4C1CCF4C" w14:textId="77777777" w:rsidR="00FA7EF5" w:rsidRPr="00FA7EF5" w:rsidRDefault="00FA7EF5" w:rsidP="00FA7EF5">
      <w:pPr>
        <w:spacing w:after="0" w:line="240" w:lineRule="auto"/>
        <w:rPr>
          <w:rFonts w:ascii="Garamond" w:eastAsia="Times New Roman" w:hAnsi="Garamond" w:cs="Times New Roman"/>
          <w:sz w:val="24"/>
          <w:szCs w:val="24"/>
        </w:rPr>
      </w:pPr>
    </w:p>
    <w:p w14:paraId="08497626" w14:textId="77777777"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Dated at KSL</w:t>
      </w:r>
      <w:r w:rsidR="00FA7EF5" w:rsidRPr="00FA7EF5">
        <w:rPr>
          <w:rFonts w:ascii="Garamond" w:eastAsia="Times New Roman" w:hAnsi="Garamond" w:cs="Times New Roman"/>
          <w:sz w:val="24"/>
          <w:szCs w:val="24"/>
        </w:rPr>
        <w:t xml:space="preserve"> this</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day of</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 xml:space="preserve"> 2012</w:t>
      </w:r>
    </w:p>
    <w:p w14:paraId="054633A0" w14:textId="77777777" w:rsidR="00FA7EF5" w:rsidRPr="00FA7EF5" w:rsidRDefault="00FA7EF5" w:rsidP="00FA7EF5">
      <w:pPr>
        <w:spacing w:after="0" w:line="240" w:lineRule="auto"/>
        <w:rPr>
          <w:rFonts w:ascii="Garamond" w:eastAsia="Times New Roman" w:hAnsi="Garamond" w:cs="Times New Roman"/>
          <w:sz w:val="24"/>
          <w:szCs w:val="24"/>
        </w:rPr>
      </w:pPr>
    </w:p>
    <w:p w14:paraId="71372DDB" w14:textId="77777777" w:rsidR="00FA7EF5" w:rsidRPr="00FA7EF5" w:rsidRDefault="00FA7EF5" w:rsidP="00FA7EF5">
      <w:pPr>
        <w:spacing w:after="0" w:line="240" w:lineRule="auto"/>
        <w:rPr>
          <w:rFonts w:ascii="Garamond" w:eastAsia="Times New Roman" w:hAnsi="Garamond" w:cs="Times New Roman"/>
          <w:sz w:val="24"/>
          <w:szCs w:val="24"/>
        </w:rPr>
      </w:pPr>
    </w:p>
    <w:p w14:paraId="6CE71541" w14:textId="77777777"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ISSUED at KSL</w:t>
      </w:r>
      <w:r w:rsidR="00FA7EF5" w:rsidRPr="00FA7EF5">
        <w:rPr>
          <w:rFonts w:ascii="Garamond" w:eastAsia="Times New Roman" w:hAnsi="Garamond" w:cs="Times New Roman"/>
          <w:sz w:val="24"/>
          <w:szCs w:val="24"/>
        </w:rPr>
        <w:t xml:space="preserve"> this</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day of</w:t>
      </w:r>
      <w:r w:rsidR="00FA7EF5" w:rsidRPr="00FA7EF5">
        <w:rPr>
          <w:rFonts w:ascii="Garamond" w:eastAsia="Times New Roman" w:hAnsi="Garamond" w:cs="Times New Roman"/>
          <w:sz w:val="24"/>
          <w:szCs w:val="24"/>
          <w:u w:val="single"/>
        </w:rPr>
        <w:t xml:space="preserve">                              </w:t>
      </w:r>
      <w:r w:rsidR="00FA7EF5" w:rsidRPr="00FA7EF5">
        <w:rPr>
          <w:rFonts w:ascii="Garamond" w:eastAsia="Times New Roman" w:hAnsi="Garamond" w:cs="Times New Roman"/>
          <w:sz w:val="24"/>
          <w:szCs w:val="24"/>
        </w:rPr>
        <w:t>2012</w:t>
      </w:r>
    </w:p>
    <w:p w14:paraId="782751A0" w14:textId="77777777" w:rsidR="00FA7EF5" w:rsidRPr="00FA7EF5" w:rsidRDefault="00FA7EF5" w:rsidP="00FA7EF5">
      <w:pPr>
        <w:spacing w:after="0" w:line="240" w:lineRule="auto"/>
        <w:rPr>
          <w:rFonts w:ascii="Garamond" w:eastAsia="Times New Roman" w:hAnsi="Garamond" w:cs="Times New Roman"/>
          <w:sz w:val="24"/>
          <w:szCs w:val="24"/>
        </w:rPr>
      </w:pPr>
    </w:p>
    <w:p w14:paraId="17736070" w14:textId="77777777" w:rsidR="00FA7EF5" w:rsidRPr="00FA7EF5" w:rsidRDefault="00FA7EF5" w:rsidP="00FA7EF5">
      <w:pPr>
        <w:spacing w:after="0" w:line="240" w:lineRule="auto"/>
        <w:rPr>
          <w:rFonts w:ascii="Garamond" w:eastAsia="Times New Roman" w:hAnsi="Garamond" w:cs="Times New Roman"/>
          <w:sz w:val="24"/>
          <w:szCs w:val="24"/>
        </w:rPr>
      </w:pPr>
    </w:p>
    <w:p w14:paraId="40475F29" w14:textId="77777777" w:rsidR="00FA7EF5" w:rsidRPr="00FA7EF5" w:rsidRDefault="00FA7EF5" w:rsidP="00FA7EF5">
      <w:pPr>
        <w:spacing w:after="0" w:line="240" w:lineRule="auto"/>
        <w:rPr>
          <w:rFonts w:ascii="Garamond" w:eastAsia="Times New Roman" w:hAnsi="Garamond" w:cs="Times New Roman"/>
          <w:sz w:val="24"/>
          <w:szCs w:val="24"/>
        </w:rPr>
      </w:pPr>
    </w:p>
    <w:p w14:paraId="0D1A83C3" w14:textId="77777777" w:rsidR="00FA7EF5" w:rsidRPr="00FA7EF5" w:rsidRDefault="00FA7EF5" w:rsidP="00FA7EF5">
      <w:pPr>
        <w:spacing w:after="0" w:line="240" w:lineRule="auto"/>
        <w:rPr>
          <w:rFonts w:ascii="Garamond" w:eastAsia="Times New Roman" w:hAnsi="Garamond" w:cs="Times New Roman"/>
          <w:sz w:val="24"/>
          <w:szCs w:val="24"/>
        </w:rPr>
      </w:pPr>
    </w:p>
    <w:p w14:paraId="4D3D777A" w14:textId="77777777" w:rsidR="00FA7EF5" w:rsidRPr="00FA7EF5" w:rsidRDefault="00FA7EF5" w:rsidP="00FA7EF5">
      <w:pPr>
        <w:spacing w:after="0" w:line="240" w:lineRule="auto"/>
        <w:jc w:val="center"/>
        <w:rPr>
          <w:rFonts w:ascii="Garamond" w:eastAsia="Times New Roman" w:hAnsi="Garamond" w:cs="Times New Roman"/>
          <w:sz w:val="24"/>
          <w:szCs w:val="24"/>
        </w:rPr>
      </w:pPr>
      <w:r w:rsidRPr="00FA7EF5">
        <w:rPr>
          <w:rFonts w:ascii="Garamond" w:eastAsia="Times New Roman" w:hAnsi="Garamond" w:cs="Times New Roman"/>
          <w:sz w:val="24"/>
          <w:szCs w:val="24"/>
        </w:rPr>
        <w:t>__________________</w:t>
      </w:r>
    </w:p>
    <w:p w14:paraId="4A1D6088" w14:textId="77777777"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THE CHAIRMAN</w:t>
      </w:r>
    </w:p>
    <w:p w14:paraId="640D19BF" w14:textId="77777777"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C-OPERATIVE TRIBUNAL</w:t>
      </w:r>
    </w:p>
    <w:p w14:paraId="65A19425" w14:textId="77777777" w:rsidR="00FA7EF5" w:rsidRPr="00FA7EF5" w:rsidRDefault="00FA7EF5" w:rsidP="00FA7EF5">
      <w:pPr>
        <w:spacing w:after="0" w:line="240" w:lineRule="auto"/>
        <w:jc w:val="both"/>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 xml:space="preserve">                                      </w:t>
      </w:r>
    </w:p>
    <w:p w14:paraId="02BD2E88" w14:textId="77777777" w:rsidR="00AA44DA" w:rsidRDefault="00AA44DA" w:rsidP="00FA7EF5">
      <w:pPr>
        <w:spacing w:after="0" w:line="360" w:lineRule="auto"/>
        <w:ind w:left="720"/>
        <w:jc w:val="both"/>
        <w:rPr>
          <w:rFonts w:ascii="Times New Roman" w:eastAsia="Times New Roman" w:hAnsi="Times New Roman" w:cs="Times New Roman"/>
          <w:bCs/>
          <w:sz w:val="24"/>
          <w:szCs w:val="24"/>
        </w:rPr>
      </w:pPr>
    </w:p>
    <w:p w14:paraId="2EAEB7C7" w14:textId="77777777" w:rsidR="00AA44DA" w:rsidRDefault="00AA44DA" w:rsidP="00FA7EF5">
      <w:pPr>
        <w:spacing w:after="0" w:line="360" w:lineRule="auto"/>
        <w:ind w:left="720"/>
        <w:jc w:val="both"/>
        <w:rPr>
          <w:rFonts w:ascii="Times New Roman" w:eastAsia="Times New Roman" w:hAnsi="Times New Roman" w:cs="Times New Roman"/>
          <w:bCs/>
          <w:sz w:val="24"/>
          <w:szCs w:val="24"/>
        </w:rPr>
      </w:pPr>
    </w:p>
    <w:p w14:paraId="7FCD12C0" w14:textId="77777777" w:rsidR="00AA44DA" w:rsidRDefault="00AA44DA" w:rsidP="00FA7EF5">
      <w:pPr>
        <w:spacing w:after="0" w:line="360" w:lineRule="auto"/>
        <w:ind w:left="720"/>
        <w:jc w:val="both"/>
        <w:rPr>
          <w:rFonts w:ascii="Times New Roman" w:eastAsia="Times New Roman" w:hAnsi="Times New Roman" w:cs="Times New Roman"/>
          <w:bCs/>
          <w:sz w:val="24"/>
          <w:szCs w:val="24"/>
        </w:rPr>
      </w:pPr>
    </w:p>
    <w:p w14:paraId="79554F33" w14:textId="77777777" w:rsidR="00FA7EF5" w:rsidRPr="00AA44DA" w:rsidRDefault="00CD1A8A" w:rsidP="00AA44DA">
      <w:pPr>
        <w:spacing w:after="0" w:line="360" w:lineRule="auto"/>
        <w:ind w:left="720"/>
        <w:jc w:val="center"/>
        <w:rPr>
          <w:rFonts w:ascii="Times New Roman" w:eastAsia="Times New Roman" w:hAnsi="Times New Roman" w:cs="Times New Roman"/>
          <w:b/>
          <w:bCs/>
          <w:sz w:val="24"/>
          <w:szCs w:val="24"/>
          <w:u w:val="single"/>
        </w:rPr>
      </w:pPr>
      <w:r w:rsidRPr="00AA44DA">
        <w:rPr>
          <w:rFonts w:ascii="Times New Roman" w:eastAsia="Times New Roman" w:hAnsi="Times New Roman" w:cs="Times New Roman"/>
          <w:b/>
          <w:bCs/>
          <w:sz w:val="24"/>
          <w:szCs w:val="24"/>
          <w:u w:val="single"/>
        </w:rPr>
        <w:t>LEGAL OPINIONS:</w:t>
      </w:r>
    </w:p>
    <w:p w14:paraId="58CC56AE" w14:textId="77777777" w:rsidR="00CD1A8A" w:rsidRPr="00AA44DA" w:rsidRDefault="00CD1A8A" w:rsidP="00664A0A">
      <w:pPr>
        <w:pStyle w:val="ListParagraph"/>
        <w:numPr>
          <w:ilvl w:val="0"/>
          <w:numId w:val="31"/>
        </w:num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FACILITY AGREEMENT</w:t>
      </w:r>
    </w:p>
    <w:p w14:paraId="3226347E" w14:textId="77777777" w:rsidR="00CD1A8A" w:rsidRDefault="00CD1A8A" w:rsidP="00CD1A8A"/>
    <w:p w14:paraId="7EB89319" w14:textId="77777777" w:rsidR="00CD1A8A" w:rsidRDefault="00CD1A8A" w:rsidP="00CD1A8A">
      <w:r>
        <w:t>To: [ Agent Bank]</w:t>
      </w:r>
      <w:r>
        <w:tab/>
      </w:r>
      <w:r>
        <w:tab/>
      </w:r>
      <w:r>
        <w:tab/>
      </w:r>
      <w:r>
        <w:tab/>
      </w:r>
      <w:r>
        <w:tab/>
      </w:r>
      <w:r>
        <w:tab/>
      </w:r>
      <w:r>
        <w:tab/>
      </w:r>
      <w:r>
        <w:tab/>
      </w:r>
      <w:r>
        <w:tab/>
        <w:t xml:space="preserve">                  [Date]</w:t>
      </w:r>
    </w:p>
    <w:p w14:paraId="09F0114F" w14:textId="77777777" w:rsidR="00CD1A8A" w:rsidRDefault="00CD1A8A" w:rsidP="00CD1A8A">
      <w:r>
        <w:t>for itself and as agent for</w:t>
      </w:r>
    </w:p>
    <w:p w14:paraId="59D4B47A" w14:textId="77777777" w:rsidR="00CD1A8A" w:rsidRDefault="00CD1A8A" w:rsidP="00CD1A8A">
      <w:r>
        <w:t>the Banks referred to below</w:t>
      </w:r>
    </w:p>
    <w:p w14:paraId="501C8FAD" w14:textId="77777777" w:rsidR="00CD1A8A" w:rsidRDefault="00CD1A8A" w:rsidP="00CD1A8A">
      <w:r>
        <w:t xml:space="preserve">[which are original parties to the Agreement] </w:t>
      </w:r>
    </w:p>
    <w:p w14:paraId="72C0B424" w14:textId="77777777" w:rsidR="00CD1A8A" w:rsidRDefault="00CD1A8A" w:rsidP="00CD1A8A"/>
    <w:p w14:paraId="65CBB02D" w14:textId="77777777" w:rsidR="00CD1A8A" w:rsidRDefault="00CD1A8A" w:rsidP="00CD1A8A">
      <w:r>
        <w:lastRenderedPageBreak/>
        <w:t>Dear Sirs</w:t>
      </w:r>
    </w:p>
    <w:p w14:paraId="5232AC27" w14:textId="77777777" w:rsidR="00CD1A8A" w:rsidRDefault="00CD1A8A" w:rsidP="00CD1A8A"/>
    <w:p w14:paraId="7D032D08" w14:textId="77777777" w:rsidR="00CD1A8A" w:rsidRDefault="00CD1A8A" w:rsidP="00CD1A8A">
      <w:r>
        <w:t xml:space="preserve">We have acted as English legal advisers to the Agent in connection with the Facility Agreement (the “Agreement”) dated </w:t>
      </w:r>
      <w:r>
        <w:rPr>
          <w:u w:val="dotted"/>
        </w:rPr>
        <w:tab/>
      </w:r>
      <w:r>
        <w:rPr>
          <w:u w:val="dotted"/>
        </w:rPr>
        <w:tab/>
      </w:r>
      <w:r>
        <w:rPr>
          <w:u w:val="dotted"/>
        </w:rPr>
        <w:tab/>
      </w:r>
      <w:r>
        <w:rPr>
          <w:u w:val="dotted"/>
        </w:rPr>
        <w:tab/>
      </w:r>
      <w:r>
        <w:t xml:space="preserve"> and made between (1) </w:t>
      </w:r>
      <w:r>
        <w:rPr>
          <w:u w:val="dotted"/>
        </w:rPr>
        <w:tab/>
      </w:r>
      <w:r>
        <w:rPr>
          <w:u w:val="dotted"/>
        </w:rPr>
        <w:tab/>
      </w:r>
      <w:r>
        <w:rPr>
          <w:u w:val="dotted"/>
        </w:rPr>
        <w:tab/>
      </w:r>
      <w:r>
        <w:rPr>
          <w:u w:val="dotted"/>
        </w:rPr>
        <w:tab/>
      </w:r>
      <w:r>
        <w:rPr>
          <w:u w:val="dotted"/>
        </w:rPr>
        <w:tab/>
        <w:t xml:space="preserve"> </w:t>
      </w:r>
      <w:r>
        <w:t xml:space="preserve"> (as Borrower), [(2)</w:t>
      </w:r>
      <w:r>
        <w:rPr>
          <w:u w:val="dotted"/>
        </w:rPr>
        <w:t xml:space="preserve"> </w:t>
      </w:r>
      <w:r>
        <w:rPr>
          <w:u w:val="dotted"/>
        </w:rPr>
        <w:tab/>
      </w:r>
      <w:r>
        <w:rPr>
          <w:u w:val="dotted"/>
        </w:rPr>
        <w:tab/>
      </w:r>
      <w:r>
        <w:rPr>
          <w:u w:val="dotted"/>
        </w:rPr>
        <w:tab/>
      </w:r>
      <w:r>
        <w:rPr>
          <w:u w:val="dotted"/>
        </w:rPr>
        <w:tab/>
      </w:r>
      <w:r>
        <w:t xml:space="preserve"> (as Lead Managers),] (3) the Banks as therein defined and (4)</w:t>
      </w:r>
      <w:r>
        <w:rPr>
          <w:u w:val="dotted"/>
        </w:rPr>
        <w:t xml:space="preserve"> </w:t>
      </w:r>
      <w:r>
        <w:rPr>
          <w:u w:val="dotted"/>
        </w:rPr>
        <w:tab/>
      </w:r>
      <w:r>
        <w:rPr>
          <w:u w:val="dotted"/>
        </w:rPr>
        <w:tab/>
      </w:r>
      <w:r>
        <w:rPr>
          <w:u w:val="dotted"/>
        </w:rPr>
        <w:tab/>
      </w:r>
      <w:r>
        <w:rPr>
          <w:u w:val="dotted"/>
        </w:rPr>
        <w:tab/>
      </w:r>
      <w:r>
        <w:t xml:space="preserve"> as Agent, whereby the Banks have severally agreed to make available to the Borrower a loan facility in the maximum aggregate principal amount of </w:t>
      </w:r>
      <w:r>
        <w:rPr>
          <w:u w:val="dotted"/>
        </w:rPr>
        <w:tab/>
      </w:r>
      <w:r>
        <w:rPr>
          <w:u w:val="dotted"/>
        </w:rPr>
        <w:tab/>
      </w:r>
      <w:r>
        <w:rPr>
          <w:u w:val="dotted"/>
        </w:rPr>
        <w:tab/>
      </w:r>
      <w:r>
        <w:rPr>
          <w:u w:val="dotted"/>
        </w:rPr>
        <w:tab/>
        <w:t xml:space="preserve">   </w:t>
      </w:r>
      <w:r>
        <w:t xml:space="preserve"> on and subject to the terms and conditions therein contained.</w:t>
      </w:r>
    </w:p>
    <w:p w14:paraId="7DE37614" w14:textId="77777777" w:rsidR="00CD1A8A" w:rsidRDefault="00CD1A8A" w:rsidP="00CD1A8A"/>
    <w:p w14:paraId="1A35C5F1" w14:textId="77777777" w:rsidR="00CD1A8A" w:rsidRDefault="00CD1A8A" w:rsidP="00CD1A8A">
      <w:r>
        <w:t>Expressions defined in the Agreement have the same respective meanings when used in this opinion.</w:t>
      </w:r>
    </w:p>
    <w:p w14:paraId="1BF77EF4" w14:textId="77777777" w:rsidR="00CD1A8A" w:rsidRDefault="00CD1A8A" w:rsidP="00CD1A8A"/>
    <w:p w14:paraId="00CE064D" w14:textId="77777777" w:rsidR="00CD1A8A" w:rsidRDefault="00CD1A8A" w:rsidP="00CD1A8A">
      <w:pPr>
        <w:pStyle w:val="Heading1"/>
      </w:pPr>
      <w:r>
        <w:t>Documents</w:t>
      </w:r>
      <w:r>
        <w:tab/>
      </w:r>
    </w:p>
    <w:p w14:paraId="7AD4592A" w14:textId="77777777" w:rsidR="00CD1A8A" w:rsidRDefault="00CD1A8A" w:rsidP="00CD1A8A">
      <w:r>
        <w:t>For the purposes of this opinion, we have examined:</w:t>
      </w:r>
    </w:p>
    <w:p w14:paraId="3F6D8C02" w14:textId="77777777" w:rsidR="00CD1A8A" w:rsidRDefault="00CD1A8A" w:rsidP="00CD1A8A"/>
    <w:p w14:paraId="68A0EF62" w14:textId="77777777" w:rsidR="00CD1A8A" w:rsidRDefault="00CD1A8A" w:rsidP="00CD1A8A">
      <w:pPr>
        <w:pStyle w:val="Heading2"/>
        <w:ind w:left="720" w:hanging="720"/>
      </w:pPr>
      <w:r>
        <w:t>a copy of the Agreement in the form signed by the parties to it;</w:t>
      </w:r>
    </w:p>
    <w:p w14:paraId="010C6776" w14:textId="77777777" w:rsidR="00CD1A8A" w:rsidRDefault="00CD1A8A" w:rsidP="00CD1A8A"/>
    <w:p w14:paraId="53E9B9B6" w14:textId="77777777" w:rsidR="00CD1A8A" w:rsidRDefault="00CD1A8A" w:rsidP="00CD1A8A">
      <w:pPr>
        <w:pStyle w:val="Heading2"/>
        <w:ind w:left="720" w:hanging="720"/>
      </w:pPr>
      <w:r>
        <w:t>other specific documents;</w:t>
      </w:r>
    </w:p>
    <w:p w14:paraId="48865C86" w14:textId="77777777" w:rsidR="00CD1A8A" w:rsidRDefault="00CD1A8A" w:rsidP="00CD1A8A"/>
    <w:p w14:paraId="65986B13" w14:textId="77777777" w:rsidR="00CD1A8A" w:rsidRDefault="00CD1A8A" w:rsidP="00CD1A8A">
      <w:pPr>
        <w:pStyle w:val="Heading2"/>
        <w:ind w:left="720" w:hanging="720"/>
      </w:pPr>
      <w:r>
        <w:t>a certified copy of the certificate of incorporation and the memorandum and articles of association of the Borrower [and each Initial Guarantor];</w:t>
      </w:r>
    </w:p>
    <w:p w14:paraId="2350B569" w14:textId="77777777" w:rsidR="00CD1A8A" w:rsidRDefault="00CD1A8A" w:rsidP="00CD1A8A"/>
    <w:p w14:paraId="6A4C3A22" w14:textId="77777777" w:rsidR="00CD1A8A" w:rsidRDefault="00CD1A8A" w:rsidP="00CD1A8A">
      <w:pPr>
        <w:pStyle w:val="Heading2"/>
        <w:ind w:left="720" w:hanging="720"/>
      </w:pPr>
      <w:r>
        <w:t>certified copies of resolutions passed at a meeting of the board of directors of the Borrower [ each Initial Guarantor] [ a resolution passed by the members of each Initial Guarantor in general meeting held on 1 relating to the Agreement [and related matters];</w:t>
      </w:r>
    </w:p>
    <w:p w14:paraId="095F2503" w14:textId="77777777" w:rsidR="00CD1A8A" w:rsidRDefault="00CD1A8A" w:rsidP="00CD1A8A"/>
    <w:p w14:paraId="221BA4D4" w14:textId="77777777" w:rsidR="00CD1A8A" w:rsidRDefault="00CD1A8A" w:rsidP="00CD1A8A">
      <w:pPr>
        <w:pStyle w:val="Heading2"/>
        <w:ind w:left="720" w:hanging="720"/>
      </w:pPr>
      <w:r>
        <w:t>such other documents as we have considered appropriate for the purposes of this opinion.</w:t>
      </w:r>
    </w:p>
    <w:p w14:paraId="198F3076" w14:textId="77777777" w:rsidR="00CD1A8A" w:rsidRDefault="00CD1A8A" w:rsidP="00CD1A8A"/>
    <w:p w14:paraId="2542D15F" w14:textId="77777777" w:rsidR="00CD1A8A" w:rsidRDefault="00CD1A8A" w:rsidP="00CD1A8A">
      <w:pPr>
        <w:pStyle w:val="Heading1"/>
      </w:pPr>
      <w:r>
        <w:t>Assumptions</w:t>
      </w:r>
      <w:r>
        <w:tab/>
      </w:r>
    </w:p>
    <w:p w14:paraId="0F66ED53" w14:textId="77777777" w:rsidR="00CD1A8A" w:rsidRDefault="00CD1A8A" w:rsidP="00CD1A8A">
      <w:r>
        <w:t>For the purposes of this opinion we have assumed without investigation:</w:t>
      </w:r>
    </w:p>
    <w:p w14:paraId="7AAB4B63" w14:textId="77777777" w:rsidR="00CD1A8A" w:rsidRDefault="00CD1A8A" w:rsidP="00CD1A8A"/>
    <w:p w14:paraId="187804B0" w14:textId="77777777" w:rsidR="00CD1A8A" w:rsidRDefault="00CD1A8A" w:rsidP="00CD1A8A">
      <w:pPr>
        <w:pStyle w:val="Heading2"/>
        <w:ind w:left="720" w:hanging="720"/>
      </w:pPr>
      <w:r>
        <w:lastRenderedPageBreak/>
        <w:t>the authenticity and completeness of all documents submitted to us as originals or copies, the genuineness of all signatures and the conformity to original documents of all copies [and the accuracy of all translations];</w:t>
      </w:r>
    </w:p>
    <w:p w14:paraId="4F5880D2" w14:textId="77777777" w:rsidR="00CD1A8A" w:rsidRDefault="00CD1A8A" w:rsidP="00CD1A8A"/>
    <w:p w14:paraId="1152CA90" w14:textId="77777777" w:rsidR="00CD1A8A" w:rsidRDefault="00CD1A8A" w:rsidP="00CD1A8A">
      <w:pPr>
        <w:pStyle w:val="Heading2"/>
        <w:ind w:left="720" w:hanging="720"/>
      </w:pPr>
      <w:r>
        <w:t>the capacity power and authority of each of the parties (other than the Borrower [and the Initial Guarantors]) to the Agreement [and any Transfer Certificate];</w:t>
      </w:r>
    </w:p>
    <w:p w14:paraId="3031BAB9" w14:textId="77777777" w:rsidR="00CD1A8A" w:rsidRDefault="00CD1A8A" w:rsidP="00CD1A8A"/>
    <w:p w14:paraId="7ED51ED3" w14:textId="77777777" w:rsidR="00CD1A8A" w:rsidRDefault="00CD1A8A" w:rsidP="00CD1A8A">
      <w:pPr>
        <w:pStyle w:val="Heading2"/>
        <w:ind w:left="720" w:hanging="720"/>
      </w:pPr>
      <w:r>
        <w:t>the due execution and delivery of the Agreement [and any Transfer Certificate], in compliance with all requisite corporate authorisations, by each of the parties to it other than the Borrower [and the Initial Guarantors];</w:t>
      </w:r>
    </w:p>
    <w:p w14:paraId="510C79C4" w14:textId="77777777" w:rsidR="00CD1A8A" w:rsidRDefault="00CD1A8A" w:rsidP="00CD1A8A"/>
    <w:p w14:paraId="66A82A72" w14:textId="77777777" w:rsidR="00CD1A8A" w:rsidRDefault="00CD1A8A" w:rsidP="00CD1A8A">
      <w:pPr>
        <w:pStyle w:val="Heading2"/>
        <w:ind w:left="720" w:hanging="720"/>
      </w:pPr>
      <w:r>
        <w:t>that the Memorandum and Articles of Association of the Borrower [and each Initial Guarantor] in the form certified by an officer thereof and delivered as a condition precedent under the Agreement were true complete and up to date as at the date of the Agreement and the date of this opinion;</w:t>
      </w:r>
    </w:p>
    <w:p w14:paraId="5C7133E0" w14:textId="77777777" w:rsidR="00CD1A8A" w:rsidRDefault="00CD1A8A" w:rsidP="00CD1A8A"/>
    <w:p w14:paraId="7DDFF7C1" w14:textId="77777777" w:rsidR="00CD1A8A" w:rsidRDefault="00CD1A8A" w:rsidP="00CD1A8A">
      <w:pPr>
        <w:pStyle w:val="Heading2"/>
        <w:ind w:left="720" w:hanging="720"/>
      </w:pPr>
      <w:r>
        <w:t>that the resolutions of the board of directors of the Borrower [and each Initial Guarantor] certified by an officer thereof and delivered as a condition precedent under the Agreement were duly passed at properly convened meetings of duly appointed directors of [the Borrower/each such company] at which a quorum was present throughout, have not been amended or rescinded and are in full force and effect;</w:t>
      </w:r>
    </w:p>
    <w:p w14:paraId="1430B016" w14:textId="77777777" w:rsidR="00CD1A8A" w:rsidRDefault="00CD1A8A" w:rsidP="00CD1A8A"/>
    <w:p w14:paraId="2ADFF0F8" w14:textId="77777777" w:rsidR="00CD1A8A" w:rsidRDefault="00CD1A8A" w:rsidP="00CD1A8A">
      <w:pPr>
        <w:pStyle w:val="Heading2"/>
        <w:ind w:left="720" w:hanging="720"/>
      </w:pPr>
      <w:r>
        <w:t>that any provisions of the Borrower’s Articles of Association which limit its directors’ authority to borrow [and any provisions of any Initial Guarantor’s Articles of Association which limit its directors’ authority to guarantee third parties’ obligations] have been, and will be, observed;</w:t>
      </w:r>
    </w:p>
    <w:p w14:paraId="6C2C1DAD" w14:textId="77777777" w:rsidR="00CD1A8A" w:rsidRDefault="00CD1A8A" w:rsidP="00CD1A8A"/>
    <w:p w14:paraId="737B6FE7" w14:textId="77777777" w:rsidR="00CD1A8A" w:rsidRDefault="00CD1A8A" w:rsidP="00CD1A8A">
      <w:pPr>
        <w:pStyle w:val="Heading2"/>
        <w:ind w:left="720" w:hanging="720"/>
      </w:pPr>
      <w:r>
        <w:t>that the list of authorised signatories of the Borrower [and each Initial Guarantor] certified by an officer thereof and delivered as a condition precedent under the Agreement is correct;</w:t>
      </w:r>
    </w:p>
    <w:p w14:paraId="6180ED13" w14:textId="77777777" w:rsidR="00CD1A8A" w:rsidRDefault="00CD1A8A" w:rsidP="00CD1A8A"/>
    <w:p w14:paraId="2A13CAFE" w14:textId="77777777" w:rsidR="00CD1A8A" w:rsidRDefault="00CD1A8A" w:rsidP="00CD1A8A">
      <w:pPr>
        <w:pStyle w:val="Heading2"/>
        <w:ind w:left="720" w:hanging="720"/>
      </w:pPr>
      <w:r>
        <w:t>that [the Borrower has not/neither the Borrower nor any Initial Guarantor has] passed a voluntary winding-up resolution, no petition has been presented or order made for the winding-up dissolution or administration of [the Borrower/any such company] and no receiver administrative receiver administrator or similar officer has been appointed in relation to [the Borrower/any such company] or any of [its/their respective] assets;</w:t>
      </w:r>
    </w:p>
    <w:p w14:paraId="545F4AFD" w14:textId="77777777" w:rsidR="00CD1A8A" w:rsidRDefault="00CD1A8A" w:rsidP="00CD1A8A"/>
    <w:p w14:paraId="66CCA825" w14:textId="77777777" w:rsidR="00CD1A8A" w:rsidRDefault="00CD1A8A" w:rsidP="00CD1A8A">
      <w:pPr>
        <w:pStyle w:val="Heading2"/>
        <w:ind w:left="720" w:hanging="720"/>
      </w:pPr>
      <w:r>
        <w:lastRenderedPageBreak/>
        <w:t>that the execution and delivery of the Agreement by [each of] the Borrower [and the Initial Guarantors] was a proper use of [its/their respective directors’ powers and in [ best interests and that the exercise of [its/their respective] rights and performance of [ respective] obligations thereunder will be of material commercial benefit to the Borrower [and, as the case may be, each of the Initial Guarantors] [and that, immediately after the execution of the Agreement, each Initial Guarantor was solvent];]</w:t>
      </w:r>
    </w:p>
    <w:p w14:paraId="545B8448" w14:textId="77777777" w:rsidR="00CD1A8A" w:rsidRDefault="00CD1A8A" w:rsidP="00CD1A8A"/>
    <w:p w14:paraId="55EEAD20" w14:textId="77777777" w:rsidR="00CD1A8A" w:rsidRDefault="00CD1A8A" w:rsidP="00CD1A8A">
      <w:pPr>
        <w:pStyle w:val="Heading2"/>
        <w:ind w:left="720" w:hanging="720"/>
      </w:pPr>
      <w:r>
        <w:t>that the choice of English law to govern the Agreement was made for bona fide purposes;</w:t>
      </w:r>
    </w:p>
    <w:p w14:paraId="40747ED7" w14:textId="77777777" w:rsidR="00CD1A8A" w:rsidRDefault="00CD1A8A" w:rsidP="00CD1A8A"/>
    <w:p w14:paraId="5032CC41" w14:textId="77777777" w:rsidR="00CD1A8A" w:rsidRDefault="00CD1A8A" w:rsidP="00CD1A8A">
      <w:pPr>
        <w:pStyle w:val="Heading2"/>
        <w:ind w:left="720" w:hanging="720"/>
      </w:pPr>
      <w:r>
        <w:t>that there are no provisions of the laws of any jurisdiction outside England which would be contravened by the execution delivery or performance of the Agreement and that, in so far as any obligation under the Agreement falls to be performed in any jurisdiction outside England, its performance will not be illegal or adversely affected by virtue of the laws or regulations of or applicable in that jurisdiction.</w:t>
      </w:r>
    </w:p>
    <w:p w14:paraId="47D2C4C3" w14:textId="77777777" w:rsidR="00CD1A8A" w:rsidRDefault="00CD1A8A" w:rsidP="00CD1A8A"/>
    <w:p w14:paraId="7BD33CEF" w14:textId="77777777" w:rsidR="00CD1A8A" w:rsidRDefault="00CD1A8A" w:rsidP="00CD1A8A">
      <w:pPr>
        <w:pStyle w:val="Heading1"/>
      </w:pPr>
      <w:r>
        <w:t>Opinion</w:t>
      </w:r>
      <w:r>
        <w:tab/>
      </w:r>
    </w:p>
    <w:p w14:paraId="71D5A3B1" w14:textId="77777777" w:rsidR="00CD1A8A" w:rsidRDefault="00CD1A8A" w:rsidP="00CD1A8A">
      <w:r>
        <w:t>Based upon and subject to the foregoing, and subject to the reservations mentioned below and to any matters not disclosed to us, we are of the opinion that:</w:t>
      </w:r>
    </w:p>
    <w:p w14:paraId="2BF5BBB5" w14:textId="77777777" w:rsidR="00CD1A8A" w:rsidRDefault="00CD1A8A" w:rsidP="00CD1A8A"/>
    <w:p w14:paraId="0D2ED2B8" w14:textId="77777777" w:rsidR="00CD1A8A" w:rsidRDefault="00CD1A8A" w:rsidP="00CD1A8A">
      <w:pPr>
        <w:pStyle w:val="Heading2"/>
        <w:ind w:left="720" w:hanging="720"/>
      </w:pPr>
      <w:r>
        <w:t>the Borrower [ each Initial Guarantor] is a company duly incorporated in England with power to execute deliver and exercise its rights and perform its obligations under the Agreement and such execution delivery and performance have been duly authorised by appropriate corporate action;</w:t>
      </w:r>
    </w:p>
    <w:p w14:paraId="585686A7" w14:textId="77777777" w:rsidR="00CD1A8A" w:rsidRDefault="00CD1A8A" w:rsidP="00CD1A8A"/>
    <w:p w14:paraId="0A789C26" w14:textId="77777777" w:rsidR="00CD1A8A" w:rsidRDefault="00CD1A8A" w:rsidP="00CD1A8A">
      <w:pPr>
        <w:pStyle w:val="Heading2"/>
        <w:ind w:left="720" w:hanging="720"/>
      </w:pPr>
      <w:r>
        <w:t>the Agreement constitutes a valid and binding agreement under English law;</w:t>
      </w:r>
    </w:p>
    <w:p w14:paraId="500B0B5C" w14:textId="77777777" w:rsidR="00CD1A8A" w:rsidRDefault="00CD1A8A" w:rsidP="00CD1A8A"/>
    <w:p w14:paraId="52BFB30B" w14:textId="77777777" w:rsidR="00CD1A8A" w:rsidRDefault="00CD1A8A" w:rsidP="00CD1A8A">
      <w:pPr>
        <w:pStyle w:val="Heading2"/>
        <w:ind w:left="720" w:hanging="720"/>
      </w:pPr>
      <w:r>
        <w:t>the execution, delivery and performance by the Borrower [and the Initial Guarantors] of the Agreement and the transactions contemplated by it will not violate any existing laws of England;</w:t>
      </w:r>
    </w:p>
    <w:p w14:paraId="1F44990C" w14:textId="77777777" w:rsidR="00CD1A8A" w:rsidRDefault="00CD1A8A" w:rsidP="00CD1A8A"/>
    <w:p w14:paraId="25B011FD" w14:textId="77777777" w:rsidR="00CD1A8A" w:rsidRDefault="00CD1A8A" w:rsidP="00CD1A8A">
      <w:pPr>
        <w:pStyle w:val="Heading2"/>
        <w:ind w:left="720" w:hanging="720"/>
      </w:pPr>
      <w:r>
        <w:t>no authorisations approvals consents licences exemptions filings or registrations of or with any governmental or public bodies or authorities of or in England are required in connection with the execution delivery or performance of the Agreement or for the Agreement to be valid and binding;</w:t>
      </w:r>
    </w:p>
    <w:p w14:paraId="6EAEEC53" w14:textId="77777777" w:rsidR="00CD1A8A" w:rsidRDefault="00CD1A8A" w:rsidP="00CD1A8A"/>
    <w:p w14:paraId="47AD2F0D" w14:textId="77777777" w:rsidR="00CD1A8A" w:rsidRDefault="00CD1A8A" w:rsidP="00CD1A8A">
      <w:pPr>
        <w:pStyle w:val="Heading2"/>
        <w:ind w:left="720" w:hanging="720"/>
      </w:pPr>
      <w:r>
        <w:t>no stamp duty or similar document taxes are payable in England on the Agreement;</w:t>
      </w:r>
    </w:p>
    <w:p w14:paraId="59F2EC26" w14:textId="77777777" w:rsidR="00CD1A8A" w:rsidRDefault="00CD1A8A" w:rsidP="00CD1A8A"/>
    <w:p w14:paraId="575A5342" w14:textId="77777777" w:rsidR="00CD1A8A" w:rsidRDefault="00CD1A8A" w:rsidP="00CD1A8A">
      <w:pPr>
        <w:pStyle w:val="Heading2"/>
        <w:ind w:left="720" w:hanging="720"/>
      </w:pPr>
      <w:r>
        <w:lastRenderedPageBreak/>
        <w:t>the choice of English law to govern the Agreement is a valid choice of law according to the laws of England as to conflict of laws [and the submission of the Borrower [and the Initial Guarantors] to the non-exclusive jurisdiction of the Courts of England is a valid submission to that jurisdiction according to English law].</w:t>
      </w:r>
    </w:p>
    <w:p w14:paraId="3F38E291" w14:textId="77777777" w:rsidR="00CD1A8A" w:rsidRDefault="00CD1A8A" w:rsidP="00CD1A8A"/>
    <w:p w14:paraId="0458BB7B" w14:textId="77777777" w:rsidR="00CD1A8A" w:rsidRDefault="00CD1A8A" w:rsidP="00CD1A8A">
      <w:pPr>
        <w:pStyle w:val="Heading1"/>
      </w:pPr>
      <w:r>
        <w:t>Reservations</w:t>
      </w:r>
    </w:p>
    <w:p w14:paraId="5B1D1940" w14:textId="77777777" w:rsidR="00CD1A8A" w:rsidRDefault="00CD1A8A" w:rsidP="00CD1A8A">
      <w:r>
        <w:t>Our reservations are as follows:</w:t>
      </w:r>
    </w:p>
    <w:p w14:paraId="065E959A" w14:textId="77777777" w:rsidR="00CD1A8A" w:rsidRDefault="00CD1A8A" w:rsidP="00CD1A8A"/>
    <w:p w14:paraId="759DF741" w14:textId="77777777" w:rsidR="00CD1A8A" w:rsidRDefault="00CD1A8A" w:rsidP="00CD1A8A">
      <w:pPr>
        <w:pStyle w:val="Heading2"/>
        <w:ind w:left="720" w:hanging="720"/>
      </w:pPr>
      <w:r>
        <w:t>We express no opinion as to any law other than English law in force at and as interpreted at the date of this opinion. We are not qualified to, and we do not, express an opinion on the laws of any other jurisdiction. [In particular, we have not independently investigated the laws of [specify other relevant country or state] for the purpose of this opinion or in connection with the Agreement or the transactions contemplated by it and as to such matters we have relied exclusively on the opinion of [specify lawyers of relevant jurisdiction].</w:t>
      </w:r>
    </w:p>
    <w:p w14:paraId="48236F4D" w14:textId="77777777" w:rsidR="00CD1A8A" w:rsidRDefault="00CD1A8A" w:rsidP="00CD1A8A"/>
    <w:p w14:paraId="1271AC06" w14:textId="77777777" w:rsidR="00CD1A8A" w:rsidRDefault="00CD1A8A" w:rsidP="00CD1A8A">
      <w:pPr>
        <w:pStyle w:val="Heading2"/>
        <w:ind w:left="720" w:hanging="720"/>
      </w:pPr>
      <w:r>
        <w:t>We express no opinion as to any document other than the Agreement.</w:t>
      </w:r>
    </w:p>
    <w:p w14:paraId="2DE12DDC" w14:textId="77777777" w:rsidR="00CD1A8A" w:rsidRDefault="00CD1A8A" w:rsidP="00CD1A8A"/>
    <w:p w14:paraId="32A915EF" w14:textId="77777777" w:rsidR="00CD1A8A" w:rsidRDefault="00CD1A8A" w:rsidP="00CD1A8A">
      <w:pPr>
        <w:pStyle w:val="Heading2"/>
        <w:ind w:left="720" w:hanging="720"/>
      </w:pPr>
      <w:r>
        <w:t>The expression “valid and binding” in paragraph 4.2 above means that the obligations expressed to be assumed under the Agreement are of a type which the English courts will treat as valid and binding. It does not mean that these obligations will necessarily be enforced in all circumstances in accordance with their terms, as to which reference is made to the other reservations expressed in this letter.</w:t>
      </w:r>
    </w:p>
    <w:p w14:paraId="1BBB3078" w14:textId="77777777" w:rsidR="00CD1A8A" w:rsidRDefault="00CD1A8A" w:rsidP="00CD1A8A"/>
    <w:p w14:paraId="773F195F" w14:textId="77777777" w:rsidR="00CD1A8A" w:rsidRDefault="00CD1A8A" w:rsidP="00CD1A8A">
      <w:pPr>
        <w:pStyle w:val="Heading2"/>
        <w:ind w:left="720" w:hanging="720"/>
      </w:pPr>
      <w:r>
        <w:t>We express no opinion as to whether any equitable remedies, and in particular an order for specific performance or an injunction, would be available in respect of any of the obligations of the Borrower [ any Initial Guarantor] as set out in the Agreement or whether any specific remedy, other than monetary damages, would be available.</w:t>
      </w:r>
    </w:p>
    <w:p w14:paraId="4ABD510A" w14:textId="77777777" w:rsidR="00CD1A8A" w:rsidRDefault="00CD1A8A" w:rsidP="00CD1A8A"/>
    <w:p w14:paraId="5BDACC77" w14:textId="77777777" w:rsidR="00CD1A8A" w:rsidRDefault="00CD1A8A" w:rsidP="00CD1A8A">
      <w:pPr>
        <w:pStyle w:val="Heading2"/>
        <w:ind w:left="720" w:hanging="720"/>
      </w:pPr>
      <w:r>
        <w:t>The obligations of the Borrower [and each Initial Guarantor] under the Agreement will be subject to any laws from time to time in effect relating to bankruptcy insolvency liquidation administration reorganisation or any other laws or other legal or equitable remedies affecting generally the enforcement of creditors’ rights.</w:t>
      </w:r>
    </w:p>
    <w:p w14:paraId="73E2D748" w14:textId="77777777" w:rsidR="00CD1A8A" w:rsidRDefault="00CD1A8A" w:rsidP="00CD1A8A"/>
    <w:p w14:paraId="6069CE21" w14:textId="77777777" w:rsidR="00CD1A8A" w:rsidRDefault="00CD1A8A" w:rsidP="00CD1A8A">
      <w:pPr>
        <w:pStyle w:val="Heading2"/>
        <w:ind w:left="720" w:hanging="720"/>
      </w:pPr>
      <w:r>
        <w:t>An English court would not give effect to obligations of the Borrower as set out in Clause [ ] of the Agreement (Default Interest) providing for the payment by the Borrower of interest on overdue amounts if the amount expressed as being payable were a penalty or in the nature of a penalty.</w:t>
      </w:r>
    </w:p>
    <w:p w14:paraId="5615B442" w14:textId="77777777" w:rsidR="00CD1A8A" w:rsidRDefault="00CD1A8A" w:rsidP="00CD1A8A"/>
    <w:p w14:paraId="19B133E0" w14:textId="77777777" w:rsidR="00CD1A8A" w:rsidRDefault="00CD1A8A" w:rsidP="00CD1A8A">
      <w:pPr>
        <w:pStyle w:val="Heading2"/>
        <w:ind w:left="720" w:hanging="720"/>
      </w:pPr>
      <w:r>
        <w:lastRenderedPageBreak/>
        <w:t>The undertaking and indemnity contained in Clause [ ] of the Agreement (Duties) may be void in respect of stamp duties payable in the United Kingdom.</w:t>
      </w:r>
    </w:p>
    <w:p w14:paraId="3E1FE16E" w14:textId="77777777" w:rsidR="00CD1A8A" w:rsidRDefault="00CD1A8A" w:rsidP="00CD1A8A"/>
    <w:p w14:paraId="6818169F" w14:textId="77777777" w:rsidR="00CD1A8A" w:rsidRDefault="00CD1A8A" w:rsidP="00CD1A8A">
      <w:pPr>
        <w:pStyle w:val="Heading2"/>
        <w:ind w:left="720" w:hanging="720"/>
      </w:pPr>
      <w:r>
        <w:t>Clause [ ] of the Agreement (concerning partial payments) may not be effective to exclude any appropriation made by the Borrower.</w:t>
      </w:r>
    </w:p>
    <w:p w14:paraId="7F28AD8C" w14:textId="77777777" w:rsidR="00CD1A8A" w:rsidRDefault="00CD1A8A" w:rsidP="00CD1A8A"/>
    <w:p w14:paraId="5696C141" w14:textId="77777777" w:rsidR="00CD1A8A" w:rsidRDefault="00CD1A8A" w:rsidP="00CD1A8A">
      <w:pPr>
        <w:pStyle w:val="Heading2"/>
        <w:ind w:left="720" w:hanging="720"/>
      </w:pPr>
      <w:r>
        <w:t>We express no opinion with respect to the enforceability in all circumstances of Clause [ of the Agreement (Sharing Payments).</w:t>
      </w:r>
    </w:p>
    <w:p w14:paraId="7080BBF1" w14:textId="77777777" w:rsidR="00CD1A8A" w:rsidRDefault="00CD1A8A" w:rsidP="00CD1A8A"/>
    <w:p w14:paraId="15B70AE2" w14:textId="77777777" w:rsidR="00CD1A8A" w:rsidRDefault="00CD1A8A" w:rsidP="00CD1A8A">
      <w:pPr>
        <w:pStyle w:val="Heading2"/>
        <w:ind w:left="720" w:hanging="720"/>
      </w:pPr>
      <w:r>
        <w:t>Although Clause [ ] of the Agreement (Waivers amendments and consents) contemplates written waivers or consents, an agreement may be varied amended or discharged by a further agreement or a collateral agreement which may be effected by an oral agreement or a course of dealing.</w:t>
      </w:r>
    </w:p>
    <w:p w14:paraId="2A293D2B" w14:textId="77777777" w:rsidR="00CD1A8A" w:rsidRDefault="00CD1A8A" w:rsidP="00CD1A8A"/>
    <w:p w14:paraId="0B1C75E3" w14:textId="77777777" w:rsidR="00CD1A8A" w:rsidRDefault="00CD1A8A" w:rsidP="00CD1A8A">
      <w:pPr>
        <w:pStyle w:val="Heading2"/>
        <w:ind w:left="720" w:hanging="720"/>
      </w:pPr>
      <w:r>
        <w:t>Clause [ ] of the Agreement (Severance) may not be effective under English law.</w:t>
      </w:r>
    </w:p>
    <w:p w14:paraId="5DE34215" w14:textId="77777777" w:rsidR="00CD1A8A" w:rsidRDefault="00CD1A8A" w:rsidP="00CD1A8A"/>
    <w:p w14:paraId="726AF771" w14:textId="77777777" w:rsidR="00CD1A8A" w:rsidRDefault="00CD1A8A" w:rsidP="00CD1A8A">
      <w:pPr>
        <w:pStyle w:val="Heading2"/>
        <w:ind w:left="720" w:hanging="720"/>
      </w:pPr>
      <w:r>
        <w:t>Any determination or certificate made or given pursuant to any provision of the Agreement which provides for such determination or certificate to be final conclusive or binding might be held under English law not to be final conclusive or binding if such determination or certificate could be shown to have been incorrect unreasonable or arbitrary or not to have been given or made in good faith.</w:t>
      </w:r>
    </w:p>
    <w:p w14:paraId="0CA3A5C3" w14:textId="77777777" w:rsidR="00CD1A8A" w:rsidRDefault="00CD1A8A" w:rsidP="00CD1A8A"/>
    <w:p w14:paraId="7D1AD91E" w14:textId="77777777" w:rsidR="00CD1A8A" w:rsidRDefault="00CD1A8A" w:rsidP="00CD1A8A">
      <w:pPr>
        <w:pStyle w:val="Heading2"/>
        <w:ind w:left="720" w:hanging="720"/>
      </w:pPr>
      <w:r>
        <w:t>Where any obligations are to be performed or observed in a jurisdiction outside England, they may not be enforceable under English law if and to the extent that such performance or observance would be unlawful unenforceable or contrary to public policy under the laws of such jurisdiction.</w:t>
      </w:r>
    </w:p>
    <w:p w14:paraId="0A084558" w14:textId="77777777" w:rsidR="00CD1A8A" w:rsidRDefault="00CD1A8A" w:rsidP="00CD1A8A"/>
    <w:p w14:paraId="7A58F4BE" w14:textId="77777777" w:rsidR="00CD1A8A" w:rsidRDefault="00CD1A8A" w:rsidP="00CD1A8A">
      <w:pPr>
        <w:pStyle w:val="Heading2"/>
        <w:ind w:left="720" w:hanging="720"/>
      </w:pPr>
      <w:r>
        <w:t>As regards jurisdiction, an English court may stay proceedings if concurrent proceedings are being brought elsewhere.</w:t>
      </w:r>
    </w:p>
    <w:p w14:paraId="41B20A92" w14:textId="77777777" w:rsidR="00CD1A8A" w:rsidRDefault="00CD1A8A" w:rsidP="00CD1A8A"/>
    <w:p w14:paraId="664C4C18" w14:textId="77777777" w:rsidR="00CD1A8A" w:rsidRDefault="00CD1A8A" w:rsidP="00CD1A8A">
      <w:pPr>
        <w:pStyle w:val="Heading2"/>
        <w:ind w:left="720" w:hanging="720"/>
      </w:pPr>
      <w:r>
        <w:t>An English court may not give effect to a purported obligation to pay another party’s litigation costs and may make its own order as to costs.</w:t>
      </w:r>
    </w:p>
    <w:p w14:paraId="18101262" w14:textId="77777777" w:rsidR="00CD1A8A" w:rsidRDefault="00CD1A8A" w:rsidP="00CD1A8A"/>
    <w:p w14:paraId="3B9DEF07" w14:textId="77777777" w:rsidR="00CD1A8A" w:rsidRDefault="00CD1A8A" w:rsidP="00CD1A8A">
      <w:pPr>
        <w:pStyle w:val="Heading2"/>
        <w:ind w:left="720" w:hanging="720"/>
      </w:pPr>
      <w:r>
        <w:t>Whilst English courts would have power to give judgment expressed as an order to pay a currency other than pounds sterling and are normally prepared to do so, they may decline to do so in their discretion and may not enforce the benefit of currency conversion and indemnity clauses.</w:t>
      </w:r>
    </w:p>
    <w:p w14:paraId="34E7A693" w14:textId="77777777" w:rsidR="00CD1A8A" w:rsidRDefault="00CD1A8A" w:rsidP="00CD1A8A"/>
    <w:p w14:paraId="35EE36BC" w14:textId="77777777" w:rsidR="00CD1A8A" w:rsidRDefault="00CD1A8A" w:rsidP="00CD1A8A">
      <w:pPr>
        <w:pStyle w:val="Heading2"/>
        <w:ind w:left="720" w:hanging="720"/>
      </w:pPr>
      <w:r>
        <w:t>Claims may become barred under the Limitation Acts or may be or become subject to defences of set-off or counterclaim.</w:t>
      </w:r>
    </w:p>
    <w:p w14:paraId="0EB6A244" w14:textId="77777777" w:rsidR="00CD1A8A" w:rsidRDefault="00CD1A8A" w:rsidP="00CD1A8A"/>
    <w:p w14:paraId="0F7BC7A0" w14:textId="77777777" w:rsidR="00CD1A8A" w:rsidRDefault="00CD1A8A" w:rsidP="00CD1A8A">
      <w:pPr>
        <w:pStyle w:val="Heading2"/>
        <w:ind w:left="720" w:hanging="720"/>
      </w:pPr>
      <w:r>
        <w:lastRenderedPageBreak/>
        <w:t>The enforcement of the rights and obligations of the parties to the Agreement may be limited by the provisions of English law concerning frustration of contracts.</w:t>
      </w:r>
    </w:p>
    <w:p w14:paraId="1AA5EC17" w14:textId="77777777" w:rsidR="00CD1A8A" w:rsidRDefault="00CD1A8A" w:rsidP="00CD1A8A"/>
    <w:p w14:paraId="6A5EF336" w14:textId="77777777" w:rsidR="00CD1A8A" w:rsidRDefault="00CD1A8A" w:rsidP="00CD1A8A">
      <w:pPr>
        <w:pStyle w:val="Heading2"/>
        <w:ind w:left="720" w:hanging="720"/>
      </w:pPr>
      <w:r>
        <w:t>Without limiting any other assumption or reservation made in this opinion, we have not investigated whether the Borrower [and any Initial Guarantor] is or will by reason of the execution of, or the transactions contemplated by, the Agreement or any document referred to in the Agreement be in breach of any of its obligations under any licence authorisation consent agreement or document.</w:t>
      </w:r>
    </w:p>
    <w:p w14:paraId="57A55C0C" w14:textId="77777777" w:rsidR="00CD1A8A" w:rsidRDefault="00CD1A8A" w:rsidP="00CD1A8A"/>
    <w:p w14:paraId="7DC914BE" w14:textId="77777777" w:rsidR="00CD1A8A" w:rsidRDefault="00CD1A8A" w:rsidP="00CD1A8A">
      <w:pPr>
        <w:pStyle w:val="Heading2"/>
        <w:ind w:left="720" w:hanging="720"/>
      </w:pPr>
      <w:r>
        <w:t>We express no opinion as to the tax treatment or consequences of the Agreement or the transactions contemplated by it.</w:t>
      </w:r>
    </w:p>
    <w:p w14:paraId="262DBBCE" w14:textId="77777777" w:rsidR="00CD1A8A" w:rsidRDefault="00CD1A8A" w:rsidP="00CD1A8A"/>
    <w:p w14:paraId="438A8E33" w14:textId="77777777" w:rsidR="00CD1A8A" w:rsidRDefault="00CD1A8A" w:rsidP="00CD1A8A">
      <w:r>
        <w:t>This opinion is given to [name of Agent] for the sole benefit of itself and the Banks [ party to the Agreement and for the purpose of the Agreement. [It is given on condition that it is governed by and shall be construed in accordance with English law and that any action arising out of it is subject to the exclusive jurisdiction of the English courts.] It may not be delivered to nor relied upon by any other person or for any other purpose nor is it to be quoted or referred to in any document or filed with any person, except in any case with our prior written consent.</w:t>
      </w:r>
    </w:p>
    <w:p w14:paraId="357E157E" w14:textId="77777777" w:rsidR="00CD1A8A" w:rsidRDefault="00CD1A8A" w:rsidP="00CD1A8A"/>
    <w:p w14:paraId="410B49E1" w14:textId="77777777" w:rsidR="00CD1A8A" w:rsidRDefault="00CD1A8A" w:rsidP="00CD1A8A">
      <w:r>
        <w:t>Yours faithfully</w:t>
      </w:r>
    </w:p>
    <w:p w14:paraId="691E2509" w14:textId="77777777" w:rsidR="00CD1A8A" w:rsidRDefault="00CD1A8A" w:rsidP="00CD1A8A"/>
    <w:p w14:paraId="447FC47A" w14:textId="77777777" w:rsidR="00CD1A8A" w:rsidRDefault="00CD1A8A" w:rsidP="00664A0A">
      <w:pPr>
        <w:pStyle w:val="ListParagraph"/>
        <w:numPr>
          <w:ilvl w:val="0"/>
          <w:numId w:val="31"/>
        </w:num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SECURITY</w:t>
      </w:r>
    </w:p>
    <w:p w14:paraId="74A15FF9" w14:textId="77777777" w:rsidR="00CD1A8A" w:rsidRDefault="00CD1A8A" w:rsidP="00CD1A8A">
      <w:pPr>
        <w:jc w:val="center"/>
        <w:rPr>
          <w:b/>
          <w:sz w:val="30"/>
        </w:rPr>
      </w:pPr>
      <w:r>
        <w:rPr>
          <w:b/>
          <w:sz w:val="30"/>
        </w:rPr>
        <w:t>ENGLISH LEGAL OPINION</w:t>
      </w:r>
    </w:p>
    <w:p w14:paraId="6DEBC39F" w14:textId="77777777" w:rsidR="00CD1A8A" w:rsidRDefault="00CD1A8A" w:rsidP="00CD1A8A"/>
    <w:p w14:paraId="08BCA7D2" w14:textId="77777777" w:rsidR="00CD1A8A" w:rsidRDefault="00CD1A8A" w:rsidP="00CD1A8A">
      <w:r>
        <w:t>To: [ Agent Bank]</w:t>
      </w:r>
      <w:r>
        <w:tab/>
      </w:r>
      <w:r>
        <w:tab/>
      </w:r>
      <w:r>
        <w:tab/>
      </w:r>
      <w:r>
        <w:tab/>
      </w:r>
      <w:r>
        <w:tab/>
      </w:r>
      <w:r>
        <w:tab/>
      </w:r>
      <w:r>
        <w:tab/>
      </w:r>
      <w:r>
        <w:tab/>
      </w:r>
      <w:r>
        <w:tab/>
        <w:t xml:space="preserve">                  [Date]</w:t>
      </w:r>
    </w:p>
    <w:p w14:paraId="487EDCE9" w14:textId="77777777" w:rsidR="00CD1A8A" w:rsidRDefault="00CD1A8A" w:rsidP="00CD1A8A">
      <w:r>
        <w:t>for itself and as agent for</w:t>
      </w:r>
    </w:p>
    <w:p w14:paraId="45EDA445" w14:textId="77777777" w:rsidR="00CD1A8A" w:rsidRDefault="00CD1A8A" w:rsidP="00CD1A8A">
      <w:r>
        <w:t>the Banks referred to below</w:t>
      </w:r>
    </w:p>
    <w:p w14:paraId="48C3CBCC" w14:textId="77777777" w:rsidR="00CD1A8A" w:rsidRDefault="00CD1A8A" w:rsidP="00CD1A8A">
      <w:r>
        <w:t xml:space="preserve">[which are original parties to the Agreement] </w:t>
      </w:r>
    </w:p>
    <w:p w14:paraId="1A6E3E0F" w14:textId="77777777" w:rsidR="00CD1A8A" w:rsidRDefault="00CD1A8A" w:rsidP="00CD1A8A"/>
    <w:p w14:paraId="124F7CF9" w14:textId="77777777" w:rsidR="00CD1A8A" w:rsidRDefault="00CD1A8A" w:rsidP="00CD1A8A">
      <w:r>
        <w:t>Dear Sirs</w:t>
      </w:r>
    </w:p>
    <w:p w14:paraId="0E7A26CA" w14:textId="77777777" w:rsidR="00CD1A8A" w:rsidRDefault="00CD1A8A" w:rsidP="00CD1A8A"/>
    <w:p w14:paraId="7F2ECE0C" w14:textId="77777777" w:rsidR="00CD1A8A" w:rsidRDefault="00CD1A8A" w:rsidP="00CD1A8A">
      <w:r>
        <w:lastRenderedPageBreak/>
        <w:t xml:space="preserve">We have acted as English legal advisers to the Agent in connection with the Facility Agreement (the “Agreement”) dated </w:t>
      </w:r>
      <w:r>
        <w:rPr>
          <w:u w:val="dotted"/>
        </w:rPr>
        <w:tab/>
      </w:r>
      <w:r>
        <w:rPr>
          <w:u w:val="dotted"/>
        </w:rPr>
        <w:tab/>
      </w:r>
      <w:r>
        <w:rPr>
          <w:u w:val="dotted"/>
        </w:rPr>
        <w:tab/>
      </w:r>
      <w:r>
        <w:rPr>
          <w:u w:val="dotted"/>
        </w:rPr>
        <w:tab/>
      </w:r>
      <w:r>
        <w:t xml:space="preserve"> and made between (1) </w:t>
      </w:r>
      <w:r>
        <w:rPr>
          <w:u w:val="dotted"/>
        </w:rPr>
        <w:tab/>
      </w:r>
      <w:r>
        <w:rPr>
          <w:u w:val="dotted"/>
        </w:rPr>
        <w:tab/>
      </w:r>
      <w:r>
        <w:rPr>
          <w:u w:val="dotted"/>
        </w:rPr>
        <w:tab/>
      </w:r>
      <w:r>
        <w:rPr>
          <w:u w:val="dotted"/>
        </w:rPr>
        <w:tab/>
      </w:r>
      <w:r>
        <w:rPr>
          <w:u w:val="dotted"/>
        </w:rPr>
        <w:tab/>
        <w:t xml:space="preserve"> </w:t>
      </w:r>
      <w:r>
        <w:t xml:space="preserve"> (as Borrower), [(2)</w:t>
      </w:r>
      <w:r>
        <w:rPr>
          <w:u w:val="dotted"/>
        </w:rPr>
        <w:t xml:space="preserve"> </w:t>
      </w:r>
      <w:r>
        <w:rPr>
          <w:u w:val="dotted"/>
        </w:rPr>
        <w:tab/>
      </w:r>
      <w:r>
        <w:rPr>
          <w:u w:val="dotted"/>
        </w:rPr>
        <w:tab/>
      </w:r>
      <w:r>
        <w:rPr>
          <w:u w:val="dotted"/>
        </w:rPr>
        <w:tab/>
      </w:r>
      <w:r>
        <w:rPr>
          <w:u w:val="dotted"/>
        </w:rPr>
        <w:tab/>
      </w:r>
      <w:r>
        <w:t xml:space="preserve"> (as Lead Managers),] (3) the Banks as therein defined and (4)</w:t>
      </w:r>
      <w:r>
        <w:rPr>
          <w:u w:val="dotted"/>
        </w:rPr>
        <w:t xml:space="preserve"> </w:t>
      </w:r>
      <w:r>
        <w:rPr>
          <w:u w:val="dotted"/>
        </w:rPr>
        <w:tab/>
      </w:r>
      <w:r>
        <w:rPr>
          <w:u w:val="dotted"/>
        </w:rPr>
        <w:tab/>
      </w:r>
      <w:r>
        <w:rPr>
          <w:u w:val="dotted"/>
        </w:rPr>
        <w:tab/>
      </w:r>
      <w:r>
        <w:rPr>
          <w:u w:val="dotted"/>
        </w:rPr>
        <w:tab/>
      </w:r>
      <w:r>
        <w:t xml:space="preserve"> as Agent, whereby the Banks have severally agreed to make available to the Borrower a loan facility in the maximum aggregate principal amount of </w:t>
      </w:r>
      <w:r>
        <w:rPr>
          <w:u w:val="dotted"/>
        </w:rPr>
        <w:tab/>
      </w:r>
      <w:r>
        <w:rPr>
          <w:u w:val="dotted"/>
        </w:rPr>
        <w:tab/>
      </w:r>
      <w:r>
        <w:rPr>
          <w:u w:val="dotted"/>
        </w:rPr>
        <w:tab/>
      </w:r>
      <w:r>
        <w:rPr>
          <w:u w:val="dotted"/>
        </w:rPr>
        <w:tab/>
        <w:t xml:space="preserve">   </w:t>
      </w:r>
      <w:r>
        <w:t xml:space="preserve"> on and subject to the terms and conditions therein contained.</w:t>
      </w:r>
    </w:p>
    <w:p w14:paraId="41A3AB2E" w14:textId="77777777" w:rsidR="00CD1A8A" w:rsidRDefault="00CD1A8A" w:rsidP="00CD1A8A"/>
    <w:p w14:paraId="3EEAD143" w14:textId="77777777" w:rsidR="00CD1A8A" w:rsidRDefault="00CD1A8A" w:rsidP="00CD1A8A">
      <w:r>
        <w:t>Expressions defined in the Agreement have the same respective meanings when used in this opinion.</w:t>
      </w:r>
    </w:p>
    <w:p w14:paraId="516AD11A" w14:textId="77777777" w:rsidR="00CD1A8A" w:rsidRDefault="00CD1A8A" w:rsidP="00CD1A8A"/>
    <w:p w14:paraId="09E4C384" w14:textId="77777777" w:rsidR="00CD1A8A" w:rsidRDefault="00CD1A8A" w:rsidP="00CD1A8A">
      <w:pPr>
        <w:pStyle w:val="Heading1"/>
      </w:pPr>
      <w:r>
        <w:t>Documents</w:t>
      </w:r>
      <w:r>
        <w:tab/>
      </w:r>
    </w:p>
    <w:p w14:paraId="282D561A" w14:textId="77777777" w:rsidR="00CD1A8A" w:rsidRDefault="00CD1A8A" w:rsidP="00CD1A8A">
      <w:r>
        <w:t>For the purposes of this opinion, we have examined:</w:t>
      </w:r>
    </w:p>
    <w:p w14:paraId="6E4CF14B" w14:textId="77777777" w:rsidR="00CD1A8A" w:rsidRDefault="00CD1A8A" w:rsidP="00CD1A8A"/>
    <w:p w14:paraId="18D1BFE3" w14:textId="77777777" w:rsidR="00CD1A8A" w:rsidRDefault="00CD1A8A" w:rsidP="00CD1A8A">
      <w:pPr>
        <w:pStyle w:val="Heading2"/>
      </w:pPr>
      <w:r>
        <w:t>a copy of the Agreement in the form signed by the parties to it;</w:t>
      </w:r>
    </w:p>
    <w:p w14:paraId="41BB21D6" w14:textId="77777777" w:rsidR="00CD1A8A" w:rsidRDefault="00CD1A8A" w:rsidP="00CD1A8A"/>
    <w:p w14:paraId="430DD553" w14:textId="77777777" w:rsidR="00CD1A8A" w:rsidRDefault="00CD1A8A" w:rsidP="00CD1A8A">
      <w:pPr>
        <w:pStyle w:val="Heading2"/>
      </w:pPr>
      <w:r>
        <w:t>other specific documents;</w:t>
      </w:r>
    </w:p>
    <w:p w14:paraId="04BDAF0B" w14:textId="77777777" w:rsidR="00CD1A8A" w:rsidRDefault="00CD1A8A" w:rsidP="00CD1A8A"/>
    <w:p w14:paraId="7BF0DCF5" w14:textId="77777777" w:rsidR="00CD1A8A" w:rsidRDefault="00CD1A8A" w:rsidP="00CD1A8A">
      <w:pPr>
        <w:pStyle w:val="Heading2"/>
      </w:pPr>
      <w:r>
        <w:t>a certified copy of the certificate of incorporation and the memorandum and articles of association of the Borrower [and each Initial Guarantor];</w:t>
      </w:r>
    </w:p>
    <w:p w14:paraId="6259AA66" w14:textId="77777777" w:rsidR="00CD1A8A" w:rsidRDefault="00CD1A8A" w:rsidP="00CD1A8A"/>
    <w:p w14:paraId="24EAED96" w14:textId="77777777" w:rsidR="00CD1A8A" w:rsidRDefault="00CD1A8A" w:rsidP="00CD1A8A">
      <w:pPr>
        <w:pStyle w:val="Heading2"/>
      </w:pPr>
      <w:r>
        <w:t>certified copies of resolutions passed at a meeting of the board of directors of the Borrower [ each Initial Guarantor] [ a resolution passed by the members of each Initial Guarantor in general meeting held on 1 relating to the Agreement [and related matters];</w:t>
      </w:r>
    </w:p>
    <w:p w14:paraId="63A967DC" w14:textId="77777777" w:rsidR="00CD1A8A" w:rsidRDefault="00CD1A8A" w:rsidP="00CD1A8A"/>
    <w:p w14:paraId="750250FD" w14:textId="77777777" w:rsidR="00CD1A8A" w:rsidRDefault="00CD1A8A" w:rsidP="00CD1A8A">
      <w:pPr>
        <w:pStyle w:val="Heading2"/>
      </w:pPr>
      <w:r>
        <w:t>such other documents as we have considered appropriate for the purposes of this opinion.</w:t>
      </w:r>
    </w:p>
    <w:p w14:paraId="74E9F397" w14:textId="77777777" w:rsidR="00CD1A8A" w:rsidRDefault="00CD1A8A" w:rsidP="00CD1A8A"/>
    <w:p w14:paraId="4E32E775" w14:textId="77777777" w:rsidR="00CD1A8A" w:rsidRDefault="00CD1A8A" w:rsidP="00CD1A8A">
      <w:pPr>
        <w:pStyle w:val="Heading1"/>
      </w:pPr>
      <w:r>
        <w:t>Assumptions</w:t>
      </w:r>
      <w:r>
        <w:tab/>
      </w:r>
    </w:p>
    <w:p w14:paraId="11E65A3C" w14:textId="77777777" w:rsidR="00CD1A8A" w:rsidRDefault="00CD1A8A" w:rsidP="00CD1A8A">
      <w:r>
        <w:t>For the purposes of this opinion we have assumed without investigation:</w:t>
      </w:r>
    </w:p>
    <w:p w14:paraId="4D206465" w14:textId="77777777" w:rsidR="00CD1A8A" w:rsidRDefault="00CD1A8A" w:rsidP="00CD1A8A"/>
    <w:p w14:paraId="6EB86429" w14:textId="77777777" w:rsidR="00CD1A8A" w:rsidRDefault="00CD1A8A" w:rsidP="00CD1A8A">
      <w:pPr>
        <w:pStyle w:val="Heading2"/>
      </w:pPr>
      <w:r>
        <w:t>the authenticity and completeness of all documents submitted to us as originals or copies, the genuineness of all signatures and the conformity to original documents of all copies [and the accuracy of all translations];</w:t>
      </w:r>
    </w:p>
    <w:p w14:paraId="32E76132" w14:textId="77777777" w:rsidR="00CD1A8A" w:rsidRDefault="00CD1A8A" w:rsidP="00CD1A8A"/>
    <w:p w14:paraId="71888F02" w14:textId="77777777" w:rsidR="00CD1A8A" w:rsidRDefault="00CD1A8A" w:rsidP="00CD1A8A">
      <w:pPr>
        <w:pStyle w:val="Heading2"/>
      </w:pPr>
      <w:r>
        <w:lastRenderedPageBreak/>
        <w:t>the capacity power and authority of each of the parties (other than the Borrower [and the Initial Guarantors]) to the Agreement [and any Transfer Certificate];</w:t>
      </w:r>
    </w:p>
    <w:p w14:paraId="1EE32362" w14:textId="77777777" w:rsidR="00CD1A8A" w:rsidRDefault="00CD1A8A" w:rsidP="00CD1A8A"/>
    <w:p w14:paraId="0AD1308F" w14:textId="77777777" w:rsidR="00CD1A8A" w:rsidRDefault="00CD1A8A" w:rsidP="00CD1A8A">
      <w:pPr>
        <w:pStyle w:val="Heading2"/>
      </w:pPr>
      <w:r>
        <w:t>the due execution and delivery of the Agreement [and any Transfer Certificate], in compliance with all requisite corporate authorisations, by each of the parties to it other than the Borrower [and the Initial Guarantors];</w:t>
      </w:r>
    </w:p>
    <w:p w14:paraId="16409C24" w14:textId="77777777" w:rsidR="00CD1A8A" w:rsidRDefault="00CD1A8A" w:rsidP="00CD1A8A"/>
    <w:p w14:paraId="47B2E1C7" w14:textId="77777777" w:rsidR="00CD1A8A" w:rsidRDefault="00CD1A8A" w:rsidP="00CD1A8A">
      <w:pPr>
        <w:pStyle w:val="Heading2"/>
      </w:pPr>
      <w:r>
        <w:t>that the Memorandum and Articles of Association of the Borrower [and each Initial Guarantor] in the form certified by an officer thereof and delivered as a condition precedent under the Agreement were true complete and up to date as at the date of the Agreement and the date of this opinion;</w:t>
      </w:r>
    </w:p>
    <w:p w14:paraId="348C5AD2" w14:textId="77777777" w:rsidR="00CD1A8A" w:rsidRDefault="00CD1A8A" w:rsidP="00CD1A8A"/>
    <w:p w14:paraId="078507BA" w14:textId="77777777" w:rsidR="00CD1A8A" w:rsidRDefault="00CD1A8A" w:rsidP="00CD1A8A">
      <w:pPr>
        <w:pStyle w:val="Heading2"/>
      </w:pPr>
      <w:r>
        <w:t>that the resolutions of the board of directors of the Borrower [and each Initial Guarantor] certified by an officer thereof and delivered as a condition precedent under the Agreement were duly passed at properly convened meetings of duly appointed directors of [the Borrower/each such company] at which a quorum was present throughout, have not been amended or rescinded and are in full force and effect;</w:t>
      </w:r>
    </w:p>
    <w:p w14:paraId="15863175" w14:textId="77777777" w:rsidR="00CD1A8A" w:rsidRDefault="00CD1A8A" w:rsidP="00CD1A8A"/>
    <w:p w14:paraId="58240289" w14:textId="77777777" w:rsidR="00CD1A8A" w:rsidRDefault="00CD1A8A" w:rsidP="00CD1A8A">
      <w:pPr>
        <w:pStyle w:val="Heading2"/>
      </w:pPr>
      <w:r>
        <w:t>that any provisions of the Borrower’s Articles of Association which limit its directors’ authority to borrow [and any provisions of any Initial Guarantor’s Articles of Association which limit its directors’ authority to guarantee third parties’ obligations] have been, and will be, observed;</w:t>
      </w:r>
    </w:p>
    <w:p w14:paraId="788221F9" w14:textId="77777777" w:rsidR="00CD1A8A" w:rsidRDefault="00CD1A8A" w:rsidP="00CD1A8A"/>
    <w:p w14:paraId="335E565A" w14:textId="77777777" w:rsidR="00CD1A8A" w:rsidRDefault="00CD1A8A" w:rsidP="00CD1A8A">
      <w:pPr>
        <w:pStyle w:val="Heading2"/>
      </w:pPr>
      <w:r>
        <w:t>that the list of authorised signatories of the Borrower [and each Initial Guarantor] certified by an officer thereof and delivered as a condition precedent under the Agreement is correct;</w:t>
      </w:r>
    </w:p>
    <w:p w14:paraId="45238F24" w14:textId="77777777" w:rsidR="00CD1A8A" w:rsidRDefault="00CD1A8A" w:rsidP="00CD1A8A"/>
    <w:p w14:paraId="003726C2" w14:textId="77777777" w:rsidR="00CD1A8A" w:rsidRDefault="00CD1A8A" w:rsidP="00CD1A8A">
      <w:pPr>
        <w:pStyle w:val="Heading2"/>
      </w:pPr>
      <w:r>
        <w:t>that [the Borrower has not/neither the Borrower nor any Initial Guarantor has] passed a voluntary winding-up resolution, no petition has been presented or order made for the winding-up dissolution or administration of [the Borrower/any such company] and no receiver administrative receiver administrator or similar officer has been appointed in relation to [the Borrower/any such company] or any of [its/their respective] assets;</w:t>
      </w:r>
    </w:p>
    <w:p w14:paraId="5ED68950" w14:textId="77777777" w:rsidR="00CD1A8A" w:rsidRDefault="00CD1A8A" w:rsidP="00CD1A8A"/>
    <w:p w14:paraId="675E9BAD" w14:textId="77777777" w:rsidR="00CD1A8A" w:rsidRDefault="00CD1A8A" w:rsidP="00CD1A8A">
      <w:pPr>
        <w:pStyle w:val="Heading2"/>
      </w:pPr>
      <w:r>
        <w:t>that the execution and delivery of the Agreement by [each of] the Borrower [and the Initial Guarantors] was a proper use of [its/their respective directors’ powers and in [ best interests and that the exercise of [its/their respective] rights and performance of [ respective] obligations thereunder will be of material commercial benefit to the Borrower [and, as the case may be, each of the Initial Guarantors] [and that, immediately after the execution of the Agreement, each Initial Guarantor was solvent];]</w:t>
      </w:r>
    </w:p>
    <w:p w14:paraId="33872D5D" w14:textId="77777777" w:rsidR="00CD1A8A" w:rsidRDefault="00CD1A8A" w:rsidP="00CD1A8A"/>
    <w:p w14:paraId="63E429BE" w14:textId="77777777" w:rsidR="00CD1A8A" w:rsidRDefault="00CD1A8A" w:rsidP="00CD1A8A">
      <w:pPr>
        <w:pStyle w:val="Heading2"/>
      </w:pPr>
      <w:r>
        <w:t>that the choice of English law to govern the Agreement was made for bona fide purposes;</w:t>
      </w:r>
    </w:p>
    <w:p w14:paraId="43223983" w14:textId="77777777" w:rsidR="00CD1A8A" w:rsidRDefault="00CD1A8A" w:rsidP="00CD1A8A"/>
    <w:p w14:paraId="1305281D" w14:textId="77777777" w:rsidR="00CD1A8A" w:rsidRDefault="00CD1A8A" w:rsidP="00CD1A8A">
      <w:pPr>
        <w:pStyle w:val="Heading2"/>
      </w:pPr>
      <w:r>
        <w:t xml:space="preserve">that there are no provisions of the laws of any jurisdiction outside England which would be contravened by the execution delivery or performance of the Agreement and that, in so far as any </w:t>
      </w:r>
      <w:r>
        <w:lastRenderedPageBreak/>
        <w:t>obligation under the Agreement falls to be performed in any jurisdiction outside England, its performance will not be illegal or adversely affected by virtue of the laws or regulations of or applicable in that jurisdiction.</w:t>
      </w:r>
    </w:p>
    <w:p w14:paraId="47E0ABFD" w14:textId="77777777" w:rsidR="00CD1A8A" w:rsidRDefault="00CD1A8A" w:rsidP="00CD1A8A"/>
    <w:p w14:paraId="1132DF61" w14:textId="77777777" w:rsidR="00CD1A8A" w:rsidRDefault="00CD1A8A" w:rsidP="00CD1A8A">
      <w:pPr>
        <w:pStyle w:val="Heading1"/>
      </w:pPr>
      <w:r>
        <w:t>Opinion</w:t>
      </w:r>
      <w:r>
        <w:tab/>
      </w:r>
    </w:p>
    <w:p w14:paraId="67B0573D" w14:textId="77777777" w:rsidR="00CD1A8A" w:rsidRDefault="00CD1A8A" w:rsidP="00CD1A8A">
      <w:r>
        <w:t>Based upon and subject to the foregoing, and subject to the reservations mentioned below and to any matters not disclosed to us, we are of the opinion that:</w:t>
      </w:r>
    </w:p>
    <w:p w14:paraId="730FB88B" w14:textId="77777777" w:rsidR="00CD1A8A" w:rsidRDefault="00CD1A8A" w:rsidP="00CD1A8A"/>
    <w:p w14:paraId="3D27903A" w14:textId="77777777" w:rsidR="00CD1A8A" w:rsidRDefault="00CD1A8A" w:rsidP="00CD1A8A">
      <w:pPr>
        <w:pStyle w:val="Heading2"/>
      </w:pPr>
      <w:r>
        <w:t>the Borrower [ each Initial Guarantor] is a company duly incorporated in England with power to execute deliver and exercise its rights and perform its obligations under the Agreement and such execution delivery and performance have been duly authorised by appropriate corporate action;</w:t>
      </w:r>
    </w:p>
    <w:p w14:paraId="31D4D1EB" w14:textId="77777777" w:rsidR="00CD1A8A" w:rsidRDefault="00CD1A8A" w:rsidP="00CD1A8A"/>
    <w:p w14:paraId="4C85FDD6" w14:textId="77777777" w:rsidR="00CD1A8A" w:rsidRDefault="00CD1A8A" w:rsidP="00CD1A8A">
      <w:pPr>
        <w:pStyle w:val="Heading2"/>
      </w:pPr>
      <w:r>
        <w:t>the Agreement constitutes a valid and binding agreement under English law;</w:t>
      </w:r>
    </w:p>
    <w:p w14:paraId="4B67CFEF" w14:textId="77777777" w:rsidR="00CD1A8A" w:rsidRDefault="00CD1A8A" w:rsidP="00CD1A8A"/>
    <w:p w14:paraId="68A0F1D1" w14:textId="77777777" w:rsidR="00CD1A8A" w:rsidRDefault="00CD1A8A" w:rsidP="00CD1A8A">
      <w:pPr>
        <w:pStyle w:val="Heading2"/>
      </w:pPr>
      <w:r>
        <w:t>the execution, delivery and performance by the Borrower [and the Initial Guarantors] of the Agreement and the transactions contemplated by it will not violate any existing laws of England;</w:t>
      </w:r>
    </w:p>
    <w:p w14:paraId="0169D1A5" w14:textId="77777777" w:rsidR="00CD1A8A" w:rsidRDefault="00CD1A8A" w:rsidP="00CD1A8A"/>
    <w:p w14:paraId="539C5DF0" w14:textId="77777777" w:rsidR="00CD1A8A" w:rsidRDefault="00CD1A8A" w:rsidP="00CD1A8A">
      <w:pPr>
        <w:pStyle w:val="Heading2"/>
      </w:pPr>
      <w:r>
        <w:t>no authorisations approvals consents licences exemptions filings or registrations of or with any governmental or public bodies or authorities of or in England are required in connection with the execution delivery or performance of the Agreement or for the Agreement to be valid and binding;</w:t>
      </w:r>
    </w:p>
    <w:p w14:paraId="30CCA678" w14:textId="77777777" w:rsidR="00CD1A8A" w:rsidRDefault="00CD1A8A" w:rsidP="00CD1A8A"/>
    <w:p w14:paraId="361B0636" w14:textId="77777777" w:rsidR="00CD1A8A" w:rsidRDefault="00CD1A8A" w:rsidP="00CD1A8A">
      <w:pPr>
        <w:pStyle w:val="Heading2"/>
      </w:pPr>
      <w:r>
        <w:t>no stamp duty or similar document taxes are payable in England on the Agreement;</w:t>
      </w:r>
    </w:p>
    <w:p w14:paraId="45CA1D6F" w14:textId="77777777" w:rsidR="00CD1A8A" w:rsidRDefault="00CD1A8A" w:rsidP="00CD1A8A"/>
    <w:p w14:paraId="75D800AA" w14:textId="77777777" w:rsidR="00CD1A8A" w:rsidRDefault="00CD1A8A" w:rsidP="00CD1A8A">
      <w:pPr>
        <w:pStyle w:val="Heading2"/>
      </w:pPr>
      <w:r>
        <w:t xml:space="preserve">the choice of English law to govern the Agreement is a valid choice of law according to the laws of England as to conflict of laws [and the submission of the Borrower [and the Initial Guarantors] to the non-exclusive jurisdiction of the Courts of England is a valid submission to that jurisdiction according to English law]. </w:t>
      </w:r>
    </w:p>
    <w:p w14:paraId="7A9E75B0" w14:textId="77777777" w:rsidR="00CD1A8A" w:rsidRDefault="00CD1A8A" w:rsidP="00CD1A8A"/>
    <w:p w14:paraId="2C15CB90" w14:textId="77777777" w:rsidR="00CD1A8A" w:rsidRDefault="00CD1A8A" w:rsidP="00CD1A8A">
      <w:pPr>
        <w:pStyle w:val="Heading2"/>
      </w:pPr>
      <w:r>
        <w:t>Subject to timely registration where required, the [Security] creates a security interest over the property assets and rights [OR: specific property] owned by [the Borrower] at the date of execution and delivery of the Charge and expressed to be mortgaged or charged by it.</w:t>
      </w:r>
    </w:p>
    <w:p w14:paraId="5B2F1912" w14:textId="77777777" w:rsidR="00CD1A8A" w:rsidRDefault="00CD1A8A" w:rsidP="00CD1A8A"/>
    <w:p w14:paraId="38E1A580" w14:textId="77777777" w:rsidR="00CD1A8A" w:rsidRDefault="00CD1A8A" w:rsidP="00CD1A8A">
      <w:pPr>
        <w:pStyle w:val="Heading1"/>
      </w:pPr>
      <w:r>
        <w:t>Reservations</w:t>
      </w:r>
    </w:p>
    <w:p w14:paraId="4396F0CC" w14:textId="77777777" w:rsidR="00CD1A8A" w:rsidRDefault="00CD1A8A" w:rsidP="00CD1A8A">
      <w:r>
        <w:t>Our reservations are as follows:</w:t>
      </w:r>
    </w:p>
    <w:p w14:paraId="10A09F06" w14:textId="77777777" w:rsidR="00CD1A8A" w:rsidRDefault="00CD1A8A" w:rsidP="00CD1A8A"/>
    <w:p w14:paraId="7D0165A5" w14:textId="77777777" w:rsidR="00CD1A8A" w:rsidRDefault="00CD1A8A" w:rsidP="00CD1A8A">
      <w:pPr>
        <w:pStyle w:val="Heading2"/>
      </w:pPr>
      <w:r>
        <w:lastRenderedPageBreak/>
        <w:t>We express no opinion as to any law other than English law in force at and as interpreted at the date of this opinion. We are not qualified to, and we do not, express an opinion on the laws of any other jurisdiction. [In particular, we have not independently investigated the laws of [specify other relevant country or state] for the purpose of this opinion or in connection with the Agreement or the transactions contemplated by it and as to such matters we have relied exclusively on the opinion of [specify lawyers of relevant jurisdiction].</w:t>
      </w:r>
    </w:p>
    <w:p w14:paraId="39A55B2F" w14:textId="77777777" w:rsidR="00CD1A8A" w:rsidRDefault="00CD1A8A" w:rsidP="00CD1A8A"/>
    <w:p w14:paraId="17A7F7D0" w14:textId="77777777" w:rsidR="00CD1A8A" w:rsidRDefault="00CD1A8A" w:rsidP="00CD1A8A">
      <w:pPr>
        <w:pStyle w:val="Heading2"/>
      </w:pPr>
      <w:r>
        <w:t>We express no opinion as to any document other than the Agreement.</w:t>
      </w:r>
    </w:p>
    <w:p w14:paraId="21DAA2F5" w14:textId="77777777" w:rsidR="00CD1A8A" w:rsidRDefault="00CD1A8A" w:rsidP="00CD1A8A"/>
    <w:p w14:paraId="5BAA53EA" w14:textId="77777777" w:rsidR="00CD1A8A" w:rsidRDefault="00CD1A8A" w:rsidP="00CD1A8A">
      <w:pPr>
        <w:pStyle w:val="Heading2"/>
      </w:pPr>
      <w:r>
        <w:t>The expression “valid and binding” in paragraph 4.2 above means that the obligations expressed to be assumed under the Agreement are of a type which the English courts will treat as valid and binding. It does not mean that these obligations will necessarily be enforced in all circumstances in accordance with their terms, as to which reference is made to the other reservations expressed in this letter.</w:t>
      </w:r>
    </w:p>
    <w:p w14:paraId="306219B7" w14:textId="77777777" w:rsidR="00CD1A8A" w:rsidRDefault="00CD1A8A" w:rsidP="00CD1A8A"/>
    <w:p w14:paraId="3E8155ED" w14:textId="77777777" w:rsidR="00CD1A8A" w:rsidRDefault="00CD1A8A" w:rsidP="00CD1A8A">
      <w:pPr>
        <w:pStyle w:val="Heading2"/>
      </w:pPr>
      <w:r>
        <w:t>We express no opinion as to whether any equitable remedies, and in particular an order for specific performance or an injunction, would be available in respect of any of the obligations of the Borrower [ any Initial Guarantor] as set out in the Agreement or whether any specific remedy, other than monetary damages, would be available.</w:t>
      </w:r>
    </w:p>
    <w:p w14:paraId="02CA33C7" w14:textId="77777777" w:rsidR="00CD1A8A" w:rsidRDefault="00CD1A8A" w:rsidP="00CD1A8A"/>
    <w:p w14:paraId="22310222" w14:textId="77777777" w:rsidR="00CD1A8A" w:rsidRDefault="00CD1A8A" w:rsidP="00CD1A8A">
      <w:pPr>
        <w:pStyle w:val="Heading2"/>
      </w:pPr>
      <w:r>
        <w:t>The obligations of the Borrower [and each Initial Guarantor] under the Agreement will be subject to any laws from time to time in effect relating to bankruptcy insolvency liquidation administration reorganisation or any other laws or other legal or equitable remedies affecting generally the enforcement of creditors’ rights.</w:t>
      </w:r>
    </w:p>
    <w:p w14:paraId="4D2B859B" w14:textId="77777777" w:rsidR="00CD1A8A" w:rsidRDefault="00CD1A8A" w:rsidP="00CD1A8A"/>
    <w:p w14:paraId="19B15F15" w14:textId="77777777" w:rsidR="00CD1A8A" w:rsidRDefault="00CD1A8A" w:rsidP="00CD1A8A">
      <w:pPr>
        <w:pStyle w:val="Heading2"/>
      </w:pPr>
      <w:r>
        <w:t>An English court would not give effect to obligations of the Borrower as set out in Clause [ ] of the Agreement (Default Interest) providing for the payment by the Borrower of interest on overdue amounts if the amount expressed as being payable were a penalty or in the nature of a penalty.</w:t>
      </w:r>
    </w:p>
    <w:p w14:paraId="44995EF4" w14:textId="77777777" w:rsidR="00CD1A8A" w:rsidRDefault="00CD1A8A" w:rsidP="00CD1A8A"/>
    <w:p w14:paraId="4ADC8491" w14:textId="77777777" w:rsidR="00CD1A8A" w:rsidRDefault="00CD1A8A" w:rsidP="00CD1A8A">
      <w:pPr>
        <w:pStyle w:val="Heading2"/>
      </w:pPr>
      <w:r>
        <w:t>The undertaking and indemnity contained in Clause [ ] of the Agreement (Duties) may be void in respect of stamp duties payable in the United Kingdom.</w:t>
      </w:r>
    </w:p>
    <w:p w14:paraId="08D684EC" w14:textId="77777777" w:rsidR="00CD1A8A" w:rsidRDefault="00CD1A8A" w:rsidP="00CD1A8A"/>
    <w:p w14:paraId="28B607D6" w14:textId="77777777" w:rsidR="00CD1A8A" w:rsidRDefault="00CD1A8A" w:rsidP="00CD1A8A">
      <w:pPr>
        <w:pStyle w:val="Heading2"/>
      </w:pPr>
      <w:r>
        <w:t>Clause [ ] of the Agreement (concerning partial payments) may not be effective to exclude any appropriation made by the Borrower.</w:t>
      </w:r>
    </w:p>
    <w:p w14:paraId="6A5755C3" w14:textId="77777777" w:rsidR="00CD1A8A" w:rsidRDefault="00CD1A8A" w:rsidP="00CD1A8A"/>
    <w:p w14:paraId="3381FC72" w14:textId="77777777" w:rsidR="00CD1A8A" w:rsidRDefault="00CD1A8A" w:rsidP="00CD1A8A">
      <w:pPr>
        <w:pStyle w:val="Heading2"/>
      </w:pPr>
      <w:r>
        <w:t>We express no opinion with respect to the enforceability in all circumstances of Clause [ of the Agreement (Sharing Payments).</w:t>
      </w:r>
    </w:p>
    <w:p w14:paraId="1CBE7CC1" w14:textId="77777777" w:rsidR="00CD1A8A" w:rsidRDefault="00CD1A8A" w:rsidP="00CD1A8A"/>
    <w:p w14:paraId="52C4BBB3" w14:textId="77777777" w:rsidR="00CD1A8A" w:rsidRDefault="00CD1A8A" w:rsidP="00CD1A8A">
      <w:pPr>
        <w:pStyle w:val="Heading2"/>
      </w:pPr>
      <w:r>
        <w:lastRenderedPageBreak/>
        <w:t>Although Clause [ ] of the Agreement (Waivers amendments and consents) contemplates written waivers or consents, an agreement may be varied amended or discharged by a further agreement or a collateral agreement which may be effected by an oral agreement or a course of dealing.</w:t>
      </w:r>
    </w:p>
    <w:p w14:paraId="606195B8" w14:textId="77777777" w:rsidR="00CD1A8A" w:rsidRDefault="00CD1A8A" w:rsidP="00CD1A8A"/>
    <w:p w14:paraId="1AB9AFED" w14:textId="77777777" w:rsidR="00CD1A8A" w:rsidRDefault="00CD1A8A" w:rsidP="00CD1A8A">
      <w:pPr>
        <w:pStyle w:val="Heading2"/>
      </w:pPr>
      <w:r>
        <w:t>Clause [ ] of the Agreement (Severance) may not be effective under English law.</w:t>
      </w:r>
    </w:p>
    <w:p w14:paraId="609EE924" w14:textId="77777777" w:rsidR="00CD1A8A" w:rsidRDefault="00CD1A8A" w:rsidP="00CD1A8A"/>
    <w:p w14:paraId="4B63064F" w14:textId="77777777" w:rsidR="00CD1A8A" w:rsidRDefault="00CD1A8A" w:rsidP="00CD1A8A">
      <w:pPr>
        <w:pStyle w:val="Heading2"/>
      </w:pPr>
      <w:r>
        <w:t>Any determination or certificate made or given pursuant to any provision of the Agreement which provides for such determination or certificate to be final conclusive or binding might be held under English law not to be final conclusive or binding if such determination or certificate could be shown to have been incorrect unreasonable or arbitrary or not to have been given or made in good faith.</w:t>
      </w:r>
    </w:p>
    <w:p w14:paraId="30F5E4AF" w14:textId="77777777" w:rsidR="00CD1A8A" w:rsidRDefault="00CD1A8A" w:rsidP="00CD1A8A"/>
    <w:p w14:paraId="6452DB33" w14:textId="77777777" w:rsidR="00CD1A8A" w:rsidRDefault="00CD1A8A" w:rsidP="00CD1A8A">
      <w:pPr>
        <w:pStyle w:val="Heading2"/>
      </w:pPr>
      <w:r>
        <w:t>Where any obligations are to be performed or observed in a jurisdiction outside England, they may not be enforceable under English law if and to the extent that such performance or observance would be unlawful unenforceable or contrary to public policy under the laws of such jurisdiction.</w:t>
      </w:r>
    </w:p>
    <w:p w14:paraId="59B01442" w14:textId="77777777" w:rsidR="00CD1A8A" w:rsidRDefault="00CD1A8A" w:rsidP="00CD1A8A"/>
    <w:p w14:paraId="530614EC" w14:textId="77777777" w:rsidR="00CD1A8A" w:rsidRDefault="00CD1A8A" w:rsidP="00CD1A8A">
      <w:pPr>
        <w:pStyle w:val="Heading2"/>
      </w:pPr>
      <w:r>
        <w:t>As regards jurisdiction, an English court may stay proceedings if concurrent proceedings are being brought elsewhere.</w:t>
      </w:r>
    </w:p>
    <w:p w14:paraId="2B5D7F9F" w14:textId="77777777" w:rsidR="00CD1A8A" w:rsidRDefault="00CD1A8A" w:rsidP="00CD1A8A"/>
    <w:p w14:paraId="3CF5C117" w14:textId="77777777" w:rsidR="00CD1A8A" w:rsidRDefault="00CD1A8A" w:rsidP="00CD1A8A">
      <w:pPr>
        <w:pStyle w:val="Heading2"/>
      </w:pPr>
      <w:r>
        <w:t>An English court may not give effect to a purported obligation to pay another party’s litigation costs and may make its own order as to costs.</w:t>
      </w:r>
    </w:p>
    <w:p w14:paraId="3AFD7063" w14:textId="77777777" w:rsidR="00CD1A8A" w:rsidRDefault="00CD1A8A" w:rsidP="00CD1A8A"/>
    <w:p w14:paraId="27CD686C" w14:textId="77777777" w:rsidR="00CD1A8A" w:rsidRDefault="00CD1A8A" w:rsidP="00CD1A8A">
      <w:pPr>
        <w:pStyle w:val="Heading2"/>
      </w:pPr>
      <w:r>
        <w:t>Whilst English courts would have power to give judgment expressed as an order to pay a currency other than pounds sterling and are normally prepared to do so, they may decline to do so in their discretion and may not enforce the benefit of currency conversion and indemnity clauses.</w:t>
      </w:r>
    </w:p>
    <w:p w14:paraId="0E2BC4A3" w14:textId="77777777" w:rsidR="00CD1A8A" w:rsidRDefault="00CD1A8A" w:rsidP="00CD1A8A"/>
    <w:p w14:paraId="40236D0B" w14:textId="77777777" w:rsidR="00CD1A8A" w:rsidRDefault="00CD1A8A" w:rsidP="00CD1A8A">
      <w:pPr>
        <w:pStyle w:val="Heading2"/>
      </w:pPr>
      <w:r>
        <w:t>Claims may become barred under the Limitation Acts or may be or become subject to defences of set-off or counterclaim.</w:t>
      </w:r>
    </w:p>
    <w:p w14:paraId="2A1B11F2" w14:textId="77777777" w:rsidR="00CD1A8A" w:rsidRDefault="00CD1A8A" w:rsidP="00CD1A8A"/>
    <w:p w14:paraId="6B8C274F" w14:textId="77777777" w:rsidR="00CD1A8A" w:rsidRDefault="00CD1A8A" w:rsidP="00CD1A8A">
      <w:pPr>
        <w:pStyle w:val="Heading2"/>
      </w:pPr>
      <w:r>
        <w:t>The enforcement of the rights and obligations of the parties to the Agreement may be limited by the provisions of English law concerning frustration of contracts.</w:t>
      </w:r>
    </w:p>
    <w:p w14:paraId="7ACCFCF4" w14:textId="77777777" w:rsidR="00CD1A8A" w:rsidRDefault="00CD1A8A" w:rsidP="00CD1A8A"/>
    <w:p w14:paraId="25111534" w14:textId="77777777" w:rsidR="00CD1A8A" w:rsidRDefault="00CD1A8A" w:rsidP="00CD1A8A">
      <w:pPr>
        <w:pStyle w:val="Heading2"/>
      </w:pPr>
      <w:r>
        <w:t>Without limiting any other assumption or reservation made in this opinion, we have not investigated whether the Borrower [and any Initial Guarantor] is or will by reason of the execution of, or the transactions contemplated by, the Agreement or any document referred to in the Agreement be in breach of any of its obligations under any licence authorisation consent agreement or document.</w:t>
      </w:r>
    </w:p>
    <w:p w14:paraId="1B672969" w14:textId="77777777" w:rsidR="00CD1A8A" w:rsidRDefault="00CD1A8A" w:rsidP="00CD1A8A"/>
    <w:p w14:paraId="5FAC597D" w14:textId="77777777" w:rsidR="00CD1A8A" w:rsidRDefault="00CD1A8A" w:rsidP="00CD1A8A">
      <w:pPr>
        <w:pStyle w:val="Heading2"/>
      </w:pPr>
      <w:r>
        <w:lastRenderedPageBreak/>
        <w:t xml:space="preserve">We express no opinion as to the tax treatment or consequences of the Agreement or the transactions contemplated by it. </w:t>
      </w:r>
    </w:p>
    <w:p w14:paraId="71F20106" w14:textId="77777777" w:rsidR="00CD1A8A" w:rsidRDefault="00CD1A8A" w:rsidP="00CD1A8A"/>
    <w:p w14:paraId="6C1E439B" w14:textId="77777777" w:rsidR="00CD1A8A" w:rsidRDefault="00CD1A8A" w:rsidP="00CD1A8A">
      <w:pPr>
        <w:pStyle w:val="Heading2"/>
      </w:pPr>
      <w:r>
        <w:t xml:space="preserve">It is beyond the scope of this opinion to deal comprehensively with matters concerning property assets and rights expressed to be subject to the Charge and priority nature registration and enforcement of the Charge and its effectiveness in all circumstances. In particularly, we express no opinion in this letter as to any of the following matters: </w:t>
      </w:r>
    </w:p>
    <w:p w14:paraId="60147809" w14:textId="77777777" w:rsidR="00CD1A8A" w:rsidRDefault="00CD1A8A" w:rsidP="00CD1A8A"/>
    <w:p w14:paraId="0C4DCC50" w14:textId="77777777" w:rsidR="00CD1A8A" w:rsidRDefault="00CD1A8A" w:rsidP="00CD1A8A">
      <w:pPr>
        <w:pStyle w:val="Heading3"/>
      </w:pPr>
      <w:r>
        <w:t>The existence of, or the title of [the Borrower] to, or the marketability or value of, any of the property assets or rights expressed to be subject to the Charge;</w:t>
      </w:r>
    </w:p>
    <w:p w14:paraId="1FA3C0C7" w14:textId="77777777" w:rsidR="00CD1A8A" w:rsidRDefault="00CD1A8A" w:rsidP="00CD1A8A"/>
    <w:p w14:paraId="6827501B" w14:textId="77777777" w:rsidR="00CD1A8A" w:rsidRDefault="00CD1A8A" w:rsidP="00CD1A8A">
      <w:pPr>
        <w:pStyle w:val="Heading3"/>
      </w:pPr>
      <w:r>
        <w:t>the priority of any security or whether any property assets or rights expressed to be subject to the Charge are or may become subject tot any equities rights or interests in favour of any other person, in priority to the Charge or otherwise;</w:t>
      </w:r>
    </w:p>
    <w:p w14:paraId="47391664" w14:textId="77777777" w:rsidR="00CD1A8A" w:rsidRDefault="00CD1A8A" w:rsidP="00CD1A8A"/>
    <w:p w14:paraId="741CDA75" w14:textId="77777777" w:rsidR="00CD1A8A" w:rsidRDefault="00CD1A8A" w:rsidP="00CD1A8A">
      <w:pPr>
        <w:pStyle w:val="Heading3"/>
      </w:pPr>
      <w:r>
        <w:t xml:space="preserve">whether the Charge creates effective security in respect of any property assets or rights outside Wales and England; </w:t>
      </w:r>
    </w:p>
    <w:p w14:paraId="11F5BC6F" w14:textId="77777777" w:rsidR="00CD1A8A" w:rsidRDefault="00CD1A8A" w:rsidP="00CD1A8A"/>
    <w:p w14:paraId="1B4AA09B" w14:textId="77777777" w:rsidR="00CD1A8A" w:rsidRDefault="00CD1A8A" w:rsidP="00CD1A8A">
      <w:pPr>
        <w:pStyle w:val="Heading3"/>
      </w:pPr>
      <w:r>
        <w:t>whether the Charge creates effective security in respect of cash or credit balances of [the Borrower] with [the Bank/any of the Banks];</w:t>
      </w:r>
    </w:p>
    <w:p w14:paraId="19000937" w14:textId="77777777" w:rsidR="00CD1A8A" w:rsidRDefault="00CD1A8A" w:rsidP="00CD1A8A"/>
    <w:p w14:paraId="316E5195" w14:textId="77777777" w:rsidR="00CD1A8A" w:rsidRDefault="00CD1A8A" w:rsidP="00CD1A8A">
      <w:pPr>
        <w:pStyle w:val="Heading3"/>
      </w:pPr>
      <w:r>
        <w:t>the nature of the security created by the Charge, whether fixed or floating (and in particular charges may only take effect as floating charges);</w:t>
      </w:r>
    </w:p>
    <w:p w14:paraId="703C895B" w14:textId="77777777" w:rsidR="00CD1A8A" w:rsidRDefault="00CD1A8A" w:rsidP="00CD1A8A"/>
    <w:p w14:paraId="5D6E6C28" w14:textId="77777777" w:rsidR="00CD1A8A" w:rsidRDefault="00CD1A8A" w:rsidP="00CD1A8A">
      <w:pPr>
        <w:pStyle w:val="Heading3"/>
      </w:pPr>
      <w:r>
        <w:t>whether statutory preferences, fixed charges, liens, preferential creditors, title retention arrangements or priorities arising by operation of law may effectively rank ahead of the Charge or certain provisions of ot;</w:t>
      </w:r>
    </w:p>
    <w:p w14:paraId="70381D5C" w14:textId="77777777" w:rsidR="00CD1A8A" w:rsidRDefault="00CD1A8A" w:rsidP="00CD1A8A"/>
    <w:p w14:paraId="33CB42AA" w14:textId="77777777" w:rsidR="00CD1A8A" w:rsidRDefault="00CD1A8A" w:rsidP="00CD1A8A">
      <w:pPr>
        <w:pStyle w:val="Heading3"/>
      </w:pPr>
      <w:r>
        <w:t xml:space="preserve">whether [the Borrower] is solvent immediately following creation of the Charge and whether the Charge is or may at any time prove to have been created at a relevant time prior to the presentation of a petition for an administration order in relation to, or the commencement of the winding up of, [the Borrower] so that it may be void or voidable or otherwise affected by any order of a court under any insolvency laws; </w:t>
      </w:r>
    </w:p>
    <w:p w14:paraId="17C9517F" w14:textId="77777777" w:rsidR="00CD1A8A" w:rsidRDefault="00CD1A8A" w:rsidP="00CD1A8A"/>
    <w:p w14:paraId="21483188" w14:textId="77777777" w:rsidR="00CD1A8A" w:rsidRDefault="00CD1A8A" w:rsidP="00CD1A8A">
      <w:pPr>
        <w:pStyle w:val="Heading3"/>
      </w:pPr>
      <w:r>
        <w:t>whether the floating charge comprised in the Charge is or may at any time prove to be wholly or partly invalid as having been created at a relevant time prior to the presentation of a petition for an administration order in relation to, or a commencement of the winding-up of [the Borrower].</w:t>
      </w:r>
    </w:p>
    <w:p w14:paraId="69A0F151" w14:textId="77777777" w:rsidR="00CD1A8A" w:rsidRDefault="00CD1A8A" w:rsidP="00CD1A8A"/>
    <w:p w14:paraId="5E569221" w14:textId="77777777" w:rsidR="00CD1A8A" w:rsidRDefault="00CD1A8A" w:rsidP="00CD1A8A">
      <w:pPr>
        <w:pStyle w:val="Heading2"/>
      </w:pPr>
      <w:r>
        <w:lastRenderedPageBreak/>
        <w:t xml:space="preserve">The Insolvency Act 1986 prohibits certain steps being taken except with the leave of the court (or, where an administration order is in force, the administrator) against a company after the presentation of a petition for an administration order. This prohibition continues if an administration order is made for so long as it is in force. Prohibited steps include steps taken to enforce any security over the company’s property, the commencement or continuation of proceedings or execution or other legal process or the levying of distress against the company or its property and, where an administration order is in force, the appointment of an administrative receiver. </w:t>
      </w:r>
    </w:p>
    <w:p w14:paraId="3A30F6CC" w14:textId="77777777" w:rsidR="00CD1A8A" w:rsidRDefault="00CD1A8A" w:rsidP="00CD1A8A"/>
    <w:p w14:paraId="0378BECA" w14:textId="77777777" w:rsidR="00CD1A8A" w:rsidRDefault="00CD1A8A" w:rsidP="00CD1A8A">
      <w:pPr>
        <w:pStyle w:val="Heading2"/>
      </w:pPr>
      <w:r>
        <w:t xml:space="preserve">Where the Charge is expressed to create security over debts owing from, or contractual or other rights against, third parties, these are subject to the rights of the third parties concerned and may be invalid if the terms of such debts or rights do not permit them to be charged or assigned. </w:t>
      </w:r>
    </w:p>
    <w:p w14:paraId="4A3BF438" w14:textId="77777777" w:rsidR="00CD1A8A" w:rsidRDefault="00CD1A8A" w:rsidP="00CD1A8A"/>
    <w:p w14:paraId="7914E1F4" w14:textId="77777777" w:rsidR="00CD1A8A" w:rsidRDefault="00CD1A8A" w:rsidP="00CD1A8A">
      <w:pPr>
        <w:pStyle w:val="Heading2"/>
      </w:pPr>
      <w:r>
        <w:t xml:space="preserve">A floating charge is more vulnerable than a fixed charge both to being set aside in a liquidation or administration and to losing its priority to other rights and interests. A floating charge will take effect subject to third party concerned (including rights of set-off) unless the third party concerned had express notice that a term in the Charge prohibited the type of transaction to which that person is a party or that the floating charge will also take effect subject to any execution or attachment completed before crystallization and to any distress levied before crystallization. An administrator has wider powers to sell assets subject to a floating charge than assets subject to a fixed charge. </w:t>
      </w:r>
    </w:p>
    <w:p w14:paraId="312D5723" w14:textId="77777777" w:rsidR="00CD1A8A" w:rsidRDefault="00CD1A8A" w:rsidP="00CD1A8A"/>
    <w:p w14:paraId="3374992E" w14:textId="77777777" w:rsidR="00CD1A8A" w:rsidRDefault="00CD1A8A" w:rsidP="00CD1A8A">
      <w:pPr>
        <w:pStyle w:val="Heading2"/>
      </w:pPr>
      <w:r>
        <w:t>The enforcement of security interests is subject to certain rules of law; for example, a person who holds a charge over property cannot sell the property to himself and owes a duty to take reasonable care to realise the property for a proper price.</w:t>
      </w:r>
    </w:p>
    <w:p w14:paraId="1B254DC8" w14:textId="77777777" w:rsidR="00CD1A8A" w:rsidRDefault="00CD1A8A" w:rsidP="00CD1A8A"/>
    <w:p w14:paraId="0125C3DB" w14:textId="77777777" w:rsidR="00CD1A8A" w:rsidRDefault="00CD1A8A" w:rsidP="00CD1A8A">
      <w:pPr>
        <w:pStyle w:val="Heading2"/>
      </w:pPr>
      <w:r>
        <w:t>We express no opinion as to whether [the Borrower] is in compliance with United Kingdom or European Union requirements concerning safety at work, protection of the environment or similar matters or as to any potential liability of [the Bank/any of the Banks/ any security trustee for the Banks] as mortgagees for any loss or damage resulting from or arising out of the failure by [the Borrower] to comply with any such requirements.</w:t>
      </w:r>
    </w:p>
    <w:p w14:paraId="20D76601" w14:textId="77777777" w:rsidR="00CD1A8A" w:rsidRDefault="00CD1A8A" w:rsidP="00CD1A8A"/>
    <w:p w14:paraId="0270E5BF" w14:textId="77777777" w:rsidR="00CD1A8A" w:rsidRDefault="00CD1A8A" w:rsidP="00CD1A8A">
      <w:r>
        <w:t>This opinion is given to [name of Agent] for the sole benefit of itself and the Banks [ party to the Agreement and for the purpose of the Agreement. [It is given on condition that it is governed by and shall be construed in accordance with English law and that any action arising out of it is subject to the exclusive jurisdiction of the English courts.] It may not be delivered to nor relied upon by any other person or for any other purpose nor is it to be quoted or referred to in any document or filed with any person, except in any case with our prior written consent.</w:t>
      </w:r>
    </w:p>
    <w:p w14:paraId="402A83E6" w14:textId="77777777" w:rsidR="00CD1A8A" w:rsidRDefault="00CD1A8A" w:rsidP="00CD1A8A"/>
    <w:p w14:paraId="3A12F6E5" w14:textId="77777777" w:rsidR="00CD1A8A" w:rsidRDefault="00CD1A8A" w:rsidP="00CD1A8A">
      <w:r>
        <w:t>Yours faithfully</w:t>
      </w:r>
    </w:p>
    <w:p w14:paraId="04968A4F" w14:textId="77777777" w:rsidR="00CD1A8A" w:rsidRDefault="00CD1A8A" w:rsidP="00CD1A8A"/>
    <w:p w14:paraId="1E44A762" w14:textId="77777777" w:rsidR="00CD1A8A" w:rsidRPr="00CD1A8A" w:rsidRDefault="00CD1A8A" w:rsidP="00CD1A8A">
      <w:pPr>
        <w:jc w:val="center"/>
        <w:rPr>
          <w:rFonts w:ascii="Goudy Old Style" w:eastAsia="Calibri" w:hAnsi="Goudy Old Style" w:cs="Times New Roman"/>
          <w:b/>
          <w:sz w:val="24"/>
          <w:szCs w:val="24"/>
          <w:u w:val="single"/>
        </w:rPr>
      </w:pPr>
      <w:r>
        <w:rPr>
          <w:rFonts w:ascii="Times New Roman" w:eastAsia="Times New Roman" w:hAnsi="Times New Roman" w:cs="Times New Roman"/>
          <w:bCs/>
          <w:sz w:val="24"/>
          <w:szCs w:val="24"/>
        </w:rPr>
        <w:lastRenderedPageBreak/>
        <w:t>NOTICE OF OBJECTION OF ATTACHMENT:</w:t>
      </w:r>
      <w:r>
        <w:rPr>
          <w:rFonts w:ascii="Times New Roman" w:eastAsia="Times New Roman" w:hAnsi="Times New Roman" w:cs="Times New Roman"/>
          <w:bCs/>
          <w:sz w:val="24"/>
          <w:szCs w:val="24"/>
        </w:rPr>
        <w:br/>
      </w:r>
      <w:r w:rsidRPr="00CD1A8A">
        <w:rPr>
          <w:rFonts w:ascii="Goudy Old Style" w:eastAsia="Calibri" w:hAnsi="Goudy Old Style" w:cs="Times New Roman"/>
          <w:b/>
          <w:sz w:val="24"/>
          <w:szCs w:val="24"/>
          <w:u w:val="single"/>
        </w:rPr>
        <w:t>REPUBLIC OF KENYA</w:t>
      </w:r>
    </w:p>
    <w:p w14:paraId="4AD6144C" w14:textId="77777777" w:rsidR="00CD1A8A" w:rsidRPr="00CD1A8A" w:rsidRDefault="00CD1A8A" w:rsidP="00CD1A8A">
      <w:pPr>
        <w:spacing w:after="0"/>
        <w:jc w:val="center"/>
        <w:rPr>
          <w:rFonts w:ascii="Goudy Old Style" w:eastAsia="Calibri" w:hAnsi="Goudy Old Style" w:cs="Times New Roman"/>
          <w:b/>
          <w:sz w:val="24"/>
          <w:szCs w:val="24"/>
          <w:u w:val="single"/>
        </w:rPr>
      </w:pPr>
      <w:r w:rsidRPr="00CD1A8A">
        <w:rPr>
          <w:rFonts w:ascii="Goudy Old Style" w:eastAsia="Calibri" w:hAnsi="Goudy Old Style" w:cs="Times New Roman"/>
          <w:b/>
          <w:sz w:val="24"/>
          <w:szCs w:val="24"/>
          <w:u w:val="single"/>
        </w:rPr>
        <w:t>IN THE SENIOR RESID</w:t>
      </w:r>
      <w:r w:rsidR="00AA44DA">
        <w:rPr>
          <w:rFonts w:ascii="Goudy Old Style" w:eastAsia="Calibri" w:hAnsi="Goudy Old Style" w:cs="Times New Roman"/>
          <w:b/>
          <w:sz w:val="24"/>
          <w:szCs w:val="24"/>
          <w:u w:val="single"/>
        </w:rPr>
        <w:t>ENT MAGISTRATE’S COURT AT ……</w:t>
      </w:r>
    </w:p>
    <w:p w14:paraId="11D57C35" w14:textId="77777777" w:rsidR="00CD1A8A" w:rsidRPr="00CD1A8A" w:rsidRDefault="00AA44DA" w:rsidP="00CD1A8A">
      <w:pPr>
        <w:spacing w:after="0"/>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CIVIL SUIT NO.  OF 201</w:t>
      </w:r>
      <w:r w:rsidR="00CD1A8A" w:rsidRPr="00CD1A8A">
        <w:rPr>
          <w:rFonts w:ascii="Goudy Old Style" w:eastAsia="Calibri" w:hAnsi="Goudy Old Style" w:cs="Times New Roman"/>
          <w:b/>
          <w:sz w:val="24"/>
          <w:szCs w:val="24"/>
          <w:u w:val="single"/>
        </w:rPr>
        <w:t>4.</w:t>
      </w:r>
    </w:p>
    <w:p w14:paraId="460AB380" w14:textId="77777777" w:rsidR="00CD1A8A" w:rsidRPr="00CD1A8A" w:rsidRDefault="00CD1A8A" w:rsidP="00CD1A8A">
      <w:pPr>
        <w:spacing w:after="0"/>
        <w:rPr>
          <w:rFonts w:ascii="Goudy Old Style" w:eastAsia="Calibri" w:hAnsi="Goudy Old Style" w:cs="Times New Roman"/>
          <w:sz w:val="24"/>
          <w:szCs w:val="24"/>
        </w:rPr>
      </w:pPr>
    </w:p>
    <w:p w14:paraId="239522D3"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KET WANG’I</w:t>
      </w:r>
      <w:r w:rsidR="00CD1A8A" w:rsidRPr="00CD1A8A">
        <w:rPr>
          <w:rFonts w:ascii="Goudy Old Style" w:eastAsia="Calibri" w:hAnsi="Goudy Old Style" w:cs="Times New Roman"/>
        </w:rPr>
        <w:t>===============================================PLAINTIFF</w:t>
      </w:r>
    </w:p>
    <w:p w14:paraId="2B65ACA7" w14:textId="77777777"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-VERSUS-</w:t>
      </w:r>
    </w:p>
    <w:p w14:paraId="769D5EC0"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SILALII MASKIO</w:t>
      </w:r>
      <w:r w:rsidR="00CD1A8A" w:rsidRPr="00CD1A8A">
        <w:rPr>
          <w:rFonts w:ascii="Goudy Old Style" w:eastAsia="Calibri" w:hAnsi="Goudy Old Style" w:cs="Times New Roman"/>
        </w:rPr>
        <w:t>==========================================DEFENDANT</w:t>
      </w:r>
    </w:p>
    <w:p w14:paraId="0E48F506" w14:textId="77777777"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AND</w:t>
      </w:r>
    </w:p>
    <w:p w14:paraId="1FEC91AB"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NIKO RADA</w:t>
      </w:r>
      <w:r w:rsidR="00CD1A8A" w:rsidRPr="00CD1A8A">
        <w:rPr>
          <w:rFonts w:ascii="Goudy Old Style" w:eastAsia="Calibri" w:hAnsi="Goudy Old Style" w:cs="Times New Roman"/>
        </w:rPr>
        <w:t>=====================================OBJECTOR</w:t>
      </w:r>
    </w:p>
    <w:p w14:paraId="519D0039" w14:textId="77777777" w:rsidR="00CD1A8A" w:rsidRPr="00CD1A8A" w:rsidRDefault="00CD1A8A" w:rsidP="00CD1A8A">
      <w:pPr>
        <w:spacing w:after="0"/>
        <w:rPr>
          <w:rFonts w:ascii="Goudy Old Style" w:eastAsia="Calibri" w:hAnsi="Goudy Old Style" w:cs="Times New Roman"/>
          <w:sz w:val="24"/>
        </w:rPr>
      </w:pPr>
    </w:p>
    <w:p w14:paraId="0F1E5FE7" w14:textId="77777777" w:rsidR="00CD1A8A" w:rsidRPr="00CD1A8A" w:rsidRDefault="00CD1A8A" w:rsidP="00CD1A8A">
      <w:pPr>
        <w:spacing w:after="0"/>
        <w:jc w:val="center"/>
        <w:rPr>
          <w:rFonts w:ascii="Goudy Old Style" w:eastAsia="Calibri" w:hAnsi="Goudy Old Style" w:cs="Times New Roman"/>
          <w:b/>
          <w:sz w:val="24"/>
          <w:u w:val="single"/>
        </w:rPr>
      </w:pPr>
      <w:r w:rsidRPr="00CD1A8A">
        <w:rPr>
          <w:rFonts w:ascii="Goudy Old Style" w:eastAsia="Calibri" w:hAnsi="Goudy Old Style" w:cs="Times New Roman"/>
          <w:b/>
          <w:sz w:val="24"/>
          <w:u w:val="single"/>
        </w:rPr>
        <w:t>NOTIC</w:t>
      </w:r>
      <w:r w:rsidR="00AA44DA">
        <w:rPr>
          <w:rFonts w:ascii="Goudy Old Style" w:eastAsia="Calibri" w:hAnsi="Goudy Old Style" w:cs="Times New Roman"/>
          <w:b/>
          <w:sz w:val="24"/>
          <w:u w:val="single"/>
        </w:rPr>
        <w:t>E OF STAY OF EXECUTION ORDER….</w:t>
      </w:r>
      <w:r w:rsidRPr="00CD1A8A">
        <w:rPr>
          <w:rFonts w:ascii="Goudy Old Style" w:eastAsia="Calibri" w:hAnsi="Goudy Old Style" w:cs="Times New Roman"/>
          <w:b/>
          <w:sz w:val="24"/>
          <w:u w:val="single"/>
        </w:rPr>
        <w:t xml:space="preserve"> RULE 54.</w:t>
      </w:r>
    </w:p>
    <w:p w14:paraId="1B51E88D" w14:textId="77777777" w:rsidR="00CD1A8A" w:rsidRPr="00CD1A8A" w:rsidRDefault="00CD1A8A" w:rsidP="00CD1A8A">
      <w:pPr>
        <w:spacing w:after="0"/>
        <w:rPr>
          <w:rFonts w:ascii="Goudy Old Style" w:eastAsia="Calibri" w:hAnsi="Goudy Old Style" w:cs="Times New Roman"/>
          <w:sz w:val="24"/>
        </w:rPr>
      </w:pPr>
    </w:p>
    <w:p w14:paraId="30533593" w14:textId="77777777" w:rsidR="00CD1A8A" w:rsidRPr="00CD1A8A" w:rsidRDefault="00CD1A8A" w:rsidP="00CD1A8A">
      <w:pPr>
        <w:spacing w:after="0"/>
        <w:ind w:left="-540"/>
        <w:rPr>
          <w:rFonts w:ascii="Goudy Old Style" w:eastAsia="Calibri" w:hAnsi="Goudy Old Style" w:cs="Times New Roman"/>
          <w:sz w:val="24"/>
        </w:rPr>
      </w:pPr>
      <w:r w:rsidRPr="00CD1A8A">
        <w:rPr>
          <w:rFonts w:ascii="Goudy Old Style" w:eastAsia="Calibri" w:hAnsi="Goudy Old Style" w:cs="Times New Roman"/>
          <w:sz w:val="24"/>
        </w:rPr>
        <w:t>To</w:t>
      </w:r>
    </w:p>
    <w:p w14:paraId="033B25C4" w14:textId="77777777" w:rsidR="00CD1A8A" w:rsidRPr="00CD1A8A" w:rsidRDefault="00AA44DA" w:rsidP="00CD1A8A">
      <w:pPr>
        <w:spacing w:after="0"/>
        <w:rPr>
          <w:rFonts w:ascii="Goudy Old Style" w:eastAsia="Calibri" w:hAnsi="Goudy Old Style" w:cs="Times New Roman"/>
          <w:sz w:val="24"/>
        </w:rPr>
      </w:pPr>
      <w:r>
        <w:rPr>
          <w:rFonts w:ascii="Goudy Old Style" w:eastAsia="Calibri" w:hAnsi="Goudy Old Style" w:cs="Times New Roman"/>
          <w:sz w:val="24"/>
        </w:rPr>
        <w:t>Acha za Ovyo</w:t>
      </w:r>
      <w:r w:rsidR="00CD1A8A" w:rsidRPr="00CD1A8A">
        <w:rPr>
          <w:rFonts w:ascii="Goudy Old Style" w:eastAsia="Calibri" w:hAnsi="Goudy Old Style" w:cs="Times New Roman"/>
          <w:sz w:val="24"/>
        </w:rPr>
        <w:t xml:space="preserve"> &amp; Co. Advocates</w:t>
      </w:r>
    </w:p>
    <w:p w14:paraId="0F24901F" w14:textId="77777777"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sz w:val="24"/>
        </w:rPr>
        <w:t>Sifa House</w:t>
      </w:r>
    </w:p>
    <w:p w14:paraId="08B9A66C" w14:textId="77777777" w:rsidR="00CD1A8A" w:rsidRPr="00CD1A8A" w:rsidRDefault="00AA44DA" w:rsidP="00CD1A8A">
      <w:pPr>
        <w:spacing w:after="0"/>
        <w:rPr>
          <w:rFonts w:ascii="Goudy Old Style" w:eastAsia="Calibri" w:hAnsi="Goudy Old Style" w:cs="Times New Roman"/>
          <w:b/>
          <w:sz w:val="24"/>
          <w:u w:val="single"/>
        </w:rPr>
      </w:pPr>
      <w:r>
        <w:rPr>
          <w:rFonts w:ascii="Goudy Old Style" w:eastAsia="Calibri" w:hAnsi="Goudy Old Style" w:cs="Times New Roman"/>
          <w:b/>
          <w:sz w:val="24"/>
          <w:u w:val="single"/>
        </w:rPr>
        <w:t>Ksl</w:t>
      </w:r>
    </w:p>
    <w:p w14:paraId="55322758" w14:textId="77777777" w:rsidR="00CD1A8A" w:rsidRPr="00CD1A8A" w:rsidRDefault="00CD1A8A" w:rsidP="00CD1A8A">
      <w:pPr>
        <w:spacing w:after="0"/>
        <w:rPr>
          <w:rFonts w:ascii="Goudy Old Style" w:eastAsia="Calibri" w:hAnsi="Goudy Old Style" w:cs="Times New Roman"/>
          <w:sz w:val="24"/>
        </w:rPr>
      </w:pPr>
    </w:p>
    <w:p w14:paraId="001C37F6" w14:textId="77777777" w:rsidR="00CD1A8A" w:rsidRPr="00CD1A8A" w:rsidRDefault="00AA44DA" w:rsidP="00CD1A8A">
      <w:pPr>
        <w:spacing w:after="0"/>
        <w:rPr>
          <w:rFonts w:ascii="Goudy Old Style" w:eastAsia="Calibri" w:hAnsi="Goudy Old Style" w:cs="Times New Roman"/>
          <w:sz w:val="24"/>
        </w:rPr>
      </w:pPr>
      <w:r>
        <w:rPr>
          <w:rFonts w:ascii="Goudy Old Style" w:eastAsia="Calibri" w:hAnsi="Goudy Old Style" w:cs="Times New Roman"/>
          <w:sz w:val="24"/>
        </w:rPr>
        <w:t xml:space="preserve">Omera </w:t>
      </w:r>
      <w:r w:rsidR="00CD1A8A" w:rsidRPr="00CD1A8A">
        <w:rPr>
          <w:rFonts w:ascii="Goudy Old Style" w:eastAsia="Calibri" w:hAnsi="Goudy Old Style" w:cs="Times New Roman"/>
          <w:sz w:val="24"/>
        </w:rPr>
        <w:t xml:space="preserve"> Auctioneers</w:t>
      </w:r>
    </w:p>
    <w:p w14:paraId="559B7570" w14:textId="77777777" w:rsidR="00CD1A8A" w:rsidRPr="00CD1A8A" w:rsidRDefault="00AA44DA" w:rsidP="00CD1A8A">
      <w:pPr>
        <w:spacing w:after="0"/>
        <w:rPr>
          <w:rFonts w:ascii="Goudy Old Style" w:eastAsia="Calibri" w:hAnsi="Goudy Old Style" w:cs="Times New Roman"/>
          <w:sz w:val="24"/>
        </w:rPr>
      </w:pPr>
      <w:r>
        <w:rPr>
          <w:rFonts w:ascii="Goudy Old Style" w:eastAsia="Calibri" w:hAnsi="Goudy Old Style" w:cs="Times New Roman"/>
          <w:sz w:val="24"/>
        </w:rPr>
        <w:t xml:space="preserve">P.O Box </w:t>
      </w:r>
      <w:r w:rsidR="00CD1A8A" w:rsidRPr="00CD1A8A">
        <w:rPr>
          <w:rFonts w:ascii="Goudy Old Style" w:eastAsia="Calibri" w:hAnsi="Goudy Old Style" w:cs="Times New Roman"/>
          <w:sz w:val="24"/>
        </w:rPr>
        <w:t>,</w:t>
      </w:r>
    </w:p>
    <w:p w14:paraId="47F535CF" w14:textId="77777777" w:rsidR="00CD1A8A" w:rsidRPr="00CD1A8A" w:rsidRDefault="00AA44DA" w:rsidP="00CD1A8A">
      <w:pPr>
        <w:spacing w:after="0"/>
        <w:rPr>
          <w:rFonts w:ascii="Goudy Old Style" w:eastAsia="Calibri" w:hAnsi="Goudy Old Style" w:cs="Times New Roman"/>
          <w:b/>
          <w:sz w:val="24"/>
          <w:u w:val="single"/>
        </w:rPr>
      </w:pPr>
      <w:r>
        <w:rPr>
          <w:rFonts w:ascii="Goudy Old Style" w:eastAsia="Calibri" w:hAnsi="Goudy Old Style" w:cs="Times New Roman"/>
          <w:b/>
          <w:sz w:val="24"/>
          <w:u w:val="single"/>
        </w:rPr>
        <w:t>Rongai</w:t>
      </w:r>
      <w:r w:rsidR="00CD1A8A" w:rsidRPr="00CD1A8A">
        <w:rPr>
          <w:rFonts w:ascii="Goudy Old Style" w:eastAsia="Calibri" w:hAnsi="Goudy Old Style" w:cs="Times New Roman"/>
          <w:b/>
          <w:sz w:val="24"/>
          <w:u w:val="single"/>
        </w:rPr>
        <w:t>.</w:t>
      </w:r>
    </w:p>
    <w:p w14:paraId="251E328C" w14:textId="77777777" w:rsidR="00CD1A8A" w:rsidRPr="00CD1A8A" w:rsidRDefault="00CD1A8A" w:rsidP="00CD1A8A">
      <w:pPr>
        <w:spacing w:after="0"/>
        <w:rPr>
          <w:rFonts w:ascii="Goudy Old Style" w:eastAsia="Calibri" w:hAnsi="Goudy Old Style" w:cs="Times New Roman"/>
          <w:sz w:val="24"/>
        </w:rPr>
      </w:pPr>
    </w:p>
    <w:p w14:paraId="1285F15D" w14:textId="77777777"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b/>
          <w:sz w:val="24"/>
          <w:u w:val="single"/>
        </w:rPr>
        <w:t>TAKE NOTICE</w:t>
      </w:r>
      <w:r w:rsidRPr="00CD1A8A">
        <w:rPr>
          <w:rFonts w:ascii="Goudy Old Style" w:eastAsia="Calibri" w:hAnsi="Goudy Old Style" w:cs="Times New Roman"/>
          <w:sz w:val="24"/>
        </w:rPr>
        <w:t xml:space="preserve"> that the Objector herein has filed objection in respect of the proclamation and/or attachment pursuant to a decree of this Honourable court.</w:t>
      </w:r>
    </w:p>
    <w:p w14:paraId="378941B8" w14:textId="77777777" w:rsidR="00CD1A8A" w:rsidRPr="00CD1A8A" w:rsidRDefault="00CD1A8A" w:rsidP="00CD1A8A">
      <w:pPr>
        <w:spacing w:after="0"/>
        <w:rPr>
          <w:rFonts w:ascii="Goudy Old Style" w:eastAsia="Calibri" w:hAnsi="Goudy Old Style" w:cs="Times New Roman"/>
          <w:sz w:val="24"/>
        </w:rPr>
      </w:pPr>
    </w:p>
    <w:p w14:paraId="27AB0DE1" w14:textId="77777777" w:rsidR="00CD1A8A" w:rsidRPr="00CD1A8A" w:rsidRDefault="00CD1A8A" w:rsidP="00CD1A8A">
      <w:pPr>
        <w:spacing w:after="0"/>
        <w:rPr>
          <w:rFonts w:ascii="Goudy Old Style" w:eastAsia="Calibri" w:hAnsi="Goudy Old Style" w:cs="Times New Roman"/>
          <w:b/>
          <w:sz w:val="24"/>
        </w:rPr>
      </w:pPr>
      <w:r w:rsidRPr="00CD1A8A">
        <w:rPr>
          <w:rFonts w:ascii="Goudy Old Style" w:eastAsia="Calibri" w:hAnsi="Goudy Old Style" w:cs="Times New Roman"/>
          <w:sz w:val="24"/>
        </w:rPr>
        <w:t>It is HEREBY ORDERED that there be stay of execution proceedings herein and more particularly there be stay of attachment</w:t>
      </w:r>
      <w:r w:rsidR="00AA44DA">
        <w:rPr>
          <w:rFonts w:ascii="Goudy Old Style" w:eastAsia="Calibri" w:hAnsi="Goudy Old Style" w:cs="Times New Roman"/>
          <w:sz w:val="24"/>
        </w:rPr>
        <w:t xml:space="preserve"> of all HOUSE </w:t>
      </w:r>
      <w:r w:rsidRPr="00CD1A8A">
        <w:rPr>
          <w:rFonts w:ascii="Goudy Old Style" w:eastAsia="Calibri" w:hAnsi="Goudy Old Style" w:cs="Times New Roman"/>
          <w:sz w:val="24"/>
        </w:rPr>
        <w:t xml:space="preserve">HOLD GOODS proclaimed on </w:t>
      </w:r>
      <w:r w:rsidR="00AA44DA">
        <w:rPr>
          <w:rFonts w:ascii="Goudy Old Style" w:eastAsia="Calibri" w:hAnsi="Goudy Old Style" w:cs="Times New Roman"/>
          <w:b/>
          <w:sz w:val="24"/>
        </w:rPr>
        <w:t>…………..</w:t>
      </w:r>
      <w:r w:rsidRPr="00CD1A8A">
        <w:rPr>
          <w:rFonts w:ascii="Goudy Old Style" w:eastAsia="Calibri" w:hAnsi="Goudy Old Style" w:cs="Times New Roman"/>
          <w:b/>
          <w:sz w:val="24"/>
        </w:rPr>
        <w:t>.</w:t>
      </w:r>
    </w:p>
    <w:p w14:paraId="68404900" w14:textId="77777777" w:rsidR="00CD1A8A" w:rsidRPr="00CD1A8A" w:rsidRDefault="00CD1A8A" w:rsidP="00CD1A8A">
      <w:pPr>
        <w:spacing w:after="0"/>
        <w:rPr>
          <w:rFonts w:ascii="Goudy Old Style" w:eastAsia="Calibri" w:hAnsi="Goudy Old Style" w:cs="Times New Roman"/>
          <w:b/>
          <w:sz w:val="24"/>
        </w:rPr>
      </w:pPr>
    </w:p>
    <w:p w14:paraId="053D8428" w14:textId="77777777"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b/>
          <w:sz w:val="24"/>
        </w:rPr>
        <w:t xml:space="preserve">DATED </w:t>
      </w:r>
      <w:r w:rsidRPr="00CD1A8A">
        <w:rPr>
          <w:rFonts w:ascii="Goudy Old Style" w:eastAsia="Calibri" w:hAnsi="Goudy Old Style" w:cs="Times New Roman"/>
          <w:sz w:val="24"/>
        </w:rPr>
        <w:t xml:space="preserve">at </w:t>
      </w:r>
      <w:r w:rsidR="00AA44DA">
        <w:rPr>
          <w:rFonts w:ascii="Goudy Old Style" w:eastAsia="Calibri" w:hAnsi="Goudy Old Style" w:cs="Times New Roman"/>
          <w:b/>
          <w:sz w:val="24"/>
        </w:rPr>
        <w:t>KSL</w:t>
      </w:r>
      <w:r w:rsidRPr="00CD1A8A">
        <w:rPr>
          <w:rFonts w:ascii="Goudy Old Style" w:eastAsia="Calibri" w:hAnsi="Goudy Old Style" w:cs="Times New Roman"/>
          <w:sz w:val="24"/>
        </w:rPr>
        <w:t xml:space="preserve"> this _______ </w:t>
      </w:r>
      <w:r w:rsidR="00AA44DA">
        <w:rPr>
          <w:rFonts w:ascii="Goudy Old Style" w:eastAsia="Calibri" w:hAnsi="Goudy Old Style" w:cs="Times New Roman"/>
          <w:sz w:val="24"/>
        </w:rPr>
        <w:t>day of ___________________, 2014</w:t>
      </w:r>
      <w:r w:rsidRPr="00CD1A8A">
        <w:rPr>
          <w:rFonts w:ascii="Goudy Old Style" w:eastAsia="Calibri" w:hAnsi="Goudy Old Style" w:cs="Times New Roman"/>
          <w:sz w:val="24"/>
        </w:rPr>
        <w:t>.</w:t>
      </w:r>
    </w:p>
    <w:p w14:paraId="2403AF60" w14:textId="77777777" w:rsidR="00CD1A8A" w:rsidRPr="00CD1A8A" w:rsidRDefault="00CD1A8A" w:rsidP="00CD1A8A">
      <w:pPr>
        <w:spacing w:after="0"/>
        <w:rPr>
          <w:rFonts w:ascii="Goudy Old Style" w:eastAsia="Calibri" w:hAnsi="Goudy Old Style" w:cs="Times New Roman"/>
          <w:sz w:val="24"/>
        </w:rPr>
      </w:pPr>
    </w:p>
    <w:p w14:paraId="3C6BBC3C" w14:textId="77777777"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b/>
          <w:sz w:val="24"/>
        </w:rPr>
        <w:t xml:space="preserve">GIVEN </w:t>
      </w:r>
      <w:r w:rsidRPr="00CD1A8A">
        <w:rPr>
          <w:rFonts w:ascii="Goudy Old Style" w:eastAsia="Calibri" w:hAnsi="Goudy Old Style" w:cs="Times New Roman"/>
          <w:sz w:val="24"/>
        </w:rPr>
        <w:t xml:space="preserve">under my hand and </w:t>
      </w:r>
      <w:r w:rsidRPr="00CD1A8A">
        <w:rPr>
          <w:rFonts w:ascii="Goudy Old Style" w:eastAsia="Calibri" w:hAnsi="Goudy Old Style" w:cs="Times New Roman"/>
          <w:b/>
          <w:sz w:val="24"/>
        </w:rPr>
        <w:t>SEAL</w:t>
      </w:r>
      <w:r w:rsidRPr="00CD1A8A">
        <w:rPr>
          <w:rFonts w:ascii="Goudy Old Style" w:eastAsia="Calibri" w:hAnsi="Goudy Old Style" w:cs="Times New Roman"/>
          <w:sz w:val="24"/>
        </w:rPr>
        <w:t xml:space="preserve"> of the court at </w:t>
      </w:r>
      <w:r w:rsidR="00AA44DA">
        <w:rPr>
          <w:rFonts w:ascii="Goudy Old Style" w:eastAsia="Calibri" w:hAnsi="Goudy Old Style" w:cs="Times New Roman"/>
          <w:b/>
          <w:sz w:val="24"/>
        </w:rPr>
        <w:t>KSL</w:t>
      </w:r>
      <w:r w:rsidRPr="00CD1A8A">
        <w:rPr>
          <w:rFonts w:ascii="Goudy Old Style" w:eastAsia="Calibri" w:hAnsi="Goudy Old Style" w:cs="Times New Roman"/>
          <w:sz w:val="24"/>
        </w:rPr>
        <w:t xml:space="preserve"> t</w:t>
      </w:r>
      <w:r w:rsidR="00AA44DA">
        <w:rPr>
          <w:rFonts w:ascii="Goudy Old Style" w:eastAsia="Calibri" w:hAnsi="Goudy Old Style" w:cs="Times New Roman"/>
          <w:sz w:val="24"/>
        </w:rPr>
        <w:t>his ____ day of __________, 2014</w:t>
      </w:r>
      <w:r w:rsidRPr="00CD1A8A">
        <w:rPr>
          <w:rFonts w:ascii="Goudy Old Style" w:eastAsia="Calibri" w:hAnsi="Goudy Old Style" w:cs="Times New Roman"/>
          <w:sz w:val="24"/>
        </w:rPr>
        <w:t>.</w:t>
      </w:r>
    </w:p>
    <w:p w14:paraId="0C2112C8" w14:textId="77777777" w:rsidR="00CD1A8A" w:rsidRPr="00CD1A8A" w:rsidRDefault="00CD1A8A" w:rsidP="00CD1A8A">
      <w:pPr>
        <w:spacing w:after="0"/>
        <w:rPr>
          <w:rFonts w:ascii="Goudy Old Style" w:eastAsia="Calibri" w:hAnsi="Goudy Old Style" w:cs="Times New Roman"/>
          <w:sz w:val="24"/>
        </w:rPr>
      </w:pPr>
    </w:p>
    <w:p w14:paraId="6BDA32FC" w14:textId="77777777" w:rsidR="00CD1A8A" w:rsidRPr="00CD1A8A" w:rsidRDefault="00CD1A8A" w:rsidP="00CD1A8A">
      <w:pPr>
        <w:spacing w:after="0"/>
        <w:rPr>
          <w:rFonts w:ascii="Goudy Old Style" w:eastAsia="Calibri" w:hAnsi="Goudy Old Style" w:cs="Times New Roman"/>
          <w:sz w:val="24"/>
        </w:rPr>
      </w:pPr>
    </w:p>
    <w:p w14:paraId="2CE2CD75" w14:textId="77777777" w:rsidR="00CD1A8A" w:rsidRPr="00CD1A8A" w:rsidRDefault="00CD1A8A" w:rsidP="00CD1A8A">
      <w:pPr>
        <w:spacing w:after="0"/>
        <w:rPr>
          <w:rFonts w:ascii="Goudy Old Style" w:eastAsia="Calibri" w:hAnsi="Goudy Old Style" w:cs="Times New Roman"/>
          <w:sz w:val="24"/>
        </w:rPr>
      </w:pPr>
    </w:p>
    <w:p w14:paraId="13F0C82A" w14:textId="77777777" w:rsidR="00CD1A8A" w:rsidRPr="00CD1A8A" w:rsidRDefault="00CD1A8A" w:rsidP="00CD1A8A">
      <w:pPr>
        <w:spacing w:after="0"/>
        <w:jc w:val="center"/>
        <w:rPr>
          <w:rFonts w:ascii="Goudy Old Style" w:eastAsia="Calibri" w:hAnsi="Goudy Old Style" w:cs="Times New Roman"/>
          <w:b/>
          <w:sz w:val="24"/>
        </w:rPr>
      </w:pPr>
      <w:r w:rsidRPr="00CD1A8A">
        <w:rPr>
          <w:rFonts w:ascii="Goudy Old Style" w:eastAsia="Calibri" w:hAnsi="Goudy Old Style" w:cs="Times New Roman"/>
          <w:b/>
          <w:sz w:val="24"/>
        </w:rPr>
        <w:t>………………….………………………</w:t>
      </w:r>
    </w:p>
    <w:p w14:paraId="173BB1C0" w14:textId="77777777" w:rsidR="00CD1A8A" w:rsidRPr="00CD1A8A" w:rsidRDefault="00CD1A8A" w:rsidP="00CD1A8A">
      <w:pPr>
        <w:spacing w:after="0"/>
        <w:jc w:val="center"/>
        <w:rPr>
          <w:rFonts w:ascii="Goudy Old Style" w:eastAsia="Calibri" w:hAnsi="Goudy Old Style" w:cs="Times New Roman"/>
          <w:b/>
          <w:sz w:val="24"/>
        </w:rPr>
      </w:pPr>
      <w:r w:rsidRPr="00CD1A8A">
        <w:rPr>
          <w:rFonts w:ascii="Goudy Old Style" w:eastAsia="Calibri" w:hAnsi="Goudy Old Style" w:cs="Times New Roman"/>
          <w:b/>
          <w:sz w:val="24"/>
        </w:rPr>
        <w:t>SENIOR PRINCIPAL MAGISTRATE</w:t>
      </w:r>
    </w:p>
    <w:p w14:paraId="681ED8F5" w14:textId="77777777" w:rsidR="00CD1A8A" w:rsidRPr="00CD1A8A" w:rsidRDefault="00AA44DA" w:rsidP="00CD1A8A">
      <w:pPr>
        <w:spacing w:after="0"/>
        <w:jc w:val="center"/>
        <w:rPr>
          <w:rFonts w:ascii="Goudy Old Style" w:eastAsia="Calibri" w:hAnsi="Goudy Old Style" w:cs="Times New Roman"/>
          <w:b/>
          <w:sz w:val="24"/>
          <w:u w:val="single"/>
        </w:rPr>
      </w:pPr>
      <w:r>
        <w:rPr>
          <w:rFonts w:ascii="Goudy Old Style" w:eastAsia="Calibri" w:hAnsi="Goudy Old Style" w:cs="Times New Roman"/>
          <w:b/>
          <w:sz w:val="24"/>
          <w:u w:val="single"/>
        </w:rPr>
        <w:t xml:space="preserve">CLAS F </w:t>
      </w:r>
      <w:r w:rsidR="00CD1A8A" w:rsidRPr="00CD1A8A">
        <w:rPr>
          <w:rFonts w:ascii="Goudy Old Style" w:eastAsia="Calibri" w:hAnsi="Goudy Old Style" w:cs="Times New Roman"/>
          <w:b/>
          <w:sz w:val="24"/>
          <w:u w:val="single"/>
        </w:rPr>
        <w:t>COURT.</w:t>
      </w:r>
    </w:p>
    <w:p w14:paraId="0276106A" w14:textId="77777777" w:rsidR="00CD1A8A" w:rsidRPr="00CD1A8A" w:rsidRDefault="00CD1A8A" w:rsidP="00CD1A8A">
      <w:pPr>
        <w:spacing w:after="0"/>
        <w:rPr>
          <w:rFonts w:ascii="Goudy Old Style" w:eastAsia="Calibri" w:hAnsi="Goudy Old Style" w:cs="Times New Roman"/>
          <w:b/>
          <w:sz w:val="24"/>
          <w:u w:val="single"/>
        </w:rPr>
      </w:pPr>
      <w:r w:rsidRPr="00CD1A8A">
        <w:rPr>
          <w:rFonts w:ascii="Goudy Old Style" w:eastAsia="Calibri" w:hAnsi="Goudy Old Style" w:cs="Times New Roman"/>
          <w:b/>
          <w:sz w:val="24"/>
          <w:u w:val="single"/>
        </w:rPr>
        <w:br w:type="page"/>
      </w:r>
    </w:p>
    <w:p w14:paraId="06606B15" w14:textId="77777777"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lastRenderedPageBreak/>
        <w:t>REPUBLIC OF KENYA</w:t>
      </w:r>
    </w:p>
    <w:p w14:paraId="3BF8BD6D" w14:textId="77777777"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t>IN THE SENIOR RESI</w:t>
      </w:r>
      <w:r w:rsidR="00AA44DA">
        <w:rPr>
          <w:rFonts w:ascii="Goudy Old Style" w:eastAsia="Calibri" w:hAnsi="Goudy Old Style" w:cs="Times New Roman"/>
          <w:b/>
          <w:u w:val="single"/>
        </w:rPr>
        <w:t>DENT MAGISTRATE’S COURT AT KSL</w:t>
      </w:r>
      <w:r w:rsidRPr="00CD1A8A">
        <w:rPr>
          <w:rFonts w:ascii="Goudy Old Style" w:eastAsia="Calibri" w:hAnsi="Goudy Old Style" w:cs="Times New Roman"/>
          <w:b/>
          <w:u w:val="single"/>
        </w:rPr>
        <w:t>.</w:t>
      </w:r>
    </w:p>
    <w:p w14:paraId="5087E34B" w14:textId="77777777" w:rsidR="00CD1A8A" w:rsidRPr="00CD1A8A" w:rsidRDefault="00AA44DA" w:rsidP="00CD1A8A">
      <w:pPr>
        <w:spacing w:after="0"/>
        <w:jc w:val="center"/>
        <w:rPr>
          <w:rFonts w:ascii="Goudy Old Style" w:eastAsia="Calibri" w:hAnsi="Goudy Old Style" w:cs="Times New Roman"/>
          <w:b/>
          <w:u w:val="single"/>
        </w:rPr>
      </w:pPr>
      <w:r>
        <w:rPr>
          <w:rFonts w:ascii="Goudy Old Style" w:eastAsia="Calibri" w:hAnsi="Goudy Old Style" w:cs="Times New Roman"/>
          <w:b/>
          <w:u w:val="single"/>
        </w:rPr>
        <w:t>CIVIL SUIT NO.  OF 201</w:t>
      </w:r>
      <w:r w:rsidR="00CD1A8A" w:rsidRPr="00CD1A8A">
        <w:rPr>
          <w:rFonts w:ascii="Goudy Old Style" w:eastAsia="Calibri" w:hAnsi="Goudy Old Style" w:cs="Times New Roman"/>
          <w:b/>
          <w:u w:val="single"/>
        </w:rPr>
        <w:t>4.</w:t>
      </w:r>
    </w:p>
    <w:p w14:paraId="08278399" w14:textId="77777777" w:rsidR="00CD1A8A" w:rsidRPr="00CD1A8A" w:rsidRDefault="00CD1A8A" w:rsidP="00CD1A8A">
      <w:pPr>
        <w:spacing w:after="0"/>
        <w:rPr>
          <w:rFonts w:ascii="Goudy Old Style" w:eastAsia="Calibri" w:hAnsi="Goudy Old Style" w:cs="Times New Roman"/>
          <w:sz w:val="24"/>
          <w:szCs w:val="24"/>
        </w:rPr>
      </w:pPr>
    </w:p>
    <w:p w14:paraId="6EF045C4"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KET WANG’I</w:t>
      </w:r>
      <w:r w:rsidR="00CD1A8A" w:rsidRPr="00CD1A8A">
        <w:rPr>
          <w:rFonts w:ascii="Goudy Old Style" w:eastAsia="Calibri" w:hAnsi="Goudy Old Style" w:cs="Times New Roman"/>
        </w:rPr>
        <w:t>===============================================PLAINTIFF</w:t>
      </w:r>
    </w:p>
    <w:p w14:paraId="12B17175" w14:textId="77777777"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-VERSUS-</w:t>
      </w:r>
    </w:p>
    <w:p w14:paraId="3C5A55B8"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SILALII MASKIO</w:t>
      </w:r>
      <w:r w:rsidR="00CD1A8A" w:rsidRPr="00CD1A8A">
        <w:rPr>
          <w:rFonts w:ascii="Goudy Old Style" w:eastAsia="Calibri" w:hAnsi="Goudy Old Style" w:cs="Times New Roman"/>
        </w:rPr>
        <w:t>==========================================DEFENDANT</w:t>
      </w:r>
    </w:p>
    <w:p w14:paraId="709740DE" w14:textId="77777777"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AND</w:t>
      </w:r>
    </w:p>
    <w:p w14:paraId="75A07A5C"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NIKO RADA</w:t>
      </w:r>
      <w:r w:rsidR="00CD1A8A" w:rsidRPr="00CD1A8A">
        <w:rPr>
          <w:rFonts w:ascii="Goudy Old Style" w:eastAsia="Calibri" w:hAnsi="Goudy Old Style" w:cs="Times New Roman"/>
        </w:rPr>
        <w:t>=====================================OBJECTOR</w:t>
      </w:r>
    </w:p>
    <w:p w14:paraId="2883030D" w14:textId="77777777" w:rsidR="00CD1A8A" w:rsidRPr="00CD1A8A" w:rsidRDefault="00CD1A8A" w:rsidP="00CD1A8A">
      <w:pPr>
        <w:spacing w:after="0"/>
        <w:rPr>
          <w:rFonts w:ascii="Goudy Old Style" w:eastAsia="Calibri" w:hAnsi="Goudy Old Style" w:cs="Times New Roman"/>
        </w:rPr>
      </w:pPr>
    </w:p>
    <w:p w14:paraId="4518C54A" w14:textId="77777777"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t>NOTIC</w:t>
      </w:r>
      <w:r w:rsidR="00AA44DA">
        <w:rPr>
          <w:rFonts w:ascii="Goudy Old Style" w:eastAsia="Calibri" w:hAnsi="Goudy Old Style" w:cs="Times New Roman"/>
          <w:b/>
          <w:u w:val="single"/>
        </w:rPr>
        <w:t xml:space="preserve">E OF STAY OF EXECUTION ORDER </w:t>
      </w:r>
      <w:r w:rsidRPr="00CD1A8A">
        <w:rPr>
          <w:rFonts w:ascii="Goudy Old Style" w:eastAsia="Calibri" w:hAnsi="Goudy Old Style" w:cs="Times New Roman"/>
          <w:b/>
          <w:u w:val="single"/>
        </w:rPr>
        <w:t xml:space="preserve"> RULE 54 </w:t>
      </w:r>
    </w:p>
    <w:p w14:paraId="6255913B" w14:textId="77777777"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t>TO THE ATTACHING CREDITOR</w:t>
      </w:r>
    </w:p>
    <w:p w14:paraId="07B16D1D" w14:textId="77777777" w:rsidR="00CD1A8A" w:rsidRPr="00CD1A8A" w:rsidRDefault="00CD1A8A" w:rsidP="00CD1A8A">
      <w:pPr>
        <w:spacing w:after="0"/>
        <w:rPr>
          <w:rFonts w:ascii="Goudy Old Style" w:eastAsia="Calibri" w:hAnsi="Goudy Old Style" w:cs="Times New Roman"/>
          <w:b/>
          <w:u w:val="single"/>
        </w:rPr>
      </w:pPr>
    </w:p>
    <w:p w14:paraId="3CB39B7F"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OMERA</w:t>
      </w:r>
      <w:r w:rsidR="00CD1A8A" w:rsidRPr="00CD1A8A">
        <w:rPr>
          <w:rFonts w:ascii="Goudy Old Style" w:eastAsia="Calibri" w:hAnsi="Goudy Old Style" w:cs="Times New Roman"/>
        </w:rPr>
        <w:t xml:space="preserve"> Auctioneers</w:t>
      </w:r>
    </w:p>
    <w:p w14:paraId="5161262F"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 xml:space="preserve">P.O Box </w:t>
      </w:r>
      <w:r w:rsidR="00CD1A8A" w:rsidRPr="00CD1A8A">
        <w:rPr>
          <w:rFonts w:ascii="Goudy Old Style" w:eastAsia="Calibri" w:hAnsi="Goudy Old Style" w:cs="Times New Roman"/>
        </w:rPr>
        <w:t>,</w:t>
      </w:r>
    </w:p>
    <w:p w14:paraId="1702CB1E" w14:textId="77777777" w:rsidR="00CD1A8A" w:rsidRPr="00CD1A8A" w:rsidRDefault="00AA44DA" w:rsidP="00CD1A8A">
      <w:pPr>
        <w:spacing w:after="0"/>
        <w:rPr>
          <w:rFonts w:ascii="Goudy Old Style" w:eastAsia="Calibri" w:hAnsi="Goudy Old Style" w:cs="Times New Roman"/>
          <w:b/>
          <w:u w:val="single"/>
        </w:rPr>
      </w:pPr>
      <w:r>
        <w:rPr>
          <w:rFonts w:ascii="Goudy Old Style" w:eastAsia="Calibri" w:hAnsi="Goudy Old Style" w:cs="Times New Roman"/>
          <w:b/>
          <w:u w:val="single"/>
        </w:rPr>
        <w:t>KSL</w:t>
      </w:r>
      <w:r w:rsidR="00CD1A8A" w:rsidRPr="00CD1A8A">
        <w:rPr>
          <w:rFonts w:ascii="Goudy Old Style" w:eastAsia="Calibri" w:hAnsi="Goudy Old Style" w:cs="Times New Roman"/>
          <w:b/>
          <w:u w:val="single"/>
        </w:rPr>
        <w:t>.</w:t>
      </w:r>
    </w:p>
    <w:p w14:paraId="613702E8" w14:textId="77777777" w:rsidR="00CD1A8A" w:rsidRPr="00CD1A8A" w:rsidRDefault="00CD1A8A" w:rsidP="00CD1A8A">
      <w:pPr>
        <w:spacing w:after="0"/>
        <w:rPr>
          <w:rFonts w:ascii="Goudy Old Style" w:eastAsia="Calibri" w:hAnsi="Goudy Old Style" w:cs="Times New Roman"/>
          <w:b/>
          <w:u w:val="single"/>
        </w:rPr>
      </w:pPr>
    </w:p>
    <w:p w14:paraId="1677634A"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WHEREAS </w:t>
      </w:r>
      <w:r w:rsidRPr="00CD1A8A">
        <w:rPr>
          <w:rFonts w:ascii="Goudy Old Style" w:eastAsia="Calibri" w:hAnsi="Goudy Old Style" w:cs="Times New Roman"/>
        </w:rPr>
        <w:t>THE Objector has lodged objection to the proclamation and attachment of ALL HOUSEHOLD GOODS.</w:t>
      </w:r>
    </w:p>
    <w:p w14:paraId="7D28BBA9" w14:textId="77777777" w:rsidR="00CD1A8A" w:rsidRPr="00CD1A8A" w:rsidRDefault="00CD1A8A" w:rsidP="00CD1A8A">
      <w:pPr>
        <w:spacing w:after="0"/>
        <w:rPr>
          <w:rFonts w:ascii="Goudy Old Style" w:eastAsia="Calibri" w:hAnsi="Goudy Old Style" w:cs="Times New Roman"/>
        </w:rPr>
      </w:pPr>
    </w:p>
    <w:p w14:paraId="1EB441ED"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AND HAS</w:t>
      </w:r>
      <w:r w:rsidRPr="00CD1A8A">
        <w:rPr>
          <w:rFonts w:ascii="Goudy Old Style" w:eastAsia="Calibri" w:hAnsi="Goudy Old Style" w:cs="Times New Roman"/>
        </w:rPr>
        <w:t xml:space="preserve"> exhibited documents in support of the objection; you are therefore COMMANDED NOT to proceed with attachment and/or sale of the same until further orders of this court.</w:t>
      </w:r>
    </w:p>
    <w:p w14:paraId="0451DA92" w14:textId="77777777" w:rsidR="00CD1A8A" w:rsidRPr="00CD1A8A" w:rsidRDefault="00CD1A8A" w:rsidP="00CD1A8A">
      <w:pPr>
        <w:spacing w:after="0"/>
        <w:rPr>
          <w:rFonts w:ascii="Goudy Old Style" w:eastAsia="Calibri" w:hAnsi="Goudy Old Style" w:cs="Times New Roman"/>
        </w:rPr>
      </w:pPr>
    </w:p>
    <w:p w14:paraId="533AD2BA"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DATED </w:t>
      </w:r>
      <w:r w:rsidRPr="00CD1A8A">
        <w:rPr>
          <w:rFonts w:ascii="Goudy Old Style" w:eastAsia="Calibri" w:hAnsi="Goudy Old Style" w:cs="Times New Roman"/>
        </w:rPr>
        <w:t xml:space="preserve">at </w:t>
      </w:r>
      <w:r w:rsidR="00AA44DA">
        <w:rPr>
          <w:rFonts w:ascii="Goudy Old Style" w:eastAsia="Calibri" w:hAnsi="Goudy Old Style" w:cs="Times New Roman"/>
          <w:b/>
        </w:rPr>
        <w:t>KSL</w:t>
      </w:r>
      <w:r w:rsidRPr="00CD1A8A">
        <w:rPr>
          <w:rFonts w:ascii="Goudy Old Style" w:eastAsia="Calibri" w:hAnsi="Goudy Old Style" w:cs="Times New Roman"/>
        </w:rPr>
        <w:t xml:space="preserve"> this _______ day of ___________________, 2011.</w:t>
      </w:r>
    </w:p>
    <w:p w14:paraId="12B3128C" w14:textId="77777777" w:rsidR="00CD1A8A" w:rsidRPr="00CD1A8A" w:rsidRDefault="00CD1A8A" w:rsidP="00CD1A8A">
      <w:pPr>
        <w:spacing w:after="0"/>
        <w:rPr>
          <w:rFonts w:ascii="Goudy Old Style" w:eastAsia="Calibri" w:hAnsi="Goudy Old Style" w:cs="Times New Roman"/>
        </w:rPr>
      </w:pPr>
    </w:p>
    <w:p w14:paraId="7ADB4AB0"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GIVEN </w:t>
      </w:r>
      <w:r w:rsidRPr="00CD1A8A">
        <w:rPr>
          <w:rFonts w:ascii="Goudy Old Style" w:eastAsia="Calibri" w:hAnsi="Goudy Old Style" w:cs="Times New Roman"/>
        </w:rPr>
        <w:t xml:space="preserve">under my hand and </w:t>
      </w:r>
      <w:r w:rsidRPr="00CD1A8A">
        <w:rPr>
          <w:rFonts w:ascii="Goudy Old Style" w:eastAsia="Calibri" w:hAnsi="Goudy Old Style" w:cs="Times New Roman"/>
          <w:b/>
        </w:rPr>
        <w:t>SEAL</w:t>
      </w:r>
      <w:r w:rsidRPr="00CD1A8A">
        <w:rPr>
          <w:rFonts w:ascii="Goudy Old Style" w:eastAsia="Calibri" w:hAnsi="Goudy Old Style" w:cs="Times New Roman"/>
        </w:rPr>
        <w:t xml:space="preserve"> of the court at </w:t>
      </w:r>
      <w:r w:rsidR="00AA44DA">
        <w:rPr>
          <w:rFonts w:ascii="Goudy Old Style" w:eastAsia="Calibri" w:hAnsi="Goudy Old Style" w:cs="Times New Roman"/>
          <w:b/>
        </w:rPr>
        <w:t>KSL</w:t>
      </w:r>
      <w:r w:rsidRPr="00CD1A8A">
        <w:rPr>
          <w:rFonts w:ascii="Goudy Old Style" w:eastAsia="Calibri" w:hAnsi="Goudy Old Style" w:cs="Times New Roman"/>
        </w:rPr>
        <w:t xml:space="preserve"> this ____ day of __________, 2011.</w:t>
      </w:r>
    </w:p>
    <w:p w14:paraId="49CD4D3B" w14:textId="77777777" w:rsidR="00CD1A8A" w:rsidRPr="00CD1A8A" w:rsidRDefault="00CD1A8A" w:rsidP="00CD1A8A">
      <w:pPr>
        <w:spacing w:after="0"/>
        <w:rPr>
          <w:rFonts w:ascii="Goudy Old Style" w:eastAsia="Calibri" w:hAnsi="Goudy Old Style" w:cs="Times New Roman"/>
        </w:rPr>
      </w:pPr>
    </w:p>
    <w:p w14:paraId="64189DAF" w14:textId="77777777"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w:t>
      </w:r>
    </w:p>
    <w:p w14:paraId="1F6626D5" w14:textId="77777777"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SENIOR PRINCIPAL MAGISTRATE</w:t>
      </w:r>
    </w:p>
    <w:p w14:paraId="2CEC6E34" w14:textId="77777777" w:rsidR="00CD1A8A" w:rsidRPr="00CD1A8A" w:rsidRDefault="00AA44DA" w:rsidP="00CD1A8A">
      <w:pPr>
        <w:spacing w:after="0"/>
        <w:jc w:val="center"/>
        <w:rPr>
          <w:rFonts w:ascii="Goudy Old Style" w:eastAsia="Calibri" w:hAnsi="Goudy Old Style" w:cs="Times New Roman"/>
          <w:b/>
          <w:u w:val="single"/>
        </w:rPr>
      </w:pPr>
      <w:r>
        <w:rPr>
          <w:rFonts w:ascii="Goudy Old Style" w:eastAsia="Calibri" w:hAnsi="Goudy Old Style" w:cs="Times New Roman"/>
          <w:b/>
          <w:u w:val="single"/>
        </w:rPr>
        <w:t>CLASS F</w:t>
      </w:r>
      <w:r w:rsidR="00CD1A8A" w:rsidRPr="00CD1A8A">
        <w:rPr>
          <w:rFonts w:ascii="Goudy Old Style" w:eastAsia="Calibri" w:hAnsi="Goudy Old Style" w:cs="Times New Roman"/>
          <w:b/>
          <w:u w:val="single"/>
        </w:rPr>
        <w:t xml:space="preserve"> COURT.</w:t>
      </w:r>
    </w:p>
    <w:p w14:paraId="054C9CE8"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rPr>
        <w:t>To</w:t>
      </w:r>
    </w:p>
    <w:p w14:paraId="672C25DA" w14:textId="77777777"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Acha za Ovyo</w:t>
      </w:r>
      <w:r w:rsidR="00CD1A8A" w:rsidRPr="00CD1A8A">
        <w:rPr>
          <w:rFonts w:ascii="Goudy Old Style" w:eastAsia="Calibri" w:hAnsi="Goudy Old Style" w:cs="Times New Roman"/>
        </w:rPr>
        <w:t xml:space="preserve"> &amp; Co. Advocates</w:t>
      </w:r>
    </w:p>
    <w:p w14:paraId="23B51788"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rPr>
        <w:t xml:space="preserve">Sifa House, </w:t>
      </w:r>
    </w:p>
    <w:p w14:paraId="75546F21" w14:textId="77777777" w:rsidR="00CD1A8A" w:rsidRPr="00CD1A8A" w:rsidRDefault="00AA44DA" w:rsidP="00CD1A8A">
      <w:pPr>
        <w:spacing w:after="0"/>
        <w:rPr>
          <w:rFonts w:ascii="Goudy Old Style" w:eastAsia="Calibri" w:hAnsi="Goudy Old Style" w:cs="Times New Roman"/>
          <w:b/>
          <w:u w:val="single"/>
        </w:rPr>
      </w:pPr>
      <w:r>
        <w:rPr>
          <w:rFonts w:ascii="Goudy Old Style" w:eastAsia="Calibri" w:hAnsi="Goudy Old Style" w:cs="Times New Roman"/>
          <w:b/>
          <w:u w:val="single"/>
        </w:rPr>
        <w:t>KSL</w:t>
      </w:r>
    </w:p>
    <w:p w14:paraId="43384411" w14:textId="77777777" w:rsidR="00CD1A8A" w:rsidRPr="00CD1A8A" w:rsidRDefault="00CD1A8A" w:rsidP="00CD1A8A">
      <w:pPr>
        <w:spacing w:after="0"/>
        <w:rPr>
          <w:rFonts w:ascii="Goudy Old Style" w:eastAsia="Calibri" w:hAnsi="Goudy Old Style" w:cs="Times New Roman"/>
        </w:rPr>
      </w:pPr>
    </w:p>
    <w:p w14:paraId="60981C69"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WHEREAS</w:t>
      </w:r>
      <w:r w:rsidRPr="00CD1A8A">
        <w:rPr>
          <w:rFonts w:ascii="Goudy Old Style" w:eastAsia="Calibri" w:hAnsi="Goudy Old Style" w:cs="Times New Roman"/>
        </w:rPr>
        <w:t xml:space="preserve"> a Notice of Objection has been filed on the ____ day of ______</w:t>
      </w:r>
      <w:r w:rsidR="00AA44DA">
        <w:rPr>
          <w:rFonts w:ascii="Goudy Old Style" w:eastAsia="Calibri" w:hAnsi="Goudy Old Style" w:cs="Times New Roman"/>
        </w:rPr>
        <w:t>_________, 2011 by Messrs ……</w:t>
      </w:r>
      <w:r w:rsidRPr="00CD1A8A">
        <w:rPr>
          <w:rFonts w:ascii="Goudy Old Style" w:eastAsia="Calibri" w:hAnsi="Goudy Old Style" w:cs="Times New Roman"/>
        </w:rPr>
        <w:t xml:space="preserve"> &amp; CO. ADVOCATES on behalf of the above-named objection whereof is attached hereto.</w:t>
      </w:r>
    </w:p>
    <w:p w14:paraId="4686D8FD" w14:textId="77777777" w:rsidR="00CD1A8A" w:rsidRPr="00CD1A8A" w:rsidRDefault="00CD1A8A" w:rsidP="00CD1A8A">
      <w:pPr>
        <w:spacing w:after="0"/>
        <w:rPr>
          <w:rFonts w:ascii="Goudy Old Style" w:eastAsia="Calibri" w:hAnsi="Goudy Old Style" w:cs="Times New Roman"/>
        </w:rPr>
      </w:pPr>
    </w:p>
    <w:p w14:paraId="3E3F2A84"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YOU ARE HEREBY REQUIRED </w:t>
      </w:r>
      <w:r w:rsidRPr="00CD1A8A">
        <w:rPr>
          <w:rFonts w:ascii="Goudy Old Style" w:eastAsia="Calibri" w:hAnsi="Goudy Old Style" w:cs="Times New Roman"/>
        </w:rPr>
        <w:t xml:space="preserve">within </w:t>
      </w:r>
      <w:r w:rsidRPr="00CD1A8A">
        <w:rPr>
          <w:rFonts w:ascii="Goudy Old Style" w:eastAsia="Calibri" w:hAnsi="Goudy Old Style" w:cs="Times New Roman"/>
          <w:b/>
        </w:rPr>
        <w:t>15 DAYS (fifteen days)</w:t>
      </w:r>
      <w:r w:rsidRPr="00CD1A8A">
        <w:rPr>
          <w:rFonts w:ascii="Goudy Old Style" w:eastAsia="Calibri" w:hAnsi="Goudy Old Style" w:cs="Times New Roman"/>
        </w:rPr>
        <w:t xml:space="preserve"> from the date of service of this notice upon you to intimate to this court in writing whether you propose to proceed with the attachment of all or part of the goods attached in execution of the decree herein and more specifically referred to in the said Notice of Objection.</w:t>
      </w:r>
    </w:p>
    <w:p w14:paraId="184EE42B" w14:textId="77777777" w:rsidR="00CD1A8A" w:rsidRPr="00CD1A8A" w:rsidRDefault="00CD1A8A" w:rsidP="00CD1A8A">
      <w:pPr>
        <w:spacing w:after="0"/>
        <w:rPr>
          <w:rFonts w:ascii="Goudy Old Style" w:eastAsia="Calibri" w:hAnsi="Goudy Old Style" w:cs="Times New Roman"/>
        </w:rPr>
      </w:pPr>
    </w:p>
    <w:p w14:paraId="259413C6"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DATED </w:t>
      </w:r>
      <w:r w:rsidRPr="00CD1A8A">
        <w:rPr>
          <w:rFonts w:ascii="Goudy Old Style" w:eastAsia="Calibri" w:hAnsi="Goudy Old Style" w:cs="Times New Roman"/>
        </w:rPr>
        <w:t xml:space="preserve">at </w:t>
      </w:r>
      <w:r w:rsidR="00AA44DA">
        <w:rPr>
          <w:rFonts w:ascii="Goudy Old Style" w:eastAsia="Calibri" w:hAnsi="Goudy Old Style" w:cs="Times New Roman"/>
          <w:b/>
        </w:rPr>
        <w:t>KSL</w:t>
      </w:r>
      <w:r w:rsidRPr="00CD1A8A">
        <w:rPr>
          <w:rFonts w:ascii="Goudy Old Style" w:eastAsia="Calibri" w:hAnsi="Goudy Old Style" w:cs="Times New Roman"/>
        </w:rPr>
        <w:t xml:space="preserve"> this _______ day of ___________________, 2011.</w:t>
      </w:r>
    </w:p>
    <w:p w14:paraId="3CC757B7" w14:textId="77777777" w:rsidR="00CD1A8A" w:rsidRPr="00CD1A8A" w:rsidRDefault="00CD1A8A" w:rsidP="00CD1A8A">
      <w:pPr>
        <w:spacing w:after="0"/>
        <w:rPr>
          <w:rFonts w:ascii="Goudy Old Style" w:eastAsia="Calibri" w:hAnsi="Goudy Old Style" w:cs="Times New Roman"/>
        </w:rPr>
      </w:pPr>
    </w:p>
    <w:p w14:paraId="467CD794" w14:textId="77777777"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GIVEN </w:t>
      </w:r>
      <w:r w:rsidRPr="00CD1A8A">
        <w:rPr>
          <w:rFonts w:ascii="Goudy Old Style" w:eastAsia="Calibri" w:hAnsi="Goudy Old Style" w:cs="Times New Roman"/>
        </w:rPr>
        <w:t xml:space="preserve">under my hand and </w:t>
      </w:r>
      <w:r w:rsidRPr="00CD1A8A">
        <w:rPr>
          <w:rFonts w:ascii="Goudy Old Style" w:eastAsia="Calibri" w:hAnsi="Goudy Old Style" w:cs="Times New Roman"/>
          <w:b/>
        </w:rPr>
        <w:t>SEAL</w:t>
      </w:r>
      <w:r w:rsidRPr="00CD1A8A">
        <w:rPr>
          <w:rFonts w:ascii="Goudy Old Style" w:eastAsia="Calibri" w:hAnsi="Goudy Old Style" w:cs="Times New Roman"/>
        </w:rPr>
        <w:t xml:space="preserve"> of the court at </w:t>
      </w:r>
      <w:r w:rsidR="00CF7EDC">
        <w:rPr>
          <w:rFonts w:ascii="Goudy Old Style" w:eastAsia="Calibri" w:hAnsi="Goudy Old Style" w:cs="Times New Roman"/>
          <w:b/>
        </w:rPr>
        <w:t>KSL</w:t>
      </w:r>
      <w:r w:rsidRPr="00CD1A8A">
        <w:rPr>
          <w:rFonts w:ascii="Goudy Old Style" w:eastAsia="Calibri" w:hAnsi="Goudy Old Style" w:cs="Times New Roman"/>
        </w:rPr>
        <w:t xml:space="preserve"> this ____ day of __________, 2011.</w:t>
      </w:r>
    </w:p>
    <w:p w14:paraId="3E672946" w14:textId="77777777" w:rsidR="00CD1A8A" w:rsidRPr="00CD1A8A" w:rsidRDefault="00CD1A8A" w:rsidP="00CD1A8A">
      <w:pPr>
        <w:spacing w:after="0"/>
        <w:rPr>
          <w:rFonts w:ascii="Goudy Old Style" w:eastAsia="Calibri" w:hAnsi="Goudy Old Style" w:cs="Times New Roman"/>
        </w:rPr>
      </w:pPr>
    </w:p>
    <w:p w14:paraId="16A73A79" w14:textId="77777777"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w:t>
      </w:r>
    </w:p>
    <w:p w14:paraId="287AF7D8" w14:textId="77777777"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SENIOR PRINCIPAL MAGISTRATE</w:t>
      </w:r>
    </w:p>
    <w:p w14:paraId="1082E2AD" w14:textId="77777777" w:rsidR="00CD1A8A" w:rsidRPr="00CD1A8A" w:rsidRDefault="007E733E" w:rsidP="00CD1A8A">
      <w:pPr>
        <w:spacing w:after="0"/>
        <w:jc w:val="center"/>
        <w:rPr>
          <w:rFonts w:ascii="Goudy Old Style" w:eastAsia="Calibri" w:hAnsi="Goudy Old Style" w:cs="Times New Roman"/>
          <w:b/>
          <w:u w:val="single"/>
        </w:rPr>
      </w:pPr>
      <w:r>
        <w:rPr>
          <w:rFonts w:ascii="Goudy Old Style" w:eastAsia="Calibri" w:hAnsi="Goudy Old Style" w:cs="Times New Roman"/>
          <w:b/>
          <w:u w:val="single"/>
        </w:rPr>
        <w:t>CLASS F</w:t>
      </w:r>
      <w:r w:rsidR="00CD1A8A" w:rsidRPr="00CD1A8A">
        <w:rPr>
          <w:rFonts w:ascii="Goudy Old Style" w:eastAsia="Calibri" w:hAnsi="Goudy Old Style" w:cs="Times New Roman"/>
          <w:b/>
          <w:u w:val="single"/>
        </w:rPr>
        <w:t xml:space="preserve"> COURT.</w:t>
      </w:r>
    </w:p>
    <w:p w14:paraId="083ECC16" w14:textId="77777777" w:rsidR="00CD1A8A" w:rsidRPr="00CD1A8A" w:rsidRDefault="00CD1A8A" w:rsidP="00CD1A8A">
      <w:pPr>
        <w:spacing w:after="0"/>
        <w:jc w:val="center"/>
        <w:rPr>
          <w:rFonts w:ascii="Goudy Old Style" w:eastAsia="Calibri" w:hAnsi="Goudy Old Style" w:cs="Times New Roman"/>
          <w:b/>
          <w:sz w:val="24"/>
          <w:szCs w:val="24"/>
          <w:u w:val="single"/>
        </w:rPr>
      </w:pPr>
    </w:p>
    <w:p w14:paraId="6C28152C" w14:textId="77777777" w:rsidR="00CD1A8A" w:rsidRDefault="00CD1A8A"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NOTICE OF PRELIMINARY OBJECTION:</w:t>
      </w:r>
    </w:p>
    <w:p w14:paraId="58C12721" w14:textId="77777777" w:rsidR="00CD1A8A" w:rsidRPr="00CD1A8A" w:rsidRDefault="00CD1A8A" w:rsidP="00CD1A8A">
      <w:pPr>
        <w:spacing w:after="0" w:line="240" w:lineRule="auto"/>
        <w:jc w:val="center"/>
        <w:rPr>
          <w:rFonts w:ascii="Goudy Old Style" w:eastAsia="Times New Roman" w:hAnsi="Goudy Old Style" w:cs="Times New Roman"/>
          <w:b/>
          <w:sz w:val="28"/>
          <w:szCs w:val="28"/>
          <w:u w:val="single"/>
          <w:lang w:val="en-GB"/>
        </w:rPr>
      </w:pPr>
      <w:r w:rsidRPr="00CD1A8A">
        <w:rPr>
          <w:rFonts w:ascii="Goudy Old Style" w:eastAsia="Times New Roman" w:hAnsi="Goudy Old Style" w:cs="Times New Roman"/>
          <w:b/>
          <w:sz w:val="28"/>
          <w:szCs w:val="28"/>
          <w:u w:val="single"/>
          <w:lang w:val="en-GB"/>
        </w:rPr>
        <w:t>REPUBLIC OF KENYA</w:t>
      </w:r>
    </w:p>
    <w:p w14:paraId="0506F76E" w14:textId="77777777" w:rsidR="00CD1A8A" w:rsidRPr="00CD1A8A" w:rsidRDefault="00CD1A8A" w:rsidP="007E733E">
      <w:pPr>
        <w:keepNext/>
        <w:spacing w:after="0" w:line="240" w:lineRule="auto"/>
        <w:outlineLvl w:val="0"/>
        <w:rPr>
          <w:rFonts w:ascii="Goudy Old Style" w:eastAsia="Times New Roman" w:hAnsi="Goudy Old Style" w:cs="Times New Roman"/>
          <w:b/>
          <w:sz w:val="28"/>
          <w:szCs w:val="28"/>
          <w:u w:val="single"/>
          <w:lang w:val="en-GB"/>
        </w:rPr>
      </w:pPr>
      <w:r w:rsidRPr="00CD1A8A">
        <w:rPr>
          <w:rFonts w:ascii="Goudy Old Style" w:eastAsia="Times New Roman" w:hAnsi="Goudy Old Style" w:cs="Times New Roman"/>
          <w:b/>
          <w:sz w:val="28"/>
          <w:szCs w:val="28"/>
          <w:u w:val="single"/>
          <w:lang w:val="en-GB"/>
        </w:rPr>
        <w:t>IN T</w:t>
      </w:r>
      <w:r w:rsidR="007E733E">
        <w:rPr>
          <w:rFonts w:ascii="Goudy Old Style" w:eastAsia="Times New Roman" w:hAnsi="Goudy Old Style" w:cs="Times New Roman"/>
          <w:b/>
          <w:sz w:val="28"/>
          <w:szCs w:val="28"/>
          <w:u w:val="single"/>
          <w:lang w:val="en-GB"/>
        </w:rPr>
        <w:t>HE HIGH COURT OF KENYA AT KSL</w:t>
      </w:r>
      <w:r w:rsidRPr="00CD1A8A">
        <w:rPr>
          <w:rFonts w:ascii="Goudy Old Style" w:eastAsia="Times New Roman" w:hAnsi="Goudy Old Style" w:cs="Times New Roman"/>
          <w:b/>
          <w:sz w:val="28"/>
          <w:szCs w:val="28"/>
          <w:u w:val="single"/>
          <w:lang w:val="en-GB"/>
        </w:rPr>
        <w:t>.</w:t>
      </w:r>
    </w:p>
    <w:p w14:paraId="774EF3A6" w14:textId="77777777" w:rsidR="00CD1A8A" w:rsidRPr="00CD1A8A" w:rsidRDefault="007E733E" w:rsidP="00CD1A8A">
      <w:pPr>
        <w:spacing w:after="0" w:line="240" w:lineRule="auto"/>
        <w:jc w:val="center"/>
        <w:rPr>
          <w:rFonts w:ascii="Goudy Old Style" w:eastAsia="Times New Roman" w:hAnsi="Goudy Old Style" w:cs="Times New Roman"/>
          <w:b/>
          <w:sz w:val="28"/>
          <w:szCs w:val="28"/>
          <w:u w:val="single"/>
          <w:lang w:val="en-GB"/>
        </w:rPr>
      </w:pPr>
      <w:r>
        <w:rPr>
          <w:rFonts w:ascii="Goudy Old Style" w:eastAsia="Times New Roman" w:hAnsi="Goudy Old Style" w:cs="Times New Roman"/>
          <w:b/>
          <w:sz w:val="28"/>
          <w:szCs w:val="28"/>
          <w:u w:val="single"/>
          <w:lang w:val="en-GB"/>
        </w:rPr>
        <w:t>CIVIL SUIT NO. OF 2014</w:t>
      </w:r>
      <w:r w:rsidR="00CD1A8A" w:rsidRPr="00CD1A8A">
        <w:rPr>
          <w:rFonts w:ascii="Goudy Old Style" w:eastAsia="Times New Roman" w:hAnsi="Goudy Old Style" w:cs="Times New Roman"/>
          <w:b/>
          <w:sz w:val="28"/>
          <w:szCs w:val="28"/>
          <w:u w:val="single"/>
          <w:lang w:val="en-GB"/>
        </w:rPr>
        <w:t>.</w:t>
      </w:r>
    </w:p>
    <w:p w14:paraId="2AE62C74" w14:textId="77777777" w:rsidR="00CD1A8A" w:rsidRPr="00CD1A8A" w:rsidRDefault="00CD1A8A" w:rsidP="00CD1A8A">
      <w:pPr>
        <w:spacing w:after="0" w:line="240" w:lineRule="auto"/>
        <w:rPr>
          <w:rFonts w:ascii="Goudy Old Style" w:eastAsia="Times New Roman" w:hAnsi="Goudy Old Style" w:cs="Times New Roman"/>
          <w:sz w:val="24"/>
          <w:szCs w:val="24"/>
          <w:lang w:val="en-GB"/>
        </w:rPr>
      </w:pPr>
    </w:p>
    <w:p w14:paraId="5B442F70" w14:textId="77777777" w:rsidR="00CD1A8A" w:rsidRPr="00CD1A8A" w:rsidRDefault="00CD1A8A" w:rsidP="00CD1A8A">
      <w:pPr>
        <w:spacing w:after="0" w:line="240" w:lineRule="auto"/>
        <w:rPr>
          <w:rFonts w:ascii="Goudy Old Style" w:eastAsia="Times New Roman" w:hAnsi="Goudy Old Style" w:cs="Times New Roman"/>
          <w:sz w:val="24"/>
          <w:szCs w:val="24"/>
          <w:lang w:val="en-GB"/>
        </w:rPr>
      </w:pPr>
      <w:r w:rsidRPr="00CD1A8A">
        <w:rPr>
          <w:rFonts w:ascii="Goudy Old Style" w:eastAsia="Times New Roman" w:hAnsi="Goudy Old Style" w:cs="Times New Roman"/>
          <w:sz w:val="24"/>
          <w:szCs w:val="24"/>
          <w:lang w:val="en-GB"/>
        </w:rPr>
        <w:t>======================================1</w:t>
      </w:r>
      <w:r w:rsidRPr="00CD1A8A">
        <w:rPr>
          <w:rFonts w:ascii="Goudy Old Style" w:eastAsia="Times New Roman" w:hAnsi="Goudy Old Style" w:cs="Times New Roman"/>
          <w:sz w:val="24"/>
          <w:szCs w:val="24"/>
          <w:vertAlign w:val="superscript"/>
          <w:lang w:val="en-GB"/>
        </w:rPr>
        <w:t>ST</w:t>
      </w:r>
      <w:r w:rsidRPr="00CD1A8A">
        <w:rPr>
          <w:rFonts w:ascii="Goudy Old Style" w:eastAsia="Times New Roman" w:hAnsi="Goudy Old Style" w:cs="Times New Roman"/>
          <w:sz w:val="24"/>
          <w:szCs w:val="24"/>
          <w:lang w:val="en-GB"/>
        </w:rPr>
        <w:t xml:space="preserve"> PLAINTIFF</w:t>
      </w:r>
    </w:p>
    <w:p w14:paraId="61DCB899" w14:textId="77777777" w:rsidR="00CD1A8A" w:rsidRPr="00CD1A8A" w:rsidRDefault="00CD1A8A" w:rsidP="00CD1A8A">
      <w:pPr>
        <w:spacing w:after="0" w:line="240" w:lineRule="auto"/>
        <w:jc w:val="center"/>
        <w:rPr>
          <w:rFonts w:ascii="Goudy Old Style" w:eastAsia="Times New Roman" w:hAnsi="Goudy Old Style" w:cs="Times New Roman"/>
          <w:sz w:val="24"/>
          <w:szCs w:val="24"/>
          <w:lang w:val="en-GB"/>
        </w:rPr>
      </w:pPr>
      <w:r w:rsidRPr="00CD1A8A">
        <w:rPr>
          <w:rFonts w:ascii="Goudy Old Style" w:eastAsia="Times New Roman" w:hAnsi="Goudy Old Style" w:cs="Times New Roman"/>
          <w:sz w:val="24"/>
          <w:szCs w:val="24"/>
          <w:lang w:val="en-GB"/>
        </w:rPr>
        <w:t>-VERSUS-</w:t>
      </w:r>
    </w:p>
    <w:p w14:paraId="6BA2A869" w14:textId="77777777" w:rsidR="00CD1A8A" w:rsidRPr="00CD1A8A" w:rsidRDefault="00CD1A8A" w:rsidP="00CD1A8A">
      <w:pPr>
        <w:spacing w:after="0" w:line="240" w:lineRule="auto"/>
        <w:rPr>
          <w:rFonts w:ascii="Goudy Old Style" w:eastAsia="Times New Roman" w:hAnsi="Goudy Old Style" w:cs="Times New Roman"/>
          <w:sz w:val="24"/>
          <w:szCs w:val="24"/>
          <w:lang w:val="en-GB"/>
        </w:rPr>
      </w:pPr>
      <w:r w:rsidRPr="00CD1A8A">
        <w:rPr>
          <w:rFonts w:ascii="Goudy Old Style" w:eastAsia="Times New Roman" w:hAnsi="Goudy Old Style" w:cs="Times New Roman"/>
          <w:sz w:val="24"/>
          <w:szCs w:val="24"/>
          <w:lang w:val="en-GB"/>
        </w:rPr>
        <w:t>======================================1</w:t>
      </w:r>
      <w:r w:rsidRPr="00CD1A8A">
        <w:rPr>
          <w:rFonts w:ascii="Goudy Old Style" w:eastAsia="Times New Roman" w:hAnsi="Goudy Old Style" w:cs="Times New Roman"/>
          <w:sz w:val="24"/>
          <w:szCs w:val="24"/>
          <w:vertAlign w:val="superscript"/>
          <w:lang w:val="en-GB"/>
        </w:rPr>
        <w:t>ST</w:t>
      </w:r>
      <w:r w:rsidRPr="00CD1A8A">
        <w:rPr>
          <w:rFonts w:ascii="Goudy Old Style" w:eastAsia="Times New Roman" w:hAnsi="Goudy Old Style" w:cs="Times New Roman"/>
          <w:sz w:val="24"/>
          <w:szCs w:val="24"/>
          <w:lang w:val="en-GB"/>
        </w:rPr>
        <w:t xml:space="preserve"> DEFENDANT</w:t>
      </w:r>
    </w:p>
    <w:p w14:paraId="5A23B463" w14:textId="77777777" w:rsidR="00CD1A8A" w:rsidRPr="00CD1A8A" w:rsidRDefault="00CD1A8A" w:rsidP="00CD1A8A">
      <w:pPr>
        <w:spacing w:after="0" w:line="240" w:lineRule="auto"/>
        <w:jc w:val="both"/>
        <w:rPr>
          <w:rFonts w:ascii="Goudy Old Style" w:eastAsia="Times New Roman" w:hAnsi="Goudy Old Style" w:cs="Times New Roman"/>
          <w:sz w:val="24"/>
          <w:szCs w:val="24"/>
          <w:lang w:val="en-GB"/>
        </w:rPr>
      </w:pPr>
    </w:p>
    <w:p w14:paraId="26CC17B4" w14:textId="77777777" w:rsidR="00CD1A8A" w:rsidRPr="00CD1A8A" w:rsidRDefault="00CD1A8A" w:rsidP="00CD1A8A">
      <w:pPr>
        <w:spacing w:after="0" w:line="240" w:lineRule="auto"/>
        <w:jc w:val="center"/>
        <w:rPr>
          <w:rFonts w:ascii="Goudy Old Style" w:eastAsia="Times New Roman" w:hAnsi="Goudy Old Style" w:cs="Times New Roman"/>
          <w:b/>
          <w:sz w:val="28"/>
          <w:szCs w:val="28"/>
          <w:u w:val="single"/>
          <w:lang w:val="en-GB"/>
        </w:rPr>
      </w:pPr>
      <w:r w:rsidRPr="00CD1A8A">
        <w:rPr>
          <w:rFonts w:ascii="Goudy Old Style" w:eastAsia="Times New Roman" w:hAnsi="Goudy Old Style" w:cs="Times New Roman"/>
          <w:b/>
          <w:sz w:val="28"/>
          <w:szCs w:val="28"/>
          <w:u w:val="single"/>
          <w:lang w:val="en-GB"/>
        </w:rPr>
        <w:t>NOTICE OF PRELIMINARY OBJECTION ON POINTS OF LAW.</w:t>
      </w:r>
    </w:p>
    <w:p w14:paraId="7EB610C8" w14:textId="77777777" w:rsidR="00CD1A8A" w:rsidRPr="00CD1A8A" w:rsidRDefault="00CD1A8A" w:rsidP="00CD1A8A">
      <w:pPr>
        <w:spacing w:after="0" w:line="240" w:lineRule="auto"/>
        <w:jc w:val="center"/>
        <w:rPr>
          <w:rFonts w:ascii="Goudy Old Style" w:eastAsia="Arial Unicode MS" w:hAnsi="Goudy Old Style" w:cs="Arial Unicode MS"/>
          <w:sz w:val="24"/>
          <w:szCs w:val="24"/>
          <w:u w:val="single"/>
          <w:lang w:val="en-GB"/>
        </w:rPr>
      </w:pPr>
    </w:p>
    <w:p w14:paraId="29AEB1EF"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TAKE NOTICE</w:t>
      </w:r>
      <w:r w:rsidRPr="00CD1A8A">
        <w:rPr>
          <w:rFonts w:ascii="Goudy Old Style" w:eastAsia="Arial Unicode MS" w:hAnsi="Goudy Old Style" w:cs="Arial Unicode MS"/>
          <w:sz w:val="24"/>
          <w:szCs w:val="24"/>
          <w:lang w:val="en-GB"/>
        </w:rPr>
        <w:t xml:space="preserve"> that the Defendants are taking objection to the hearing and determination of the Plaintiff’s applications by Notice of Motion dated </w:t>
      </w:r>
      <w:r w:rsidR="007E733E">
        <w:rPr>
          <w:rFonts w:ascii="Goudy Old Style" w:eastAsia="Arial Unicode MS" w:hAnsi="Goudy Old Style" w:cs="Arial Unicode MS"/>
          <w:b/>
          <w:sz w:val="24"/>
          <w:szCs w:val="24"/>
          <w:lang w:val="en-GB"/>
        </w:rPr>
        <w:t>………………</w:t>
      </w:r>
      <w:r w:rsidRPr="00CD1A8A">
        <w:rPr>
          <w:rFonts w:ascii="Goudy Old Style" w:eastAsia="Arial Unicode MS" w:hAnsi="Goudy Old Style" w:cs="Arial Unicode MS"/>
          <w:sz w:val="24"/>
          <w:szCs w:val="24"/>
          <w:lang w:val="en-GB"/>
        </w:rPr>
        <w:t>, for the following grounds:-</w:t>
      </w:r>
    </w:p>
    <w:p w14:paraId="2DECD93E"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p>
    <w:p w14:paraId="7256FAEF" w14:textId="77777777" w:rsidR="00CD1A8A" w:rsidRPr="00CD1A8A" w:rsidRDefault="00CD1A8A" w:rsidP="00664A0A">
      <w:pPr>
        <w:numPr>
          <w:ilvl w:val="0"/>
          <w:numId w:val="33"/>
        </w:numPr>
        <w:spacing w:after="0" w:line="240" w:lineRule="auto"/>
        <w:contextualSpacing/>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THAT</w:t>
      </w:r>
      <w:r w:rsidRPr="00CD1A8A">
        <w:rPr>
          <w:rFonts w:ascii="Goudy Old Style" w:eastAsia="Arial Unicode MS" w:hAnsi="Goudy Old Style" w:cs="Arial Unicode MS"/>
          <w:sz w:val="24"/>
          <w:szCs w:val="24"/>
          <w:lang w:val="en-GB"/>
        </w:rPr>
        <w:t xml:space="preserve"> the said application is in flagrant and incurable breach of Section 5 of the Judicature Act.</w:t>
      </w:r>
    </w:p>
    <w:p w14:paraId="0DE593BF" w14:textId="77777777" w:rsidR="00CD1A8A" w:rsidRPr="00CD1A8A" w:rsidRDefault="00CD1A8A" w:rsidP="00CD1A8A">
      <w:pPr>
        <w:spacing w:after="0" w:line="240" w:lineRule="auto"/>
        <w:ind w:left="720"/>
        <w:contextualSpacing/>
        <w:rPr>
          <w:rFonts w:ascii="Goudy Old Style" w:eastAsia="Arial Unicode MS" w:hAnsi="Goudy Old Style" w:cs="Arial Unicode MS"/>
          <w:sz w:val="24"/>
          <w:szCs w:val="24"/>
          <w:lang w:val="en-GB"/>
        </w:rPr>
      </w:pPr>
    </w:p>
    <w:p w14:paraId="3B61AFAC" w14:textId="77777777" w:rsidR="00CD1A8A" w:rsidRPr="00CD1A8A" w:rsidRDefault="00CD1A8A" w:rsidP="00664A0A">
      <w:pPr>
        <w:numPr>
          <w:ilvl w:val="0"/>
          <w:numId w:val="33"/>
        </w:numPr>
        <w:spacing w:after="0" w:line="240" w:lineRule="auto"/>
        <w:contextualSpacing/>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THAT</w:t>
      </w:r>
      <w:r w:rsidRPr="00CD1A8A">
        <w:rPr>
          <w:rFonts w:ascii="Goudy Old Style" w:eastAsia="Arial Unicode MS" w:hAnsi="Goudy Old Style" w:cs="Arial Unicode MS"/>
          <w:sz w:val="24"/>
          <w:szCs w:val="24"/>
          <w:lang w:val="en-GB"/>
        </w:rPr>
        <w:t xml:space="preserve"> the said application is in any event premature and therefore a non-starter.</w:t>
      </w:r>
    </w:p>
    <w:p w14:paraId="2D9D368C" w14:textId="77777777" w:rsidR="00CD1A8A" w:rsidRPr="00CD1A8A" w:rsidRDefault="00CD1A8A" w:rsidP="00CD1A8A">
      <w:pPr>
        <w:spacing w:after="0" w:line="240" w:lineRule="auto"/>
        <w:ind w:left="720"/>
        <w:contextualSpacing/>
        <w:rPr>
          <w:rFonts w:ascii="Goudy Old Style" w:eastAsia="Arial Unicode MS" w:hAnsi="Goudy Old Style" w:cs="Arial Unicode MS"/>
          <w:sz w:val="24"/>
          <w:szCs w:val="24"/>
          <w:lang w:val="en-GB"/>
        </w:rPr>
      </w:pPr>
    </w:p>
    <w:p w14:paraId="03426344" w14:textId="77777777" w:rsidR="00CD1A8A" w:rsidRPr="00CD1A8A" w:rsidRDefault="00CD1A8A" w:rsidP="00664A0A">
      <w:pPr>
        <w:numPr>
          <w:ilvl w:val="0"/>
          <w:numId w:val="33"/>
        </w:numPr>
        <w:spacing w:after="0" w:line="240" w:lineRule="auto"/>
        <w:contextualSpacing/>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THAT</w:t>
      </w:r>
      <w:r w:rsidRPr="00CD1A8A">
        <w:rPr>
          <w:rFonts w:ascii="Goudy Old Style" w:eastAsia="Arial Unicode MS" w:hAnsi="Goudy Old Style" w:cs="Arial Unicode MS"/>
          <w:sz w:val="24"/>
          <w:szCs w:val="24"/>
          <w:lang w:val="en-GB"/>
        </w:rPr>
        <w:t xml:space="preserve"> the Applicant in the said application, one </w:t>
      </w:r>
      <w:r w:rsidR="007E733E">
        <w:rPr>
          <w:rFonts w:ascii="Goudy Old Style" w:eastAsia="Arial Unicode MS" w:hAnsi="Goudy Old Style" w:cs="Arial Unicode MS"/>
          <w:b/>
          <w:sz w:val="24"/>
          <w:szCs w:val="24"/>
          <w:lang w:val="en-GB"/>
        </w:rPr>
        <w:t>……………</w:t>
      </w:r>
      <w:r w:rsidRPr="00CD1A8A">
        <w:rPr>
          <w:rFonts w:ascii="Goudy Old Style" w:eastAsia="Arial Unicode MS" w:hAnsi="Goudy Old Style" w:cs="Arial Unicode MS"/>
          <w:sz w:val="24"/>
          <w:szCs w:val="24"/>
          <w:lang w:val="en-GB"/>
        </w:rPr>
        <w:t>, doesn’t have a right audience before the court in the said application.</w:t>
      </w:r>
    </w:p>
    <w:p w14:paraId="24E6E958"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p>
    <w:p w14:paraId="49928CF1"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DATED</w:t>
      </w:r>
      <w:r w:rsidRPr="00CD1A8A">
        <w:rPr>
          <w:rFonts w:ascii="Goudy Old Style" w:eastAsia="Arial Unicode MS" w:hAnsi="Goudy Old Style" w:cs="Arial Unicode MS"/>
          <w:b/>
          <w:sz w:val="24"/>
          <w:szCs w:val="24"/>
          <w:lang w:val="en-GB"/>
        </w:rPr>
        <w:t xml:space="preserve"> </w:t>
      </w:r>
      <w:r w:rsidRPr="00CD1A8A">
        <w:rPr>
          <w:rFonts w:ascii="Goudy Old Style" w:eastAsia="Arial Unicode MS" w:hAnsi="Goudy Old Style" w:cs="Arial Unicode MS"/>
          <w:sz w:val="24"/>
          <w:szCs w:val="24"/>
          <w:lang w:val="en-GB"/>
        </w:rPr>
        <w:t xml:space="preserve">at </w:t>
      </w:r>
      <w:r w:rsidR="007E733E">
        <w:rPr>
          <w:rFonts w:ascii="Goudy Old Style" w:eastAsia="Arial Unicode MS" w:hAnsi="Goudy Old Style" w:cs="Arial Unicode MS"/>
          <w:b/>
          <w:sz w:val="24"/>
          <w:szCs w:val="24"/>
          <w:u w:val="single"/>
          <w:lang w:val="en-GB"/>
        </w:rPr>
        <w:t>KSL</w:t>
      </w:r>
      <w:r w:rsidRPr="00CD1A8A">
        <w:rPr>
          <w:rFonts w:ascii="Goudy Old Style" w:eastAsia="Arial Unicode MS" w:hAnsi="Goudy Old Style" w:cs="Arial Unicode MS"/>
          <w:sz w:val="24"/>
          <w:szCs w:val="24"/>
          <w:lang w:val="en-GB"/>
        </w:rPr>
        <w:t xml:space="preserve"> this</w:t>
      </w:r>
      <w:r w:rsidRPr="00CD1A8A">
        <w:rPr>
          <w:rFonts w:ascii="Goudy Old Style" w:eastAsia="Arial Unicode MS" w:hAnsi="Goudy Old Style" w:cs="Arial Unicode MS"/>
          <w:sz w:val="24"/>
          <w:szCs w:val="24"/>
          <w:u w:val="single"/>
          <w:lang w:val="en-GB"/>
        </w:rPr>
        <w:t xml:space="preserve">    ___    </w:t>
      </w:r>
      <w:r w:rsidRPr="00CD1A8A">
        <w:rPr>
          <w:rFonts w:ascii="Goudy Old Style" w:eastAsia="Arial Unicode MS" w:hAnsi="Goudy Old Style" w:cs="Arial Unicode MS"/>
          <w:sz w:val="24"/>
          <w:szCs w:val="24"/>
          <w:lang w:val="en-GB"/>
        </w:rPr>
        <w:t xml:space="preserve"> day of</w:t>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lang w:val="en-GB"/>
        </w:rPr>
        <w:t xml:space="preserve">, </w:t>
      </w:r>
      <w:r w:rsidRPr="00CD1A8A">
        <w:rPr>
          <w:rFonts w:ascii="Goudy Old Style" w:eastAsia="Arial Unicode MS" w:hAnsi="Goudy Old Style" w:cs="Arial Unicode MS"/>
          <w:b/>
          <w:sz w:val="24"/>
          <w:szCs w:val="24"/>
          <w:lang w:val="en-GB"/>
        </w:rPr>
        <w:t>2011.</w:t>
      </w:r>
    </w:p>
    <w:p w14:paraId="1635DE55"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p>
    <w:p w14:paraId="2B9F221F"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p>
    <w:p w14:paraId="12ECBE6E" w14:textId="77777777" w:rsidR="00CD1A8A" w:rsidRPr="00CD1A8A" w:rsidRDefault="00CD1A8A" w:rsidP="00CD1A8A">
      <w:pPr>
        <w:spacing w:after="0" w:line="240" w:lineRule="auto"/>
        <w:jc w:val="center"/>
        <w:rPr>
          <w:rFonts w:ascii="Goudy Old Style" w:eastAsia="Arial Unicode MS" w:hAnsi="Goudy Old Style" w:cs="Arial Unicode MS"/>
          <w:sz w:val="24"/>
          <w:szCs w:val="24"/>
          <w:lang w:val="en-GB"/>
        </w:rPr>
      </w:pP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t>_____________________________</w:t>
      </w:r>
    </w:p>
    <w:p w14:paraId="1F523A29" w14:textId="77777777" w:rsidR="00CD1A8A" w:rsidRPr="00CD1A8A" w:rsidRDefault="007E733E" w:rsidP="00CD1A8A">
      <w:pPr>
        <w:spacing w:after="0" w:line="240" w:lineRule="auto"/>
        <w:jc w:val="center"/>
        <w:rPr>
          <w:rFonts w:ascii="Goudy Old Style" w:eastAsia="Arial Unicode MS" w:hAnsi="Goudy Old Style" w:cs="Arial Unicode MS"/>
          <w:b/>
          <w:sz w:val="24"/>
          <w:szCs w:val="24"/>
          <w:lang w:val="en-GB"/>
        </w:rPr>
      </w:pPr>
      <w:r>
        <w:rPr>
          <w:rFonts w:ascii="Goudy Old Style" w:eastAsia="Arial Unicode MS" w:hAnsi="Goudy Old Style" w:cs="Arial Unicode MS"/>
          <w:b/>
          <w:sz w:val="24"/>
          <w:szCs w:val="24"/>
          <w:lang w:val="en-GB"/>
        </w:rPr>
        <w:t>CHAP CHAP</w:t>
      </w:r>
      <w:r w:rsidR="00CD1A8A" w:rsidRPr="00CD1A8A">
        <w:rPr>
          <w:rFonts w:ascii="Goudy Old Style" w:eastAsia="Arial Unicode MS" w:hAnsi="Goudy Old Style" w:cs="Arial Unicode MS"/>
          <w:b/>
          <w:sz w:val="24"/>
          <w:szCs w:val="24"/>
          <w:lang w:val="en-GB"/>
        </w:rPr>
        <w:t xml:space="preserve"> &amp; CO ADVOCATES</w:t>
      </w:r>
    </w:p>
    <w:p w14:paraId="308DF337" w14:textId="77777777" w:rsidR="00CD1A8A" w:rsidRPr="00CD1A8A" w:rsidRDefault="00CD1A8A" w:rsidP="00CD1A8A">
      <w:pPr>
        <w:spacing w:after="0" w:line="240" w:lineRule="auto"/>
        <w:jc w:val="center"/>
        <w:rPr>
          <w:rFonts w:ascii="Goudy Old Style" w:eastAsia="Arial Unicode MS" w:hAnsi="Goudy Old Style" w:cs="Arial Unicode MS"/>
          <w:b/>
          <w:sz w:val="24"/>
          <w:szCs w:val="24"/>
          <w:u w:val="single"/>
          <w:lang w:val="en-GB"/>
        </w:rPr>
      </w:pPr>
      <w:r w:rsidRPr="00CD1A8A">
        <w:rPr>
          <w:rFonts w:ascii="Goudy Old Style" w:eastAsia="Arial Unicode MS" w:hAnsi="Goudy Old Style" w:cs="Arial Unicode MS"/>
          <w:b/>
          <w:sz w:val="24"/>
          <w:szCs w:val="24"/>
          <w:u w:val="single"/>
          <w:lang w:val="en-GB"/>
        </w:rPr>
        <w:t>FOR THE DEFENDANTS</w:t>
      </w:r>
    </w:p>
    <w:p w14:paraId="50B840EC" w14:textId="77777777" w:rsidR="00CD1A8A" w:rsidRPr="00CD1A8A" w:rsidRDefault="00CD1A8A" w:rsidP="00CD1A8A">
      <w:pPr>
        <w:spacing w:after="0" w:line="240" w:lineRule="auto"/>
        <w:rPr>
          <w:rFonts w:ascii="Goudy Old Style" w:eastAsia="Arial Unicode MS" w:hAnsi="Goudy Old Style" w:cs="Arial Unicode MS"/>
          <w:sz w:val="24"/>
          <w:szCs w:val="24"/>
          <w:u w:val="single"/>
          <w:lang w:val="en-GB"/>
        </w:rPr>
      </w:pPr>
    </w:p>
    <w:p w14:paraId="479F8390" w14:textId="77777777" w:rsidR="00CD1A8A" w:rsidRPr="00CD1A8A" w:rsidRDefault="00CD1A8A" w:rsidP="00CD1A8A">
      <w:pPr>
        <w:spacing w:after="0" w:line="240" w:lineRule="auto"/>
        <w:rPr>
          <w:rFonts w:ascii="Goudy Old Style" w:eastAsia="Arial Unicode MS" w:hAnsi="Goudy Old Style" w:cs="Arial Unicode MS"/>
          <w:sz w:val="24"/>
          <w:szCs w:val="24"/>
          <w:u w:val="single"/>
          <w:lang w:val="en-GB"/>
        </w:rPr>
      </w:pPr>
      <w:r w:rsidRPr="00CD1A8A">
        <w:rPr>
          <w:rFonts w:ascii="Goudy Old Style" w:eastAsia="Arial Unicode MS" w:hAnsi="Goudy Old Style" w:cs="Arial Unicode MS"/>
          <w:b/>
          <w:sz w:val="24"/>
          <w:szCs w:val="24"/>
          <w:u w:val="single"/>
          <w:lang w:val="en-GB"/>
        </w:rPr>
        <w:t>DRAWN &amp; FILED BY:</w:t>
      </w:r>
      <w:r w:rsidRPr="00CD1A8A">
        <w:rPr>
          <w:rFonts w:ascii="Goudy Old Style" w:eastAsia="Arial Unicode MS" w:hAnsi="Goudy Old Style" w:cs="Arial Unicode MS"/>
          <w:b/>
          <w:sz w:val="24"/>
          <w:szCs w:val="24"/>
          <w:lang w:val="en-GB"/>
        </w:rPr>
        <w:tab/>
      </w:r>
      <w:r w:rsidRPr="00CD1A8A">
        <w:rPr>
          <w:rFonts w:ascii="Goudy Old Style" w:eastAsia="Arial Unicode MS" w:hAnsi="Goudy Old Style" w:cs="Arial Unicode MS"/>
          <w:b/>
          <w:sz w:val="24"/>
          <w:szCs w:val="24"/>
          <w:lang w:val="en-GB"/>
        </w:rPr>
        <w:tab/>
      </w:r>
      <w:r w:rsidRPr="00CD1A8A">
        <w:rPr>
          <w:rFonts w:ascii="Goudy Old Style" w:eastAsia="Arial Unicode MS" w:hAnsi="Goudy Old Style" w:cs="Arial Unicode MS"/>
          <w:b/>
          <w:sz w:val="24"/>
          <w:szCs w:val="24"/>
          <w:lang w:val="en-GB"/>
        </w:rPr>
        <w:tab/>
      </w:r>
      <w:r w:rsidRPr="00CD1A8A">
        <w:rPr>
          <w:rFonts w:ascii="Goudy Old Style" w:eastAsia="Arial Unicode MS" w:hAnsi="Goudy Old Style" w:cs="Arial Unicode MS"/>
          <w:b/>
          <w:sz w:val="24"/>
          <w:szCs w:val="24"/>
          <w:lang w:val="en-GB"/>
        </w:rPr>
        <w:tab/>
      </w:r>
    </w:p>
    <w:p w14:paraId="4D86FF62" w14:textId="77777777" w:rsidR="00CD1A8A" w:rsidRPr="00CD1A8A" w:rsidRDefault="007E733E" w:rsidP="00CD1A8A">
      <w:pPr>
        <w:spacing w:after="0" w:line="240" w:lineRule="auto"/>
        <w:rPr>
          <w:rFonts w:ascii="Goudy Old Style" w:eastAsia="Arial Unicode MS" w:hAnsi="Goudy Old Style" w:cs="Arial Unicode MS"/>
          <w:sz w:val="24"/>
          <w:szCs w:val="24"/>
          <w:lang w:val="en-GB"/>
        </w:rPr>
      </w:pPr>
      <w:r>
        <w:rPr>
          <w:rFonts w:ascii="Goudy Old Style" w:eastAsia="Arial Unicode MS" w:hAnsi="Goudy Old Style" w:cs="Arial Unicode MS"/>
          <w:sz w:val="24"/>
          <w:szCs w:val="24"/>
          <w:lang w:val="en-GB"/>
        </w:rPr>
        <w:t>CHAP CHAP</w:t>
      </w:r>
      <w:r w:rsidR="00CD1A8A" w:rsidRPr="00CD1A8A">
        <w:rPr>
          <w:rFonts w:ascii="Goudy Old Style" w:eastAsia="Arial Unicode MS" w:hAnsi="Goudy Old Style" w:cs="Arial Unicode MS"/>
          <w:sz w:val="24"/>
          <w:szCs w:val="24"/>
          <w:lang w:val="en-GB"/>
        </w:rPr>
        <w:t xml:space="preserve"> &amp; COMPANY</w:t>
      </w:r>
      <w:r w:rsidR="00CD1A8A" w:rsidRPr="00CD1A8A">
        <w:rPr>
          <w:rFonts w:ascii="Goudy Old Style" w:eastAsia="Arial Unicode MS" w:hAnsi="Goudy Old Style" w:cs="Arial Unicode MS"/>
          <w:sz w:val="24"/>
          <w:szCs w:val="24"/>
          <w:lang w:val="en-GB"/>
        </w:rPr>
        <w:tab/>
      </w:r>
      <w:r w:rsidR="00CD1A8A" w:rsidRPr="00CD1A8A">
        <w:rPr>
          <w:rFonts w:ascii="Goudy Old Style" w:eastAsia="Arial Unicode MS" w:hAnsi="Goudy Old Style" w:cs="Arial Unicode MS"/>
          <w:sz w:val="24"/>
          <w:szCs w:val="24"/>
          <w:lang w:val="en-GB"/>
        </w:rPr>
        <w:tab/>
      </w:r>
      <w:r w:rsidR="00CD1A8A" w:rsidRPr="00CD1A8A">
        <w:rPr>
          <w:rFonts w:ascii="Goudy Old Style" w:eastAsia="Arial Unicode MS" w:hAnsi="Goudy Old Style" w:cs="Arial Unicode MS"/>
          <w:sz w:val="24"/>
          <w:szCs w:val="24"/>
          <w:lang w:val="en-GB"/>
        </w:rPr>
        <w:tab/>
      </w:r>
      <w:r w:rsidR="00CD1A8A" w:rsidRPr="00CD1A8A">
        <w:rPr>
          <w:rFonts w:ascii="Goudy Old Style" w:eastAsia="Arial Unicode MS" w:hAnsi="Goudy Old Style" w:cs="Arial Unicode MS"/>
          <w:sz w:val="24"/>
          <w:szCs w:val="24"/>
          <w:lang w:val="en-GB"/>
        </w:rPr>
        <w:tab/>
      </w:r>
    </w:p>
    <w:p w14:paraId="4F0024CC"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sz w:val="24"/>
          <w:szCs w:val="24"/>
          <w:lang w:val="en-GB"/>
        </w:rPr>
        <w:t>ADVOCATES</w:t>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p>
    <w:p w14:paraId="539089EA"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sz w:val="24"/>
          <w:szCs w:val="24"/>
          <w:lang w:val="en-GB"/>
        </w:rPr>
        <w:t>, 2</w:t>
      </w:r>
      <w:r w:rsidRPr="00CD1A8A">
        <w:rPr>
          <w:rFonts w:ascii="Goudy Old Style" w:eastAsia="Arial Unicode MS" w:hAnsi="Goudy Old Style" w:cs="Arial Unicode MS"/>
          <w:sz w:val="24"/>
          <w:szCs w:val="24"/>
          <w:vertAlign w:val="superscript"/>
          <w:lang w:val="en-GB"/>
        </w:rPr>
        <w:t>ND</w:t>
      </w:r>
      <w:r w:rsidRPr="00CD1A8A">
        <w:rPr>
          <w:rFonts w:ascii="Goudy Old Style" w:eastAsia="Arial Unicode MS" w:hAnsi="Goudy Old Style" w:cs="Arial Unicode MS"/>
          <w:sz w:val="24"/>
          <w:szCs w:val="24"/>
          <w:lang w:val="en-GB"/>
        </w:rPr>
        <w:t xml:space="preserve"> FLOOR</w:t>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p>
    <w:p w14:paraId="6B07ADBF" w14:textId="77777777" w:rsidR="00CD1A8A" w:rsidRPr="007E733E" w:rsidRDefault="007E733E" w:rsidP="00CD1A8A">
      <w:pPr>
        <w:spacing w:after="0" w:line="240" w:lineRule="auto"/>
        <w:rPr>
          <w:rFonts w:ascii="Goudy Old Style" w:eastAsia="Arial Unicode MS" w:hAnsi="Goudy Old Style" w:cs="Arial Unicode MS"/>
          <w:sz w:val="24"/>
          <w:szCs w:val="24"/>
          <w:lang w:val="en-GB"/>
        </w:rPr>
      </w:pPr>
      <w:r>
        <w:rPr>
          <w:rFonts w:ascii="Goudy Old Style" w:eastAsia="Arial Unicode MS" w:hAnsi="Goudy Old Style" w:cs="Arial Unicode MS"/>
          <w:sz w:val="24"/>
          <w:szCs w:val="24"/>
          <w:lang w:val="en-GB"/>
        </w:rPr>
        <w:t xml:space="preserve">P.O. BOX </w:t>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p>
    <w:p w14:paraId="20A16D21" w14:textId="77777777" w:rsidR="00CD1A8A" w:rsidRPr="00CD1A8A" w:rsidRDefault="00CD1A8A" w:rsidP="00CD1A8A">
      <w:pPr>
        <w:spacing w:after="0" w:line="240" w:lineRule="auto"/>
        <w:rPr>
          <w:rFonts w:ascii="Goudy Old Style" w:eastAsia="Arial Unicode MS" w:hAnsi="Goudy Old Style" w:cs="Arial Unicode MS"/>
          <w:sz w:val="24"/>
          <w:szCs w:val="24"/>
          <w:lang w:val="en-GB"/>
        </w:rPr>
      </w:pPr>
    </w:p>
    <w:p w14:paraId="6BE43E76" w14:textId="77777777" w:rsidR="00CD1A8A" w:rsidRPr="00CD1A8A" w:rsidRDefault="00CD1A8A" w:rsidP="00CD1A8A">
      <w:pPr>
        <w:spacing w:after="0" w:line="240" w:lineRule="auto"/>
        <w:rPr>
          <w:rFonts w:ascii="Times New Roman" w:eastAsia="Times New Roman" w:hAnsi="Times New Roman" w:cs="Times New Roman"/>
          <w:sz w:val="20"/>
          <w:szCs w:val="20"/>
          <w:lang w:val="en-GB"/>
        </w:rPr>
      </w:pPr>
      <w:r w:rsidRPr="00CD1A8A">
        <w:rPr>
          <w:rFonts w:ascii="Goudy Old Style" w:eastAsia="Arial Unicode MS" w:hAnsi="Goudy Old Style" w:cs="Arial Unicode MS"/>
          <w:b/>
          <w:sz w:val="24"/>
          <w:szCs w:val="24"/>
          <w:u w:val="single"/>
          <w:lang w:val="en-GB"/>
        </w:rPr>
        <w:t>TO BE SERVED UPON:</w:t>
      </w:r>
    </w:p>
    <w:p w14:paraId="2E3D2CE7" w14:textId="77777777" w:rsidR="00CD1A8A" w:rsidRDefault="00CD1A8A" w:rsidP="00CD1A8A">
      <w:pPr>
        <w:spacing w:after="0" w:line="240" w:lineRule="auto"/>
        <w:rPr>
          <w:rFonts w:ascii="Goudy Old Style" w:eastAsia="Arial Unicode MS" w:hAnsi="Goudy Old Style" w:cs="Arial Unicode MS"/>
          <w:sz w:val="24"/>
          <w:szCs w:val="24"/>
          <w:lang w:val="en-GB"/>
        </w:rPr>
      </w:pPr>
    </w:p>
    <w:p w14:paraId="7BF07374" w14:textId="77777777" w:rsidR="007E733E" w:rsidRPr="00CD1A8A" w:rsidRDefault="007E733E" w:rsidP="00CD1A8A">
      <w:pPr>
        <w:spacing w:after="0" w:line="240" w:lineRule="auto"/>
        <w:rPr>
          <w:rFonts w:ascii="Times New Roman" w:eastAsia="Times New Roman" w:hAnsi="Times New Roman" w:cs="Times New Roman"/>
          <w:sz w:val="20"/>
          <w:szCs w:val="20"/>
          <w:lang w:val="en-GB"/>
        </w:rPr>
      </w:pPr>
    </w:p>
    <w:p w14:paraId="528A2BAA" w14:textId="77777777" w:rsidR="00CD1A8A" w:rsidRDefault="00CD1A8A"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AMENDED DEFENCE AND COUNTERCLAIM:</w:t>
      </w:r>
    </w:p>
    <w:p w14:paraId="19BA02C9"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REPUBLIC OF KENYA</w:t>
      </w:r>
    </w:p>
    <w:p w14:paraId="10098D53"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 xml:space="preserve">IN THE HIGH </w:t>
      </w:r>
      <w:del w:id="1" w:author="Surjeet" w:date="2001-05-31T12:24:00Z">
        <w:r w:rsidRPr="00CD1A8A">
          <w:rPr>
            <w:rFonts w:ascii="Book Antiqua" w:eastAsia="Times New Roman" w:hAnsi="Book Antiqua" w:cs="Times New Roman"/>
            <w:b/>
            <w:sz w:val="24"/>
            <w:szCs w:val="20"/>
            <w:u w:val="single"/>
            <w:lang w:val="en-GB"/>
          </w:rPr>
          <w:delText>COURT  OF</w:delText>
        </w:r>
      </w:del>
      <w:ins w:id="2" w:author="Surjeet" w:date="2001-05-31T12:24:00Z">
        <w:r w:rsidRPr="00CD1A8A">
          <w:rPr>
            <w:rFonts w:ascii="Book Antiqua" w:eastAsia="Times New Roman" w:hAnsi="Book Antiqua" w:cs="Times New Roman"/>
            <w:b/>
            <w:sz w:val="24"/>
            <w:szCs w:val="20"/>
            <w:u w:val="single"/>
            <w:lang w:val="en-GB"/>
          </w:rPr>
          <w:t>COURT OF</w:t>
        </w:r>
      </w:ins>
      <w:r w:rsidRPr="00CD1A8A">
        <w:rPr>
          <w:rFonts w:ascii="Book Antiqua" w:eastAsia="Times New Roman" w:hAnsi="Book Antiqua" w:cs="Times New Roman"/>
          <w:b/>
          <w:sz w:val="24"/>
          <w:szCs w:val="20"/>
          <w:u w:val="single"/>
          <w:lang w:val="en-GB"/>
        </w:rPr>
        <w:t xml:space="preserve"> KENYA AT NAIROBI</w:t>
      </w:r>
    </w:p>
    <w:p w14:paraId="597F5462"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MILIMANI COMMERCIAL COURTS</w:t>
      </w:r>
    </w:p>
    <w:p w14:paraId="04D52C64"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CIVIL SUIT NO.         OF 2000</w:t>
      </w:r>
    </w:p>
    <w:p w14:paraId="0114A451"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p>
    <w:p w14:paraId="0FF05C72" w14:textId="77777777"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GGGG  BANK LIMITED....</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.PLAINTIFF</w:t>
      </w:r>
    </w:p>
    <w:p w14:paraId="13172A8E" w14:textId="77777777" w:rsidR="00CD1A8A" w:rsidRPr="00CD1A8A" w:rsidRDefault="00CD1A8A" w:rsidP="00CD1A8A">
      <w:pPr>
        <w:spacing w:after="0" w:line="360" w:lineRule="auto"/>
        <w:jc w:val="center"/>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-VERSUS-</w:t>
      </w:r>
    </w:p>
    <w:p w14:paraId="7AC83DD8" w14:textId="77777777"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BBB HIGH LIMITED..</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1</w:t>
      </w:r>
      <w:r w:rsidRPr="00CD1A8A">
        <w:rPr>
          <w:rFonts w:ascii="Book Antiqua" w:eastAsia="Times New Roman" w:hAnsi="Book Antiqua" w:cs="Times New Roman"/>
          <w:b/>
          <w:sz w:val="24"/>
          <w:szCs w:val="20"/>
          <w:vertAlign w:val="superscript"/>
          <w:lang w:val="en-GB"/>
        </w:rPr>
        <w:t>ST</w:t>
      </w:r>
      <w:r w:rsidRPr="00CD1A8A">
        <w:rPr>
          <w:rFonts w:ascii="Book Antiqua" w:eastAsia="Times New Roman" w:hAnsi="Book Antiqua" w:cs="Times New Roman"/>
          <w:b/>
          <w:sz w:val="24"/>
          <w:szCs w:val="20"/>
          <w:lang w:val="en-GB"/>
        </w:rPr>
        <w:t xml:space="preserve"> DEFENDANT</w:t>
      </w:r>
    </w:p>
    <w:p w14:paraId="6EF98F20" w14:textId="77777777"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DDDDDDDDDDDDDDDDD..</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.2</w:t>
      </w:r>
      <w:r w:rsidRPr="00CD1A8A">
        <w:rPr>
          <w:rFonts w:ascii="Book Antiqua" w:eastAsia="Times New Roman" w:hAnsi="Book Antiqua" w:cs="Times New Roman"/>
          <w:b/>
          <w:sz w:val="24"/>
          <w:szCs w:val="20"/>
          <w:vertAlign w:val="superscript"/>
          <w:lang w:val="en-GB"/>
        </w:rPr>
        <w:t>ND</w:t>
      </w:r>
      <w:r w:rsidRPr="00CD1A8A">
        <w:rPr>
          <w:rFonts w:ascii="Book Antiqua" w:eastAsia="Times New Roman" w:hAnsi="Book Antiqua" w:cs="Times New Roman"/>
          <w:b/>
          <w:sz w:val="24"/>
          <w:szCs w:val="20"/>
          <w:lang w:val="en-GB"/>
        </w:rPr>
        <w:t xml:space="preserve"> DEFENDANT</w:t>
      </w:r>
    </w:p>
    <w:p w14:paraId="76F4A666" w14:textId="77777777"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LLLLLLLLLLLLLLLLLLL..</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3</w:t>
      </w:r>
      <w:r w:rsidRPr="00CD1A8A">
        <w:rPr>
          <w:rFonts w:ascii="Book Antiqua" w:eastAsia="Times New Roman" w:hAnsi="Book Antiqua" w:cs="Times New Roman"/>
          <w:b/>
          <w:sz w:val="24"/>
          <w:szCs w:val="20"/>
          <w:vertAlign w:val="superscript"/>
          <w:lang w:val="en-GB"/>
        </w:rPr>
        <w:t>RD</w:t>
      </w:r>
      <w:r w:rsidRPr="00CD1A8A">
        <w:rPr>
          <w:rFonts w:ascii="Book Antiqua" w:eastAsia="Times New Roman" w:hAnsi="Book Antiqua" w:cs="Times New Roman"/>
          <w:b/>
          <w:sz w:val="24"/>
          <w:szCs w:val="20"/>
          <w:lang w:val="en-GB"/>
        </w:rPr>
        <w:t xml:space="preserve"> DEFENDANT</w:t>
      </w:r>
    </w:p>
    <w:p w14:paraId="22A086ED" w14:textId="77777777" w:rsidR="00CD1A8A" w:rsidRPr="00CD1A8A" w:rsidRDefault="00CD1A8A" w:rsidP="00CD1A8A">
      <w:pPr>
        <w:spacing w:after="0" w:line="360" w:lineRule="auto"/>
        <w:rPr>
          <w:rFonts w:ascii="Book Antiqua" w:eastAsia="Times New Roman" w:hAnsi="Book Antiqua" w:cs="Times New Roman"/>
          <w:b/>
          <w:sz w:val="24"/>
          <w:szCs w:val="20"/>
          <w:lang w:val="en-GB"/>
        </w:rPr>
      </w:pPr>
    </w:p>
    <w:p w14:paraId="0364ECEC"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DEFENCE AND COUNTER-CLAIM OF THE 1</w:t>
      </w:r>
      <w:r w:rsidRPr="00CD1A8A">
        <w:rPr>
          <w:rFonts w:ascii="Book Antiqua" w:eastAsia="Times New Roman" w:hAnsi="Book Antiqua" w:cs="Times New Roman"/>
          <w:b/>
          <w:sz w:val="24"/>
          <w:szCs w:val="20"/>
          <w:u w:val="single"/>
          <w:vertAlign w:val="superscript"/>
          <w:lang w:val="en-GB"/>
        </w:rPr>
        <w:t>ST</w:t>
      </w:r>
      <w:r w:rsidRPr="00CD1A8A">
        <w:rPr>
          <w:rFonts w:ascii="Book Antiqua" w:eastAsia="Times New Roman" w:hAnsi="Book Antiqua" w:cs="Times New Roman"/>
          <w:b/>
          <w:sz w:val="24"/>
          <w:szCs w:val="20"/>
          <w:u w:val="single"/>
          <w:lang w:val="en-GB"/>
        </w:rPr>
        <w:t xml:space="preserve"> , 2</w:t>
      </w:r>
      <w:r w:rsidRPr="00CD1A8A">
        <w:rPr>
          <w:rFonts w:ascii="Book Antiqua" w:eastAsia="Times New Roman" w:hAnsi="Book Antiqua" w:cs="Times New Roman"/>
          <w:b/>
          <w:sz w:val="24"/>
          <w:szCs w:val="20"/>
          <w:u w:val="single"/>
          <w:vertAlign w:val="superscript"/>
          <w:lang w:val="en-GB"/>
        </w:rPr>
        <w:t>ND</w:t>
      </w:r>
      <w:r w:rsidRPr="00CD1A8A">
        <w:rPr>
          <w:rFonts w:ascii="Book Antiqua" w:eastAsia="Times New Roman" w:hAnsi="Book Antiqua" w:cs="Times New Roman"/>
          <w:b/>
          <w:sz w:val="24"/>
          <w:szCs w:val="20"/>
          <w:u w:val="single"/>
          <w:lang w:val="en-GB"/>
        </w:rPr>
        <w:t xml:space="preserve">  AND 3</w:t>
      </w:r>
      <w:r w:rsidRPr="00CD1A8A">
        <w:rPr>
          <w:rFonts w:ascii="Book Antiqua" w:eastAsia="Times New Roman" w:hAnsi="Book Antiqua" w:cs="Times New Roman"/>
          <w:b/>
          <w:sz w:val="24"/>
          <w:szCs w:val="20"/>
          <w:u w:val="single"/>
          <w:vertAlign w:val="superscript"/>
          <w:lang w:val="en-GB"/>
        </w:rPr>
        <w:t>RD</w:t>
      </w:r>
      <w:r w:rsidRPr="00CD1A8A">
        <w:rPr>
          <w:rFonts w:ascii="Book Antiqua" w:eastAsia="Times New Roman" w:hAnsi="Book Antiqua" w:cs="Times New Roman"/>
          <w:b/>
          <w:sz w:val="24"/>
          <w:szCs w:val="20"/>
          <w:u w:val="single"/>
          <w:lang w:val="en-GB"/>
        </w:rPr>
        <w:t xml:space="preserve"> DEFENDANTS</w:t>
      </w:r>
    </w:p>
    <w:p w14:paraId="51E1BD66" w14:textId="77777777"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 xml:space="preserve"> </w:t>
      </w:r>
    </w:p>
    <w:p w14:paraId="5C2BDD93"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Save as is expressly admitted hereinabove the Defendants deny each and every allegation contained in the Plaint as if the same were set out herein verbatim and traversed seriatim.</w:t>
      </w:r>
    </w:p>
    <w:p w14:paraId="19E04358"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4B8452DF"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admit paragraphs 1, 2, 3 and 4 of the Plaint in so far as the same are merely descriptive of the parties to this suit save that the Defendants address for service for the purposes of this suit is care of KK &amp; Company Advocates, P.O. Box ,,,,,,,,,, Nairobi.</w:t>
      </w:r>
    </w:p>
    <w:p w14:paraId="2E6C0EED"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028572BE"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Before or at the hearing of this suit, the Defendants will raise a preliminary objection on a point of law, to be determined </w:t>
      </w:r>
      <w:r w:rsidRPr="00CD1A8A">
        <w:rPr>
          <w:rFonts w:ascii="Book Antiqua" w:eastAsia="Times New Roman" w:hAnsi="Book Antiqua" w:cs="Times New Roman"/>
          <w:sz w:val="24"/>
          <w:szCs w:val="20"/>
          <w:u w:val="single"/>
          <w:lang w:val="en-GB"/>
        </w:rPr>
        <w:t>in limine,</w:t>
      </w:r>
      <w:r w:rsidRPr="00CD1A8A">
        <w:rPr>
          <w:rFonts w:ascii="Book Antiqua" w:eastAsia="Times New Roman" w:hAnsi="Book Antiqua" w:cs="Times New Roman"/>
          <w:sz w:val="24"/>
          <w:szCs w:val="20"/>
          <w:lang w:val="en-GB"/>
        </w:rPr>
        <w:t xml:space="preserve"> to the effect that this suit is bad in law, does not lie, is misconceived and should be struck out on the ground that the deponent of the Verifying Affidavit has no knowledge and/or </w:t>
      </w:r>
      <w:r w:rsidRPr="00CD1A8A">
        <w:rPr>
          <w:rFonts w:ascii="Book Antiqua" w:eastAsia="Times New Roman" w:hAnsi="Book Antiqua" w:cs="Times New Roman"/>
          <w:sz w:val="24"/>
          <w:szCs w:val="20"/>
          <w:lang w:val="en-GB"/>
        </w:rPr>
        <w:lastRenderedPageBreak/>
        <w:t xml:space="preserve">information concerning the suit and as such, he cannot swear positively to the facts alleged in the Plaint. </w:t>
      </w:r>
    </w:p>
    <w:p w14:paraId="548F91ED"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22DE2611"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response to paragraphs 5, 6 and 7 of the Plaint, the Defendants aver that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one NNNN as Directors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approached the Plaintiff in or about October, 1996 with a view to:</w:t>
      </w:r>
    </w:p>
    <w:p w14:paraId="3F67130C" w14:textId="77777777" w:rsidR="00CD1A8A" w:rsidRPr="00CD1A8A" w:rsidRDefault="00CD1A8A" w:rsidP="00664A0A">
      <w:pPr>
        <w:numPr>
          <w:ilvl w:val="0"/>
          <w:numId w:val="3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Opening an account with the said Bank</w:t>
      </w:r>
    </w:p>
    <w:p w14:paraId="70528807" w14:textId="77777777" w:rsidR="00CD1A8A" w:rsidRPr="00CD1A8A" w:rsidRDefault="00CD1A8A" w:rsidP="00664A0A">
      <w:pPr>
        <w:numPr>
          <w:ilvl w:val="0"/>
          <w:numId w:val="3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Eventually applying for and obtaining such credit facilities as the Defendant Company would from time to time require for its business operations.</w:t>
      </w:r>
    </w:p>
    <w:p w14:paraId="29395820"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17F6868A"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Pursuant thereto, in or about the week of 25</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together with NNNNNNN aforesaid visited the premises of the Plaintiff at  LLe Building, Moi Avenue Nairobi, wherein the following matters transpired:</w:t>
      </w:r>
    </w:p>
    <w:p w14:paraId="67941779"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375577C4"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MMM met up with Mr. AAA, the then Chairman of the Plaintiff bank for the purposes of discussing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Defendant's intended custom with the Plaintiff Bank.</w:t>
      </w:r>
    </w:p>
    <w:p w14:paraId="64E068E0"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10244EF1"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appraised Mr. AAAA,  the then Chairman of the Plaintiff bank as to the banking needs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and further expressed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Defendant's interest in opening a Current Account with the Plaintiff for purposes of transacting banking business.</w:t>
      </w:r>
    </w:p>
    <w:p w14:paraId="5BF526CD"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66DE699A"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the course of discussions referred to in (b) above,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indicated that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would from time to time, require credit facilities by way of an Overdraft for the purpose of running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Defendant's business operations.</w:t>
      </w:r>
    </w:p>
    <w:p w14:paraId="7D861EB2"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1D548622"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After extensive discussions on the aforesaid matters, the said Mr. Ajay Shah agreed to grant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 facility in the sum of Kshs. 20,000,000.00 to be secured by  a cash deposit of Kshs. 14,000,000.00. The said Ajay Shah indicated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Mr. NNNN D.NNNN  that they would have to sign personal guarantees  in  favour of  the Bank. Further, the said Ajay Shah presented to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and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Defendants and NNNN D.NNNN the following documents:</w:t>
      </w:r>
    </w:p>
    <w:p w14:paraId="4EAA7661"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7C8C51A2" w14:textId="77777777" w:rsidR="00CD1A8A" w:rsidRPr="00CD1A8A" w:rsidRDefault="00CD1A8A" w:rsidP="00664A0A">
      <w:pPr>
        <w:numPr>
          <w:ilvl w:val="0"/>
          <w:numId w:val="41"/>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set of General Terms and Conditions intended to govern the relationship between the Plaintiff and its new customers, namely,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The said General Terms and Conditions contained thirty (30) Clauses and ran to four (4) pages.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were required to sign at the bottom of the fourth (4</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page of the said set of documents in acceptance of the terms and conditions set out therein.  Annexed  to  the  said  General  Terms  and Conditions  was  another   page  headed " Guarantee and Indemnity by the Directors in their Personal Capacity for Limited Company" (hereinafter referred to as " the said Guarantee").</w:t>
      </w:r>
    </w:p>
    <w:p w14:paraId="2E24B15C"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w:t>
      </w:r>
    </w:p>
    <w:p w14:paraId="50B4D37D"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Upon conclusion of the aforesaid discussions between Mr. Ajay Shah representing the Plaintiff and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representing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Company,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on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was allocated Account Number 55719-01 after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having appended their signatures at the bottom of the last (fourth) page of the aforesaid General Terms and Conditions in acceptance thereof. However, although the said General Terms and Conditions were surrendered  to the Plaintiff on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the Plaintiff inserted the 26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day of October, 1996 as the date of execution.</w:t>
      </w:r>
    </w:p>
    <w:p w14:paraId="44223DAC"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70A4D276"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In appending their signatures however,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mistakenly appended the same at the bottom of the said Guarantee instead of at the requisite places at the bottom of the last (fourth) page of the General Terms and Conditions.</w:t>
      </w:r>
    </w:p>
    <w:p w14:paraId="7E2AF70B"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51545CB4"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they appended their signatures at the bottom of the said Guarantee in the honest but mistaken belief that they were appending their signatures at the requisite places of the General Terms and Conditions.</w:t>
      </w:r>
    </w:p>
    <w:p w14:paraId="2C753B09"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28669359"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the foregoing circumstances,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the execution of the said guarantee is not their deed and accordingly invoke and rely on the principle of </w:t>
      </w:r>
      <w:r w:rsidRPr="00CD1A8A">
        <w:rPr>
          <w:rFonts w:ascii="Book Antiqua" w:eastAsia="Times New Roman" w:hAnsi="Book Antiqua" w:cs="Times New Roman"/>
          <w:i/>
          <w:sz w:val="24"/>
          <w:szCs w:val="20"/>
          <w:lang w:val="en-GB"/>
        </w:rPr>
        <w:t>non es facto</w:t>
      </w:r>
      <w:r w:rsidRPr="00CD1A8A">
        <w:rPr>
          <w:rFonts w:ascii="Book Antiqua" w:eastAsia="Times New Roman" w:hAnsi="Book Antiqua" w:cs="Times New Roman"/>
          <w:sz w:val="24"/>
          <w:szCs w:val="20"/>
          <w:lang w:val="en-GB"/>
        </w:rPr>
        <w:t xml:space="preserve"> for its full meaning term and effect.</w:t>
      </w:r>
    </w:p>
    <w:p w14:paraId="022F9753"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76CD0465" w14:textId="77777777"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Further, the Defendants aver that as no credit facilities had been negotiated or agreed upon at the material time,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had not and could not possibly have executed the said Guarantee.</w:t>
      </w:r>
    </w:p>
    <w:p w14:paraId="322E8E35"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3F1246DE" w14:textId="77777777" w:rsidR="00CD1A8A" w:rsidRPr="00CD1A8A" w:rsidRDefault="00CD1A8A" w:rsidP="00664A0A">
      <w:pPr>
        <w:numPr>
          <w:ilvl w:val="0"/>
          <w:numId w:val="40"/>
        </w:numPr>
        <w:spacing w:after="0" w:line="360" w:lineRule="auto"/>
        <w:jc w:val="both"/>
        <w:rPr>
          <w:ins w:id="3" w:author="Surjeet" w:date="2001-05-30T13:20: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view of  the  foregoing,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aver that the execution of the said </w:t>
      </w:r>
      <w:del w:id="4" w:author="Surjeet" w:date="2001-05-30T13:18:00Z">
        <w:r w:rsidRPr="00CD1A8A">
          <w:rPr>
            <w:rFonts w:ascii="Book Antiqua" w:eastAsia="Times New Roman" w:hAnsi="Book Antiqua" w:cs="Times New Roman"/>
            <w:sz w:val="24"/>
            <w:szCs w:val="20"/>
            <w:lang w:val="en-GB"/>
          </w:rPr>
          <w:delText>g</w:delText>
        </w:r>
      </w:del>
      <w:ins w:id="5" w:author="Surjeet" w:date="2001-05-30T13:18:00Z">
        <w:r w:rsidRPr="00CD1A8A">
          <w:rPr>
            <w:rFonts w:ascii="Book Antiqua" w:eastAsia="Times New Roman" w:hAnsi="Book Antiqua" w:cs="Times New Roman"/>
            <w:sz w:val="24"/>
            <w:szCs w:val="20"/>
            <w:lang w:val="en-GB"/>
          </w:rPr>
          <w:t>G</w:t>
        </w:r>
      </w:ins>
      <w:r w:rsidRPr="00CD1A8A">
        <w:rPr>
          <w:rFonts w:ascii="Book Antiqua" w:eastAsia="Times New Roman" w:hAnsi="Book Antiqua" w:cs="Times New Roman"/>
          <w:sz w:val="24"/>
          <w:szCs w:val="20"/>
          <w:lang w:val="en-GB"/>
        </w:rPr>
        <w:t xml:space="preserve">uarantee instead </w:t>
      </w:r>
      <w:del w:id="6" w:author="Surjeet" w:date="2001-05-30T13:18:00Z">
        <w:r w:rsidRPr="00CD1A8A">
          <w:rPr>
            <w:rFonts w:ascii="Book Antiqua" w:eastAsia="Times New Roman" w:hAnsi="Book Antiqua" w:cs="Times New Roman"/>
            <w:sz w:val="24"/>
            <w:szCs w:val="20"/>
            <w:lang w:val="en-GB"/>
          </w:rPr>
          <w:delText xml:space="preserve">to </w:delText>
        </w:r>
      </w:del>
      <w:ins w:id="7" w:author="Surjeet" w:date="2001-05-30T13:18:00Z">
        <w:r w:rsidRPr="00CD1A8A">
          <w:rPr>
            <w:rFonts w:ascii="Book Antiqua" w:eastAsia="Times New Roman" w:hAnsi="Book Antiqua" w:cs="Times New Roman"/>
            <w:sz w:val="24"/>
            <w:szCs w:val="20"/>
            <w:lang w:val="en-GB"/>
          </w:rPr>
          <w:t xml:space="preserve">of  </w:t>
        </w:r>
      </w:ins>
      <w:r w:rsidRPr="00CD1A8A">
        <w:rPr>
          <w:rFonts w:ascii="Book Antiqua" w:eastAsia="Times New Roman" w:hAnsi="Book Antiqua" w:cs="Times New Roman"/>
          <w:sz w:val="24"/>
          <w:szCs w:val="20"/>
          <w:lang w:val="en-GB"/>
        </w:rPr>
        <w:t>the General Terms and Conditions was  not  their  deed  as  the same  was as  consequence of a mutual mistake of fact between Mr. Ajay Shah on behalf of the Plaintiff on the one hand and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on behalf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on the other hand.  In  any  event,  the Defendants  aver  as  follows:-</w:t>
      </w:r>
    </w:p>
    <w:p w14:paraId="3B3594A8" w14:textId="77777777" w:rsidR="00CD1A8A" w:rsidRPr="00CD1A8A" w:rsidRDefault="00CD1A8A" w:rsidP="00664A0A">
      <w:pPr>
        <w:numPr>
          <w:ilvl w:val="0"/>
          <w:numId w:val="40"/>
        </w:numPr>
        <w:spacing w:after="0" w:line="360" w:lineRule="auto"/>
        <w:jc w:val="both"/>
        <w:rPr>
          <w:ins w:id="8" w:author="Surjeet" w:date="2001-05-30T13:20:00Z"/>
          <w:del w:id="9" w:author="Surjeet" w:date="2001-05-30T13:19:00Z"/>
          <w:rFonts w:ascii="Book Antiqua" w:eastAsia="Times New Roman" w:hAnsi="Book Antiqua" w:cs="Times New Roman"/>
          <w:sz w:val="24"/>
          <w:szCs w:val="20"/>
          <w:lang w:val="en-GB"/>
        </w:rPr>
      </w:pPr>
    </w:p>
    <w:p w14:paraId="1194BAFD" w14:textId="77777777" w:rsidR="00CD1A8A" w:rsidRPr="00CD1A8A" w:rsidRDefault="00CD1A8A" w:rsidP="00664A0A">
      <w:pPr>
        <w:numPr>
          <w:ilvl w:val="0"/>
          <w:numId w:val="40"/>
        </w:numPr>
        <w:tabs>
          <w:tab w:val="num" w:pos="1800"/>
        </w:tabs>
        <w:spacing w:after="0" w:line="360" w:lineRule="auto"/>
        <w:ind w:left="1800"/>
        <w:jc w:val="both"/>
        <w:rPr>
          <w:del w:id="10" w:author="Surjeet" w:date="2001-05-30T13:15: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w:t>
      </w:r>
      <w:r w:rsidRPr="00CD1A8A">
        <w:rPr>
          <w:rFonts w:ascii="Book Antiqua" w:eastAsia="Times New Roman" w:hAnsi="Book Antiqua" w:cs="Times New Roman"/>
          <w:sz w:val="24"/>
          <w:szCs w:val="20"/>
          <w:lang w:val="en-GB"/>
        </w:rPr>
        <w:tab/>
        <w:t>On  19</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November, 1996 the Plaintiff wrote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and the said NNNN D.NNNN requesting them to execute alleged Personal Guarantees which had never been received by  either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or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and/or  the said NNNN D.NNNN. The </w:t>
      </w:r>
      <w:r w:rsidRPr="00CD1A8A">
        <w:rPr>
          <w:rFonts w:ascii="Book Antiqua" w:eastAsia="Times New Roman" w:hAnsi="Book Antiqua" w:cs="Times New Roman"/>
          <w:sz w:val="24"/>
          <w:szCs w:val="20"/>
          <w:lang w:val="en-GB"/>
        </w:rPr>
        <w:lastRenderedPageBreak/>
        <w:t>Plaintiff further sent reminders on 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March 1997 and 7</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April 1997 </w:t>
      </w:r>
      <w:del w:id="11" w:author="Surjeet" w:date="2001-05-31T12:25:00Z">
        <w:r w:rsidRPr="00CD1A8A">
          <w:rPr>
            <w:rFonts w:ascii="Book Antiqua" w:eastAsia="Times New Roman" w:hAnsi="Book Antiqua" w:cs="Times New Roman"/>
            <w:sz w:val="24"/>
            <w:szCs w:val="20"/>
            <w:lang w:val="en-GB"/>
          </w:rPr>
          <w:delText>requsting</w:delText>
        </w:r>
      </w:del>
      <w:ins w:id="12" w:author="Surjeet" w:date="2001-05-31T12:25:00Z">
        <w:r w:rsidRPr="00CD1A8A">
          <w:rPr>
            <w:rFonts w:ascii="Book Antiqua" w:eastAsia="Times New Roman" w:hAnsi="Book Antiqua" w:cs="Times New Roman"/>
            <w:sz w:val="24"/>
            <w:szCs w:val="20"/>
            <w:lang w:val="en-GB"/>
          </w:rPr>
          <w:t>requesting</w:t>
        </w:r>
      </w:ins>
      <w:r w:rsidRPr="00CD1A8A">
        <w:rPr>
          <w:rFonts w:ascii="Book Antiqua" w:eastAsia="Times New Roman" w:hAnsi="Book Antiqua" w:cs="Times New Roman"/>
          <w:sz w:val="24"/>
          <w:szCs w:val="20"/>
          <w:lang w:val="en-GB"/>
        </w:rPr>
        <w:t xml:space="preserve"> them to execute the same. At this point,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spoke to the Plaintiff's then Manager  Mr. Vinod Chaudry on telephone and informed him that the alleged Personal Guarantees had never been received by any of the Directors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Accordingly, d</w:t>
      </w:r>
      <w:del w:id="13" w:author="Surjeet" w:date="2001-05-30T13:15:00Z">
        <w:r w:rsidRPr="00CD1A8A">
          <w:rPr>
            <w:rFonts w:ascii="Book Antiqua" w:eastAsia="Times New Roman" w:hAnsi="Book Antiqua" w:cs="Times New Roman"/>
            <w:sz w:val="24"/>
            <w:szCs w:val="20"/>
            <w:lang w:val="en-GB"/>
          </w:rPr>
          <w:delText>.</w:delText>
        </w:r>
      </w:del>
    </w:p>
    <w:p w14:paraId="11D63A1B" w14:textId="77777777" w:rsidR="00CD1A8A" w:rsidRPr="00CD1A8A" w:rsidRDefault="00CD1A8A" w:rsidP="00CD1A8A">
      <w:pPr>
        <w:spacing w:after="0" w:line="360" w:lineRule="auto"/>
        <w:ind w:left="1800"/>
        <w:jc w:val="both"/>
        <w:rPr>
          <w:ins w:id="14" w:author="Surjeet" w:date="2001-05-30T13:21:00Z"/>
          <w:rFonts w:ascii="Book Antiqua" w:eastAsia="Times New Roman" w:hAnsi="Book Antiqua" w:cs="Times New Roman"/>
          <w:sz w:val="24"/>
          <w:szCs w:val="20"/>
          <w:lang w:val="en-GB"/>
        </w:rPr>
      </w:pPr>
      <w:ins w:id="15" w:author="Surjeet" w:date="2001-05-30T13:21: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uring same telephone conversation, the said Mr. Vinod Chaudry agreed to resend the said Personal Guarantees. </w:t>
      </w:r>
    </w:p>
    <w:p w14:paraId="627FC824" w14:textId="77777777" w:rsidR="00CD1A8A" w:rsidRPr="00CD1A8A" w:rsidRDefault="00CD1A8A" w:rsidP="00CD1A8A">
      <w:pPr>
        <w:spacing w:after="0" w:line="360" w:lineRule="auto"/>
        <w:jc w:val="both"/>
        <w:rPr>
          <w:ins w:id="16" w:author="Surjeet" w:date="2001-05-30T13:21:00Z"/>
          <w:rFonts w:ascii="Book Antiqua" w:eastAsia="Times New Roman" w:hAnsi="Book Antiqua" w:cs="Times New Roman"/>
          <w:sz w:val="24"/>
          <w:szCs w:val="20"/>
          <w:lang w:val="en-GB"/>
        </w:rPr>
      </w:pPr>
    </w:p>
    <w:p w14:paraId="5B2DFEF8" w14:textId="77777777" w:rsidR="00CD1A8A" w:rsidRPr="00CD1A8A" w:rsidRDefault="00CD1A8A" w:rsidP="00664A0A">
      <w:pPr>
        <w:numPr>
          <w:ilvl w:val="0"/>
          <w:numId w:val="41"/>
        </w:numPr>
        <w:spacing w:after="0" w:line="360" w:lineRule="auto"/>
        <w:jc w:val="both"/>
        <w:rPr>
          <w:ins w:id="17" w:author="Surjeet" w:date="2001-05-30T13:22:00Z"/>
          <w:rFonts w:ascii="Book Antiqua" w:eastAsia="Times New Roman" w:hAnsi="Book Antiqua" w:cs="Times New Roman"/>
          <w:sz w:val="24"/>
          <w:szCs w:val="20"/>
          <w:lang w:val="en-GB"/>
        </w:rPr>
      </w:pPr>
      <w:ins w:id="18" w:author="Surjeet" w:date="2001-05-30T13:21:00Z">
        <w:r w:rsidRPr="00CD1A8A">
          <w:rPr>
            <w:rFonts w:ascii="Book Antiqua" w:eastAsia="Times New Roman" w:hAnsi="Book Antiqua" w:cs="Times New Roman"/>
            <w:sz w:val="24"/>
            <w:szCs w:val="20"/>
            <w:lang w:val="en-GB"/>
          </w:rPr>
          <w:t>Subsequently, on 23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December, 1996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forwarded to the Plaintiff a cheque in the sum of Kshs. 14,000,000.00 as cash security as agreed upon  during the meeting</w:t>
        </w:r>
      </w:ins>
      <w:ins w:id="19" w:author="Surjeet" w:date="2001-05-30T13:22:00Z">
        <w:r w:rsidRPr="00CD1A8A">
          <w:rPr>
            <w:rFonts w:ascii="Book Antiqua" w:eastAsia="Times New Roman" w:hAnsi="Book Antiqua" w:cs="Times New Roman"/>
            <w:sz w:val="24"/>
            <w:szCs w:val="20"/>
            <w:lang w:val="en-GB"/>
          </w:rPr>
          <w:t xml:space="preserve">  aforesaid </w:t>
        </w:r>
      </w:ins>
      <w:ins w:id="20" w:author="Surjeet" w:date="2001-05-30T13:21:00Z">
        <w:r w:rsidRPr="00CD1A8A">
          <w:rPr>
            <w:rFonts w:ascii="Book Antiqua" w:eastAsia="Times New Roman" w:hAnsi="Book Antiqua" w:cs="Times New Roman"/>
            <w:sz w:val="24"/>
            <w:szCs w:val="20"/>
            <w:lang w:val="en-GB"/>
          </w:rPr>
          <w:t xml:space="preserve"> between Mr. Ajay Shah representing the Plaintiff and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w:t>
        </w:r>
      </w:ins>
      <w:r w:rsidRPr="00CD1A8A">
        <w:rPr>
          <w:rFonts w:ascii="Book Antiqua" w:eastAsia="Times New Roman" w:hAnsi="Book Antiqua" w:cs="Times New Roman"/>
          <w:sz w:val="24"/>
          <w:szCs w:val="20"/>
          <w:lang w:val="en-GB"/>
        </w:rPr>
        <w:t>NNNN</w:t>
      </w:r>
      <w:ins w:id="21" w:author="Surjeet" w:date="2001-05-30T13:21:00Z">
        <w:r w:rsidRPr="00CD1A8A">
          <w:rPr>
            <w:rFonts w:ascii="Book Antiqua" w:eastAsia="Times New Roman" w:hAnsi="Book Antiqua" w:cs="Times New Roman"/>
            <w:sz w:val="24"/>
            <w:szCs w:val="20"/>
            <w:lang w:val="en-GB"/>
          </w:rPr>
          <w:t xml:space="preserve"> D.</w:t>
        </w:r>
      </w:ins>
      <w:r w:rsidRPr="00CD1A8A">
        <w:rPr>
          <w:rFonts w:ascii="Book Antiqua" w:eastAsia="Times New Roman" w:hAnsi="Book Antiqua" w:cs="Times New Roman"/>
          <w:sz w:val="24"/>
          <w:szCs w:val="20"/>
          <w:lang w:val="en-GB"/>
        </w:rPr>
        <w:t>NNNN</w:t>
      </w:r>
      <w:ins w:id="22" w:author="Surjeet" w:date="2001-05-30T13:21:00Z">
        <w:r w:rsidRPr="00CD1A8A">
          <w:rPr>
            <w:rFonts w:ascii="Book Antiqua" w:eastAsia="Times New Roman" w:hAnsi="Book Antiqua" w:cs="Times New Roman"/>
            <w:sz w:val="24"/>
            <w:szCs w:val="20"/>
            <w:lang w:val="en-GB"/>
          </w:rPr>
          <w:t xml:space="preserve"> representing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ins>
    </w:p>
    <w:p w14:paraId="0E9B4D88" w14:textId="77777777" w:rsidR="00CD1A8A" w:rsidRPr="00CD1A8A" w:rsidRDefault="00CD1A8A" w:rsidP="00664A0A">
      <w:pPr>
        <w:numPr>
          <w:ilvl w:val="0"/>
          <w:numId w:val="41"/>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Thereafter,  vide  a  letter dated </w:t>
      </w:r>
      <w:del w:id="23" w:author="Surjeet" w:date="2001-05-30T13:22:00Z">
        <w:r w:rsidRPr="00CD1A8A">
          <w:rPr>
            <w:rFonts w:ascii="Book Antiqua" w:eastAsia="Times New Roman" w:hAnsi="Book Antiqua" w:cs="Times New Roman"/>
            <w:sz w:val="24"/>
            <w:szCs w:val="20"/>
            <w:lang w:val="en-GB"/>
          </w:rPr>
          <w:delText xml:space="preserve">, which he did vide the Plaintiff's letter </w:delText>
        </w:r>
      </w:del>
      <w:r w:rsidRPr="00CD1A8A">
        <w:rPr>
          <w:rFonts w:ascii="Book Antiqua" w:eastAsia="Times New Roman" w:hAnsi="Book Antiqua" w:cs="Times New Roman"/>
          <w:sz w:val="24"/>
          <w:szCs w:val="20"/>
          <w:lang w:val="en-GB"/>
        </w:rPr>
        <w:t xml:space="preserve"> 21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August 1997</w:t>
      </w:r>
      <w:del w:id="24" w:author="Surjeet" w:date="2001-05-30T13:22:00Z">
        <w:r w:rsidRPr="00CD1A8A">
          <w:rPr>
            <w:rFonts w:ascii="Book Antiqua" w:eastAsia="Times New Roman" w:hAnsi="Book Antiqua" w:cs="Times New Roman"/>
            <w:sz w:val="24"/>
            <w:szCs w:val="20"/>
            <w:lang w:val="en-GB"/>
          </w:rPr>
          <w:delText xml:space="preserve">. </w:delText>
        </w:r>
      </w:del>
      <w:ins w:id="25" w:author="Surjeet" w:date="2001-05-30T13:22:00Z">
        <w:r w:rsidRPr="00CD1A8A">
          <w:rPr>
            <w:rFonts w:ascii="Book Antiqua" w:eastAsia="Times New Roman" w:hAnsi="Book Antiqua" w:cs="Times New Roman"/>
            <w:sz w:val="24"/>
            <w:szCs w:val="20"/>
            <w:lang w:val="en-GB"/>
          </w:rPr>
          <w:t xml:space="preserve">,  the Plaintiff,  pursuant  to </w:t>
        </w:r>
      </w:ins>
      <w:ins w:id="26" w:author="Surjeet" w:date="2001-05-30T13:23:00Z">
        <w:r w:rsidRPr="00CD1A8A">
          <w:rPr>
            <w:rFonts w:ascii="Book Antiqua" w:eastAsia="Times New Roman" w:hAnsi="Book Antiqua" w:cs="Times New Roman"/>
            <w:sz w:val="24"/>
            <w:szCs w:val="20"/>
            <w:lang w:val="en-GB"/>
          </w:rPr>
          <w:t>the</w:t>
        </w:r>
      </w:ins>
      <w:ins w:id="27" w:author="Surjeet" w:date="2001-05-30T13:22:00Z">
        <w:r w:rsidRPr="00CD1A8A">
          <w:rPr>
            <w:rFonts w:ascii="Book Antiqua" w:eastAsia="Times New Roman" w:hAnsi="Book Antiqua" w:cs="Times New Roman"/>
            <w:sz w:val="24"/>
            <w:szCs w:val="20"/>
            <w:lang w:val="en-GB"/>
          </w:rPr>
          <w:t xml:space="preserve"> </w:t>
        </w:r>
      </w:ins>
      <w:ins w:id="28" w:author="Surjeet" w:date="2001-05-30T13:23:00Z">
        <w:r w:rsidRPr="00CD1A8A">
          <w:rPr>
            <w:rFonts w:ascii="Book Antiqua" w:eastAsia="Times New Roman" w:hAnsi="Book Antiqua" w:cs="Times New Roman"/>
            <w:sz w:val="24"/>
            <w:szCs w:val="20"/>
            <w:lang w:val="en-GB"/>
          </w:rPr>
          <w:t xml:space="preserve"> aforesaid  telephone  </w:t>
        </w:r>
      </w:ins>
      <w:ins w:id="29" w:author="Surjeet" w:date="2001-05-31T12:25:00Z">
        <w:r w:rsidRPr="00CD1A8A">
          <w:rPr>
            <w:rFonts w:ascii="Book Antiqua" w:eastAsia="Times New Roman" w:hAnsi="Book Antiqua" w:cs="Times New Roman"/>
            <w:sz w:val="24"/>
            <w:szCs w:val="20"/>
            <w:lang w:val="en-GB"/>
          </w:rPr>
          <w:t>conversation</w:t>
        </w:r>
      </w:ins>
      <w:r w:rsidRPr="00CD1A8A">
        <w:rPr>
          <w:rFonts w:ascii="Book Antiqua" w:eastAsia="Times New Roman" w:hAnsi="Book Antiqua" w:cs="Times New Roman"/>
          <w:sz w:val="24"/>
          <w:szCs w:val="20"/>
          <w:lang w:val="en-GB"/>
        </w:rPr>
        <w:t xml:space="preserve">, </w:t>
      </w:r>
      <w:ins w:id="30" w:author="Surjeet" w:date="2001-05-30T13:23:00Z">
        <w:r w:rsidRPr="00CD1A8A">
          <w:rPr>
            <w:rFonts w:ascii="Book Antiqua" w:eastAsia="Times New Roman" w:hAnsi="Book Antiqua" w:cs="Times New Roman"/>
            <w:sz w:val="24"/>
            <w:szCs w:val="20"/>
            <w:lang w:val="en-GB"/>
          </w:rPr>
          <w:t>sent</w:t>
        </w:r>
      </w:ins>
      <w:r w:rsidRPr="00CD1A8A">
        <w:rPr>
          <w:rFonts w:ascii="Book Antiqua" w:eastAsia="Times New Roman" w:hAnsi="Book Antiqua" w:cs="Times New Roman"/>
          <w:sz w:val="24"/>
          <w:szCs w:val="20"/>
          <w:lang w:val="en-GB"/>
        </w:rPr>
        <w:t xml:space="preserve"> to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w:t>
      </w:r>
      <w:ins w:id="31" w:author="Surjeet" w:date="2001-05-30T13:23:00Z">
        <w:r w:rsidRPr="00CD1A8A">
          <w:rPr>
            <w:rFonts w:ascii="Book Antiqua" w:eastAsia="Times New Roman" w:hAnsi="Book Antiqua" w:cs="Times New Roman"/>
            <w:sz w:val="24"/>
            <w:szCs w:val="20"/>
            <w:lang w:val="en-GB"/>
          </w:rPr>
          <w:t xml:space="preserve"> the </w:t>
        </w:r>
      </w:ins>
      <w:del w:id="32" w:author="Surjeet" w:date="2001-05-30T13:23:00Z">
        <w:r w:rsidRPr="00CD1A8A">
          <w:rPr>
            <w:rFonts w:ascii="Book Antiqua" w:eastAsia="Times New Roman" w:hAnsi="Book Antiqua" w:cs="Times New Roman"/>
            <w:sz w:val="24"/>
            <w:szCs w:val="20"/>
            <w:lang w:val="en-GB"/>
          </w:rPr>
          <w:delText xml:space="preserve">The </w:delText>
        </w:r>
      </w:del>
      <w:r w:rsidRPr="00CD1A8A">
        <w:rPr>
          <w:rFonts w:ascii="Book Antiqua" w:eastAsia="Times New Roman" w:hAnsi="Book Antiqua" w:cs="Times New Roman"/>
          <w:sz w:val="24"/>
          <w:szCs w:val="20"/>
          <w:lang w:val="en-GB"/>
        </w:rPr>
        <w:t xml:space="preserve">said Personal Guarantees </w:t>
      </w:r>
      <w:ins w:id="33" w:author="Surjeet" w:date="2001-05-30T13:23:00Z">
        <w:r w:rsidRPr="00CD1A8A">
          <w:rPr>
            <w:rFonts w:ascii="Book Antiqua" w:eastAsia="Times New Roman" w:hAnsi="Book Antiqua" w:cs="Times New Roman"/>
            <w:sz w:val="24"/>
            <w:szCs w:val="20"/>
            <w:lang w:val="en-GB"/>
          </w:rPr>
          <w:t xml:space="preserve"> which </w:t>
        </w:r>
      </w:ins>
      <w:r w:rsidRPr="00CD1A8A">
        <w:rPr>
          <w:rFonts w:ascii="Book Antiqua" w:eastAsia="Times New Roman" w:hAnsi="Book Antiqua" w:cs="Times New Roman"/>
          <w:sz w:val="24"/>
          <w:szCs w:val="20"/>
          <w:lang w:val="en-GB"/>
        </w:rPr>
        <w:t xml:space="preserve">were headed " Guarantee and Indemnity (Individual Guarantee)". </w:t>
      </w:r>
      <w:ins w:id="34" w:author="Surjeet" w:date="2001-05-30T13:23:00Z">
        <w:r w:rsidRPr="00CD1A8A">
          <w:rPr>
            <w:rFonts w:ascii="Book Antiqua" w:eastAsia="Times New Roman" w:hAnsi="Book Antiqua" w:cs="Times New Roman"/>
            <w:sz w:val="24"/>
            <w:szCs w:val="20"/>
            <w:lang w:val="en-GB"/>
          </w:rPr>
          <w:t xml:space="preserve">In the  said  letter, </w:t>
        </w:r>
      </w:ins>
      <w:del w:id="35" w:author="Surjeet" w:date="2001-05-30T13:23:00Z">
        <w:r w:rsidRPr="00CD1A8A">
          <w:rPr>
            <w:rFonts w:ascii="Book Antiqua" w:eastAsia="Times New Roman" w:hAnsi="Book Antiqua" w:cs="Times New Roman"/>
            <w:sz w:val="24"/>
            <w:szCs w:val="20"/>
            <w:lang w:val="en-GB"/>
          </w:rPr>
          <w:delText>T</w:delText>
        </w:r>
      </w:del>
      <w:ins w:id="36" w:author="Surjeet" w:date="2001-05-30T13:23:00Z">
        <w:r w:rsidRPr="00CD1A8A">
          <w:rPr>
            <w:rFonts w:ascii="Book Antiqua" w:eastAsia="Times New Roman" w:hAnsi="Book Antiqua" w:cs="Times New Roman"/>
            <w:sz w:val="24"/>
            <w:szCs w:val="20"/>
            <w:lang w:val="en-GB"/>
          </w:rPr>
          <w:t>t</w:t>
        </w:r>
      </w:ins>
      <w:r w:rsidRPr="00CD1A8A">
        <w:rPr>
          <w:rFonts w:ascii="Book Antiqua" w:eastAsia="Times New Roman" w:hAnsi="Book Antiqua" w:cs="Times New Roman"/>
          <w:sz w:val="24"/>
          <w:szCs w:val="20"/>
          <w:lang w:val="en-GB"/>
        </w:rPr>
        <w:t>he Plaintiff also requested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to provide the following:</w:t>
      </w:r>
    </w:p>
    <w:p w14:paraId="76FA2149" w14:textId="77777777"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Board resolution authorising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to borrow</w:t>
      </w:r>
    </w:p>
    <w:p w14:paraId="74DBE746" w14:textId="77777777"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letter of lien in the name of a third party</w:t>
      </w:r>
    </w:p>
    <w:p w14:paraId="33446F14" w14:textId="77777777"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duly executed Letter of Offer</w:t>
      </w:r>
    </w:p>
    <w:p w14:paraId="63661579" w14:textId="77777777"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duly executed Personal Guarantees of the directors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p>
    <w:p w14:paraId="5E52C089" w14:textId="77777777"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duly executed Credit Agreement</w:t>
      </w:r>
    </w:p>
    <w:p w14:paraId="27B13218" w14:textId="77777777"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iv)</w:t>
      </w:r>
      <w:r w:rsidRPr="00CD1A8A">
        <w:rPr>
          <w:rFonts w:ascii="Book Antiqua" w:eastAsia="Times New Roman" w:hAnsi="Book Antiqua" w:cs="Times New Roman"/>
          <w:sz w:val="24"/>
          <w:szCs w:val="20"/>
          <w:lang w:val="en-GB"/>
        </w:rPr>
        <w:tab/>
      </w:r>
      <w:del w:id="37" w:author="Surjeet" w:date="2001-05-30T13:24:00Z">
        <w:r w:rsidRPr="00CD1A8A">
          <w:rPr>
            <w:rFonts w:ascii="Book Antiqua" w:eastAsia="Times New Roman" w:hAnsi="Book Antiqua" w:cs="Times New Roman"/>
            <w:sz w:val="24"/>
            <w:szCs w:val="20"/>
            <w:lang w:val="en-GB"/>
          </w:rPr>
          <w:delText>However, none of the</w:delText>
        </w:r>
      </w:del>
      <w:ins w:id="38" w:author="Surjeet" w:date="2001-05-30T13:24:00Z">
        <w:r w:rsidRPr="00CD1A8A">
          <w:rPr>
            <w:rFonts w:ascii="Book Antiqua" w:eastAsia="Times New Roman" w:hAnsi="Book Antiqua" w:cs="Times New Roman"/>
            <w:sz w:val="24"/>
            <w:szCs w:val="20"/>
            <w:lang w:val="en-GB"/>
          </w:rPr>
          <w:t xml:space="preserve">The  Defendants  never  forwarded any  of the  </w:t>
        </w:r>
      </w:ins>
      <w:r w:rsidRPr="00CD1A8A">
        <w:rPr>
          <w:rFonts w:ascii="Book Antiqua" w:eastAsia="Times New Roman" w:hAnsi="Book Antiqua" w:cs="Times New Roman"/>
          <w:sz w:val="24"/>
          <w:szCs w:val="20"/>
          <w:lang w:val="en-GB"/>
        </w:rPr>
        <w:t xml:space="preserve"> foregoing documents </w:t>
      </w:r>
      <w:del w:id="39" w:author="Surjeet" w:date="2001-05-30T13:24:00Z">
        <w:r w:rsidRPr="00CD1A8A">
          <w:rPr>
            <w:rFonts w:ascii="Book Antiqua" w:eastAsia="Times New Roman" w:hAnsi="Book Antiqua" w:cs="Times New Roman"/>
            <w:sz w:val="24"/>
            <w:szCs w:val="20"/>
            <w:lang w:val="en-GB"/>
          </w:rPr>
          <w:delText xml:space="preserve">were forwarded </w:delText>
        </w:r>
      </w:del>
      <w:r w:rsidRPr="00CD1A8A">
        <w:rPr>
          <w:rFonts w:ascii="Book Antiqua" w:eastAsia="Times New Roman" w:hAnsi="Book Antiqua" w:cs="Times New Roman"/>
          <w:sz w:val="24"/>
          <w:szCs w:val="20"/>
          <w:lang w:val="en-GB"/>
        </w:rPr>
        <w:t>to the Plaintiff</w:t>
      </w:r>
      <w:ins w:id="40" w:author="Surjeet" w:date="2001-05-30T13:24:00Z">
        <w:r w:rsidRPr="00CD1A8A">
          <w:rPr>
            <w:rFonts w:ascii="Book Antiqua" w:eastAsia="Times New Roman" w:hAnsi="Book Antiqua" w:cs="Times New Roman"/>
            <w:sz w:val="24"/>
            <w:szCs w:val="20"/>
            <w:lang w:val="en-GB"/>
          </w:rPr>
          <w:t xml:space="preserve"> nor  did  they  ever  execute the said  Personal Guarantee  Forms</w:t>
        </w:r>
      </w:ins>
    </w:p>
    <w:p w14:paraId="53DB92E4" w14:textId="77777777"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p>
    <w:p w14:paraId="299F1C4E" w14:textId="77777777" w:rsidR="00CD1A8A" w:rsidRPr="00CD1A8A" w:rsidRDefault="00CD1A8A" w:rsidP="00CD1A8A">
      <w:pPr>
        <w:spacing w:after="0" w:line="360" w:lineRule="auto"/>
        <w:ind w:left="1440" w:hanging="720"/>
        <w:jc w:val="both"/>
        <w:rPr>
          <w:del w:id="41" w:author="Surjeet" w:date="2001-05-30T13:28:00Z"/>
          <w:rFonts w:ascii="Book Antiqua" w:eastAsia="Times New Roman" w:hAnsi="Book Antiqua" w:cs="Times New Roman"/>
          <w:sz w:val="24"/>
          <w:szCs w:val="20"/>
          <w:lang w:val="en-GB"/>
        </w:rPr>
      </w:pPr>
      <w:del w:id="42" w:author="Surjeet" w:date="2001-05-30T13:28:00Z">
        <w:r w:rsidRPr="00CD1A8A">
          <w:rPr>
            <w:rFonts w:ascii="Book Antiqua" w:eastAsia="Times New Roman" w:hAnsi="Book Antiqua" w:cs="Times New Roman"/>
            <w:sz w:val="24"/>
            <w:szCs w:val="20"/>
            <w:lang w:val="en-GB"/>
          </w:rPr>
          <w:lastRenderedPageBreak/>
          <w:delText>v)</w:delText>
        </w:r>
        <w:r w:rsidRPr="00CD1A8A">
          <w:rPr>
            <w:rFonts w:ascii="Book Antiqua" w:eastAsia="Times New Roman" w:hAnsi="Book Antiqua" w:cs="Times New Roman"/>
            <w:sz w:val="24"/>
            <w:szCs w:val="20"/>
            <w:lang w:val="en-GB"/>
          </w:rPr>
          <w:tab/>
        </w:r>
      </w:del>
      <w:del w:id="43" w:author="Surjeet" w:date="2001-05-30T13:25:00Z">
        <w:r w:rsidRPr="00CD1A8A">
          <w:rPr>
            <w:rFonts w:ascii="Book Antiqua" w:eastAsia="Times New Roman" w:hAnsi="Book Antiqua" w:cs="Times New Roman"/>
            <w:sz w:val="24"/>
            <w:szCs w:val="20"/>
            <w:lang w:val="en-GB"/>
          </w:rPr>
          <w:delText>.</w:delText>
        </w:r>
      </w:del>
    </w:p>
    <w:p w14:paraId="580DB041" w14:textId="77777777" w:rsidR="00CD1A8A" w:rsidRPr="00CD1A8A" w:rsidRDefault="00CD1A8A" w:rsidP="00CD1A8A">
      <w:pPr>
        <w:spacing w:after="0" w:line="360" w:lineRule="auto"/>
        <w:jc w:val="both"/>
        <w:rPr>
          <w:del w:id="44" w:author="Surjeet" w:date="2001-05-30T13:21:00Z"/>
          <w:rFonts w:ascii="Book Antiqua" w:eastAsia="Times New Roman" w:hAnsi="Book Antiqua" w:cs="Times New Roman"/>
          <w:sz w:val="24"/>
          <w:szCs w:val="20"/>
          <w:lang w:val="en-GB"/>
        </w:rPr>
      </w:pPr>
      <w:del w:id="45" w:author="Surjeet" w:date="2001-05-30T13:21:00Z">
        <w:r w:rsidRPr="00CD1A8A">
          <w:rPr>
            <w:rFonts w:ascii="Book Antiqua" w:eastAsia="Times New Roman" w:hAnsi="Book Antiqua" w:cs="Times New Roman"/>
            <w:sz w:val="24"/>
            <w:szCs w:val="20"/>
            <w:lang w:val="en-GB"/>
          </w:rPr>
          <w:delText>On 23</w:delText>
        </w:r>
        <w:r w:rsidRPr="00CD1A8A">
          <w:rPr>
            <w:rFonts w:ascii="Book Antiqua" w:eastAsia="Times New Roman" w:hAnsi="Book Antiqua" w:cs="Times New Roman"/>
            <w:sz w:val="24"/>
            <w:szCs w:val="20"/>
            <w:vertAlign w:val="superscript"/>
            <w:lang w:val="en-GB"/>
          </w:rPr>
          <w:delText>rd</w:delText>
        </w:r>
        <w:r w:rsidRPr="00CD1A8A">
          <w:rPr>
            <w:rFonts w:ascii="Book Antiqua" w:eastAsia="Times New Roman" w:hAnsi="Book Antiqua" w:cs="Times New Roman"/>
            <w:sz w:val="24"/>
            <w:szCs w:val="20"/>
            <w:lang w:val="en-GB"/>
          </w:rPr>
          <w:delText xml:space="preserve"> December, 1996 the 1</w:delText>
        </w:r>
        <w:r w:rsidRPr="00CD1A8A">
          <w:rPr>
            <w:rFonts w:ascii="Book Antiqua" w:eastAsia="Times New Roman" w:hAnsi="Book Antiqua" w:cs="Times New Roman"/>
            <w:sz w:val="24"/>
            <w:szCs w:val="20"/>
            <w:vertAlign w:val="superscript"/>
            <w:lang w:val="en-GB"/>
          </w:rPr>
          <w:delText>st</w:delText>
        </w:r>
        <w:r w:rsidRPr="00CD1A8A">
          <w:rPr>
            <w:rFonts w:ascii="Book Antiqua" w:eastAsia="Times New Roman" w:hAnsi="Book Antiqua" w:cs="Times New Roman"/>
            <w:sz w:val="24"/>
            <w:szCs w:val="20"/>
            <w:lang w:val="en-GB"/>
          </w:rPr>
          <w:delText xml:space="preserve"> Defendant forwarded to the Plaintiff a cheque in the sum of Kshs. 14,000,000.00 as cash security as agreed during the meeting between Mr. Ajay Shah representing the Plaintiff and the 2</w:delText>
        </w:r>
        <w:r w:rsidRPr="00CD1A8A">
          <w:rPr>
            <w:rFonts w:ascii="Book Antiqua" w:eastAsia="Times New Roman" w:hAnsi="Book Antiqua" w:cs="Times New Roman"/>
            <w:sz w:val="24"/>
            <w:szCs w:val="20"/>
            <w:vertAlign w:val="superscript"/>
            <w:lang w:val="en-GB"/>
          </w:rPr>
          <w:delText>nd</w:delText>
        </w:r>
        <w:r w:rsidRPr="00CD1A8A">
          <w:rPr>
            <w:rFonts w:ascii="Book Antiqua" w:eastAsia="Times New Roman" w:hAnsi="Book Antiqua" w:cs="Times New Roman"/>
            <w:sz w:val="24"/>
            <w:szCs w:val="20"/>
            <w:lang w:val="en-GB"/>
          </w:rPr>
          <w:delText xml:space="preserve"> and 3</w:delText>
        </w:r>
        <w:r w:rsidRPr="00CD1A8A">
          <w:rPr>
            <w:rFonts w:ascii="Book Antiqua" w:eastAsia="Times New Roman" w:hAnsi="Book Antiqua" w:cs="Times New Roman"/>
            <w:sz w:val="24"/>
            <w:szCs w:val="20"/>
            <w:vertAlign w:val="superscript"/>
            <w:lang w:val="en-GB"/>
          </w:rPr>
          <w:delText>rd</w:delText>
        </w:r>
        <w:r w:rsidRPr="00CD1A8A">
          <w:rPr>
            <w:rFonts w:ascii="Book Antiqua" w:eastAsia="Times New Roman" w:hAnsi="Book Antiqua" w:cs="Times New Roman"/>
            <w:sz w:val="24"/>
            <w:szCs w:val="20"/>
            <w:lang w:val="en-GB"/>
          </w:rPr>
          <w:delText xml:space="preserve"> Defendants and Nello D. Francesco representing the 1</w:delText>
        </w:r>
        <w:r w:rsidRPr="00CD1A8A">
          <w:rPr>
            <w:rFonts w:ascii="Book Antiqua" w:eastAsia="Times New Roman" w:hAnsi="Book Antiqua" w:cs="Times New Roman"/>
            <w:sz w:val="24"/>
            <w:szCs w:val="20"/>
            <w:vertAlign w:val="superscript"/>
            <w:lang w:val="en-GB"/>
          </w:rPr>
          <w:delText>st</w:delText>
        </w:r>
        <w:r w:rsidRPr="00CD1A8A">
          <w:rPr>
            <w:rFonts w:ascii="Book Antiqua" w:eastAsia="Times New Roman" w:hAnsi="Book Antiqua" w:cs="Times New Roman"/>
            <w:sz w:val="24"/>
            <w:szCs w:val="20"/>
            <w:lang w:val="en-GB"/>
          </w:rPr>
          <w:delText xml:space="preserve"> Defendant.</w:delText>
        </w:r>
      </w:del>
    </w:p>
    <w:p w14:paraId="202F983D" w14:textId="77777777" w:rsidR="00CD1A8A" w:rsidRPr="00CD1A8A" w:rsidRDefault="00CD1A8A" w:rsidP="00664A0A">
      <w:pPr>
        <w:numPr>
          <w:ilvl w:val="0"/>
          <w:numId w:val="46"/>
        </w:numPr>
        <w:spacing w:after="0" w:line="360" w:lineRule="auto"/>
        <w:jc w:val="both"/>
        <w:rPr>
          <w:ins w:id="46" w:author="Surjeet" w:date="2001-05-30T13:31: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n)</w:t>
      </w:r>
      <w:r w:rsidRPr="00CD1A8A">
        <w:rPr>
          <w:rFonts w:ascii="Book Antiqua" w:eastAsia="Times New Roman" w:hAnsi="Book Antiqua" w:cs="Times New Roman"/>
          <w:sz w:val="24"/>
          <w:szCs w:val="20"/>
          <w:lang w:val="en-GB"/>
        </w:rPr>
        <w:tab/>
      </w:r>
      <w:ins w:id="47" w:author="Surjeet" w:date="2001-05-30T13:27:00Z">
        <w:r w:rsidRPr="00CD1A8A">
          <w:rPr>
            <w:rFonts w:ascii="Book Antiqua" w:eastAsia="Times New Roman" w:hAnsi="Book Antiqua" w:cs="Times New Roman"/>
            <w:sz w:val="24"/>
            <w:szCs w:val="20"/>
            <w:lang w:val="en-GB"/>
          </w:rPr>
          <w:t>Accordingly, i</w:t>
        </w:r>
      </w:ins>
      <w:del w:id="48" w:author="Surjeet" w:date="2001-05-30T13:27:00Z">
        <w:r w:rsidRPr="00CD1A8A">
          <w:rPr>
            <w:rFonts w:ascii="Book Antiqua" w:eastAsia="Times New Roman" w:hAnsi="Book Antiqua" w:cs="Times New Roman"/>
            <w:sz w:val="24"/>
            <w:szCs w:val="20"/>
            <w:lang w:val="en-GB"/>
          </w:rPr>
          <w:delText>I</w:delText>
        </w:r>
      </w:del>
      <w:r w:rsidRPr="00CD1A8A">
        <w:rPr>
          <w:rFonts w:ascii="Book Antiqua" w:eastAsia="Times New Roman" w:hAnsi="Book Antiqua" w:cs="Times New Roman"/>
          <w:sz w:val="24"/>
          <w:szCs w:val="20"/>
          <w:lang w:val="en-GB"/>
        </w:rPr>
        <w:t>n  mid September 1997, the said Mr. Vinod Chaudry called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requesting </w:t>
      </w:r>
      <w:del w:id="49" w:author="Surjeet" w:date="2001-05-30T13:27:00Z">
        <w:r w:rsidRPr="00CD1A8A">
          <w:rPr>
            <w:rFonts w:ascii="Book Antiqua" w:eastAsia="Times New Roman" w:hAnsi="Book Antiqua" w:cs="Times New Roman"/>
            <w:sz w:val="24"/>
            <w:szCs w:val="20"/>
            <w:lang w:val="en-GB"/>
          </w:rPr>
          <w:delText xml:space="preserve">me </w:delText>
        </w:r>
      </w:del>
      <w:ins w:id="50" w:author="Surjeet" w:date="2001-05-30T13:27:00Z">
        <w:r w:rsidRPr="00CD1A8A">
          <w:rPr>
            <w:rFonts w:ascii="Book Antiqua" w:eastAsia="Times New Roman" w:hAnsi="Book Antiqua" w:cs="Times New Roman"/>
            <w:sz w:val="24"/>
            <w:szCs w:val="20"/>
            <w:lang w:val="en-GB"/>
          </w:rPr>
          <w:t xml:space="preserve">her  </w:t>
        </w:r>
      </w:ins>
      <w:r w:rsidRPr="00CD1A8A">
        <w:rPr>
          <w:rFonts w:ascii="Book Antiqua" w:eastAsia="Times New Roman" w:hAnsi="Book Antiqua" w:cs="Times New Roman"/>
          <w:sz w:val="24"/>
          <w:szCs w:val="20"/>
          <w:lang w:val="en-GB"/>
        </w:rPr>
        <w:t xml:space="preserve">to forward the duly executed documents as outlined in  5(j) (iii) </w:t>
      </w:r>
      <w:del w:id="51" w:author="Surjeet" w:date="2001-05-30T13:28:00Z">
        <w:r w:rsidRPr="00CD1A8A">
          <w:rPr>
            <w:rFonts w:ascii="Book Antiqua" w:eastAsia="Times New Roman" w:hAnsi="Book Antiqua" w:cs="Times New Roman"/>
            <w:sz w:val="24"/>
            <w:szCs w:val="20"/>
            <w:lang w:val="en-GB"/>
          </w:rPr>
          <w:delText>(l)</w:delText>
        </w:r>
      </w:del>
      <w:r w:rsidRPr="00CD1A8A">
        <w:rPr>
          <w:rFonts w:ascii="Book Antiqua" w:eastAsia="Times New Roman" w:hAnsi="Book Antiqua" w:cs="Times New Roman"/>
          <w:sz w:val="24"/>
          <w:szCs w:val="20"/>
          <w:lang w:val="en-GB"/>
        </w:rPr>
        <w:t>above. However, as the  said  documents  had not been executed,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informed the said Mr. Vinod Chaudry that she was not in a position to forward the same.</w:t>
      </w:r>
      <w:ins w:id="52" w:author="Surjeet" w:date="2001-05-31T12:26:00Z">
        <w:r w:rsidRPr="00CD1A8A">
          <w:rPr>
            <w:rFonts w:ascii="Book Antiqua" w:eastAsia="Times New Roman" w:hAnsi="Book Antiqua" w:cs="Times New Roman"/>
            <w:sz w:val="24"/>
            <w:szCs w:val="20"/>
            <w:lang w:val="en-GB"/>
          </w:rPr>
          <w:t xml:space="preserve"> </w:t>
        </w:r>
      </w:ins>
      <w:ins w:id="53" w:author="Surjeet" w:date="2001-05-30T13:31:00Z">
        <w:r w:rsidRPr="00CD1A8A">
          <w:rPr>
            <w:rFonts w:ascii="Book Antiqua" w:eastAsia="Times New Roman" w:hAnsi="Book Antiqua" w:cs="Times New Roman"/>
            <w:sz w:val="24"/>
            <w:szCs w:val="20"/>
            <w:lang w:val="en-GB"/>
          </w:rPr>
          <w:t>Further, during the said telephone conversation,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instructed the said Mr. Vinod Chaudry to utilise the cash security by reflecting it  in the current account to bring down </w:t>
        </w:r>
      </w:ins>
      <w:r w:rsidRPr="00CD1A8A">
        <w:rPr>
          <w:rFonts w:ascii="Book Antiqua" w:eastAsia="Times New Roman" w:hAnsi="Book Antiqua" w:cs="Times New Roman"/>
          <w:sz w:val="24"/>
          <w:szCs w:val="20"/>
          <w:lang w:val="en-GB"/>
        </w:rPr>
        <w:t xml:space="preserve">the </w:t>
      </w:r>
      <w:ins w:id="54" w:author="Surjeet" w:date="2001-05-30T13:31:00Z">
        <w:r w:rsidRPr="00CD1A8A">
          <w:rPr>
            <w:rFonts w:ascii="Book Antiqua" w:eastAsia="Times New Roman" w:hAnsi="Book Antiqua" w:cs="Times New Roman"/>
            <w:sz w:val="24"/>
            <w:szCs w:val="20"/>
            <w:lang w:val="en-GB"/>
          </w:rPr>
          <w:t xml:space="preserve">then   outstanding  overdraft. </w:t>
        </w:r>
      </w:ins>
    </w:p>
    <w:p w14:paraId="5CF021D8" w14:textId="77777777" w:rsidR="00CD1A8A" w:rsidRPr="00CD1A8A" w:rsidRDefault="00CD1A8A" w:rsidP="00CD1A8A">
      <w:pPr>
        <w:spacing w:after="0" w:line="360" w:lineRule="auto"/>
        <w:ind w:left="720"/>
        <w:jc w:val="both"/>
        <w:rPr>
          <w:ins w:id="55" w:author="Surjeet" w:date="2001-05-30T13:28:00Z"/>
          <w:rFonts w:ascii="Book Antiqua" w:eastAsia="Times New Roman" w:hAnsi="Book Antiqua" w:cs="Times New Roman"/>
          <w:sz w:val="24"/>
          <w:szCs w:val="20"/>
          <w:lang w:val="en-GB"/>
        </w:rPr>
      </w:pPr>
    </w:p>
    <w:p w14:paraId="034F3277" w14:textId="77777777" w:rsidR="00CD1A8A" w:rsidRPr="00CD1A8A" w:rsidRDefault="00CD1A8A" w:rsidP="00664A0A">
      <w:pPr>
        <w:numPr>
          <w:ilvl w:val="0"/>
          <w:numId w:val="4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w:t>
      </w:r>
      <w:ins w:id="56" w:author="Surjeet" w:date="2001-05-30T13:31:00Z">
        <w:r w:rsidRPr="00CD1A8A">
          <w:rPr>
            <w:rFonts w:ascii="Book Antiqua" w:eastAsia="Times New Roman" w:hAnsi="Book Antiqua" w:cs="Times New Roman"/>
            <w:sz w:val="24"/>
            <w:szCs w:val="20"/>
            <w:lang w:val="en-GB"/>
          </w:rPr>
          <w:t>vi)</w:t>
        </w:r>
        <w:r w:rsidRPr="00CD1A8A">
          <w:rPr>
            <w:rFonts w:ascii="Book Antiqua" w:eastAsia="Times New Roman" w:hAnsi="Book Antiqua" w:cs="Times New Roman"/>
            <w:sz w:val="24"/>
            <w:szCs w:val="20"/>
            <w:lang w:val="en-GB"/>
          </w:rPr>
          <w:tab/>
        </w:r>
      </w:ins>
      <w:r w:rsidRPr="00CD1A8A">
        <w:rPr>
          <w:rFonts w:ascii="Book Antiqua" w:eastAsia="Times New Roman" w:hAnsi="Book Antiqua" w:cs="Times New Roman"/>
          <w:sz w:val="24"/>
          <w:szCs w:val="20"/>
          <w:lang w:val="en-GB"/>
        </w:rPr>
        <w:t>Subsequently, by a letter dated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November, 1997 the Plaintiff, </w:t>
      </w:r>
      <w:ins w:id="57" w:author="Surjeet" w:date="2001-05-30T13:31:00Z">
        <w:r w:rsidRPr="00CD1A8A">
          <w:rPr>
            <w:rFonts w:ascii="Book Antiqua" w:eastAsia="Times New Roman" w:hAnsi="Book Antiqua" w:cs="Times New Roman"/>
            <w:sz w:val="24"/>
            <w:szCs w:val="20"/>
            <w:lang w:val="en-GB"/>
          </w:rPr>
          <w:t xml:space="preserve"> once again, </w:t>
        </w:r>
      </w:ins>
      <w:r w:rsidRPr="00CD1A8A">
        <w:rPr>
          <w:rFonts w:ascii="Book Antiqua" w:eastAsia="Times New Roman" w:hAnsi="Book Antiqua" w:cs="Times New Roman"/>
          <w:sz w:val="24"/>
          <w:szCs w:val="20"/>
          <w:lang w:val="en-GB"/>
        </w:rPr>
        <w:t xml:space="preserve"> requested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the said NNNN D.NNNN to forward the duly executed </w:t>
      </w:r>
      <w:ins w:id="58" w:author="Surjeet" w:date="2001-05-30T13:29:00Z">
        <w:r w:rsidRPr="00CD1A8A">
          <w:rPr>
            <w:rFonts w:ascii="Book Antiqua" w:eastAsia="Times New Roman" w:hAnsi="Book Antiqua" w:cs="Times New Roman"/>
            <w:sz w:val="24"/>
            <w:szCs w:val="20"/>
            <w:lang w:val="en-GB"/>
          </w:rPr>
          <w:t>P</w:t>
        </w:r>
      </w:ins>
      <w:del w:id="59" w:author="Surjeet" w:date="2001-05-30T13:29:00Z">
        <w:r w:rsidRPr="00CD1A8A">
          <w:rPr>
            <w:rFonts w:ascii="Book Antiqua" w:eastAsia="Times New Roman" w:hAnsi="Book Antiqua" w:cs="Times New Roman"/>
            <w:sz w:val="24"/>
            <w:szCs w:val="20"/>
            <w:lang w:val="en-GB"/>
          </w:rPr>
          <w:delText>p</w:delText>
        </w:r>
      </w:del>
      <w:r w:rsidRPr="00CD1A8A">
        <w:rPr>
          <w:rFonts w:ascii="Book Antiqua" w:eastAsia="Times New Roman" w:hAnsi="Book Antiqua" w:cs="Times New Roman"/>
          <w:sz w:val="24"/>
          <w:szCs w:val="20"/>
          <w:lang w:val="en-GB"/>
        </w:rPr>
        <w:t xml:space="preserve">ersonal </w:t>
      </w:r>
      <w:del w:id="60" w:author="Surjeet" w:date="2001-05-30T13:29:00Z">
        <w:r w:rsidRPr="00CD1A8A">
          <w:rPr>
            <w:rFonts w:ascii="Book Antiqua" w:eastAsia="Times New Roman" w:hAnsi="Book Antiqua" w:cs="Times New Roman"/>
            <w:sz w:val="24"/>
            <w:szCs w:val="20"/>
            <w:lang w:val="en-GB"/>
          </w:rPr>
          <w:delText>g</w:delText>
        </w:r>
      </w:del>
      <w:ins w:id="61" w:author="Surjeet" w:date="2001-05-30T13:29:00Z">
        <w:r w:rsidRPr="00CD1A8A">
          <w:rPr>
            <w:rFonts w:ascii="Book Antiqua" w:eastAsia="Times New Roman" w:hAnsi="Book Antiqua" w:cs="Times New Roman"/>
            <w:sz w:val="24"/>
            <w:szCs w:val="20"/>
            <w:lang w:val="en-GB"/>
          </w:rPr>
          <w:t>G</w:t>
        </w:r>
      </w:ins>
      <w:r w:rsidRPr="00CD1A8A">
        <w:rPr>
          <w:rFonts w:ascii="Book Antiqua" w:eastAsia="Times New Roman" w:hAnsi="Book Antiqua" w:cs="Times New Roman"/>
          <w:sz w:val="24"/>
          <w:szCs w:val="20"/>
          <w:lang w:val="en-GB"/>
        </w:rPr>
        <w:t>uarantees together with other documents</w:t>
      </w:r>
      <w:ins w:id="62" w:author="Surjeet" w:date="2001-05-30T13:29:00Z">
        <w:r w:rsidRPr="00CD1A8A">
          <w:rPr>
            <w:rFonts w:ascii="Book Antiqua" w:eastAsia="Times New Roman" w:hAnsi="Book Antiqua" w:cs="Times New Roman"/>
            <w:sz w:val="24"/>
            <w:szCs w:val="20"/>
            <w:lang w:val="en-GB"/>
          </w:rPr>
          <w:t xml:space="preserve"> as  aforesaid</w:t>
        </w:r>
      </w:ins>
      <w:r w:rsidRPr="00CD1A8A">
        <w:rPr>
          <w:rFonts w:ascii="Book Antiqua" w:eastAsia="Times New Roman" w:hAnsi="Book Antiqua" w:cs="Times New Roman"/>
          <w:sz w:val="24"/>
          <w:szCs w:val="20"/>
          <w:lang w:val="en-GB"/>
        </w:rPr>
        <w:t xml:space="preserve">. </w:t>
      </w:r>
    </w:p>
    <w:p w14:paraId="104FAE4A"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5BDE030F" w14:textId="77777777"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vii)</w:t>
      </w:r>
      <w:r w:rsidRPr="00CD1A8A">
        <w:rPr>
          <w:rFonts w:ascii="Book Antiqua" w:eastAsia="Times New Roman" w:hAnsi="Book Antiqua" w:cs="Times New Roman"/>
          <w:sz w:val="24"/>
          <w:szCs w:val="20"/>
          <w:lang w:val="en-GB"/>
        </w:rPr>
        <w:tab/>
        <w:t xml:space="preserve">The Defendants  aver  that to date,   neither  the  duly  executed  Guarantees  nor  the  aforesaid  documents  have  ever  been  forwarded  to the Plaintiff. </w:t>
      </w:r>
    </w:p>
    <w:p w14:paraId="6F282D70"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73641D77"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ins w:id="63" w:author="Surjeet" w:date="2001-05-30T13:33:00Z">
        <w:r w:rsidRPr="00CD1A8A">
          <w:rPr>
            <w:rFonts w:ascii="Book Antiqua" w:eastAsia="Times New Roman" w:hAnsi="Book Antiqua" w:cs="Times New Roman"/>
            <w:sz w:val="24"/>
            <w:szCs w:val="20"/>
            <w:lang w:val="en-GB"/>
          </w:rPr>
          <w:t>Accordingly, the Defendants shall</w:t>
        </w:r>
      </w:ins>
      <w:ins w:id="64" w:author="Surjeet" w:date="2001-05-30T13:32:00Z">
        <w:r w:rsidRPr="00CD1A8A">
          <w:rPr>
            <w:rFonts w:ascii="Book Antiqua" w:eastAsia="Times New Roman" w:hAnsi="Book Antiqua" w:cs="Times New Roman"/>
            <w:sz w:val="24"/>
            <w:szCs w:val="20"/>
            <w:lang w:val="en-GB"/>
          </w:rPr>
          <w:t xml:space="preserve"> at  the  hearing  of this suit</w:t>
        </w:r>
      </w:ins>
      <w:r w:rsidRPr="00CD1A8A">
        <w:rPr>
          <w:rFonts w:ascii="Book Antiqua" w:eastAsia="Times New Roman" w:hAnsi="Book Antiqua" w:cs="Times New Roman"/>
          <w:sz w:val="24"/>
          <w:szCs w:val="20"/>
          <w:lang w:val="en-GB"/>
        </w:rPr>
        <w:t xml:space="preserve">, </w:t>
      </w:r>
      <w:ins w:id="65" w:author="Surjeet" w:date="2001-05-30T13:32: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 crave the leave of the Honourable Court to refer to and rely on </w:t>
      </w:r>
      <w:ins w:id="66" w:author="Surjeet" w:date="2001-05-30T13:32:00Z">
        <w:r w:rsidRPr="00CD1A8A">
          <w:rPr>
            <w:rFonts w:ascii="Book Antiqua" w:eastAsia="Times New Roman" w:hAnsi="Book Antiqua" w:cs="Times New Roman"/>
            <w:sz w:val="24"/>
            <w:szCs w:val="20"/>
            <w:lang w:val="en-GB"/>
          </w:rPr>
          <w:t xml:space="preserve"> the </w:t>
        </w:r>
      </w:ins>
      <w:r w:rsidRPr="00CD1A8A">
        <w:rPr>
          <w:rFonts w:ascii="Book Antiqua" w:eastAsia="Times New Roman" w:hAnsi="Book Antiqua" w:cs="Times New Roman"/>
          <w:sz w:val="24"/>
          <w:szCs w:val="20"/>
          <w:lang w:val="en-GB"/>
        </w:rPr>
        <w:t xml:space="preserve">relevant correspondence </w:t>
      </w:r>
      <w:ins w:id="67" w:author="Surjeet" w:date="2001-05-30T13:32:00Z">
        <w:r w:rsidRPr="00CD1A8A">
          <w:rPr>
            <w:rFonts w:ascii="Book Antiqua" w:eastAsia="Times New Roman" w:hAnsi="Book Antiqua" w:cs="Times New Roman"/>
            <w:sz w:val="24"/>
            <w:szCs w:val="20"/>
            <w:lang w:val="en-GB"/>
          </w:rPr>
          <w:t xml:space="preserve">emanating </w:t>
        </w:r>
      </w:ins>
      <w:r w:rsidRPr="00CD1A8A">
        <w:rPr>
          <w:rFonts w:ascii="Book Antiqua" w:eastAsia="Times New Roman" w:hAnsi="Book Antiqua" w:cs="Times New Roman"/>
          <w:sz w:val="24"/>
          <w:szCs w:val="20"/>
          <w:lang w:val="en-GB"/>
        </w:rPr>
        <w:t>from the Plaintiff</w:t>
      </w:r>
      <w:ins w:id="68" w:author="Surjeet" w:date="2001-05-30T13:32:00Z">
        <w:r w:rsidRPr="00CD1A8A">
          <w:rPr>
            <w:rFonts w:ascii="Book Antiqua" w:eastAsia="Times New Roman" w:hAnsi="Book Antiqua" w:cs="Times New Roman"/>
            <w:sz w:val="24"/>
            <w:szCs w:val="20"/>
            <w:lang w:val="en-GB"/>
          </w:rPr>
          <w:t xml:space="preserve"> and  calling  for  the  duly  executed</w:t>
        </w:r>
      </w:ins>
      <w:ins w:id="69" w:author="Surjeet" w:date="2001-05-30T13:33: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Personal </w:t>
      </w:r>
      <w:ins w:id="70" w:author="Surjeet" w:date="2001-05-30T13:33: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G</w:t>
      </w:r>
      <w:ins w:id="71" w:author="Surjeet" w:date="2001-05-30T13:33:00Z">
        <w:r w:rsidRPr="00CD1A8A">
          <w:rPr>
            <w:rFonts w:ascii="Book Antiqua" w:eastAsia="Times New Roman" w:hAnsi="Book Antiqua" w:cs="Times New Roman"/>
            <w:sz w:val="24"/>
            <w:szCs w:val="20"/>
            <w:lang w:val="en-GB"/>
          </w:rPr>
          <w:t xml:space="preserve">uarantees  from </w:t>
        </w:r>
        <w:r w:rsidRPr="00CD1A8A">
          <w:rPr>
            <w:rFonts w:ascii="Book Antiqua" w:eastAsia="Times New Roman" w:hAnsi="Book Antiqua" w:cs="Times New Roman"/>
            <w:i/>
            <w:sz w:val="24"/>
            <w:szCs w:val="20"/>
            <w:lang w:val="en-GB"/>
          </w:rPr>
          <w:t xml:space="preserve">, inter  </w:t>
        </w:r>
      </w:ins>
      <w:ins w:id="72" w:author="Surjeet" w:date="2001-05-30T13:34:00Z">
        <w:r w:rsidRPr="00CD1A8A">
          <w:rPr>
            <w:rFonts w:ascii="Book Antiqua" w:eastAsia="Times New Roman" w:hAnsi="Book Antiqua" w:cs="Times New Roman"/>
            <w:i/>
            <w:sz w:val="24"/>
            <w:szCs w:val="20"/>
            <w:lang w:val="en-GB"/>
          </w:rPr>
          <w:t>alia,</w:t>
        </w:r>
        <w:r w:rsidRPr="00CD1A8A">
          <w:rPr>
            <w:rFonts w:ascii="Book Antiqua" w:eastAsia="Times New Roman" w:hAnsi="Book Antiqua" w:cs="Times New Roman"/>
            <w:sz w:val="24"/>
            <w:szCs w:val="20"/>
            <w:lang w:val="en-GB"/>
          </w:rPr>
          <w:t xml:space="preserve"> </w:t>
        </w:r>
      </w:ins>
      <w:ins w:id="73" w:author="Surjeet" w:date="2001-05-30T13:33:00Z">
        <w:r w:rsidRPr="00CD1A8A">
          <w:rPr>
            <w:rFonts w:ascii="Book Antiqua" w:eastAsia="Times New Roman" w:hAnsi="Book Antiqua" w:cs="Times New Roman"/>
            <w:sz w:val="24"/>
            <w:szCs w:val="20"/>
            <w:lang w:val="en-GB"/>
          </w:rPr>
          <w:t xml:space="preserv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w:t>
        </w:r>
      </w:ins>
      <w:r w:rsidRPr="00CD1A8A">
        <w:rPr>
          <w:rFonts w:ascii="Book Antiqua" w:eastAsia="Times New Roman" w:hAnsi="Book Antiqua" w:cs="Times New Roman"/>
          <w:sz w:val="24"/>
          <w:szCs w:val="20"/>
          <w:lang w:val="en-GB"/>
        </w:rPr>
        <w:t xml:space="preserve">, </w:t>
      </w:r>
      <w:ins w:id="74" w:author="Surjeet" w:date="2001-05-30T13:33:00Z">
        <w:r w:rsidRPr="00CD1A8A">
          <w:rPr>
            <w:rFonts w:ascii="Book Antiqua" w:eastAsia="Times New Roman" w:hAnsi="Book Antiqua" w:cs="Times New Roman"/>
            <w:sz w:val="24"/>
            <w:szCs w:val="20"/>
            <w:lang w:val="en-GB"/>
          </w:rPr>
          <w:t xml:space="preserve"> </w:t>
        </w:r>
      </w:ins>
      <w:ins w:id="75" w:author="Surjeet" w:date="2001-05-30T13:32: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 including its letters dated 25</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March 1997, 7</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April 1997, 21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August 1997 and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November, 1997 respectively</w:t>
      </w:r>
      <w:ins w:id="76" w:author="Surjeet" w:date="2001-05-30T13:35:00Z">
        <w:r w:rsidRPr="00CD1A8A">
          <w:rPr>
            <w:rFonts w:ascii="Book Antiqua" w:eastAsia="Times New Roman" w:hAnsi="Book Antiqua" w:cs="Times New Roman"/>
            <w:sz w:val="24"/>
            <w:szCs w:val="20"/>
            <w:lang w:val="en-GB"/>
          </w:rPr>
          <w:t xml:space="preserve">, as  well  as  the original  unexecuted </w:t>
        </w:r>
      </w:ins>
      <w:ins w:id="77" w:author="Surjeet" w:date="2001-05-30T13:36:00Z">
        <w:r w:rsidRPr="00CD1A8A">
          <w:rPr>
            <w:rFonts w:ascii="Book Antiqua" w:eastAsia="Times New Roman" w:hAnsi="Book Antiqua" w:cs="Times New Roman"/>
            <w:sz w:val="24"/>
            <w:szCs w:val="20"/>
            <w:lang w:val="en-GB"/>
          </w:rPr>
          <w:t xml:space="preserve"> Personal Guarantee</w:t>
        </w:r>
      </w:ins>
      <w:r w:rsidRPr="00CD1A8A">
        <w:rPr>
          <w:rFonts w:ascii="Book Antiqua" w:eastAsia="Times New Roman" w:hAnsi="Book Antiqua" w:cs="Times New Roman"/>
          <w:sz w:val="24"/>
          <w:szCs w:val="20"/>
          <w:lang w:val="en-GB"/>
        </w:rPr>
        <w:t xml:space="preserve">  forms  forwarded  under  cover  of  the aforesaid  letter  dated 21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August, 1997. </w:t>
      </w:r>
      <w:ins w:id="78" w:author="Surjeet" w:date="2001-05-30T13:36:00Z">
        <w:r w:rsidRPr="00CD1A8A">
          <w:rPr>
            <w:rFonts w:ascii="Book Antiqua" w:eastAsia="Times New Roman" w:hAnsi="Book Antiqua" w:cs="Times New Roman"/>
            <w:sz w:val="24"/>
            <w:szCs w:val="20"/>
            <w:lang w:val="en-GB"/>
          </w:rPr>
          <w:t xml:space="preserve"> </w:t>
        </w:r>
      </w:ins>
    </w:p>
    <w:p w14:paraId="62CB6121" w14:textId="77777777" w:rsidR="00CD1A8A" w:rsidRPr="00CD1A8A" w:rsidRDefault="00CD1A8A" w:rsidP="00CD1A8A">
      <w:pPr>
        <w:spacing w:after="0" w:line="360" w:lineRule="auto"/>
        <w:jc w:val="both"/>
        <w:rPr>
          <w:del w:id="79" w:author="Surjeet" w:date="2001-05-30T13:37:00Z"/>
          <w:rFonts w:ascii="Book Antiqua" w:eastAsia="Times New Roman" w:hAnsi="Book Antiqua" w:cs="Times New Roman"/>
          <w:sz w:val="24"/>
          <w:szCs w:val="20"/>
          <w:lang w:val="en-GB"/>
        </w:rPr>
      </w:pPr>
      <w:del w:id="80" w:author="Surjeet" w:date="2001-05-30T13:37:00Z">
        <w:r w:rsidRPr="00CD1A8A">
          <w:rPr>
            <w:rFonts w:ascii="Book Antiqua" w:eastAsia="Times New Roman" w:hAnsi="Book Antiqua" w:cs="Times New Roman"/>
            <w:sz w:val="24"/>
            <w:szCs w:val="20"/>
            <w:lang w:val="en-GB"/>
          </w:rPr>
          <w:delText>.</w:delText>
        </w:r>
      </w:del>
    </w:p>
    <w:p w14:paraId="2F5A156B"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2DF468F6" w14:textId="77777777" w:rsidR="00CD1A8A" w:rsidRPr="00CD1A8A" w:rsidRDefault="00CD1A8A" w:rsidP="00CD1A8A">
      <w:pPr>
        <w:spacing w:after="0" w:line="360" w:lineRule="auto"/>
        <w:ind w:left="1440" w:hanging="720"/>
        <w:jc w:val="both"/>
        <w:rPr>
          <w:ins w:id="81" w:author="Surjeet" w:date="2001-05-31T11:59:00Z"/>
          <w:rFonts w:ascii="Book Antiqua" w:eastAsia="Times New Roman" w:hAnsi="Book Antiqua" w:cs="Times New Roman"/>
          <w:sz w:val="24"/>
          <w:szCs w:val="20"/>
          <w:lang w:val="en-GB"/>
        </w:rPr>
      </w:pPr>
      <w:del w:id="82" w:author="Surjeet" w:date="2001-05-30T13:38:00Z">
        <w:r w:rsidRPr="00CD1A8A">
          <w:rPr>
            <w:rFonts w:ascii="Book Antiqua" w:eastAsia="Times New Roman" w:hAnsi="Book Antiqua" w:cs="Times New Roman"/>
            <w:sz w:val="24"/>
            <w:szCs w:val="20"/>
            <w:lang w:val="en-GB"/>
          </w:rPr>
          <w:delText xml:space="preserve"> </w:delText>
        </w:r>
      </w:del>
      <w:ins w:id="83" w:author="Surjeet" w:date="2001-05-30T13:37:00Z">
        <w:r w:rsidRPr="00CD1A8A">
          <w:rPr>
            <w:rFonts w:ascii="Book Antiqua" w:eastAsia="Times New Roman" w:hAnsi="Book Antiqua" w:cs="Times New Roman"/>
            <w:sz w:val="24"/>
            <w:szCs w:val="20"/>
            <w:lang w:val="en-GB"/>
          </w:rPr>
          <w:t>v</w:t>
        </w:r>
      </w:ins>
      <w:r w:rsidRPr="00CD1A8A">
        <w:rPr>
          <w:rFonts w:ascii="Book Antiqua" w:eastAsia="Times New Roman" w:hAnsi="Book Antiqua" w:cs="Times New Roman"/>
          <w:sz w:val="24"/>
          <w:szCs w:val="20"/>
          <w:lang w:val="en-GB"/>
        </w:rPr>
        <w:t>ii</w:t>
      </w:r>
      <w:ins w:id="84" w:author="Surjeet" w:date="2001-05-30T13:37:00Z">
        <w:r w:rsidRPr="00CD1A8A">
          <w:rPr>
            <w:rFonts w:ascii="Book Antiqua" w:eastAsia="Times New Roman" w:hAnsi="Book Antiqua" w:cs="Times New Roman"/>
            <w:sz w:val="24"/>
            <w:szCs w:val="20"/>
            <w:lang w:val="en-GB"/>
          </w:rPr>
          <w:t>i)</w:t>
        </w:r>
        <w:r w:rsidRPr="00CD1A8A">
          <w:rPr>
            <w:rFonts w:ascii="Book Antiqua" w:eastAsia="Times New Roman" w:hAnsi="Book Antiqua" w:cs="Times New Roman"/>
            <w:sz w:val="24"/>
            <w:szCs w:val="20"/>
            <w:lang w:val="en-GB"/>
          </w:rPr>
          <w:tab/>
          <w:t xml:space="preserve">Pursuant   to the  foregoing, </w:t>
        </w:r>
      </w:ins>
      <w:del w:id="85" w:author="Surjeet" w:date="2001-05-30T13:37:00Z">
        <w:r w:rsidRPr="00CD1A8A">
          <w:rPr>
            <w:rFonts w:ascii="Book Antiqua" w:eastAsia="Times New Roman" w:hAnsi="Book Antiqua" w:cs="Times New Roman"/>
            <w:sz w:val="24"/>
            <w:szCs w:val="20"/>
            <w:lang w:val="en-GB"/>
          </w:rPr>
          <w:delText xml:space="preserve">In the  circumstances,   </w:delText>
        </w:r>
      </w:del>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deny   that  they  ever  entered   into    or  executed  any  or    any  of  the alleged</w:t>
      </w:r>
      <w:ins w:id="86" w:author="Surjeet" w:date="2001-05-30T13:37:00Z">
        <w:r w:rsidRPr="00CD1A8A">
          <w:rPr>
            <w:rFonts w:ascii="Book Antiqua" w:eastAsia="Times New Roman" w:hAnsi="Book Antiqua" w:cs="Times New Roman"/>
            <w:sz w:val="24"/>
            <w:szCs w:val="20"/>
            <w:lang w:val="en-GB"/>
          </w:rPr>
          <w:t xml:space="preserve"> </w:t>
        </w:r>
        <w:r w:rsidRPr="00CD1A8A">
          <w:rPr>
            <w:rFonts w:ascii="Book Antiqua" w:eastAsia="Times New Roman" w:hAnsi="Book Antiqua" w:cs="Times New Roman"/>
            <w:sz w:val="24"/>
            <w:szCs w:val="20"/>
            <w:lang w:val="en-GB"/>
          </w:rPr>
          <w:lastRenderedPageBreak/>
          <w:t xml:space="preserve">Personal  </w:t>
        </w:r>
      </w:ins>
      <w:r w:rsidRPr="00CD1A8A">
        <w:rPr>
          <w:rFonts w:ascii="Book Antiqua" w:eastAsia="Times New Roman" w:hAnsi="Book Antiqua" w:cs="Times New Roman"/>
          <w:sz w:val="24"/>
          <w:szCs w:val="20"/>
          <w:lang w:val="en-GB"/>
        </w:rPr>
        <w:t xml:space="preserve"> Guarantees  </w:t>
      </w:r>
      <w:ins w:id="87" w:author="Surjeet" w:date="2001-05-31T11:56:00Z">
        <w:r w:rsidRPr="00CD1A8A">
          <w:rPr>
            <w:rFonts w:ascii="Book Antiqua" w:eastAsia="Times New Roman" w:hAnsi="Book Antiqua" w:cs="Times New Roman"/>
            <w:sz w:val="24"/>
            <w:szCs w:val="20"/>
            <w:lang w:val="en-GB"/>
          </w:rPr>
          <w:t>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w:t>
        </w:r>
      </w:ins>
      <w:r w:rsidRPr="00CD1A8A">
        <w:rPr>
          <w:rFonts w:ascii="Book Antiqua" w:eastAsia="Times New Roman" w:hAnsi="Book Antiqua" w:cs="Times New Roman"/>
          <w:sz w:val="24"/>
          <w:szCs w:val="20"/>
          <w:lang w:val="en-GB"/>
        </w:rPr>
        <w:t xml:space="preserve">in  favour  of  the </w:t>
      </w:r>
      <w:del w:id="88" w:author="Surjeet" w:date="2001-05-30T13:38:00Z">
        <w:r w:rsidRPr="00CD1A8A">
          <w:rPr>
            <w:rFonts w:ascii="Book Antiqua" w:eastAsia="Times New Roman" w:hAnsi="Book Antiqua" w:cs="Times New Roman"/>
            <w:sz w:val="24"/>
            <w:szCs w:val="20"/>
            <w:lang w:val="en-GB"/>
          </w:rPr>
          <w:delText xml:space="preserve">Plaintiff </w:delText>
        </w:r>
      </w:del>
      <w:ins w:id="89" w:author="Surjeet" w:date="2001-05-30T13:38:00Z">
        <w:r w:rsidRPr="00CD1A8A">
          <w:rPr>
            <w:rFonts w:ascii="Book Antiqua" w:eastAsia="Times New Roman" w:hAnsi="Book Antiqua" w:cs="Times New Roman"/>
            <w:sz w:val="24"/>
            <w:szCs w:val="20"/>
            <w:lang w:val="en-GB"/>
          </w:rPr>
          <w:t xml:space="preserve">Plaintiff. </w:t>
        </w:r>
      </w:ins>
      <w:r w:rsidRPr="00CD1A8A">
        <w:rPr>
          <w:rFonts w:ascii="Book Antiqua" w:eastAsia="Times New Roman" w:hAnsi="Book Antiqua" w:cs="Times New Roman"/>
          <w:sz w:val="24"/>
          <w:szCs w:val="20"/>
          <w:lang w:val="en-GB"/>
        </w:rPr>
        <w:t xml:space="preserve"> In the  circumstances,  the Defendants  aver  that the purported  Personal Guarantees  sought  to be relied  upon  by the Plaintiff  have  been  fraudulently  procured  by the Plaintiff  for  the  following  reasons:-</w:t>
      </w:r>
    </w:p>
    <w:p w14:paraId="146B7CF6" w14:textId="77777777" w:rsidR="00CD1A8A" w:rsidRPr="00CD1A8A" w:rsidRDefault="00CD1A8A" w:rsidP="00664A0A">
      <w:pPr>
        <w:numPr>
          <w:ilvl w:val="0"/>
          <w:numId w:val="4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never  agreed  to  grant  any  Personal  Guarantees  in  favour  of  the Plaintiff  either  for  an  aggregate liability  of Kshs. 50,000,000.00   as  alleged or  at  all. </w:t>
      </w:r>
    </w:p>
    <w:p w14:paraId="7AA5A9CD" w14:textId="77777777" w:rsidR="00CD1A8A" w:rsidRPr="00CD1A8A" w:rsidRDefault="00CD1A8A" w:rsidP="00664A0A">
      <w:pPr>
        <w:numPr>
          <w:ilvl w:val="0"/>
          <w:numId w:val="47"/>
        </w:numPr>
        <w:spacing w:after="0" w:line="360" w:lineRule="auto"/>
        <w:jc w:val="both"/>
        <w:rPr>
          <w:ins w:id="90" w:author="Surjeet" w:date="2001-05-31T11:59:00Z"/>
          <w:rFonts w:ascii="Book Antiqua" w:eastAsia="Times New Roman" w:hAnsi="Book Antiqua" w:cs="Times New Roman"/>
          <w:sz w:val="24"/>
          <w:szCs w:val="20"/>
          <w:lang w:val="en-GB"/>
        </w:rPr>
      </w:pPr>
      <w:ins w:id="91" w:author="Surjeet" w:date="2001-05-31T11:59:00Z">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never executed any Personal Guarantees in favour of the Plaintiff</w:t>
        </w:r>
      </w:ins>
      <w:r w:rsidRPr="00CD1A8A">
        <w:rPr>
          <w:rFonts w:ascii="Book Antiqua" w:eastAsia="Times New Roman" w:hAnsi="Book Antiqua" w:cs="Times New Roman"/>
          <w:sz w:val="24"/>
          <w:szCs w:val="20"/>
          <w:lang w:val="en-GB"/>
        </w:rPr>
        <w:t xml:space="preserve"> either for   an aggregate  liability of the said sum of Kshs.  50,000,000.00 as  alleged  or  at all. </w:t>
      </w:r>
    </w:p>
    <w:p w14:paraId="407025C4" w14:textId="77777777" w:rsidR="00CD1A8A" w:rsidRPr="00CD1A8A" w:rsidRDefault="00CD1A8A" w:rsidP="00664A0A">
      <w:pPr>
        <w:numPr>
          <w:ilvl w:val="0"/>
          <w:numId w:val="47"/>
        </w:numPr>
        <w:spacing w:after="0" w:line="360" w:lineRule="auto"/>
        <w:jc w:val="both"/>
        <w:rPr>
          <w:ins w:id="92" w:author="Surjeet" w:date="2001-05-31T12:02:00Z"/>
          <w:rFonts w:ascii="Book Antiqua" w:eastAsia="Times New Roman" w:hAnsi="Book Antiqua" w:cs="Times New Roman"/>
          <w:sz w:val="24"/>
          <w:szCs w:val="20"/>
          <w:lang w:val="en-GB"/>
        </w:rPr>
      </w:pPr>
      <w:ins w:id="93" w:author="Surjeet" w:date="2001-05-31T12:02:00Z">
        <w:r w:rsidRPr="00CD1A8A">
          <w:rPr>
            <w:rFonts w:ascii="Book Antiqua" w:eastAsia="Times New Roman" w:hAnsi="Book Antiqua" w:cs="Times New Roman"/>
            <w:sz w:val="24"/>
            <w:szCs w:val="20"/>
            <w:lang w:val="en-GB"/>
          </w:rPr>
          <w:t>T</w:t>
        </w:r>
      </w:ins>
      <w:ins w:id="94" w:author="Surjeet" w:date="2001-05-31T11:59:00Z">
        <w:r w:rsidRPr="00CD1A8A">
          <w:rPr>
            <w:rFonts w:ascii="Book Antiqua" w:eastAsia="Times New Roman" w:hAnsi="Book Antiqua" w:cs="Times New Roman"/>
            <w:sz w:val="24"/>
            <w:szCs w:val="20"/>
            <w:lang w:val="en-GB"/>
          </w:rPr>
          <w: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never executed any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w:t>
        </w:r>
      </w:ins>
      <w:ins w:id="95" w:author="Surjeet" w:date="2001-05-31T12:00:00Z">
        <w:r w:rsidRPr="00CD1A8A">
          <w:rPr>
            <w:rFonts w:ascii="Book Antiqua" w:eastAsia="Times New Roman" w:hAnsi="Book Antiqua" w:cs="Times New Roman"/>
            <w:sz w:val="24"/>
            <w:szCs w:val="20"/>
            <w:lang w:val="en-GB"/>
          </w:rPr>
          <w:t>December 1996 either as alleged or at all.</w:t>
        </w:r>
      </w:ins>
    </w:p>
    <w:p w14:paraId="2965B9A1" w14:textId="77777777" w:rsidR="00CD1A8A" w:rsidRPr="00CD1A8A" w:rsidRDefault="00CD1A8A" w:rsidP="00664A0A">
      <w:pPr>
        <w:numPr>
          <w:ilvl w:val="0"/>
          <w:numId w:val="47"/>
        </w:numPr>
        <w:spacing w:after="0" w:line="360" w:lineRule="auto"/>
        <w:jc w:val="both"/>
        <w:rPr>
          <w:rFonts w:ascii="Book Antiqua" w:eastAsia="Times New Roman" w:hAnsi="Book Antiqua" w:cs="Times New Roman"/>
          <w:sz w:val="24"/>
          <w:szCs w:val="20"/>
          <w:lang w:val="en-GB"/>
        </w:rPr>
      </w:pPr>
      <w:ins w:id="96" w:author="Surjeet" w:date="2001-05-31T12:04:00Z">
        <w:r w:rsidRPr="00CD1A8A">
          <w:rPr>
            <w:rFonts w:ascii="Book Antiqua" w:eastAsia="Times New Roman" w:hAnsi="Book Antiqua" w:cs="Times New Roman"/>
            <w:sz w:val="24"/>
            <w:szCs w:val="20"/>
            <w:lang w:val="en-GB"/>
          </w:rPr>
          <w:t>In any event</w:t>
        </w:r>
      </w:ins>
      <w:r w:rsidRPr="00CD1A8A">
        <w:rPr>
          <w:rFonts w:ascii="Book Antiqua" w:eastAsia="Times New Roman" w:hAnsi="Book Antiqua" w:cs="Times New Roman"/>
          <w:sz w:val="24"/>
          <w:szCs w:val="20"/>
          <w:lang w:val="en-GB"/>
        </w:rPr>
        <w:t xml:space="preserve">, </w:t>
      </w:r>
      <w:ins w:id="97" w:author="Surjeet" w:date="2001-05-31T12:02:00Z">
        <w:r w:rsidRPr="00CD1A8A">
          <w:rPr>
            <w:rFonts w:ascii="Book Antiqua" w:eastAsia="Times New Roman" w:hAnsi="Book Antiqua" w:cs="Times New Roman"/>
            <w:sz w:val="24"/>
            <w:szCs w:val="20"/>
            <w:lang w:val="en-GB"/>
          </w:rPr>
          <w:t xml:space="preserve"> the purported Personal </w:t>
        </w:r>
      </w:ins>
      <w:ins w:id="98" w:author="Surjeet" w:date="2001-05-31T12:27:00Z">
        <w:r w:rsidRPr="00CD1A8A">
          <w:rPr>
            <w:rFonts w:ascii="Book Antiqua" w:eastAsia="Times New Roman" w:hAnsi="Book Antiqua" w:cs="Times New Roman"/>
            <w:sz w:val="24"/>
            <w:szCs w:val="20"/>
            <w:lang w:val="en-GB"/>
          </w:rPr>
          <w:t>Guarantees</w:t>
        </w:r>
      </w:ins>
      <w:ins w:id="99" w:author="Surjeet" w:date="2001-05-31T12:02:00Z">
        <w:r w:rsidRPr="00CD1A8A">
          <w:rPr>
            <w:rFonts w:ascii="Book Antiqua" w:eastAsia="Times New Roman" w:hAnsi="Book Antiqua" w:cs="Times New Roman"/>
            <w:sz w:val="24"/>
            <w:szCs w:val="20"/>
            <w:lang w:val="en-GB"/>
          </w:rPr>
          <w:t xml:space="preserve"> sought to be relied upon by the Plaintiff are purportedly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w:t>
        </w:r>
      </w:ins>
      <w:ins w:id="100" w:author="Surjeet" w:date="2001-05-31T12:03:00Z">
        <w:r w:rsidRPr="00CD1A8A">
          <w:rPr>
            <w:rFonts w:ascii="Book Antiqua" w:eastAsia="Times New Roman" w:hAnsi="Book Antiqua" w:cs="Times New Roman"/>
            <w:sz w:val="24"/>
            <w:szCs w:val="20"/>
            <w:lang w:val="en-GB"/>
          </w:rPr>
          <w:t>December 1996 whereas subsequent thereto, in the year 1997, the Plaintiff kept sending reminders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w:t>
        </w:r>
      </w:ins>
      <w:ins w:id="101" w:author="Surjeet" w:date="2001-05-31T12:04:00Z">
        <w:r w:rsidRPr="00CD1A8A">
          <w:rPr>
            <w:rFonts w:ascii="Book Antiqua" w:eastAsia="Times New Roman" w:hAnsi="Book Antiqua" w:cs="Times New Roman"/>
            <w:sz w:val="24"/>
            <w:szCs w:val="20"/>
            <w:lang w:val="en-GB"/>
          </w:rPr>
          <w:t>s to return to the Plaintiff the duly executed Personal Guarantee</w:t>
        </w:r>
      </w:ins>
      <w:r w:rsidRPr="00CD1A8A">
        <w:rPr>
          <w:rFonts w:ascii="Book Antiqua" w:eastAsia="Times New Roman" w:hAnsi="Book Antiqua" w:cs="Times New Roman"/>
          <w:sz w:val="24"/>
          <w:szCs w:val="20"/>
          <w:lang w:val="en-GB"/>
        </w:rPr>
        <w:t xml:space="preserve"> forms. </w:t>
      </w:r>
    </w:p>
    <w:p w14:paraId="3E8F1EC5" w14:textId="77777777" w:rsidR="00CD1A8A" w:rsidRPr="00CD1A8A" w:rsidRDefault="00CD1A8A" w:rsidP="00664A0A">
      <w:pPr>
        <w:numPr>
          <w:ilvl w:val="0"/>
          <w:numId w:val="4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 only Personal </w:t>
      </w:r>
      <w:ins w:id="102" w:author="Surjeet" w:date="2001-05-31T12:27:00Z">
        <w:r w:rsidRPr="00CD1A8A">
          <w:rPr>
            <w:rFonts w:ascii="Book Antiqua" w:eastAsia="Times New Roman" w:hAnsi="Book Antiqua" w:cs="Times New Roman"/>
            <w:sz w:val="24"/>
            <w:szCs w:val="20"/>
            <w:lang w:val="en-GB"/>
          </w:rPr>
          <w:t>Guarantees</w:t>
        </w:r>
      </w:ins>
      <w:ins w:id="103" w:author="Surjeet" w:date="2001-05-31T12:01:00Z">
        <w:r w:rsidRPr="00CD1A8A">
          <w:rPr>
            <w:rFonts w:ascii="Book Antiqua" w:eastAsia="Times New Roman" w:hAnsi="Book Antiqua" w:cs="Times New Roman"/>
            <w:sz w:val="24"/>
            <w:szCs w:val="20"/>
            <w:lang w:val="en-GB"/>
          </w:rPr>
          <w:t xml:space="preserve"> ever forwarded by the Plaintiff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for execution have never been executed and </w:t>
        </w:r>
      </w:ins>
      <w:ins w:id="104" w:author="Surjeet" w:date="2001-05-31T12:27:00Z">
        <w:r w:rsidRPr="00CD1A8A">
          <w:rPr>
            <w:rFonts w:ascii="Book Antiqua" w:eastAsia="Times New Roman" w:hAnsi="Book Antiqua" w:cs="Times New Roman"/>
            <w:sz w:val="24"/>
            <w:szCs w:val="20"/>
            <w:lang w:val="en-GB"/>
          </w:rPr>
          <w:t>neither</w:t>
        </w:r>
      </w:ins>
      <w:ins w:id="105" w:author="Surjeet" w:date="2001-05-31T12:01:00Z">
        <w:r w:rsidRPr="00CD1A8A">
          <w:rPr>
            <w:rFonts w:ascii="Book Antiqua" w:eastAsia="Times New Roman" w:hAnsi="Book Antiqua" w:cs="Times New Roman"/>
            <w:sz w:val="24"/>
            <w:szCs w:val="20"/>
            <w:lang w:val="en-GB"/>
          </w:rPr>
          <w:t xml:space="preserve"> have the same ever been returned to the Defendants duly executed or otherwise.</w:t>
        </w:r>
      </w:ins>
    </w:p>
    <w:p w14:paraId="139C37C6" w14:textId="77777777" w:rsidR="00CD1A8A" w:rsidRPr="00CD1A8A" w:rsidRDefault="00CD1A8A" w:rsidP="00CD1A8A">
      <w:pPr>
        <w:spacing w:after="0" w:line="360" w:lineRule="auto"/>
        <w:ind w:left="720"/>
        <w:jc w:val="both"/>
        <w:rPr>
          <w:del w:id="106" w:author="Surjeet" w:date="2001-05-30T13:38:00Z"/>
          <w:rFonts w:ascii="Book Antiqua" w:eastAsia="Times New Roman" w:hAnsi="Book Antiqua" w:cs="Times New Roman"/>
          <w:sz w:val="24"/>
          <w:szCs w:val="20"/>
          <w:lang w:val="en-GB"/>
        </w:rPr>
      </w:pPr>
    </w:p>
    <w:p w14:paraId="6B144FFD"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del w:id="107" w:author="Surjeet" w:date="2001-05-30T13:38:00Z">
        <w:r w:rsidRPr="00CD1A8A">
          <w:rPr>
            <w:rFonts w:ascii="Book Antiqua" w:eastAsia="Times New Roman" w:hAnsi="Book Antiqua" w:cs="Times New Roman"/>
            <w:sz w:val="24"/>
            <w:szCs w:val="20"/>
            <w:lang w:val="en-GB"/>
          </w:rPr>
          <w:delText>Further, the   Defendants  aver  that in    any  event,  there was  no consideration  for  the  purported guarantee of  liabilities  of  the 1</w:delText>
        </w:r>
        <w:r w:rsidRPr="00CD1A8A">
          <w:rPr>
            <w:rFonts w:ascii="Book Antiqua" w:eastAsia="Times New Roman" w:hAnsi="Book Antiqua" w:cs="Times New Roman"/>
            <w:sz w:val="24"/>
            <w:szCs w:val="20"/>
            <w:vertAlign w:val="superscript"/>
            <w:lang w:val="en-GB"/>
          </w:rPr>
          <w:delText>st</w:delText>
        </w:r>
        <w:r w:rsidRPr="00CD1A8A">
          <w:rPr>
            <w:rFonts w:ascii="Book Antiqua" w:eastAsia="Times New Roman" w:hAnsi="Book Antiqua" w:cs="Times New Roman"/>
            <w:sz w:val="24"/>
            <w:szCs w:val="20"/>
            <w:lang w:val="en-GB"/>
          </w:rPr>
          <w:delText xml:space="preserve">  Defendant  to the Plaintiff as  a  consequence  whereof the Defendants deny  that the  Plaintiff  is  entitled  to recover   the said   sum of  Kshs…….  or  any part  thereof  from  the Defendants  pursuant to the  purported  guarantees. </w:delText>
        </w:r>
      </w:del>
    </w:p>
    <w:p w14:paraId="054D8B6F"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0AEAD1CE" w14:textId="77777777"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ix)</w:t>
      </w:r>
      <w:r w:rsidRPr="00CD1A8A">
        <w:rPr>
          <w:rFonts w:ascii="Book Antiqua" w:eastAsia="Times New Roman" w:hAnsi="Book Antiqua" w:cs="Times New Roman"/>
          <w:sz w:val="24"/>
          <w:szCs w:val="20"/>
          <w:lang w:val="en-GB"/>
        </w:rPr>
        <w:tab/>
        <w:t>In the premises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aver  that   for  the  foregoing  reasons,  the purported  Personal  Guarantees  are   null, void  and unenforceable  as  against  them  for  all  purposes. Consequently,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further  aver  that they  are e   not  liable to the Plaintiff for  the said  sum of  Kshs.50,000,000.00 </w:t>
      </w:r>
      <w:del w:id="108" w:author="Surjeet" w:date="2001-05-31T12:09:00Z">
        <w:r w:rsidRPr="00CD1A8A">
          <w:rPr>
            <w:rFonts w:ascii="Book Antiqua" w:eastAsia="Times New Roman" w:hAnsi="Book Antiqua" w:cs="Times New Roman"/>
            <w:sz w:val="24"/>
            <w:szCs w:val="20"/>
            <w:lang w:val="en-GB"/>
          </w:rPr>
          <w:delText>…</w:delText>
        </w:r>
      </w:del>
      <w:r w:rsidRPr="00CD1A8A">
        <w:rPr>
          <w:rFonts w:ascii="Book Antiqua" w:eastAsia="Times New Roman" w:hAnsi="Book Antiqua" w:cs="Times New Roman"/>
          <w:sz w:val="24"/>
          <w:szCs w:val="20"/>
          <w:lang w:val="en-GB"/>
        </w:rPr>
        <w:t xml:space="preserve">either  as  </w:t>
      </w:r>
      <w:r w:rsidRPr="00CD1A8A">
        <w:rPr>
          <w:rFonts w:ascii="Book Antiqua" w:eastAsia="Times New Roman" w:hAnsi="Book Antiqua" w:cs="Times New Roman"/>
          <w:sz w:val="24"/>
          <w:szCs w:val="20"/>
          <w:lang w:val="en-GB"/>
        </w:rPr>
        <w:lastRenderedPageBreak/>
        <w:t>alleged  or  at  all</w:t>
      </w:r>
      <w:ins w:id="109" w:author="Surjeet" w:date="2001-05-31T12:09: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Further, </w:t>
      </w:r>
      <w:ins w:id="110" w:author="Surjeet" w:date="2001-05-30T13:10:00Z">
        <w:r w:rsidRPr="00CD1A8A">
          <w:rPr>
            <w:rFonts w:ascii="Book Antiqua" w:eastAsia="Times New Roman" w:hAnsi="Book Antiqua" w:cs="Times New Roman"/>
            <w:sz w:val="24"/>
            <w:szCs w:val="20"/>
            <w:lang w:val="en-GB"/>
          </w:rPr>
          <w:t xml:space="preserve"> any  action </w:t>
        </w:r>
      </w:ins>
      <w:ins w:id="111" w:author="Surjeet" w:date="2001-05-30T13:13:00Z">
        <w:r w:rsidRPr="00CD1A8A">
          <w:rPr>
            <w:rFonts w:ascii="Book Antiqua" w:eastAsia="Times New Roman" w:hAnsi="Book Antiqua" w:cs="Times New Roman"/>
            <w:sz w:val="24"/>
            <w:szCs w:val="20"/>
            <w:lang w:val="en-GB"/>
          </w:rPr>
          <w:t xml:space="preserve">against the  </w:t>
        </w:r>
      </w:ins>
      <w:ins w:id="112" w:author="Surjeet" w:date="2001-05-31T12:09:00Z">
        <w:r w:rsidRPr="00CD1A8A">
          <w:rPr>
            <w:rFonts w:ascii="Book Antiqua" w:eastAsia="Times New Roman" w:hAnsi="Book Antiqua" w:cs="Times New Roman"/>
            <w:sz w:val="24"/>
            <w:szCs w:val="20"/>
            <w:lang w:val="en-GB"/>
          </w:rPr>
          <w:t>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w:t>
        </w:r>
      </w:ins>
      <w:ins w:id="113" w:author="Surjeet" w:date="2001-05-30T13:13:00Z">
        <w:r w:rsidRPr="00CD1A8A">
          <w:rPr>
            <w:rFonts w:ascii="Book Antiqua" w:eastAsia="Times New Roman" w:hAnsi="Book Antiqua" w:cs="Times New Roman"/>
            <w:sz w:val="24"/>
            <w:szCs w:val="20"/>
            <w:lang w:val="en-GB"/>
          </w:rPr>
          <w:t>Defendants</w:t>
        </w:r>
      </w:ins>
      <w:r w:rsidRPr="00CD1A8A">
        <w:rPr>
          <w:rFonts w:ascii="Book Antiqua" w:eastAsia="Times New Roman" w:hAnsi="Book Antiqua" w:cs="Times New Roman"/>
          <w:sz w:val="24"/>
          <w:szCs w:val="20"/>
          <w:lang w:val="en-GB"/>
        </w:rPr>
        <w:t xml:space="preserve">, respectively, </w:t>
      </w:r>
      <w:ins w:id="114" w:author="Surjeet" w:date="2001-05-30T13:13:00Z">
        <w:r w:rsidRPr="00CD1A8A">
          <w:rPr>
            <w:rFonts w:ascii="Book Antiqua" w:eastAsia="Times New Roman" w:hAnsi="Book Antiqua" w:cs="Times New Roman"/>
            <w:sz w:val="24"/>
            <w:szCs w:val="20"/>
            <w:lang w:val="en-GB"/>
          </w:rPr>
          <w:t xml:space="preserve"> </w:t>
        </w:r>
      </w:ins>
      <w:ins w:id="115" w:author="Surjeet" w:date="2001-05-30T13:10:00Z">
        <w:r w:rsidRPr="00CD1A8A">
          <w:rPr>
            <w:rFonts w:ascii="Book Antiqua" w:eastAsia="Times New Roman" w:hAnsi="Book Antiqua" w:cs="Times New Roman"/>
            <w:sz w:val="24"/>
            <w:szCs w:val="20"/>
            <w:lang w:val="en-GB"/>
          </w:rPr>
          <w:t xml:space="preserve"> on the </w:t>
        </w:r>
      </w:ins>
      <w:r w:rsidRPr="00CD1A8A">
        <w:rPr>
          <w:rFonts w:ascii="Book Antiqua" w:eastAsia="Times New Roman" w:hAnsi="Book Antiqua" w:cs="Times New Roman"/>
          <w:sz w:val="24"/>
          <w:szCs w:val="20"/>
          <w:lang w:val="en-GB"/>
        </w:rPr>
        <w:t>P</w:t>
      </w:r>
      <w:ins w:id="116" w:author="Surjeet" w:date="2001-05-30T13:10:00Z">
        <w:r w:rsidRPr="00CD1A8A">
          <w:rPr>
            <w:rFonts w:ascii="Book Antiqua" w:eastAsia="Times New Roman" w:hAnsi="Book Antiqua" w:cs="Times New Roman"/>
            <w:sz w:val="24"/>
            <w:szCs w:val="20"/>
            <w:lang w:val="en-GB"/>
          </w:rPr>
          <w:t xml:space="preserve">urported  </w:t>
        </w:r>
      </w:ins>
      <w:r w:rsidRPr="00CD1A8A">
        <w:rPr>
          <w:rFonts w:ascii="Book Antiqua" w:eastAsia="Times New Roman" w:hAnsi="Book Antiqua" w:cs="Times New Roman"/>
          <w:sz w:val="24"/>
          <w:szCs w:val="20"/>
          <w:lang w:val="en-GB"/>
        </w:rPr>
        <w:t>G</w:t>
      </w:r>
      <w:ins w:id="117" w:author="Surjeet" w:date="2001-05-30T13:10:00Z">
        <w:r w:rsidRPr="00CD1A8A">
          <w:rPr>
            <w:rFonts w:ascii="Book Antiqua" w:eastAsia="Times New Roman" w:hAnsi="Book Antiqua" w:cs="Times New Roman"/>
            <w:sz w:val="24"/>
            <w:szCs w:val="20"/>
            <w:lang w:val="en-GB"/>
          </w:rPr>
          <w:t>uarantees  cannot, for  the foregoing  averments</w:t>
        </w:r>
      </w:ins>
      <w:ins w:id="118" w:author="Surjeet" w:date="2001-05-31T12:10:00Z">
        <w:r w:rsidRPr="00CD1A8A">
          <w:rPr>
            <w:rFonts w:ascii="Book Antiqua" w:eastAsia="Times New Roman" w:hAnsi="Book Antiqua" w:cs="Times New Roman"/>
            <w:sz w:val="24"/>
            <w:szCs w:val="20"/>
            <w:lang w:val="en-GB"/>
          </w:rPr>
          <w:t>,</w:t>
        </w:r>
      </w:ins>
      <w:ins w:id="119" w:author="Surjeet" w:date="2001-05-30T13:10:00Z">
        <w:r w:rsidRPr="00CD1A8A">
          <w:rPr>
            <w:rFonts w:ascii="Book Antiqua" w:eastAsia="Times New Roman" w:hAnsi="Book Antiqua" w:cs="Times New Roman"/>
            <w:sz w:val="24"/>
            <w:szCs w:val="20"/>
            <w:lang w:val="en-GB"/>
          </w:rPr>
          <w:t xml:space="preserve">  lie</w:t>
        </w:r>
      </w:ins>
      <w:r w:rsidRPr="00CD1A8A">
        <w:rPr>
          <w:rFonts w:ascii="Book Antiqua" w:eastAsia="Times New Roman" w:hAnsi="Book Antiqua" w:cs="Times New Roman"/>
          <w:sz w:val="24"/>
          <w:szCs w:val="20"/>
          <w:lang w:val="en-GB"/>
        </w:rPr>
        <w:t xml:space="preserve">. </w:t>
      </w:r>
    </w:p>
    <w:p w14:paraId="6D7F9351"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52436F34"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ins w:id="120" w:author="Surjeet" w:date="2001-05-31T12:12:00Z">
        <w:r w:rsidRPr="00CD1A8A">
          <w:rPr>
            <w:rFonts w:ascii="Book Antiqua" w:eastAsia="Times New Roman" w:hAnsi="Book Antiqua" w:cs="Times New Roman"/>
            <w:b/>
            <w:sz w:val="24"/>
            <w:szCs w:val="20"/>
            <w:u w:val="single"/>
            <w:lang w:val="en-GB"/>
          </w:rPr>
          <w:t>IN THE ALTERNATIVE AND WITHOUT  ANY PREJUDICE WHATSOEVER</w:t>
        </w:r>
      </w:ins>
      <w:r w:rsidRPr="00CD1A8A">
        <w:rPr>
          <w:rFonts w:ascii="Book Antiqua" w:eastAsia="Times New Roman" w:hAnsi="Book Antiqua" w:cs="Times New Roman"/>
          <w:sz w:val="24"/>
          <w:szCs w:val="20"/>
          <w:lang w:val="en-GB"/>
        </w:rPr>
        <w:t xml:space="preserve"> to any of the foregoing, the Defendants aver that </w:t>
      </w:r>
      <w:ins w:id="121" w:author="Surjeet" w:date="2001-05-31T12:10:00Z">
        <w:r w:rsidRPr="00CD1A8A">
          <w:rPr>
            <w:rFonts w:ascii="Book Antiqua" w:eastAsia="Times New Roman" w:hAnsi="Book Antiqua" w:cs="Times New Roman"/>
            <w:sz w:val="24"/>
            <w:szCs w:val="20"/>
            <w:lang w:val="en-GB"/>
          </w:rPr>
          <w:t xml:space="preserve">the only </w:t>
        </w:r>
      </w:ins>
      <w:ins w:id="122" w:author="Surjeet" w:date="2001-05-31T12:11:00Z">
        <w:r w:rsidRPr="00CD1A8A">
          <w:rPr>
            <w:rFonts w:ascii="Book Antiqua" w:eastAsia="Times New Roman" w:hAnsi="Book Antiqua" w:cs="Times New Roman"/>
            <w:sz w:val="24"/>
            <w:szCs w:val="20"/>
            <w:lang w:val="en-GB"/>
          </w:rPr>
          <w:t>‘</w:t>
        </w:r>
      </w:ins>
      <w:ins w:id="123" w:author="Surjeet" w:date="2001-05-31T12:10:00Z">
        <w:r w:rsidRPr="00CD1A8A">
          <w:rPr>
            <w:rFonts w:ascii="Book Antiqua" w:eastAsia="Times New Roman" w:hAnsi="Book Antiqua" w:cs="Times New Roman"/>
            <w:sz w:val="24"/>
            <w:szCs w:val="20"/>
            <w:lang w:val="en-GB"/>
          </w:rPr>
          <w:t>Guarantee</w:t>
        </w:r>
      </w:ins>
      <w:ins w:id="124" w:author="Surjeet" w:date="2001-05-31T12:11:00Z">
        <w:r w:rsidRPr="00CD1A8A">
          <w:rPr>
            <w:rFonts w:ascii="Book Antiqua" w:eastAsia="Times New Roman" w:hAnsi="Book Antiqua" w:cs="Times New Roman"/>
            <w:sz w:val="24"/>
            <w:szCs w:val="20"/>
            <w:lang w:val="en-GB"/>
          </w:rPr>
          <w:t>’ ever executed by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respective</w:t>
        </w:r>
      </w:ins>
      <w:ins w:id="125" w:author="Surjeet" w:date="2001-05-31T12:12:00Z">
        <w:r w:rsidRPr="00CD1A8A">
          <w:rPr>
            <w:rFonts w:ascii="Book Antiqua" w:eastAsia="Times New Roman" w:hAnsi="Book Antiqua" w:cs="Times New Roman"/>
            <w:sz w:val="24"/>
            <w:szCs w:val="20"/>
            <w:lang w:val="en-GB"/>
          </w:rPr>
          <w:t>l</w:t>
        </w:r>
      </w:ins>
      <w:ins w:id="126" w:author="Surjeet" w:date="2001-05-31T12:11:00Z">
        <w:r w:rsidRPr="00CD1A8A">
          <w:rPr>
            <w:rFonts w:ascii="Book Antiqua" w:eastAsia="Times New Roman" w:hAnsi="Book Antiqua" w:cs="Times New Roman"/>
            <w:sz w:val="24"/>
            <w:szCs w:val="20"/>
            <w:lang w:val="en-GB"/>
          </w:rPr>
          <w:t xml:space="preserve">y, </w:t>
        </w:r>
      </w:ins>
      <w:ins w:id="127" w:author="Surjeet" w:date="2001-05-31T12:12:00Z">
        <w:r w:rsidRPr="00CD1A8A">
          <w:rPr>
            <w:rFonts w:ascii="Book Antiqua" w:eastAsia="Times New Roman" w:hAnsi="Book Antiqua" w:cs="Times New Roman"/>
            <w:sz w:val="24"/>
            <w:szCs w:val="20"/>
            <w:lang w:val="en-GB"/>
          </w:rPr>
          <w:t xml:space="preserve">was the Guarantee headed “Guarantee and Indemnity by the Directors in their </w:t>
        </w:r>
      </w:ins>
      <w:ins w:id="128" w:author="Surjeet" w:date="2001-05-31T12:27:00Z">
        <w:r w:rsidRPr="00CD1A8A">
          <w:rPr>
            <w:rFonts w:ascii="Book Antiqua" w:eastAsia="Times New Roman" w:hAnsi="Book Antiqua" w:cs="Times New Roman"/>
            <w:sz w:val="24"/>
            <w:szCs w:val="20"/>
            <w:lang w:val="en-GB"/>
          </w:rPr>
          <w:t>personal</w:t>
        </w:r>
      </w:ins>
      <w:ins w:id="129" w:author="Surjeet" w:date="2001-05-31T12:12:00Z">
        <w:r w:rsidRPr="00CD1A8A">
          <w:rPr>
            <w:rFonts w:ascii="Book Antiqua" w:eastAsia="Times New Roman" w:hAnsi="Book Antiqua" w:cs="Times New Roman"/>
            <w:sz w:val="24"/>
            <w:szCs w:val="20"/>
            <w:lang w:val="en-GB"/>
          </w:rPr>
          <w:t xml:space="preserve"> capacity for a Limited Company”</w:t>
        </w:r>
      </w:ins>
      <w:r w:rsidRPr="00CD1A8A">
        <w:rPr>
          <w:rFonts w:ascii="Book Antiqua" w:eastAsia="Times New Roman" w:hAnsi="Book Antiqua" w:cs="Times New Roman"/>
          <w:sz w:val="24"/>
          <w:szCs w:val="20"/>
          <w:lang w:val="en-GB"/>
        </w:rPr>
        <w:t xml:space="preserve">(“the said  Guarantee”) </w:t>
      </w:r>
      <w:ins w:id="130" w:author="Surjeet" w:date="2001-05-31T12:12: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 which was annexed  to the General  Terms and Conditions  aforesaid. </w:t>
      </w:r>
      <w:ins w:id="131" w:author="Surjeet" w:date="2001-05-31T12:12: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In  any event,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the  execution of  the said Guarantee was </w:t>
      </w:r>
      <w:ins w:id="132" w:author="Surjeet" w:date="2001-05-31T12:11:00Z">
        <w:r w:rsidRPr="00CD1A8A">
          <w:rPr>
            <w:rFonts w:ascii="Book Antiqua" w:eastAsia="Times New Roman" w:hAnsi="Book Antiqua" w:cs="Times New Roman"/>
            <w:sz w:val="24"/>
            <w:szCs w:val="20"/>
            <w:lang w:val="en-GB"/>
          </w:rPr>
          <w:t>procured by fraud</w:t>
        </w:r>
      </w:ins>
      <w:ins w:id="133" w:author="Surjeet" w:date="2001-05-31T12:13:00Z">
        <w:r w:rsidRPr="00CD1A8A">
          <w:rPr>
            <w:rFonts w:ascii="Book Antiqua" w:eastAsia="Times New Roman" w:hAnsi="Book Antiqua" w:cs="Times New Roman"/>
            <w:sz w:val="24"/>
            <w:szCs w:val="20"/>
            <w:lang w:val="en-GB"/>
          </w:rPr>
          <w:t>u</w:t>
        </w:r>
      </w:ins>
      <w:ins w:id="134" w:author="Surjeet" w:date="2001-05-31T12:11:00Z">
        <w:r w:rsidRPr="00CD1A8A">
          <w:rPr>
            <w:rFonts w:ascii="Book Antiqua" w:eastAsia="Times New Roman" w:hAnsi="Book Antiqua" w:cs="Times New Roman"/>
            <w:sz w:val="24"/>
            <w:szCs w:val="20"/>
            <w:lang w:val="en-GB"/>
          </w:rPr>
          <w:t>lent misrepres</w:t>
        </w:r>
      </w:ins>
      <w:ins w:id="135" w:author="Surjeet" w:date="2001-05-31T12:27:00Z">
        <w:r w:rsidRPr="00CD1A8A">
          <w:rPr>
            <w:rFonts w:ascii="Book Antiqua" w:eastAsia="Times New Roman" w:hAnsi="Book Antiqua" w:cs="Times New Roman"/>
            <w:sz w:val="24"/>
            <w:szCs w:val="20"/>
            <w:lang w:val="en-GB"/>
          </w:rPr>
          <w:t>e</w:t>
        </w:r>
      </w:ins>
      <w:ins w:id="136" w:author="Surjeet" w:date="2001-05-31T12:11:00Z">
        <w:r w:rsidRPr="00CD1A8A">
          <w:rPr>
            <w:rFonts w:ascii="Book Antiqua" w:eastAsia="Times New Roman" w:hAnsi="Book Antiqua" w:cs="Times New Roman"/>
            <w:sz w:val="24"/>
            <w:szCs w:val="20"/>
            <w:lang w:val="en-GB"/>
          </w:rPr>
          <w:t>nt</w:t>
        </w:r>
      </w:ins>
      <w:ins w:id="137" w:author="Surjeet" w:date="2001-05-31T12:27:00Z">
        <w:r w:rsidRPr="00CD1A8A">
          <w:rPr>
            <w:rFonts w:ascii="Book Antiqua" w:eastAsia="Times New Roman" w:hAnsi="Book Antiqua" w:cs="Times New Roman"/>
            <w:sz w:val="24"/>
            <w:szCs w:val="20"/>
            <w:lang w:val="en-GB"/>
          </w:rPr>
          <w:t>at</w:t>
        </w:r>
      </w:ins>
      <w:ins w:id="138" w:author="Surjeet" w:date="2001-05-31T12:11:00Z">
        <w:r w:rsidRPr="00CD1A8A">
          <w:rPr>
            <w:rFonts w:ascii="Book Antiqua" w:eastAsia="Times New Roman" w:hAnsi="Book Antiqua" w:cs="Times New Roman"/>
            <w:sz w:val="24"/>
            <w:szCs w:val="20"/>
            <w:lang w:val="en-GB"/>
          </w:rPr>
          <w:t>ion made by the Plaintiff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w:t>
        </w:r>
      </w:ins>
      <w:ins w:id="139" w:author="Surjeet" w:date="2001-05-31T12:13:00Z">
        <w:r w:rsidRPr="00CD1A8A">
          <w:rPr>
            <w:rFonts w:ascii="Book Antiqua" w:eastAsia="Times New Roman" w:hAnsi="Book Antiqua" w:cs="Times New Roman"/>
            <w:sz w:val="24"/>
            <w:szCs w:val="20"/>
            <w:lang w:val="en-GB"/>
          </w:rPr>
          <w:t xml:space="preserve"> and a Mr. </w:t>
        </w:r>
      </w:ins>
      <w:del w:id="140" w:author="Surjeet" w:date="2001-05-31T12:13:00Z">
        <w:r w:rsidRPr="00CD1A8A">
          <w:rPr>
            <w:rFonts w:ascii="Book Antiqua" w:eastAsia="Times New Roman" w:hAnsi="Book Antiqua" w:cs="Times New Roman"/>
            <w:sz w:val="24"/>
            <w:szCs w:val="20"/>
            <w:lang w:val="en-GB"/>
          </w:rPr>
          <w:delText>the execution of the said guarantee by the 2</w:delText>
        </w:r>
        <w:r w:rsidRPr="00CD1A8A">
          <w:rPr>
            <w:rFonts w:ascii="Book Antiqua" w:eastAsia="Times New Roman" w:hAnsi="Book Antiqua" w:cs="Times New Roman"/>
            <w:sz w:val="24"/>
            <w:szCs w:val="20"/>
            <w:vertAlign w:val="superscript"/>
            <w:lang w:val="en-GB"/>
          </w:rPr>
          <w:delText>nd</w:delText>
        </w:r>
        <w:r w:rsidRPr="00CD1A8A">
          <w:rPr>
            <w:rFonts w:ascii="Book Antiqua" w:eastAsia="Times New Roman" w:hAnsi="Book Antiqua" w:cs="Times New Roman"/>
            <w:sz w:val="24"/>
            <w:szCs w:val="20"/>
            <w:lang w:val="en-GB"/>
          </w:rPr>
          <w:delText xml:space="preserve"> and 3</w:delText>
        </w:r>
        <w:r w:rsidRPr="00CD1A8A">
          <w:rPr>
            <w:rFonts w:ascii="Book Antiqua" w:eastAsia="Times New Roman" w:hAnsi="Book Antiqua" w:cs="Times New Roman"/>
            <w:sz w:val="24"/>
            <w:szCs w:val="20"/>
            <w:vertAlign w:val="superscript"/>
            <w:lang w:val="en-GB"/>
          </w:rPr>
          <w:delText>rd</w:delText>
        </w:r>
        <w:r w:rsidRPr="00CD1A8A">
          <w:rPr>
            <w:rFonts w:ascii="Book Antiqua" w:eastAsia="Times New Roman" w:hAnsi="Book Antiqua" w:cs="Times New Roman"/>
            <w:sz w:val="24"/>
            <w:szCs w:val="20"/>
            <w:lang w:val="en-GB"/>
          </w:rPr>
          <w:delText xml:space="preserve"> Defendants and </w:delText>
        </w:r>
      </w:del>
      <w:r w:rsidRPr="00CD1A8A">
        <w:rPr>
          <w:rFonts w:ascii="Book Antiqua" w:eastAsia="Times New Roman" w:hAnsi="Book Antiqua" w:cs="Times New Roman"/>
          <w:sz w:val="24"/>
          <w:szCs w:val="20"/>
          <w:lang w:val="en-GB"/>
        </w:rPr>
        <w:t>NNNN D.NNNN</w:t>
      </w:r>
      <w:ins w:id="141" w:author="Surjeet" w:date="2001-05-31T12:13:00Z">
        <w:r w:rsidRPr="00CD1A8A">
          <w:rPr>
            <w:rFonts w:ascii="Book Antiqua" w:eastAsia="Times New Roman" w:hAnsi="Book Antiqua" w:cs="Times New Roman"/>
            <w:sz w:val="24"/>
            <w:szCs w:val="20"/>
            <w:lang w:val="en-GB"/>
          </w:rPr>
          <w:t>.</w:t>
        </w:r>
      </w:ins>
      <w:r w:rsidRPr="00CD1A8A">
        <w:rPr>
          <w:rFonts w:ascii="Book Antiqua" w:eastAsia="Times New Roman" w:hAnsi="Book Antiqua" w:cs="Times New Roman"/>
          <w:sz w:val="24"/>
          <w:szCs w:val="20"/>
          <w:lang w:val="en-GB"/>
        </w:rPr>
        <w:t xml:space="preserve"> </w:t>
      </w:r>
      <w:del w:id="142" w:author="Surjeet" w:date="2001-05-31T12:13:00Z">
        <w:r w:rsidRPr="00CD1A8A">
          <w:rPr>
            <w:rFonts w:ascii="Book Antiqua" w:eastAsia="Times New Roman" w:hAnsi="Book Antiqua" w:cs="Times New Roman"/>
            <w:sz w:val="24"/>
            <w:szCs w:val="20"/>
            <w:lang w:val="en-GB"/>
          </w:rPr>
          <w:delText xml:space="preserve">was  fraudulently procured. </w:delText>
        </w:r>
      </w:del>
    </w:p>
    <w:p w14:paraId="000E0393"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34ABBE2C"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3BAB786D" w14:textId="77777777" w:rsidR="00CD1A8A" w:rsidRPr="00CD1A8A" w:rsidRDefault="00CD1A8A" w:rsidP="00664A0A">
      <w:pPr>
        <w:keepNext/>
        <w:numPr>
          <w:ilvl w:val="0"/>
          <w:numId w:val="50"/>
        </w:numPr>
        <w:spacing w:after="0" w:line="360" w:lineRule="auto"/>
        <w:ind w:left="720"/>
        <w:jc w:val="center"/>
        <w:outlineLvl w:val="0"/>
        <w:rPr>
          <w:del w:id="143" w:author="Surjeet" w:date="2001-05-30T13:07:00Z"/>
          <w:rFonts w:ascii="Book Antiqua" w:eastAsia="Times New Roman" w:hAnsi="Book Antiqua" w:cs="Times New Roman"/>
          <w:b/>
          <w:sz w:val="24"/>
          <w:szCs w:val="20"/>
          <w:u w:val="single"/>
          <w:lang w:val="en-GB"/>
        </w:rPr>
      </w:pPr>
      <w:del w:id="144" w:author="Surjeet" w:date="2001-05-30T13:07:00Z">
        <w:r w:rsidRPr="00CD1A8A">
          <w:rPr>
            <w:rFonts w:ascii="Book Antiqua" w:eastAsia="Times New Roman" w:hAnsi="Book Antiqua" w:cs="Times New Roman"/>
            <w:b/>
            <w:sz w:val="24"/>
            <w:szCs w:val="20"/>
            <w:u w:val="single"/>
            <w:lang w:val="en-GB"/>
          </w:rPr>
          <w:delText>PARTICULARS OF FRAUD</w:delText>
        </w:r>
      </w:del>
      <w:ins w:id="145" w:author="Surjeet" w:date="2001-05-31T12:13:00Z">
        <w:r w:rsidRPr="00CD1A8A">
          <w:rPr>
            <w:rFonts w:ascii="Book Antiqua" w:eastAsia="Times New Roman" w:hAnsi="Book Antiqua" w:cs="Times New Roman"/>
            <w:b/>
            <w:sz w:val="24"/>
            <w:szCs w:val="20"/>
            <w:u w:val="single"/>
            <w:lang w:val="en-GB"/>
          </w:rPr>
          <w:t>ULENT MISREPRESENTATION</w:t>
        </w:r>
      </w:ins>
      <w:ins w:id="146" w:author="Surjeet" w:date="2001-05-31T12:14:00Z">
        <w:r w:rsidRPr="00CD1A8A">
          <w:rPr>
            <w:rFonts w:ascii="Book Antiqua" w:eastAsia="Times New Roman" w:hAnsi="Book Antiqua" w:cs="Times New Roman"/>
            <w:b/>
            <w:sz w:val="24"/>
            <w:szCs w:val="20"/>
            <w:u w:val="single"/>
            <w:lang w:val="en-GB"/>
          </w:rPr>
          <w:t xml:space="preserve"> </w:t>
        </w:r>
      </w:ins>
      <w:del w:id="147" w:author="Surjeet" w:date="2001-05-30T13:07:00Z">
        <w:r w:rsidRPr="00CD1A8A">
          <w:rPr>
            <w:rFonts w:ascii="Book Antiqua" w:eastAsia="Times New Roman" w:hAnsi="Book Antiqua" w:cs="Times New Roman"/>
            <w:b/>
            <w:sz w:val="24"/>
            <w:szCs w:val="20"/>
            <w:u w:val="single"/>
            <w:lang w:val="en-GB"/>
          </w:rPr>
          <w:delText>ULENT MISREPRESENTATION.</w:delText>
        </w:r>
      </w:del>
    </w:p>
    <w:p w14:paraId="3C37B7ED" w14:textId="77777777" w:rsidR="00CD1A8A" w:rsidRPr="00CD1A8A" w:rsidRDefault="00CD1A8A" w:rsidP="00CD1A8A">
      <w:pPr>
        <w:spacing w:after="0" w:line="360" w:lineRule="auto"/>
        <w:ind w:left="720"/>
        <w:jc w:val="center"/>
        <w:rPr>
          <w:rFonts w:ascii="Book Antiqua" w:eastAsia="Times New Roman" w:hAnsi="Book Antiqua" w:cs="Times New Roman"/>
          <w:b/>
          <w:sz w:val="24"/>
          <w:szCs w:val="20"/>
          <w:u w:val="single"/>
          <w:lang w:val="en-GB"/>
        </w:rPr>
      </w:pPr>
    </w:p>
    <w:p w14:paraId="4097E021" w14:textId="77777777" w:rsidR="00CD1A8A" w:rsidRPr="00CD1A8A" w:rsidRDefault="00CD1A8A" w:rsidP="00664A0A">
      <w:pPr>
        <w:numPr>
          <w:ilvl w:val="0"/>
          <w:numId w:val="3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Well knowing that the mutual agreement at that point in time was to append their signatures to the General Terms and Conditions only, Mr. Ajay Shah presented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w:t>
      </w:r>
    </w:p>
    <w:p w14:paraId="1D7E3472" w14:textId="77777777" w:rsidR="00CD1A8A" w:rsidRPr="00CD1A8A" w:rsidRDefault="00CD1A8A" w:rsidP="00664A0A">
      <w:pPr>
        <w:numPr>
          <w:ilvl w:val="0"/>
          <w:numId w:val="3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Well knowing that no credit facilities had been negotiated or the terms thereof agreed upon, presenting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with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w:t>
      </w:r>
    </w:p>
    <w:p w14:paraId="0DAEC6D2" w14:textId="77777777" w:rsidR="00CD1A8A" w:rsidRPr="00CD1A8A" w:rsidRDefault="00CD1A8A" w:rsidP="00664A0A">
      <w:pPr>
        <w:numPr>
          <w:ilvl w:val="0"/>
          <w:numId w:val="3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Presenting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with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 well knowing that the Plaintiff had not provided any consideration in any way whatsoever to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p>
    <w:p w14:paraId="050E0BC2" w14:textId="77777777" w:rsidR="00CD1A8A" w:rsidRPr="00CD1A8A" w:rsidRDefault="00CD1A8A" w:rsidP="00664A0A">
      <w:pPr>
        <w:numPr>
          <w:ilvl w:val="0"/>
          <w:numId w:val="37"/>
        </w:numPr>
        <w:spacing w:after="0" w:line="360" w:lineRule="auto"/>
        <w:jc w:val="both"/>
        <w:rPr>
          <w:ins w:id="148" w:author="Surjeet" w:date="2001-05-31T12:14: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Well knowing that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had not agreed to provide any personal guarantees, presenting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with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w:t>
      </w:r>
    </w:p>
    <w:p w14:paraId="06E5BE10" w14:textId="77777777" w:rsidR="00CD1A8A" w:rsidRPr="00CD1A8A" w:rsidRDefault="00CD1A8A" w:rsidP="00CD1A8A">
      <w:pPr>
        <w:spacing w:after="0" w:line="360" w:lineRule="auto"/>
        <w:jc w:val="both"/>
        <w:rPr>
          <w:ins w:id="149" w:author="Surjeet" w:date="2001-05-30T13:42:00Z"/>
          <w:rFonts w:ascii="Book Antiqua" w:eastAsia="Times New Roman" w:hAnsi="Book Antiqua" w:cs="Times New Roman"/>
          <w:sz w:val="24"/>
          <w:szCs w:val="20"/>
          <w:lang w:val="en-GB"/>
        </w:rPr>
      </w:pPr>
    </w:p>
    <w:p w14:paraId="36B92236"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accordingly pray  that this Honourable Court do award damages for fraudulent misrepresentation. </w:t>
      </w:r>
    </w:p>
    <w:p w14:paraId="77624682"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1037E1B7" w14:textId="77777777" w:rsidR="00CD1A8A" w:rsidRPr="00CD1A8A" w:rsidRDefault="00CD1A8A" w:rsidP="00664A0A">
      <w:pPr>
        <w:numPr>
          <w:ilvl w:val="0"/>
          <w:numId w:val="36"/>
        </w:numPr>
        <w:spacing w:after="0" w:line="360" w:lineRule="auto"/>
        <w:jc w:val="both"/>
        <w:rPr>
          <w:ins w:id="150" w:author="Surjeet" w:date="2001-05-31T12:17:00Z"/>
          <w:rFonts w:ascii="Book Antiqua" w:eastAsia="Times New Roman" w:hAnsi="Book Antiqua" w:cs="Times New Roman"/>
          <w:sz w:val="24"/>
          <w:szCs w:val="20"/>
          <w:lang w:val="en-GB"/>
        </w:rPr>
      </w:pPr>
      <w:ins w:id="151" w:author="Surjeet" w:date="2001-05-31T12:16:00Z">
        <w:r w:rsidRPr="00CD1A8A">
          <w:rPr>
            <w:rFonts w:ascii="Book Antiqua" w:eastAsia="Times New Roman" w:hAnsi="Book Antiqua" w:cs="Times New Roman"/>
            <w:sz w:val="24"/>
            <w:szCs w:val="20"/>
            <w:lang w:val="en-GB"/>
          </w:rPr>
          <w:t>The 2</w:t>
        </w:r>
      </w:ins>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further  aver  that  in  any  event, the said  Guarantee is in </w:t>
      </w:r>
      <w:ins w:id="152" w:author="Surjeet" w:date="2001-05-31T12:16:00Z">
        <w:r w:rsidRPr="00CD1A8A">
          <w:rPr>
            <w:rFonts w:ascii="Book Antiqua" w:eastAsia="Times New Roman" w:hAnsi="Book Antiqua" w:cs="Times New Roman"/>
            <w:sz w:val="24"/>
            <w:szCs w:val="20"/>
            <w:lang w:val="en-GB"/>
          </w:rPr>
          <w:t>all material respects different in form and substance, from the Personal Guarantees sought to be relied upon by the Plaintiff and enforced as against the</w:t>
        </w:r>
      </w:ins>
      <w:r w:rsidRPr="00CD1A8A">
        <w:rPr>
          <w:rFonts w:ascii="Book Antiqua" w:eastAsia="Times New Roman" w:hAnsi="Book Antiqua" w:cs="Times New Roman"/>
          <w:sz w:val="24"/>
          <w:szCs w:val="20"/>
          <w:lang w:val="en-GB"/>
        </w:rPr>
        <w:t xml:space="preserve">m </w:t>
      </w:r>
      <w:ins w:id="153" w:author="Surjeet" w:date="2001-05-31T12:16:00Z">
        <w:r w:rsidRPr="00CD1A8A">
          <w:rPr>
            <w:rFonts w:ascii="Book Antiqua" w:eastAsia="Times New Roman" w:hAnsi="Book Antiqua" w:cs="Times New Roman"/>
            <w:sz w:val="24"/>
            <w:szCs w:val="20"/>
            <w:lang w:val="en-GB"/>
          </w:rPr>
          <w:t xml:space="preserve"> for reasons</w:t>
        </w:r>
      </w:ins>
      <w:r w:rsidRPr="00CD1A8A">
        <w:rPr>
          <w:rFonts w:ascii="Book Antiqua" w:eastAsia="Times New Roman" w:hAnsi="Book Antiqua" w:cs="Times New Roman"/>
          <w:sz w:val="24"/>
          <w:szCs w:val="20"/>
          <w:lang w:val="en-GB"/>
        </w:rPr>
        <w:t xml:space="preserve">,  </w:t>
      </w:r>
      <w:r w:rsidRPr="00CD1A8A">
        <w:rPr>
          <w:rFonts w:ascii="Book Antiqua" w:eastAsia="Times New Roman" w:hAnsi="Book Antiqua" w:cs="Times New Roman"/>
          <w:i/>
          <w:sz w:val="24"/>
          <w:szCs w:val="20"/>
          <w:lang w:val="en-GB"/>
        </w:rPr>
        <w:t>inter  alia</w:t>
      </w:r>
      <w:r w:rsidRPr="00CD1A8A">
        <w:rPr>
          <w:rFonts w:ascii="Book Antiqua" w:eastAsia="Times New Roman" w:hAnsi="Book Antiqua" w:cs="Times New Roman"/>
          <w:sz w:val="24"/>
          <w:szCs w:val="20"/>
          <w:lang w:val="en-GB"/>
        </w:rPr>
        <w:t xml:space="preserve">, </w:t>
      </w:r>
      <w:ins w:id="154" w:author="Surjeet" w:date="2001-05-31T12:17:00Z">
        <w:r w:rsidRPr="00CD1A8A">
          <w:rPr>
            <w:rFonts w:ascii="Book Antiqua" w:eastAsia="Times New Roman" w:hAnsi="Book Antiqua" w:cs="Times New Roman"/>
            <w:sz w:val="24"/>
            <w:szCs w:val="20"/>
            <w:lang w:val="en-GB"/>
          </w:rPr>
          <w:t>: -</w:t>
        </w:r>
      </w:ins>
    </w:p>
    <w:p w14:paraId="4ADADFF4" w14:textId="77777777" w:rsidR="00CD1A8A" w:rsidRPr="00CD1A8A" w:rsidRDefault="00CD1A8A" w:rsidP="00664A0A">
      <w:pPr>
        <w:numPr>
          <w:ilvl w:val="0"/>
          <w:numId w:val="4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 said Guarantee  is dated </w:t>
      </w:r>
      <w:ins w:id="155" w:author="Surjeet" w:date="2001-05-31T12:17:00Z">
        <w:r w:rsidRPr="00CD1A8A">
          <w:rPr>
            <w:rFonts w:ascii="Book Antiqua" w:eastAsia="Times New Roman" w:hAnsi="Book Antiqua" w:cs="Times New Roman"/>
            <w:sz w:val="24"/>
            <w:szCs w:val="20"/>
            <w:lang w:val="en-GB"/>
          </w:rPr>
          <w:t xml:space="preserve"> 26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w:t>
        </w:r>
      </w:ins>
      <w:r w:rsidRPr="00CD1A8A">
        <w:rPr>
          <w:rFonts w:ascii="Book Antiqua" w:eastAsia="Times New Roman" w:hAnsi="Book Antiqua" w:cs="Times New Roman"/>
          <w:sz w:val="24"/>
          <w:szCs w:val="20"/>
          <w:lang w:val="en-GB"/>
        </w:rPr>
        <w:t xml:space="preserve"> whereas the </w:t>
      </w:r>
      <w:ins w:id="156" w:author="Surjeet" w:date="2001-05-31T12:18:00Z">
        <w:r w:rsidRPr="00CD1A8A">
          <w:rPr>
            <w:rFonts w:ascii="Book Antiqua" w:eastAsia="Times New Roman" w:hAnsi="Book Antiqua" w:cs="Times New Roman"/>
            <w:sz w:val="24"/>
            <w:szCs w:val="20"/>
            <w:lang w:val="en-GB"/>
          </w:rPr>
          <w:t xml:space="preserve">purported Personal Guarantees </w:t>
        </w:r>
      </w:ins>
      <w:r w:rsidRPr="00CD1A8A">
        <w:rPr>
          <w:rFonts w:ascii="Book Antiqua" w:eastAsia="Times New Roman" w:hAnsi="Book Antiqua" w:cs="Times New Roman"/>
          <w:sz w:val="24"/>
          <w:szCs w:val="20"/>
          <w:lang w:val="en-GB"/>
        </w:rPr>
        <w:t xml:space="preserve"> are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w:t>
      </w:r>
    </w:p>
    <w:p w14:paraId="49CE6F81" w14:textId="77777777" w:rsidR="00CD1A8A" w:rsidRPr="00CD1A8A" w:rsidRDefault="00CD1A8A" w:rsidP="00664A0A">
      <w:pPr>
        <w:numPr>
          <w:ilvl w:val="0"/>
          <w:numId w:val="48"/>
        </w:numPr>
        <w:spacing w:after="0" w:line="360" w:lineRule="auto"/>
        <w:jc w:val="both"/>
        <w:rPr>
          <w:ins w:id="157" w:author="Surjeet" w:date="2001-05-31T12:19:00Z"/>
          <w:rFonts w:ascii="Book Antiqua" w:eastAsia="Times New Roman" w:hAnsi="Book Antiqua" w:cs="Times New Roman"/>
          <w:sz w:val="24"/>
          <w:szCs w:val="20"/>
          <w:lang w:val="en-GB"/>
        </w:rPr>
      </w:pPr>
      <w:ins w:id="158" w:author="Surjeet" w:date="2001-05-31T12:19:00Z">
        <w:r w:rsidRPr="00CD1A8A">
          <w:rPr>
            <w:rFonts w:ascii="Book Antiqua" w:eastAsia="Times New Roman" w:hAnsi="Book Antiqua" w:cs="Times New Roman"/>
            <w:sz w:val="24"/>
            <w:szCs w:val="20"/>
            <w:lang w:val="en-GB"/>
          </w:rPr>
          <w:t>The said Guarantees do</w:t>
        </w:r>
      </w:ins>
      <w:r w:rsidRPr="00CD1A8A">
        <w:rPr>
          <w:rFonts w:ascii="Book Antiqua" w:eastAsia="Times New Roman" w:hAnsi="Book Antiqua" w:cs="Times New Roman"/>
          <w:sz w:val="24"/>
          <w:szCs w:val="20"/>
          <w:lang w:val="en-GB"/>
        </w:rPr>
        <w:t xml:space="preserve">es </w:t>
      </w:r>
      <w:ins w:id="159" w:author="Surjeet" w:date="2001-05-31T12:18:00Z">
        <w:r w:rsidRPr="00CD1A8A">
          <w:rPr>
            <w:rFonts w:ascii="Book Antiqua" w:eastAsia="Times New Roman" w:hAnsi="Book Antiqua" w:cs="Times New Roman"/>
            <w:sz w:val="24"/>
            <w:szCs w:val="20"/>
            <w:lang w:val="en-GB"/>
          </w:rPr>
          <w:t xml:space="preserve"> not stipulate </w:t>
        </w:r>
      </w:ins>
      <w:r w:rsidRPr="00CD1A8A">
        <w:rPr>
          <w:rFonts w:ascii="Book Antiqua" w:eastAsia="Times New Roman" w:hAnsi="Book Antiqua" w:cs="Times New Roman"/>
          <w:sz w:val="24"/>
          <w:szCs w:val="20"/>
          <w:lang w:val="en-GB"/>
        </w:rPr>
        <w:t xml:space="preserve">  any  or  the </w:t>
      </w:r>
      <w:ins w:id="160" w:author="Surjeet" w:date="2001-05-31T12:18:00Z">
        <w:r w:rsidRPr="00CD1A8A">
          <w:rPr>
            <w:rFonts w:ascii="Book Antiqua" w:eastAsia="Times New Roman" w:hAnsi="Book Antiqua" w:cs="Times New Roman"/>
            <w:sz w:val="24"/>
            <w:szCs w:val="20"/>
            <w:lang w:val="en-GB"/>
          </w:rPr>
          <w:t xml:space="preserv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purported aggregate maximum liability</w:t>
        </w:r>
      </w:ins>
      <w:r w:rsidRPr="00CD1A8A">
        <w:rPr>
          <w:rFonts w:ascii="Book Antiqua" w:eastAsia="Times New Roman" w:hAnsi="Book Antiqua" w:cs="Times New Roman"/>
          <w:sz w:val="24"/>
          <w:szCs w:val="20"/>
          <w:lang w:val="en-GB"/>
        </w:rPr>
        <w:t xml:space="preserve"> thereunder as </w:t>
      </w:r>
      <w:ins w:id="161" w:author="Surjeet" w:date="2001-05-31T12:19:00Z">
        <w:r w:rsidRPr="00CD1A8A">
          <w:rPr>
            <w:rFonts w:ascii="Book Antiqua" w:eastAsia="Times New Roman" w:hAnsi="Book Antiqua" w:cs="Times New Roman"/>
            <w:sz w:val="24"/>
            <w:szCs w:val="20"/>
            <w:lang w:val="en-GB"/>
          </w:rPr>
          <w:t>K.Shs.50,000,000.00 either as alleged or at all.</w:t>
        </w:r>
      </w:ins>
    </w:p>
    <w:p w14:paraId="0F9875DE" w14:textId="77777777" w:rsidR="00CD1A8A" w:rsidRPr="00CD1A8A" w:rsidRDefault="00CD1A8A" w:rsidP="00664A0A">
      <w:pPr>
        <w:numPr>
          <w:ilvl w:val="0"/>
          <w:numId w:val="4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 said Guarantee runs </w:t>
      </w:r>
      <w:ins w:id="162" w:author="Surjeet" w:date="2001-05-31T12:19:00Z">
        <w:r w:rsidRPr="00CD1A8A">
          <w:rPr>
            <w:rFonts w:ascii="Book Antiqua" w:eastAsia="Times New Roman" w:hAnsi="Book Antiqua" w:cs="Times New Roman"/>
            <w:sz w:val="24"/>
            <w:szCs w:val="20"/>
            <w:lang w:val="en-GB"/>
          </w:rPr>
          <w:t xml:space="preserve"> upto four pages whereas the purported Personal Guarantees sought to be relied upon by the Plaintiff run upto</w:t>
        </w:r>
      </w:ins>
      <w:r w:rsidRPr="00CD1A8A">
        <w:rPr>
          <w:rFonts w:ascii="Book Antiqua" w:eastAsia="Times New Roman" w:hAnsi="Book Antiqua" w:cs="Times New Roman"/>
          <w:sz w:val="24"/>
          <w:szCs w:val="20"/>
          <w:lang w:val="en-GB"/>
        </w:rPr>
        <w:t xml:space="preserve"> 7 </w:t>
      </w:r>
      <w:ins w:id="163" w:author="Surjeet" w:date="2001-05-31T12:20:00Z">
        <w:r w:rsidRPr="00CD1A8A">
          <w:rPr>
            <w:rFonts w:ascii="Book Antiqua" w:eastAsia="Times New Roman" w:hAnsi="Book Antiqua" w:cs="Times New Roman"/>
            <w:sz w:val="24"/>
            <w:szCs w:val="20"/>
            <w:lang w:val="en-GB"/>
          </w:rPr>
          <w:t xml:space="preserve"> pages.</w:t>
        </w:r>
      </w:ins>
    </w:p>
    <w:p w14:paraId="66EE7C7E"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On account of the foregoing matters,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w:t>
      </w:r>
    </w:p>
    <w:p w14:paraId="662AEC7A" w14:textId="77777777"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 xml:space="preserve">they did not execute, and neither did they intend to grant any Personal Guarantees to the Plaintiff. </w:t>
      </w:r>
    </w:p>
    <w:p w14:paraId="17BEE415" w14:textId="77777777"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said Personal Guarantees purportedly executed by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are  null and void and unenforceable for all purposes.</w:t>
      </w:r>
    </w:p>
    <w:p w14:paraId="1140B25A" w14:textId="77777777"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are not liable under the said Personal  Guarantees  either as alleged or at all.</w:t>
      </w:r>
    </w:p>
    <w:p w14:paraId="7A06ED6D" w14:textId="77777777"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A declaration ought to be issued by this Honourable Court to the effect that the purported guarantee is not only null and void and unenforceable, but  that the same should be discharged  and set aside. </w:t>
      </w:r>
    </w:p>
    <w:p w14:paraId="76CF5A6B" w14:textId="77777777"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14:paraId="0BCCA366" w14:textId="77777777"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denies that it is indebted to the Plaintiff in the sum of Kshs. 94,869,743.60 with interest thereon at the rate of 25% per annum as alleged or at all and puts the Plaintiff to strict proof thereof. Without prejudice whatsoever to the foregoing,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avers  that:</w:t>
      </w:r>
    </w:p>
    <w:p w14:paraId="44A54284" w14:textId="77777777" w:rsidR="00CD1A8A" w:rsidRPr="00CD1A8A" w:rsidRDefault="00CD1A8A" w:rsidP="00664A0A">
      <w:pPr>
        <w:numPr>
          <w:ilvl w:val="0"/>
          <w:numId w:val="42"/>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The alleged interest charged by the Plaintiff had never been agreed upon as between the Plaintiff and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p>
    <w:p w14:paraId="12F5A037" w14:textId="77777777" w:rsidR="00CD1A8A" w:rsidRPr="00CD1A8A" w:rsidRDefault="00CD1A8A" w:rsidP="00664A0A">
      <w:pPr>
        <w:numPr>
          <w:ilvl w:val="0"/>
          <w:numId w:val="42"/>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any event, the said rate  of interest  is excessive, oppressive, unconscionable and therefore unenforceable in law;</w:t>
      </w:r>
    </w:p>
    <w:p w14:paraId="741024C9" w14:textId="77777777" w:rsidR="00CD1A8A" w:rsidRPr="00CD1A8A" w:rsidRDefault="00CD1A8A" w:rsidP="00664A0A">
      <w:pPr>
        <w:numPr>
          <w:ilvl w:val="0"/>
          <w:numId w:val="42"/>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amount claimed includes interest which is unmaintainable in law and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prays  that account be taken  and a declaration be issued by this Honourable Court to the effect that  a proper account be furnished by the Plaintiff. </w:t>
      </w:r>
    </w:p>
    <w:p w14:paraId="2A6025D0" w14:textId="77777777" w:rsidR="00CD1A8A" w:rsidRPr="00CD1A8A" w:rsidRDefault="00CD1A8A" w:rsidP="00664A0A">
      <w:pPr>
        <w:numPr>
          <w:ilvl w:val="0"/>
          <w:numId w:val="42"/>
        </w:numPr>
        <w:spacing w:after="0" w:line="360" w:lineRule="auto"/>
        <w:jc w:val="both"/>
        <w:rPr>
          <w:del w:id="164" w:author="Surjeet" w:date="2001-05-31T12:20:00Z"/>
          <w:rFonts w:ascii="Book Antiqua" w:eastAsia="Times New Roman" w:hAnsi="Book Antiqua" w:cs="Times New Roman"/>
          <w:sz w:val="24"/>
          <w:szCs w:val="20"/>
          <w:lang w:val="en-GB"/>
        </w:rPr>
      </w:pPr>
    </w:p>
    <w:p w14:paraId="45975A87" w14:textId="77777777" w:rsidR="00CD1A8A" w:rsidRPr="00CD1A8A" w:rsidRDefault="00CD1A8A" w:rsidP="00CD1A8A">
      <w:pPr>
        <w:spacing w:after="0" w:line="360" w:lineRule="auto"/>
        <w:jc w:val="both"/>
        <w:rPr>
          <w:del w:id="165" w:author="Surjeet" w:date="2001-05-31T12:20:00Z"/>
          <w:rFonts w:ascii="Book Antiqua" w:eastAsia="Times New Roman" w:hAnsi="Book Antiqua" w:cs="Times New Roman"/>
          <w:sz w:val="24"/>
          <w:szCs w:val="20"/>
          <w:lang w:val="en-GB"/>
        </w:rPr>
      </w:pPr>
    </w:p>
    <w:p w14:paraId="5A78CF33" w14:textId="77777777"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10.</w:t>
      </w:r>
      <w:r w:rsidRPr="00CD1A8A">
        <w:rPr>
          <w:rFonts w:ascii="Book Antiqua" w:eastAsia="Times New Roman" w:hAnsi="Book Antiqua" w:cs="Times New Roman"/>
          <w:sz w:val="24"/>
          <w:szCs w:val="20"/>
          <w:lang w:val="en-GB"/>
        </w:rPr>
        <w:tab/>
        <w:t>In response to paragraph 10 of the Plaint,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in view of the matters pleaded hereinabove, they could not act on any of the letters of demand served on them by the Plaintiff.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deny in toto that any guarantee ever crystallised as against them and put the Plaintiff to strict proof thereof.</w:t>
      </w:r>
    </w:p>
    <w:p w14:paraId="67B1AF6B" w14:textId="77777777" w:rsidR="00CD1A8A" w:rsidRPr="00CD1A8A" w:rsidRDefault="00CD1A8A" w:rsidP="00CD1A8A">
      <w:pPr>
        <w:spacing w:after="0" w:line="360" w:lineRule="auto"/>
        <w:ind w:left="720" w:hanging="720"/>
        <w:jc w:val="both"/>
        <w:rPr>
          <w:del w:id="166" w:author="Surjeet" w:date="2001-05-31T12:21:00Z"/>
          <w:rFonts w:ascii="Book Antiqua" w:eastAsia="Times New Roman" w:hAnsi="Book Antiqua" w:cs="Times New Roman"/>
          <w:sz w:val="24"/>
          <w:szCs w:val="20"/>
          <w:lang w:val="en-GB"/>
        </w:rPr>
      </w:pPr>
      <w:del w:id="167" w:author="Surjeet" w:date="2001-05-31T12:21:00Z">
        <w:r w:rsidRPr="00CD1A8A">
          <w:rPr>
            <w:rFonts w:ascii="Book Antiqua" w:eastAsia="Times New Roman" w:hAnsi="Book Antiqua" w:cs="Times New Roman"/>
            <w:sz w:val="24"/>
            <w:szCs w:val="20"/>
            <w:lang w:val="en-GB"/>
          </w:rPr>
          <w:delText xml:space="preserve">In view of the foregoing matters, the Defendants aver that they could act on the demand served on them by the Plaintiff. </w:delText>
        </w:r>
      </w:del>
    </w:p>
    <w:p w14:paraId="26A3782F"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68467485" w14:textId="77777777" w:rsidR="00CD1A8A" w:rsidRPr="00CD1A8A" w:rsidRDefault="00CD1A8A" w:rsidP="00CD1A8A">
      <w:pPr>
        <w:spacing w:after="0" w:line="360" w:lineRule="auto"/>
        <w:ind w:left="720" w:hanging="720"/>
        <w:jc w:val="both"/>
        <w:rPr>
          <w:del w:id="168" w:author="Surjeet" w:date="2001-05-31T12:21:00Z"/>
          <w:rFonts w:ascii="Book Antiqua" w:eastAsia="Times New Roman" w:hAnsi="Book Antiqua" w:cs="Times New Roman"/>
          <w:sz w:val="24"/>
          <w:szCs w:val="20"/>
          <w:lang w:val="en-GB"/>
        </w:rPr>
      </w:pPr>
      <w:del w:id="169" w:author="Surjeet" w:date="2001-05-31T12:21:00Z">
        <w:r w:rsidRPr="00CD1A8A">
          <w:rPr>
            <w:rFonts w:ascii="Book Antiqua" w:eastAsia="Times New Roman" w:hAnsi="Book Antiqua" w:cs="Times New Roman"/>
            <w:sz w:val="24"/>
            <w:szCs w:val="20"/>
            <w:lang w:val="en-GB"/>
          </w:rPr>
          <w:delText>8</w:delText>
        </w:r>
      </w:del>
      <w:ins w:id="170" w:author="Surjeet" w:date="2001-05-31T12:21: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11.</w:t>
      </w:r>
      <w:r w:rsidRPr="00CD1A8A">
        <w:rPr>
          <w:rFonts w:ascii="Book Antiqua" w:eastAsia="Times New Roman" w:hAnsi="Book Antiqua" w:cs="Times New Roman"/>
          <w:sz w:val="24"/>
          <w:szCs w:val="20"/>
          <w:lang w:val="en-GB"/>
        </w:rPr>
        <w:tab/>
        <w:t>The jurisdiction of the Honourable Court is admitted.</w:t>
      </w:r>
    </w:p>
    <w:p w14:paraId="71F0FD29" w14:textId="77777777" w:rsidR="00CD1A8A" w:rsidRPr="00CD1A8A" w:rsidRDefault="00CD1A8A" w:rsidP="00CD1A8A">
      <w:pPr>
        <w:spacing w:after="0" w:line="360" w:lineRule="auto"/>
        <w:ind w:left="720" w:hanging="720"/>
        <w:jc w:val="both"/>
        <w:rPr>
          <w:del w:id="171" w:author="Surjeet" w:date="2001-05-31T12:21:00Z"/>
          <w:rFonts w:ascii="Book Antiqua" w:eastAsia="Times New Roman" w:hAnsi="Book Antiqua" w:cs="Times New Roman"/>
          <w:sz w:val="24"/>
          <w:szCs w:val="20"/>
          <w:lang w:val="en-GB"/>
        </w:rPr>
      </w:pPr>
    </w:p>
    <w:p w14:paraId="452D0ED9" w14:textId="77777777"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9</w:t>
      </w:r>
      <w:ins w:id="172" w:author="Surjeet" w:date="2001-05-31T12:23:00Z">
        <w:r w:rsidRPr="00CD1A8A">
          <w:rPr>
            <w:rFonts w:ascii="Book Antiqua" w:eastAsia="Times New Roman" w:hAnsi="Book Antiqua" w:cs="Times New Roman"/>
            <w:sz w:val="24"/>
            <w:szCs w:val="20"/>
            <w:lang w:val="en-GB"/>
          </w:rPr>
          <w:t xml:space="preserve"> </w:t>
        </w:r>
      </w:ins>
    </w:p>
    <w:p w14:paraId="6C9F6588" w14:textId="77777777"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 xml:space="preserve"> </w:t>
      </w:r>
    </w:p>
    <w:p w14:paraId="3A071648" w14:textId="77777777" w:rsidR="00CD1A8A" w:rsidRPr="00CD1A8A" w:rsidRDefault="00CD1A8A" w:rsidP="00CD1A8A">
      <w:pPr>
        <w:spacing w:after="0" w:line="360" w:lineRule="auto"/>
        <w:ind w:left="720" w:hanging="720"/>
        <w:jc w:val="both"/>
        <w:rPr>
          <w:ins w:id="173" w:author="Surjeet" w:date="2001-05-31T12:22:00Z"/>
          <w:rFonts w:ascii="Book Antiqua" w:eastAsia="Times New Roman" w:hAnsi="Book Antiqua" w:cs="Times New Roman"/>
          <w:sz w:val="24"/>
          <w:szCs w:val="20"/>
          <w:lang w:val="en-GB"/>
        </w:rPr>
      </w:pPr>
      <w:ins w:id="174" w:author="Surjeet" w:date="2001-05-31T12:21:00Z">
        <w:r w:rsidRPr="00CD1A8A">
          <w:rPr>
            <w:rFonts w:ascii="Book Antiqua" w:eastAsia="Times New Roman" w:hAnsi="Book Antiqua" w:cs="Times New Roman"/>
            <w:sz w:val="24"/>
            <w:szCs w:val="20"/>
            <w:lang w:val="en-GB"/>
          </w:rPr>
          <w:t>1</w:t>
        </w:r>
      </w:ins>
      <w:r w:rsidRPr="00CD1A8A">
        <w:rPr>
          <w:rFonts w:ascii="Book Antiqua" w:eastAsia="Times New Roman" w:hAnsi="Book Antiqua" w:cs="Times New Roman"/>
          <w:sz w:val="24"/>
          <w:szCs w:val="20"/>
          <w:lang w:val="en-GB"/>
        </w:rPr>
        <w:t>2.</w:t>
      </w:r>
      <w:r w:rsidRPr="00CD1A8A">
        <w:rPr>
          <w:rFonts w:ascii="Book Antiqua" w:eastAsia="Times New Roman" w:hAnsi="Book Antiqua" w:cs="Times New Roman"/>
          <w:sz w:val="24"/>
          <w:szCs w:val="20"/>
          <w:lang w:val="en-GB"/>
        </w:rPr>
        <w:tab/>
        <w:t>In view of the foregoing matters, the Defendants aver that the Plaintiff is not entitled to any of the reliefs sought in the Plaint or at all.</w:t>
      </w:r>
      <w:ins w:id="175" w:author="Surjeet" w:date="2001-05-31T12:21:00Z">
        <w:r w:rsidRPr="00CD1A8A">
          <w:rPr>
            <w:rFonts w:ascii="Book Antiqua" w:eastAsia="Times New Roman" w:hAnsi="Book Antiqua" w:cs="Times New Roman"/>
            <w:sz w:val="24"/>
            <w:szCs w:val="20"/>
            <w:lang w:val="en-GB"/>
          </w:rPr>
          <w:t xml:space="preserve">  Further the Defendants aver that for the foregoing reasons no action can lie against the Defendants either on the purported Guarantees or at all.</w:t>
        </w:r>
      </w:ins>
      <w:del w:id="176" w:author="Surjeet" w:date="2001-05-31T12:21:00Z">
        <w:r w:rsidRPr="00CD1A8A">
          <w:rPr>
            <w:rFonts w:ascii="Book Antiqua" w:eastAsia="Times New Roman" w:hAnsi="Book Antiqua" w:cs="Times New Roman"/>
            <w:sz w:val="24"/>
            <w:szCs w:val="20"/>
            <w:lang w:val="en-GB"/>
          </w:rPr>
          <w:delText>10</w:delText>
        </w:r>
      </w:del>
    </w:p>
    <w:p w14:paraId="3CEE9602" w14:textId="77777777"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p>
    <w:p w14:paraId="27FD9A01" w14:textId="77777777" w:rsidR="00CD1A8A" w:rsidRPr="00CD1A8A" w:rsidRDefault="00CD1A8A" w:rsidP="00664A0A">
      <w:pPr>
        <w:keepNext/>
        <w:numPr>
          <w:ilvl w:val="0"/>
          <w:numId w:val="50"/>
        </w:numPr>
        <w:spacing w:after="0" w:line="360" w:lineRule="auto"/>
        <w:ind w:left="1440" w:firstLine="720"/>
        <w:jc w:val="both"/>
        <w:outlineLvl w:val="3"/>
        <w:rPr>
          <w:rFonts w:ascii="Book Antiqua" w:eastAsia="Times New Roman" w:hAnsi="Book Antiqua" w:cs="Times New Roman"/>
          <w:b/>
          <w:sz w:val="24"/>
          <w:szCs w:val="20"/>
          <w:u w:val="single"/>
        </w:rPr>
      </w:pPr>
      <w:r w:rsidRPr="00CD1A8A">
        <w:rPr>
          <w:rFonts w:ascii="Book Antiqua" w:eastAsia="Times New Roman" w:hAnsi="Book Antiqua" w:cs="Times New Roman"/>
          <w:b/>
          <w:sz w:val="24"/>
          <w:szCs w:val="20"/>
          <w:u w:val="single"/>
        </w:rPr>
        <w:t>COUNTERCLAIM</w:t>
      </w:r>
    </w:p>
    <w:p w14:paraId="4709D295" w14:textId="77777777" w:rsidR="00CD1A8A" w:rsidRPr="00CD1A8A" w:rsidRDefault="00CD1A8A" w:rsidP="00664A0A">
      <w:pPr>
        <w:numPr>
          <w:ilvl w:val="0"/>
          <w:numId w:val="4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repeat and reiterate the contents paragraphs 2 to 12 hereinabove.</w:t>
      </w:r>
    </w:p>
    <w:p w14:paraId="5EE07D23" w14:textId="77777777" w:rsidR="00CD1A8A" w:rsidRPr="00CD1A8A" w:rsidRDefault="00CD1A8A" w:rsidP="00664A0A">
      <w:pPr>
        <w:numPr>
          <w:ilvl w:val="0"/>
          <w:numId w:val="4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aver that Mr. Ajay Shah representing the Plaintiff fraudulently procured  from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the signatures appended by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on the said Guarantee. In this  regard, the Defendants reiterate the  entire  particulars of Fraudulent  Misrepresentation  as  set  out  in paragraph 6  above. </w:t>
      </w:r>
    </w:p>
    <w:p w14:paraId="652D8DD7"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And  the Defendants claim damages against the Plaintiff for fraudulent misrepresentation.</w:t>
      </w:r>
    </w:p>
    <w:p w14:paraId="1FA7610D" w14:textId="77777777" w:rsidR="00CD1A8A" w:rsidRPr="00CD1A8A" w:rsidRDefault="00CD1A8A" w:rsidP="00664A0A">
      <w:pPr>
        <w:numPr>
          <w:ilvl w:val="0"/>
          <w:numId w:val="44"/>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aver that the Plaintiff fraudulently procured, through means  unknown to the Defendants,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signatures  and  had  the  same  endorsed  on the purported  Personal Guarantees. </w:t>
      </w:r>
    </w:p>
    <w:p w14:paraId="7342F16F"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And  the Defendants claim damages against the Plaintiff for fraud.</w:t>
      </w:r>
    </w:p>
    <w:p w14:paraId="6A3514A0" w14:textId="77777777" w:rsidR="00CD1A8A" w:rsidRPr="00CD1A8A" w:rsidRDefault="00CD1A8A" w:rsidP="00664A0A">
      <w:pPr>
        <w:numPr>
          <w:ilvl w:val="0"/>
          <w:numId w:val="44"/>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The Plaintiff has charged interest that has neither been agreed upon nor acceptable in commercial practice.  The Defendants aver  that the rate charged is excessive, oppressive, unconscionable and the same  therefore not maintainable in law. </w:t>
      </w:r>
    </w:p>
    <w:p w14:paraId="11652E25"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Accordingly, the Defendants pray the a declaration be granted that a proper account be furnished.</w:t>
      </w:r>
    </w:p>
    <w:p w14:paraId="71A80A1F" w14:textId="77777777" w:rsidR="00CD1A8A" w:rsidRPr="00CD1A8A" w:rsidRDefault="00CD1A8A" w:rsidP="00664A0A">
      <w:pPr>
        <w:numPr>
          <w:ilvl w:val="0"/>
          <w:numId w:val="44"/>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By reason of the foregoing matters, the Defendants have suffered loss and damage.</w:t>
      </w:r>
    </w:p>
    <w:p w14:paraId="56992871" w14:textId="77777777" w:rsidR="00CD1A8A" w:rsidRPr="00CD1A8A" w:rsidRDefault="00CD1A8A" w:rsidP="00664A0A">
      <w:pPr>
        <w:numPr>
          <w:ilvl w:val="0"/>
          <w:numId w:val="44"/>
        </w:numPr>
        <w:spacing w:after="0" w:line="36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sz w:val="24"/>
          <w:szCs w:val="20"/>
          <w:lang w:val="en-GB"/>
        </w:rPr>
        <w:lastRenderedPageBreak/>
        <w:t xml:space="preserve">The Defendants aver that there is no other suit and there have been no previous proceedings in any Court between the Plaintiff and the Defendant in respect  </w:t>
      </w:r>
      <w:ins w:id="177" w:author="Surjeet" w:date="2001-05-31T12:24:00Z">
        <w:r w:rsidRPr="00CD1A8A">
          <w:rPr>
            <w:rFonts w:ascii="Book Antiqua" w:eastAsia="Times New Roman" w:hAnsi="Book Antiqua" w:cs="Times New Roman"/>
            <w:sz w:val="24"/>
            <w:szCs w:val="20"/>
            <w:lang w:val="en-GB"/>
          </w:rPr>
          <w:t>of the</w:t>
        </w:r>
      </w:ins>
      <w:ins w:id="178" w:author="Surjeet" w:date="2001-05-31T12:23:00Z">
        <w:r w:rsidRPr="00CD1A8A">
          <w:rPr>
            <w:rFonts w:ascii="Book Antiqua" w:eastAsia="Times New Roman" w:hAnsi="Book Antiqua" w:cs="Times New Roman"/>
            <w:sz w:val="24"/>
            <w:szCs w:val="20"/>
            <w:lang w:val="en-GB"/>
          </w:rPr>
          <w:t xml:space="preserve"> </w:t>
        </w:r>
      </w:ins>
      <w:ins w:id="179" w:author="Surjeet" w:date="2001-05-31T12:24:00Z">
        <w:r w:rsidRPr="00CD1A8A">
          <w:rPr>
            <w:rFonts w:ascii="Book Antiqua" w:eastAsia="Times New Roman" w:hAnsi="Book Antiqua" w:cs="Times New Roman"/>
            <w:sz w:val="24"/>
            <w:szCs w:val="20"/>
            <w:lang w:val="en-GB"/>
          </w:rPr>
          <w:t>subject matter of this suit.</w:t>
        </w:r>
      </w:ins>
    </w:p>
    <w:p w14:paraId="4CB16785" w14:textId="77777777" w:rsidR="00CD1A8A" w:rsidRPr="00CD1A8A" w:rsidRDefault="00CD1A8A" w:rsidP="00CD1A8A">
      <w:pPr>
        <w:spacing w:after="0" w:line="360" w:lineRule="auto"/>
        <w:jc w:val="both"/>
        <w:rPr>
          <w:rFonts w:ascii="Book Antiqua" w:eastAsia="Times New Roman" w:hAnsi="Book Antiqua" w:cs="Times New Roman"/>
          <w:b/>
          <w:sz w:val="24"/>
          <w:szCs w:val="20"/>
          <w:u w:val="single"/>
        </w:rPr>
      </w:pPr>
    </w:p>
    <w:p w14:paraId="4CDD2571" w14:textId="77777777" w:rsidR="00CD1A8A" w:rsidRPr="00CD1A8A" w:rsidRDefault="00CD1A8A" w:rsidP="00CD1A8A">
      <w:pPr>
        <w:spacing w:after="0" w:line="360" w:lineRule="auto"/>
        <w:jc w:val="both"/>
        <w:rPr>
          <w:rFonts w:ascii="Book Antiqua" w:eastAsia="Times New Roman" w:hAnsi="Book Antiqua" w:cs="Times New Roman"/>
          <w:sz w:val="24"/>
          <w:szCs w:val="20"/>
        </w:rPr>
      </w:pPr>
      <w:r w:rsidRPr="00CD1A8A">
        <w:rPr>
          <w:rFonts w:ascii="Book Antiqua" w:eastAsia="Times New Roman" w:hAnsi="Book Antiqua" w:cs="Times New Roman"/>
          <w:b/>
          <w:sz w:val="24"/>
          <w:szCs w:val="20"/>
          <w:u w:val="single"/>
        </w:rPr>
        <w:t>REASONS WHEREFORE</w:t>
      </w:r>
      <w:r w:rsidRPr="00CD1A8A">
        <w:rPr>
          <w:rFonts w:ascii="Book Antiqua" w:eastAsia="Times New Roman" w:hAnsi="Book Antiqua" w:cs="Times New Roman"/>
          <w:sz w:val="24"/>
          <w:szCs w:val="20"/>
        </w:rPr>
        <w:t xml:space="preserve"> the Defendants pray:-</w:t>
      </w:r>
    </w:p>
    <w:p w14:paraId="5AF24EDE" w14:textId="77777777" w:rsidR="00CD1A8A" w:rsidRPr="00CD1A8A" w:rsidRDefault="00CD1A8A" w:rsidP="00CD1A8A">
      <w:pPr>
        <w:spacing w:after="0" w:line="360" w:lineRule="auto"/>
        <w:jc w:val="both"/>
        <w:rPr>
          <w:rFonts w:ascii="Book Antiqua" w:eastAsia="Times New Roman" w:hAnsi="Book Antiqua" w:cs="Times New Roman"/>
          <w:sz w:val="24"/>
          <w:szCs w:val="20"/>
        </w:rPr>
      </w:pPr>
    </w:p>
    <w:p w14:paraId="1CC88D4B" w14:textId="77777777"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this Honourable Court do find and declare that:-</w:t>
      </w:r>
      <w:del w:id="180" w:author="Surjeet" w:date="2001-05-31T12:27:00Z">
        <w:r w:rsidRPr="00CD1A8A">
          <w:rPr>
            <w:rFonts w:ascii="Book Antiqua" w:eastAsia="Times New Roman" w:hAnsi="Book Antiqua" w:cs="Times New Roman"/>
            <w:sz w:val="24"/>
            <w:szCs w:val="20"/>
            <w:lang w:val="en-GB"/>
          </w:rPr>
          <w:delText>:-</w:delText>
        </w:r>
      </w:del>
    </w:p>
    <w:p w14:paraId="54E12646" w14:textId="77777777" w:rsidR="00CD1A8A" w:rsidRPr="00CD1A8A" w:rsidRDefault="00CD1A8A" w:rsidP="00CD1A8A">
      <w:pPr>
        <w:spacing w:after="0" w:line="360" w:lineRule="auto"/>
        <w:jc w:val="both"/>
        <w:rPr>
          <w:rFonts w:ascii="Book Antiqua" w:eastAsia="Times New Roman" w:hAnsi="Book Antiqua" w:cs="Times New Roman"/>
          <w:sz w:val="24"/>
          <w:szCs w:val="20"/>
        </w:rPr>
      </w:pPr>
    </w:p>
    <w:p w14:paraId="5C8635D4" w14:textId="77777777"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 respectively,  never  agreed execute  any Personal  Guarantees in  favour  of  the Plaintiff. </w:t>
      </w:r>
    </w:p>
    <w:p w14:paraId="23CBDD29" w14:textId="77777777"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never  executed any or  the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in  favour  of  the Plaintiff.  </w:t>
      </w:r>
    </w:p>
    <w:p w14:paraId="5EF02AE2" w14:textId="77777777" w:rsidR="00CD1A8A" w:rsidRPr="00CD1A8A" w:rsidRDefault="00CD1A8A" w:rsidP="00664A0A">
      <w:pPr>
        <w:numPr>
          <w:ilvl w:val="0"/>
          <w:numId w:val="43"/>
        </w:numPr>
        <w:spacing w:after="0" w:line="360" w:lineRule="auto"/>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purported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were fraudulently  procured  by  the Plaintiff </w:t>
      </w:r>
    </w:p>
    <w:p w14:paraId="3EAA1AC2" w14:textId="77777777"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purported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are in  all the  circumstances  of  this  case,   null ,  void  and unenforceable  against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w:t>
      </w:r>
    </w:p>
    <w:p w14:paraId="1ED16B95" w14:textId="77777777"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execution of the  Guarantee   annexed  to the General  Terms and  Conditions  on  26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(“the said  Guarantee”)   was  not  a deed of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w:t>
      </w:r>
    </w:p>
    <w:p w14:paraId="6318E435" w14:textId="77777777"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said Guarantee is  therefore  null, void and unenforceable for all purposes.</w:t>
      </w:r>
    </w:p>
    <w:p w14:paraId="4CF79E1E"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5279CF12" w14:textId="77777777"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General Damages be awarded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for the Plaintiff’s  fraudulent misrepresentation. </w:t>
      </w:r>
    </w:p>
    <w:p w14:paraId="2609CE24" w14:textId="77777777"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this  Honourable  court do  order  the Plaintiff  to render  to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  true,  full  and comprehensive  account. </w:t>
      </w:r>
    </w:p>
    <w:p w14:paraId="6136046E" w14:textId="77777777"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That the  Plaintiff’s  suit  against  the Defendants  be  dismissed with costs  to the Defendants  for  such period  of  time and at  such rate as  the  Court  may  determine. </w:t>
      </w:r>
    </w:p>
    <w:p w14:paraId="7054E97E" w14:textId="77777777"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 xml:space="preserve">That the   Defendants  be  awarded the costs of the Counter-claim together with interest thereon at such rate and for such period of time as this Honourable Court may deem fit to order </w:t>
      </w:r>
    </w:p>
    <w:p w14:paraId="048E7872" w14:textId="77777777"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any such other or further relief as this Honourable Court may deem appropriate to be made .</w:t>
      </w:r>
    </w:p>
    <w:p w14:paraId="68AF4FA7"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288FBA3F"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b/>
          <w:sz w:val="24"/>
          <w:szCs w:val="20"/>
          <w:u w:val="single"/>
          <w:lang w:val="en-GB"/>
        </w:rPr>
        <w:t>DATED</w:t>
      </w:r>
      <w:r w:rsidRPr="00CD1A8A">
        <w:rPr>
          <w:rFonts w:ascii="Book Antiqua" w:eastAsia="Times New Roman" w:hAnsi="Book Antiqua" w:cs="Times New Roman"/>
          <w:sz w:val="24"/>
          <w:szCs w:val="20"/>
          <w:lang w:val="en-GB"/>
        </w:rPr>
        <w:t xml:space="preserve"> at Nairobi this                     da</w:t>
      </w:r>
      <w:r w:rsidR="007E733E">
        <w:rPr>
          <w:rFonts w:ascii="Book Antiqua" w:eastAsia="Times New Roman" w:hAnsi="Book Antiqua" w:cs="Times New Roman"/>
          <w:sz w:val="24"/>
          <w:szCs w:val="20"/>
          <w:lang w:val="en-GB"/>
        </w:rPr>
        <w:t xml:space="preserve">y of                  </w:t>
      </w:r>
      <w:r w:rsidR="007E733E">
        <w:rPr>
          <w:rFonts w:ascii="Book Antiqua" w:eastAsia="Times New Roman" w:hAnsi="Book Antiqua" w:cs="Times New Roman"/>
          <w:sz w:val="24"/>
          <w:szCs w:val="20"/>
          <w:lang w:val="en-GB"/>
        </w:rPr>
        <w:tab/>
      </w:r>
      <w:r w:rsidR="007E733E">
        <w:rPr>
          <w:rFonts w:ascii="Book Antiqua" w:eastAsia="Times New Roman" w:hAnsi="Book Antiqua" w:cs="Times New Roman"/>
          <w:sz w:val="24"/>
          <w:szCs w:val="20"/>
          <w:lang w:val="en-GB"/>
        </w:rPr>
        <w:tab/>
        <w:t xml:space="preserve">    2014</w:t>
      </w:r>
      <w:r w:rsidRPr="00CD1A8A">
        <w:rPr>
          <w:rFonts w:ascii="Book Antiqua" w:eastAsia="Times New Roman" w:hAnsi="Book Antiqua" w:cs="Times New Roman"/>
          <w:sz w:val="24"/>
          <w:szCs w:val="20"/>
          <w:lang w:val="en-GB"/>
        </w:rPr>
        <w:t>.</w:t>
      </w:r>
    </w:p>
    <w:p w14:paraId="2CE8D10A" w14:textId="77777777" w:rsidR="00CD1A8A" w:rsidRPr="00CD1A8A" w:rsidRDefault="00CD1A8A" w:rsidP="00CD1A8A">
      <w:pPr>
        <w:keepNext/>
        <w:spacing w:after="0" w:line="360" w:lineRule="auto"/>
        <w:jc w:val="both"/>
        <w:outlineLvl w:val="4"/>
        <w:rPr>
          <w:rFonts w:ascii="Book Antiqua" w:eastAsia="Times New Roman" w:hAnsi="Book Antiqua" w:cs="Times New Roman"/>
          <w:b/>
          <w:sz w:val="24"/>
          <w:szCs w:val="20"/>
        </w:rPr>
      </w:pPr>
    </w:p>
    <w:p w14:paraId="7AA8316A" w14:textId="77777777" w:rsidR="00CD1A8A" w:rsidRPr="00CD1A8A" w:rsidRDefault="00CD1A8A" w:rsidP="00CD1A8A">
      <w:pPr>
        <w:keepNext/>
        <w:spacing w:after="0" w:line="360" w:lineRule="auto"/>
        <w:jc w:val="both"/>
        <w:outlineLvl w:val="4"/>
        <w:rPr>
          <w:rFonts w:ascii="Book Antiqua" w:eastAsia="Times New Roman" w:hAnsi="Book Antiqua" w:cs="Times New Roman"/>
          <w:b/>
          <w:sz w:val="24"/>
          <w:szCs w:val="20"/>
        </w:rPr>
      </w:pPr>
    </w:p>
    <w:p w14:paraId="217CA5F9" w14:textId="77777777" w:rsidR="00CD1A8A" w:rsidRPr="00CD1A8A" w:rsidRDefault="00CD1A8A" w:rsidP="00CD1A8A">
      <w:pPr>
        <w:keepNext/>
        <w:spacing w:after="0" w:line="360" w:lineRule="auto"/>
        <w:jc w:val="center"/>
        <w:outlineLvl w:val="4"/>
        <w:rPr>
          <w:rFonts w:ascii="Book Antiqua" w:eastAsia="Times New Roman" w:hAnsi="Book Antiqua" w:cs="Times New Roman"/>
          <w:b/>
          <w:sz w:val="24"/>
          <w:szCs w:val="20"/>
        </w:rPr>
      </w:pPr>
    </w:p>
    <w:p w14:paraId="45F7FBAD" w14:textId="77777777" w:rsidR="00CD1A8A" w:rsidRPr="00CD1A8A" w:rsidRDefault="00CD1A8A" w:rsidP="00CD1A8A">
      <w:pPr>
        <w:keepNext/>
        <w:spacing w:after="0" w:line="360" w:lineRule="auto"/>
        <w:jc w:val="center"/>
        <w:outlineLvl w:val="4"/>
        <w:rPr>
          <w:rFonts w:ascii="Book Antiqua" w:eastAsia="Times New Roman" w:hAnsi="Book Antiqua" w:cs="Times New Roman"/>
          <w:b/>
          <w:sz w:val="24"/>
          <w:szCs w:val="20"/>
        </w:rPr>
      </w:pPr>
      <w:r w:rsidRPr="00CD1A8A">
        <w:rPr>
          <w:rFonts w:ascii="Book Antiqua" w:eastAsia="Times New Roman" w:hAnsi="Book Antiqua" w:cs="Times New Roman"/>
          <w:b/>
          <w:sz w:val="24"/>
          <w:szCs w:val="20"/>
        </w:rPr>
        <w:t>,,,,,,, &amp; COMPANY</w:t>
      </w:r>
    </w:p>
    <w:p w14:paraId="557EFADB" w14:textId="77777777" w:rsidR="00CD1A8A" w:rsidRPr="00CD1A8A" w:rsidRDefault="00CD1A8A" w:rsidP="00664A0A">
      <w:pPr>
        <w:keepNext/>
        <w:numPr>
          <w:ilvl w:val="0"/>
          <w:numId w:val="50"/>
        </w:numPr>
        <w:spacing w:after="0" w:line="360" w:lineRule="auto"/>
        <w:jc w:val="center"/>
        <w:outlineLvl w:val="3"/>
        <w:rPr>
          <w:rFonts w:ascii="Book Antiqua" w:eastAsia="Times New Roman" w:hAnsi="Book Antiqua" w:cs="Times New Roman"/>
          <w:b/>
          <w:sz w:val="24"/>
          <w:szCs w:val="20"/>
          <w:u w:val="single"/>
        </w:rPr>
      </w:pPr>
      <w:r w:rsidRPr="00CD1A8A">
        <w:rPr>
          <w:rFonts w:ascii="Book Antiqua" w:eastAsia="Times New Roman" w:hAnsi="Book Antiqua" w:cs="Times New Roman"/>
          <w:b/>
          <w:sz w:val="24"/>
          <w:szCs w:val="20"/>
          <w:u w:val="single"/>
        </w:rPr>
        <w:t xml:space="preserve">ADVOCATES FOR THE DEFENDANTS </w:t>
      </w:r>
    </w:p>
    <w:p w14:paraId="036A89B1" w14:textId="77777777"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p>
    <w:p w14:paraId="2930EE85" w14:textId="77777777"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p>
    <w:p w14:paraId="553B2607" w14:textId="77777777"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DRAWN &amp; FILED BY:-</w:t>
      </w:r>
    </w:p>
    <w:p w14:paraId="592EBFD8" w14:textId="77777777" w:rsidR="00CD1A8A" w:rsidRPr="00CD1A8A" w:rsidRDefault="00CD1A8A" w:rsidP="00CD1A8A">
      <w:pPr>
        <w:keepNext/>
        <w:spacing w:after="0" w:line="240" w:lineRule="auto"/>
        <w:jc w:val="both"/>
        <w:outlineLvl w:val="4"/>
        <w:rPr>
          <w:rFonts w:ascii="Book Antiqua" w:eastAsia="Times New Roman" w:hAnsi="Book Antiqua" w:cs="Times New Roman"/>
          <w:sz w:val="24"/>
          <w:szCs w:val="20"/>
        </w:rPr>
      </w:pPr>
      <w:r w:rsidRPr="00CD1A8A">
        <w:rPr>
          <w:rFonts w:ascii="Book Antiqua" w:eastAsia="Times New Roman" w:hAnsi="Book Antiqua" w:cs="Times New Roman"/>
          <w:sz w:val="24"/>
          <w:szCs w:val="20"/>
        </w:rPr>
        <w:t>,,,,,,, &amp; Company</w:t>
      </w:r>
    </w:p>
    <w:p w14:paraId="7182B17C"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Advocates</w:t>
      </w:r>
    </w:p>
    <w:p w14:paraId="3DDFD117"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t>
      </w:r>
    </w:p>
    <w:p w14:paraId="4E6540B0"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Arboretum Drive</w:t>
      </w:r>
    </w:p>
    <w:p w14:paraId="1D6F77E8"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P.O. Box ,,,,,,,</w:t>
      </w:r>
    </w:p>
    <w:p w14:paraId="5857BC32" w14:textId="77777777" w:rsidR="00CD1A8A" w:rsidRPr="00CD1A8A" w:rsidRDefault="00CD1A8A" w:rsidP="00664A0A">
      <w:pPr>
        <w:keepNext/>
        <w:numPr>
          <w:ilvl w:val="0"/>
          <w:numId w:val="50"/>
        </w:numPr>
        <w:spacing w:after="0" w:line="240" w:lineRule="auto"/>
        <w:jc w:val="both"/>
        <w:outlineLvl w:val="3"/>
        <w:rPr>
          <w:rFonts w:ascii="Book Antiqua" w:eastAsia="Times New Roman" w:hAnsi="Book Antiqua" w:cs="Times New Roman"/>
          <w:b/>
          <w:sz w:val="24"/>
          <w:szCs w:val="20"/>
        </w:rPr>
      </w:pPr>
      <w:r w:rsidRPr="00CD1A8A">
        <w:rPr>
          <w:rFonts w:ascii="Book Antiqua" w:eastAsia="Times New Roman" w:hAnsi="Book Antiqua" w:cs="Times New Roman"/>
          <w:b/>
          <w:sz w:val="24"/>
          <w:szCs w:val="20"/>
          <w:u w:val="single"/>
        </w:rPr>
        <w:t>NAIROBI</w:t>
      </w:r>
      <w:r w:rsidRPr="00CD1A8A">
        <w:rPr>
          <w:rFonts w:ascii="Book Antiqua" w:eastAsia="Times New Roman" w:hAnsi="Book Antiqua" w:cs="Times New Roman"/>
          <w:sz w:val="24"/>
          <w:szCs w:val="20"/>
          <w:u w:val="single"/>
        </w:rPr>
        <w:t xml:space="preserve"> </w:t>
      </w:r>
      <w:r w:rsidRPr="00CD1A8A">
        <w:rPr>
          <w:rFonts w:ascii="Book Antiqua" w:eastAsia="Times New Roman" w:hAnsi="Book Antiqua" w:cs="Times New Roman"/>
          <w:sz w:val="24"/>
          <w:szCs w:val="20"/>
        </w:rPr>
        <w:t xml:space="preserve"> </w:t>
      </w:r>
      <w:r w:rsidRPr="00CD1A8A">
        <w:rPr>
          <w:rFonts w:ascii="Book Antiqua" w:eastAsia="Times New Roman" w:hAnsi="Book Antiqua" w:cs="Times New Roman"/>
          <w:sz w:val="24"/>
          <w:szCs w:val="20"/>
        </w:rPr>
        <w:tab/>
      </w:r>
      <w:r w:rsidRPr="00CD1A8A">
        <w:rPr>
          <w:rFonts w:ascii="Book Antiqua" w:eastAsia="Times New Roman" w:hAnsi="Book Antiqua" w:cs="Times New Roman"/>
          <w:sz w:val="24"/>
          <w:szCs w:val="20"/>
        </w:rPr>
        <w:tab/>
      </w:r>
      <w:r w:rsidRPr="00CD1A8A">
        <w:rPr>
          <w:rFonts w:ascii="Book Antiqua" w:eastAsia="Times New Roman" w:hAnsi="Book Antiqua" w:cs="Times New Roman"/>
          <w:sz w:val="24"/>
          <w:szCs w:val="20"/>
        </w:rPr>
        <w:tab/>
        <w:t xml:space="preserve">) </w:t>
      </w:r>
    </w:p>
    <w:p w14:paraId="38DBBDDB" w14:textId="77777777"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p>
    <w:p w14:paraId="610F3F6A" w14:textId="77777777"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TO BE SERVED UPON:-</w:t>
      </w:r>
    </w:p>
    <w:p w14:paraId="2100C2F1"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Bruce House</w:t>
      </w:r>
    </w:p>
    <w:p w14:paraId="35434D93"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Standard Street</w:t>
      </w:r>
      <w:r w:rsidRPr="00CD1A8A">
        <w:rPr>
          <w:rFonts w:ascii="Book Antiqua" w:eastAsia="Times New Roman" w:hAnsi="Book Antiqua" w:cs="Times New Roman"/>
          <w:sz w:val="24"/>
          <w:szCs w:val="20"/>
          <w:lang w:val="en-GB"/>
        </w:rPr>
        <w:tab/>
      </w:r>
      <w:r w:rsidRPr="00CD1A8A">
        <w:rPr>
          <w:rFonts w:ascii="Book Antiqua" w:eastAsia="Times New Roman" w:hAnsi="Book Antiqua" w:cs="Times New Roman"/>
          <w:sz w:val="24"/>
          <w:szCs w:val="20"/>
          <w:lang w:val="en-GB"/>
        </w:rPr>
        <w:tab/>
        <w:t>()</w:t>
      </w:r>
    </w:p>
    <w:p w14:paraId="7203D8D1" w14:textId="77777777"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P.O. Box ,,,,,,,</w:t>
      </w:r>
    </w:p>
    <w:p w14:paraId="18A1B0A8" w14:textId="77777777" w:rsidR="00CD1A8A" w:rsidRPr="00CD1A8A" w:rsidRDefault="00CD1A8A" w:rsidP="00CD1A8A">
      <w:pPr>
        <w:spacing w:after="0" w:line="24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NAIROBI</w:t>
      </w:r>
    </w:p>
    <w:p w14:paraId="0E02D1B6" w14:textId="77777777" w:rsidR="00CD1A8A" w:rsidRPr="00CD1A8A" w:rsidRDefault="00CD1A8A" w:rsidP="00CD1A8A">
      <w:pPr>
        <w:spacing w:after="0" w:line="360" w:lineRule="auto"/>
        <w:jc w:val="both"/>
        <w:rPr>
          <w:rFonts w:ascii="Book Antiqua" w:eastAsia="Times New Roman" w:hAnsi="Book Antiqua" w:cs="Times New Roman"/>
          <w:sz w:val="24"/>
          <w:szCs w:val="20"/>
          <w:lang w:val="en-GB"/>
        </w:rPr>
      </w:pPr>
    </w:p>
    <w:p w14:paraId="1D33DAD5" w14:textId="77777777" w:rsidR="00CD1A8A" w:rsidRPr="00CD1A8A" w:rsidRDefault="00CD1A8A" w:rsidP="00CD1A8A">
      <w:pPr>
        <w:spacing w:after="0" w:line="240" w:lineRule="auto"/>
        <w:rPr>
          <w:rFonts w:ascii="Book Antiqua" w:eastAsia="Times New Roman" w:hAnsi="Book Antiqua" w:cs="Times New Roman"/>
          <w:sz w:val="24"/>
          <w:szCs w:val="20"/>
          <w:lang w:val="en-GB"/>
        </w:rPr>
      </w:pPr>
    </w:p>
    <w:p w14:paraId="695EDB31" w14:textId="77777777" w:rsidR="00CD1A8A" w:rsidRPr="00CD1A8A" w:rsidRDefault="00CD1A8A" w:rsidP="00CD1A8A">
      <w:pPr>
        <w:pStyle w:val="Title"/>
        <w:rPr>
          <w:rFonts w:ascii="Footlight MT Light" w:eastAsia="Times New Roman" w:hAnsi="Footlight MT Light" w:cs="Times New Roman"/>
          <w:b/>
          <w:kern w:val="18"/>
          <w:sz w:val="26"/>
          <w:szCs w:val="20"/>
          <w:u w:val="single"/>
          <w:lang w:val="en-GB"/>
        </w:rPr>
      </w:pPr>
      <w:r>
        <w:rPr>
          <w:rFonts w:ascii="Times New Roman" w:eastAsia="Times New Roman" w:hAnsi="Times New Roman" w:cs="Times New Roman"/>
          <w:bCs/>
          <w:sz w:val="24"/>
          <w:szCs w:val="24"/>
        </w:rPr>
        <w:t>AMENDED REPLY TO AMENDED DEFENCE:</w:t>
      </w:r>
      <w:r>
        <w:rPr>
          <w:rFonts w:ascii="Times New Roman" w:eastAsia="Times New Roman" w:hAnsi="Times New Roman" w:cs="Times New Roman"/>
          <w:bCs/>
          <w:sz w:val="24"/>
          <w:szCs w:val="24"/>
        </w:rPr>
        <w:br/>
      </w:r>
      <w:r w:rsidRPr="00CD1A8A">
        <w:rPr>
          <w:rFonts w:ascii="Footlight MT Light" w:eastAsia="Times New Roman" w:hAnsi="Footlight MT Light" w:cs="Times New Roman"/>
          <w:b/>
          <w:kern w:val="18"/>
          <w:sz w:val="26"/>
          <w:szCs w:val="20"/>
          <w:u w:val="single"/>
          <w:lang w:val="en-GB"/>
        </w:rPr>
        <w:t>REPUBLIC OF KENYA</w:t>
      </w:r>
    </w:p>
    <w:p w14:paraId="770BE161" w14:textId="77777777" w:rsidR="00CD1A8A" w:rsidRPr="00CD1A8A" w:rsidRDefault="00CD1A8A" w:rsidP="00CD1A8A">
      <w:pPr>
        <w:spacing w:after="0" w:line="24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IN THE HIGH COURT OF KENYA AT NAIROBI</w:t>
      </w:r>
    </w:p>
    <w:p w14:paraId="1DD24CBD" w14:textId="77777777" w:rsidR="00CD1A8A" w:rsidRPr="00CD1A8A" w:rsidRDefault="00CD1A8A" w:rsidP="00CD1A8A">
      <w:pPr>
        <w:spacing w:after="0" w:line="24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(MILIMANI COMMERCIAL COURTS)</w:t>
      </w:r>
    </w:p>
    <w:p w14:paraId="27D6A3F0" w14:textId="77777777" w:rsidR="00CD1A8A" w:rsidRPr="00CD1A8A" w:rsidRDefault="00CD1A8A" w:rsidP="00CD1A8A">
      <w:pPr>
        <w:spacing w:after="0" w:line="24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lastRenderedPageBreak/>
        <w:t>CIVIL CASE NO. xxx OF 2000</w:t>
      </w:r>
    </w:p>
    <w:p w14:paraId="705BE748" w14:textId="77777777" w:rsidR="00CD1A8A" w:rsidRPr="00CD1A8A" w:rsidRDefault="00CD1A8A" w:rsidP="00CD1A8A">
      <w:pPr>
        <w:spacing w:after="0" w:line="240" w:lineRule="auto"/>
        <w:jc w:val="center"/>
        <w:rPr>
          <w:rFonts w:ascii="Footlight MT Light" w:eastAsia="Times New Roman" w:hAnsi="Footlight MT Light" w:cs="Times New Roman"/>
          <w:kern w:val="18"/>
          <w:sz w:val="26"/>
          <w:szCs w:val="20"/>
          <w:lang w:val="en-GB"/>
        </w:rPr>
      </w:pPr>
    </w:p>
    <w:p w14:paraId="10C49EBC" w14:textId="77777777" w:rsidR="00CD1A8A" w:rsidRPr="00CD1A8A" w:rsidRDefault="00CD1A8A" w:rsidP="00CD1A8A">
      <w:pPr>
        <w:spacing w:after="0" w:line="240" w:lineRule="auto"/>
        <w:jc w:val="center"/>
        <w:rPr>
          <w:rFonts w:ascii="Footlight MT Light" w:eastAsia="Times New Roman" w:hAnsi="Footlight MT Light" w:cs="Times New Roman"/>
          <w:kern w:val="18"/>
          <w:sz w:val="26"/>
          <w:szCs w:val="20"/>
          <w:lang w:val="en-GB"/>
        </w:rPr>
      </w:pPr>
    </w:p>
    <w:p w14:paraId="620A4339"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XXX BANK LIMITED ..</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PLAINTIFF</w:t>
      </w:r>
    </w:p>
    <w:p w14:paraId="3EC1D300" w14:textId="77777777" w:rsidR="00CD1A8A" w:rsidRPr="00CD1A8A" w:rsidRDefault="00CD1A8A" w:rsidP="00CD1A8A">
      <w:pPr>
        <w:spacing w:after="0" w:line="240" w:lineRule="auto"/>
        <w:jc w:val="center"/>
        <w:rPr>
          <w:rFonts w:ascii="Footlight MT Light" w:eastAsia="Times New Roman" w:hAnsi="Footlight MT Light" w:cs="Times New Roman"/>
          <w:b/>
          <w:kern w:val="18"/>
          <w:sz w:val="26"/>
          <w:szCs w:val="20"/>
          <w:lang w:val="en-GB"/>
        </w:rPr>
      </w:pPr>
    </w:p>
    <w:p w14:paraId="2CC8730E" w14:textId="77777777" w:rsidR="00CD1A8A" w:rsidRPr="00CD1A8A" w:rsidRDefault="00CD1A8A" w:rsidP="00CD1A8A">
      <w:pPr>
        <w:spacing w:after="0" w:line="240" w:lineRule="auto"/>
        <w:jc w:val="center"/>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-VERSUS-</w:t>
      </w:r>
    </w:p>
    <w:p w14:paraId="20F2A193"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p>
    <w:p w14:paraId="172D54CE"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fffffffffff ..</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 xml:space="preserve">..  </w:t>
      </w:r>
      <w:r w:rsidRPr="00CD1A8A">
        <w:rPr>
          <w:rFonts w:ascii="Footlight MT Light" w:eastAsia="Times New Roman" w:hAnsi="Footlight MT Light" w:cs="Times New Roman"/>
          <w:b/>
          <w:kern w:val="18"/>
          <w:sz w:val="26"/>
          <w:szCs w:val="20"/>
          <w:lang w:val="en-GB"/>
        </w:rPr>
        <w:tab/>
        <w:t>..  1</w:t>
      </w:r>
      <w:r w:rsidRPr="00CD1A8A">
        <w:rPr>
          <w:rFonts w:ascii="Footlight MT Light" w:eastAsia="Times New Roman" w:hAnsi="Footlight MT Light" w:cs="Times New Roman"/>
          <w:b/>
          <w:kern w:val="18"/>
          <w:sz w:val="26"/>
          <w:szCs w:val="20"/>
          <w:vertAlign w:val="superscript"/>
          <w:lang w:val="en-GB"/>
        </w:rPr>
        <w:t>ST</w:t>
      </w:r>
      <w:r w:rsidRPr="00CD1A8A">
        <w:rPr>
          <w:rFonts w:ascii="Footlight MT Light" w:eastAsia="Times New Roman" w:hAnsi="Footlight MT Light" w:cs="Times New Roman"/>
          <w:b/>
          <w:kern w:val="18"/>
          <w:sz w:val="26"/>
          <w:szCs w:val="20"/>
          <w:lang w:val="en-GB"/>
        </w:rPr>
        <w:t xml:space="preserve"> DEFENDANT</w:t>
      </w:r>
    </w:p>
    <w:p w14:paraId="411B127E"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ggggggggg ..</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r>
      <w:r w:rsidRPr="00CD1A8A">
        <w:rPr>
          <w:rFonts w:ascii="Footlight MT Light" w:eastAsia="Times New Roman" w:hAnsi="Footlight MT Light" w:cs="Times New Roman"/>
          <w:b/>
          <w:kern w:val="18"/>
          <w:sz w:val="26"/>
          <w:szCs w:val="20"/>
          <w:lang w:val="en-GB"/>
        </w:rPr>
        <w:tab/>
        <w:t>.. 2</w:t>
      </w:r>
      <w:r w:rsidRPr="00CD1A8A">
        <w:rPr>
          <w:rFonts w:ascii="Footlight MT Light" w:eastAsia="Times New Roman" w:hAnsi="Footlight MT Light" w:cs="Times New Roman"/>
          <w:b/>
          <w:kern w:val="18"/>
          <w:sz w:val="26"/>
          <w:szCs w:val="20"/>
          <w:vertAlign w:val="superscript"/>
          <w:lang w:val="en-GB"/>
        </w:rPr>
        <w:t>ND</w:t>
      </w:r>
      <w:r w:rsidRPr="00CD1A8A">
        <w:rPr>
          <w:rFonts w:ascii="Footlight MT Light" w:eastAsia="Times New Roman" w:hAnsi="Footlight MT Light" w:cs="Times New Roman"/>
          <w:b/>
          <w:kern w:val="18"/>
          <w:sz w:val="26"/>
          <w:szCs w:val="20"/>
          <w:lang w:val="en-GB"/>
        </w:rPr>
        <w:t xml:space="preserve"> DEFENDANT</w:t>
      </w:r>
    </w:p>
    <w:p w14:paraId="46A13354"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p>
    <w:p w14:paraId="313B0944"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40DF30D2" w14:textId="77777777" w:rsidR="00CD1A8A" w:rsidRPr="00CD1A8A" w:rsidRDefault="00CD1A8A" w:rsidP="00CD1A8A">
      <w:pPr>
        <w:spacing w:after="0" w:line="36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RE-AMENDED REPLY TO RE-AMENDED DEFENCE</w:t>
      </w:r>
    </w:p>
    <w:p w14:paraId="4D60CE31" w14:textId="77777777" w:rsidR="00CD1A8A" w:rsidRPr="00CD1A8A" w:rsidRDefault="00CD1A8A" w:rsidP="00CD1A8A">
      <w:pPr>
        <w:spacing w:after="0" w:line="360" w:lineRule="auto"/>
        <w:jc w:val="center"/>
        <w:rPr>
          <w:rFonts w:ascii="Footlight MT Light" w:eastAsia="Times New Roman" w:hAnsi="Footlight MT Light" w:cs="Times New Roman"/>
          <w:b/>
          <w:kern w:val="18"/>
          <w:sz w:val="26"/>
          <w:szCs w:val="20"/>
          <w:u w:val="single"/>
          <w:lang w:val="en-GB"/>
        </w:rPr>
      </w:pPr>
    </w:p>
    <w:p w14:paraId="15D308D7"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Save in so far as the same consists of admissions, the Plaintiff joins issue with the Re-Amended Statement of Defence filed herein on behalf of the Defendants herein ("the Defence").</w:t>
      </w:r>
    </w:p>
    <w:p w14:paraId="5C06EE2E"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10EC3EE5"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The Plaintiff repeats paragraphs 3, 4 and 5 of the Plaint in reply to paragraphs 3 and 4 of the Re-Amended Defence.</w:t>
      </w:r>
    </w:p>
    <w:p w14:paraId="5235850C"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6A3DFD7D"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 xml:space="preserve">In reply to paragraph 5 of the Re-Amended Defence the Plaintiff avers that it is not a mandatory requirement in law or otherwise that the guarantee executed by them should have been registered and/or stamp duty paid in respect thereof and that the guarantee is valid as against the Defendants and is evidence of a personal covenant to repay on their part.  The Defendants are therefore bound to repay the monies so guaranteed. </w:t>
      </w:r>
    </w:p>
    <w:p w14:paraId="6732A655"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1D2409BC" w14:textId="77777777" w:rsidR="00CD1A8A" w:rsidRPr="00CD1A8A" w:rsidRDefault="00CD1A8A" w:rsidP="00CD1A8A">
      <w:pPr>
        <w:spacing w:after="0" w:line="360" w:lineRule="auto"/>
        <w:ind w:left="720"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3(a) </w:t>
      </w:r>
      <w:r w:rsidRPr="00CD1A8A">
        <w:rPr>
          <w:rFonts w:ascii="Footlight MT Light" w:eastAsia="Times New Roman" w:hAnsi="Footlight MT Light" w:cs="Times New Roman"/>
          <w:kern w:val="18"/>
          <w:sz w:val="26"/>
          <w:szCs w:val="20"/>
          <w:lang w:val="en-GB"/>
        </w:rPr>
        <w:tab/>
        <w:t xml:space="preserve">In reply to paragraph 5(a) of the Re-Amended Defence the Plaintiff denies the allegations of false misrepresentations and puts the Defendants to strict proof thereof.  The Plaintiff further avers that the said paragraph 5(a) of the Re-Amended Defence is bad in law and should be struck off for failing to provide the particulars of the alleged false misrepresentations.  Further, the Plaintiff avers that it is greatly prejudiced by the allegations contained in the said paragraph as the Plaintiff is unable to plead fully in response to the same in the absence of particulars of the alleged misrepresentations.  In this regard, the </w:t>
      </w:r>
      <w:r w:rsidRPr="00CD1A8A">
        <w:rPr>
          <w:rFonts w:ascii="Footlight MT Light" w:eastAsia="Times New Roman" w:hAnsi="Footlight MT Light" w:cs="Times New Roman"/>
          <w:kern w:val="18"/>
          <w:sz w:val="26"/>
          <w:szCs w:val="20"/>
          <w:lang w:val="en-GB"/>
        </w:rPr>
        <w:lastRenderedPageBreak/>
        <w:t>Plaintiff reserves the right to further amend its Reply to Defence upon the supply of such particulars from the Defendants.</w:t>
      </w:r>
    </w:p>
    <w:p w14:paraId="0A9638A2"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40074F55"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The Plaintiff avers in response to paragraph 6 of the Re-Amended Defence that the default giving rise to this suit took place in or about May 1998 and as a result this action is not barred by virtue of the Limitation of Actions Act.</w:t>
      </w:r>
    </w:p>
    <w:p w14:paraId="737B375C"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5907A933"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 xml:space="preserve">The Plaintiff avers in response to paragraph 7 of the Re-Amended Defence that the Plaintiff did not, without the Defendants’ consent alter, vary or change the terms upon which the overdraft facility was granted as alleged or at all. </w:t>
      </w:r>
    </w:p>
    <w:p w14:paraId="15F2EF35"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23CF8A64"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The Plaintiff further avers that it is greatly prejudiced by the allegations contained in paragraph 7 of the Re-Amended Defence as the Plaintiff is unable to plead fully in response to the same in the absence of particulars of the alleged alterations.  In this regard, the Plaintiff reserves the right to amend its Reply to Re-Amended Defence upon the supply of such particulars from the Defendants.</w:t>
      </w:r>
    </w:p>
    <w:p w14:paraId="6BFCD267"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5D209C79" w14:textId="77777777" w:rsidR="00CD1A8A" w:rsidRPr="00CD1A8A" w:rsidRDefault="00CD1A8A" w:rsidP="00CD1A8A">
      <w:pPr>
        <w:spacing w:after="0" w:line="360" w:lineRule="auto"/>
        <w:ind w:left="720"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6(a)  </w:t>
      </w:r>
      <w:r w:rsidRPr="00CD1A8A">
        <w:rPr>
          <w:rFonts w:ascii="Footlight MT Light" w:eastAsia="Times New Roman" w:hAnsi="Footlight MT Light" w:cs="Times New Roman"/>
          <w:kern w:val="18"/>
          <w:sz w:val="26"/>
          <w:szCs w:val="20"/>
          <w:lang w:val="en-GB"/>
        </w:rPr>
        <w:tab/>
        <w:t>In reply to paragraph 7(a) of the Re-Amended Defence the Plaintiff denies having acted in any manner as to prejudice the Defendants as alleged under the said paragraph or at all and puts the Defendants to strict proof thereof.  In the alternative but “</w:t>
      </w:r>
      <w:r w:rsidRPr="00CD1A8A">
        <w:rPr>
          <w:rFonts w:ascii="Footlight MT Light" w:eastAsia="Times New Roman" w:hAnsi="Footlight MT Light" w:cs="Times New Roman"/>
          <w:b/>
          <w:kern w:val="18"/>
          <w:sz w:val="26"/>
          <w:szCs w:val="20"/>
          <w:u w:val="single"/>
          <w:lang w:val="en-GB"/>
        </w:rPr>
        <w:t>WITHOUT PREJUDICE”</w:t>
      </w:r>
      <w:r w:rsidRPr="00CD1A8A">
        <w:rPr>
          <w:rFonts w:ascii="Footlight MT Light" w:eastAsia="Times New Roman" w:hAnsi="Footlight MT Light" w:cs="Times New Roman"/>
          <w:kern w:val="18"/>
          <w:sz w:val="26"/>
          <w:szCs w:val="20"/>
          <w:lang w:val="en-GB"/>
        </w:rPr>
        <w:t xml:space="preserve"> to the foregoing the Plaintiff avers that it was an express term of the Letter of Offer and the Guarantee that the Plaintiff reserved the right to set off, combine and/or consolidate all or any account of the borrower Company without affecting the validity of the Guarantee.  The Plaintiff also reserved the right to consolidate all securities held on any account as security for all liabilities due and owing from the borrower.</w:t>
      </w:r>
    </w:p>
    <w:p w14:paraId="471FACE4"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253885FD"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In response to paragraphs 8 and 9 of the Re-Amended Defence, the Plaintiff avers that it did not act in any way that would make it impossible for the principle debtor to meet its obligations.</w:t>
      </w:r>
    </w:p>
    <w:p w14:paraId="0479089D"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324C3060"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lastRenderedPageBreak/>
        <w:t xml:space="preserve"> </w:t>
      </w:r>
      <w:r w:rsidRPr="00CD1A8A">
        <w:rPr>
          <w:rFonts w:ascii="Footlight MT Light" w:eastAsia="Times New Roman" w:hAnsi="Footlight MT Light" w:cs="Times New Roman"/>
          <w:kern w:val="18"/>
          <w:sz w:val="26"/>
          <w:szCs w:val="20"/>
          <w:lang w:val="en-GB"/>
        </w:rPr>
        <w:tab/>
        <w:t>Further, the Plaintiff avers that it is greatly prejudiced by the allegations contained in paragraph 8 of the Re-Amended Defence as the Plaintiff is unable to plead fully in response to the same in the absence of particulars of the alleged alterations.  In this regard, the Plaintiff reserves the right to amend its Reply to Re-Amended Defence upon the supply of such particulars from the Defendants.</w:t>
      </w:r>
    </w:p>
    <w:p w14:paraId="2FE89556"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08B5E281"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t>The Plaintiff further avers that it was on account of the default on the part of the Hirer and on account of the failure of the Hirer to respond to the Plaintiff’s demand letters and pursuant to its rights under the agreement that the Plaintiff repossessed and sold the motor vehicles set out in paragraph 10 of the Plaint, which motor vehicles were pledged to the Plaintiff under the agreement between the Plaintiff and the Hirer.</w:t>
      </w:r>
    </w:p>
    <w:p w14:paraId="44BF35AC"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767AD3E9"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in response to paragraph 9 of the Re-Amended Defence that the only motor vehicles repossessed and sold were as enumerated in paragraph 10 of the Plaint and that all of these motor vehicles were the subject of the Hire Purchase Agreement.  Further, the Plaintiff avers that it did not make it difficult for the Hirer to operate normally as alleged or at all.</w:t>
      </w:r>
    </w:p>
    <w:p w14:paraId="612075F9"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355AB3B0"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denies the entire content of paragraph 10 of the Re-Amended Defence and avers that the guarantee expressly provided that the liability of the Defendants thereunder was that of a Principal Debtor and the Plaintiff was at liberty under the guarantee to hold the Defendants primarily responsible for the liabilities of the Hirer.</w:t>
      </w:r>
    </w:p>
    <w:p w14:paraId="73AC45CB"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32FE7B4D"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In particular, the Plaintiff denies that it was under any obligation, express or implied, to attach and sell all the Hirer’s assets before it requested payment of the shortfall, if any, from the Defendants, as alleged in paragraph 10 of the Re-Amended Defence or at all.</w:t>
      </w:r>
    </w:p>
    <w:p w14:paraId="67CD0ADE"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4026D4F1"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lastRenderedPageBreak/>
        <w:t xml:space="preserve">     The Plaintiff reiterates the contents of paragraph 10 herein in response to paragraph 11 of the Re-Amended Defence.</w:t>
      </w:r>
    </w:p>
    <w:p w14:paraId="2CC409C7"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77B7E42B"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denies that there was any term in the guarantee of the nature alleged in paragraph 12 of the Re-Amended Defence or at all.</w:t>
      </w:r>
    </w:p>
    <w:p w14:paraId="64B92D65"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2F0F6B90"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in the alternative and strictly without prejudice to paragraph 14 herein above that even if there was such a term, which is denied, the Defendants’ liability under the guarantee was limited to Kshs. 30,000,000.00 together with interest and other charges in respect of the overdraft facility and they would therefore not have been exposed to any risk or large debts other than the debt due under the terms of the guarantee.</w:t>
      </w:r>
    </w:p>
    <w:p w14:paraId="7D9E2E0E"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3859B883"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denies that it acted fraudulently in selling the Hirer’s motor vehicles or that it sold the motor vehicles as alleged in paragraph 13 of the Re-Amended Defence.  The Plaintiff denies each and every particular of fraud alleged in paragraph 13 of the Re-Amended Defence as if the same were set out verbatim and traversed seriatim.</w:t>
      </w:r>
    </w:p>
    <w:p w14:paraId="650842F1"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08FD1117"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in further response to paragraph 13 of the Re-Amended Defence that :-</w:t>
      </w:r>
    </w:p>
    <w:p w14:paraId="6F85444B"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6699E023"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Upon repossession of the motor vehicles enumerated in paragraph 10 of the Plaint, the Plaintiff caused the same to be inspected and valued by the Automobile Association of Kenya, to determine their market values at the time.</w:t>
      </w:r>
    </w:p>
    <w:p w14:paraId="38389853" w14:textId="77777777" w:rsidR="00CD1A8A" w:rsidRPr="00CD1A8A" w:rsidRDefault="00CD1A8A" w:rsidP="00CD1A8A">
      <w:pPr>
        <w:spacing w:after="0" w:line="360" w:lineRule="auto"/>
        <w:ind w:left="360"/>
        <w:jc w:val="both"/>
        <w:rPr>
          <w:rFonts w:ascii="Footlight MT Light" w:eastAsia="Times New Roman" w:hAnsi="Footlight MT Light" w:cs="Times New Roman"/>
          <w:kern w:val="18"/>
          <w:sz w:val="26"/>
          <w:szCs w:val="20"/>
          <w:lang w:val="en-GB"/>
        </w:rPr>
      </w:pPr>
    </w:p>
    <w:p w14:paraId="6E387A6C"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said inspection and valuation was conducted the results of which were:-</w:t>
      </w:r>
    </w:p>
    <w:p w14:paraId="07BD6C03" w14:textId="77777777" w:rsidR="00CD1A8A" w:rsidRPr="00CD1A8A" w:rsidRDefault="00CD1A8A" w:rsidP="00CD1A8A">
      <w:pPr>
        <w:spacing w:after="0" w:line="360" w:lineRule="auto"/>
        <w:ind w:left="720" w:firstLine="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KAE 545J</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Kshs. 3,175,000.00</w:t>
      </w:r>
    </w:p>
    <w:p w14:paraId="08E55C6D" w14:textId="77777777" w:rsidR="00CD1A8A" w:rsidRPr="00CD1A8A" w:rsidRDefault="00CD1A8A" w:rsidP="00CD1A8A">
      <w:pPr>
        <w:spacing w:after="0" w:line="360" w:lineRule="auto"/>
        <w:ind w:left="288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ZB 4709</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Kshs.    875,000.00</w:t>
      </w:r>
    </w:p>
    <w:p w14:paraId="621770F3" w14:textId="77777777" w:rsidR="00CD1A8A" w:rsidRPr="00CD1A8A" w:rsidRDefault="00CD1A8A" w:rsidP="00CD1A8A">
      <w:pPr>
        <w:spacing w:after="0" w:line="360" w:lineRule="auto"/>
        <w:ind w:left="288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ZB 4710</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Kshs.    820,000.00</w:t>
      </w:r>
    </w:p>
    <w:p w14:paraId="385512B0" w14:textId="77777777" w:rsidR="00CD1A8A" w:rsidRPr="00CD1A8A" w:rsidRDefault="00CD1A8A" w:rsidP="00CD1A8A">
      <w:pPr>
        <w:spacing w:after="0" w:line="360" w:lineRule="auto"/>
        <w:ind w:left="2880"/>
        <w:jc w:val="both"/>
        <w:rPr>
          <w:rFonts w:ascii="Footlight MT Light" w:eastAsia="Times New Roman" w:hAnsi="Footlight MT Light" w:cs="Times New Roman"/>
          <w:kern w:val="18"/>
          <w:sz w:val="26"/>
          <w:szCs w:val="20"/>
          <w:lang w:val="en-GB"/>
        </w:rPr>
      </w:pPr>
    </w:p>
    <w:p w14:paraId="32BABFCE"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Plaintiff thereafter placed an advertisement in the Daily Nation of March 29, 1999 advertising the sale of inter alia the aforesaid motor vehicles, and inviting tenders for the same, which were required to reach the Plaintiff by the 31</w:t>
      </w:r>
      <w:r w:rsidRPr="00CD1A8A">
        <w:rPr>
          <w:rFonts w:ascii="Footlight MT Light" w:eastAsia="Times New Roman" w:hAnsi="Footlight MT Light" w:cs="Times New Roman"/>
          <w:kern w:val="18"/>
          <w:sz w:val="26"/>
          <w:szCs w:val="20"/>
          <w:vertAlign w:val="superscript"/>
          <w:lang w:val="en-GB"/>
        </w:rPr>
        <w:t>st</w:t>
      </w:r>
      <w:r w:rsidRPr="00CD1A8A">
        <w:rPr>
          <w:rFonts w:ascii="Footlight MT Light" w:eastAsia="Times New Roman" w:hAnsi="Footlight MT Light" w:cs="Times New Roman"/>
          <w:kern w:val="18"/>
          <w:sz w:val="26"/>
          <w:szCs w:val="20"/>
          <w:lang w:val="en-GB"/>
        </w:rPr>
        <w:t xml:space="preserve"> of March 1999.</w:t>
      </w:r>
    </w:p>
    <w:p w14:paraId="415D21D2" w14:textId="77777777" w:rsidR="00CD1A8A" w:rsidRPr="00CD1A8A" w:rsidRDefault="00CD1A8A" w:rsidP="00CD1A8A">
      <w:pPr>
        <w:spacing w:after="0" w:line="360" w:lineRule="auto"/>
        <w:ind w:left="360"/>
        <w:jc w:val="both"/>
        <w:rPr>
          <w:rFonts w:ascii="Footlight MT Light" w:eastAsia="Times New Roman" w:hAnsi="Footlight MT Light" w:cs="Times New Roman"/>
          <w:kern w:val="18"/>
          <w:sz w:val="26"/>
          <w:szCs w:val="20"/>
          <w:lang w:val="en-GB"/>
        </w:rPr>
      </w:pPr>
    </w:p>
    <w:p w14:paraId="2CE742EB"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Plaintiff further re-advertised the sale of the aforesaid motor vehicles on the 31</w:t>
      </w:r>
      <w:r w:rsidRPr="00CD1A8A">
        <w:rPr>
          <w:rFonts w:ascii="Footlight MT Light" w:eastAsia="Times New Roman" w:hAnsi="Footlight MT Light" w:cs="Times New Roman"/>
          <w:kern w:val="18"/>
          <w:sz w:val="26"/>
          <w:szCs w:val="20"/>
          <w:vertAlign w:val="superscript"/>
          <w:lang w:val="en-GB"/>
        </w:rPr>
        <w:t>st</w:t>
      </w:r>
      <w:r w:rsidRPr="00CD1A8A">
        <w:rPr>
          <w:rFonts w:ascii="Footlight MT Light" w:eastAsia="Times New Roman" w:hAnsi="Footlight MT Light" w:cs="Times New Roman"/>
          <w:kern w:val="18"/>
          <w:sz w:val="26"/>
          <w:szCs w:val="20"/>
          <w:lang w:val="en-GB"/>
        </w:rPr>
        <w:t xml:space="preserve"> of March, 1999 and invited tenders for the same to be submitted to the Plaintiff on or before the 9</w:t>
      </w:r>
      <w:r w:rsidRPr="00CD1A8A">
        <w:rPr>
          <w:rFonts w:ascii="Footlight MT Light" w:eastAsia="Times New Roman" w:hAnsi="Footlight MT Light" w:cs="Times New Roman"/>
          <w:kern w:val="18"/>
          <w:sz w:val="26"/>
          <w:szCs w:val="20"/>
          <w:vertAlign w:val="superscript"/>
          <w:lang w:val="en-GB"/>
        </w:rPr>
        <w:t>th</w:t>
      </w:r>
      <w:r w:rsidRPr="00CD1A8A">
        <w:rPr>
          <w:rFonts w:ascii="Footlight MT Light" w:eastAsia="Times New Roman" w:hAnsi="Footlight MT Light" w:cs="Times New Roman"/>
          <w:kern w:val="18"/>
          <w:sz w:val="26"/>
          <w:szCs w:val="20"/>
          <w:lang w:val="en-GB"/>
        </w:rPr>
        <w:t xml:space="preserve"> of April, 1999.</w:t>
      </w:r>
    </w:p>
    <w:p w14:paraId="3EFEEBBE"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54A69E9B"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In the circumstances, the Plaintiff avers that the period of notice for the sale was adequate.</w:t>
      </w:r>
    </w:p>
    <w:p w14:paraId="171F7E32"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2E390E7F"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sale was conducted with due regard to the market value of the aforesaid motor vehicles and the prices procured by the Plaintiff were the best prices tendered.</w:t>
      </w:r>
    </w:p>
    <w:p w14:paraId="5DEDD8CE"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08A3394C" w14:textId="77777777"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That the Plaintiff was not under any obligation in law or otherwise to obtain the highest possible price for the motor vehicles at the sale and was only obliged to act in good faith and with due regard to the market value of the motor vehicles at the time.</w:t>
      </w:r>
    </w:p>
    <w:p w14:paraId="78D9BFA5"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549A0F22"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For the aforesaid reasons, the Plaintiff denies that it acted fraudulently as alleged in paragraph 14 of the Re-Amended Defence or at all and further denies that the Defendants have been discharged from their liabilities under the guarantee.</w:t>
      </w:r>
    </w:p>
    <w:p w14:paraId="35435E4C"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7485665E" w14:textId="77777777"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that the Defendants are indebted to the Plaintiff jointly and severally in the sum of Kshs. 30,000,000.00 together with interest thereon and costs as per the Plaint.</w:t>
      </w:r>
    </w:p>
    <w:p w14:paraId="3CB51F68" w14:textId="77777777" w:rsidR="00CD1A8A" w:rsidRPr="00CD1A8A" w:rsidRDefault="00CD1A8A" w:rsidP="00CD1A8A">
      <w:pPr>
        <w:spacing w:after="0" w:line="360" w:lineRule="auto"/>
        <w:jc w:val="both"/>
        <w:rPr>
          <w:rFonts w:ascii="Footlight MT Light" w:eastAsia="Times New Roman" w:hAnsi="Footlight MT Light" w:cs="Times New Roman"/>
          <w:b/>
          <w:kern w:val="18"/>
          <w:sz w:val="26"/>
          <w:szCs w:val="20"/>
          <w:u w:val="single"/>
          <w:lang w:val="en-GB"/>
        </w:rPr>
      </w:pPr>
    </w:p>
    <w:p w14:paraId="0B82AAFB" w14:textId="77777777" w:rsidR="00CD1A8A" w:rsidRPr="00CD1A8A" w:rsidRDefault="00CD1A8A" w:rsidP="00CD1A8A">
      <w:pPr>
        <w:spacing w:after="0" w:line="360" w:lineRule="auto"/>
        <w:ind w:left="720"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lastRenderedPageBreak/>
        <w:t>19(a)</w:t>
      </w:r>
      <w:r w:rsidRPr="00CD1A8A">
        <w:rPr>
          <w:rFonts w:ascii="Footlight MT Light" w:eastAsia="Times New Roman" w:hAnsi="Footlight MT Light" w:cs="Times New Roman"/>
          <w:kern w:val="18"/>
          <w:sz w:val="26"/>
          <w:szCs w:val="20"/>
          <w:lang w:val="en-GB"/>
        </w:rPr>
        <w:tab/>
        <w:t xml:space="preserve">In reply to Paragraph 15A of the Re-Amended defence the Plaintiff avers that the claimed interest rate of 27% p.a. was mutually agreed upon by the parties and was applied and duly paid from time to time.  Accordingly, the same cannot be illegal, exhorbitant, unconsionable, as alleged or at all.   </w:t>
      </w:r>
    </w:p>
    <w:p w14:paraId="2EE61CA0" w14:textId="77777777" w:rsidR="00CD1A8A" w:rsidRPr="00CD1A8A" w:rsidRDefault="00CD1A8A" w:rsidP="00CD1A8A">
      <w:pPr>
        <w:spacing w:after="0" w:line="360" w:lineRule="auto"/>
        <w:jc w:val="both"/>
        <w:rPr>
          <w:rFonts w:ascii="Footlight MT Light" w:eastAsia="Times New Roman" w:hAnsi="Footlight MT Light" w:cs="Times New Roman"/>
          <w:b/>
          <w:kern w:val="18"/>
          <w:sz w:val="26"/>
          <w:szCs w:val="20"/>
          <w:u w:val="single"/>
          <w:lang w:val="en-GB"/>
        </w:rPr>
      </w:pPr>
    </w:p>
    <w:p w14:paraId="4CE4FDDE"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REASONS WHEREFORE</w:t>
      </w:r>
      <w:r w:rsidRPr="00CD1A8A">
        <w:rPr>
          <w:rFonts w:ascii="Footlight MT Light" w:eastAsia="Times New Roman" w:hAnsi="Footlight MT Light" w:cs="Times New Roman"/>
          <w:kern w:val="18"/>
          <w:sz w:val="26"/>
          <w:szCs w:val="20"/>
          <w:lang w:val="en-GB"/>
        </w:rPr>
        <w:t xml:space="preserve"> the Plaintiff prays that judgement be entered against the 1</w:t>
      </w:r>
      <w:r w:rsidRPr="00CD1A8A">
        <w:rPr>
          <w:rFonts w:ascii="Footlight MT Light" w:eastAsia="Times New Roman" w:hAnsi="Footlight MT Light" w:cs="Times New Roman"/>
          <w:kern w:val="18"/>
          <w:sz w:val="26"/>
          <w:szCs w:val="20"/>
          <w:vertAlign w:val="superscript"/>
          <w:lang w:val="en-GB"/>
        </w:rPr>
        <w:t>st</w:t>
      </w:r>
      <w:r w:rsidRPr="00CD1A8A">
        <w:rPr>
          <w:rFonts w:ascii="Footlight MT Light" w:eastAsia="Times New Roman" w:hAnsi="Footlight MT Light" w:cs="Times New Roman"/>
          <w:kern w:val="18"/>
          <w:sz w:val="26"/>
          <w:szCs w:val="20"/>
          <w:lang w:val="en-GB"/>
        </w:rPr>
        <w:t xml:space="preserve"> &amp; 2</w:t>
      </w:r>
      <w:r w:rsidRPr="00CD1A8A">
        <w:rPr>
          <w:rFonts w:ascii="Footlight MT Light" w:eastAsia="Times New Roman" w:hAnsi="Footlight MT Light" w:cs="Times New Roman"/>
          <w:kern w:val="18"/>
          <w:sz w:val="26"/>
          <w:szCs w:val="20"/>
          <w:vertAlign w:val="superscript"/>
          <w:lang w:val="en-GB"/>
        </w:rPr>
        <w:t>nd</w:t>
      </w:r>
      <w:r w:rsidRPr="00CD1A8A">
        <w:rPr>
          <w:rFonts w:ascii="Footlight MT Light" w:eastAsia="Times New Roman" w:hAnsi="Footlight MT Light" w:cs="Times New Roman"/>
          <w:kern w:val="18"/>
          <w:sz w:val="26"/>
          <w:szCs w:val="20"/>
          <w:lang w:val="en-GB"/>
        </w:rPr>
        <w:t xml:space="preserve"> Defendants as prayed in the Plaint. </w:t>
      </w:r>
    </w:p>
    <w:p w14:paraId="07EBFC07"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14:paraId="03304BDF"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DATED</w:t>
      </w:r>
      <w:r w:rsidRPr="00CD1A8A">
        <w:rPr>
          <w:rFonts w:ascii="Footlight MT Light" w:eastAsia="Times New Roman" w:hAnsi="Footlight MT Light" w:cs="Times New Roman"/>
          <w:kern w:val="18"/>
          <w:sz w:val="26"/>
          <w:szCs w:val="20"/>
          <w:lang w:val="en-GB"/>
        </w:rPr>
        <w:t xml:space="preserve"> at Nairobi this       26</w:t>
      </w:r>
      <w:r w:rsidRPr="00CD1A8A">
        <w:rPr>
          <w:rFonts w:ascii="Footlight MT Light" w:eastAsia="Times New Roman" w:hAnsi="Footlight MT Light" w:cs="Times New Roman"/>
          <w:kern w:val="18"/>
          <w:sz w:val="26"/>
          <w:szCs w:val="20"/>
          <w:vertAlign w:val="superscript"/>
          <w:lang w:val="en-GB"/>
        </w:rPr>
        <w:t>th</w:t>
      </w:r>
      <w:r w:rsidRPr="00CD1A8A">
        <w:rPr>
          <w:rFonts w:ascii="Footlight MT Light" w:eastAsia="Times New Roman" w:hAnsi="Footlight MT Light" w:cs="Times New Roman"/>
          <w:kern w:val="18"/>
          <w:sz w:val="26"/>
          <w:szCs w:val="20"/>
          <w:lang w:val="en-GB"/>
        </w:rPr>
        <w:t xml:space="preserve">  </w:t>
      </w:r>
      <w:r w:rsidR="007E733E">
        <w:rPr>
          <w:rFonts w:ascii="Footlight MT Light" w:eastAsia="Times New Roman" w:hAnsi="Footlight MT Light" w:cs="Times New Roman"/>
          <w:kern w:val="18"/>
          <w:sz w:val="26"/>
          <w:szCs w:val="20"/>
          <w:lang w:val="en-GB"/>
        </w:rPr>
        <w:t xml:space="preserve">  day of  June              2012</w:t>
      </w:r>
      <w:r w:rsidRPr="00CD1A8A">
        <w:rPr>
          <w:rFonts w:ascii="Footlight MT Light" w:eastAsia="Times New Roman" w:hAnsi="Footlight MT Light" w:cs="Times New Roman"/>
          <w:kern w:val="18"/>
          <w:sz w:val="26"/>
          <w:szCs w:val="20"/>
          <w:lang w:val="en-GB"/>
        </w:rPr>
        <w:t>.</w:t>
      </w:r>
    </w:p>
    <w:p w14:paraId="6EDB6DBF"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14:paraId="730E1A05" w14:textId="77777777"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AMENDED</w:t>
      </w:r>
      <w:r w:rsidRPr="00CD1A8A">
        <w:rPr>
          <w:rFonts w:ascii="Footlight MT Light" w:eastAsia="Times New Roman" w:hAnsi="Footlight MT Light" w:cs="Times New Roman"/>
          <w:kern w:val="18"/>
          <w:sz w:val="26"/>
          <w:szCs w:val="20"/>
          <w:lang w:val="en-GB"/>
        </w:rPr>
        <w:t xml:space="preserve"> at Nairobi this       </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 xml:space="preserve">day of      </w:t>
      </w:r>
      <w:r w:rsidR="007E733E">
        <w:rPr>
          <w:rFonts w:ascii="Footlight MT Light" w:eastAsia="Times New Roman" w:hAnsi="Footlight MT Light" w:cs="Times New Roman"/>
          <w:kern w:val="18"/>
          <w:sz w:val="26"/>
          <w:szCs w:val="20"/>
          <w:lang w:val="en-GB"/>
        </w:rPr>
        <w:t xml:space="preserve">                            2014</w:t>
      </w:r>
      <w:r w:rsidRPr="00CD1A8A">
        <w:rPr>
          <w:rFonts w:ascii="Footlight MT Light" w:eastAsia="Times New Roman" w:hAnsi="Footlight MT Light" w:cs="Times New Roman"/>
          <w:kern w:val="18"/>
          <w:sz w:val="26"/>
          <w:szCs w:val="20"/>
          <w:lang w:val="en-GB"/>
        </w:rPr>
        <w:t>.</w:t>
      </w:r>
    </w:p>
    <w:p w14:paraId="7F09164B" w14:textId="77777777"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 xml:space="preserve"> </w:t>
      </w:r>
    </w:p>
    <w:p w14:paraId="1AA92B6B"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RE-AMENDED</w:t>
      </w:r>
      <w:r w:rsidRPr="00CD1A8A">
        <w:rPr>
          <w:rFonts w:ascii="Footlight MT Light" w:eastAsia="Times New Roman" w:hAnsi="Footlight MT Light" w:cs="Times New Roman"/>
          <w:kern w:val="18"/>
          <w:sz w:val="26"/>
          <w:szCs w:val="20"/>
          <w:lang w:val="en-GB"/>
        </w:rPr>
        <w:t xml:space="preserve"> at Nairobi this                  day of  </w:t>
      </w:r>
      <w:r w:rsidR="007E733E">
        <w:rPr>
          <w:rFonts w:ascii="Footlight MT Light" w:eastAsia="Times New Roman" w:hAnsi="Footlight MT Light" w:cs="Times New Roman"/>
          <w:kern w:val="18"/>
          <w:sz w:val="26"/>
          <w:szCs w:val="20"/>
          <w:lang w:val="en-GB"/>
        </w:rPr>
        <w:t xml:space="preserve">                            2014</w:t>
      </w:r>
      <w:r w:rsidRPr="00CD1A8A">
        <w:rPr>
          <w:rFonts w:ascii="Footlight MT Light" w:eastAsia="Times New Roman" w:hAnsi="Footlight MT Light" w:cs="Times New Roman"/>
          <w:kern w:val="18"/>
          <w:sz w:val="26"/>
          <w:szCs w:val="20"/>
          <w:lang w:val="en-GB"/>
        </w:rPr>
        <w:t>.</w:t>
      </w:r>
    </w:p>
    <w:p w14:paraId="66F35833"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14:paraId="208B7C70"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14:paraId="22319B59"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14:paraId="642163D2" w14:textId="77777777" w:rsidR="00CD1A8A" w:rsidRPr="00CD1A8A" w:rsidRDefault="00CD1A8A" w:rsidP="00CD1A8A">
      <w:pPr>
        <w:spacing w:after="0" w:line="240" w:lineRule="auto"/>
        <w:jc w:val="center"/>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XXX AND COMPANY</w:t>
      </w:r>
    </w:p>
    <w:p w14:paraId="6FFF5BDC" w14:textId="77777777" w:rsidR="00CD1A8A" w:rsidRPr="00CD1A8A" w:rsidRDefault="00CD1A8A" w:rsidP="00CD1A8A">
      <w:pPr>
        <w:spacing w:after="0" w:line="240" w:lineRule="auto"/>
        <w:jc w:val="center"/>
        <w:rPr>
          <w:rFonts w:ascii="Footlight MT Light" w:eastAsia="Times New Roman" w:hAnsi="Footlight MT Light" w:cs="Times New Roman"/>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ADVOCATES FOR THE PLAINTIFF</w:t>
      </w:r>
    </w:p>
    <w:p w14:paraId="3273E854" w14:textId="77777777" w:rsidR="00CD1A8A" w:rsidRPr="00CD1A8A" w:rsidRDefault="00CD1A8A" w:rsidP="00CD1A8A">
      <w:pPr>
        <w:spacing w:after="0" w:line="360" w:lineRule="auto"/>
        <w:jc w:val="center"/>
        <w:rPr>
          <w:rFonts w:ascii="Footlight MT Light" w:eastAsia="Times New Roman" w:hAnsi="Footlight MT Light" w:cs="Times New Roman"/>
          <w:kern w:val="18"/>
          <w:sz w:val="26"/>
          <w:szCs w:val="20"/>
          <w:lang w:val="en-GB"/>
        </w:rPr>
      </w:pPr>
    </w:p>
    <w:p w14:paraId="23A4BD74" w14:textId="77777777"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14:paraId="0204C3F1" w14:textId="77777777"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14:paraId="0BDD9BE4" w14:textId="77777777"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14:paraId="4FB23B2B"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DRAWN AND FILED BY:-</w:t>
      </w:r>
    </w:p>
    <w:p w14:paraId="0394BA15"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p>
    <w:p w14:paraId="7BB3572C"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Xxx and</w:t>
      </w:r>
      <w:r w:rsidRPr="00CD1A8A">
        <w:rPr>
          <w:rFonts w:ascii="Footlight MT Light" w:eastAsia="Times New Roman" w:hAnsi="Footlight MT Light" w:cs="Times New Roman"/>
          <w:vanish/>
          <w:kern w:val="18"/>
          <w:sz w:val="26"/>
          <w:szCs w:val="20"/>
          <w:lang w:val="en-GB"/>
        </w:rPr>
        <w:commentReference w:id="181"/>
      </w:r>
      <w:r w:rsidRPr="00CD1A8A">
        <w:rPr>
          <w:rFonts w:ascii="Footlight MT Light" w:eastAsia="Times New Roman" w:hAnsi="Footlight MT Light" w:cs="Times New Roman"/>
          <w:kern w:val="18"/>
          <w:sz w:val="26"/>
          <w:szCs w:val="20"/>
          <w:lang w:val="en-GB"/>
        </w:rPr>
        <w:t xml:space="preserve"> Company </w:t>
      </w:r>
    </w:p>
    <w:p w14:paraId="2A241EE2"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Advocates</w:t>
      </w:r>
    </w:p>
    <w:p w14:paraId="46C18D28"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Xxx</w:t>
      </w:r>
    </w:p>
    <w:p w14:paraId="0A511532"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w:t>
      </w:r>
    </w:p>
    <w:p w14:paraId="63A6D496"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P O Box xxx</w:t>
      </w:r>
    </w:p>
    <w:p w14:paraId="12366BE4"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u w:val="single"/>
          <w:lang w:val="en-GB"/>
        </w:rPr>
        <w:t>NAIROBI</w:t>
      </w:r>
    </w:p>
    <w:p w14:paraId="4CD5C4CC" w14:textId="77777777"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14:paraId="3FEB9E13" w14:textId="77777777" w:rsidR="00CD1A8A" w:rsidRPr="00CD1A8A" w:rsidRDefault="00CD1A8A" w:rsidP="00CD1A8A">
      <w:pPr>
        <w:spacing w:after="0" w:line="360" w:lineRule="auto"/>
        <w:jc w:val="both"/>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 xml:space="preserve">TO BE SERVED UPON:- </w:t>
      </w:r>
    </w:p>
    <w:p w14:paraId="4D1C222F"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xxxxxxx</w:t>
      </w:r>
    </w:p>
    <w:p w14:paraId="4B583266" w14:textId="77777777" w:rsidR="00CD1A8A" w:rsidRPr="00CD1A8A" w:rsidRDefault="00CD1A8A" w:rsidP="00CD1A8A">
      <w:pPr>
        <w:spacing w:after="0" w:line="240" w:lineRule="auto"/>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Nakuru</w:t>
      </w:r>
    </w:p>
    <w:p w14:paraId="11925E48" w14:textId="77777777"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br w:type="page"/>
      </w:r>
    </w:p>
    <w:p w14:paraId="3737A0DC"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6C22F44E"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cccccccc</w:t>
      </w:r>
    </w:p>
    <w:p w14:paraId="1403531E"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cccccccc</w:t>
      </w:r>
    </w:p>
    <w:p w14:paraId="5E986643"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Nakuru</w:t>
      </w:r>
    </w:p>
    <w:p w14:paraId="1797F34E"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p>
    <w:p w14:paraId="3B5DBE72"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Dear Sirs,</w:t>
      </w:r>
    </w:p>
    <w:p w14:paraId="165FDD5B"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p>
    <w:p w14:paraId="76BB9989"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Re:</w:t>
      </w:r>
      <w:r w:rsidRPr="00CD1A8A">
        <w:rPr>
          <w:rFonts w:ascii="Footlight MT Light" w:eastAsia="Times New Roman" w:hAnsi="Footlight MT Light" w:cs="Times New Roman"/>
          <w:b/>
          <w:kern w:val="18"/>
          <w:sz w:val="26"/>
          <w:szCs w:val="20"/>
          <w:lang w:val="en-GB"/>
        </w:rPr>
        <w:tab/>
        <w:t>ccccccccccccccc</w:t>
      </w:r>
    </w:p>
    <w:p w14:paraId="15FE26CA"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ab/>
        <w:t>Xxx Bank Limited –vs-</w:t>
      </w:r>
    </w:p>
    <w:p w14:paraId="5222DD56"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ab/>
        <w:t>ddddddd &amp; mmmmm</w:t>
      </w:r>
    </w:p>
    <w:p w14:paraId="1E9210CC"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ab/>
        <w:t>============================</w:t>
      </w:r>
    </w:p>
    <w:p w14:paraId="649B32CE"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30F8FABA"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We have been served with your Re-Amended Defence filed on 3</w:t>
      </w:r>
      <w:r w:rsidRPr="00CD1A8A">
        <w:rPr>
          <w:rFonts w:ascii="Footlight MT Light" w:eastAsia="Times New Roman" w:hAnsi="Footlight MT Light" w:cs="Times New Roman"/>
          <w:kern w:val="18"/>
          <w:sz w:val="26"/>
          <w:szCs w:val="20"/>
          <w:vertAlign w:val="superscript"/>
          <w:lang w:val="en-GB"/>
        </w:rPr>
        <w:t>rd</w:t>
      </w:r>
      <w:r w:rsidRPr="00CD1A8A">
        <w:rPr>
          <w:rFonts w:ascii="Footlight MT Light" w:eastAsia="Times New Roman" w:hAnsi="Footlight MT Light" w:cs="Times New Roman"/>
          <w:kern w:val="18"/>
          <w:sz w:val="26"/>
          <w:szCs w:val="20"/>
          <w:lang w:val="en-GB"/>
        </w:rPr>
        <w:t xml:space="preserve"> July. 2002.</w:t>
      </w:r>
    </w:p>
    <w:p w14:paraId="5AB78F01"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4EF6069C"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We had given you our consent to amend paragraph 7(a) only but you appear to have extended our consent to effect amendments to paragraph 5(a) as well.  We wish to state that the said amendment in paragraph 5(a) has been effected without our consent and the same is therefore irregularly on records.  However, in view of the importance of this matter to our client, we do not wish to trigger any application for adjournment of the hearing of this suit and we shall refrain from urging the Court to have the same struck off.   We have on our part filed our Re-Amended Reply to Re-Amended Defence which we enclose herewith by way of service upon yourselves.</w:t>
      </w:r>
    </w:p>
    <w:p w14:paraId="4F686211"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72870662"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Yours faithfully,</w:t>
      </w:r>
    </w:p>
    <w:p w14:paraId="410CC022"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XXX AND COMPANY</w:t>
      </w:r>
    </w:p>
    <w:p w14:paraId="2133ACCC"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p>
    <w:p w14:paraId="5678DCC8"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xxxxxxxxxxxxxxxx</w:t>
      </w:r>
    </w:p>
    <w:p w14:paraId="75BADA37" w14:textId="77777777" w:rsidR="00CD1A8A" w:rsidRPr="00CD1A8A" w:rsidRDefault="00CD1A8A" w:rsidP="00CD1A8A">
      <w:pPr>
        <w:spacing w:after="0" w:line="240" w:lineRule="auto"/>
        <w:jc w:val="both"/>
        <w:rPr>
          <w:rFonts w:ascii="Footlight MT Light" w:eastAsia="Times New Roman" w:hAnsi="Footlight MT Light" w:cs="Times New Roman"/>
          <w:b/>
          <w:kern w:val="18"/>
          <w:sz w:val="26"/>
          <w:szCs w:val="20"/>
          <w:u w:val="single"/>
          <w:lang w:val="en-GB"/>
        </w:rPr>
      </w:pPr>
    </w:p>
    <w:p w14:paraId="1C526FF6"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w:t>
      </w:r>
      <w:r w:rsidRPr="00CD1A8A">
        <w:rPr>
          <w:rFonts w:ascii="Footlight MT Light" w:eastAsia="Times New Roman" w:hAnsi="Footlight MT Light" w:cs="Times New Roman"/>
          <w:kern w:val="18"/>
          <w:sz w:val="26"/>
          <w:szCs w:val="20"/>
          <w:lang w:val="en-GB"/>
        </w:rPr>
        <w:tab/>
        <w:t>The Deputy Registrar</w:t>
      </w:r>
    </w:p>
    <w:p w14:paraId="219DED23"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 xml:space="preserve">High Court </w:t>
      </w:r>
    </w:p>
    <w:p w14:paraId="429F171B"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Milimani Commercial Courts</w:t>
      </w:r>
    </w:p>
    <w:p w14:paraId="6C4633E8"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Nairobi</w:t>
      </w:r>
    </w:p>
    <w:p w14:paraId="5C4247F6"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75CF8BCB"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w:t>
      </w:r>
      <w:r w:rsidRPr="00CD1A8A">
        <w:rPr>
          <w:rFonts w:ascii="Footlight MT Light" w:eastAsia="Times New Roman" w:hAnsi="Footlight MT Light" w:cs="Times New Roman"/>
          <w:kern w:val="18"/>
          <w:sz w:val="26"/>
          <w:szCs w:val="20"/>
          <w:lang w:val="en-GB"/>
        </w:rPr>
        <w:tab/>
        <w:t>xxxxxxxxxxxx</w:t>
      </w:r>
    </w:p>
    <w:p w14:paraId="3632EC5F"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Advocates</w:t>
      </w:r>
    </w:p>
    <w:p w14:paraId="5AA2DBA4"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 xml:space="preserve"> House</w:t>
      </w:r>
    </w:p>
    <w:p w14:paraId="34D10855"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Koinange Street</w:t>
      </w:r>
    </w:p>
    <w:p w14:paraId="523971FB"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Nairobi</w:t>
      </w:r>
    </w:p>
    <w:p w14:paraId="00D68081"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400C91EE"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w:t>
      </w:r>
      <w:r w:rsidRPr="00CD1A8A">
        <w:rPr>
          <w:rFonts w:ascii="Footlight MT Light" w:eastAsia="Times New Roman" w:hAnsi="Footlight MT Light" w:cs="Times New Roman"/>
          <w:kern w:val="18"/>
          <w:sz w:val="26"/>
          <w:szCs w:val="20"/>
          <w:lang w:val="en-GB"/>
        </w:rPr>
        <w:tab/>
        <w:t>Xxx Bank Ltd</w:t>
      </w:r>
    </w:p>
    <w:p w14:paraId="3D4732BA"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Victor Towers</w:t>
      </w:r>
    </w:p>
    <w:p w14:paraId="6F71D1A6"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Upper Hill Road</w:t>
      </w:r>
    </w:p>
    <w:p w14:paraId="7C84C377"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Nairobi</w:t>
      </w:r>
    </w:p>
    <w:p w14:paraId="0C4B974E"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14:paraId="4AF8548A" w14:textId="77777777"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b/>
          <w:kern w:val="18"/>
          <w:sz w:val="26"/>
          <w:szCs w:val="20"/>
          <w:u w:val="single"/>
          <w:lang w:val="en-GB"/>
        </w:rPr>
        <w:t>Attn: Mmm/sssss</w:t>
      </w:r>
      <w:r w:rsidRPr="00CD1A8A">
        <w:rPr>
          <w:rFonts w:ascii="Footlight MT Light" w:eastAsia="Times New Roman" w:hAnsi="Footlight MT Light" w:cs="Times New Roman"/>
          <w:kern w:val="18"/>
          <w:sz w:val="26"/>
          <w:szCs w:val="20"/>
          <w:lang w:val="en-GB"/>
        </w:rPr>
        <w:tab/>
      </w:r>
    </w:p>
    <w:p w14:paraId="33D01DBB" w14:textId="77777777" w:rsidR="007E733E" w:rsidRDefault="007E733E" w:rsidP="00CD1A8A">
      <w:pPr>
        <w:spacing w:after="0" w:line="360" w:lineRule="auto"/>
        <w:jc w:val="both"/>
        <w:rPr>
          <w:rFonts w:ascii="Times New Roman" w:eastAsia="Times New Roman" w:hAnsi="Times New Roman" w:cs="Times New Roman"/>
          <w:bCs/>
          <w:sz w:val="24"/>
          <w:szCs w:val="24"/>
        </w:rPr>
      </w:pPr>
    </w:p>
    <w:p w14:paraId="5211627A" w14:textId="77777777" w:rsidR="00CD1A8A" w:rsidRDefault="00CD1A8A"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AMENDED PLAINT:</w:t>
      </w:r>
    </w:p>
    <w:p w14:paraId="7FFBD076" w14:textId="77777777" w:rsidR="00C44265" w:rsidRPr="00C44265" w:rsidRDefault="00C44265" w:rsidP="00C44265">
      <w:pPr>
        <w:spacing w:after="0" w:line="360" w:lineRule="auto"/>
        <w:jc w:val="center"/>
        <w:rPr>
          <w:rFonts w:ascii="Book Antiqua" w:eastAsia="Times New Roman" w:hAnsi="Book Antiqua" w:cs="Times New Roman"/>
          <w:b/>
          <w:sz w:val="24"/>
          <w:szCs w:val="20"/>
          <w:u w:val="single"/>
        </w:rPr>
      </w:pPr>
    </w:p>
    <w:p w14:paraId="7A793F84" w14:textId="77777777" w:rsidR="00C44265" w:rsidRPr="00C44265" w:rsidRDefault="00C44265" w:rsidP="00C44265">
      <w:pPr>
        <w:spacing w:after="0" w:line="360" w:lineRule="auto"/>
        <w:jc w:val="center"/>
        <w:rPr>
          <w:rFonts w:ascii="Book Antiqua" w:eastAsia="Times New Roman" w:hAnsi="Book Antiqua" w:cs="Times New Roman"/>
          <w:b/>
          <w:sz w:val="24"/>
          <w:szCs w:val="20"/>
          <w:u w:val="single"/>
        </w:rPr>
      </w:pPr>
      <w:r w:rsidRPr="00C44265">
        <w:rPr>
          <w:rFonts w:ascii="Book Antiqua" w:eastAsia="Times New Roman" w:hAnsi="Book Antiqua" w:cs="Times New Roman"/>
          <w:b/>
          <w:sz w:val="24"/>
          <w:szCs w:val="20"/>
          <w:u w:val="single"/>
        </w:rPr>
        <w:t>REPUBLIC OF KENYA</w:t>
      </w:r>
    </w:p>
    <w:p w14:paraId="1886A683" w14:textId="77777777" w:rsidR="00C44265" w:rsidRPr="00C44265" w:rsidRDefault="00C44265" w:rsidP="00664A0A">
      <w:pPr>
        <w:keepNext/>
        <w:numPr>
          <w:ilvl w:val="0"/>
          <w:numId w:val="32"/>
        </w:numPr>
        <w:tabs>
          <w:tab w:val="num" w:pos="360"/>
        </w:tabs>
        <w:spacing w:after="0" w:line="360" w:lineRule="auto"/>
        <w:jc w:val="center"/>
        <w:outlineLvl w:val="0"/>
        <w:rPr>
          <w:rFonts w:ascii="Book Antiqua" w:eastAsia="Times New Roman" w:hAnsi="Book Antiqua" w:cs="Times New Roman"/>
          <w:b/>
          <w:sz w:val="24"/>
          <w:szCs w:val="20"/>
          <w:u w:val="single"/>
        </w:rPr>
      </w:pPr>
      <w:r w:rsidRPr="00C44265">
        <w:rPr>
          <w:rFonts w:ascii="Book Antiqua" w:eastAsia="Times New Roman" w:hAnsi="Book Antiqua" w:cs="Times New Roman"/>
          <w:b/>
          <w:sz w:val="24"/>
          <w:szCs w:val="20"/>
          <w:u w:val="single"/>
        </w:rPr>
        <w:t>IN THE HIGH COURT OF KENYA AT NAIROBI</w:t>
      </w:r>
    </w:p>
    <w:p w14:paraId="00AEB74D" w14:textId="77777777" w:rsidR="00C44265" w:rsidRPr="00C44265" w:rsidRDefault="00C44265" w:rsidP="00C44265">
      <w:pPr>
        <w:spacing w:after="0" w:line="240" w:lineRule="auto"/>
        <w:rPr>
          <w:rFonts w:ascii="Book Antiqua" w:eastAsia="Times New Roman" w:hAnsi="Book Antiqua" w:cs="Times New Roman"/>
          <w:b/>
          <w:sz w:val="24"/>
          <w:szCs w:val="20"/>
          <w:u w:val="single"/>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u w:val="single"/>
          <w:lang w:val="en-GB"/>
        </w:rPr>
        <w:t>CIVIL CASE NUMBER ccccc OF 2001</w:t>
      </w:r>
    </w:p>
    <w:p w14:paraId="49BAB1EE" w14:textId="77777777" w:rsidR="00C44265" w:rsidRPr="00C44265" w:rsidRDefault="00C44265" w:rsidP="00C44265">
      <w:pPr>
        <w:spacing w:after="0" w:line="360" w:lineRule="auto"/>
        <w:rPr>
          <w:rFonts w:ascii="Book Antiqua" w:eastAsia="Times New Roman" w:hAnsi="Book Antiqua" w:cs="Times New Roman"/>
          <w:b/>
          <w:sz w:val="24"/>
          <w:szCs w:val="20"/>
          <w:lang w:val="en-GB"/>
        </w:rPr>
      </w:pPr>
    </w:p>
    <w:p w14:paraId="1A48D0B4" w14:textId="77777777" w:rsidR="00C44265" w:rsidRPr="00C44265" w:rsidRDefault="00C44265" w:rsidP="00C44265">
      <w:pPr>
        <w:spacing w:after="0" w:line="360" w:lineRule="auto"/>
        <w:rPr>
          <w:rFonts w:ascii="Book Antiqua" w:eastAsia="Times New Roman" w:hAnsi="Book Antiqua" w:cs="Times New Roman"/>
          <w:b/>
          <w:sz w:val="24"/>
          <w:szCs w:val="20"/>
          <w:lang w:val="en-GB"/>
        </w:rPr>
      </w:pPr>
    </w:p>
    <w:p w14:paraId="767B5524" w14:textId="77777777" w:rsidR="00C44265" w:rsidRPr="00C44265" w:rsidRDefault="00C44265" w:rsidP="00C44265">
      <w:pPr>
        <w:spacing w:after="0" w:line="360" w:lineRule="auto"/>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 xml:space="preserve">CCCCC TRANSPORT COMPANY LIMITED </w:t>
      </w:r>
      <w:r w:rsidRPr="00C44265">
        <w:rPr>
          <w:rFonts w:ascii="Book Antiqua" w:eastAsia="Times New Roman" w:hAnsi="Book Antiqua" w:cs="Times New Roman"/>
          <w:b/>
          <w:sz w:val="24"/>
          <w:szCs w:val="20"/>
          <w:lang w:val="en-GB"/>
        </w:rPr>
        <w:tab/>
        <w:t>..</w:t>
      </w:r>
      <w:r w:rsidRPr="00C44265">
        <w:rPr>
          <w:rFonts w:ascii="Book Antiqua" w:eastAsia="Times New Roman" w:hAnsi="Book Antiqua" w:cs="Times New Roman"/>
          <w:b/>
          <w:sz w:val="24"/>
          <w:szCs w:val="20"/>
          <w:lang w:val="en-GB"/>
        </w:rPr>
        <w:tab/>
        <w:t>..</w:t>
      </w:r>
      <w:r w:rsidRPr="00C44265">
        <w:rPr>
          <w:rFonts w:ascii="Book Antiqua" w:eastAsia="Times New Roman" w:hAnsi="Book Antiqua" w:cs="Times New Roman"/>
          <w:b/>
          <w:sz w:val="24"/>
          <w:szCs w:val="20"/>
          <w:lang w:val="en-GB"/>
        </w:rPr>
        <w:tab/>
        <w:t>..</w:t>
      </w:r>
      <w:r w:rsidRPr="00C44265">
        <w:rPr>
          <w:rFonts w:ascii="Book Antiqua" w:eastAsia="Times New Roman" w:hAnsi="Book Antiqua" w:cs="Times New Roman"/>
          <w:b/>
          <w:sz w:val="24"/>
          <w:szCs w:val="20"/>
          <w:lang w:val="en-GB"/>
        </w:rPr>
        <w:tab/>
        <w:t xml:space="preserve"> PLAINTIFF</w:t>
      </w:r>
    </w:p>
    <w:p w14:paraId="747E386A" w14:textId="77777777" w:rsidR="00C44265" w:rsidRPr="00C44265" w:rsidRDefault="00C44265" w:rsidP="00C44265">
      <w:pPr>
        <w:spacing w:after="0" w:line="360" w:lineRule="auto"/>
        <w:ind w:left="2880" w:firstLine="720"/>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-VS-</w:t>
      </w:r>
    </w:p>
    <w:p w14:paraId="294741E8" w14:textId="77777777" w:rsidR="00C44265" w:rsidRPr="00C44265" w:rsidRDefault="00C44265" w:rsidP="00C44265">
      <w:pPr>
        <w:spacing w:after="0" w:line="360" w:lineRule="auto"/>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CCCCC ENTERPRISES LIMITED .</w:t>
      </w:r>
      <w:r w:rsidRPr="00C44265">
        <w:rPr>
          <w:rFonts w:ascii="Book Antiqua" w:eastAsia="Times New Roman" w:hAnsi="Book Antiqua" w:cs="Times New Roman"/>
          <w:b/>
          <w:sz w:val="24"/>
          <w:szCs w:val="20"/>
          <w:lang w:val="en-GB"/>
        </w:rPr>
        <w:tab/>
        <w:t>.. ..</w:t>
      </w:r>
      <w:r w:rsidRPr="00C44265">
        <w:rPr>
          <w:rFonts w:ascii="Book Antiqua" w:eastAsia="Times New Roman" w:hAnsi="Book Antiqua" w:cs="Times New Roman"/>
          <w:b/>
          <w:sz w:val="24"/>
          <w:szCs w:val="20"/>
          <w:lang w:val="en-GB"/>
        </w:rPr>
        <w:tab/>
        <w:t xml:space="preserve">             </w:t>
      </w:r>
      <w:r w:rsidRPr="00C44265">
        <w:rPr>
          <w:rFonts w:ascii="Book Antiqua" w:eastAsia="Times New Roman" w:hAnsi="Book Antiqua" w:cs="Times New Roman"/>
          <w:b/>
          <w:sz w:val="24"/>
          <w:szCs w:val="20"/>
          <w:lang w:val="en-GB"/>
        </w:rPr>
        <w:tab/>
        <w:t xml:space="preserve">DEFENDANT </w:t>
      </w:r>
    </w:p>
    <w:p w14:paraId="2DB81D73" w14:textId="77777777" w:rsidR="00C44265" w:rsidRPr="00C44265" w:rsidRDefault="00C44265" w:rsidP="00C44265">
      <w:pPr>
        <w:spacing w:after="0" w:line="360" w:lineRule="auto"/>
        <w:rPr>
          <w:rFonts w:ascii="Book Antiqua" w:eastAsia="Times New Roman" w:hAnsi="Book Antiqua" w:cs="Times New Roman"/>
          <w:b/>
          <w:sz w:val="24"/>
          <w:szCs w:val="20"/>
          <w:lang w:val="en-GB"/>
        </w:rPr>
      </w:pPr>
    </w:p>
    <w:p w14:paraId="0B4E9926" w14:textId="77777777" w:rsidR="00C44265" w:rsidRPr="00C44265" w:rsidRDefault="00C44265" w:rsidP="00C44265">
      <w:pPr>
        <w:spacing w:after="0" w:line="360" w:lineRule="auto"/>
        <w:jc w:val="center"/>
        <w:rPr>
          <w:rFonts w:ascii="Book Antiqua" w:eastAsia="Times New Roman" w:hAnsi="Book Antiqua" w:cs="Times New Roman"/>
          <w:b/>
          <w:sz w:val="24"/>
          <w:szCs w:val="20"/>
          <w:u w:val="single"/>
          <w:lang w:val="en-GB"/>
        </w:rPr>
      </w:pPr>
      <w:r w:rsidRPr="00C44265">
        <w:rPr>
          <w:rFonts w:ascii="Book Antiqua" w:eastAsia="Times New Roman" w:hAnsi="Book Antiqua" w:cs="Times New Roman"/>
          <w:b/>
          <w:sz w:val="24"/>
          <w:szCs w:val="20"/>
          <w:u w:val="single"/>
          <w:lang w:val="en-GB"/>
        </w:rPr>
        <w:t>AMENDED PLAINT.</w:t>
      </w:r>
    </w:p>
    <w:p w14:paraId="61560E82" w14:textId="77777777" w:rsidR="00C44265" w:rsidRPr="00C44265" w:rsidRDefault="00C44265" w:rsidP="00C44265">
      <w:pPr>
        <w:spacing w:after="0" w:line="360" w:lineRule="auto"/>
        <w:jc w:val="both"/>
        <w:rPr>
          <w:rFonts w:ascii="Book Antiqua" w:eastAsia="Times New Roman" w:hAnsi="Book Antiqua" w:cs="Times New Roman"/>
          <w:b/>
          <w:sz w:val="24"/>
          <w:szCs w:val="20"/>
          <w:lang w:val="en-GB"/>
        </w:rPr>
      </w:pPr>
    </w:p>
    <w:p w14:paraId="3D778AE9"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The Plaintiff is a limited liability  Company duly incorporated in the  Republic of  Kenya under the provisions of the Companies Act (Cap. 486 of the Laws of Kenya)  and carrying on transportation business  in Nairobi and elsewhere  in the said Republic. Its  address for service for  purposes of this  suit is care of Messrs. ..... &amp; Company, Advocates, Ccccc, Arboretum Drive, P. O. Box ccccc , Nairobi. </w:t>
      </w:r>
    </w:p>
    <w:p w14:paraId="2E18E5E3"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0C37F5C2"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z w:val="24"/>
          <w:szCs w:val="20"/>
          <w:lang w:val="en-GB"/>
        </w:rPr>
        <w:t xml:space="preserve">The   Defendant is a limited liability Company duly incorporated in the Republic aforesaid under the provisions of the Companies Act , Cap. 486  of the Laws of Kenya ) and carrying on business in Nairobi and elsewhere in the said Republic.  </w:t>
      </w:r>
      <w:r w:rsidRPr="00C44265">
        <w:rPr>
          <w:rFonts w:ascii="Book Antiqua" w:eastAsia="Times New Roman" w:hAnsi="Book Antiqua" w:cs="Times New Roman"/>
          <w:snapToGrid w:val="0"/>
          <w:sz w:val="24"/>
          <w:szCs w:val="20"/>
          <w:lang w:val="en-GB"/>
        </w:rPr>
        <w:t xml:space="preserve">Service of Summons to Enter Appearance shall be effected upon the Defendant through the offices of the Plaintiff’s Advocates. </w:t>
      </w:r>
    </w:p>
    <w:p w14:paraId="59DBC11B" w14:textId="77777777"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14:paraId="5E8C1A66"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napToGrid w:val="0"/>
          <w:sz w:val="24"/>
          <w:szCs w:val="20"/>
          <w:lang w:val="en-GB"/>
        </w:rPr>
        <w:t xml:space="preserve">At  all  material </w:t>
      </w:r>
      <w:r w:rsidRPr="00C44265">
        <w:rPr>
          <w:rFonts w:ascii="Book Antiqua" w:eastAsia="Times New Roman" w:hAnsi="Book Antiqua" w:cs="Times New Roman"/>
          <w:sz w:val="24"/>
          <w:szCs w:val="20"/>
          <w:lang w:val="en-GB"/>
        </w:rPr>
        <w:t xml:space="preserve">times, the Defendant was the employer of  one   Zephania  Mogiri   Ondieki,  now  deceased, (“the said  driver”)   engaged  by the Defendant  as a   driver  of the Defendant’s </w:t>
      </w:r>
      <w:r w:rsidRPr="00C44265">
        <w:rPr>
          <w:rFonts w:ascii="Book Antiqua" w:eastAsia="Times New Roman" w:hAnsi="Book Antiqua" w:cs="Times New Roman"/>
          <w:snapToGrid w:val="0"/>
          <w:sz w:val="24"/>
          <w:szCs w:val="20"/>
          <w:lang w:val="en-GB"/>
        </w:rPr>
        <w:t xml:space="preserve">motor vehicle  registration number CCCCC 327 F. </w:t>
      </w:r>
    </w:p>
    <w:p w14:paraId="3FDDA2FB" w14:textId="77777777"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14:paraId="34C24E8D" w14:textId="77777777"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14:paraId="1D4C491F" w14:textId="77777777"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14:paraId="129DF232"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napToGrid w:val="0"/>
          <w:sz w:val="24"/>
          <w:szCs w:val="20"/>
          <w:lang w:val="en-GB"/>
        </w:rPr>
        <w:t>On or about 9</w:t>
      </w:r>
      <w:r w:rsidRPr="00C44265">
        <w:rPr>
          <w:rFonts w:ascii="Book Antiqua" w:eastAsia="Times New Roman" w:hAnsi="Book Antiqua" w:cs="Times New Roman"/>
          <w:snapToGrid w:val="0"/>
          <w:sz w:val="24"/>
          <w:szCs w:val="20"/>
          <w:vertAlign w:val="superscript"/>
          <w:lang w:val="en-GB"/>
        </w:rPr>
        <w:t>th</w:t>
      </w:r>
      <w:r w:rsidRPr="00C44265">
        <w:rPr>
          <w:rFonts w:ascii="Book Antiqua" w:eastAsia="Times New Roman" w:hAnsi="Book Antiqua" w:cs="Times New Roman"/>
          <w:snapToGrid w:val="0"/>
          <w:sz w:val="24"/>
          <w:szCs w:val="20"/>
          <w:lang w:val="en-GB"/>
        </w:rPr>
        <w:t xml:space="preserve"> May, 1998  along the Nairobi – Mombasa Highway near  a place known as Aimima Kilungu, the   said  driver, whilst  in the course of his aforesaid employment  and with the authority and/or consent of the Defendant was driving the  Defendant’s   said motor vehicle. The same was so  negligently and/or recklessly driven, managed  and or controlled by the said  driver, that the he  caused  and/or permitted the same to violently collide  with the Plaintiff’s  motor vehicle  registration number KAG 993 T. </w:t>
      </w:r>
    </w:p>
    <w:p w14:paraId="50612A06"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3A961B6C" w14:textId="77777777" w:rsidR="00C44265" w:rsidRPr="00C44265" w:rsidRDefault="00C44265" w:rsidP="00664A0A">
      <w:pPr>
        <w:keepNext/>
        <w:numPr>
          <w:ilvl w:val="0"/>
          <w:numId w:val="32"/>
        </w:numPr>
        <w:tabs>
          <w:tab w:val="num" w:pos="360"/>
        </w:tabs>
        <w:spacing w:after="0" w:line="360" w:lineRule="auto"/>
        <w:jc w:val="center"/>
        <w:outlineLvl w:val="1"/>
        <w:rPr>
          <w:rFonts w:ascii="Book Antiqua" w:eastAsia="Times New Roman" w:hAnsi="Book Antiqua" w:cs="Times New Roman"/>
          <w:b/>
          <w:snapToGrid w:val="0"/>
          <w:sz w:val="24"/>
          <w:szCs w:val="20"/>
          <w:u w:val="single"/>
          <w:lang w:val="en-GB"/>
        </w:rPr>
      </w:pPr>
      <w:r w:rsidRPr="00C44265">
        <w:rPr>
          <w:rFonts w:ascii="Book Antiqua" w:eastAsia="Times New Roman" w:hAnsi="Book Antiqua" w:cs="Times New Roman"/>
          <w:b/>
          <w:snapToGrid w:val="0"/>
          <w:sz w:val="24"/>
          <w:szCs w:val="20"/>
          <w:u w:val="single"/>
          <w:lang w:val="en-GB"/>
        </w:rPr>
        <w:t>PARTICULARS OF NEGLIGENCE AND/OR  RECKLESSNESS</w:t>
      </w:r>
    </w:p>
    <w:p w14:paraId="2BA6BFA6" w14:textId="77777777"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napToGrid w:val="0"/>
          <w:sz w:val="24"/>
          <w:szCs w:val="20"/>
          <w:lang w:val="en-GB"/>
        </w:rPr>
        <w:t>Driving the   Defendant’s said motor vehicle  along the said road in an aggressive manner and/or at an excessive speed;</w:t>
      </w:r>
    </w:p>
    <w:p w14:paraId="37130CBC" w14:textId="77777777"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z w:val="24"/>
          <w:szCs w:val="20"/>
          <w:lang w:val="en-GB"/>
        </w:rPr>
      </w:pPr>
      <w:r w:rsidRPr="00C44265">
        <w:rPr>
          <w:rFonts w:ascii="Book Antiqua" w:eastAsia="Times New Roman" w:hAnsi="Book Antiqua" w:cs="Times New Roman"/>
          <w:snapToGrid w:val="0"/>
          <w:sz w:val="24"/>
          <w:szCs w:val="20"/>
          <w:lang w:val="en-GB"/>
        </w:rPr>
        <w:t>Failing to keep any  or any proper look – out or to or to have any or any sufficient  regard for any oncoming  traffic  that was or might reasonably  have been expected on the opposite side of the said road;</w:t>
      </w:r>
    </w:p>
    <w:p w14:paraId="70DC626F" w14:textId="77777777"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z w:val="24"/>
          <w:szCs w:val="20"/>
          <w:lang w:val="en-GB"/>
        </w:rPr>
      </w:pPr>
      <w:r w:rsidRPr="00C44265">
        <w:rPr>
          <w:rFonts w:ascii="Book Antiqua" w:eastAsia="Times New Roman" w:hAnsi="Book Antiqua" w:cs="Times New Roman"/>
          <w:snapToGrid w:val="0"/>
          <w:sz w:val="24"/>
          <w:szCs w:val="20"/>
          <w:lang w:val="en-GB"/>
        </w:rPr>
        <w:t>Carelessly overtaking  at  a dangerous speed and without keeping any proper look out  for  other road users;</w:t>
      </w:r>
    </w:p>
    <w:p w14:paraId="51B929DE" w14:textId="77777777"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Failing  to  take any sufficient  steps to brake, stop, swerve and/or otherwise manoeuvre  the Defendant’s  said motor vehicle so as to avoid  colliding with the Plaintiff’s said motor vehicle;</w:t>
      </w:r>
    </w:p>
    <w:p w14:paraId="47881911"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napToGrid w:val="0"/>
          <w:sz w:val="24"/>
          <w:szCs w:val="20"/>
          <w:lang w:val="en-GB"/>
        </w:rPr>
        <w:t xml:space="preserve">By reason of the foregoing, the Plaintiff has suffered loss and damage. </w:t>
      </w:r>
    </w:p>
    <w:p w14:paraId="4B367ED6" w14:textId="77777777" w:rsidR="00C44265" w:rsidRPr="00C44265" w:rsidRDefault="00C44265" w:rsidP="00664A0A">
      <w:pPr>
        <w:keepNext/>
        <w:numPr>
          <w:ilvl w:val="0"/>
          <w:numId w:val="32"/>
        </w:numPr>
        <w:tabs>
          <w:tab w:val="num" w:pos="360"/>
        </w:tabs>
        <w:spacing w:after="0" w:line="360" w:lineRule="auto"/>
        <w:jc w:val="both"/>
        <w:outlineLvl w:val="0"/>
        <w:rPr>
          <w:rFonts w:ascii="Book Antiqua" w:eastAsia="Times New Roman" w:hAnsi="Book Antiqua" w:cs="Times New Roman"/>
          <w:b/>
          <w:snapToGrid w:val="0"/>
          <w:sz w:val="24"/>
          <w:szCs w:val="20"/>
          <w:u w:val="single"/>
          <w:lang w:val="en-GB"/>
        </w:rPr>
      </w:pPr>
    </w:p>
    <w:p w14:paraId="04ACB389" w14:textId="77777777" w:rsidR="00C44265" w:rsidRPr="00C44265" w:rsidRDefault="00C44265" w:rsidP="00664A0A">
      <w:pPr>
        <w:keepNext/>
        <w:numPr>
          <w:ilvl w:val="0"/>
          <w:numId w:val="32"/>
        </w:numPr>
        <w:tabs>
          <w:tab w:val="num" w:pos="360"/>
        </w:tabs>
        <w:spacing w:after="0" w:line="360" w:lineRule="auto"/>
        <w:jc w:val="center"/>
        <w:outlineLvl w:val="0"/>
        <w:rPr>
          <w:rFonts w:ascii="Book Antiqua" w:eastAsia="Times New Roman" w:hAnsi="Book Antiqua" w:cs="Times New Roman"/>
          <w:b/>
          <w:snapToGrid w:val="0"/>
          <w:sz w:val="24"/>
          <w:szCs w:val="20"/>
          <w:u w:val="single"/>
          <w:lang w:val="en-GB"/>
        </w:rPr>
      </w:pPr>
      <w:r w:rsidRPr="00C44265">
        <w:rPr>
          <w:rFonts w:ascii="Book Antiqua" w:eastAsia="Times New Roman" w:hAnsi="Book Antiqua" w:cs="Times New Roman"/>
          <w:b/>
          <w:snapToGrid w:val="0"/>
          <w:sz w:val="24"/>
          <w:szCs w:val="20"/>
          <w:u w:val="single"/>
          <w:lang w:val="en-GB"/>
        </w:rPr>
        <w:t>PARTICULARS OF  LOSS AND SPECIAL DAMAGE</w:t>
      </w:r>
    </w:p>
    <w:p w14:paraId="70702F70" w14:textId="77777777"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Value of goods  damaged and /or destroyed</w:t>
      </w:r>
    </w:p>
    <w:p w14:paraId="1AD8BD06" w14:textId="77777777" w:rsidR="00C44265" w:rsidRPr="00C44265" w:rsidRDefault="00C44265" w:rsidP="00C44265">
      <w:pPr>
        <w:spacing w:after="0" w:line="240" w:lineRule="auto"/>
        <w:ind w:left="720" w:firstLine="3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in the accident..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Kshs. 3,151,290.00</w:t>
      </w:r>
    </w:p>
    <w:p w14:paraId="07D840DC" w14:textId="77777777" w:rsidR="00C44265" w:rsidRPr="00C44265" w:rsidRDefault="00C44265" w:rsidP="00C44265">
      <w:pPr>
        <w:spacing w:after="0" w:line="240" w:lineRule="auto"/>
        <w:ind w:left="720" w:firstLine="360"/>
        <w:jc w:val="both"/>
        <w:rPr>
          <w:rFonts w:ascii="Book Antiqua" w:eastAsia="Times New Roman" w:hAnsi="Book Antiqua" w:cs="Times New Roman"/>
          <w:sz w:val="24"/>
          <w:szCs w:val="20"/>
          <w:lang w:val="en-GB"/>
        </w:rPr>
      </w:pPr>
    </w:p>
    <w:p w14:paraId="0E3CFBCF" w14:textId="77777777"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Less amount paid by the insurers ..</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Kshs. 2,507,000.00</w:t>
      </w:r>
    </w:p>
    <w:p w14:paraId="5494FD67" w14:textId="77777777"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w:t>
      </w:r>
    </w:p>
    <w:p w14:paraId="72CA4403" w14:textId="77777777"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Kshs.     644,290.00</w:t>
      </w:r>
    </w:p>
    <w:p w14:paraId="54A020FF" w14:textId="77777777"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p>
    <w:p w14:paraId="1E1EC4DC" w14:textId="77777777"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Cost of repairs to the Plaintiff’s said </w:t>
      </w:r>
    </w:p>
    <w:p w14:paraId="1D72E6D1" w14:textId="77777777" w:rsidR="00C44265" w:rsidRPr="00C44265" w:rsidRDefault="00C44265" w:rsidP="00C44265">
      <w:pPr>
        <w:spacing w:after="0" w:line="240" w:lineRule="auto"/>
        <w:ind w:left="720" w:firstLine="3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motor vehicle. ..</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Kshs.   2,430,525.65</w:t>
      </w:r>
    </w:p>
    <w:p w14:paraId="5C0DB0EC" w14:textId="77777777" w:rsidR="00C44265" w:rsidRPr="00C44265" w:rsidRDefault="00C44265" w:rsidP="00C44265">
      <w:pPr>
        <w:spacing w:after="0" w:line="240" w:lineRule="auto"/>
        <w:jc w:val="both"/>
        <w:rPr>
          <w:rFonts w:ascii="Book Antiqua" w:eastAsia="Times New Roman" w:hAnsi="Book Antiqua" w:cs="Times New Roman"/>
          <w:sz w:val="24"/>
          <w:szCs w:val="20"/>
          <w:lang w:val="en-GB"/>
        </w:rPr>
      </w:pPr>
    </w:p>
    <w:p w14:paraId="14493523" w14:textId="77777777" w:rsidR="00C44265" w:rsidRPr="00C44265" w:rsidRDefault="00C44265" w:rsidP="00C44265">
      <w:pPr>
        <w:spacing w:after="0" w:line="240" w:lineRule="auto"/>
        <w:ind w:left="720"/>
        <w:jc w:val="both"/>
        <w:rPr>
          <w:rFonts w:ascii="Book Antiqua" w:eastAsia="Times New Roman" w:hAnsi="Book Antiqua" w:cs="Times New Roman"/>
          <w:sz w:val="24"/>
          <w:szCs w:val="20"/>
          <w:lang w:val="en-GB"/>
        </w:rPr>
      </w:pPr>
    </w:p>
    <w:p w14:paraId="57884CAA" w14:textId="77777777"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Loss of user</w:t>
      </w:r>
    </w:p>
    <w:p w14:paraId="22F20481" w14:textId="77777777" w:rsidR="00C44265" w:rsidRPr="00C44265" w:rsidRDefault="00C44265" w:rsidP="00C44265">
      <w:pPr>
        <w:spacing w:after="0" w:line="240" w:lineRule="auto"/>
        <w:ind w:left="108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(Kshs. 200,000.00 per week for four weeks)  Kshs.     800,000.00</w:t>
      </w:r>
    </w:p>
    <w:p w14:paraId="39A38E2C" w14:textId="77777777" w:rsidR="00C44265" w:rsidRPr="00C44265" w:rsidRDefault="00C44265" w:rsidP="00C44265">
      <w:pPr>
        <w:spacing w:after="0" w:line="240" w:lineRule="auto"/>
        <w:ind w:left="108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t>-------------------------</w:t>
      </w:r>
    </w:p>
    <w:p w14:paraId="5292087F" w14:textId="77777777"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lang w:val="en-GB"/>
        </w:rPr>
        <w:t>TOTAL</w:t>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Kshs. 3,874,815.65</w:t>
      </w:r>
    </w:p>
    <w:p w14:paraId="475CDA29" w14:textId="77777777"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w:t>
      </w:r>
    </w:p>
    <w:p w14:paraId="502A318F" w14:textId="77777777" w:rsidR="00C44265" w:rsidRPr="00C44265" w:rsidRDefault="00C44265" w:rsidP="00C44265">
      <w:pPr>
        <w:spacing w:after="0" w:line="240" w:lineRule="auto"/>
        <w:ind w:left="2520" w:firstLine="360"/>
        <w:jc w:val="both"/>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TOTAL</w:t>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Kshs. 1,444,290.00</w:t>
      </w:r>
    </w:p>
    <w:p w14:paraId="7DBC0C8B" w14:textId="77777777"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p>
    <w:p w14:paraId="323A2948" w14:textId="77777777"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p>
    <w:p w14:paraId="7C4E8180" w14:textId="77777777"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p>
    <w:p w14:paraId="6ACAFD3D"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The Plaintiff avers that the Defendant as employer of the said driver and owner of motor  vehicle registration number </w:t>
      </w:r>
      <w:r w:rsidRPr="00C44265">
        <w:rPr>
          <w:rFonts w:ascii="Book Antiqua" w:eastAsia="Times New Roman" w:hAnsi="Book Antiqua" w:cs="Times New Roman"/>
          <w:snapToGrid w:val="0"/>
          <w:sz w:val="24"/>
          <w:szCs w:val="20"/>
          <w:lang w:val="en-GB"/>
        </w:rPr>
        <w:t>CCCCC 327 F</w:t>
      </w:r>
      <w:r w:rsidRPr="00C44265">
        <w:rPr>
          <w:rFonts w:ascii="Book Antiqua" w:eastAsia="Times New Roman" w:hAnsi="Book Antiqua" w:cs="Times New Roman"/>
          <w:sz w:val="24"/>
          <w:szCs w:val="20"/>
          <w:lang w:val="en-GB"/>
        </w:rPr>
        <w:t xml:space="preserve"> is vicariously liable  to the Plaintiff  for  the said  driver’s  said  negligent acts  aforesaid. Accordingly, the  Plaintiff claims from the  Defendant the said sum of Kshs. 3,874,815.65. 1,444,290.00 </w:t>
      </w:r>
    </w:p>
    <w:p w14:paraId="0862032D"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  </w:t>
      </w:r>
    </w:p>
    <w:p w14:paraId="33208C1F"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02AC52A3"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Despite demand being made upon the Defendant to pay the Plaintiff the aforesaid sum, the  Defendant  has refused, neglected and /or otherwise failed to pay  the said sum  of Kshs. 3,874,815.65 1,444,290.00 or any part  thereof. </w:t>
      </w:r>
    </w:p>
    <w:p w14:paraId="27EAF4BC"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7BBB88A4" w14:textId="77777777"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The Plaintiff avers that there are arbitration proceedings pending between itself and Panafrican Insurance Company Limited, the insurer of the Plaintiff’s motor  vehicle  aforesaid   which proceedings  arose out  of  the  said accident. In the said proceedings,  the  Plaintiff  claims,  </w:t>
      </w:r>
      <w:r w:rsidRPr="00C44265">
        <w:rPr>
          <w:rFonts w:ascii="Book Antiqua" w:eastAsia="Times New Roman" w:hAnsi="Book Antiqua" w:cs="Times New Roman"/>
          <w:i/>
          <w:sz w:val="24"/>
          <w:szCs w:val="20"/>
          <w:lang w:val="en-GB"/>
        </w:rPr>
        <w:t>inter  alia</w:t>
      </w:r>
      <w:r w:rsidRPr="00C44265">
        <w:rPr>
          <w:rFonts w:ascii="Book Antiqua" w:eastAsia="Times New Roman" w:hAnsi="Book Antiqua" w:cs="Times New Roman"/>
          <w:sz w:val="24"/>
          <w:szCs w:val="20"/>
          <w:lang w:val="en-GB"/>
        </w:rPr>
        <w:t xml:space="preserve">,  the sum of Kshs. 2,430,525.65  together  with  interest  thereon,  the same   being the sum incurred by the Plaintiff in repairing its said motor vehicle subsequent to the said accident. Accordingly, the Plaintiff avers that in the event that it is successful in the said  arbitration  proceedings  and   it  is  awarded   the  said  sum  of  Kshs 2,430,525.65  together  with  interest  thereon as  prayed  therein,   the Plaintiff  </w:t>
      </w:r>
      <w:r w:rsidRPr="00C44265">
        <w:rPr>
          <w:rFonts w:ascii="Book Antiqua" w:eastAsia="Times New Roman" w:hAnsi="Book Antiqua" w:cs="Times New Roman"/>
          <w:sz w:val="24"/>
          <w:szCs w:val="20"/>
          <w:lang w:val="en-GB"/>
        </w:rPr>
        <w:lastRenderedPageBreak/>
        <w:t xml:space="preserve">hereby  undertakes  to offset   the   said   sum of Kshs 2,430,525.65     against  the   similar  sum  of Kshs. 2,430,525.65  claimed  against the   Defendant   herein   and  more  particularly  set  out  in  paragraph   5(c)  above. </w:t>
      </w:r>
    </w:p>
    <w:p w14:paraId="64760332"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1E658CAD" w14:textId="77777777" w:rsidR="00C44265" w:rsidRPr="00C44265" w:rsidRDefault="00C44265" w:rsidP="00C44265">
      <w:pPr>
        <w:spacing w:after="0" w:line="360" w:lineRule="auto"/>
        <w:ind w:left="720" w:hanging="72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8a)</w:t>
      </w:r>
      <w:r w:rsidRPr="00C44265">
        <w:rPr>
          <w:rFonts w:ascii="Book Antiqua" w:eastAsia="Times New Roman" w:hAnsi="Book Antiqua" w:cs="Times New Roman"/>
          <w:sz w:val="24"/>
          <w:szCs w:val="20"/>
          <w:lang w:val="en-GB"/>
        </w:rPr>
        <w:tab/>
        <w:t>The Plaintiff avers that at the time of instituting this suit there were arbitration proceedings pending between itself and Panafrican Insurance Company Limited, the insurer of the Plaintiff's motor vehicle aforesaid, which proceedings arose out of the said accident have since been concluded. In the said proceedings, the Plaintiff claimed</w:t>
      </w:r>
      <w:r w:rsidRPr="00C44265">
        <w:rPr>
          <w:rFonts w:ascii="Book Antiqua" w:eastAsia="Times New Roman" w:hAnsi="Book Antiqua" w:cs="Times New Roman"/>
          <w:i/>
          <w:sz w:val="24"/>
          <w:szCs w:val="20"/>
          <w:lang w:val="en-GB"/>
        </w:rPr>
        <w:t>, inter alia</w:t>
      </w:r>
      <w:r w:rsidRPr="00C44265">
        <w:rPr>
          <w:rFonts w:ascii="Book Antiqua" w:eastAsia="Times New Roman" w:hAnsi="Book Antiqua" w:cs="Times New Roman"/>
          <w:sz w:val="24"/>
          <w:szCs w:val="20"/>
          <w:lang w:val="en-GB"/>
        </w:rPr>
        <w:t>, the sum of Kshs. 2,430,525.65 together  with  interest  thereon,  the same   being the sum incurred by the Plaintiff in repairing its said motor vehicle subsequent to the said accident. Consequently, the Plaintiff was awarded the sum of Kshs. 1,317,279.00 in full and final settlement thereof.</w:t>
      </w:r>
    </w:p>
    <w:p w14:paraId="38D297D3" w14:textId="77777777" w:rsidR="00C44265" w:rsidRPr="00C44265" w:rsidRDefault="00C44265" w:rsidP="00C44265">
      <w:pPr>
        <w:spacing w:after="0" w:line="360" w:lineRule="auto"/>
        <w:ind w:left="720" w:hanging="720"/>
        <w:jc w:val="both"/>
        <w:rPr>
          <w:rFonts w:ascii="Book Antiqua" w:eastAsia="Times New Roman" w:hAnsi="Book Antiqua" w:cs="Times New Roman"/>
          <w:sz w:val="24"/>
          <w:szCs w:val="20"/>
          <w:lang w:val="en-GB"/>
        </w:rPr>
      </w:pPr>
    </w:p>
    <w:p w14:paraId="02173E5E" w14:textId="77777777" w:rsidR="00C44265" w:rsidRPr="00C44265" w:rsidRDefault="00C44265" w:rsidP="00C44265">
      <w:pPr>
        <w:spacing w:after="0" w:line="360" w:lineRule="auto"/>
        <w:ind w:left="720" w:hanging="72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9.</w:t>
      </w:r>
      <w:r w:rsidRPr="00C44265">
        <w:rPr>
          <w:rFonts w:ascii="Book Antiqua" w:eastAsia="Times New Roman" w:hAnsi="Book Antiqua" w:cs="Times New Roman"/>
          <w:sz w:val="24"/>
          <w:szCs w:val="20"/>
          <w:lang w:val="en-GB"/>
        </w:rPr>
        <w:tab/>
        <w:t xml:space="preserve">The cause of action arose within the jurisdiction of this Honourable Court. </w:t>
      </w:r>
    </w:p>
    <w:p w14:paraId="50C03EEA" w14:textId="77777777" w:rsidR="00C44265" w:rsidRPr="00C44265" w:rsidRDefault="00C44265" w:rsidP="00C44265">
      <w:pPr>
        <w:spacing w:after="0" w:line="360" w:lineRule="auto"/>
        <w:jc w:val="both"/>
        <w:rPr>
          <w:rFonts w:ascii="Book Antiqua" w:eastAsia="Times New Roman" w:hAnsi="Book Antiqua" w:cs="Times New Roman"/>
          <w:b/>
          <w:snapToGrid w:val="0"/>
          <w:sz w:val="24"/>
          <w:szCs w:val="20"/>
          <w:u w:val="single"/>
          <w:lang w:val="en-GB"/>
        </w:rPr>
      </w:pPr>
    </w:p>
    <w:p w14:paraId="7A3A7BA3" w14:textId="77777777"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b/>
          <w:snapToGrid w:val="0"/>
          <w:sz w:val="24"/>
          <w:szCs w:val="20"/>
          <w:u w:val="single"/>
          <w:lang w:val="en-GB"/>
        </w:rPr>
        <w:t>REASONS WHEREFORE</w:t>
      </w:r>
      <w:r w:rsidRPr="00C44265">
        <w:rPr>
          <w:rFonts w:ascii="Book Antiqua" w:eastAsia="Times New Roman" w:hAnsi="Book Antiqua" w:cs="Times New Roman"/>
          <w:snapToGrid w:val="0"/>
          <w:sz w:val="24"/>
          <w:szCs w:val="20"/>
          <w:lang w:val="en-GB"/>
        </w:rPr>
        <w:t xml:space="preserve"> the Plaintiff prays for judgment against the Defendant jointly for: -</w:t>
      </w:r>
    </w:p>
    <w:p w14:paraId="30A60AE3" w14:textId="77777777" w:rsidR="00C44265" w:rsidRPr="00C44265" w:rsidRDefault="00C44265" w:rsidP="00664A0A">
      <w:pPr>
        <w:numPr>
          <w:ilvl w:val="0"/>
          <w:numId w:val="56"/>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Special damages in the said sum of Kshs. 3,874,815.65 1,444,229.00 together with interest thereon at the prevailing commercial rates from 9</w:t>
      </w:r>
      <w:r w:rsidRPr="00C44265">
        <w:rPr>
          <w:rFonts w:ascii="Book Antiqua" w:eastAsia="Times New Roman" w:hAnsi="Book Antiqua" w:cs="Times New Roman"/>
          <w:sz w:val="24"/>
          <w:szCs w:val="20"/>
          <w:vertAlign w:val="superscript"/>
          <w:lang w:val="en-GB"/>
        </w:rPr>
        <w:t>th</w:t>
      </w:r>
      <w:r w:rsidRPr="00C44265">
        <w:rPr>
          <w:rFonts w:ascii="Book Antiqua" w:eastAsia="Times New Roman" w:hAnsi="Book Antiqua" w:cs="Times New Roman"/>
          <w:sz w:val="24"/>
          <w:szCs w:val="20"/>
          <w:lang w:val="en-GB"/>
        </w:rPr>
        <w:t xml:space="preserve"> May 1998 until payment in full. </w:t>
      </w:r>
    </w:p>
    <w:p w14:paraId="6CFC64E1" w14:textId="77777777" w:rsidR="00C44265" w:rsidRPr="00C44265" w:rsidRDefault="00C44265" w:rsidP="00664A0A">
      <w:pPr>
        <w:numPr>
          <w:ilvl w:val="0"/>
          <w:numId w:val="56"/>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Costs of this suit and interest thereon at Court rates.</w:t>
      </w:r>
    </w:p>
    <w:p w14:paraId="29B6F158" w14:textId="77777777" w:rsidR="00C44265" w:rsidRPr="00C44265" w:rsidRDefault="00C44265" w:rsidP="00664A0A">
      <w:pPr>
        <w:numPr>
          <w:ilvl w:val="0"/>
          <w:numId w:val="56"/>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Such other or further relief as this Honourable Court may deem fit and just to grant.</w:t>
      </w:r>
    </w:p>
    <w:p w14:paraId="6A557C22"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6C8802E9"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b/>
          <w:sz w:val="24"/>
          <w:szCs w:val="20"/>
          <w:u w:val="single"/>
          <w:lang w:val="en-GB"/>
        </w:rPr>
        <w:t>DATED</w:t>
      </w:r>
      <w:r w:rsidRPr="00C44265">
        <w:rPr>
          <w:rFonts w:ascii="Book Antiqua" w:eastAsia="Times New Roman" w:hAnsi="Book Antiqua" w:cs="Times New Roman"/>
          <w:b/>
          <w:sz w:val="24"/>
          <w:szCs w:val="20"/>
          <w:lang w:val="en-GB"/>
        </w:rPr>
        <w:t xml:space="preserve"> </w:t>
      </w:r>
      <w:r w:rsidRPr="00C44265">
        <w:rPr>
          <w:rFonts w:ascii="Book Antiqua" w:eastAsia="Times New Roman" w:hAnsi="Book Antiqua" w:cs="Times New Roman"/>
          <w:sz w:val="24"/>
          <w:szCs w:val="20"/>
          <w:lang w:val="en-GB"/>
        </w:rPr>
        <w:t xml:space="preserve">at Nairobi this              day of     </w:t>
      </w:r>
      <w:r w:rsidR="007E733E">
        <w:rPr>
          <w:rFonts w:ascii="Book Antiqua" w:eastAsia="Times New Roman" w:hAnsi="Book Antiqua" w:cs="Times New Roman"/>
          <w:sz w:val="24"/>
          <w:szCs w:val="20"/>
          <w:lang w:val="en-GB"/>
        </w:rPr>
        <w:t xml:space="preserve">                             201</w:t>
      </w:r>
      <w:r w:rsidRPr="00C44265">
        <w:rPr>
          <w:rFonts w:ascii="Book Antiqua" w:eastAsia="Times New Roman" w:hAnsi="Book Antiqua" w:cs="Times New Roman"/>
          <w:sz w:val="24"/>
          <w:szCs w:val="20"/>
          <w:lang w:val="en-GB"/>
        </w:rPr>
        <w:t>1</w:t>
      </w:r>
    </w:p>
    <w:p w14:paraId="38E48753"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b/>
          <w:sz w:val="24"/>
          <w:szCs w:val="20"/>
          <w:u w:val="single"/>
          <w:lang w:val="en-GB"/>
        </w:rPr>
        <w:t>DATED</w:t>
      </w:r>
      <w:r w:rsidRPr="00C44265">
        <w:rPr>
          <w:rFonts w:ascii="Book Antiqua" w:eastAsia="Times New Roman" w:hAnsi="Book Antiqua" w:cs="Times New Roman"/>
          <w:sz w:val="24"/>
          <w:szCs w:val="20"/>
          <w:lang w:val="en-GB"/>
        </w:rPr>
        <w:t xml:space="preserve"> at Nairobi this               day of    </w:t>
      </w:r>
      <w:r w:rsidR="007E733E">
        <w:rPr>
          <w:rFonts w:ascii="Book Antiqua" w:eastAsia="Times New Roman" w:hAnsi="Book Antiqua" w:cs="Times New Roman"/>
          <w:sz w:val="24"/>
          <w:szCs w:val="20"/>
          <w:lang w:val="en-GB"/>
        </w:rPr>
        <w:t xml:space="preserve">                             201</w:t>
      </w:r>
      <w:r w:rsidRPr="00C44265">
        <w:rPr>
          <w:rFonts w:ascii="Book Antiqua" w:eastAsia="Times New Roman" w:hAnsi="Book Antiqua" w:cs="Times New Roman"/>
          <w:sz w:val="24"/>
          <w:szCs w:val="20"/>
          <w:lang w:val="en-GB"/>
        </w:rPr>
        <w:t xml:space="preserve">2 </w:t>
      </w:r>
    </w:p>
    <w:p w14:paraId="32285D89" w14:textId="77777777" w:rsidR="00C44265" w:rsidRPr="00C44265" w:rsidRDefault="00C44265" w:rsidP="00C44265">
      <w:pPr>
        <w:spacing w:after="0" w:line="360" w:lineRule="auto"/>
        <w:jc w:val="both"/>
        <w:rPr>
          <w:rFonts w:ascii="Book Antiqua" w:eastAsia="Times New Roman" w:hAnsi="Book Antiqua" w:cs="Times New Roman"/>
          <w:sz w:val="24"/>
          <w:szCs w:val="20"/>
          <w:lang w:val="en-GB"/>
        </w:rPr>
      </w:pPr>
    </w:p>
    <w:p w14:paraId="51991734" w14:textId="77777777" w:rsidR="00C44265" w:rsidRPr="00C44265" w:rsidRDefault="00C44265" w:rsidP="00664A0A">
      <w:pPr>
        <w:keepNext/>
        <w:numPr>
          <w:ilvl w:val="0"/>
          <w:numId w:val="32"/>
        </w:numPr>
        <w:tabs>
          <w:tab w:val="num" w:pos="360"/>
        </w:tabs>
        <w:spacing w:after="0" w:line="240" w:lineRule="auto"/>
        <w:jc w:val="right"/>
        <w:outlineLvl w:val="2"/>
        <w:rPr>
          <w:rFonts w:ascii="Book Antiqua" w:eastAsia="Times New Roman" w:hAnsi="Book Antiqua" w:cs="Times New Roman"/>
          <w:b/>
          <w:sz w:val="24"/>
          <w:szCs w:val="20"/>
        </w:rPr>
      </w:pPr>
      <w:r w:rsidRPr="00C44265">
        <w:rPr>
          <w:rFonts w:ascii="Book Antiqua" w:eastAsia="Times New Roman" w:hAnsi="Book Antiqua" w:cs="Times New Roman"/>
          <w:b/>
          <w:sz w:val="24"/>
          <w:szCs w:val="20"/>
        </w:rPr>
        <w:t>CCCCC AND COMPANY</w:t>
      </w:r>
    </w:p>
    <w:p w14:paraId="791BF5D6" w14:textId="77777777" w:rsidR="00C44265" w:rsidRPr="00C44265" w:rsidRDefault="00C44265" w:rsidP="00C44265">
      <w:pPr>
        <w:spacing w:after="0" w:line="240" w:lineRule="auto"/>
        <w:jc w:val="right"/>
        <w:rPr>
          <w:rFonts w:ascii="Book Antiqua" w:eastAsia="Times New Roman" w:hAnsi="Book Antiqua" w:cs="Times New Roman"/>
          <w:sz w:val="24"/>
          <w:szCs w:val="20"/>
          <w:u w:val="single"/>
          <w:lang w:val="en-GB"/>
        </w:rPr>
      </w:pPr>
      <w:r w:rsidRPr="00C44265">
        <w:rPr>
          <w:rFonts w:ascii="Book Antiqua" w:eastAsia="Times New Roman" w:hAnsi="Book Antiqua" w:cs="Times New Roman"/>
          <w:b/>
          <w:sz w:val="24"/>
          <w:szCs w:val="20"/>
          <w:u w:val="single"/>
          <w:lang w:val="en-GB"/>
        </w:rPr>
        <w:t>ADVOCATES FOR THE PLAINTIFF</w:t>
      </w:r>
    </w:p>
    <w:p w14:paraId="40B30BAD" w14:textId="77777777" w:rsidR="00C44265" w:rsidRPr="00C44265" w:rsidRDefault="00C44265" w:rsidP="00C44265">
      <w:pPr>
        <w:spacing w:after="0" w:line="240" w:lineRule="auto"/>
        <w:jc w:val="both"/>
        <w:rPr>
          <w:rFonts w:ascii="Book Antiqua" w:eastAsia="Times New Roman" w:hAnsi="Book Antiqua" w:cs="Times New Roman"/>
          <w:sz w:val="24"/>
          <w:szCs w:val="20"/>
          <w:u w:val="single"/>
          <w:lang w:val="en-GB"/>
        </w:rPr>
      </w:pPr>
    </w:p>
    <w:p w14:paraId="2FD3CC48" w14:textId="77777777" w:rsidR="00C44265" w:rsidRPr="00C44265" w:rsidRDefault="00C44265" w:rsidP="00C44265">
      <w:pPr>
        <w:spacing w:after="0" w:line="240" w:lineRule="auto"/>
        <w:jc w:val="both"/>
        <w:rPr>
          <w:rFonts w:ascii="Book Antiqua" w:eastAsia="Times New Roman" w:hAnsi="Book Antiqua" w:cs="Times New Roman"/>
          <w:b/>
          <w:sz w:val="24"/>
          <w:szCs w:val="20"/>
          <w:u w:val="single"/>
          <w:lang w:val="en-GB"/>
        </w:rPr>
      </w:pPr>
    </w:p>
    <w:p w14:paraId="6B50B73A" w14:textId="77777777" w:rsidR="00C44265" w:rsidRPr="00C44265" w:rsidRDefault="00C44265" w:rsidP="00C44265">
      <w:pPr>
        <w:spacing w:after="0" w:line="240" w:lineRule="auto"/>
        <w:jc w:val="both"/>
        <w:rPr>
          <w:rFonts w:ascii="Book Antiqua" w:eastAsia="Times New Roman" w:hAnsi="Book Antiqua" w:cs="Times New Roman"/>
          <w:sz w:val="24"/>
          <w:szCs w:val="20"/>
          <w:u w:val="single"/>
          <w:lang w:val="en-GB"/>
        </w:rPr>
      </w:pPr>
      <w:r w:rsidRPr="00C44265">
        <w:rPr>
          <w:rFonts w:ascii="Book Antiqua" w:eastAsia="Times New Roman" w:hAnsi="Book Antiqua" w:cs="Times New Roman"/>
          <w:b/>
          <w:sz w:val="24"/>
          <w:szCs w:val="20"/>
          <w:u w:val="single"/>
          <w:lang w:val="en-GB"/>
        </w:rPr>
        <w:lastRenderedPageBreak/>
        <w:t>DRAWN AND FILED BY:-</w:t>
      </w:r>
    </w:p>
    <w:p w14:paraId="12921A71" w14:textId="77777777" w:rsidR="00C44265" w:rsidRPr="00C44265" w:rsidRDefault="00C44265" w:rsidP="00C44265">
      <w:pPr>
        <w:spacing w:after="0" w:line="240" w:lineRule="auto"/>
        <w:jc w:val="both"/>
        <w:rPr>
          <w:rFonts w:ascii="Book Antiqua" w:eastAsia="Times New Roman" w:hAnsi="Book Antiqua" w:cs="Times New Roman"/>
          <w:sz w:val="24"/>
          <w:szCs w:val="20"/>
          <w:u w:val="single"/>
          <w:lang w:val="en-GB"/>
        </w:rPr>
      </w:pPr>
    </w:p>
    <w:p w14:paraId="0A0D29F6" w14:textId="77777777" w:rsidR="00C44265" w:rsidRPr="00C44265" w:rsidRDefault="00C44265" w:rsidP="00C44265">
      <w:pPr>
        <w:spacing w:after="0" w:line="240" w:lineRule="auto"/>
        <w:rPr>
          <w:rFonts w:ascii="Book Antiqua" w:eastAsia="Times New Roman" w:hAnsi="Book Antiqua" w:cs="Times New Roman"/>
          <w:sz w:val="24"/>
          <w:szCs w:val="20"/>
          <w:u w:val="single"/>
          <w:lang w:val="en-GB"/>
        </w:rPr>
      </w:pPr>
      <w:r w:rsidRPr="00C44265">
        <w:rPr>
          <w:rFonts w:ascii="Book Antiqua" w:eastAsia="Times New Roman" w:hAnsi="Book Antiqua" w:cs="Times New Roman"/>
          <w:sz w:val="24"/>
          <w:szCs w:val="20"/>
          <w:lang w:val="en-GB"/>
        </w:rPr>
        <w:t>Ccccc and Company</w:t>
      </w:r>
      <w:r w:rsidRPr="00C44265">
        <w:rPr>
          <w:rFonts w:ascii="Book Antiqua" w:eastAsia="Times New Roman" w:hAnsi="Book Antiqua" w:cs="Times New Roman"/>
          <w:sz w:val="24"/>
          <w:szCs w:val="20"/>
          <w:u w:val="single"/>
          <w:lang w:val="en-GB"/>
        </w:rPr>
        <w:t xml:space="preserve"> </w:t>
      </w:r>
    </w:p>
    <w:p w14:paraId="360F6BBB" w14:textId="77777777"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Advocates</w:t>
      </w:r>
    </w:p>
    <w:p w14:paraId="08A4A29A" w14:textId="77777777"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Ccccc</w:t>
      </w:r>
    </w:p>
    <w:p w14:paraId="2EFEB43B" w14:textId="77777777"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Arboretum Drive          </w:t>
      </w:r>
      <w:r w:rsidRPr="00C44265">
        <w:rPr>
          <w:rFonts w:ascii="Book Antiqua" w:eastAsia="Times New Roman" w:hAnsi="Book Antiqua" w:cs="Times New Roman"/>
          <w:sz w:val="24"/>
          <w:szCs w:val="20"/>
          <w:lang w:val="en-GB"/>
        </w:rPr>
        <w:br/>
        <w:t>P. O. Box ccccc</w:t>
      </w:r>
    </w:p>
    <w:p w14:paraId="7C54FD71" w14:textId="77777777"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Nairobi</w:t>
      </w:r>
    </w:p>
    <w:p w14:paraId="638BD93A" w14:textId="77777777" w:rsidR="00C44265" w:rsidRPr="00C44265" w:rsidRDefault="00C44265" w:rsidP="00C44265">
      <w:pPr>
        <w:spacing w:after="0" w:line="240" w:lineRule="auto"/>
        <w:rPr>
          <w:rFonts w:ascii="Book Antiqua" w:eastAsia="Times New Roman" w:hAnsi="Book Antiqua" w:cs="Times New Roman"/>
          <w:b/>
          <w:sz w:val="24"/>
          <w:szCs w:val="20"/>
          <w:u w:val="single"/>
          <w:lang w:val="en-GB"/>
        </w:rPr>
      </w:pPr>
    </w:p>
    <w:p w14:paraId="0719659C" w14:textId="77777777" w:rsidR="00C44265" w:rsidRPr="00C44265" w:rsidRDefault="00C44265" w:rsidP="00C44265">
      <w:pPr>
        <w:spacing w:after="0" w:line="240" w:lineRule="auto"/>
        <w:rPr>
          <w:rFonts w:ascii="Book Antiqua" w:eastAsia="Times New Roman" w:hAnsi="Book Antiqua" w:cs="Times New Roman"/>
          <w:b/>
          <w:sz w:val="24"/>
          <w:szCs w:val="20"/>
          <w:u w:val="single"/>
          <w:lang w:val="en-GB"/>
        </w:rPr>
      </w:pPr>
    </w:p>
    <w:p w14:paraId="745BB57C" w14:textId="77777777" w:rsidR="00C44265" w:rsidRPr="00C44265" w:rsidRDefault="00C44265" w:rsidP="00C44265">
      <w:pPr>
        <w:spacing w:after="0" w:line="240" w:lineRule="auto"/>
        <w:rPr>
          <w:rFonts w:ascii="Book Antiqua" w:eastAsia="Times New Roman" w:hAnsi="Book Antiqua" w:cs="Times New Roman"/>
          <w:b/>
          <w:sz w:val="24"/>
          <w:szCs w:val="20"/>
          <w:u w:val="single"/>
          <w:lang w:val="en-GB"/>
        </w:rPr>
      </w:pPr>
    </w:p>
    <w:p w14:paraId="7D4E4F81" w14:textId="77777777" w:rsidR="00C44265" w:rsidRPr="00C44265" w:rsidRDefault="00C44265" w:rsidP="00C44265">
      <w:pPr>
        <w:spacing w:after="0" w:line="240" w:lineRule="auto"/>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u w:val="single"/>
          <w:lang w:val="en-GB"/>
        </w:rPr>
        <w:t>TO BE SERVED UPON</w:t>
      </w:r>
    </w:p>
    <w:p w14:paraId="404CF2A3" w14:textId="77777777" w:rsidR="00C44265" w:rsidRPr="00C44265" w:rsidRDefault="00C44265" w:rsidP="00C44265">
      <w:pPr>
        <w:spacing w:after="0" w:line="240" w:lineRule="auto"/>
        <w:rPr>
          <w:rFonts w:ascii="Book Antiqua" w:eastAsia="Times New Roman" w:hAnsi="Book Antiqua" w:cs="Times New Roman"/>
          <w:sz w:val="24"/>
          <w:szCs w:val="20"/>
          <w:lang w:val="en-GB"/>
        </w:rPr>
      </w:pPr>
    </w:p>
    <w:p w14:paraId="63052AE8" w14:textId="77777777"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(Through the Plaintiff's Advocates Offices)</w:t>
      </w:r>
    </w:p>
    <w:p w14:paraId="584C025D" w14:textId="77777777" w:rsidR="00C44265" w:rsidRPr="00C44265" w:rsidRDefault="00C44265" w:rsidP="00C44265">
      <w:pPr>
        <w:spacing w:after="0" w:line="240" w:lineRule="auto"/>
        <w:rPr>
          <w:rFonts w:ascii="Book Antiqua" w:eastAsia="Times New Roman" w:hAnsi="Book Antiqua" w:cs="Times New Roman"/>
          <w:sz w:val="24"/>
          <w:szCs w:val="20"/>
          <w:lang w:val="en-GB"/>
        </w:rPr>
      </w:pPr>
    </w:p>
    <w:p w14:paraId="77037BD4" w14:textId="77777777"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1.</w:t>
      </w:r>
      <w:r w:rsidRPr="00C44265">
        <w:rPr>
          <w:rFonts w:ascii="Book Antiqua" w:eastAsia="Times New Roman" w:hAnsi="Book Antiqua" w:cs="Times New Roman"/>
          <w:sz w:val="24"/>
          <w:szCs w:val="20"/>
          <w:lang w:val="en-GB"/>
        </w:rPr>
        <w:tab/>
        <w:t xml:space="preserve">Ccccc Enterprises Limited </w:t>
      </w:r>
    </w:p>
    <w:p w14:paraId="5BB2703F" w14:textId="77777777" w:rsidR="00C44265" w:rsidRPr="00C44265" w:rsidRDefault="00C44265" w:rsidP="00C44265">
      <w:pPr>
        <w:tabs>
          <w:tab w:val="left" w:pos="4320"/>
          <w:tab w:val="left" w:pos="5760"/>
          <w:tab w:val="left" w:pos="6521"/>
          <w:tab w:val="left" w:pos="8280"/>
        </w:tabs>
        <w:spacing w:after="0" w:line="240" w:lineRule="auto"/>
        <w:ind w:left="720" w:hanging="720"/>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ab/>
      </w:r>
    </w:p>
    <w:p w14:paraId="67890105" w14:textId="77777777" w:rsidR="00C44265" w:rsidRPr="00C44265" w:rsidRDefault="00C44265" w:rsidP="00C44265">
      <w:pPr>
        <w:tabs>
          <w:tab w:val="left" w:pos="4320"/>
          <w:tab w:val="left" w:pos="5760"/>
          <w:tab w:val="left" w:pos="6521"/>
          <w:tab w:val="left" w:pos="8280"/>
        </w:tabs>
        <w:spacing w:after="0" w:line="240" w:lineRule="auto"/>
        <w:ind w:left="720" w:hanging="720"/>
        <w:rPr>
          <w:rFonts w:ascii="Book Antiqua" w:eastAsia="Times New Roman" w:hAnsi="Book Antiqua" w:cs="Times New Roman"/>
          <w:b/>
          <w:sz w:val="24"/>
          <w:szCs w:val="20"/>
          <w:u w:val="single"/>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u w:val="single"/>
          <w:lang w:val="en-GB"/>
        </w:rPr>
        <w:t xml:space="preserve">Mombasa. </w:t>
      </w:r>
    </w:p>
    <w:p w14:paraId="0DF8F862" w14:textId="77777777" w:rsidR="00C44265" w:rsidRPr="00C44265" w:rsidRDefault="00C44265" w:rsidP="00C44265">
      <w:pPr>
        <w:tabs>
          <w:tab w:val="left" w:pos="4320"/>
          <w:tab w:val="left" w:pos="5760"/>
          <w:tab w:val="left" w:pos="6521"/>
          <w:tab w:val="left" w:pos="8280"/>
        </w:tabs>
        <w:spacing w:after="0" w:line="240" w:lineRule="auto"/>
        <w:ind w:left="720" w:hanging="720"/>
        <w:rPr>
          <w:rFonts w:ascii="Book Antiqua" w:eastAsia="Times New Roman" w:hAnsi="Book Antiqua" w:cs="Times New Roman"/>
          <w:b/>
          <w:sz w:val="24"/>
          <w:szCs w:val="20"/>
          <w:u w:val="single"/>
          <w:lang w:val="en-GB"/>
        </w:rPr>
      </w:pPr>
    </w:p>
    <w:p w14:paraId="235D79BB" w14:textId="77777777" w:rsidR="00C44265" w:rsidRPr="00C44265" w:rsidRDefault="00C44265" w:rsidP="00C44265">
      <w:pPr>
        <w:spacing w:after="0" w:line="240" w:lineRule="auto"/>
        <w:rPr>
          <w:rFonts w:ascii="Times New Roman" w:eastAsia="Times New Roman" w:hAnsi="Times New Roman" w:cs="Times New Roman"/>
          <w:sz w:val="24"/>
          <w:szCs w:val="20"/>
          <w:lang w:val="en-GB"/>
        </w:rPr>
      </w:pPr>
    </w:p>
    <w:p w14:paraId="5413C244" w14:textId="77777777" w:rsidR="00CD1A8A"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REPLY TO DEFENCE</w:t>
      </w:r>
    </w:p>
    <w:p w14:paraId="1510818C" w14:textId="77777777" w:rsidR="00C44265" w:rsidRPr="00C44265" w:rsidRDefault="00C44265" w:rsidP="00C44265">
      <w:pPr>
        <w:spacing w:after="0" w:line="360" w:lineRule="auto"/>
        <w:ind w:left="2160" w:firstLine="720"/>
        <w:rPr>
          <w:rFonts w:ascii="Times New Roman" w:eastAsia="Times New Roman" w:hAnsi="Times New Roman" w:cs="Times New Roman"/>
          <w:b/>
          <w:sz w:val="26"/>
          <w:szCs w:val="20"/>
          <w:u w:val="single"/>
        </w:rPr>
      </w:pPr>
    </w:p>
    <w:p w14:paraId="35469F58" w14:textId="77777777" w:rsidR="00C44265" w:rsidRPr="00C44265" w:rsidRDefault="00C44265" w:rsidP="00C44265">
      <w:pPr>
        <w:spacing w:after="0" w:line="360" w:lineRule="auto"/>
        <w:ind w:left="2160" w:firstLine="720"/>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REPUBLIC OF KENYA</w:t>
      </w:r>
    </w:p>
    <w:p w14:paraId="715BB162" w14:textId="77777777" w:rsidR="00C44265" w:rsidRPr="00C44265" w:rsidRDefault="00C44265" w:rsidP="00C44265">
      <w:pPr>
        <w:spacing w:after="0" w:line="360" w:lineRule="auto"/>
        <w:jc w:val="center"/>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IN THE HIGH COURT OF KENYA AT NAIROBI</w:t>
      </w:r>
    </w:p>
    <w:p w14:paraId="65B0E234" w14:textId="77777777" w:rsidR="00C44265" w:rsidRPr="00C44265" w:rsidRDefault="00C44265" w:rsidP="00C44265">
      <w:pPr>
        <w:spacing w:after="0" w:line="360" w:lineRule="auto"/>
        <w:jc w:val="center"/>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(MILIMANI COMMERCIAL COURTS)</w:t>
      </w:r>
    </w:p>
    <w:p w14:paraId="4DE2CA6B" w14:textId="77777777" w:rsidR="00C44265" w:rsidRPr="00C44265" w:rsidRDefault="00C44265" w:rsidP="00C44265">
      <w:pPr>
        <w:spacing w:after="0" w:line="360" w:lineRule="auto"/>
        <w:jc w:val="center"/>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CIVIL SUIT NO. ,,,,, OF 2003</w:t>
      </w:r>
    </w:p>
    <w:p w14:paraId="107C496F" w14:textId="77777777" w:rsidR="00C44265" w:rsidRPr="00C44265" w:rsidRDefault="00C44265" w:rsidP="00C44265">
      <w:pPr>
        <w:spacing w:after="0" w:line="360" w:lineRule="auto"/>
        <w:jc w:val="both"/>
        <w:rPr>
          <w:rFonts w:ascii="Times New Roman" w:eastAsia="Times New Roman" w:hAnsi="Times New Roman" w:cs="Times New Roman"/>
          <w:b/>
          <w:sz w:val="26"/>
          <w:szCs w:val="20"/>
        </w:rPr>
      </w:pPr>
    </w:p>
    <w:p w14:paraId="0B19E3A5" w14:textId="77777777" w:rsidR="00C44265" w:rsidRPr="00C44265" w:rsidRDefault="00C44265" w:rsidP="00C44265">
      <w:pPr>
        <w:spacing w:after="0" w:line="360" w:lineRule="auto"/>
        <w:jc w:val="both"/>
        <w:rPr>
          <w:rFonts w:ascii="Times New Roman" w:eastAsia="Times New Roman" w:hAnsi="Times New Roman" w:cs="Times New Roman"/>
          <w:b/>
          <w:sz w:val="26"/>
          <w:szCs w:val="20"/>
        </w:rPr>
      </w:pPr>
      <w:r w:rsidRPr="00C44265">
        <w:rPr>
          <w:rFonts w:ascii="Times New Roman" w:eastAsia="Times New Roman" w:hAnsi="Times New Roman" w:cs="Times New Roman"/>
          <w:b/>
          <w:sz w:val="26"/>
          <w:szCs w:val="20"/>
        </w:rPr>
        <w:t>YYYYY ………………………..……….........................PLAINTIFF</w:t>
      </w:r>
    </w:p>
    <w:p w14:paraId="7B3EECE1" w14:textId="77777777" w:rsidR="00C44265" w:rsidRPr="00C44265" w:rsidRDefault="00C44265" w:rsidP="00C44265">
      <w:pPr>
        <w:spacing w:after="0" w:line="360" w:lineRule="auto"/>
        <w:jc w:val="both"/>
        <w:rPr>
          <w:rFonts w:ascii="Times New Roman" w:eastAsia="Times New Roman" w:hAnsi="Times New Roman" w:cs="Times New Roman"/>
          <w:b/>
          <w:sz w:val="26"/>
          <w:szCs w:val="20"/>
        </w:rPr>
      </w:pPr>
    </w:p>
    <w:p w14:paraId="38127FEE" w14:textId="77777777" w:rsidR="00C44265" w:rsidRPr="00C44265" w:rsidRDefault="00C44265" w:rsidP="00C44265">
      <w:pPr>
        <w:spacing w:after="0" w:line="360" w:lineRule="auto"/>
        <w:jc w:val="center"/>
        <w:rPr>
          <w:rFonts w:ascii="Times New Roman" w:eastAsia="Times New Roman" w:hAnsi="Times New Roman" w:cs="Times New Roman"/>
          <w:b/>
          <w:sz w:val="26"/>
          <w:szCs w:val="20"/>
        </w:rPr>
      </w:pPr>
      <w:r w:rsidRPr="00C44265">
        <w:rPr>
          <w:rFonts w:ascii="Times New Roman" w:eastAsia="Times New Roman" w:hAnsi="Times New Roman" w:cs="Times New Roman"/>
          <w:b/>
          <w:sz w:val="26"/>
          <w:szCs w:val="20"/>
        </w:rPr>
        <w:t>VERSUS</w:t>
      </w:r>
    </w:p>
    <w:p w14:paraId="38C2A19B" w14:textId="77777777" w:rsidR="00C44265" w:rsidRPr="00C44265" w:rsidRDefault="00C44265" w:rsidP="00C44265">
      <w:pPr>
        <w:spacing w:after="0" w:line="360" w:lineRule="auto"/>
        <w:jc w:val="both"/>
        <w:rPr>
          <w:rFonts w:ascii="Times New Roman" w:eastAsia="Times New Roman" w:hAnsi="Times New Roman" w:cs="Times New Roman"/>
          <w:b/>
          <w:sz w:val="26"/>
          <w:szCs w:val="20"/>
        </w:rPr>
      </w:pPr>
    </w:p>
    <w:p w14:paraId="1DBE907A" w14:textId="77777777" w:rsidR="00C44265" w:rsidRPr="00C44265" w:rsidRDefault="00C44265" w:rsidP="00C44265">
      <w:pPr>
        <w:spacing w:after="0" w:line="360" w:lineRule="auto"/>
        <w:jc w:val="both"/>
        <w:rPr>
          <w:rFonts w:ascii="Times New Roman" w:eastAsia="Times New Roman" w:hAnsi="Times New Roman" w:cs="Times New Roman"/>
          <w:b/>
          <w:sz w:val="26"/>
          <w:szCs w:val="20"/>
        </w:rPr>
      </w:pPr>
      <w:r w:rsidRPr="00C44265">
        <w:rPr>
          <w:rFonts w:ascii="Times New Roman" w:eastAsia="Times New Roman" w:hAnsi="Times New Roman" w:cs="Times New Roman"/>
          <w:b/>
          <w:sz w:val="26"/>
          <w:szCs w:val="20"/>
        </w:rPr>
        <w:t>,,,,, ASSURANCE (K) LIMITED …….……………………...DEFENDANT</w:t>
      </w:r>
    </w:p>
    <w:p w14:paraId="32B951A4" w14:textId="77777777" w:rsidR="00C44265" w:rsidRPr="00C44265" w:rsidRDefault="00C44265" w:rsidP="00664A0A">
      <w:pPr>
        <w:keepNext/>
        <w:numPr>
          <w:ilvl w:val="0"/>
          <w:numId w:val="59"/>
        </w:numPr>
        <w:spacing w:after="0" w:line="360" w:lineRule="auto"/>
        <w:jc w:val="center"/>
        <w:outlineLvl w:val="1"/>
        <w:rPr>
          <w:rFonts w:ascii="Goudy Old Style" w:eastAsia="Times New Roman" w:hAnsi="Goudy Old Style" w:cs="Times New Roman"/>
          <w:b/>
          <w:sz w:val="24"/>
          <w:szCs w:val="20"/>
          <w:u w:val="single"/>
        </w:rPr>
      </w:pPr>
    </w:p>
    <w:p w14:paraId="0A7DD8B3" w14:textId="77777777" w:rsidR="00C44265" w:rsidRPr="00C44265" w:rsidRDefault="00C44265" w:rsidP="00664A0A">
      <w:pPr>
        <w:keepNext/>
        <w:numPr>
          <w:ilvl w:val="0"/>
          <w:numId w:val="59"/>
        </w:numPr>
        <w:spacing w:after="0" w:line="360" w:lineRule="auto"/>
        <w:jc w:val="center"/>
        <w:outlineLvl w:val="1"/>
        <w:rPr>
          <w:rFonts w:ascii="Goudy Old Style" w:eastAsia="Times New Roman" w:hAnsi="Goudy Old Style" w:cs="Times New Roman"/>
          <w:sz w:val="24"/>
          <w:szCs w:val="20"/>
          <w:u w:val="single"/>
        </w:rPr>
      </w:pPr>
      <w:r w:rsidRPr="00C44265">
        <w:rPr>
          <w:rFonts w:ascii="Goudy Old Style" w:eastAsia="Times New Roman" w:hAnsi="Goudy Old Style" w:cs="Times New Roman"/>
          <w:b/>
          <w:sz w:val="24"/>
          <w:szCs w:val="20"/>
          <w:u w:val="single"/>
        </w:rPr>
        <w:t>REPLY TO DEFENCE AND DEFENCE TO COUNTER-CLAIM</w:t>
      </w:r>
    </w:p>
    <w:p w14:paraId="18EEEF85"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21678667" w14:textId="77777777" w:rsidR="00C44265" w:rsidRPr="00C44265" w:rsidRDefault="00C44265" w:rsidP="00664A0A">
      <w:pPr>
        <w:numPr>
          <w:ilvl w:val="0"/>
          <w:numId w:val="57"/>
        </w:numPr>
        <w:spacing w:after="0" w:line="36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lastRenderedPageBreak/>
        <w:t>Save in so far as the same consists of admissions, the Plaintiff joins issues with the Defendant on matters raised in the various paragraphs of its Defence (“the Defence”).</w:t>
      </w:r>
    </w:p>
    <w:p w14:paraId="1B9BE307" w14:textId="77777777"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14:paraId="46615391" w14:textId="77777777" w:rsidR="00C44265" w:rsidRPr="00C44265" w:rsidRDefault="00C44265" w:rsidP="00664A0A">
      <w:pPr>
        <w:numPr>
          <w:ilvl w:val="0"/>
          <w:numId w:val="57"/>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 xml:space="preserve">The Plaintiff admits the contents of paragraph 2 of the Defence in so far as the same is merely descriptive of the parties. </w:t>
      </w:r>
    </w:p>
    <w:p w14:paraId="1ECFBB38"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224E0925" w14:textId="77777777" w:rsidR="00C44265" w:rsidRPr="00C44265" w:rsidRDefault="00C44265" w:rsidP="00664A0A">
      <w:pPr>
        <w:numPr>
          <w:ilvl w:val="0"/>
          <w:numId w:val="57"/>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contents of paragraphs 3 of the Defence are denied in toto and the Defendant put to strict proof thereof. In further response thereto, the Plaintiff reiterates the entire contents of paragraph 5 of the Plaint.</w:t>
      </w:r>
    </w:p>
    <w:p w14:paraId="26C193F4"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6B55C45D" w14:textId="77777777" w:rsidR="00C44265" w:rsidRPr="00C44265" w:rsidRDefault="00C44265" w:rsidP="00664A0A">
      <w:pPr>
        <w:numPr>
          <w:ilvl w:val="0"/>
          <w:numId w:val="57"/>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further answer to paragraph 3 and 4 of the Defence, the Plaintiff avers as follows:</w:t>
      </w:r>
    </w:p>
    <w:p w14:paraId="545B23FD"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478072A8" w14:textId="77777777"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loan application dated 9</w:t>
      </w:r>
      <w:r w:rsidRPr="00C44265">
        <w:rPr>
          <w:rFonts w:ascii="Times New Roman" w:eastAsia="Times New Roman" w:hAnsi="Times New Roman" w:cs="Times New Roman"/>
          <w:sz w:val="24"/>
          <w:szCs w:val="20"/>
          <w:vertAlign w:val="superscript"/>
          <w:lang w:val="en-GB"/>
        </w:rPr>
        <w:t>th</w:t>
      </w:r>
      <w:r w:rsidRPr="00C44265">
        <w:rPr>
          <w:rFonts w:ascii="Times New Roman" w:eastAsia="Times New Roman" w:hAnsi="Times New Roman" w:cs="Times New Roman"/>
          <w:sz w:val="24"/>
          <w:szCs w:val="20"/>
          <w:lang w:val="en-GB"/>
        </w:rPr>
        <w:t xml:space="preserve"> may 1994 was procured by the Defendant at its own instance by false misrepresentation and undue influence.</w:t>
      </w:r>
    </w:p>
    <w:p w14:paraId="25BB7764" w14:textId="77777777" w:rsidR="00C44265" w:rsidRPr="00C44265" w:rsidRDefault="00C44265" w:rsidP="00C44265">
      <w:pPr>
        <w:spacing w:after="0" w:line="360" w:lineRule="auto"/>
        <w:ind w:left="720"/>
        <w:jc w:val="both"/>
        <w:rPr>
          <w:rFonts w:ascii="Times New Roman" w:eastAsia="Times New Roman" w:hAnsi="Times New Roman" w:cs="Times New Roman"/>
          <w:sz w:val="24"/>
          <w:szCs w:val="20"/>
          <w:lang w:val="en-GB"/>
        </w:rPr>
      </w:pPr>
    </w:p>
    <w:p w14:paraId="23E0016F" w14:textId="77777777"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subsequent agreements were equally tainted with illegality in view of the undue influence and misrepresentations of fact as particularised in paragraph 5 of the Plaint.</w:t>
      </w:r>
    </w:p>
    <w:p w14:paraId="63A3CB73"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1DC0E999" w14:textId="77777777"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 xml:space="preserve">The loan application by the Plaintiff and the charging of L.R. Number Dagoretti/,,,,,/,,,,, (“the suit property”) to secure the purported facility is invalid and therefore not binding on the Plaintiff, by failing to comply with section 74 of the Registered Land Act Cap. 300 of the laws of Kenya. </w:t>
      </w:r>
    </w:p>
    <w:p w14:paraId="0CCE5EDD" w14:textId="77777777" w:rsidR="00C44265" w:rsidRPr="00C44265" w:rsidRDefault="00C44265" w:rsidP="00C44265">
      <w:pPr>
        <w:spacing w:after="0" w:line="360" w:lineRule="auto"/>
        <w:ind w:left="720"/>
        <w:jc w:val="both"/>
        <w:rPr>
          <w:rFonts w:ascii="Times New Roman" w:eastAsia="Times New Roman" w:hAnsi="Times New Roman" w:cs="Times New Roman"/>
          <w:sz w:val="24"/>
          <w:szCs w:val="20"/>
          <w:lang w:val="en-GB"/>
        </w:rPr>
      </w:pPr>
    </w:p>
    <w:p w14:paraId="6419F450" w14:textId="77777777"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4"/>
          <w:szCs w:val="20"/>
          <w:lang w:val="en-GB"/>
        </w:rPr>
        <w:t xml:space="preserve">The said charge on the suit property was not attested by two witnesses as by law required and the same is therefore invalid </w:t>
      </w:r>
      <w:r w:rsidRPr="00C44265">
        <w:rPr>
          <w:rFonts w:ascii="Times New Roman" w:eastAsia="Times New Roman" w:hAnsi="Times New Roman" w:cs="Times New Roman"/>
          <w:i/>
          <w:iCs/>
          <w:sz w:val="24"/>
          <w:szCs w:val="20"/>
          <w:lang w:val="en-GB"/>
        </w:rPr>
        <w:t>ab initio</w:t>
      </w:r>
      <w:r w:rsidRPr="00C44265">
        <w:rPr>
          <w:rFonts w:ascii="Times New Roman" w:eastAsia="Times New Roman" w:hAnsi="Times New Roman" w:cs="Times New Roman"/>
          <w:sz w:val="24"/>
          <w:szCs w:val="20"/>
          <w:lang w:val="en-GB"/>
        </w:rPr>
        <w:t xml:space="preserve"> and cannot be enforced in law.</w:t>
      </w:r>
    </w:p>
    <w:p w14:paraId="52BE8B76" w14:textId="77777777"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14:paraId="72F90502" w14:textId="77777777"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The lending by the Defendant to the Plaintiff was done outside the confines of the law and relevant legal stipulations were thereby violated.</w:t>
      </w:r>
    </w:p>
    <w:p w14:paraId="56420115" w14:textId="77777777"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14:paraId="3D305713" w14:textId="77777777"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 xml:space="preserve">The charge was not voluntarily issued with the requisite knowledge consent, and authority of the Plaintiff. </w:t>
      </w:r>
    </w:p>
    <w:p w14:paraId="02894295" w14:textId="77777777"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14:paraId="66CBF6F6" w14:textId="77777777" w:rsidR="00C44265" w:rsidRPr="00C44265" w:rsidRDefault="00C44265" w:rsidP="00664A0A">
      <w:pPr>
        <w:numPr>
          <w:ilvl w:val="0"/>
          <w:numId w:val="59"/>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answer to paragraph 5,6 and 7 of the Defence, the Plaintiff reiterates the entire contents of paragraphs 5, 6 and 7 of the Plaint and puts the Defendant to strict proof thereof.</w:t>
      </w:r>
    </w:p>
    <w:p w14:paraId="39CE3B59"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37C7991A" w14:textId="77777777" w:rsidR="00C44265" w:rsidRPr="00C44265" w:rsidRDefault="00C44265" w:rsidP="00664A0A">
      <w:pPr>
        <w:numPr>
          <w:ilvl w:val="0"/>
          <w:numId w:val="59"/>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Plaintiff denies having admitted liability in respect to the purported facility as alleged in paragraph 8 of the Defence or at all and puts the Defendant to strict proof thereof.</w:t>
      </w:r>
    </w:p>
    <w:p w14:paraId="7F495721"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3BA08147" w14:textId="77777777" w:rsidR="00C44265" w:rsidRPr="00C44265" w:rsidRDefault="00C44265" w:rsidP="00C44265">
      <w:pPr>
        <w:spacing w:after="0" w:line="360" w:lineRule="auto"/>
        <w:jc w:val="center"/>
        <w:rPr>
          <w:rFonts w:ascii="Times New Roman" w:eastAsia="Times New Roman" w:hAnsi="Times New Roman" w:cs="Times New Roman"/>
          <w:b/>
          <w:sz w:val="24"/>
          <w:szCs w:val="20"/>
          <w:u w:val="single"/>
          <w:lang w:val="en-GB"/>
        </w:rPr>
      </w:pPr>
      <w:r w:rsidRPr="00C44265">
        <w:rPr>
          <w:rFonts w:ascii="Times New Roman" w:eastAsia="Times New Roman" w:hAnsi="Times New Roman" w:cs="Times New Roman"/>
          <w:b/>
          <w:sz w:val="24"/>
          <w:szCs w:val="20"/>
          <w:u w:val="single"/>
          <w:lang w:val="en-GB"/>
        </w:rPr>
        <w:t>DEFENCE TO COUNTER-CLAIM</w:t>
      </w:r>
    </w:p>
    <w:p w14:paraId="178C570A" w14:textId="77777777" w:rsidR="00C44265" w:rsidRPr="00C44265" w:rsidRDefault="00C44265" w:rsidP="00C44265">
      <w:pPr>
        <w:spacing w:after="0" w:line="360" w:lineRule="auto"/>
        <w:jc w:val="both"/>
        <w:rPr>
          <w:rFonts w:ascii="Times New Roman" w:eastAsia="Times New Roman" w:hAnsi="Times New Roman" w:cs="Times New Roman"/>
          <w:b/>
          <w:sz w:val="24"/>
          <w:szCs w:val="20"/>
          <w:u w:val="single"/>
          <w:lang w:val="en-GB"/>
        </w:rPr>
      </w:pPr>
    </w:p>
    <w:p w14:paraId="7DF3D0BA" w14:textId="77777777" w:rsidR="00C44265" w:rsidRPr="00C44265" w:rsidRDefault="00C44265" w:rsidP="00664A0A">
      <w:pPr>
        <w:numPr>
          <w:ilvl w:val="0"/>
          <w:numId w:val="59"/>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contents of paragraph 12 of the Defence are denied in toto and the Defendant put to strict proof thereof. In further response thereto, the Plaintiff avers as follows:-</w:t>
      </w:r>
    </w:p>
    <w:p w14:paraId="0D9B7552"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1FF0871C" w14:textId="77777777"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purported lending having been done in blatant disregard of the Banking Act Cap. 488 of the Laws of Kenya and the Central Bank Act , the same has no legal basis and all interests charged thereby are illegal and unenforceable at all.</w:t>
      </w:r>
    </w:p>
    <w:p w14:paraId="697BF91D" w14:textId="77777777"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any event the Plaintiff has paid back over and above the monies that were allegedly extended to him in disguise of a loan facility in the sum of Kshs 850,000.00.</w:t>
      </w:r>
    </w:p>
    <w:p w14:paraId="5410B35D" w14:textId="77777777" w:rsidR="00C44265" w:rsidRPr="00C44265" w:rsidRDefault="00C44265" w:rsidP="00C44265">
      <w:pPr>
        <w:spacing w:after="0" w:line="360" w:lineRule="auto"/>
        <w:ind w:left="360"/>
        <w:jc w:val="both"/>
        <w:rPr>
          <w:rFonts w:ascii="Times New Roman" w:eastAsia="Times New Roman" w:hAnsi="Times New Roman" w:cs="Times New Roman"/>
          <w:sz w:val="24"/>
          <w:szCs w:val="20"/>
          <w:lang w:val="en-GB"/>
        </w:rPr>
      </w:pPr>
    </w:p>
    <w:p w14:paraId="1FBDCADB" w14:textId="77777777"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alleged loan agreement and subsequent charge on the suit property are invalid as they were procured under undue influence and misrepresentation of facts as particularised in paragraph 5 of the Plaint and the same are therefore illegal and unenforceable in law.</w:t>
      </w:r>
    </w:p>
    <w:p w14:paraId="4F1C05C1"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 xml:space="preserve"> </w:t>
      </w:r>
    </w:p>
    <w:p w14:paraId="0115A0EC" w14:textId="77777777"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view of the foregoing, the Plaintiff does not owe the Defendant Kshs 4,026,033 as alleged or at all and puts the Defendant to strict proof thereof.</w:t>
      </w:r>
    </w:p>
    <w:p w14:paraId="35CB2F1D"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4EDB39E9" w14:textId="77777777" w:rsidR="00C44265" w:rsidRPr="00C44265" w:rsidRDefault="00C44265" w:rsidP="00664A0A">
      <w:pPr>
        <w:numPr>
          <w:ilvl w:val="0"/>
          <w:numId w:val="59"/>
        </w:numPr>
        <w:spacing w:after="0" w:line="36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lastRenderedPageBreak/>
        <w:t>The Plaintiff therefore puts Defendant to strict proof of their Defence and Counter-claim and prays that it be struck out with costs as it is hopelessly incompetent, and judgement be entered against the Defendant as prayed for in the Plaint.</w:t>
      </w:r>
    </w:p>
    <w:p w14:paraId="4B4984CC" w14:textId="77777777"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14:paraId="5E786830" w14:textId="77777777" w:rsidR="00C44265" w:rsidRPr="00C44265" w:rsidRDefault="00C44265" w:rsidP="00C44265">
      <w:pPr>
        <w:spacing w:after="0" w:line="36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b/>
          <w:sz w:val="26"/>
          <w:szCs w:val="20"/>
          <w:u w:val="single"/>
          <w:lang w:val="en-GB"/>
        </w:rPr>
        <w:t>DATED</w:t>
      </w:r>
      <w:r w:rsidRPr="00C44265">
        <w:rPr>
          <w:rFonts w:ascii="Times New Roman" w:eastAsia="Times New Roman" w:hAnsi="Times New Roman" w:cs="Times New Roman"/>
          <w:sz w:val="26"/>
          <w:szCs w:val="20"/>
          <w:lang w:val="en-GB"/>
        </w:rPr>
        <w:t xml:space="preserve"> at Nairobi</w:t>
      </w:r>
      <w:r w:rsidRPr="00C44265">
        <w:rPr>
          <w:rFonts w:ascii="Times New Roman" w:eastAsia="Times New Roman" w:hAnsi="Times New Roman" w:cs="Times New Roman"/>
          <w:b/>
          <w:sz w:val="26"/>
          <w:szCs w:val="20"/>
          <w:lang w:val="en-GB"/>
        </w:rPr>
        <w:t xml:space="preserve"> </w:t>
      </w:r>
      <w:r w:rsidRPr="00C44265">
        <w:rPr>
          <w:rFonts w:ascii="Times New Roman" w:eastAsia="Times New Roman" w:hAnsi="Times New Roman" w:cs="Times New Roman"/>
          <w:sz w:val="26"/>
          <w:szCs w:val="20"/>
          <w:lang w:val="en-GB"/>
        </w:rPr>
        <w:t xml:space="preserve">this                                 day of            </w:t>
      </w:r>
      <w:r w:rsidR="007E733E">
        <w:rPr>
          <w:rFonts w:ascii="Times New Roman" w:eastAsia="Times New Roman" w:hAnsi="Times New Roman" w:cs="Times New Roman"/>
          <w:sz w:val="26"/>
          <w:szCs w:val="20"/>
          <w:lang w:val="en-GB"/>
        </w:rPr>
        <w:t xml:space="preserve">                             201</w:t>
      </w:r>
      <w:r w:rsidRPr="00C44265">
        <w:rPr>
          <w:rFonts w:ascii="Times New Roman" w:eastAsia="Times New Roman" w:hAnsi="Times New Roman" w:cs="Times New Roman"/>
          <w:sz w:val="26"/>
          <w:szCs w:val="20"/>
          <w:lang w:val="en-GB"/>
        </w:rPr>
        <w:t>2.</w:t>
      </w:r>
    </w:p>
    <w:p w14:paraId="4C41F0B9" w14:textId="77777777" w:rsidR="00C44265" w:rsidRPr="00C44265" w:rsidRDefault="00C44265" w:rsidP="00C44265">
      <w:pPr>
        <w:spacing w:after="0" w:line="240" w:lineRule="auto"/>
        <w:ind w:left="5040"/>
        <w:jc w:val="both"/>
        <w:rPr>
          <w:rFonts w:ascii="Times New Roman" w:eastAsia="Times New Roman" w:hAnsi="Times New Roman" w:cs="Times New Roman"/>
          <w:b/>
          <w:sz w:val="26"/>
          <w:szCs w:val="20"/>
          <w:lang w:val="en-GB"/>
        </w:rPr>
      </w:pPr>
    </w:p>
    <w:p w14:paraId="18BCC9A4" w14:textId="77777777" w:rsidR="00C44265" w:rsidRPr="00C44265" w:rsidRDefault="00C44265" w:rsidP="00C44265">
      <w:pPr>
        <w:spacing w:after="0" w:line="240" w:lineRule="auto"/>
        <w:ind w:left="5040"/>
        <w:jc w:val="both"/>
        <w:rPr>
          <w:rFonts w:ascii="Times New Roman" w:eastAsia="Times New Roman" w:hAnsi="Times New Roman" w:cs="Times New Roman"/>
          <w:b/>
          <w:sz w:val="26"/>
          <w:szCs w:val="20"/>
          <w:lang w:val="en-GB"/>
        </w:rPr>
      </w:pPr>
    </w:p>
    <w:p w14:paraId="1D9069A7" w14:textId="77777777" w:rsidR="00C44265" w:rsidRPr="00C44265" w:rsidRDefault="00C44265" w:rsidP="00C44265">
      <w:pPr>
        <w:spacing w:after="0" w:line="240" w:lineRule="auto"/>
        <w:ind w:left="4320"/>
        <w:jc w:val="both"/>
        <w:rPr>
          <w:rFonts w:ascii="Times New Roman" w:eastAsia="Times New Roman" w:hAnsi="Times New Roman" w:cs="Times New Roman"/>
          <w:b/>
          <w:sz w:val="26"/>
          <w:szCs w:val="20"/>
          <w:lang w:val="en-GB"/>
        </w:rPr>
      </w:pPr>
      <w:r w:rsidRPr="00C44265">
        <w:rPr>
          <w:rFonts w:ascii="Times New Roman" w:eastAsia="Times New Roman" w:hAnsi="Times New Roman" w:cs="Times New Roman"/>
          <w:b/>
          <w:sz w:val="26"/>
          <w:szCs w:val="20"/>
          <w:lang w:val="en-GB"/>
        </w:rPr>
        <w:t>,,,,,  &amp; COMPANY</w:t>
      </w:r>
    </w:p>
    <w:p w14:paraId="4831F3AD" w14:textId="77777777" w:rsidR="00C44265" w:rsidRPr="00C44265" w:rsidRDefault="00C44265" w:rsidP="00C44265">
      <w:pPr>
        <w:spacing w:after="0" w:line="240" w:lineRule="auto"/>
        <w:ind w:left="2880" w:firstLine="720"/>
        <w:jc w:val="center"/>
        <w:rPr>
          <w:rFonts w:ascii="Times New Roman" w:eastAsia="Times New Roman" w:hAnsi="Times New Roman" w:cs="Times New Roman"/>
          <w:sz w:val="26"/>
          <w:szCs w:val="20"/>
          <w:u w:val="single"/>
          <w:lang w:val="en-GB"/>
        </w:rPr>
      </w:pPr>
      <w:r w:rsidRPr="00C44265">
        <w:rPr>
          <w:rFonts w:ascii="Times New Roman" w:eastAsia="Times New Roman" w:hAnsi="Times New Roman" w:cs="Times New Roman"/>
          <w:b/>
          <w:sz w:val="26"/>
          <w:szCs w:val="20"/>
          <w:u w:val="single"/>
          <w:lang w:val="en-GB"/>
        </w:rPr>
        <w:t>ADVOCATES FOR THE PLAINTIFF</w:t>
      </w:r>
    </w:p>
    <w:p w14:paraId="3F5DFCAE" w14:textId="77777777" w:rsidR="00C44265" w:rsidRPr="00C44265" w:rsidRDefault="00C44265" w:rsidP="00664A0A">
      <w:pPr>
        <w:keepNext/>
        <w:numPr>
          <w:ilvl w:val="0"/>
          <w:numId w:val="59"/>
        </w:numPr>
        <w:spacing w:after="0" w:line="240" w:lineRule="auto"/>
        <w:outlineLvl w:val="0"/>
        <w:rPr>
          <w:rFonts w:ascii="Times New Roman" w:eastAsia="Times New Roman" w:hAnsi="Times New Roman" w:cs="Times New Roman"/>
          <w:b/>
          <w:sz w:val="26"/>
          <w:szCs w:val="20"/>
          <w:u w:val="single"/>
          <w:lang w:val="en-GB"/>
        </w:rPr>
      </w:pPr>
    </w:p>
    <w:p w14:paraId="13B367F8" w14:textId="77777777" w:rsidR="00C44265" w:rsidRPr="00C44265" w:rsidRDefault="00C44265" w:rsidP="00664A0A">
      <w:pPr>
        <w:keepNext/>
        <w:numPr>
          <w:ilvl w:val="0"/>
          <w:numId w:val="59"/>
        </w:numPr>
        <w:spacing w:after="0" w:line="240" w:lineRule="auto"/>
        <w:outlineLvl w:val="0"/>
        <w:rPr>
          <w:rFonts w:ascii="Times New Roman" w:eastAsia="Times New Roman" w:hAnsi="Times New Roman" w:cs="Times New Roman"/>
          <w:b/>
          <w:sz w:val="26"/>
          <w:szCs w:val="20"/>
          <w:u w:val="single"/>
          <w:lang w:val="en-GB"/>
        </w:rPr>
      </w:pPr>
    </w:p>
    <w:p w14:paraId="64A856E1" w14:textId="77777777" w:rsidR="00C44265" w:rsidRPr="00C44265" w:rsidRDefault="00C44265" w:rsidP="00664A0A">
      <w:pPr>
        <w:keepNext/>
        <w:numPr>
          <w:ilvl w:val="0"/>
          <w:numId w:val="59"/>
        </w:numPr>
        <w:spacing w:after="0" w:line="240" w:lineRule="auto"/>
        <w:outlineLvl w:val="0"/>
        <w:rPr>
          <w:rFonts w:ascii="Times New Roman" w:eastAsia="Times New Roman" w:hAnsi="Times New Roman" w:cs="Times New Roman"/>
          <w:b/>
          <w:sz w:val="26"/>
          <w:szCs w:val="20"/>
          <w:u w:val="single"/>
          <w:lang w:val="en-GB"/>
        </w:rPr>
      </w:pPr>
      <w:r w:rsidRPr="00C44265">
        <w:rPr>
          <w:rFonts w:ascii="Times New Roman" w:eastAsia="Times New Roman" w:hAnsi="Times New Roman" w:cs="Times New Roman"/>
          <w:b/>
          <w:sz w:val="26"/>
          <w:szCs w:val="20"/>
          <w:u w:val="single"/>
          <w:lang w:val="en-GB"/>
        </w:rPr>
        <w:t>DRAWN AND FILED BY:-</w:t>
      </w:r>
    </w:p>
    <w:p w14:paraId="2919E203" w14:textId="77777777" w:rsidR="00C44265" w:rsidRPr="00C44265" w:rsidRDefault="00C44265" w:rsidP="00C44265">
      <w:pPr>
        <w:spacing w:after="0" w:line="240" w:lineRule="auto"/>
        <w:jc w:val="right"/>
        <w:rPr>
          <w:rFonts w:ascii="Times New Roman" w:eastAsia="Times New Roman" w:hAnsi="Times New Roman" w:cs="Times New Roman"/>
          <w:sz w:val="26"/>
          <w:szCs w:val="20"/>
          <w:lang w:val="en-GB"/>
        </w:rPr>
      </w:pPr>
    </w:p>
    <w:p w14:paraId="6100529F" w14:textId="77777777" w:rsidR="00C44265" w:rsidRPr="00C44265" w:rsidRDefault="00C44265" w:rsidP="00C44265">
      <w:pPr>
        <w:spacing w:after="0" w:line="24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 xml:space="preserve">gggggg </w:t>
      </w:r>
    </w:p>
    <w:p w14:paraId="646E8D2E" w14:textId="77777777" w:rsidR="00C44265" w:rsidRPr="00C44265" w:rsidRDefault="00C44265" w:rsidP="00C44265">
      <w:pPr>
        <w:spacing w:after="0" w:line="240" w:lineRule="auto"/>
        <w:jc w:val="both"/>
        <w:rPr>
          <w:rFonts w:ascii="Times New Roman" w:eastAsia="Times New Roman" w:hAnsi="Times New Roman" w:cs="Times New Roman"/>
          <w:b/>
          <w:sz w:val="26"/>
          <w:szCs w:val="20"/>
          <w:u w:val="single"/>
          <w:lang w:val="en-GB"/>
        </w:rPr>
      </w:pPr>
      <w:r w:rsidRPr="00C44265">
        <w:rPr>
          <w:rFonts w:ascii="Times New Roman" w:eastAsia="Times New Roman" w:hAnsi="Times New Roman" w:cs="Times New Roman"/>
          <w:b/>
          <w:sz w:val="26"/>
          <w:szCs w:val="20"/>
          <w:u w:val="single"/>
          <w:lang w:val="en-GB"/>
        </w:rPr>
        <w:t>Nairobi</w:t>
      </w:r>
    </w:p>
    <w:p w14:paraId="002AFB60" w14:textId="77777777" w:rsidR="00C44265" w:rsidRPr="00C44265" w:rsidRDefault="00C44265" w:rsidP="00664A0A">
      <w:pPr>
        <w:keepNext/>
        <w:numPr>
          <w:ilvl w:val="0"/>
          <w:numId w:val="59"/>
        </w:numPr>
        <w:spacing w:after="0" w:line="240" w:lineRule="auto"/>
        <w:jc w:val="both"/>
        <w:outlineLvl w:val="0"/>
        <w:rPr>
          <w:rFonts w:ascii="Times New Roman" w:eastAsia="Times New Roman" w:hAnsi="Times New Roman" w:cs="Times New Roman"/>
          <w:b/>
          <w:sz w:val="26"/>
          <w:szCs w:val="20"/>
          <w:u w:val="single"/>
          <w:lang w:val="en-GB"/>
        </w:rPr>
      </w:pPr>
    </w:p>
    <w:p w14:paraId="0BFA474D" w14:textId="77777777" w:rsidR="00C44265" w:rsidRPr="00C44265" w:rsidRDefault="00C44265" w:rsidP="00664A0A">
      <w:pPr>
        <w:keepNext/>
        <w:numPr>
          <w:ilvl w:val="0"/>
          <w:numId w:val="59"/>
        </w:numPr>
        <w:spacing w:after="0" w:line="240" w:lineRule="auto"/>
        <w:jc w:val="both"/>
        <w:outlineLvl w:val="0"/>
        <w:rPr>
          <w:rFonts w:ascii="Times New Roman" w:eastAsia="Times New Roman" w:hAnsi="Times New Roman" w:cs="Times New Roman"/>
          <w:b/>
          <w:sz w:val="26"/>
          <w:szCs w:val="20"/>
          <w:u w:val="single"/>
          <w:lang w:val="en-GB"/>
        </w:rPr>
      </w:pPr>
      <w:r w:rsidRPr="00C44265">
        <w:rPr>
          <w:rFonts w:ascii="Times New Roman" w:eastAsia="Times New Roman" w:hAnsi="Times New Roman" w:cs="Times New Roman"/>
          <w:b/>
          <w:sz w:val="26"/>
          <w:szCs w:val="20"/>
          <w:u w:val="single"/>
          <w:lang w:val="en-GB"/>
        </w:rPr>
        <w:t>TO BE SERVED UPON:-</w:t>
      </w:r>
    </w:p>
    <w:p w14:paraId="1B8E1C02" w14:textId="77777777" w:rsidR="00C44265" w:rsidRPr="00C44265" w:rsidRDefault="00C44265" w:rsidP="00C44265">
      <w:pPr>
        <w:spacing w:after="0" w:line="240" w:lineRule="auto"/>
        <w:jc w:val="both"/>
        <w:rPr>
          <w:rFonts w:ascii="Times New Roman" w:eastAsia="Times New Roman" w:hAnsi="Times New Roman" w:cs="Times New Roman"/>
          <w:sz w:val="26"/>
          <w:szCs w:val="20"/>
          <w:lang w:val="en-GB"/>
        </w:rPr>
      </w:pPr>
    </w:p>
    <w:p w14:paraId="35D54213" w14:textId="77777777" w:rsidR="00C44265" w:rsidRPr="00C44265" w:rsidRDefault="00C44265" w:rsidP="00C44265">
      <w:pPr>
        <w:spacing w:after="0" w:line="240" w:lineRule="auto"/>
        <w:jc w:val="both"/>
        <w:rPr>
          <w:rFonts w:ascii="Times New Roman" w:eastAsia="Times New Roman" w:hAnsi="Times New Roman" w:cs="Times New Roman"/>
          <w:sz w:val="26"/>
          <w:szCs w:val="20"/>
          <w:lang w:val="en-GB"/>
        </w:rPr>
      </w:pPr>
    </w:p>
    <w:p w14:paraId="515496D3" w14:textId="77777777" w:rsidR="00C44265" w:rsidRPr="00C44265" w:rsidRDefault="00C44265" w:rsidP="00C44265">
      <w:pPr>
        <w:spacing w:after="0" w:line="24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Nairobi.</w:t>
      </w:r>
    </w:p>
    <w:p w14:paraId="352AFC90" w14:textId="77777777"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PLAINTIFF’S DEFENCE TO COUNTERCLAIM</w:t>
      </w:r>
    </w:p>
    <w:p w14:paraId="4D27E6F8" w14:textId="77777777"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p>
    <w:p w14:paraId="0ED49CF3" w14:textId="77777777"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p>
    <w:p w14:paraId="0D95DC7D" w14:textId="77777777"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p>
    <w:p w14:paraId="49386274" w14:textId="77777777"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REPUBLIC OF KENYA</w:t>
      </w:r>
    </w:p>
    <w:p w14:paraId="1325DB14" w14:textId="77777777" w:rsidR="00C44265" w:rsidRPr="00C44265" w:rsidRDefault="00C44265" w:rsidP="00C44265">
      <w:pPr>
        <w:spacing w:after="0" w:line="360" w:lineRule="auto"/>
        <w:jc w:val="center"/>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IN THE HIGH COURT OF KENYA AT NAIROBI</w:t>
      </w:r>
    </w:p>
    <w:p w14:paraId="2E524710" w14:textId="77777777" w:rsidR="00C44265" w:rsidRPr="00C44265" w:rsidRDefault="00C44265" w:rsidP="00C44265">
      <w:pPr>
        <w:spacing w:after="0" w:line="360" w:lineRule="auto"/>
        <w:jc w:val="center"/>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(MILIMANI COMMERCIAL COURTS)</w:t>
      </w:r>
    </w:p>
    <w:p w14:paraId="257CFE84" w14:textId="77777777" w:rsidR="00C44265" w:rsidRPr="00C44265" w:rsidRDefault="00C44265" w:rsidP="00C44265">
      <w:pPr>
        <w:spacing w:after="0" w:line="360" w:lineRule="auto"/>
        <w:jc w:val="center"/>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CIVIL SUIT NO. uuuuuu OF 2002</w:t>
      </w:r>
    </w:p>
    <w:p w14:paraId="473CCF4A" w14:textId="77777777" w:rsidR="00C44265" w:rsidRPr="00C44265" w:rsidRDefault="00C44265" w:rsidP="00C44265">
      <w:pPr>
        <w:spacing w:after="0" w:line="360" w:lineRule="auto"/>
        <w:jc w:val="both"/>
        <w:rPr>
          <w:rFonts w:ascii="Garamond" w:eastAsia="Times New Roman" w:hAnsi="Garamond" w:cs="Times New Roman"/>
          <w:b/>
          <w:sz w:val="26"/>
          <w:szCs w:val="20"/>
        </w:rPr>
      </w:pPr>
    </w:p>
    <w:p w14:paraId="02E932B6" w14:textId="77777777"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UUUUUU &amp; CO. INC. …………………………….................PLAINTIFF</w:t>
      </w:r>
    </w:p>
    <w:p w14:paraId="474B2803" w14:textId="77777777" w:rsidR="00C44265" w:rsidRPr="00C44265" w:rsidRDefault="00C44265" w:rsidP="00C44265">
      <w:pPr>
        <w:spacing w:after="0" w:line="360" w:lineRule="auto"/>
        <w:jc w:val="both"/>
        <w:rPr>
          <w:rFonts w:ascii="Garamond" w:eastAsia="Times New Roman" w:hAnsi="Garamond" w:cs="Times New Roman"/>
          <w:b/>
          <w:sz w:val="26"/>
          <w:szCs w:val="20"/>
        </w:rPr>
      </w:pPr>
    </w:p>
    <w:p w14:paraId="294AE844" w14:textId="77777777" w:rsidR="00C44265" w:rsidRPr="00C44265" w:rsidRDefault="00C44265" w:rsidP="00C44265">
      <w:pPr>
        <w:spacing w:after="0" w:line="360" w:lineRule="auto"/>
        <w:jc w:val="center"/>
        <w:rPr>
          <w:rFonts w:ascii="Garamond" w:eastAsia="Times New Roman" w:hAnsi="Garamond" w:cs="Times New Roman"/>
          <w:b/>
          <w:sz w:val="26"/>
          <w:szCs w:val="20"/>
        </w:rPr>
      </w:pPr>
      <w:r w:rsidRPr="00C44265">
        <w:rPr>
          <w:rFonts w:ascii="Garamond" w:eastAsia="Times New Roman" w:hAnsi="Garamond" w:cs="Times New Roman"/>
          <w:b/>
          <w:sz w:val="26"/>
          <w:szCs w:val="20"/>
        </w:rPr>
        <w:t>VERSUS</w:t>
      </w:r>
    </w:p>
    <w:p w14:paraId="39BD35C5" w14:textId="77777777" w:rsidR="00C44265" w:rsidRPr="00C44265" w:rsidRDefault="00C44265" w:rsidP="00C44265">
      <w:pPr>
        <w:spacing w:after="0" w:line="360" w:lineRule="auto"/>
        <w:jc w:val="both"/>
        <w:rPr>
          <w:rFonts w:ascii="Garamond" w:eastAsia="Times New Roman" w:hAnsi="Garamond" w:cs="Times New Roman"/>
          <w:b/>
          <w:sz w:val="26"/>
          <w:szCs w:val="20"/>
        </w:rPr>
      </w:pPr>
    </w:p>
    <w:p w14:paraId="2AC4A1D5" w14:textId="77777777"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ccccccccccccccccccccccccccccc ……1</w:t>
      </w:r>
      <w:r w:rsidRPr="00C44265">
        <w:rPr>
          <w:rFonts w:ascii="Garamond" w:eastAsia="Times New Roman" w:hAnsi="Garamond" w:cs="Times New Roman"/>
          <w:b/>
          <w:sz w:val="26"/>
          <w:szCs w:val="20"/>
          <w:vertAlign w:val="superscript"/>
        </w:rPr>
        <w:t>ST</w:t>
      </w:r>
      <w:r w:rsidRPr="00C44265">
        <w:rPr>
          <w:rFonts w:ascii="Garamond" w:eastAsia="Times New Roman" w:hAnsi="Garamond" w:cs="Times New Roman"/>
          <w:b/>
          <w:sz w:val="26"/>
          <w:szCs w:val="20"/>
        </w:rPr>
        <w:t xml:space="preserve"> DEFENDANT</w:t>
      </w:r>
    </w:p>
    <w:p w14:paraId="548124FF" w14:textId="77777777"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lastRenderedPageBreak/>
        <w:t>cccccccccccccLIMITED……………………..........…......2</w:t>
      </w:r>
      <w:r w:rsidRPr="00C44265">
        <w:rPr>
          <w:rFonts w:ascii="Garamond" w:eastAsia="Times New Roman" w:hAnsi="Garamond" w:cs="Times New Roman"/>
          <w:b/>
          <w:sz w:val="26"/>
          <w:szCs w:val="20"/>
          <w:vertAlign w:val="superscript"/>
        </w:rPr>
        <w:t>ND</w:t>
      </w:r>
      <w:r w:rsidRPr="00C44265">
        <w:rPr>
          <w:rFonts w:ascii="Garamond" w:eastAsia="Times New Roman" w:hAnsi="Garamond" w:cs="Times New Roman"/>
          <w:b/>
          <w:sz w:val="26"/>
          <w:szCs w:val="20"/>
        </w:rPr>
        <w:t xml:space="preserve"> DEFENDANT</w:t>
      </w:r>
    </w:p>
    <w:p w14:paraId="79752273" w14:textId="77777777"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ccccccccccccccccccccccc…….…………..……3</w:t>
      </w:r>
      <w:r w:rsidRPr="00C44265">
        <w:rPr>
          <w:rFonts w:ascii="Garamond" w:eastAsia="Times New Roman" w:hAnsi="Garamond" w:cs="Times New Roman"/>
          <w:b/>
          <w:sz w:val="26"/>
          <w:szCs w:val="20"/>
          <w:vertAlign w:val="superscript"/>
        </w:rPr>
        <w:t>RD</w:t>
      </w:r>
      <w:r w:rsidRPr="00C44265">
        <w:rPr>
          <w:rFonts w:ascii="Garamond" w:eastAsia="Times New Roman" w:hAnsi="Garamond" w:cs="Times New Roman"/>
          <w:b/>
          <w:sz w:val="26"/>
          <w:szCs w:val="20"/>
        </w:rPr>
        <w:t xml:space="preserve"> DEFENDANT</w:t>
      </w:r>
    </w:p>
    <w:p w14:paraId="1DB7917D" w14:textId="77777777"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cccccccccccccccccc…………..………………4</w:t>
      </w:r>
      <w:r w:rsidRPr="00C44265">
        <w:rPr>
          <w:rFonts w:ascii="Garamond" w:eastAsia="Times New Roman" w:hAnsi="Garamond" w:cs="Times New Roman"/>
          <w:b/>
          <w:sz w:val="26"/>
          <w:szCs w:val="20"/>
          <w:vertAlign w:val="superscript"/>
        </w:rPr>
        <w:t>TH</w:t>
      </w:r>
      <w:r w:rsidRPr="00C44265">
        <w:rPr>
          <w:rFonts w:ascii="Garamond" w:eastAsia="Times New Roman" w:hAnsi="Garamond" w:cs="Times New Roman"/>
          <w:b/>
          <w:sz w:val="26"/>
          <w:szCs w:val="20"/>
        </w:rPr>
        <w:t xml:space="preserve"> DEFENDANT</w:t>
      </w:r>
    </w:p>
    <w:p w14:paraId="265517B1" w14:textId="77777777" w:rsidR="00C44265" w:rsidRPr="00C44265" w:rsidRDefault="00C44265" w:rsidP="00C44265">
      <w:pPr>
        <w:spacing w:after="0" w:line="360" w:lineRule="auto"/>
        <w:jc w:val="center"/>
        <w:rPr>
          <w:rFonts w:ascii="Garamond" w:eastAsia="Times New Roman" w:hAnsi="Garamond" w:cs="Times New Roman"/>
          <w:sz w:val="26"/>
          <w:szCs w:val="20"/>
          <w:u w:val="single"/>
        </w:rPr>
      </w:pPr>
    </w:p>
    <w:p w14:paraId="297AAC61" w14:textId="77777777" w:rsidR="00C44265" w:rsidRPr="00C44265" w:rsidRDefault="00C44265" w:rsidP="00664A0A">
      <w:pPr>
        <w:keepNext/>
        <w:numPr>
          <w:ilvl w:val="0"/>
          <w:numId w:val="32"/>
        </w:numPr>
        <w:tabs>
          <w:tab w:val="num" w:pos="360"/>
        </w:tabs>
        <w:spacing w:after="0" w:line="360" w:lineRule="auto"/>
        <w:jc w:val="center"/>
        <w:outlineLvl w:val="1"/>
        <w:rPr>
          <w:rFonts w:ascii="Garamond" w:eastAsia="Times New Roman" w:hAnsi="Garamond" w:cs="Times New Roman"/>
          <w:b/>
          <w:sz w:val="26"/>
          <w:szCs w:val="20"/>
          <w:lang w:val="en-GB"/>
        </w:rPr>
      </w:pPr>
      <w:r w:rsidRPr="00C44265">
        <w:rPr>
          <w:rFonts w:ascii="Garamond" w:eastAsia="Times New Roman" w:hAnsi="Garamond" w:cs="Times New Roman"/>
          <w:b/>
          <w:sz w:val="26"/>
          <w:szCs w:val="20"/>
          <w:u w:val="single"/>
          <w:lang w:val="en-GB"/>
        </w:rPr>
        <w:t>REPLY TO 1</w:t>
      </w:r>
      <w:r w:rsidRPr="00C44265">
        <w:rPr>
          <w:rFonts w:ascii="Garamond" w:eastAsia="Times New Roman" w:hAnsi="Garamond" w:cs="Times New Roman"/>
          <w:b/>
          <w:sz w:val="26"/>
          <w:szCs w:val="20"/>
          <w:u w:val="single"/>
          <w:vertAlign w:val="superscript"/>
          <w:lang w:val="en-GB"/>
        </w:rPr>
        <w:t>ST</w:t>
      </w:r>
      <w:r w:rsidRPr="00C44265">
        <w:rPr>
          <w:rFonts w:ascii="Garamond" w:eastAsia="Times New Roman" w:hAnsi="Garamond" w:cs="Times New Roman"/>
          <w:b/>
          <w:sz w:val="26"/>
          <w:szCs w:val="20"/>
          <w:u w:val="single"/>
          <w:lang w:val="en-GB"/>
        </w:rPr>
        <w:t xml:space="preserve"> DEFENDANT'S DEFENCE AND PLAINTIFF'S DEFENCE TO COUNTER-CLAIM</w:t>
      </w:r>
    </w:p>
    <w:p w14:paraId="6233DF3A" w14:textId="77777777" w:rsidR="00C44265" w:rsidRPr="00C44265" w:rsidRDefault="00C44265" w:rsidP="00C44265">
      <w:pPr>
        <w:tabs>
          <w:tab w:val="left" w:pos="4410"/>
        </w:tabs>
        <w:spacing w:after="0" w:line="360" w:lineRule="auto"/>
        <w:jc w:val="both"/>
        <w:rPr>
          <w:rFonts w:ascii="Garamond" w:eastAsia="Times New Roman" w:hAnsi="Garamond" w:cs="Times New Roman"/>
          <w:b/>
          <w:sz w:val="26"/>
          <w:szCs w:val="20"/>
          <w:u w:val="single"/>
          <w:lang w:val="en-GB"/>
        </w:rPr>
      </w:pPr>
    </w:p>
    <w:p w14:paraId="7B0793AD"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6CB94B5B" w14:textId="77777777" w:rsidR="00C44265" w:rsidRPr="00C44265" w:rsidRDefault="00C44265" w:rsidP="00664A0A">
      <w:pPr>
        <w:numPr>
          <w:ilvl w:val="0"/>
          <w:numId w:val="57"/>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Save as is expressly admitted herein, the Plaintiff joins issues with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the various allegations made in the Defence filed herein on 14</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June 2002 ("the Defence"). </w:t>
      </w:r>
    </w:p>
    <w:p w14:paraId="1B8CD779"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053308B7" w14:textId="77777777" w:rsidR="00C44265" w:rsidRPr="00C44265" w:rsidRDefault="00C44265" w:rsidP="00664A0A">
      <w:pPr>
        <w:numPr>
          <w:ilvl w:val="0"/>
          <w:numId w:val="57"/>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 2 at page 1 of the Defence and paragraphs 2 and 3 at page 2 of the Defence Plaintiff avers that:-</w:t>
      </w:r>
    </w:p>
    <w:p w14:paraId="11E1FA19"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25444B9A" w14:textId="77777777"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rPr>
        <w:t>The Plaintiff is a limited liability Company duly incorporated and registered in the United States of America and carrying on business as a private financial institutions in the said States and elsewhere, including the Republic of Kenya and therefore has the requisite legal interest and legal standing, respectively, to institute these proceedings.</w:t>
      </w:r>
    </w:p>
    <w:p w14:paraId="48152777"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6E97D5DF" w14:textId="77777777"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lending by the Plaintiff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was an off shore private transaction entered into within the confines of the law and facilitated by the Plaintiff's wholly owned subsidiary namely, ,,,,,, Capital Limited, a duly registered Company under the Companies Act Cap. 486 of the Laws of Kenya and therefore no legal stipulations were violated thereby as alleged or at all.</w:t>
      </w:r>
    </w:p>
    <w:p w14:paraId="51F4BD74"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3514E548" w14:textId="77777777"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The said transaction was further facilitated by the Managing Director of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one Eugenio Luigi Francescon, the 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Defendant herein, who was then a Director of the Plaintiff's wholly owned subsidiary company, ,,,,,, Capital Limited aforesaid. </w:t>
      </w:r>
    </w:p>
    <w:p w14:paraId="7DACC256"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67A84C82" w14:textId="77777777"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view of the foregoing, the Plaintiff did not require a licence or authorisation under either the Banking Act Cap. 488 or the Companies Act Cap. 486 in order to extend the loan facility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alleged or at all.</w:t>
      </w:r>
    </w:p>
    <w:p w14:paraId="3E8C0D64"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1DEA79F7" w14:textId="77777777"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transactions which are the subject matter of this suit were carried with the mutual participation of all the parties concerned and within the confines of the law. No legal requirements, either as alleged or at all, were thereby violated.</w:t>
      </w:r>
    </w:p>
    <w:p w14:paraId="4755BAE4"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3EEFA594"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further answer to paragraph 3 of the Defence the Plaintiff avers that:</w:t>
      </w:r>
    </w:p>
    <w:p w14:paraId="0AAFF610"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1B7F6861" w14:textId="77777777" w:rsidR="00C44265" w:rsidRPr="00C44265" w:rsidRDefault="00C44265" w:rsidP="00664A0A">
      <w:pPr>
        <w:numPr>
          <w:ilvl w:val="0"/>
          <w:numId w:val="63"/>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said charges, debentures, Promissory Notes were issued voluntarily by the respective parties who thereby, with full knowledge and authority, unconditionally and irrevocably guaranteed the repayment of all moneys and liabilities including the principal amount, interest thereon, costs, charges and expenses due, owing or incurred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the Plaintiff. They further guaranteed that in the event of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defaulting in repayment, the 2</w:t>
      </w:r>
      <w:r w:rsidRPr="00C44265">
        <w:rPr>
          <w:rFonts w:ascii="Garamond" w:eastAsia="Times New Roman" w:hAnsi="Garamond" w:cs="Times New Roman"/>
          <w:sz w:val="26"/>
          <w:szCs w:val="20"/>
          <w:vertAlign w:val="superscript"/>
          <w:lang w:val="en-GB"/>
        </w:rPr>
        <w:t>nd</w:t>
      </w:r>
      <w:r w:rsidRPr="00C44265">
        <w:rPr>
          <w:rFonts w:ascii="Garamond" w:eastAsia="Times New Roman" w:hAnsi="Garamond" w:cs="Times New Roman"/>
          <w:sz w:val="26"/>
          <w:szCs w:val="20"/>
          <w:lang w:val="en-GB"/>
        </w:rPr>
        <w:t xml:space="preserve"> 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and 4</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Defendants, respectively,  would pay the amount thereof to the Plaintiff.</w:t>
      </w:r>
    </w:p>
    <w:p w14:paraId="01D41D4B"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417487BC" w14:textId="77777777" w:rsidR="00C44265" w:rsidRPr="00C44265" w:rsidRDefault="00C44265" w:rsidP="00664A0A">
      <w:pPr>
        <w:numPr>
          <w:ilvl w:val="0"/>
          <w:numId w:val="63"/>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was on the strength of the said charges, debentures and Promissory Notes that the Plaintiff, at the request of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extended and disbursed the loan facility of US$ 60,000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14:paraId="2E8807B3"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339C24B0"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In view of paragraphs 2 and 3 above, the contents of paragraph 4 of the Defence are denied in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put to strict proof therefore. It is specifically denied that this suit is misconceived, bad in law or an abuse of the Court process, as alleged or at all. To the contrary, it is manifest that the Plaintiff has proper and maintainable claims against the Defendants, jointly and severally. </w:t>
      </w:r>
    </w:p>
    <w:p w14:paraId="0838326E"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6EF36C2B"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6, 7, 8 and 9 of the Defence, the Plaintiff reiterates the entire contents of paragraphs 6, 7 and 8 of the Plaint. Further, the Plaintiff avers that the interest rate of 27% per annum was negotiated and mutually agreed upon between the Plaintiff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14:paraId="0B898F08"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3740DE7A"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10 and 11, the Plaintiff reiterates the contents of paragraph 3 herein-above and further avers as follows:-</w:t>
      </w:r>
    </w:p>
    <w:p w14:paraId="4EA3CD7B"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7D0EB561"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voluntarily and with full knowledge and consent, without any misrepresentation or fraud whatsoever on the part of the Plaintiff as alleged or at all, duly executed a Floating Charge Debenture which was registered on 20</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a Corporate Guarantee dated 5</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and a Promissory Note,  to secure repayment of loan facility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by the Plaintiff.</w:t>
      </w:r>
    </w:p>
    <w:p w14:paraId="3851584E"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23B56ACD"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Promissory Note was and still is for all purposes lawful and enforceable as the same was duly executed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the Plaintiff's Attorney one ,,,,,, Gitau who had and still has a special power of Attorney authorising him to execute Promissory Notes on behalf of the Plaintiff in Kenya.</w:t>
      </w:r>
    </w:p>
    <w:p w14:paraId="01CEF260"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7B34ED51"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In consideration and on the strength of the said Promissory Note and Debenture duly executed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the Plaintiff duly extended and disbursed the loan facility of US$ 60,000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14:paraId="38812F38"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4EFD4C63"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loan facility herein was rolled over three times upon requests from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due to its inability to repay at the maturity of each rollover.  The said requests were made and acceded to by the Plaintiff, with the full knowledge and consent of the 2</w:t>
      </w:r>
      <w:r w:rsidRPr="00C44265">
        <w:rPr>
          <w:rFonts w:ascii="Garamond" w:eastAsia="Times New Roman" w:hAnsi="Garamond" w:cs="Times New Roman"/>
          <w:sz w:val="26"/>
          <w:szCs w:val="20"/>
          <w:vertAlign w:val="superscript"/>
          <w:lang w:val="en-GB"/>
        </w:rPr>
        <w:t>nd</w:t>
      </w:r>
      <w:r w:rsidRPr="00C44265">
        <w:rPr>
          <w:rFonts w:ascii="Garamond" w:eastAsia="Times New Roman" w:hAnsi="Garamond" w:cs="Times New Roman"/>
          <w:sz w:val="26"/>
          <w:szCs w:val="20"/>
          <w:lang w:val="en-GB"/>
        </w:rPr>
        <w:t>, 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and 4</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Defendants being the Guarantors thereto.</w:t>
      </w:r>
    </w:p>
    <w:p w14:paraId="66685205"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4B1F84C6"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Sandro Francini is the current Vice President International of the Plaintiff and the Managing Director of the Plaintiff's subsidiary, ,,,,,, Capital Management Company situated in Florida, United States of America and a duly appointed Attorney of the Plaintiff, duly authorised to negotiate and execute any transaction in either the United States of America or abroad.</w:t>
      </w:r>
    </w:p>
    <w:p w14:paraId="13357C8B"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 </w:t>
      </w:r>
    </w:p>
    <w:p w14:paraId="05F7A775"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did not retain any part of the said facility to finance a purchase of a Mercedes Benz Motor Vehicle from itself, as this was a separate and distinct transaction entered into between the 1</w:t>
      </w:r>
      <w:r w:rsidRPr="00C44265">
        <w:rPr>
          <w:rFonts w:ascii="Garamond" w:eastAsia="Times New Roman" w:hAnsi="Garamond" w:cs="Times New Roman"/>
          <w:sz w:val="26"/>
          <w:szCs w:val="20"/>
          <w:vertAlign w:val="superscript"/>
          <w:lang w:val="en-GB"/>
        </w:rPr>
        <w:t xml:space="preserve">st </w:t>
      </w:r>
      <w:r w:rsidRPr="00C44265">
        <w:rPr>
          <w:rFonts w:ascii="Garamond" w:eastAsia="Times New Roman" w:hAnsi="Garamond" w:cs="Times New Roman"/>
          <w:sz w:val="26"/>
          <w:szCs w:val="20"/>
          <w:lang w:val="en-GB"/>
        </w:rPr>
        <w:t>Defendant and the Plaintiff's said subsidiary ,,,,,, Capital Limited and at no one time did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intimate to the Plaintiff that part of the facility was to be expended on the purchase of the said vehicle as alleged or at all.</w:t>
      </w:r>
    </w:p>
    <w:p w14:paraId="08DFE782"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10C11BF4"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 The interest thereon together with the commitment fees have been calculated at the mutually agreed rates of 27% per annum and 1% flat rate, respectively, and there has been no interest overcharge as alleged or at all. </w:t>
      </w:r>
    </w:p>
    <w:p w14:paraId="5B5A1C2E"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2AF807EC"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has never offered any kind of advice whatsoever to</w:t>
      </w:r>
      <w:r w:rsidRPr="00C44265">
        <w:rPr>
          <w:rFonts w:ascii="Garamond" w:eastAsia="Times New Roman" w:hAnsi="Garamond" w:cs="Times New Roman"/>
          <w:b/>
          <w:sz w:val="26"/>
          <w:szCs w:val="20"/>
          <w:lang w:val="en-GB"/>
        </w:rPr>
        <w:t xml:space="preserve"> </w:t>
      </w:r>
      <w:r w:rsidRPr="00C44265">
        <w:rPr>
          <w:rFonts w:ascii="Garamond" w:eastAsia="Times New Roman" w:hAnsi="Garamond" w:cs="Times New Roman"/>
          <w:sz w:val="26"/>
          <w:szCs w:val="20"/>
          <w:lang w:val="en-GB"/>
        </w:rPr>
        <w:t>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alleged or at all. In any event, the Plaintiff, not being an expert </w:t>
      </w:r>
      <w:r w:rsidRPr="00C44265">
        <w:rPr>
          <w:rFonts w:ascii="Garamond" w:eastAsia="Times New Roman" w:hAnsi="Garamond" w:cs="Times New Roman"/>
          <w:sz w:val="26"/>
          <w:szCs w:val="20"/>
          <w:lang w:val="en-GB"/>
        </w:rPr>
        <w:lastRenderedPageBreak/>
        <w:t>in marble and/or granite, or in any matters connected therewith, was in no position to give and did not in fact give, any kind of advice, expertise or otherwise, in relation thereto.</w:t>
      </w:r>
    </w:p>
    <w:p w14:paraId="0854C234"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36AAF3B9"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Further, and without prejudice to the foregoing, any such matters as were discussed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in connection with the said marble and/or granite or any other business in general including the alleged ten year contract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East African Portland Cement Company Limited, if at all, were so discussed on a purely personal, friendly and informal basis and at no time whatsoever did Sandro Francini offer "advice" to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behalf of the Plaintiff as alleged or at all. </w:t>
      </w:r>
    </w:p>
    <w:p w14:paraId="5754C7D6"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6A834F75"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two facilities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5</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and 23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February 1999, respectively, were separate and distinct transactions entered into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the Plaintiff. The second facility was not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enable it repay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facility as alleged or at all.</w:t>
      </w:r>
    </w:p>
    <w:p w14:paraId="4A8C18DD"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7BA2BC8F"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Due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Defendant's failure to discharge its obligations pursuant to the said Floating Charge Debenture and Promissory Note respectively, the Plaintiff issued a demand notice on 7</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2000 for the repayment of the amount due and owing then, as by law required. </w:t>
      </w:r>
    </w:p>
    <w:p w14:paraId="2D28B7D5"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0E211FDA"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is denied that the Plaintiff induced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with any misrepresentation, illegality or fraud as alleged or at all.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Further, the Plaintiff repeats that the various securities given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the Plaintiff were given freely, voluntarily in consideration whereof funds were duly disbursed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14:paraId="27CFADE3"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654EA013"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is denied that there is any conflict of interest between the Plaintiff and Sandro Francini as alleged or at all.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Further, the Plaintiff repeats paragraph 6 (e) hereinabove.</w:t>
      </w:r>
    </w:p>
    <w:p w14:paraId="145FE51A"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3DE4D503"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rPr>
      </w:pPr>
      <w:r w:rsidRPr="00C44265">
        <w:rPr>
          <w:rFonts w:ascii="Garamond" w:eastAsia="Times New Roman" w:hAnsi="Garamond" w:cs="Times New Roman"/>
          <w:sz w:val="26"/>
          <w:szCs w:val="20"/>
          <w:lang w:val="en-GB"/>
        </w:rPr>
        <w:t>Any such monies as were paid by the 1</w:t>
      </w:r>
      <w:r w:rsidRPr="00C44265">
        <w:rPr>
          <w:rFonts w:ascii="Garamond" w:eastAsia="Times New Roman" w:hAnsi="Garamond" w:cs="Times New Roman"/>
          <w:sz w:val="26"/>
          <w:szCs w:val="20"/>
          <w:vertAlign w:val="superscript"/>
          <w:lang w:val="en-GB"/>
        </w:rPr>
        <w:t xml:space="preserve">st </w:t>
      </w:r>
      <w:r w:rsidRPr="00C44265">
        <w:rPr>
          <w:rFonts w:ascii="Garamond" w:eastAsia="Times New Roman" w:hAnsi="Garamond" w:cs="Times New Roman"/>
          <w:sz w:val="26"/>
          <w:szCs w:val="20"/>
          <w:lang w:val="en-GB"/>
        </w:rPr>
        <w:t>Defendant to the Plaintiff were paid on account of interest on the loan facility and not the principal amount.  It is denied that any funds were paid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Sandro Francini to the account of the Plaintiff.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In any event, if any payment was made to Sandro Francini to the account of the Plaintiff, which is denied,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had no basis or warrant for making such payment and would accordingly be still held liable in respect thereof.</w:t>
      </w:r>
    </w:p>
    <w:p w14:paraId="0ECCA145" w14:textId="77777777" w:rsidR="00C44265" w:rsidRPr="00C44265" w:rsidRDefault="00C44265" w:rsidP="00C44265">
      <w:pPr>
        <w:spacing w:after="0" w:line="360" w:lineRule="auto"/>
        <w:jc w:val="both"/>
        <w:rPr>
          <w:rFonts w:ascii="Garamond" w:eastAsia="Times New Roman" w:hAnsi="Garamond" w:cs="Times New Roman"/>
          <w:sz w:val="26"/>
          <w:szCs w:val="20"/>
        </w:rPr>
      </w:pPr>
    </w:p>
    <w:p w14:paraId="5B538AFD" w14:textId="77777777"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rPr>
      </w:pPr>
      <w:r w:rsidRPr="00C44265">
        <w:rPr>
          <w:rFonts w:ascii="Garamond" w:eastAsia="Times New Roman" w:hAnsi="Garamond" w:cs="Times New Roman"/>
          <w:sz w:val="26"/>
          <w:szCs w:val="20"/>
          <w:lang w:val="en-GB"/>
        </w:rPr>
        <w:t>The Plaintiff is in no way concerned with or interested in any such dealings as may have taken place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Further, the Plaintiff avers that such securities as were given in its favour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are independent securities which have no connection with any other dealings.</w:t>
      </w:r>
    </w:p>
    <w:p w14:paraId="2F07EB38" w14:textId="77777777" w:rsidR="00C44265" w:rsidRPr="00C44265" w:rsidRDefault="00C44265" w:rsidP="00C44265">
      <w:pPr>
        <w:spacing w:after="0" w:line="360" w:lineRule="auto"/>
        <w:ind w:left="1440"/>
        <w:jc w:val="both"/>
        <w:rPr>
          <w:rFonts w:ascii="Garamond" w:eastAsia="Times New Roman" w:hAnsi="Garamond" w:cs="Times New Roman"/>
          <w:sz w:val="26"/>
          <w:szCs w:val="20"/>
          <w:lang w:val="en-GB"/>
        </w:rPr>
      </w:pPr>
    </w:p>
    <w:p w14:paraId="5DD79EFB"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 12 of the Defence the Plaintiff avers that the scheduled repayments therein were made on account of interest only. No repayment has been made on account of the principal amount as alleged or at all. Consequently,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truly and justly indebted to the Plaintiff as pleaded in the Plaint.</w:t>
      </w:r>
    </w:p>
    <w:p w14:paraId="33FAE2A5"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3AD59727"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answer to paragraph 13 and 14 of the Defence the Plaintiff reiterates the contents of paragraph 6 (a to g) and (j) hereinabove.</w:t>
      </w:r>
    </w:p>
    <w:p w14:paraId="2F148A63"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420DBBED"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In response to paragraphs 15 and 16 the Plaintiff avers that the Counter-claim in Nairobi HCCC No. 1115 of 2001 is in respect of the outstanding balance on the facility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by the Plaintiff on 23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February 1999 and not in respect of the facility granted on 5</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which is the subject matter of this suit. As such the Plaintiff is well within its rights to institute this suit to recover the debt outstanding on the latter facility.</w:t>
      </w:r>
    </w:p>
    <w:p w14:paraId="23EF4346"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 </w:t>
      </w:r>
    </w:p>
    <w:p w14:paraId="2CF4958B"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17 of the Defence the Plaintiff reiterates the entire contents of paragraphs 6, 7, 8, 9 and 10 hereinabove.</w:t>
      </w:r>
    </w:p>
    <w:p w14:paraId="3E19C96B"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7E50D221"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answer to paragraph 18 of the Defence, the Plaintiff reiterates the entire contents of paragraph 7 hereinabove and paragraphs 11 and 16 of the Plaint.</w:t>
      </w:r>
    </w:p>
    <w:p w14:paraId="7D9A2808"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1DFEB86A"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19, 20 and 21 of the Defence, the Plaintiff reiterates the entire contents of paragraphs 6 (k) hereinabove and paragraph 6, 11,16 and 17 of the Plaint.</w:t>
      </w:r>
    </w:p>
    <w:p w14:paraId="4FF57793"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16F91DAB"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In further answer to paragraph 21 and in answer to paragraph 22 of the Defence, the Plaintiff repeats paragraph 9 hereinabove. </w:t>
      </w:r>
    </w:p>
    <w:p w14:paraId="6DF3E5BC"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40C15B7A"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54DF2CAA" w14:textId="77777777" w:rsidR="00C44265" w:rsidRPr="00C44265" w:rsidRDefault="00C44265" w:rsidP="00C44265">
      <w:pPr>
        <w:spacing w:after="0" w:line="360" w:lineRule="auto"/>
        <w:jc w:val="center"/>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DEFENCE TO COUNTER-CLAIM</w:t>
      </w:r>
    </w:p>
    <w:p w14:paraId="10C14B54" w14:textId="77777777" w:rsidR="00C44265" w:rsidRPr="00C44265" w:rsidRDefault="00C44265" w:rsidP="00C44265">
      <w:pPr>
        <w:spacing w:after="0" w:line="360" w:lineRule="auto"/>
        <w:jc w:val="center"/>
        <w:rPr>
          <w:rFonts w:ascii="Garamond" w:eastAsia="Times New Roman" w:hAnsi="Garamond" w:cs="Times New Roman"/>
          <w:b/>
          <w:sz w:val="26"/>
          <w:szCs w:val="20"/>
          <w:u w:val="single"/>
          <w:lang w:val="en-GB"/>
        </w:rPr>
      </w:pPr>
    </w:p>
    <w:p w14:paraId="627399A0"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The Plaintiffs repeats paragraphs 1 to 10 (both inclusive), hereinabove and save as is expressly admitted herein, joins issue on the various allegations made in the Counterclaim. </w:t>
      </w:r>
    </w:p>
    <w:p w14:paraId="07D96D3D"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3B407608"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repeats paragraph 6 (l) hereinabove in answer to paragraph 25 of the Counterclaim.</w:t>
      </w:r>
    </w:p>
    <w:p w14:paraId="32FCE594"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2B001BFC"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contents of paragraphs 26 and 27 of the Counterclaim is denied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put to strict proof thereof. It is specifically denied that the Plaintiff itself, or any of its officers or agents, offered any kind of advice whatsoever to</w:t>
      </w:r>
      <w:r w:rsidRPr="00C44265">
        <w:rPr>
          <w:rFonts w:ascii="Garamond" w:eastAsia="Times New Roman" w:hAnsi="Garamond" w:cs="Times New Roman"/>
          <w:b/>
          <w:sz w:val="26"/>
          <w:szCs w:val="20"/>
          <w:lang w:val="en-GB"/>
        </w:rPr>
        <w:t xml:space="preserve"> </w:t>
      </w:r>
      <w:r w:rsidRPr="00C44265">
        <w:rPr>
          <w:rFonts w:ascii="Garamond" w:eastAsia="Times New Roman" w:hAnsi="Garamond" w:cs="Times New Roman"/>
          <w:sz w:val="26"/>
          <w:szCs w:val="20"/>
          <w:lang w:val="en-GB"/>
        </w:rPr>
        <w:t>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alleged or at all. In any event, the Plaintiff and its officers or agents not being experts in marble and/or granite, or in any matters connected therewith, were in no position to give any kind of advice, expertise or otherwise, in relation thereto as alleged or at all.</w:t>
      </w:r>
    </w:p>
    <w:p w14:paraId="3E3E5562"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785E6B56"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further response to paragraphs 26 and 27 of the Counterclaim, the Plaintiff avers that any such matters as were discussed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in connection with the said marble and/or granite or any other business in general including the alleged ten year contract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East African Portland Cement Company Limited, if at all, and even the E-mails exchanged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as alleged, were so discussed and exchanged on a purely personal, friendly and informal basis and that at no time whatsoever did Sandro Francini offer "advice" to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behalf of the Plaintiff as alleged or at all. </w:t>
      </w:r>
    </w:p>
    <w:p w14:paraId="5948C12B"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5727836F"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answer to paragraphs 28, 29,30, 31,32 33, 34 and 35 of the Counterclaim:-</w:t>
      </w:r>
    </w:p>
    <w:p w14:paraId="21EA19FC"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2CF3982A" w14:textId="77777777" w:rsidR="00C44265" w:rsidRPr="00C44265" w:rsidRDefault="00C44265" w:rsidP="00664A0A">
      <w:pPr>
        <w:numPr>
          <w:ilvl w:val="0"/>
          <w:numId w:val="66"/>
        </w:numPr>
        <w:tabs>
          <w:tab w:val="num" w:pos="720"/>
        </w:tabs>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avers that it has no knowledge, and accordingly makes no admission, of the allegation contained thereon.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w:t>
      </w:r>
    </w:p>
    <w:p w14:paraId="18213EE7" w14:textId="77777777" w:rsidR="00C44265" w:rsidRPr="00C44265" w:rsidRDefault="00C44265" w:rsidP="00C44265">
      <w:pPr>
        <w:spacing w:after="0" w:line="360" w:lineRule="auto"/>
        <w:ind w:left="360"/>
        <w:jc w:val="both"/>
        <w:rPr>
          <w:rFonts w:ascii="Garamond" w:eastAsia="Times New Roman" w:hAnsi="Garamond" w:cs="Times New Roman"/>
          <w:sz w:val="26"/>
          <w:szCs w:val="20"/>
          <w:lang w:val="en-GB"/>
        </w:rPr>
      </w:pPr>
    </w:p>
    <w:p w14:paraId="4E76EDDF" w14:textId="77777777" w:rsidR="00C44265" w:rsidRPr="00C44265" w:rsidRDefault="00C44265" w:rsidP="00664A0A">
      <w:pPr>
        <w:numPr>
          <w:ilvl w:val="0"/>
          <w:numId w:val="66"/>
        </w:numPr>
        <w:tabs>
          <w:tab w:val="num" w:pos="720"/>
        </w:tabs>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is denied that Mr. Sandro Francini provided any advice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an agent of the Plaintiff as alleged or at all.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w:t>
      </w:r>
    </w:p>
    <w:p w14:paraId="43906891" w14:textId="77777777" w:rsidR="00C44265" w:rsidRPr="00C44265" w:rsidRDefault="00C44265" w:rsidP="00C44265">
      <w:pPr>
        <w:spacing w:after="0" w:line="360" w:lineRule="auto"/>
        <w:ind w:left="360"/>
        <w:jc w:val="both"/>
        <w:rPr>
          <w:rFonts w:ascii="Garamond" w:eastAsia="Times New Roman" w:hAnsi="Garamond" w:cs="Times New Roman"/>
          <w:sz w:val="26"/>
          <w:szCs w:val="20"/>
          <w:lang w:val="en-GB"/>
        </w:rPr>
      </w:pPr>
    </w:p>
    <w:p w14:paraId="16085360" w14:textId="77777777"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In answer to paragraph 36 of the Counterclaim, the Plaintiff avers that in view paragraphs 16, 17 and 18 hereinabove, the Plaintiff cannot be held liable for the </w:t>
      </w:r>
      <w:r w:rsidRPr="00C44265">
        <w:rPr>
          <w:rFonts w:ascii="Garamond" w:eastAsia="Times New Roman" w:hAnsi="Garamond" w:cs="Times New Roman"/>
          <w:sz w:val="26"/>
          <w:szCs w:val="20"/>
          <w:lang w:val="en-GB"/>
        </w:rPr>
        <w:lastRenderedPageBreak/>
        <w:t>alleged loss, if any, that might have been occasioned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if at all,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cannot thereby claim to have been discharged from its obligation to repay the facility extended to it by the Plaintiff. </w:t>
      </w:r>
    </w:p>
    <w:p w14:paraId="58735567"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5BA02DDA"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b/>
          <w:sz w:val="26"/>
          <w:szCs w:val="20"/>
          <w:u w:val="single"/>
          <w:lang w:val="en-GB"/>
        </w:rPr>
        <w:t>REASONS WHEREFORE</w:t>
      </w:r>
      <w:r w:rsidRPr="00C44265">
        <w:rPr>
          <w:rFonts w:ascii="Garamond" w:eastAsia="Times New Roman" w:hAnsi="Garamond" w:cs="Times New Roman"/>
          <w:sz w:val="26"/>
          <w:szCs w:val="20"/>
          <w:lang w:val="en-GB"/>
        </w:rPr>
        <w:t xml:space="preserve"> the Plaintiffs prays that: </w:t>
      </w:r>
    </w:p>
    <w:p w14:paraId="2B0BF171"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043A4F73" w14:textId="77777777" w:rsidR="00C44265" w:rsidRPr="00C44265" w:rsidRDefault="00C44265" w:rsidP="00664A0A">
      <w:pPr>
        <w:numPr>
          <w:ilvl w:val="0"/>
          <w:numId w:val="65"/>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Defendant's Counterclaim be dismissed with costs together with interest thereon at such rates and for such period of time as this Honourable Court may deem fit to grant.</w:t>
      </w:r>
    </w:p>
    <w:p w14:paraId="4C06A89F" w14:textId="77777777" w:rsidR="00C44265" w:rsidRPr="00C44265" w:rsidRDefault="00C44265" w:rsidP="00664A0A">
      <w:pPr>
        <w:numPr>
          <w:ilvl w:val="0"/>
          <w:numId w:val="65"/>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Judgement be entered in favour of the Plaintiff against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prayed in the Plaint.</w:t>
      </w:r>
    </w:p>
    <w:p w14:paraId="367FBE4B"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p>
    <w:p w14:paraId="5DB4179D" w14:textId="77777777"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14:paraId="60FAD01A" w14:textId="77777777" w:rsidR="00C44265" w:rsidRPr="00C44265" w:rsidRDefault="00C44265" w:rsidP="00C44265">
      <w:p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b/>
          <w:sz w:val="26"/>
          <w:szCs w:val="20"/>
          <w:u w:val="single"/>
          <w:lang w:val="en-GB"/>
        </w:rPr>
        <w:t>DATED</w:t>
      </w:r>
      <w:r w:rsidRPr="00C44265">
        <w:rPr>
          <w:rFonts w:ascii="Garamond" w:eastAsia="Times New Roman" w:hAnsi="Garamond" w:cs="Times New Roman"/>
          <w:sz w:val="26"/>
          <w:szCs w:val="20"/>
          <w:lang w:val="en-GB"/>
        </w:rPr>
        <w:t xml:space="preserve"> at </w:t>
      </w:r>
      <w:r w:rsidRPr="00C44265">
        <w:rPr>
          <w:rFonts w:ascii="Garamond" w:eastAsia="Times New Roman" w:hAnsi="Garamond" w:cs="Times New Roman"/>
          <w:b/>
          <w:sz w:val="26"/>
          <w:szCs w:val="20"/>
          <w:lang w:val="en-GB"/>
        </w:rPr>
        <w:t>Nairobi</w:t>
      </w:r>
      <w:r w:rsidRPr="00C44265">
        <w:rPr>
          <w:rFonts w:ascii="Garamond" w:eastAsia="Times New Roman" w:hAnsi="Garamond" w:cs="Times New Roman"/>
          <w:sz w:val="26"/>
          <w:szCs w:val="20"/>
          <w:lang w:val="en-GB"/>
        </w:rPr>
        <w:t xml:space="preserve"> this …………..…….. day of ……………………..…….. 2002</w:t>
      </w:r>
    </w:p>
    <w:p w14:paraId="110E6F22" w14:textId="77777777" w:rsidR="00C44265" w:rsidRPr="00C44265" w:rsidRDefault="00C44265" w:rsidP="00C44265">
      <w:pPr>
        <w:spacing w:after="0" w:line="360" w:lineRule="auto"/>
        <w:ind w:left="1440" w:hanging="720"/>
        <w:jc w:val="both"/>
        <w:rPr>
          <w:rFonts w:ascii="Garamond" w:eastAsia="Times New Roman" w:hAnsi="Garamond" w:cs="Times New Roman"/>
          <w:sz w:val="26"/>
          <w:szCs w:val="20"/>
          <w:lang w:val="en-GB"/>
        </w:rPr>
      </w:pPr>
    </w:p>
    <w:p w14:paraId="71CA1E3A" w14:textId="77777777" w:rsidR="00C44265" w:rsidRPr="00C44265" w:rsidRDefault="00C44265" w:rsidP="00C44265">
      <w:pPr>
        <w:keepNext/>
        <w:spacing w:after="0" w:line="360" w:lineRule="auto"/>
        <w:ind w:left="1440" w:hanging="720"/>
        <w:jc w:val="both"/>
        <w:outlineLvl w:val="5"/>
        <w:rPr>
          <w:rFonts w:ascii="Garamond" w:eastAsia="Times New Roman" w:hAnsi="Garamond" w:cs="Times New Roman"/>
          <w:b/>
          <w:sz w:val="26"/>
          <w:szCs w:val="20"/>
          <w:lang w:val="en-GB"/>
        </w:rPr>
      </w:pPr>
    </w:p>
    <w:p w14:paraId="71F67DB8" w14:textId="77777777" w:rsidR="00C44265" w:rsidRPr="00C44265" w:rsidRDefault="00C44265" w:rsidP="00C44265">
      <w:pPr>
        <w:keepNext/>
        <w:spacing w:after="0" w:line="360" w:lineRule="auto"/>
        <w:ind w:left="1440" w:hanging="720"/>
        <w:jc w:val="right"/>
        <w:outlineLvl w:val="5"/>
        <w:rPr>
          <w:rFonts w:ascii="Garamond" w:eastAsia="Times New Roman" w:hAnsi="Garamond" w:cs="Times New Roman"/>
          <w:b/>
          <w:sz w:val="26"/>
          <w:szCs w:val="20"/>
          <w:lang w:val="en-GB"/>
        </w:rPr>
      </w:pPr>
      <w:r w:rsidRPr="00C44265">
        <w:rPr>
          <w:rFonts w:ascii="Garamond" w:eastAsia="Times New Roman" w:hAnsi="Garamond" w:cs="Times New Roman"/>
          <w:b/>
          <w:sz w:val="26"/>
          <w:szCs w:val="20"/>
          <w:lang w:val="en-GB"/>
        </w:rPr>
        <w:t>UUUUUU &amp; COMPANY</w:t>
      </w:r>
    </w:p>
    <w:p w14:paraId="1841F65B" w14:textId="77777777" w:rsidR="00C44265" w:rsidRPr="00C44265" w:rsidRDefault="00C44265" w:rsidP="00C44265">
      <w:pPr>
        <w:spacing w:after="0" w:line="360" w:lineRule="auto"/>
        <w:ind w:left="1440" w:hanging="720"/>
        <w:jc w:val="right"/>
        <w:rPr>
          <w:rFonts w:ascii="Garamond" w:eastAsia="Times New Roman" w:hAnsi="Garamond" w:cs="Times New Roman"/>
          <w:b/>
          <w:sz w:val="26"/>
          <w:szCs w:val="20"/>
          <w:lang w:val="en-GB"/>
        </w:rPr>
      </w:pPr>
      <w:r w:rsidRPr="00C44265">
        <w:rPr>
          <w:rFonts w:ascii="Garamond" w:eastAsia="Times New Roman" w:hAnsi="Garamond" w:cs="Times New Roman"/>
          <w:b/>
          <w:sz w:val="26"/>
          <w:szCs w:val="20"/>
          <w:u w:val="single"/>
          <w:lang w:val="en-GB"/>
        </w:rPr>
        <w:t>ADVOCATES FOR THE PLAINTIFF</w:t>
      </w:r>
      <w:r w:rsidRPr="00C44265">
        <w:rPr>
          <w:rFonts w:ascii="Garamond" w:eastAsia="Times New Roman" w:hAnsi="Garamond" w:cs="Times New Roman"/>
          <w:b/>
          <w:sz w:val="26"/>
          <w:szCs w:val="20"/>
          <w:lang w:val="en-GB"/>
        </w:rPr>
        <w:t>.</w:t>
      </w:r>
    </w:p>
    <w:p w14:paraId="3594B3F0" w14:textId="77777777" w:rsidR="00C44265" w:rsidRPr="00C44265" w:rsidRDefault="00C44265" w:rsidP="00C44265">
      <w:pPr>
        <w:spacing w:after="0" w:line="36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DRAWN AND FILED BY;</w:t>
      </w:r>
    </w:p>
    <w:p w14:paraId="24C7BE7A" w14:textId="77777777"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Uuuuuu &amp; Company</w:t>
      </w:r>
    </w:p>
    <w:p w14:paraId="1DE32251" w14:textId="77777777"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Advocates,</w:t>
      </w:r>
    </w:p>
    <w:p w14:paraId="2DA848A8" w14:textId="77777777"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Uuuuuu,</w:t>
      </w:r>
    </w:p>
    <w:p w14:paraId="2BF81698" w14:textId="77777777"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P.O. Box uuuuuu,</w:t>
      </w:r>
    </w:p>
    <w:p w14:paraId="67879C95" w14:textId="77777777" w:rsidR="00C44265" w:rsidRPr="00C44265" w:rsidRDefault="00C44265" w:rsidP="00C44265">
      <w:pPr>
        <w:spacing w:after="0" w:line="24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Nairobi.</w:t>
      </w:r>
    </w:p>
    <w:p w14:paraId="588EF863" w14:textId="77777777" w:rsidR="00C44265" w:rsidRPr="00C44265" w:rsidRDefault="00C44265" w:rsidP="00C44265">
      <w:pPr>
        <w:spacing w:after="0" w:line="360" w:lineRule="auto"/>
        <w:ind w:left="1440" w:hanging="720"/>
        <w:jc w:val="both"/>
        <w:rPr>
          <w:rFonts w:ascii="Garamond" w:eastAsia="Times New Roman" w:hAnsi="Garamond" w:cs="Times New Roman"/>
          <w:sz w:val="26"/>
          <w:szCs w:val="20"/>
          <w:lang w:val="en-GB"/>
        </w:rPr>
      </w:pPr>
    </w:p>
    <w:p w14:paraId="7FDBDC41" w14:textId="77777777" w:rsidR="00C44265" w:rsidRPr="00C44265" w:rsidRDefault="00C44265" w:rsidP="00C44265">
      <w:pPr>
        <w:spacing w:after="0" w:line="36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TO BE SERVED UPON;</w:t>
      </w:r>
    </w:p>
    <w:p w14:paraId="309DB834" w14:textId="77777777" w:rsidR="00C44265" w:rsidRPr="00C44265" w:rsidRDefault="00C44265" w:rsidP="00C44265">
      <w:pPr>
        <w:spacing w:after="0" w:line="24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Nairobi.</w:t>
      </w:r>
    </w:p>
    <w:p w14:paraId="2DB06FD8" w14:textId="77777777"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 </w:t>
      </w:r>
    </w:p>
    <w:p w14:paraId="64BF79D9" w14:textId="77777777"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SET-OFF TO COUNTERCLAIM</w:t>
      </w:r>
    </w:p>
    <w:p w14:paraId="20B26582" w14:textId="77777777"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REPUBLIC OF KENYA</w:t>
      </w:r>
    </w:p>
    <w:p w14:paraId="76ECE060" w14:textId="77777777"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IN THE HIGH COURT OF KENYA AT NAIROBI</w:t>
      </w:r>
    </w:p>
    <w:p w14:paraId="7868ACE5" w14:textId="77777777"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MILIMANI COMMERCIAL COURTS</w:t>
      </w:r>
    </w:p>
    <w:p w14:paraId="62BDCE4B" w14:textId="77777777"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lastRenderedPageBreak/>
        <w:t>CIVIL SUIT NO. ,,,,,,,, OF 2001</w:t>
      </w:r>
    </w:p>
    <w:p w14:paraId="269FEBE3" w14:textId="77777777" w:rsidR="00C44265" w:rsidRPr="00C44265" w:rsidRDefault="00C44265" w:rsidP="00C44265">
      <w:pPr>
        <w:spacing w:after="0" w:line="360" w:lineRule="auto"/>
        <w:rPr>
          <w:rFonts w:ascii="Book Antiqua" w:eastAsia="Times New Roman" w:hAnsi="Book Antiqua" w:cs="Times New Roman"/>
          <w:szCs w:val="20"/>
        </w:rPr>
      </w:pPr>
    </w:p>
    <w:p w14:paraId="602938BB" w14:textId="77777777" w:rsidR="00C44265" w:rsidRPr="00C44265" w:rsidRDefault="00C44265" w:rsidP="00C44265">
      <w:pPr>
        <w:spacing w:after="0" w:line="360" w:lineRule="auto"/>
        <w:rPr>
          <w:rFonts w:ascii="Book Antiqua" w:eastAsia="Times New Roman" w:hAnsi="Book Antiqua" w:cs="Times New Roman"/>
          <w:szCs w:val="20"/>
        </w:rPr>
      </w:pPr>
    </w:p>
    <w:p w14:paraId="287252E6" w14:textId="77777777" w:rsidR="00C44265" w:rsidRPr="00C44265" w:rsidRDefault="00C44265" w:rsidP="00C44265">
      <w:pPr>
        <w:spacing w:after="0" w:line="360" w:lineRule="auto"/>
        <w:rPr>
          <w:rFonts w:ascii="Book Antiqua" w:eastAsia="Times New Roman" w:hAnsi="Book Antiqua" w:cs="Times New Roman"/>
          <w:b/>
          <w:szCs w:val="20"/>
        </w:rPr>
      </w:pPr>
      <w:r w:rsidRPr="00C44265">
        <w:rPr>
          <w:rFonts w:ascii="Book Antiqua" w:eastAsia="Times New Roman" w:hAnsi="Book Antiqua" w:cs="Times New Roman"/>
          <w:b/>
          <w:szCs w:val="20"/>
        </w:rPr>
        <w:t>XXX PHARMACEUTICALS LIMITED..</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PLAINTIFF</w:t>
      </w:r>
    </w:p>
    <w:p w14:paraId="44E309C9" w14:textId="77777777" w:rsidR="00C44265" w:rsidRPr="00C44265" w:rsidRDefault="00C44265" w:rsidP="00C44265">
      <w:pPr>
        <w:spacing w:after="0" w:line="360" w:lineRule="auto"/>
        <w:jc w:val="center"/>
        <w:rPr>
          <w:rFonts w:ascii="Book Antiqua" w:eastAsia="Times New Roman" w:hAnsi="Book Antiqua" w:cs="Times New Roman"/>
          <w:b/>
          <w:szCs w:val="20"/>
        </w:rPr>
      </w:pPr>
      <w:r w:rsidRPr="00C44265">
        <w:rPr>
          <w:rFonts w:ascii="Book Antiqua" w:eastAsia="Times New Roman" w:hAnsi="Book Antiqua" w:cs="Times New Roman"/>
          <w:b/>
          <w:szCs w:val="20"/>
        </w:rPr>
        <w:t>VERSUS</w:t>
      </w:r>
    </w:p>
    <w:p w14:paraId="54FB41C1" w14:textId="77777777" w:rsidR="00C44265" w:rsidRPr="00C44265" w:rsidRDefault="00C44265" w:rsidP="00664A0A">
      <w:pPr>
        <w:keepNext/>
        <w:numPr>
          <w:ilvl w:val="0"/>
          <w:numId w:val="32"/>
        </w:numPr>
        <w:tabs>
          <w:tab w:val="num" w:pos="360"/>
        </w:tabs>
        <w:spacing w:after="0" w:line="240" w:lineRule="auto"/>
        <w:outlineLvl w:val="0"/>
        <w:rPr>
          <w:rFonts w:ascii="Book Antiqua" w:eastAsia="Times New Roman" w:hAnsi="Book Antiqua" w:cs="Times New Roman"/>
          <w:b/>
          <w:szCs w:val="20"/>
        </w:rPr>
      </w:pPr>
      <w:r w:rsidRPr="00C44265">
        <w:rPr>
          <w:rFonts w:ascii="Book Antiqua" w:eastAsia="Times New Roman" w:hAnsi="Book Antiqua" w:cs="Times New Roman"/>
          <w:b/>
          <w:szCs w:val="20"/>
        </w:rPr>
        <w:t>XXX CONSUMER</w:t>
      </w:r>
    </w:p>
    <w:p w14:paraId="46166BDE" w14:textId="77777777" w:rsidR="00C44265" w:rsidRPr="00C44265" w:rsidRDefault="00C44265" w:rsidP="00664A0A">
      <w:pPr>
        <w:keepNext/>
        <w:numPr>
          <w:ilvl w:val="0"/>
          <w:numId w:val="32"/>
        </w:numPr>
        <w:tabs>
          <w:tab w:val="num" w:pos="360"/>
        </w:tabs>
        <w:spacing w:after="0" w:line="240" w:lineRule="auto"/>
        <w:outlineLvl w:val="0"/>
        <w:rPr>
          <w:rFonts w:ascii="Book Antiqua" w:eastAsia="Times New Roman" w:hAnsi="Book Antiqua" w:cs="Times New Roman"/>
          <w:b/>
          <w:szCs w:val="20"/>
        </w:rPr>
      </w:pPr>
      <w:r w:rsidRPr="00C44265">
        <w:rPr>
          <w:rFonts w:ascii="Book Antiqua" w:eastAsia="Times New Roman" w:hAnsi="Book Antiqua" w:cs="Times New Roman"/>
          <w:b/>
          <w:szCs w:val="20"/>
        </w:rPr>
        <w:t xml:space="preserve"> HEALTHCARE   LIMITED ..</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..DEFENDANT</w:t>
      </w:r>
    </w:p>
    <w:p w14:paraId="65350CEC" w14:textId="77777777" w:rsidR="00C44265" w:rsidRPr="00C44265" w:rsidRDefault="00C44265" w:rsidP="00C44265">
      <w:pPr>
        <w:spacing w:after="0" w:line="360" w:lineRule="auto"/>
        <w:rPr>
          <w:rFonts w:ascii="Book Antiqua" w:eastAsia="Times New Roman" w:hAnsi="Book Antiqua" w:cs="Times New Roman"/>
          <w:szCs w:val="20"/>
          <w:lang w:val="en-GB"/>
        </w:rPr>
      </w:pPr>
    </w:p>
    <w:p w14:paraId="3F3D9B71" w14:textId="77777777" w:rsidR="00C44265" w:rsidRPr="00C44265" w:rsidRDefault="00C44265" w:rsidP="00C44265">
      <w:pPr>
        <w:spacing w:after="0" w:line="360" w:lineRule="auto"/>
        <w:jc w:val="center"/>
        <w:rPr>
          <w:rFonts w:ascii="Book Antiqua" w:eastAsia="Times New Roman" w:hAnsi="Book Antiqua" w:cs="Times New Roman"/>
          <w:szCs w:val="20"/>
          <w:u w:val="single"/>
        </w:rPr>
      </w:pPr>
      <w:r w:rsidRPr="00C44265">
        <w:rPr>
          <w:rFonts w:ascii="Book Antiqua" w:eastAsia="Times New Roman" w:hAnsi="Book Antiqua" w:cs="Times New Roman"/>
          <w:b/>
          <w:szCs w:val="20"/>
          <w:u w:val="single"/>
          <w:lang w:val="en-GB"/>
        </w:rPr>
        <w:t>REPLY  TO  DEFENCE AND  DEFENCE  AND/OR SET OFF  TO  COUNTER-  CLAIM.</w:t>
      </w:r>
    </w:p>
    <w:p w14:paraId="3981127F"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Save in so far as the same consists of admissions, the Plaintiff joins issue with the Statement of Defence and  Counter-  claim  filed  herein on behalf of the Defendant ("the said  Defence").</w:t>
      </w:r>
    </w:p>
    <w:p w14:paraId="27AF60D0"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b/>
          <w:szCs w:val="20"/>
        </w:rPr>
      </w:pPr>
      <w:r w:rsidRPr="00C44265">
        <w:rPr>
          <w:rFonts w:ascii="Book Antiqua" w:eastAsia="Times New Roman" w:hAnsi="Book Antiqua" w:cs="Times New Roman"/>
          <w:szCs w:val="20"/>
          <w:lang w:val="en-GB"/>
        </w:rPr>
        <w:t>In response  to paragraphs   4  and 5  of  the said  Defence  the Plaintiff reiterates  the  contents  of  paragraphs  3   and  4  of  the Plaint  filed  herein on 20</w:t>
      </w:r>
      <w:r w:rsidRPr="00C44265">
        <w:rPr>
          <w:rFonts w:ascii="Book Antiqua" w:eastAsia="Times New Roman" w:hAnsi="Book Antiqua" w:cs="Times New Roman"/>
          <w:szCs w:val="20"/>
          <w:vertAlign w:val="superscript"/>
          <w:lang w:val="en-GB"/>
        </w:rPr>
        <w:t>th</w:t>
      </w:r>
      <w:r w:rsidRPr="00C44265">
        <w:rPr>
          <w:rFonts w:ascii="Book Antiqua" w:eastAsia="Times New Roman" w:hAnsi="Book Antiqua" w:cs="Times New Roman"/>
          <w:szCs w:val="20"/>
          <w:lang w:val="en-GB"/>
        </w:rPr>
        <w:t xml:space="preserve"> June, 2001. (“the Plaint”) </w:t>
      </w:r>
    </w:p>
    <w:p w14:paraId="0E21DAC4"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b/>
          <w:szCs w:val="20"/>
        </w:rPr>
      </w:pPr>
      <w:r w:rsidRPr="00C44265">
        <w:rPr>
          <w:rFonts w:ascii="Book Antiqua" w:eastAsia="Times New Roman" w:hAnsi="Book Antiqua" w:cs="Times New Roman"/>
          <w:szCs w:val="20"/>
          <w:lang w:val="en-GB"/>
        </w:rPr>
        <w:t xml:space="preserve">The contents  of paragraph 6  of  the  said  Defence are  denied  in  </w:t>
      </w:r>
      <w:r w:rsidRPr="00C44265">
        <w:rPr>
          <w:rFonts w:ascii="Book Antiqua" w:eastAsia="Times New Roman" w:hAnsi="Book Antiqua" w:cs="Times New Roman"/>
          <w:szCs w:val="20"/>
          <w:u w:val="single"/>
          <w:lang w:val="en-GB"/>
        </w:rPr>
        <w:t>toto</w:t>
      </w:r>
      <w:r w:rsidRPr="00C44265">
        <w:rPr>
          <w:rFonts w:ascii="Book Antiqua" w:eastAsia="Times New Roman" w:hAnsi="Book Antiqua" w:cs="Times New Roman"/>
          <w:szCs w:val="20"/>
          <w:lang w:val="en-GB"/>
        </w:rPr>
        <w:t xml:space="preserve">  and  the Defendant  put  to  strict proof  thereof. In  further  response  thereto, the Plaintiff  avers that   in early 1998, three  of  the Defendant’s  officers, Messrs. Yesse ,,,,,,,,, Evans  ,,,,,,,,  and George  ,,,,,,,,,  approached  the directors  of  the Plaintiff  Company, Mr and Mrs. ,,,,,,,,  and    proposed  that the Plaintiff   Company  be  appointed  as  one  of  the Defendant’s  distributors  in Uganda. The Plaintiff’s said directors agreed to the said  proposal  and  an  agreement  was  therefore  reached  between the Plaintiff  and  the Defendant  (hereinafter referred  to  as  “the said Agreement”),   the  terms  and  conditions  whereof  are  more particularly  set  out  in paragraph 4  of the Plaint. </w:t>
      </w:r>
    </w:p>
    <w:p w14:paraId="43D24474"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said Agreement was made partly in writing, orally and by conduct. In so far as the said Agreement was in writing, the same was contained in, </w:t>
      </w:r>
      <w:r w:rsidRPr="00C44265">
        <w:rPr>
          <w:rFonts w:ascii="Book Antiqua" w:eastAsia="Times New Roman" w:hAnsi="Book Antiqua" w:cs="Times New Roman"/>
          <w:i/>
          <w:szCs w:val="20"/>
          <w:lang w:val="en-GB"/>
        </w:rPr>
        <w:t>inter alia</w:t>
      </w:r>
      <w:r w:rsidRPr="00C44265">
        <w:rPr>
          <w:rFonts w:ascii="Book Antiqua" w:eastAsia="Times New Roman" w:hAnsi="Book Antiqua" w:cs="Times New Roman"/>
          <w:szCs w:val="20"/>
          <w:lang w:val="en-GB"/>
        </w:rPr>
        <w:t xml:space="preserve">, correspondence exchanged between the parties and documents executed by the parties including the Guarantee   procured  by the Plaintiff  from  Crane  Bank  Limited,  for  USD . 300,000.00 in favour  of  the  Defendant.  In so far as it was oral, the said Agreement was inferred from discussions between the Defendant  and  the Plaintiff’s officers. In so far as it was by conduct, the said Agreement was inferred from the conduct of the parties whereby </w:t>
      </w:r>
      <w:r w:rsidRPr="00C44265">
        <w:rPr>
          <w:rFonts w:ascii="Book Antiqua" w:eastAsia="Times New Roman" w:hAnsi="Book Antiqua" w:cs="Times New Roman"/>
          <w:szCs w:val="20"/>
          <w:lang w:val="en-GB"/>
        </w:rPr>
        <w:lastRenderedPageBreak/>
        <w:t xml:space="preserve">the Defendant   supplied  to the Plaintiff,  various  goods  for  onward  distribution  by the Plaintiff. </w:t>
      </w:r>
    </w:p>
    <w:p w14:paraId="7498F945"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  7  of  the said  Defence, the Plaintiff  avers that  at  all  material  times,  the Plaintiff  has  always been and still is, a company   with  sufficient  infrastructure and  capacity to  carry  out  distribution. In that regard, the Plaintiff  avers that it is  and  has  been  for  a long  time,   one   of  the major  distributors  of, </w:t>
      </w:r>
      <w:r w:rsidRPr="00C44265">
        <w:rPr>
          <w:rFonts w:ascii="Book Antiqua" w:eastAsia="Times New Roman" w:hAnsi="Book Antiqua" w:cs="Times New Roman"/>
          <w:i/>
          <w:szCs w:val="20"/>
          <w:lang w:val="en-GB"/>
        </w:rPr>
        <w:t>inter  alia,</w:t>
      </w:r>
      <w:r w:rsidRPr="00C44265">
        <w:rPr>
          <w:rFonts w:ascii="Book Antiqua" w:eastAsia="Times New Roman" w:hAnsi="Book Antiqua" w:cs="Times New Roman"/>
          <w:szCs w:val="20"/>
          <w:lang w:val="en-GB"/>
        </w:rPr>
        <w:t xml:space="preserve"> ,,,,,,,, &amp; ,,,,,,,,, ,,,,,,,,’s Kenya Limited,   ,,,,,,,, Wax and Firestone East Africa, 1969 Limited.</w:t>
      </w:r>
    </w:p>
    <w:p w14:paraId="2B9FB1D2"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  8  of  the said  Defence, the Plaintiff  reiterates  the  entire  contents  of  paragraphs  4  and  5  of  the Plaint  and  further  avers  as  follows:- </w:t>
      </w:r>
    </w:p>
    <w:p w14:paraId="2875928B" w14:textId="77777777" w:rsidR="00C44265" w:rsidRPr="00C44265" w:rsidRDefault="00C44265" w:rsidP="00C44265">
      <w:pPr>
        <w:spacing w:after="0" w:line="360" w:lineRule="auto"/>
        <w:jc w:val="both"/>
        <w:rPr>
          <w:rFonts w:ascii="Book Antiqua" w:eastAsia="Times New Roman" w:hAnsi="Book Antiqua" w:cs="Times New Roman"/>
          <w:szCs w:val="20"/>
          <w:lang w:val="en-GB"/>
        </w:rPr>
      </w:pPr>
    </w:p>
    <w:p w14:paraId="41839C63" w14:textId="77777777" w:rsidR="00C44265" w:rsidRPr="00C44265" w:rsidRDefault="00C44265" w:rsidP="00664A0A">
      <w:pPr>
        <w:numPr>
          <w:ilvl w:val="0"/>
          <w:numId w:val="68"/>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in accordance  with  the Uganda’s National Drug  Authority’s  Statutory Regulations,  the Plaintiff  recruited a qualified pharmacist to prescribe  and  dispense  the  drugs supplied  by the    Defendant to the  Plaintiff.</w:t>
      </w:r>
    </w:p>
    <w:p w14:paraId="71135D26" w14:textId="77777777" w:rsidR="00C44265" w:rsidRPr="00C44265" w:rsidRDefault="00C44265" w:rsidP="00664A0A">
      <w:pPr>
        <w:numPr>
          <w:ilvl w:val="0"/>
          <w:numId w:val="68"/>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had to  acquire  additional  business  premises  conducive  for  the carrying  out  of  the  distributorship  between  itself  and  the Defendant. </w:t>
      </w:r>
    </w:p>
    <w:p w14:paraId="0EE97D2F" w14:textId="77777777" w:rsidR="00C44265" w:rsidRPr="00C44265" w:rsidRDefault="00C44265" w:rsidP="00664A0A">
      <w:pPr>
        <w:numPr>
          <w:ilvl w:val="0"/>
          <w:numId w:val="68"/>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although the Guarantee  procured  in  favour  of the  Defendant  was  for  USD 300,000.00, the  credit  limit   allowed  to the Plaintiff  by the Defendant  in  accordance  with the said  Agreement,  was  in the  sum of  USD 900,000.00 (“the agreed credit limit”).   The agreed credit limit was discussed  at  the aforesaid  meeting  between the Defendant’s  Messrs. ,,,,,,,,, ,,,,,,,, and  ,,,,,,,,  and  the Plaintiff’s directors aforesaid. In that regard,  the Plaintiff avers that in   carrying  out  the  said  distributorship  on  behalf  of  the Defendant,  with  due regard to the  aforesaid  agreed  credit  limit,  the  Plaintiff was entitled to and  accordingly,  procured   at  all  material  times, supplies  from the Defendant, well  in  excess  of  the  alleged  credit  limit of USD 300,000.00,  but  within the  agreed  credit  limit  of  USD 900,000.00.   In due recognition of the agreed credit limit,  it was not until mid 2000,   that the Defendant   made     a  demand  to the </w:t>
      </w:r>
      <w:r w:rsidRPr="00C44265">
        <w:rPr>
          <w:rFonts w:ascii="Book Antiqua" w:eastAsia="Times New Roman" w:hAnsi="Book Antiqua" w:cs="Times New Roman"/>
          <w:szCs w:val="20"/>
          <w:lang w:val="en-GB"/>
        </w:rPr>
        <w:lastRenderedPageBreak/>
        <w:t>Plaintiff  for  purportedly  exceeding the alleged  credit  limit  of  USD 300,000.00.</w:t>
      </w:r>
    </w:p>
    <w:p w14:paraId="2E7429A6" w14:textId="77777777" w:rsidR="00C44265" w:rsidRPr="00C44265" w:rsidRDefault="00C44265" w:rsidP="00C44265">
      <w:p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Accordingly, at the hearing of this suit, the Plaintiff  shall  crave  the  leave  of  this  Honourable  Court  to refer  to  and  rely  on, inter  alia,  the  Statements   of  Accounts  issued  to the Plaintiff  by the Defendant  which  clearly  show  that the Defendant  allowed  the Plaintiff  a  credit  limit  of  USD 900,000.00 as agreed.</w:t>
      </w:r>
    </w:p>
    <w:p w14:paraId="396E9A46" w14:textId="77777777" w:rsidR="00C44265" w:rsidRPr="00C44265" w:rsidRDefault="00C44265" w:rsidP="00C44265">
      <w:pPr>
        <w:spacing w:after="0" w:line="360" w:lineRule="auto"/>
        <w:jc w:val="both"/>
        <w:rPr>
          <w:rFonts w:ascii="Book Antiqua" w:eastAsia="Times New Roman" w:hAnsi="Book Antiqua" w:cs="Times New Roman"/>
          <w:szCs w:val="20"/>
          <w:lang w:val="en-GB"/>
        </w:rPr>
      </w:pPr>
    </w:p>
    <w:p w14:paraId="63214885" w14:textId="77777777" w:rsidR="00C44265" w:rsidRPr="00C44265" w:rsidRDefault="00C44265" w:rsidP="00C44265">
      <w:pPr>
        <w:spacing w:after="0" w:line="360" w:lineRule="auto"/>
        <w:ind w:left="216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iv)</w:t>
      </w:r>
      <w:r w:rsidRPr="00C44265">
        <w:rPr>
          <w:rFonts w:ascii="Book Antiqua" w:eastAsia="Times New Roman" w:hAnsi="Book Antiqua" w:cs="Times New Roman"/>
          <w:szCs w:val="20"/>
          <w:lang w:val="en-GB"/>
        </w:rPr>
        <w:tab/>
        <w:t xml:space="preserve">The  Plaintiff  avers that  it  was  an  express  and/or  implied  term  of  the  said  Agreement  that all the payments in respect of  goods  supplied  to the Plaintiff by  the Defendant  would  be  subject  to   a 90 -  day  credit limit.  This therefore  obviated  the need  to  carry  out the distributorship business  on  a  cash  basis. In any event, the  aforesaid  Statements  of  Accounts  clearly  show  that the   Plaintiff  was  given  a 90 day credit limit by the Defendant  within  which  to  redeem  its  account  in respect of  each  particular  transaction. </w:t>
      </w:r>
    </w:p>
    <w:p w14:paraId="0EE7EF09" w14:textId="77777777" w:rsidR="00C44265" w:rsidRPr="00C44265" w:rsidRDefault="00C44265" w:rsidP="00664A0A">
      <w:pPr>
        <w:numPr>
          <w:ilvl w:val="0"/>
          <w:numId w:val="74"/>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contents  of  paragraph 4(v)  of  the Plaint in response  to paragraph 8 (v)  of  the said  Defence. In further  response thereto, the Plaintiff  avers  that pursuant  to the  said  Agreement,  all  credit  notes  were at  all material times approved   by  the Uganda Country  Sales  Manager, George ,,,,,,,,,  who  was   the  immediate  supervisor  of the  Plaintiff’s  distributorship  on  behalf  of  the Defendant.  Accordingly, the  Defendant’s  allegation  in  paragraph 8 (v)  of  the said  Defence  is  therefore  untrue  and  totally  without  basis. </w:t>
      </w:r>
    </w:p>
    <w:p w14:paraId="72C9E224" w14:textId="77777777" w:rsidR="00C44265" w:rsidRPr="00C44265" w:rsidRDefault="00C44265" w:rsidP="00664A0A">
      <w:pPr>
        <w:numPr>
          <w:ilvl w:val="0"/>
          <w:numId w:val="74"/>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The Plaintiff  avers that the  Defendant  failed  to  maintain   true  and  proper accounts  in respect   of  its  transactions  with the Plaintiff  hence  the  numerous  verbal  and  written demands  by  the Plaintiff  to the Defendant to  reconcile  and  rectify  the  said  accounts  so that  the same  were  a true  reflection  of  the said transactions  between the parties. It is  in that regard  that  a meeting  was subsequently  held  between the Plaintiff  and  the Defendant in Mombasa  on  10</w:t>
      </w:r>
      <w:r w:rsidRPr="00C44265">
        <w:rPr>
          <w:rFonts w:ascii="Book Antiqua" w:eastAsia="Times New Roman" w:hAnsi="Book Antiqua" w:cs="Times New Roman"/>
          <w:szCs w:val="20"/>
          <w:vertAlign w:val="superscript"/>
          <w:lang w:val="en-GB"/>
        </w:rPr>
        <w:t>th</w:t>
      </w:r>
      <w:r w:rsidRPr="00C44265">
        <w:rPr>
          <w:rFonts w:ascii="Book Antiqua" w:eastAsia="Times New Roman" w:hAnsi="Book Antiqua" w:cs="Times New Roman"/>
          <w:szCs w:val="20"/>
          <w:lang w:val="en-GB"/>
        </w:rPr>
        <w:t xml:space="preserve"> February, 2000. </w:t>
      </w:r>
    </w:p>
    <w:p w14:paraId="45F56FEC" w14:textId="77777777"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lastRenderedPageBreak/>
        <w:t>In response to paragraph 9 of the said Defence, the Plaintiff reiterates the entire contents of paragraph 5 of the Plaint.</w:t>
      </w:r>
    </w:p>
    <w:p w14:paraId="73D3797D"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8.</w:t>
      </w:r>
      <w:r w:rsidRPr="00C44265">
        <w:rPr>
          <w:rFonts w:ascii="Book Antiqua" w:eastAsia="Times New Roman" w:hAnsi="Book Antiqua" w:cs="Times New Roman"/>
          <w:szCs w:val="20"/>
          <w:lang w:val="en-GB"/>
        </w:rPr>
        <w:tab/>
        <w:t xml:space="preserve"> In  response  to  paragraph  10  of  the said  Defence, the Plaintiff   reiterates  the  contents  of  paragraph  6  of the Plaint  and  avers  that   it was  in recognition  of the Plaintiff’s  exemplary    performance  in  1998  as  evidenced  by the Defendant’s  numerous  letters  to the Plaintiff, that the  Defendant  as  an incentive,  offered  the Plaintiff  a   two-  day trip for  two  to the United  States,  fully  paid  for. </w:t>
      </w:r>
    </w:p>
    <w:p w14:paraId="12E89890"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9.</w:t>
      </w:r>
      <w:r w:rsidRPr="00C44265">
        <w:rPr>
          <w:rFonts w:ascii="Book Antiqua" w:eastAsia="Times New Roman" w:hAnsi="Book Antiqua" w:cs="Times New Roman"/>
          <w:szCs w:val="20"/>
          <w:lang w:val="en-GB"/>
        </w:rPr>
        <w:tab/>
        <w:t>Accordingly, it is  highly  contradictory  of  the  Defendant  to  have  commended  the Plaintiff  so highly  in  1998  as  aforesaid   and  to  on  the   other  hand, allege  that the Plaintiff  at  that material  time,  had  not  only  exceeded  its  credit  limit, but  also  owed  the Defendant  the  sum of  USD. 1,010,926.64. Accordingly, the Plaintiff  puts  the Defendant  to  strict  proof  of the contents of  paragraph   10  of  the said  Defence. In  any  event, the Plaintiff  avers that  the Defendant  never  made  any  demand  from the Plaintiff,  for  the  alleged  sum of  USD 1,010,926.64.</w:t>
      </w:r>
    </w:p>
    <w:p w14:paraId="00319260"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p>
    <w:p w14:paraId="08C919FC"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10.</w:t>
      </w:r>
      <w:r w:rsidRPr="00C44265">
        <w:rPr>
          <w:rFonts w:ascii="Book Antiqua" w:eastAsia="Times New Roman" w:hAnsi="Book Antiqua" w:cs="Times New Roman"/>
          <w:szCs w:val="20"/>
          <w:lang w:val="en-GB"/>
        </w:rPr>
        <w:tab/>
        <w:t xml:space="preserve">In response to paragraphs 11  and 12  of  the said  Defence, the Plaintiff  reiterates  the  entire  contents  of  paragraph  7  of the Plaint.  In further  response thereto, the Plaintiff avers that  the  factors  set  out  in  paragraph 12  of  the said  Defence, merely  aggravated  the Defendant’s  said  breaches  which  were  in any  event,  the  major  cause  of  the Plaintiff’s  failure  to meet  its   set  targets. </w:t>
      </w:r>
    </w:p>
    <w:p w14:paraId="25F6995D"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p>
    <w:p w14:paraId="00664B36" w14:textId="77777777" w:rsidR="00C44265" w:rsidRPr="00C44265" w:rsidRDefault="00C44265" w:rsidP="00664A0A">
      <w:pPr>
        <w:numPr>
          <w:ilvl w:val="0"/>
          <w:numId w:val="72"/>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   In response  to paragraph  13  of  the said Defence, the Plaintiff   reiterates  the  entire  contents  of  paragraph 7  of  the Plaint  and further avers  as  follows:-</w:t>
      </w:r>
    </w:p>
    <w:p w14:paraId="6F601751" w14:textId="77777777"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despite numerous requests by the Plaintiff  to the Defendant  to post credit to the Plaintiff’s accounts, verbally  and  in  writing,   the Defendant failed to post to  the Plaintiff’s  accounts, the said  outstanding  credit  notes resulting  in un  -  reconciled accounts not  indicative  of  the true  situation of the Plaintiffs transaction with the Defendant as they then were. </w:t>
      </w:r>
    </w:p>
    <w:p w14:paraId="546B6591" w14:textId="77777777"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is truly and justly entitled to the posting  of  the said credit  notes  in  view  of  the  fact that  it  is the  Defendant’s   sales officers,  Messrs. Tom ,,,,,,,, and Charles ,,,,,,,, together with the Defendant’s  Uganda Country  </w:t>
      </w:r>
      <w:r w:rsidRPr="00C44265">
        <w:rPr>
          <w:rFonts w:ascii="Book Antiqua" w:eastAsia="Times New Roman" w:hAnsi="Book Antiqua" w:cs="Times New Roman"/>
          <w:szCs w:val="20"/>
          <w:lang w:val="en-GB"/>
        </w:rPr>
        <w:lastRenderedPageBreak/>
        <w:t xml:space="preserve">Sales  Manager  aforesaid, Mr. George ,,,,,,,,,  who   collected  without  payment,  goods  from  the Plaintiff’s  premises  for  onward    distribution  to  other  distributors.  This  necessarily  reduced  the Plaintiff’s  stock  and  the  cash  flow  input  hence  occasioning  the  low  business  volume  referred  to in the Plaint. </w:t>
      </w:r>
    </w:p>
    <w:p w14:paraId="372441EB" w14:textId="77777777"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Despite  the fact that the  low  business  volume  aforesaid  was  occasioned  by the Defendant’s  officers actions  aforesaid, the Plaintiff  avers that the Defendant  wrongfully  withheld,  without  any  justification  whatsoever,   supplies   to the Plaintiff to  refurbish  the  stock  collected  by  its  said  officers   and/or  failed, to  post  credit  to the Plaintiff’s   account  as  aforesaid. </w:t>
      </w:r>
    </w:p>
    <w:p w14:paraId="0501B0D6" w14:textId="77777777"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never  once   complained   to the Defendant  of  over-  stocking  and  accordingly  puts  the   Defendant  to  strict  proof  of  paragraph 13(d)  of  the said  Defence. </w:t>
      </w:r>
    </w:p>
    <w:p w14:paraId="2CE9BAC4" w14:textId="77777777"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never  once,  exceeded  the    agreed  credit  limit  of  USD 900,000.00 </w:t>
      </w:r>
    </w:p>
    <w:p w14:paraId="1DAEAD73" w14:textId="77777777" w:rsidR="00C44265" w:rsidRPr="00C44265" w:rsidRDefault="00C44265" w:rsidP="00664A0A">
      <w:pPr>
        <w:numPr>
          <w:ilvl w:val="0"/>
          <w:numId w:val="72"/>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in response  to paragraphs 14, 15, 16, 17  and 18 of  the said  Defence  the Plaintiff  reiterates  the  entire  contents  of  8  and  9  of  the   Plaint  and  further avers as  follows:-</w:t>
      </w:r>
    </w:p>
    <w:p w14:paraId="5140C9C0" w14:textId="77777777" w:rsidR="00C44265" w:rsidRPr="00C44265" w:rsidRDefault="00C44265" w:rsidP="00664A0A">
      <w:pPr>
        <w:numPr>
          <w:ilvl w:val="0"/>
          <w:numId w:val="70"/>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at  no  time  did  the  Plaintiff  ever  exceed  the  agreed  credit  limit  of  USD 900,000.000</w:t>
      </w:r>
    </w:p>
    <w:p w14:paraId="3D88B4B3" w14:textId="77777777" w:rsidR="00C44265" w:rsidRPr="00C44265" w:rsidRDefault="00C44265" w:rsidP="00664A0A">
      <w:pPr>
        <w:numPr>
          <w:ilvl w:val="0"/>
          <w:numId w:val="70"/>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the  review  and  adjustment  of  the Plaintiff’s accounts  by the Defendant after the Mombasa meeting,  was  in  recognition  of  the  improper  accounts  maintained  by the  Defendant. In  any  event, the Plaintiff avers that the Defendant  subsequently  back-  tracked  on the said  reviewed  and  adjusted  accounts  as well as the agreement reached at the Mombasa meeting and  once  again, started  making  improper  demands  on the  Plaintiff. This is despite the fact that the Plaintiff  had  fulfilled its   obligations pursuant to the Mombasa  meeting as averred in paragraph 9 of the Plaint.</w:t>
      </w:r>
    </w:p>
    <w:p w14:paraId="40890AB9" w14:textId="77777777" w:rsidR="00C44265" w:rsidRPr="00C44265" w:rsidRDefault="00C44265" w:rsidP="00664A0A">
      <w:pPr>
        <w:numPr>
          <w:ilvl w:val="0"/>
          <w:numId w:val="70"/>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Despite numerous  demands  made  by the Plaintiff  to the Defendant  to  render  true   and  accurate  accounts  to  facilitate  payment  thereof by the Plaintiff, the Defendant  refused,  neglected  and/or  otherwise  failed  to  rectify  the  aforesaid  accounts  and  persisted  in its </w:t>
      </w:r>
      <w:r w:rsidRPr="00C44265">
        <w:rPr>
          <w:rFonts w:ascii="Book Antiqua" w:eastAsia="Times New Roman" w:hAnsi="Book Antiqua" w:cs="Times New Roman"/>
          <w:szCs w:val="20"/>
          <w:lang w:val="en-GB"/>
        </w:rPr>
        <w:lastRenderedPageBreak/>
        <w:t>demand  of  the  improper sum  then  allegedly  due and  owing  from the Plaintiff as more particularly set out in paragraph 15 of the said Defence.</w:t>
      </w:r>
    </w:p>
    <w:p w14:paraId="646D30EC" w14:textId="77777777" w:rsidR="00C44265" w:rsidRPr="00C44265" w:rsidRDefault="00C44265" w:rsidP="00C44265">
      <w:pPr>
        <w:spacing w:after="0" w:line="360" w:lineRule="auto"/>
        <w:ind w:left="360" w:hanging="36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13.</w:t>
      </w:r>
      <w:r w:rsidRPr="00C44265">
        <w:rPr>
          <w:rFonts w:ascii="Book Antiqua" w:eastAsia="Times New Roman" w:hAnsi="Book Antiqua" w:cs="Times New Roman"/>
          <w:szCs w:val="20"/>
          <w:lang w:val="en-GB"/>
        </w:rPr>
        <w:tab/>
        <w:t xml:space="preserve">In response  to paragraphs   18  and 19   of  the said Defence, the Plaintiff  avers  as  follows:- </w:t>
      </w:r>
    </w:p>
    <w:p w14:paraId="4BFAC625" w14:textId="77777777" w:rsidR="00C44265" w:rsidRPr="00C44265" w:rsidRDefault="00C44265" w:rsidP="00664A0A">
      <w:pPr>
        <w:numPr>
          <w:ilvl w:val="0"/>
          <w:numId w:val="71"/>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extension of  the  Bank Guarantee by the Plaintiff  was  in  view  of  the  fact that  pursuant to the  said Agreement,   the Plaintiff  had    90  day  credit limit  as aforesaid   which  obviated  the  necessity  of  trading  on  a cash  basis. </w:t>
      </w:r>
    </w:p>
    <w:p w14:paraId="6E904F4F" w14:textId="77777777" w:rsidR="00C44265" w:rsidRPr="00C44265" w:rsidRDefault="00C44265" w:rsidP="00664A0A">
      <w:pPr>
        <w:numPr>
          <w:ilvl w:val="0"/>
          <w:numId w:val="71"/>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reiterates  that  credit  notes  were  verified  and  approved  by the Defendant’s  Country Sales  Manager , Mr. George ,,,,,,,, who was the Plaintiff’s immediate supervisor on behalf of the Defendant. </w:t>
      </w:r>
    </w:p>
    <w:p w14:paraId="313F69AF" w14:textId="77777777" w:rsidR="00C44265" w:rsidRPr="00C44265" w:rsidRDefault="00C44265" w:rsidP="00664A0A">
      <w:pPr>
        <w:numPr>
          <w:ilvl w:val="0"/>
          <w:numId w:val="71"/>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The Plaintiff reiterates  that the Defendant  undertook  to  write  off  all  its  bad debts   as  averred  in paragraph 8 (iii)  of the Plaint with a view to facilitating continued trading between the Plaintiff and the Defendant and in particular,  with a view to increasing the low  business volume.</w:t>
      </w:r>
    </w:p>
    <w:p w14:paraId="68C62C46"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entire contents of  paragraph 10  of  the Plaint  in response  to paragraph 20  of  the said  Defence. </w:t>
      </w:r>
    </w:p>
    <w:p w14:paraId="159D6122"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 21 of the said Defence  the  Plaintiff  reiterates  that  it  never  once  exceeded   the  agreed  credit limit of USD 900,000.00 . Accordingly,  the Plaintiff avers that  the  reduction  of  the said   agreed credit  limit  to  USD 500,000.00 was  in view  of  the  Defendants allegation that the Plaintiff  had  exceeded  the  alleged  credit  limit  of  USD 300,000.00. In  any  event,  the Plaintiff avers that it  would  have  been highly  irregular  of the Defendant  to  on the one hand,  allege  that the Plaintiff  had  exceeded  the alleged  credit  limit  of  USD 300,000.00  and to  on the  other  hand  increase the alleged credit  limit  from USD 300,000.00  to USD 500,000.00 </w:t>
      </w:r>
    </w:p>
    <w:p w14:paraId="51A417D0"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In  further  response  thereto, the Plaintiff avers that in   view  of  the  Defendant’s  failure, refusal and/or  neglect  to regularise  the  Plaintiff’s  accounts  as  aforesaid, the Plaintiff  was  unable  to  repay  the Defendant  the  amounts  allegedly  due  to the Defendant  as  the same  did  not  reflect   a true  picture  of  the Plaintiff’s  accounts  with the Defendant  as they  then  stood.   The Plaintiff has however, now given due credit to the Defendant of the amounts truly and justly due to the Defendant as per paragraph 15(j) of the Plaint.</w:t>
      </w:r>
    </w:p>
    <w:p w14:paraId="1F3264D3"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entire  contents  of  paragraph  11  in response  to paragraph 22  of  the Plaint. </w:t>
      </w:r>
    </w:p>
    <w:p w14:paraId="6B52B975"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lastRenderedPageBreak/>
        <w:t xml:space="preserve">The Plaintiff reiterates  the  entire  contents  of  paragraph  12  in response  to paragraph 23  of  the Plaint. </w:t>
      </w:r>
    </w:p>
    <w:p w14:paraId="5FA1B04B"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entire  contents  of  paragraph  13  in response  to paragraph 24  of  the Plaint. </w:t>
      </w:r>
    </w:p>
    <w:p w14:paraId="58F51193"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The   contents  of  paragraph  25  of the said Defence  are  misplaced  and totally  irrelevant    for the purpose  of  these  proceedings.</w:t>
      </w:r>
    </w:p>
    <w:p w14:paraId="4CB0168F"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 The Plaintiff reiterates  the  entire  contents  of  paragraph  14  in response  to paragraph 26  of  the Plaint. </w:t>
      </w:r>
    </w:p>
    <w:p w14:paraId="1A5E43D8"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paragraphs  27, 28 , 29  and  30  of  the said  Defence, the Plaintiff  reiterates  the entire  contents  of  paragraphs 7  and 15  of the Plaint. </w:t>
      </w:r>
    </w:p>
    <w:p w14:paraId="2D5D6B6B"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paragraphs 30 , 31  and  32  of  the said  Defence, the Plaintiff  avers that    in  view  of all  the  foregoing  and  the  avermnets  made in the Plaint, the Defendant  is  truly  and justly indebted  to the Plaintiff  in the  sum of  USD 992,430.33 </w:t>
      </w:r>
    </w:p>
    <w:p w14:paraId="73EEB951" w14:textId="77777777"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avers that it  has  not  failed  to  disclose  to this  Honourable  Court,  any  material facts pertaining  hereto  and  puts the  Defendant  to  strict  proof  of  the  contents  of  paragraph 33  of  the said  Defence. In  any  event, the Plaintiff  avers that  if  any  concealment  of  material  facts  has  been  made, which  is  denied, the same   was  occasioned  by the   fact  that  the  objects   of  the  suits  referred  to  in paragraph  25  of  the  said  Defence   and  the  remedies  sought therein,   are  completely  distinct  from the  suit  hereof. Further, the  Plaintiff  avers  that  if  any  concealment  of  material  facts  has   been made,  which is  denied,  the  same  has  been  made   by  the Defendant  in  view  of  all  the  fore  going  facts  and  the  averments  made  in the Plaint. </w:t>
      </w:r>
    </w:p>
    <w:p w14:paraId="28484346" w14:textId="77777777" w:rsidR="00C44265" w:rsidRPr="00C44265" w:rsidRDefault="00C44265" w:rsidP="00C44265">
      <w:pPr>
        <w:spacing w:after="0" w:line="360" w:lineRule="auto"/>
        <w:jc w:val="both"/>
        <w:rPr>
          <w:rFonts w:ascii="Book Antiqua" w:eastAsia="Times New Roman" w:hAnsi="Book Antiqua" w:cs="Times New Roman"/>
          <w:szCs w:val="20"/>
          <w:lang w:val="en-GB"/>
        </w:rPr>
      </w:pPr>
    </w:p>
    <w:p w14:paraId="7749AF2A" w14:textId="77777777" w:rsidR="00C44265" w:rsidRPr="00C44265" w:rsidRDefault="00C44265" w:rsidP="00C44265">
      <w:pPr>
        <w:spacing w:after="0" w:line="360" w:lineRule="auto"/>
        <w:jc w:val="center"/>
        <w:rPr>
          <w:rFonts w:ascii="Book Antiqua" w:eastAsia="Times New Roman" w:hAnsi="Book Antiqua" w:cs="Times New Roman"/>
          <w:b/>
          <w:szCs w:val="20"/>
          <w:u w:val="single"/>
          <w:lang w:val="en-GB"/>
        </w:rPr>
      </w:pPr>
      <w:r w:rsidRPr="00C44265">
        <w:rPr>
          <w:rFonts w:ascii="Book Antiqua" w:eastAsia="Times New Roman" w:hAnsi="Book Antiqua" w:cs="Times New Roman"/>
          <w:b/>
          <w:szCs w:val="20"/>
          <w:u w:val="single"/>
          <w:lang w:val="en-GB"/>
        </w:rPr>
        <w:t>DEFENCE   AND/OR SET –OFF TO  COUNTER-  CLAIM.</w:t>
      </w:r>
    </w:p>
    <w:p w14:paraId="60D1DD2F" w14:textId="77777777" w:rsidR="00C44265" w:rsidRPr="00C44265" w:rsidRDefault="00C44265" w:rsidP="00C44265">
      <w:pPr>
        <w:spacing w:after="0" w:line="360" w:lineRule="auto"/>
        <w:ind w:left="1440"/>
        <w:jc w:val="both"/>
        <w:rPr>
          <w:rFonts w:ascii="Book Antiqua" w:eastAsia="Times New Roman" w:hAnsi="Book Antiqua" w:cs="Times New Roman"/>
          <w:szCs w:val="20"/>
          <w:lang w:val="en-GB"/>
        </w:rPr>
      </w:pPr>
    </w:p>
    <w:p w14:paraId="6E1F48E3"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25.</w:t>
      </w:r>
      <w:r w:rsidRPr="00C44265">
        <w:rPr>
          <w:rFonts w:ascii="Book Antiqua" w:eastAsia="Times New Roman" w:hAnsi="Book Antiqua" w:cs="Times New Roman"/>
          <w:szCs w:val="20"/>
          <w:lang w:val="en-GB"/>
        </w:rPr>
        <w:tab/>
        <w:t xml:space="preserve">Save and except what is  expressly  or  impliedly  admitted  herein,  the  Plaintiff denies  each  and  every allegation   contained  in the Counter-claim  as if  the same  were set  out  and  traversed  seriatim. </w:t>
      </w:r>
    </w:p>
    <w:p w14:paraId="413C0D1F" w14:textId="77777777"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26. </w:t>
      </w:r>
      <w:r w:rsidRPr="00C44265">
        <w:rPr>
          <w:rFonts w:ascii="Book Antiqua" w:eastAsia="Times New Roman" w:hAnsi="Book Antiqua" w:cs="Times New Roman"/>
          <w:szCs w:val="20"/>
          <w:lang w:val="en-GB"/>
        </w:rPr>
        <w:tab/>
        <w:t>The Plaintiff   reiterates all the foregoing averments in defence of the Counter-claim herein   as  well as all  the  averments  made  in the  Plaint and further states as follows:-</w:t>
      </w:r>
    </w:p>
    <w:p w14:paraId="37D04464" w14:textId="77777777" w:rsidR="00C44265" w:rsidRPr="00C44265" w:rsidRDefault="00C44265" w:rsidP="00C44265">
      <w:pPr>
        <w:keepNext/>
        <w:spacing w:after="0" w:line="360" w:lineRule="auto"/>
        <w:ind w:left="720" w:hanging="720"/>
        <w:jc w:val="both"/>
        <w:outlineLvl w:val="5"/>
        <w:rPr>
          <w:rFonts w:ascii="Book Antiqua" w:eastAsia="Times New Roman" w:hAnsi="Book Antiqua" w:cs="Times New Roman"/>
          <w:szCs w:val="20"/>
        </w:rPr>
      </w:pPr>
      <w:r w:rsidRPr="00C44265">
        <w:rPr>
          <w:rFonts w:ascii="Book Antiqua" w:eastAsia="Times New Roman" w:hAnsi="Book Antiqua" w:cs="Times New Roman"/>
          <w:szCs w:val="20"/>
        </w:rPr>
        <w:lastRenderedPageBreak/>
        <w:t>27.</w:t>
      </w:r>
      <w:r w:rsidRPr="00C44265">
        <w:rPr>
          <w:rFonts w:ascii="Book Antiqua" w:eastAsia="Times New Roman" w:hAnsi="Book Antiqua" w:cs="Times New Roman"/>
          <w:szCs w:val="20"/>
        </w:rPr>
        <w:tab/>
        <w:t xml:space="preserve">That    due   credit  of  the  alleged  sum of USD 85,929.93 claimed  by the Defendant  as  against the Plaintiff    has    already  been  given   to the Defendant as  more  particularly  set  out  in paragraph 15 (j)  of  the Plaint </w:t>
      </w:r>
    </w:p>
    <w:p w14:paraId="4BDC79E8" w14:textId="77777777" w:rsidR="00C44265" w:rsidRPr="00C44265" w:rsidRDefault="00C44265" w:rsidP="00C44265">
      <w:pPr>
        <w:spacing w:after="0" w:line="360" w:lineRule="auto"/>
        <w:ind w:left="720" w:hanging="720"/>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28.</w:t>
      </w:r>
      <w:r w:rsidRPr="00C44265">
        <w:rPr>
          <w:rFonts w:ascii="Book Antiqua" w:eastAsia="Times New Roman" w:hAnsi="Book Antiqua" w:cs="Times New Roman"/>
          <w:szCs w:val="20"/>
          <w:lang w:val="en-GB"/>
        </w:rPr>
        <w:tab/>
        <w:t xml:space="preserve"> Accordingly, the Plaintiff   hereby  seeks  to  set  off the  aforesaid  sum of  USD 85,929.93    against   such  part  of  the Plaintiff’s  claim  against  the Defendant  as  is  necessary  to  offset  the   aforesaid   sum in  satisfaction   of  the  Defendant’s Counter-  claim  herein. </w:t>
      </w:r>
    </w:p>
    <w:p w14:paraId="643DA15B" w14:textId="77777777" w:rsidR="00C44265" w:rsidRPr="00C44265" w:rsidRDefault="00C44265" w:rsidP="00C44265">
      <w:pPr>
        <w:spacing w:after="0" w:line="360" w:lineRule="auto"/>
        <w:rPr>
          <w:rFonts w:ascii="Book Antiqua" w:eastAsia="Times New Roman" w:hAnsi="Book Antiqua" w:cs="Times New Roman"/>
          <w:szCs w:val="20"/>
          <w:lang w:val="en-GB"/>
        </w:rPr>
      </w:pPr>
    </w:p>
    <w:p w14:paraId="2B64055D" w14:textId="77777777" w:rsidR="00C44265" w:rsidRPr="00C44265" w:rsidRDefault="00C44265" w:rsidP="00C44265">
      <w:pPr>
        <w:spacing w:after="0" w:line="360" w:lineRule="auto"/>
        <w:rPr>
          <w:rFonts w:ascii="Book Antiqua" w:eastAsia="Times New Roman" w:hAnsi="Book Antiqua" w:cs="Times New Roman"/>
          <w:szCs w:val="20"/>
          <w:lang w:val="en-GB"/>
        </w:rPr>
      </w:pPr>
      <w:r w:rsidRPr="00C44265">
        <w:rPr>
          <w:rFonts w:ascii="Book Antiqua" w:eastAsia="Times New Roman" w:hAnsi="Book Antiqua" w:cs="Times New Roman"/>
          <w:b/>
          <w:szCs w:val="20"/>
          <w:lang w:val="en-GB"/>
        </w:rPr>
        <w:t>REASONS  WHEREFORE</w:t>
      </w:r>
      <w:r w:rsidRPr="00C44265">
        <w:rPr>
          <w:rFonts w:ascii="Book Antiqua" w:eastAsia="Times New Roman" w:hAnsi="Book Antiqua" w:cs="Times New Roman"/>
          <w:szCs w:val="20"/>
          <w:lang w:val="en-GB"/>
        </w:rPr>
        <w:t xml:space="preserve">  the Plaintiff prays  that:-</w:t>
      </w:r>
    </w:p>
    <w:p w14:paraId="372E8A71" w14:textId="77777777" w:rsidR="00C44265" w:rsidRPr="00C44265" w:rsidRDefault="00C44265" w:rsidP="00C44265">
      <w:pPr>
        <w:spacing w:after="0" w:line="360" w:lineRule="auto"/>
        <w:ind w:left="720" w:hanging="720"/>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1.</w:t>
      </w:r>
      <w:r w:rsidRPr="00C44265">
        <w:rPr>
          <w:rFonts w:ascii="Book Antiqua" w:eastAsia="Times New Roman" w:hAnsi="Book Antiqua" w:cs="Times New Roman"/>
          <w:szCs w:val="20"/>
          <w:lang w:val="en-GB"/>
        </w:rPr>
        <w:tab/>
        <w:t xml:space="preserve">The sum of  USD 85,929.93 be  set off  against   such  part  of  the Plaintiff’s  claim  against  the Defendant  as  is  necessary  to  offset  the   aforesaid   sum in  satisfaction   of  the  Defendant’s Counter-  claim  herein. </w:t>
      </w:r>
    </w:p>
    <w:p w14:paraId="0F81D9BC" w14:textId="77777777" w:rsidR="00C44265" w:rsidRPr="00C44265" w:rsidRDefault="00C44265" w:rsidP="00C44265">
      <w:pPr>
        <w:spacing w:after="0" w:line="360" w:lineRule="auto"/>
        <w:ind w:left="720" w:hanging="720"/>
        <w:rPr>
          <w:rFonts w:ascii="Book Antiqua" w:eastAsia="Times New Roman" w:hAnsi="Book Antiqua" w:cs="Times New Roman"/>
          <w:b/>
          <w:szCs w:val="20"/>
          <w:lang w:val="en-GB"/>
        </w:rPr>
      </w:pPr>
      <w:r w:rsidRPr="00C44265">
        <w:rPr>
          <w:rFonts w:ascii="Book Antiqua" w:eastAsia="Times New Roman" w:hAnsi="Book Antiqua" w:cs="Times New Roman"/>
          <w:szCs w:val="20"/>
          <w:lang w:val="en-GB"/>
        </w:rPr>
        <w:t>2.</w:t>
      </w:r>
      <w:r w:rsidRPr="00C44265">
        <w:rPr>
          <w:rFonts w:ascii="Book Antiqua" w:eastAsia="Times New Roman" w:hAnsi="Book Antiqua" w:cs="Times New Roman"/>
          <w:szCs w:val="20"/>
          <w:lang w:val="en-GB"/>
        </w:rPr>
        <w:tab/>
        <w:t xml:space="preserve">Judgment  be  entered    against  the Defendant  in  favour  of  the Plaintiff  as  prayed  in the Plaint. </w:t>
      </w:r>
    </w:p>
    <w:p w14:paraId="038ABC1F" w14:textId="77777777" w:rsidR="00C44265" w:rsidRPr="00C44265" w:rsidRDefault="00C44265" w:rsidP="00C44265">
      <w:pPr>
        <w:spacing w:after="0" w:line="360" w:lineRule="auto"/>
        <w:rPr>
          <w:rFonts w:ascii="Book Antiqua" w:eastAsia="Times New Roman" w:hAnsi="Book Antiqua" w:cs="Times New Roman"/>
          <w:b/>
          <w:szCs w:val="20"/>
          <w:lang w:val="en-GB"/>
        </w:rPr>
      </w:pPr>
    </w:p>
    <w:p w14:paraId="7C5F94ED" w14:textId="77777777" w:rsidR="00C44265" w:rsidRPr="00C44265" w:rsidRDefault="00C44265" w:rsidP="00C44265">
      <w:pPr>
        <w:spacing w:after="0" w:line="360" w:lineRule="auto"/>
        <w:rPr>
          <w:rFonts w:ascii="Book Antiqua" w:eastAsia="Times New Roman" w:hAnsi="Book Antiqua" w:cs="Times New Roman"/>
          <w:szCs w:val="20"/>
          <w:lang w:val="en-GB"/>
        </w:rPr>
      </w:pPr>
      <w:r w:rsidRPr="00C44265">
        <w:rPr>
          <w:rFonts w:ascii="Book Antiqua" w:eastAsia="Times New Roman" w:hAnsi="Book Antiqua" w:cs="Times New Roman"/>
          <w:b/>
          <w:szCs w:val="20"/>
          <w:lang w:val="en-GB"/>
        </w:rPr>
        <w:t>DATED</w:t>
      </w:r>
      <w:r w:rsidRPr="00C44265">
        <w:rPr>
          <w:rFonts w:ascii="Book Antiqua" w:eastAsia="Times New Roman" w:hAnsi="Book Antiqua" w:cs="Times New Roman"/>
          <w:szCs w:val="20"/>
          <w:lang w:val="en-GB"/>
        </w:rPr>
        <w:t xml:space="preserve">  at  Nairobi this </w:t>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t xml:space="preserve">day  of </w:t>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t>2001</w:t>
      </w:r>
    </w:p>
    <w:p w14:paraId="79E1339E" w14:textId="77777777" w:rsidR="00C44265" w:rsidRPr="00C44265" w:rsidRDefault="00C44265" w:rsidP="00C44265">
      <w:pPr>
        <w:spacing w:after="0" w:line="240" w:lineRule="auto"/>
        <w:jc w:val="both"/>
        <w:rPr>
          <w:rFonts w:ascii="Book Antiqua" w:eastAsia="Times New Roman" w:hAnsi="Book Antiqua" w:cs="Times New Roman"/>
          <w:szCs w:val="20"/>
        </w:rPr>
      </w:pPr>
    </w:p>
    <w:p w14:paraId="4F86276A" w14:textId="77777777" w:rsidR="00C44265" w:rsidRPr="00C44265" w:rsidRDefault="00C44265" w:rsidP="00C44265">
      <w:pPr>
        <w:spacing w:after="0" w:line="240" w:lineRule="auto"/>
        <w:jc w:val="right"/>
        <w:rPr>
          <w:rFonts w:ascii="Book Antiqua" w:eastAsia="Times New Roman" w:hAnsi="Book Antiqua" w:cs="Times New Roman"/>
          <w:b/>
          <w:szCs w:val="20"/>
        </w:rPr>
      </w:pPr>
      <w:r w:rsidRPr="00C44265">
        <w:rPr>
          <w:rFonts w:ascii="Book Antiqua" w:eastAsia="Times New Roman" w:hAnsi="Book Antiqua" w:cs="Times New Roman"/>
          <w:b/>
          <w:szCs w:val="20"/>
        </w:rPr>
        <w:t>XXX AND COMPANY</w:t>
      </w:r>
    </w:p>
    <w:p w14:paraId="68A2E074" w14:textId="77777777" w:rsidR="00C44265" w:rsidRPr="00C44265" w:rsidRDefault="00C44265" w:rsidP="00664A0A">
      <w:pPr>
        <w:keepNext/>
        <w:numPr>
          <w:ilvl w:val="0"/>
          <w:numId w:val="32"/>
        </w:numPr>
        <w:tabs>
          <w:tab w:val="num" w:pos="360"/>
        </w:tabs>
        <w:spacing w:after="0" w:line="240" w:lineRule="auto"/>
        <w:jc w:val="right"/>
        <w:outlineLvl w:val="1"/>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ADVOCATES FOR THE PLAINTIFF</w:t>
      </w:r>
    </w:p>
    <w:p w14:paraId="4B899EE7" w14:textId="77777777" w:rsidR="00C44265" w:rsidRPr="00C44265" w:rsidRDefault="00C44265" w:rsidP="00C44265">
      <w:pPr>
        <w:spacing w:after="0" w:line="240" w:lineRule="auto"/>
        <w:jc w:val="both"/>
        <w:rPr>
          <w:rFonts w:ascii="Book Antiqua" w:eastAsia="Times New Roman" w:hAnsi="Book Antiqua" w:cs="Times New Roman"/>
          <w:b/>
          <w:szCs w:val="20"/>
        </w:rPr>
      </w:pPr>
    </w:p>
    <w:p w14:paraId="79A1D8CF" w14:textId="77777777" w:rsidR="00C44265" w:rsidRPr="00C44265" w:rsidRDefault="00C44265" w:rsidP="00664A0A">
      <w:pPr>
        <w:keepNext/>
        <w:numPr>
          <w:ilvl w:val="0"/>
          <w:numId w:val="32"/>
        </w:numPr>
        <w:tabs>
          <w:tab w:val="num" w:pos="360"/>
        </w:tabs>
        <w:spacing w:after="0" w:line="240" w:lineRule="auto"/>
        <w:outlineLvl w:val="1"/>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DRAWN AND FILED BY:-</w:t>
      </w:r>
    </w:p>
    <w:p w14:paraId="510775AF" w14:textId="77777777" w:rsidR="00C44265" w:rsidRPr="00C44265" w:rsidRDefault="00C44265" w:rsidP="00C44265">
      <w:pPr>
        <w:spacing w:after="0" w:line="240" w:lineRule="auto"/>
        <w:rPr>
          <w:rFonts w:ascii="Book Antiqua" w:eastAsia="Times New Roman" w:hAnsi="Book Antiqua" w:cs="Times New Roman"/>
          <w:szCs w:val="20"/>
          <w:lang w:val="en-GB"/>
        </w:rPr>
      </w:pPr>
    </w:p>
    <w:p w14:paraId="263A976A" w14:textId="77777777" w:rsidR="00C44265" w:rsidRPr="00C44265" w:rsidRDefault="00C44265" w:rsidP="00C44265">
      <w:pPr>
        <w:spacing w:after="0" w:line="240" w:lineRule="auto"/>
        <w:jc w:val="both"/>
        <w:rPr>
          <w:rFonts w:ascii="Book Antiqua" w:eastAsia="Times New Roman" w:hAnsi="Book Antiqua" w:cs="Times New Roman"/>
          <w:szCs w:val="20"/>
        </w:rPr>
      </w:pPr>
      <w:r w:rsidRPr="00C44265">
        <w:rPr>
          <w:rFonts w:ascii="Book Antiqua" w:eastAsia="Times New Roman" w:hAnsi="Book Antiqua" w:cs="Times New Roman"/>
          <w:szCs w:val="20"/>
        </w:rPr>
        <w:t>Xxx and Company</w:t>
      </w:r>
    </w:p>
    <w:p w14:paraId="30CF7302" w14:textId="77777777" w:rsidR="00C44265" w:rsidRPr="00C44265" w:rsidRDefault="00C44265" w:rsidP="00C44265">
      <w:pPr>
        <w:spacing w:after="0" w:line="240" w:lineRule="auto"/>
        <w:jc w:val="both"/>
        <w:rPr>
          <w:rFonts w:ascii="Book Antiqua" w:eastAsia="Times New Roman" w:hAnsi="Book Antiqua" w:cs="Times New Roman"/>
          <w:szCs w:val="20"/>
        </w:rPr>
      </w:pPr>
      <w:r w:rsidRPr="00C44265">
        <w:rPr>
          <w:rFonts w:ascii="Book Antiqua" w:eastAsia="Times New Roman" w:hAnsi="Book Antiqua" w:cs="Times New Roman"/>
          <w:szCs w:val="20"/>
        </w:rPr>
        <w:t>Advocates</w:t>
      </w:r>
    </w:p>
    <w:p w14:paraId="217BE1BB" w14:textId="77777777" w:rsidR="00C44265" w:rsidRPr="00C44265" w:rsidRDefault="00C44265" w:rsidP="00C44265">
      <w:pPr>
        <w:spacing w:after="0" w:line="240" w:lineRule="auto"/>
        <w:jc w:val="both"/>
        <w:rPr>
          <w:rFonts w:ascii="Book Antiqua" w:eastAsia="Times New Roman" w:hAnsi="Book Antiqua" w:cs="Times New Roman"/>
          <w:szCs w:val="20"/>
        </w:rPr>
      </w:pPr>
      <w:r w:rsidRPr="00C44265">
        <w:rPr>
          <w:rFonts w:ascii="Book Antiqua" w:eastAsia="Times New Roman" w:hAnsi="Book Antiqua" w:cs="Times New Roman"/>
          <w:szCs w:val="20"/>
        </w:rPr>
        <w:t>P. O. Box xxx</w:t>
      </w:r>
    </w:p>
    <w:p w14:paraId="288F79C8" w14:textId="77777777" w:rsidR="00C44265" w:rsidRPr="00C44265" w:rsidRDefault="00C44265" w:rsidP="00C44265">
      <w:pPr>
        <w:spacing w:after="0" w:line="240" w:lineRule="auto"/>
        <w:jc w:val="both"/>
        <w:rPr>
          <w:rFonts w:ascii="Book Antiqua" w:eastAsia="Times New Roman" w:hAnsi="Book Antiqua" w:cs="Times New Roman"/>
          <w:b/>
          <w:szCs w:val="20"/>
        </w:rPr>
      </w:pPr>
      <w:r w:rsidRPr="00C44265">
        <w:rPr>
          <w:rFonts w:ascii="Book Antiqua" w:eastAsia="Times New Roman" w:hAnsi="Book Antiqua" w:cs="Times New Roman"/>
          <w:szCs w:val="20"/>
        </w:rPr>
        <w:t>Nairobi</w:t>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p>
    <w:p w14:paraId="233FC600" w14:textId="77777777" w:rsidR="00C44265" w:rsidRPr="00C44265" w:rsidRDefault="00C44265" w:rsidP="00664A0A">
      <w:pPr>
        <w:keepNext/>
        <w:numPr>
          <w:ilvl w:val="0"/>
          <w:numId w:val="32"/>
        </w:numPr>
        <w:tabs>
          <w:tab w:val="num" w:pos="360"/>
        </w:tabs>
        <w:spacing w:after="0" w:line="240" w:lineRule="auto"/>
        <w:outlineLvl w:val="1"/>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TO BE SERVED UPON</w:t>
      </w:r>
    </w:p>
    <w:p w14:paraId="609BA765" w14:textId="77777777" w:rsidR="00C44265" w:rsidRPr="00C44265" w:rsidRDefault="00C44265" w:rsidP="00C44265">
      <w:pPr>
        <w:spacing w:after="0" w:line="240" w:lineRule="auto"/>
        <w:rPr>
          <w:rFonts w:ascii="Book Antiqua" w:eastAsia="Times New Roman" w:hAnsi="Book Antiqua" w:cs="Times New Roman"/>
          <w:szCs w:val="20"/>
        </w:rPr>
      </w:pPr>
      <w:r w:rsidRPr="00C44265">
        <w:rPr>
          <w:rFonts w:ascii="Book Antiqua" w:eastAsia="Times New Roman" w:hAnsi="Book Antiqua" w:cs="Times New Roman"/>
          <w:szCs w:val="20"/>
        </w:rPr>
        <w:t>gggggggg  &amp;  Co.</w:t>
      </w:r>
    </w:p>
    <w:p w14:paraId="4E71ACC6" w14:textId="77777777" w:rsidR="00C44265" w:rsidRPr="00C44265" w:rsidRDefault="00C44265" w:rsidP="00C44265">
      <w:pPr>
        <w:spacing w:after="0" w:line="240" w:lineRule="auto"/>
        <w:rPr>
          <w:rFonts w:ascii="Book Antiqua" w:eastAsia="Times New Roman" w:hAnsi="Book Antiqua" w:cs="Times New Roman"/>
          <w:szCs w:val="20"/>
        </w:rPr>
      </w:pPr>
      <w:r w:rsidRPr="00C44265">
        <w:rPr>
          <w:rFonts w:ascii="Book Antiqua" w:eastAsia="Times New Roman" w:hAnsi="Book Antiqua" w:cs="Times New Roman"/>
          <w:szCs w:val="20"/>
        </w:rPr>
        <w:t>Advocates</w:t>
      </w:r>
    </w:p>
    <w:p w14:paraId="79FE1506" w14:textId="77777777" w:rsidR="00C44265" w:rsidRPr="00C44265" w:rsidRDefault="00C44265" w:rsidP="00C44265">
      <w:pPr>
        <w:spacing w:after="0" w:line="240" w:lineRule="auto"/>
        <w:rPr>
          <w:rFonts w:ascii="Book Antiqua" w:eastAsia="Times New Roman" w:hAnsi="Book Antiqua" w:cs="Times New Roman"/>
          <w:b/>
          <w:szCs w:val="20"/>
          <w:lang w:val="en-GB"/>
        </w:rPr>
      </w:pPr>
      <w:r w:rsidRPr="00C44265">
        <w:rPr>
          <w:rFonts w:ascii="Book Antiqua" w:eastAsia="Times New Roman" w:hAnsi="Book Antiqua" w:cs="Times New Roman"/>
          <w:szCs w:val="20"/>
        </w:rPr>
        <w:t xml:space="preserve">Nairobi </w:t>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p>
    <w:p w14:paraId="23797301" w14:textId="77777777" w:rsidR="00C44265" w:rsidRPr="00C44265" w:rsidRDefault="00C44265" w:rsidP="00C44265">
      <w:pPr>
        <w:spacing w:after="0" w:line="360" w:lineRule="auto"/>
        <w:rPr>
          <w:rFonts w:ascii="Book Antiqua" w:eastAsia="Times New Roman" w:hAnsi="Book Antiqua" w:cs="Times New Roman"/>
          <w:szCs w:val="20"/>
          <w:lang w:val="en-GB"/>
        </w:rPr>
      </w:pPr>
    </w:p>
    <w:p w14:paraId="053DAF87" w14:textId="77777777"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MEMORUNDAM OF APPEAL</w:t>
      </w:r>
    </w:p>
    <w:p w14:paraId="2A83906E" w14:textId="77777777" w:rsidR="00C44265" w:rsidRPr="00C44265" w:rsidRDefault="00C44265" w:rsidP="00C44265">
      <w:pPr>
        <w:spacing w:after="0" w:line="240" w:lineRule="auto"/>
        <w:rPr>
          <w:rFonts w:ascii="Calibri" w:eastAsia="Times New Roman" w:hAnsi="Calibri" w:cs="Arial"/>
          <w:b/>
          <w:sz w:val="28"/>
          <w:szCs w:val="28"/>
        </w:rPr>
      </w:pPr>
    </w:p>
    <w:p w14:paraId="1448A341" w14:textId="77777777" w:rsidR="00C44265" w:rsidRPr="00C44265" w:rsidRDefault="00C44265" w:rsidP="00C44265">
      <w:pPr>
        <w:spacing w:after="0" w:line="240" w:lineRule="auto"/>
        <w:jc w:val="both"/>
        <w:rPr>
          <w:rFonts w:ascii="Calibri" w:eastAsia="Times New Roman" w:hAnsi="Calibri" w:cs="Arial"/>
          <w:b/>
          <w:sz w:val="28"/>
          <w:szCs w:val="28"/>
        </w:rPr>
      </w:pPr>
    </w:p>
    <w:p w14:paraId="41ABBF8B" w14:textId="77777777" w:rsidR="00C44265" w:rsidRPr="00C44265" w:rsidRDefault="00C44265" w:rsidP="00C44265">
      <w:pPr>
        <w:spacing w:after="0" w:line="240" w:lineRule="auto"/>
        <w:jc w:val="both"/>
        <w:rPr>
          <w:rFonts w:ascii="Calibri" w:eastAsia="Times New Roman" w:hAnsi="Calibri" w:cs="Arial"/>
          <w:b/>
          <w:sz w:val="28"/>
          <w:szCs w:val="28"/>
        </w:rPr>
      </w:pPr>
    </w:p>
    <w:p w14:paraId="74E0038C" w14:textId="77777777" w:rsidR="00C44265" w:rsidRPr="00C44265" w:rsidRDefault="00C44265" w:rsidP="00C44265">
      <w:pPr>
        <w:spacing w:after="0" w:line="240" w:lineRule="auto"/>
        <w:jc w:val="both"/>
        <w:rPr>
          <w:rFonts w:ascii="Calibri" w:eastAsia="Times New Roman" w:hAnsi="Calibri" w:cs="Arial"/>
          <w:b/>
          <w:sz w:val="28"/>
          <w:szCs w:val="28"/>
        </w:rPr>
      </w:pP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t xml:space="preserve"> </w:t>
      </w:r>
    </w:p>
    <w:p w14:paraId="50F4F9B6" w14:textId="77777777" w:rsidR="00C44265" w:rsidRPr="00C44265" w:rsidRDefault="00C44265" w:rsidP="00C44265">
      <w:pPr>
        <w:spacing w:after="0" w:line="240" w:lineRule="auto"/>
        <w:ind w:left="2880"/>
        <w:rPr>
          <w:rFonts w:ascii="Calibri" w:eastAsia="Times New Roman" w:hAnsi="Calibri" w:cs="Arial"/>
          <w:b/>
          <w:sz w:val="28"/>
          <w:szCs w:val="28"/>
          <w:u w:val="single"/>
        </w:rPr>
      </w:pPr>
      <w:r w:rsidRPr="00C44265">
        <w:rPr>
          <w:rFonts w:ascii="Calibri" w:eastAsia="Times New Roman" w:hAnsi="Calibri" w:cs="Arial"/>
          <w:b/>
          <w:sz w:val="28"/>
          <w:szCs w:val="28"/>
        </w:rPr>
        <w:t xml:space="preserve">    </w:t>
      </w:r>
      <w:r w:rsidRPr="00C44265">
        <w:rPr>
          <w:rFonts w:ascii="Calibri" w:eastAsia="Times New Roman" w:hAnsi="Calibri" w:cs="Arial"/>
          <w:b/>
          <w:sz w:val="28"/>
          <w:szCs w:val="28"/>
          <w:u w:val="single"/>
        </w:rPr>
        <w:t>REPUBLIC OF KENYA</w:t>
      </w:r>
    </w:p>
    <w:p w14:paraId="611C8BAA" w14:textId="77777777" w:rsidR="00C44265" w:rsidRPr="00C44265" w:rsidRDefault="00C44265" w:rsidP="00C44265">
      <w:pPr>
        <w:spacing w:after="0" w:line="240" w:lineRule="auto"/>
        <w:jc w:val="center"/>
        <w:rPr>
          <w:rFonts w:ascii="Calibri" w:eastAsia="Times New Roman" w:hAnsi="Calibri" w:cs="Arial"/>
          <w:b/>
          <w:sz w:val="28"/>
          <w:szCs w:val="28"/>
          <w:u w:val="single"/>
        </w:rPr>
      </w:pPr>
      <w:r w:rsidRPr="00C44265">
        <w:rPr>
          <w:rFonts w:ascii="Calibri" w:eastAsia="Times New Roman" w:hAnsi="Calibri" w:cs="Arial"/>
          <w:b/>
          <w:sz w:val="28"/>
          <w:szCs w:val="28"/>
          <w:u w:val="single"/>
        </w:rPr>
        <w:lastRenderedPageBreak/>
        <w:t>IN THE COURT OF APPEAL AT NAIROBI</w:t>
      </w:r>
    </w:p>
    <w:p w14:paraId="1F26DCB7" w14:textId="77777777"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Arial"/>
          <w:b/>
          <w:sz w:val="28"/>
          <w:szCs w:val="28"/>
          <w:u w:val="single"/>
          <w:lang w:val="en-GB"/>
        </w:rPr>
      </w:pPr>
      <w:r w:rsidRPr="00C44265">
        <w:rPr>
          <w:rFonts w:ascii="Calibri" w:eastAsia="Times New Roman" w:hAnsi="Calibri" w:cs="Arial"/>
          <w:b/>
          <w:sz w:val="28"/>
          <w:szCs w:val="28"/>
          <w:u w:val="single"/>
          <w:lang w:val="en-GB"/>
        </w:rPr>
        <w:t>CIVIL APPLICATION NO. NAI.                 OF 2002</w:t>
      </w:r>
    </w:p>
    <w:p w14:paraId="30EE17CC" w14:textId="77777777" w:rsidR="00C44265" w:rsidRPr="00C44265" w:rsidRDefault="00C44265" w:rsidP="00C44265">
      <w:pPr>
        <w:spacing w:after="0" w:line="240" w:lineRule="auto"/>
        <w:jc w:val="center"/>
        <w:rPr>
          <w:rFonts w:ascii="Calibri" w:eastAsia="Times New Roman" w:hAnsi="Calibri" w:cs="Arial"/>
          <w:b/>
          <w:sz w:val="28"/>
          <w:szCs w:val="28"/>
          <w:u w:val="single"/>
        </w:rPr>
      </w:pPr>
      <w:r w:rsidRPr="00C44265">
        <w:rPr>
          <w:rFonts w:ascii="Calibri" w:eastAsia="Times New Roman" w:hAnsi="Calibri" w:cs="Arial"/>
          <w:b/>
          <w:sz w:val="28"/>
          <w:szCs w:val="28"/>
          <w:u w:val="single"/>
        </w:rPr>
        <w:t>IN THE MATTER OF AN INTENDED APPEAL</w:t>
      </w:r>
    </w:p>
    <w:p w14:paraId="3913B33E" w14:textId="77777777" w:rsidR="00C44265" w:rsidRPr="00C44265" w:rsidRDefault="00C44265" w:rsidP="00C44265">
      <w:pPr>
        <w:spacing w:after="0" w:line="240" w:lineRule="auto"/>
        <w:jc w:val="center"/>
        <w:rPr>
          <w:rFonts w:ascii="Calibri" w:eastAsia="Times New Roman" w:hAnsi="Calibri" w:cs="Arial"/>
          <w:b/>
          <w:sz w:val="28"/>
          <w:szCs w:val="28"/>
          <w:u w:val="single"/>
        </w:rPr>
      </w:pPr>
    </w:p>
    <w:p w14:paraId="43D02BF6" w14:textId="77777777" w:rsidR="00C44265" w:rsidRPr="00C44265" w:rsidRDefault="00C44265" w:rsidP="00C44265">
      <w:pPr>
        <w:keepNext/>
        <w:spacing w:after="0" w:line="240" w:lineRule="auto"/>
        <w:jc w:val="center"/>
        <w:outlineLvl w:val="4"/>
        <w:rPr>
          <w:rFonts w:ascii="Calibri" w:eastAsia="Times New Roman" w:hAnsi="Calibri" w:cs="Arial"/>
          <w:b/>
          <w:sz w:val="28"/>
          <w:szCs w:val="28"/>
          <w:u w:val="single"/>
        </w:rPr>
      </w:pPr>
      <w:r w:rsidRPr="00C44265">
        <w:rPr>
          <w:rFonts w:ascii="Calibri" w:eastAsia="Times New Roman" w:hAnsi="Calibri" w:cs="Arial"/>
          <w:b/>
          <w:sz w:val="28"/>
          <w:szCs w:val="28"/>
          <w:u w:val="single"/>
        </w:rPr>
        <w:t>BETWEEN</w:t>
      </w:r>
    </w:p>
    <w:p w14:paraId="24335F6D" w14:textId="77777777" w:rsidR="00C44265" w:rsidRPr="00C44265" w:rsidRDefault="00C44265" w:rsidP="00C44265">
      <w:pPr>
        <w:spacing w:after="0" w:line="240" w:lineRule="auto"/>
        <w:rPr>
          <w:rFonts w:ascii="Calibri" w:eastAsia="Times New Roman" w:hAnsi="Calibri" w:cs="Arial"/>
          <w:b/>
          <w:sz w:val="28"/>
          <w:szCs w:val="28"/>
          <w:u w:val="single"/>
        </w:rPr>
      </w:pPr>
    </w:p>
    <w:p w14:paraId="61E09104" w14:textId="77777777" w:rsidR="00C44265" w:rsidRPr="00C44265" w:rsidRDefault="00C44265" w:rsidP="00C44265">
      <w:pPr>
        <w:spacing w:after="0" w:line="240" w:lineRule="auto"/>
        <w:rPr>
          <w:rFonts w:ascii="Calibri" w:eastAsia="Times New Roman" w:hAnsi="Calibri" w:cs="Arial"/>
          <w:b/>
          <w:sz w:val="28"/>
          <w:szCs w:val="28"/>
          <w:u w:val="single"/>
        </w:rPr>
      </w:pPr>
    </w:p>
    <w:p w14:paraId="7F283E09"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THE ATTORNEY GENERAL.......................………………...1</w:t>
      </w:r>
      <w:r w:rsidRPr="00C44265">
        <w:rPr>
          <w:rFonts w:ascii="Calibri" w:eastAsia="Times New Roman" w:hAnsi="Calibri" w:cs="Arial"/>
          <w:b/>
          <w:sz w:val="28"/>
          <w:szCs w:val="28"/>
          <w:vertAlign w:val="superscript"/>
          <w:lang w:val="en-GB"/>
        </w:rPr>
        <w:t xml:space="preserve">ST </w:t>
      </w:r>
      <w:r w:rsidRPr="00C44265">
        <w:rPr>
          <w:rFonts w:ascii="Calibri" w:eastAsia="Times New Roman" w:hAnsi="Calibri" w:cs="Arial"/>
          <w:b/>
          <w:sz w:val="28"/>
          <w:szCs w:val="28"/>
          <w:lang w:val="en-GB"/>
        </w:rPr>
        <w:t>APPLICANT</w:t>
      </w:r>
    </w:p>
    <w:p w14:paraId="45E0DB93" w14:textId="77777777" w:rsidR="00C44265" w:rsidRPr="00C44265" w:rsidRDefault="00C44265" w:rsidP="00C44265">
      <w:pPr>
        <w:spacing w:after="0" w:line="240" w:lineRule="auto"/>
        <w:rPr>
          <w:rFonts w:ascii="Calibri" w:eastAsia="Times New Roman" w:hAnsi="Calibri" w:cs="Arial"/>
          <w:b/>
          <w:sz w:val="28"/>
          <w:szCs w:val="28"/>
        </w:rPr>
      </w:pPr>
    </w:p>
    <w:p w14:paraId="5E547D6D" w14:textId="77777777" w:rsidR="00C44265" w:rsidRPr="00C44265" w:rsidRDefault="00C44265" w:rsidP="00C44265">
      <w:pPr>
        <w:spacing w:after="0" w:line="240" w:lineRule="auto"/>
        <w:rPr>
          <w:rFonts w:ascii="Calibri" w:eastAsia="Times New Roman" w:hAnsi="Calibri" w:cs="Arial"/>
          <w:b/>
          <w:sz w:val="28"/>
          <w:szCs w:val="28"/>
        </w:rPr>
      </w:pPr>
      <w:r w:rsidRPr="00C44265">
        <w:rPr>
          <w:rFonts w:ascii="Calibri" w:eastAsia="Times New Roman" w:hAnsi="Calibri" w:cs="Arial"/>
          <w:b/>
          <w:sz w:val="28"/>
          <w:szCs w:val="28"/>
        </w:rPr>
        <w:t>NN KENYA LIMITED.....................…........………………...2</w:t>
      </w:r>
      <w:r w:rsidRPr="00C44265">
        <w:rPr>
          <w:rFonts w:ascii="Calibri" w:eastAsia="Times New Roman" w:hAnsi="Calibri" w:cs="Arial"/>
          <w:b/>
          <w:sz w:val="28"/>
          <w:szCs w:val="28"/>
          <w:vertAlign w:val="superscript"/>
        </w:rPr>
        <w:t xml:space="preserve">ND </w:t>
      </w:r>
      <w:r w:rsidRPr="00C44265">
        <w:rPr>
          <w:rFonts w:ascii="Calibri" w:eastAsia="Times New Roman" w:hAnsi="Calibri" w:cs="Arial"/>
          <w:b/>
          <w:sz w:val="28"/>
          <w:szCs w:val="28"/>
        </w:rPr>
        <w:t>APPLICANT</w:t>
      </w:r>
    </w:p>
    <w:p w14:paraId="6A5CB56F" w14:textId="77777777" w:rsidR="00C44265" w:rsidRPr="00C44265" w:rsidRDefault="00C44265" w:rsidP="00C44265">
      <w:pPr>
        <w:spacing w:after="0" w:line="240" w:lineRule="auto"/>
        <w:rPr>
          <w:rFonts w:ascii="Calibri" w:eastAsia="Times New Roman" w:hAnsi="Calibri" w:cs="Arial"/>
          <w:b/>
          <w:sz w:val="28"/>
          <w:szCs w:val="28"/>
          <w:u w:val="single"/>
        </w:rPr>
      </w:pPr>
    </w:p>
    <w:p w14:paraId="01A94050" w14:textId="77777777" w:rsidR="00C44265" w:rsidRPr="00C44265" w:rsidRDefault="00C44265" w:rsidP="00C44265">
      <w:pPr>
        <w:keepNext/>
        <w:spacing w:after="0" w:line="240" w:lineRule="auto"/>
        <w:jc w:val="center"/>
        <w:outlineLvl w:val="4"/>
        <w:rPr>
          <w:rFonts w:ascii="Calibri" w:eastAsia="Times New Roman" w:hAnsi="Calibri" w:cs="Arial"/>
          <w:b/>
          <w:sz w:val="28"/>
          <w:szCs w:val="28"/>
        </w:rPr>
      </w:pPr>
      <w:r w:rsidRPr="00C44265">
        <w:rPr>
          <w:rFonts w:ascii="Calibri" w:eastAsia="Times New Roman" w:hAnsi="Calibri" w:cs="Arial"/>
          <w:b/>
          <w:sz w:val="28"/>
          <w:szCs w:val="28"/>
        </w:rPr>
        <w:t>AND</w:t>
      </w:r>
    </w:p>
    <w:p w14:paraId="5515007F" w14:textId="77777777" w:rsidR="00C44265" w:rsidRPr="00C44265" w:rsidRDefault="00C44265" w:rsidP="00C44265">
      <w:pPr>
        <w:spacing w:after="0" w:line="240" w:lineRule="auto"/>
        <w:rPr>
          <w:rFonts w:ascii="Calibri" w:eastAsia="Times New Roman" w:hAnsi="Calibri" w:cs="Arial"/>
          <w:b/>
          <w:sz w:val="28"/>
          <w:szCs w:val="28"/>
        </w:rPr>
      </w:pPr>
    </w:p>
    <w:p w14:paraId="21C0F443"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MMMMMMMMMMM...…...…….................……………….1</w:t>
      </w:r>
      <w:r w:rsidRPr="00C44265">
        <w:rPr>
          <w:rFonts w:ascii="Calibri" w:eastAsia="Times New Roman" w:hAnsi="Calibri" w:cs="Arial"/>
          <w:b/>
          <w:sz w:val="28"/>
          <w:szCs w:val="28"/>
          <w:vertAlign w:val="superscript"/>
          <w:lang w:val="en-GB"/>
        </w:rPr>
        <w:t xml:space="preserve">ST </w:t>
      </w:r>
      <w:r w:rsidRPr="00C44265">
        <w:rPr>
          <w:rFonts w:ascii="Calibri" w:eastAsia="Times New Roman" w:hAnsi="Calibri" w:cs="Arial"/>
          <w:b/>
          <w:sz w:val="28"/>
          <w:szCs w:val="28"/>
          <w:lang w:val="en-GB"/>
        </w:rPr>
        <w:t>RESPONDENT</w:t>
      </w:r>
    </w:p>
    <w:p w14:paraId="02677168"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p>
    <w:p w14:paraId="557645B2"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sz w:val="28"/>
          <w:szCs w:val="28"/>
          <w:lang w:val="en-GB"/>
        </w:rPr>
      </w:pPr>
      <w:r w:rsidRPr="00C44265">
        <w:rPr>
          <w:rFonts w:ascii="Calibri" w:eastAsia="Times New Roman" w:hAnsi="Calibri" w:cs="Arial"/>
          <w:b/>
          <w:sz w:val="28"/>
          <w:szCs w:val="28"/>
          <w:lang w:val="en-GB"/>
        </w:rPr>
        <w:t>PPPPPPPPPPPPPPPP...………..…………………….……2</w:t>
      </w:r>
      <w:r w:rsidRPr="00C44265">
        <w:rPr>
          <w:rFonts w:ascii="Calibri" w:eastAsia="Times New Roman" w:hAnsi="Calibri" w:cs="Arial"/>
          <w:b/>
          <w:sz w:val="28"/>
          <w:szCs w:val="28"/>
          <w:vertAlign w:val="superscript"/>
          <w:lang w:val="en-GB"/>
        </w:rPr>
        <w:t xml:space="preserve">ND </w:t>
      </w:r>
      <w:r w:rsidRPr="00C44265">
        <w:rPr>
          <w:rFonts w:ascii="Calibri" w:eastAsia="Times New Roman" w:hAnsi="Calibri" w:cs="Arial"/>
          <w:b/>
          <w:sz w:val="28"/>
          <w:szCs w:val="28"/>
          <w:lang w:val="en-GB"/>
        </w:rPr>
        <w:t>RESPONDENT</w:t>
      </w:r>
    </w:p>
    <w:p w14:paraId="355CB03C" w14:textId="77777777" w:rsidR="00C44265" w:rsidRPr="00C44265" w:rsidRDefault="00C44265" w:rsidP="00C44265">
      <w:pPr>
        <w:spacing w:after="0" w:line="240" w:lineRule="auto"/>
        <w:jc w:val="both"/>
        <w:rPr>
          <w:rFonts w:ascii="Calibri" w:eastAsia="Times New Roman" w:hAnsi="Calibri" w:cs="Arial"/>
          <w:b/>
          <w:sz w:val="28"/>
          <w:szCs w:val="28"/>
        </w:rPr>
      </w:pP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t xml:space="preserve"> </w:t>
      </w:r>
    </w:p>
    <w:p w14:paraId="3FE1ADDC" w14:textId="77777777" w:rsidR="00C44265" w:rsidRPr="00C44265" w:rsidRDefault="00C44265" w:rsidP="00C44265">
      <w:pPr>
        <w:spacing w:after="0" w:line="240" w:lineRule="auto"/>
        <w:jc w:val="center"/>
        <w:rPr>
          <w:rFonts w:ascii="Calibri" w:eastAsia="Times New Roman" w:hAnsi="Calibri" w:cs="Arial"/>
          <w:b/>
          <w:sz w:val="28"/>
          <w:szCs w:val="28"/>
        </w:rPr>
      </w:pPr>
      <w:r w:rsidRPr="00C44265">
        <w:rPr>
          <w:rFonts w:ascii="Calibri" w:eastAsia="Times New Roman" w:hAnsi="Calibri" w:cs="Arial"/>
          <w:b/>
          <w:i/>
          <w:sz w:val="28"/>
          <w:szCs w:val="28"/>
        </w:rPr>
        <w:t>(Application for extension of time to file and serve the Notice of Appeal, out of time in an intended Appeal from a Judgement  of the High Court of Kenya at Nairobi (Honourable Mrs. Justice Rawal),  dated 11</w:t>
      </w:r>
      <w:r w:rsidRPr="00C44265">
        <w:rPr>
          <w:rFonts w:ascii="Calibri" w:eastAsia="Times New Roman" w:hAnsi="Calibri" w:cs="Arial"/>
          <w:b/>
          <w:i/>
          <w:sz w:val="28"/>
          <w:szCs w:val="28"/>
          <w:vertAlign w:val="superscript"/>
        </w:rPr>
        <w:t>th</w:t>
      </w:r>
      <w:r w:rsidRPr="00C44265">
        <w:rPr>
          <w:rFonts w:ascii="Calibri" w:eastAsia="Times New Roman" w:hAnsi="Calibri" w:cs="Arial"/>
          <w:b/>
          <w:i/>
          <w:sz w:val="28"/>
          <w:szCs w:val="28"/>
        </w:rPr>
        <w:t xml:space="preserve"> ,,,,,,,, 2002 in the High Court Civil Case No. 2…. of 200..)</w:t>
      </w:r>
    </w:p>
    <w:p w14:paraId="4FD7B660" w14:textId="77777777" w:rsidR="00C44265" w:rsidRPr="00C44265" w:rsidRDefault="00C44265" w:rsidP="00C44265">
      <w:pPr>
        <w:spacing w:after="0" w:line="240" w:lineRule="auto"/>
        <w:jc w:val="center"/>
        <w:rPr>
          <w:rFonts w:ascii="Calibri" w:eastAsia="Times New Roman" w:hAnsi="Calibri" w:cs="Arial"/>
          <w:b/>
          <w:sz w:val="28"/>
          <w:szCs w:val="28"/>
        </w:rPr>
      </w:pPr>
    </w:p>
    <w:p w14:paraId="217C5878" w14:textId="77777777" w:rsidR="00C44265" w:rsidRPr="00C44265" w:rsidRDefault="00C44265" w:rsidP="00C44265">
      <w:pPr>
        <w:spacing w:after="0" w:line="240" w:lineRule="auto"/>
        <w:jc w:val="center"/>
        <w:rPr>
          <w:rFonts w:ascii="Calibri" w:eastAsia="Times New Roman" w:hAnsi="Calibri" w:cs="Arial"/>
          <w:b/>
          <w:sz w:val="28"/>
          <w:szCs w:val="28"/>
        </w:rPr>
      </w:pPr>
      <w:r w:rsidRPr="00C44265">
        <w:rPr>
          <w:rFonts w:ascii="Calibri" w:eastAsia="Times New Roman" w:hAnsi="Calibri" w:cs="Arial"/>
          <w:b/>
          <w:sz w:val="28"/>
          <w:szCs w:val="28"/>
        </w:rPr>
        <w:t>BETWEEN</w:t>
      </w:r>
    </w:p>
    <w:p w14:paraId="3A5AB408" w14:textId="77777777" w:rsidR="00C44265" w:rsidRPr="00C44265" w:rsidRDefault="00C44265" w:rsidP="00C44265">
      <w:pPr>
        <w:spacing w:after="0" w:line="240" w:lineRule="auto"/>
        <w:jc w:val="both"/>
        <w:rPr>
          <w:rFonts w:ascii="Calibri" w:eastAsia="Times New Roman" w:hAnsi="Calibri" w:cs="Arial"/>
          <w:b/>
          <w:sz w:val="28"/>
          <w:szCs w:val="28"/>
        </w:rPr>
      </w:pPr>
    </w:p>
    <w:p w14:paraId="44B978D6"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MMMMMMMMMMM……………….................................……1</w:t>
      </w:r>
      <w:r w:rsidRPr="00C44265">
        <w:rPr>
          <w:rFonts w:ascii="Calibri" w:eastAsia="Times New Roman" w:hAnsi="Calibri" w:cs="Arial"/>
          <w:b/>
          <w:sz w:val="28"/>
          <w:szCs w:val="28"/>
          <w:vertAlign w:val="superscript"/>
          <w:lang w:val="en-GB"/>
        </w:rPr>
        <w:t>ST</w:t>
      </w:r>
      <w:r w:rsidRPr="00C44265">
        <w:rPr>
          <w:rFonts w:ascii="Calibri" w:eastAsia="Times New Roman" w:hAnsi="Calibri" w:cs="Arial"/>
          <w:b/>
          <w:sz w:val="28"/>
          <w:szCs w:val="28"/>
          <w:lang w:val="en-GB"/>
        </w:rPr>
        <w:t xml:space="preserve"> APPLICANT</w:t>
      </w:r>
    </w:p>
    <w:p w14:paraId="1A5D9318"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PPPPPPPPPPPPPPPPP.....................................................…….2</w:t>
      </w:r>
      <w:r w:rsidRPr="00C44265">
        <w:rPr>
          <w:rFonts w:ascii="Calibri" w:eastAsia="Times New Roman" w:hAnsi="Calibri" w:cs="Arial"/>
          <w:b/>
          <w:sz w:val="28"/>
          <w:szCs w:val="28"/>
          <w:vertAlign w:val="superscript"/>
          <w:lang w:val="en-GB"/>
        </w:rPr>
        <w:t xml:space="preserve">ND </w:t>
      </w:r>
      <w:r w:rsidRPr="00C44265">
        <w:rPr>
          <w:rFonts w:ascii="Calibri" w:eastAsia="Times New Roman" w:hAnsi="Calibri" w:cs="Arial"/>
          <w:b/>
          <w:sz w:val="28"/>
          <w:szCs w:val="28"/>
          <w:lang w:val="en-GB"/>
        </w:rPr>
        <w:t xml:space="preserve">APPLICANT </w:t>
      </w:r>
    </w:p>
    <w:p w14:paraId="12E0C209" w14:textId="77777777" w:rsidR="00C44265" w:rsidRPr="00C44265" w:rsidRDefault="00C44265" w:rsidP="00C44265">
      <w:pPr>
        <w:spacing w:after="0" w:line="240" w:lineRule="auto"/>
        <w:jc w:val="both"/>
        <w:rPr>
          <w:rFonts w:ascii="Calibri" w:eastAsia="Times New Roman" w:hAnsi="Calibri" w:cs="Arial"/>
          <w:b/>
          <w:sz w:val="28"/>
          <w:szCs w:val="28"/>
        </w:rPr>
      </w:pPr>
    </w:p>
    <w:p w14:paraId="53807D3A" w14:textId="77777777" w:rsidR="00C44265" w:rsidRPr="00C44265" w:rsidRDefault="00C44265" w:rsidP="00664A0A">
      <w:pPr>
        <w:keepNext/>
        <w:numPr>
          <w:ilvl w:val="0"/>
          <w:numId w:val="32"/>
        </w:numPr>
        <w:tabs>
          <w:tab w:val="num" w:pos="360"/>
        </w:tabs>
        <w:spacing w:after="0" w:line="240" w:lineRule="auto"/>
        <w:ind w:firstLine="720"/>
        <w:jc w:val="center"/>
        <w:outlineLvl w:val="1"/>
        <w:rPr>
          <w:rFonts w:ascii="Calibri" w:eastAsia="Times New Roman" w:hAnsi="Calibri" w:cs="Arial"/>
          <w:b/>
          <w:sz w:val="28"/>
          <w:szCs w:val="28"/>
        </w:rPr>
      </w:pPr>
      <w:r w:rsidRPr="00C44265">
        <w:rPr>
          <w:rFonts w:ascii="Calibri" w:eastAsia="Times New Roman" w:hAnsi="Calibri" w:cs="Arial"/>
          <w:b/>
          <w:sz w:val="28"/>
          <w:szCs w:val="28"/>
        </w:rPr>
        <w:t>VERSUS</w:t>
      </w:r>
    </w:p>
    <w:p w14:paraId="03510F7D" w14:textId="77777777" w:rsidR="00C44265" w:rsidRPr="00C44265" w:rsidRDefault="00C44265" w:rsidP="00C44265">
      <w:pPr>
        <w:spacing w:after="0" w:line="240" w:lineRule="auto"/>
        <w:ind w:firstLine="720"/>
        <w:jc w:val="center"/>
        <w:rPr>
          <w:rFonts w:ascii="Calibri" w:eastAsia="Times New Roman" w:hAnsi="Calibri" w:cs="Arial"/>
          <w:b/>
          <w:sz w:val="28"/>
          <w:szCs w:val="28"/>
        </w:rPr>
      </w:pPr>
    </w:p>
    <w:p w14:paraId="57CBD3B9" w14:textId="77777777"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THE ATTORNEY GENERAL……..........................................1</w:t>
      </w:r>
      <w:r w:rsidRPr="00C44265">
        <w:rPr>
          <w:rFonts w:ascii="Calibri" w:eastAsia="Times New Roman" w:hAnsi="Calibri" w:cs="Arial"/>
          <w:b/>
          <w:sz w:val="28"/>
          <w:szCs w:val="28"/>
          <w:vertAlign w:val="superscript"/>
          <w:lang w:val="en-GB"/>
        </w:rPr>
        <w:t xml:space="preserve">ST </w:t>
      </w:r>
      <w:r w:rsidRPr="00C44265">
        <w:rPr>
          <w:rFonts w:ascii="Calibri" w:eastAsia="Times New Roman" w:hAnsi="Calibri" w:cs="Arial"/>
          <w:b/>
          <w:sz w:val="28"/>
          <w:szCs w:val="28"/>
          <w:lang w:val="en-GB"/>
        </w:rPr>
        <w:t>RESPONDENT</w:t>
      </w:r>
    </w:p>
    <w:p w14:paraId="41864B95" w14:textId="77777777" w:rsidR="00C44265" w:rsidRPr="00C44265" w:rsidRDefault="00C44265" w:rsidP="00C44265">
      <w:pPr>
        <w:spacing w:after="0" w:line="240" w:lineRule="auto"/>
        <w:rPr>
          <w:rFonts w:ascii="Calibri" w:eastAsia="Times New Roman" w:hAnsi="Calibri" w:cs="Arial"/>
          <w:b/>
          <w:sz w:val="28"/>
          <w:szCs w:val="28"/>
        </w:rPr>
      </w:pPr>
    </w:p>
    <w:p w14:paraId="580E68C5" w14:textId="77777777" w:rsidR="00C44265" w:rsidRPr="00C44265" w:rsidRDefault="00C44265" w:rsidP="00C44265">
      <w:pPr>
        <w:spacing w:after="0" w:line="240" w:lineRule="auto"/>
        <w:rPr>
          <w:rFonts w:ascii="Calibri" w:eastAsia="Times New Roman" w:hAnsi="Calibri" w:cs="Arial"/>
          <w:b/>
          <w:sz w:val="28"/>
          <w:szCs w:val="28"/>
        </w:rPr>
      </w:pPr>
      <w:r w:rsidRPr="00C44265">
        <w:rPr>
          <w:rFonts w:ascii="Calibri" w:eastAsia="Times New Roman" w:hAnsi="Calibri" w:cs="Arial"/>
          <w:b/>
          <w:sz w:val="28"/>
          <w:szCs w:val="28"/>
        </w:rPr>
        <w:t>NNN KENYA LIMITED..................……....…..........................2</w:t>
      </w:r>
      <w:r w:rsidRPr="00C44265">
        <w:rPr>
          <w:rFonts w:ascii="Calibri" w:eastAsia="Times New Roman" w:hAnsi="Calibri" w:cs="Arial"/>
          <w:b/>
          <w:sz w:val="28"/>
          <w:szCs w:val="28"/>
          <w:vertAlign w:val="superscript"/>
        </w:rPr>
        <w:t xml:space="preserve">ND </w:t>
      </w:r>
      <w:r w:rsidRPr="00C44265">
        <w:rPr>
          <w:rFonts w:ascii="Calibri" w:eastAsia="Times New Roman" w:hAnsi="Calibri" w:cs="Arial"/>
          <w:b/>
          <w:sz w:val="28"/>
          <w:szCs w:val="28"/>
        </w:rPr>
        <w:t>RESPONDENT</w:t>
      </w:r>
    </w:p>
    <w:p w14:paraId="3BD63F02" w14:textId="77777777" w:rsidR="00C44265" w:rsidRPr="00C44265" w:rsidRDefault="00C44265" w:rsidP="00C44265">
      <w:pPr>
        <w:spacing w:after="0" w:line="240" w:lineRule="auto"/>
        <w:rPr>
          <w:rFonts w:ascii="Calibri" w:eastAsia="Times New Roman" w:hAnsi="Calibri" w:cs="Arial"/>
          <w:sz w:val="28"/>
          <w:szCs w:val="28"/>
        </w:rPr>
      </w:pPr>
    </w:p>
    <w:p w14:paraId="253C09B8" w14:textId="77777777" w:rsidR="00C44265" w:rsidRPr="00C44265" w:rsidRDefault="00C44265" w:rsidP="00C44265">
      <w:pPr>
        <w:spacing w:after="0" w:line="240" w:lineRule="auto"/>
        <w:rPr>
          <w:rFonts w:ascii="Calibri" w:eastAsia="Times New Roman" w:hAnsi="Calibri" w:cs="Arial"/>
          <w:sz w:val="28"/>
          <w:szCs w:val="28"/>
        </w:rPr>
      </w:pPr>
    </w:p>
    <w:p w14:paraId="0B4D9118" w14:textId="77777777"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rPr>
        <w:lastRenderedPageBreak/>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p>
    <w:p w14:paraId="39C3F081" w14:textId="77777777" w:rsidR="00C44265" w:rsidRPr="00C44265" w:rsidRDefault="00C44265" w:rsidP="00C44265">
      <w:pPr>
        <w:spacing w:after="0" w:line="240" w:lineRule="auto"/>
        <w:ind w:firstLine="720"/>
        <w:jc w:val="center"/>
        <w:rPr>
          <w:rFonts w:ascii="Calibri" w:eastAsia="Times New Roman" w:hAnsi="Calibri" w:cs="Arial"/>
          <w:b/>
          <w:sz w:val="28"/>
          <w:szCs w:val="28"/>
          <w:u w:val="single"/>
        </w:rPr>
      </w:pPr>
    </w:p>
    <w:p w14:paraId="2CEE53D7" w14:textId="77777777" w:rsidR="00C44265" w:rsidRPr="00C44265" w:rsidRDefault="00C44265" w:rsidP="00C44265">
      <w:pPr>
        <w:spacing w:after="0" w:line="240" w:lineRule="auto"/>
        <w:ind w:firstLine="720"/>
        <w:jc w:val="center"/>
        <w:rPr>
          <w:rFonts w:ascii="Calibri" w:eastAsia="Times New Roman" w:hAnsi="Calibri" w:cs="Arial"/>
          <w:b/>
          <w:sz w:val="28"/>
          <w:szCs w:val="28"/>
          <w:u w:val="single"/>
        </w:rPr>
      </w:pPr>
    </w:p>
    <w:p w14:paraId="4E1323D0" w14:textId="77777777" w:rsidR="00C44265" w:rsidRPr="00C44265" w:rsidRDefault="00C44265" w:rsidP="00C44265">
      <w:pPr>
        <w:spacing w:after="0" w:line="360" w:lineRule="auto"/>
        <w:jc w:val="center"/>
        <w:rPr>
          <w:rFonts w:ascii="Calibri" w:eastAsia="Times New Roman" w:hAnsi="Calibri" w:cs="Arial"/>
          <w:b/>
          <w:sz w:val="28"/>
          <w:szCs w:val="28"/>
        </w:rPr>
      </w:pPr>
      <w:r w:rsidRPr="00C44265">
        <w:rPr>
          <w:rFonts w:ascii="Calibri" w:eastAsia="Times New Roman" w:hAnsi="Calibri" w:cs="Arial"/>
          <w:b/>
          <w:sz w:val="28"/>
          <w:szCs w:val="28"/>
          <w:u w:val="single"/>
        </w:rPr>
        <w:t>MEMORANDUM OF APPEAL</w:t>
      </w:r>
      <w:r w:rsidRPr="00C44265">
        <w:rPr>
          <w:rFonts w:ascii="Calibri" w:eastAsia="Times New Roman" w:hAnsi="Calibri" w:cs="Arial"/>
          <w:b/>
          <w:sz w:val="28"/>
          <w:szCs w:val="28"/>
          <w:u w:val="single"/>
        </w:rPr>
        <w:cr/>
      </w:r>
    </w:p>
    <w:p w14:paraId="4F51D20E" w14:textId="77777777"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Appellant above-named appeals to the Court of Appeal against the entire Judgement above-mentioned on the following GROUNDS inter alia, namely:-</w:t>
      </w:r>
    </w:p>
    <w:p w14:paraId="10F447B8" w14:textId="77777777" w:rsidR="00C44265" w:rsidRPr="00C44265" w:rsidRDefault="00C44265" w:rsidP="00C44265">
      <w:pPr>
        <w:spacing w:after="0" w:line="360" w:lineRule="auto"/>
        <w:jc w:val="both"/>
        <w:rPr>
          <w:rFonts w:ascii="Calibri" w:eastAsia="Times New Roman" w:hAnsi="Calibri" w:cs="Arial"/>
          <w:sz w:val="28"/>
          <w:szCs w:val="28"/>
        </w:rPr>
      </w:pPr>
    </w:p>
    <w:p w14:paraId="06700F27"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finding that the predominant purpose behind the institution of Criminal proceedings on 1</w:t>
      </w:r>
      <w:r w:rsidRPr="00C44265">
        <w:rPr>
          <w:rFonts w:ascii="Calibri" w:eastAsia="Times New Roman" w:hAnsi="Calibri" w:cs="Arial"/>
          <w:sz w:val="28"/>
          <w:szCs w:val="28"/>
          <w:vertAlign w:val="superscript"/>
        </w:rPr>
        <w:t>st</w:t>
      </w:r>
      <w:r w:rsidRPr="00C44265">
        <w:rPr>
          <w:rFonts w:ascii="Calibri" w:eastAsia="Times New Roman" w:hAnsi="Calibri" w:cs="Arial"/>
          <w:sz w:val="28"/>
          <w:szCs w:val="28"/>
        </w:rPr>
        <w:t xml:space="preserve"> February, 2000 against the Applicants/Respondents (hereinafter collectively referred to as “the Respondents”) was to put pressure on them to pay the claims of NN and to prevent them from continuing with their civil suits.</w:t>
      </w:r>
    </w:p>
    <w:p w14:paraId="1401EC37" w14:textId="77777777" w:rsidR="00C44265" w:rsidRPr="00C44265" w:rsidRDefault="00C44265" w:rsidP="00C44265">
      <w:pPr>
        <w:spacing w:after="0" w:line="360" w:lineRule="auto"/>
        <w:jc w:val="both"/>
        <w:rPr>
          <w:rFonts w:ascii="Calibri" w:eastAsia="Times New Roman" w:hAnsi="Calibri" w:cs="Arial"/>
          <w:sz w:val="28"/>
          <w:szCs w:val="28"/>
        </w:rPr>
      </w:pPr>
    </w:p>
    <w:p w14:paraId="28CFB16E"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making a finding that the Attorney General did not exercise the power enshrined in section 26 of the constitution in a quasi-judicial manner.</w:t>
      </w:r>
    </w:p>
    <w:p w14:paraId="42D68C52" w14:textId="77777777" w:rsidR="00C44265" w:rsidRPr="00C44265" w:rsidRDefault="00C44265" w:rsidP="00C44265">
      <w:pPr>
        <w:spacing w:after="0" w:line="360" w:lineRule="auto"/>
        <w:jc w:val="both"/>
        <w:rPr>
          <w:rFonts w:ascii="Calibri" w:eastAsia="Times New Roman" w:hAnsi="Calibri" w:cs="Arial"/>
          <w:sz w:val="28"/>
          <w:szCs w:val="28"/>
        </w:rPr>
      </w:pPr>
    </w:p>
    <w:p w14:paraId="3BD20AF1"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law and in fact in making a declaration that the institution and maintenance of the Chief Magistrates Nairobi Criminal Case No. ,,,,, of 2000 against MMMM and PPP on 2</w:t>
      </w:r>
      <w:r w:rsidRPr="00C44265">
        <w:rPr>
          <w:rFonts w:ascii="Calibri" w:eastAsia="Times New Roman" w:hAnsi="Calibri" w:cs="Arial"/>
          <w:sz w:val="28"/>
          <w:szCs w:val="28"/>
          <w:vertAlign w:val="superscript"/>
        </w:rPr>
        <w:t>nd</w:t>
      </w:r>
      <w:r w:rsidRPr="00C44265">
        <w:rPr>
          <w:rFonts w:ascii="Calibri" w:eastAsia="Times New Roman" w:hAnsi="Calibri" w:cs="Arial"/>
          <w:sz w:val="28"/>
          <w:szCs w:val="28"/>
        </w:rPr>
        <w:t xml:space="preserve"> February 200….. upon the complaint of NNN Kenya Limited was and is for the purposes of exerting pressure on the applicants/ respondents to pay NN Kenya Limited a sum of K.Shs 99,563,416/= which is disputed by them.</w:t>
      </w:r>
    </w:p>
    <w:p w14:paraId="03FAA1A3" w14:textId="77777777" w:rsidR="00C44265" w:rsidRPr="00C44265" w:rsidRDefault="00C44265" w:rsidP="00C44265">
      <w:pPr>
        <w:spacing w:after="0" w:line="360" w:lineRule="auto"/>
        <w:jc w:val="both"/>
        <w:rPr>
          <w:rFonts w:ascii="Calibri" w:eastAsia="Times New Roman" w:hAnsi="Calibri" w:cs="Arial"/>
          <w:sz w:val="28"/>
          <w:szCs w:val="28"/>
        </w:rPr>
      </w:pPr>
    </w:p>
    <w:p w14:paraId="411794C6"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lastRenderedPageBreak/>
        <w:t>The Learned Judge erred in law and in fact in making a declaration that the institution, prosecution and maintenance of the aforesaid criminal case is an abuse of the criminal process of the Court and is arbitrary and a contravention of the said applicants’ rights under section 82 of the constitution.</w:t>
      </w:r>
    </w:p>
    <w:p w14:paraId="40B3505D" w14:textId="77777777" w:rsidR="00C44265" w:rsidRPr="00C44265" w:rsidRDefault="00C44265" w:rsidP="00C44265">
      <w:pPr>
        <w:spacing w:after="0" w:line="360" w:lineRule="auto"/>
        <w:jc w:val="both"/>
        <w:rPr>
          <w:rFonts w:ascii="Calibri" w:eastAsia="Times New Roman" w:hAnsi="Calibri" w:cs="Arial"/>
          <w:sz w:val="28"/>
          <w:szCs w:val="28"/>
        </w:rPr>
      </w:pPr>
    </w:p>
    <w:p w14:paraId="3A1ED0DC"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and in law by ordering that the proceedings in the Chief Magistrate’s Case No. ,,,,,, of 2000 be permanently stayed and further that the Chief Magistrate Nairobi or any other Magistrate be prohibited from hearing and determining the said case.</w:t>
      </w:r>
    </w:p>
    <w:p w14:paraId="4B3F4FED" w14:textId="77777777" w:rsidR="00C44265" w:rsidRPr="00C44265" w:rsidRDefault="00C44265" w:rsidP="00C44265">
      <w:pPr>
        <w:spacing w:after="0" w:line="360" w:lineRule="auto"/>
        <w:jc w:val="both"/>
        <w:rPr>
          <w:rFonts w:ascii="Calibri" w:eastAsia="Times New Roman" w:hAnsi="Calibri" w:cs="Arial"/>
          <w:sz w:val="28"/>
          <w:szCs w:val="28"/>
        </w:rPr>
      </w:pPr>
    </w:p>
    <w:p w14:paraId="56EA264A"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Having conceded that it may be true that in isolation, the transactions between 12</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and 15</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September, 19….. could raise a reasonable belief of committal of criminal offences, the Learned Judge failed to make a finding that indeed a criminal offence, that of obtaining by false pretence had indeed been committed on the said dates pursuant to which the Appellant made a complaint to the Police.</w:t>
      </w:r>
    </w:p>
    <w:p w14:paraId="6FCBD400" w14:textId="77777777" w:rsidR="00C44265" w:rsidRPr="00C44265" w:rsidRDefault="00C44265" w:rsidP="00C44265">
      <w:pPr>
        <w:spacing w:after="0" w:line="360" w:lineRule="auto"/>
        <w:jc w:val="both"/>
        <w:rPr>
          <w:rFonts w:ascii="Calibri" w:eastAsia="Times New Roman" w:hAnsi="Calibri" w:cs="Arial"/>
          <w:sz w:val="28"/>
          <w:szCs w:val="28"/>
        </w:rPr>
      </w:pPr>
    </w:p>
    <w:p w14:paraId="7990EC26"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by upholding Mrs. MM evidence that the terms of payment between the parties was “Cash on delivery” despite the evidence of Mr. KKK both oral and by way of affidavit that the terms of trade was “Cash on order”.</w:t>
      </w:r>
    </w:p>
    <w:p w14:paraId="47C05A3A" w14:textId="77777777" w:rsidR="00C44265" w:rsidRPr="00C44265" w:rsidRDefault="00C44265" w:rsidP="00C44265">
      <w:pPr>
        <w:spacing w:after="0" w:line="360" w:lineRule="auto"/>
        <w:jc w:val="both"/>
        <w:rPr>
          <w:rFonts w:ascii="Calibri" w:eastAsia="Times New Roman" w:hAnsi="Calibri" w:cs="Arial"/>
          <w:sz w:val="28"/>
          <w:szCs w:val="28"/>
        </w:rPr>
      </w:pPr>
    </w:p>
    <w:p w14:paraId="3952369E"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Having accepted the evidence of Mrs MMM that she stopped the payments of the subject cheques  “believing that NN would come around to give her a full account of money owed by both parties”, the  Learned Judge erred in fact in </w:t>
      </w:r>
      <w:r w:rsidRPr="00C44265">
        <w:rPr>
          <w:rFonts w:ascii="Calibri" w:eastAsia="Times New Roman" w:hAnsi="Calibri" w:cs="Arial"/>
          <w:sz w:val="28"/>
          <w:szCs w:val="28"/>
        </w:rPr>
        <w:lastRenderedPageBreak/>
        <w:t>failing to find that the Respondents had in fact lifted products for the value of the said cheques that she had stopped and that she had continued to do so even after she knew that   she had stopped payment of said cheques a fact unknown to the 2</w:t>
      </w:r>
      <w:r w:rsidRPr="00C44265">
        <w:rPr>
          <w:rFonts w:ascii="Calibri" w:eastAsia="Times New Roman" w:hAnsi="Calibri" w:cs="Arial"/>
          <w:sz w:val="28"/>
          <w:szCs w:val="28"/>
          <w:vertAlign w:val="superscript"/>
        </w:rPr>
        <w:t>nd</w:t>
      </w:r>
      <w:r w:rsidRPr="00C44265">
        <w:rPr>
          <w:rFonts w:ascii="Calibri" w:eastAsia="Times New Roman" w:hAnsi="Calibri" w:cs="Arial"/>
          <w:sz w:val="28"/>
          <w:szCs w:val="28"/>
        </w:rPr>
        <w:t xml:space="preserve"> Respondent/Applicant.</w:t>
      </w:r>
    </w:p>
    <w:p w14:paraId="2206132F" w14:textId="77777777" w:rsidR="00C44265" w:rsidRPr="00C44265" w:rsidRDefault="00C44265" w:rsidP="00C44265">
      <w:pPr>
        <w:spacing w:after="0" w:line="360" w:lineRule="auto"/>
        <w:jc w:val="both"/>
        <w:rPr>
          <w:rFonts w:ascii="Calibri" w:eastAsia="Times New Roman" w:hAnsi="Calibri" w:cs="Arial"/>
          <w:sz w:val="28"/>
          <w:szCs w:val="28"/>
        </w:rPr>
      </w:pPr>
    </w:p>
    <w:p w14:paraId="5E1AA5FF"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Having satisfied herself that indeed some form of dispute existed between the parties and having had the benefit of listening to Mr. KKK evidence on behalf of the Appellant, the Learned Judge erred in fact in failing to find that in those circumstances, it was doubtful that NN Kenya would indeed have continued to sell petroleum products to the Respondents on credit. </w:t>
      </w:r>
    </w:p>
    <w:p w14:paraId="3F5F231E" w14:textId="77777777" w:rsidR="00C44265" w:rsidRPr="00C44265" w:rsidRDefault="00C44265" w:rsidP="00C44265">
      <w:pPr>
        <w:spacing w:after="0" w:line="360" w:lineRule="auto"/>
        <w:jc w:val="both"/>
        <w:rPr>
          <w:rFonts w:ascii="Calibri" w:eastAsia="Times New Roman" w:hAnsi="Calibri" w:cs="Arial"/>
          <w:sz w:val="28"/>
          <w:szCs w:val="28"/>
        </w:rPr>
      </w:pPr>
    </w:p>
    <w:p w14:paraId="3FD31CED"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The Learned Judge failed in the circumstances that the Appellant must have relied on the said Cheques as value for money before it authorised the release of its products to the Respondents from its depot. </w:t>
      </w:r>
    </w:p>
    <w:p w14:paraId="21098093" w14:textId="77777777" w:rsidR="00C44265" w:rsidRPr="00C44265" w:rsidRDefault="00C44265" w:rsidP="00C44265">
      <w:pPr>
        <w:spacing w:after="0" w:line="360" w:lineRule="auto"/>
        <w:jc w:val="both"/>
        <w:rPr>
          <w:rFonts w:ascii="Calibri" w:eastAsia="Times New Roman" w:hAnsi="Calibri" w:cs="Arial"/>
          <w:sz w:val="28"/>
          <w:szCs w:val="28"/>
        </w:rPr>
      </w:pPr>
    </w:p>
    <w:p w14:paraId="04963E07"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failing to find that if in fact the evidence of Mrs MMM was to be believed i.e, that the terms of trade was “cash on order”, then it was not necessary for her to leave blank signed cheques with the Appellant as opposed to going with the said cheques to the Appellants offices and writing out a cheque for the value of the products collected every day.</w:t>
      </w:r>
    </w:p>
    <w:p w14:paraId="12D655FB" w14:textId="77777777" w:rsidR="00C44265" w:rsidRPr="00C44265" w:rsidRDefault="00C44265" w:rsidP="00C44265">
      <w:pPr>
        <w:spacing w:after="0" w:line="360" w:lineRule="auto"/>
        <w:jc w:val="both"/>
        <w:rPr>
          <w:rFonts w:ascii="Calibri" w:eastAsia="Times New Roman" w:hAnsi="Calibri" w:cs="Arial"/>
          <w:sz w:val="28"/>
          <w:szCs w:val="28"/>
        </w:rPr>
      </w:pPr>
    </w:p>
    <w:p w14:paraId="43AD43F1"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failing to make a finding that if indeed the MMM had no knowledge of the other three cheques which they claimed were fraudulently filled in by the Appellant,  they have never made a formal complaint to the Police in respect of the alleged fraud.</w:t>
      </w:r>
    </w:p>
    <w:p w14:paraId="69145282" w14:textId="77777777" w:rsidR="00C44265" w:rsidRPr="00C44265" w:rsidRDefault="00C44265" w:rsidP="00C44265">
      <w:pPr>
        <w:spacing w:after="0" w:line="360" w:lineRule="auto"/>
        <w:jc w:val="both"/>
        <w:rPr>
          <w:rFonts w:ascii="Calibri" w:eastAsia="Times New Roman" w:hAnsi="Calibri" w:cs="Arial"/>
          <w:sz w:val="28"/>
          <w:szCs w:val="28"/>
        </w:rPr>
      </w:pPr>
    </w:p>
    <w:p w14:paraId="4BAE3CE3" w14:textId="77777777" w:rsidR="00C44265" w:rsidRPr="00C44265" w:rsidRDefault="00C44265" w:rsidP="00C44265">
      <w:pPr>
        <w:spacing w:after="0" w:line="360" w:lineRule="auto"/>
        <w:jc w:val="both"/>
        <w:rPr>
          <w:rFonts w:ascii="Calibri" w:eastAsia="Times New Roman" w:hAnsi="Calibri" w:cs="Arial"/>
          <w:sz w:val="28"/>
          <w:szCs w:val="28"/>
        </w:rPr>
      </w:pPr>
    </w:p>
    <w:p w14:paraId="7662AD5F"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By satisfying herself that the subject matters of the counter-claim filed by the Appellant  in the civil suit filed by the Respondents is the same which are used in the charge sheet of the criminal proceedings, the Learned Judge failed to appreciate the submissions made on behalf of the Appellant  relating to the sequence of events prior to the filing of the said suits and the subject Notice of Motion from which this Appeal lies in that, the complaint by the Appellant was made on 7</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199,, way  before the Respondents filed the civil suits.</w:t>
      </w:r>
    </w:p>
    <w:p w14:paraId="42A21EB5" w14:textId="77777777" w:rsidR="00C44265" w:rsidRPr="00C44265" w:rsidRDefault="00C44265" w:rsidP="00C44265">
      <w:pPr>
        <w:spacing w:after="0" w:line="360" w:lineRule="auto"/>
        <w:jc w:val="both"/>
        <w:rPr>
          <w:rFonts w:ascii="Calibri" w:eastAsia="Times New Roman" w:hAnsi="Calibri" w:cs="Arial"/>
          <w:sz w:val="28"/>
          <w:szCs w:val="28"/>
        </w:rPr>
      </w:pPr>
    </w:p>
    <w:p w14:paraId="6080CFB5"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failed to appreciate that the suit having been commenced by the Respondents,  the Appellant was compelled in the circumstances and therefore obliged to file not only a Defence but also a Counterclaim within the time prescribed by the civil  procedure rules and to include the amounts of the subject cheques for which by the Appellants had by their own admission, collected products for the value thereof.</w:t>
      </w:r>
    </w:p>
    <w:p w14:paraId="48AD374F" w14:textId="77777777" w:rsidR="00C44265" w:rsidRPr="00C44265" w:rsidRDefault="00C44265" w:rsidP="00C44265">
      <w:pPr>
        <w:spacing w:after="0" w:line="360" w:lineRule="auto"/>
        <w:jc w:val="both"/>
        <w:rPr>
          <w:rFonts w:ascii="Calibri" w:eastAsia="Times New Roman" w:hAnsi="Calibri" w:cs="Arial"/>
          <w:sz w:val="28"/>
          <w:szCs w:val="28"/>
        </w:rPr>
      </w:pPr>
    </w:p>
    <w:p w14:paraId="382FA266"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In the circumstances, the Learned Judge erred in fact in finding that the filing of the Civil suits by the Respondents definitely hampered the Appellant from realizing its claim from the Respondents suggesting that the Appellants resorted to exerting pressure on the Respondents to pay the amounts due to it by the Respondent. </w:t>
      </w:r>
    </w:p>
    <w:p w14:paraId="1675EE96" w14:textId="77777777" w:rsidR="00C44265" w:rsidRPr="00C44265" w:rsidRDefault="00C44265" w:rsidP="00C44265">
      <w:pPr>
        <w:spacing w:after="0" w:line="360" w:lineRule="auto"/>
        <w:jc w:val="both"/>
        <w:rPr>
          <w:rFonts w:ascii="Calibri" w:eastAsia="Times New Roman" w:hAnsi="Calibri" w:cs="Arial"/>
          <w:sz w:val="28"/>
          <w:szCs w:val="28"/>
        </w:rPr>
      </w:pPr>
    </w:p>
    <w:p w14:paraId="454EA791"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That the Learned Judge erred in fact in failing to appreciate that the fact that the Appellant had filed a counter-claim which included the value of the subject </w:t>
      </w:r>
      <w:r w:rsidRPr="00C44265">
        <w:rPr>
          <w:rFonts w:ascii="Calibri" w:eastAsia="Times New Roman" w:hAnsi="Calibri" w:cs="Arial"/>
          <w:sz w:val="28"/>
          <w:szCs w:val="28"/>
        </w:rPr>
        <w:lastRenderedPageBreak/>
        <w:t xml:space="preserve">five cheques did not in any way  change the manner in which NN came to be owed the amounts thereof by the Respondents.      </w:t>
      </w:r>
    </w:p>
    <w:p w14:paraId="757F2C8E" w14:textId="77777777" w:rsidR="00C44265" w:rsidRPr="00C44265" w:rsidRDefault="00C44265" w:rsidP="00C44265">
      <w:pPr>
        <w:spacing w:after="0" w:line="360" w:lineRule="auto"/>
        <w:jc w:val="both"/>
        <w:rPr>
          <w:rFonts w:ascii="Calibri" w:eastAsia="Times New Roman" w:hAnsi="Calibri" w:cs="Arial"/>
          <w:sz w:val="28"/>
          <w:szCs w:val="28"/>
        </w:rPr>
      </w:pPr>
    </w:p>
    <w:p w14:paraId="2ADD3D59"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Having made a finding that the Investigating Officer did not properly investigate the case, the Learned Judge erred in Law in ordering that only NN Kenya do pay the Applicants/Respondents costs when the original Application was in fact made against the Attorney General who is an independent party from the Appellants herein. </w:t>
      </w:r>
    </w:p>
    <w:p w14:paraId="04873941" w14:textId="77777777" w:rsidR="00C44265" w:rsidRPr="00C44265" w:rsidRDefault="00C44265" w:rsidP="00C44265">
      <w:pPr>
        <w:spacing w:after="0" w:line="360" w:lineRule="auto"/>
        <w:jc w:val="both"/>
        <w:rPr>
          <w:rFonts w:ascii="Calibri" w:eastAsia="Times New Roman" w:hAnsi="Calibri" w:cs="Arial"/>
          <w:sz w:val="28"/>
          <w:szCs w:val="28"/>
        </w:rPr>
      </w:pPr>
    </w:p>
    <w:p w14:paraId="52AC35C0" w14:textId="77777777"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In view of the circumstances set out herein above, the Learned Judge totally misdirected herself in delivering Judgement in favour of the Respondents by failing to consider and appreciate the evidence on record tendered on behalf of the Appellant.</w:t>
      </w:r>
    </w:p>
    <w:p w14:paraId="3396D700" w14:textId="77777777"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  </w:t>
      </w:r>
      <w:r w:rsidRPr="00C44265">
        <w:rPr>
          <w:rFonts w:ascii="Calibri" w:eastAsia="Times New Roman" w:hAnsi="Calibri" w:cs="Arial"/>
          <w:sz w:val="28"/>
          <w:szCs w:val="28"/>
        </w:rPr>
        <w:cr/>
        <w:t xml:space="preserve">It is proposed to ask the Court </w:t>
      </w:r>
      <w:r w:rsidRPr="00C44265">
        <w:rPr>
          <w:rFonts w:ascii="Calibri" w:eastAsia="Times New Roman" w:hAnsi="Calibri" w:cs="Arial"/>
          <w:b/>
          <w:sz w:val="28"/>
          <w:szCs w:val="28"/>
          <w:u w:val="single"/>
        </w:rPr>
        <w:t>FOR ORDERS THAT:-</w:t>
      </w:r>
      <w:r w:rsidRPr="00C44265">
        <w:rPr>
          <w:rFonts w:ascii="Calibri" w:eastAsia="Times New Roman" w:hAnsi="Calibri" w:cs="Arial"/>
          <w:sz w:val="28"/>
          <w:szCs w:val="28"/>
        </w:rPr>
        <w:cr/>
      </w:r>
      <w:r w:rsidRPr="00C44265">
        <w:rPr>
          <w:rFonts w:ascii="Calibri" w:eastAsia="Times New Roman" w:hAnsi="Calibri" w:cs="Arial"/>
          <w:sz w:val="28"/>
          <w:szCs w:val="28"/>
        </w:rPr>
        <w:cr/>
        <w:t>The Appeal be allowed and a declaration be made to the extent that the Appellant properly made a complaint to the police on 7</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 1999 believing that an offence had been committed against it in the period between 12</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and 15</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September 199…. </w:t>
      </w:r>
    </w:p>
    <w:p w14:paraId="3CC2E315" w14:textId="77777777" w:rsidR="00C44265" w:rsidRPr="00C44265" w:rsidRDefault="00C44265" w:rsidP="00C44265">
      <w:pPr>
        <w:spacing w:after="0" w:line="360" w:lineRule="auto"/>
        <w:jc w:val="both"/>
        <w:rPr>
          <w:rFonts w:ascii="Calibri" w:eastAsia="Times New Roman" w:hAnsi="Calibri" w:cs="Arial"/>
          <w:sz w:val="28"/>
          <w:szCs w:val="28"/>
        </w:rPr>
      </w:pPr>
    </w:p>
    <w:p w14:paraId="1B8E6C6E" w14:textId="77777777"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In the result the orders made by the Learned Judge be set aside.</w:t>
      </w:r>
    </w:p>
    <w:p w14:paraId="41E27C98" w14:textId="77777777" w:rsidR="00C44265" w:rsidRPr="00C44265" w:rsidRDefault="00C44265" w:rsidP="00C44265">
      <w:pPr>
        <w:spacing w:after="0" w:line="360" w:lineRule="auto"/>
        <w:jc w:val="both"/>
        <w:rPr>
          <w:rFonts w:ascii="Calibri" w:eastAsia="Times New Roman" w:hAnsi="Calibri" w:cs="Arial"/>
          <w:sz w:val="28"/>
          <w:szCs w:val="28"/>
        </w:rPr>
      </w:pPr>
    </w:p>
    <w:p w14:paraId="28D2BBBF" w14:textId="77777777"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The costs of the Appeal be granted to the Appellant against the Respondent. </w:t>
      </w:r>
    </w:p>
    <w:p w14:paraId="377950C6" w14:textId="77777777" w:rsidR="00C44265" w:rsidRPr="00C44265" w:rsidRDefault="00C44265" w:rsidP="00C44265">
      <w:pPr>
        <w:spacing w:after="0" w:line="240" w:lineRule="auto"/>
        <w:rPr>
          <w:rFonts w:ascii="Calibri" w:eastAsia="Times New Roman" w:hAnsi="Calibri" w:cs="Arial"/>
          <w:sz w:val="28"/>
          <w:szCs w:val="28"/>
        </w:rPr>
      </w:pPr>
    </w:p>
    <w:p w14:paraId="441C9339"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b/>
          <w:sz w:val="28"/>
          <w:szCs w:val="28"/>
          <w:u w:val="single"/>
        </w:rPr>
        <w:lastRenderedPageBreak/>
        <w:t>DATED</w:t>
      </w:r>
      <w:r w:rsidRPr="00C44265">
        <w:rPr>
          <w:rFonts w:ascii="Calibri" w:eastAsia="Times New Roman" w:hAnsi="Calibri" w:cs="Arial"/>
          <w:sz w:val="28"/>
          <w:szCs w:val="28"/>
        </w:rPr>
        <w:t xml:space="preserve"> at Nairobi this </w:t>
      </w:r>
      <w:r w:rsidRPr="00C44265">
        <w:rPr>
          <w:rFonts w:ascii="Calibri" w:eastAsia="Times New Roman" w:hAnsi="Calibri" w:cs="Arial"/>
          <w:sz w:val="28"/>
          <w:szCs w:val="28"/>
        </w:rPr>
        <w:tab/>
      </w:r>
      <w:r w:rsidRPr="00C44265">
        <w:rPr>
          <w:rFonts w:ascii="Calibri" w:eastAsia="Times New Roman" w:hAnsi="Calibri" w:cs="Arial"/>
          <w:sz w:val="28"/>
          <w:szCs w:val="28"/>
        </w:rPr>
        <w:tab/>
        <w:t>day of                                200,,,,,,,,,</w:t>
      </w:r>
    </w:p>
    <w:p w14:paraId="1748BCA3" w14:textId="77777777" w:rsidR="00C44265" w:rsidRPr="00C44265" w:rsidRDefault="00C44265" w:rsidP="00C44265">
      <w:pPr>
        <w:spacing w:after="0" w:line="240" w:lineRule="auto"/>
        <w:rPr>
          <w:rFonts w:ascii="Calibri" w:eastAsia="Times New Roman" w:hAnsi="Calibri" w:cs="Arial"/>
          <w:sz w:val="28"/>
          <w:szCs w:val="28"/>
        </w:rPr>
      </w:pPr>
    </w:p>
    <w:p w14:paraId="5C798544" w14:textId="77777777" w:rsidR="00C44265" w:rsidRPr="00C44265" w:rsidRDefault="00C44265" w:rsidP="00C44265">
      <w:pPr>
        <w:spacing w:after="0" w:line="240" w:lineRule="auto"/>
        <w:rPr>
          <w:rFonts w:ascii="Calibri" w:eastAsia="Times New Roman" w:hAnsi="Calibri" w:cs="Arial"/>
          <w:sz w:val="28"/>
          <w:szCs w:val="28"/>
        </w:rPr>
      </w:pPr>
    </w:p>
    <w:p w14:paraId="3CFA698E" w14:textId="77777777" w:rsidR="00C44265" w:rsidRPr="00C44265" w:rsidRDefault="00C44265" w:rsidP="00C44265">
      <w:pPr>
        <w:spacing w:after="0" w:line="240" w:lineRule="auto"/>
        <w:jc w:val="right"/>
        <w:rPr>
          <w:rFonts w:ascii="Calibri" w:eastAsia="Times New Roman" w:hAnsi="Calibri" w:cs="Arial"/>
          <w:b/>
          <w:sz w:val="28"/>
          <w:szCs w:val="28"/>
        </w:rPr>
      </w:pPr>
      <w:r w:rsidRPr="00C44265">
        <w:rPr>
          <w:rFonts w:ascii="Calibri" w:eastAsia="Times New Roman" w:hAnsi="Calibri" w:cs="Arial"/>
          <w:b/>
          <w:sz w:val="28"/>
          <w:szCs w:val="28"/>
        </w:rPr>
        <w:t>TTTTTTTTTT AND COMPANY</w:t>
      </w:r>
    </w:p>
    <w:p w14:paraId="6DB03CFB" w14:textId="77777777" w:rsidR="00C44265" w:rsidRPr="00C44265" w:rsidRDefault="00C44265" w:rsidP="00C44265">
      <w:pPr>
        <w:spacing w:after="0" w:line="240" w:lineRule="auto"/>
        <w:jc w:val="right"/>
        <w:rPr>
          <w:rFonts w:ascii="Calibri" w:eastAsia="Times New Roman" w:hAnsi="Calibri" w:cs="Arial"/>
          <w:b/>
          <w:sz w:val="28"/>
          <w:szCs w:val="28"/>
          <w:u w:val="single"/>
        </w:rPr>
      </w:pPr>
      <w:r w:rsidRPr="00C44265">
        <w:rPr>
          <w:rFonts w:ascii="Calibri" w:eastAsia="Times New Roman" w:hAnsi="Calibri" w:cs="Arial"/>
          <w:b/>
          <w:sz w:val="28"/>
          <w:szCs w:val="28"/>
          <w:u w:val="single"/>
        </w:rPr>
        <w:t>ADVOCATES FOR THE APPELLANT</w:t>
      </w:r>
    </w:p>
    <w:p w14:paraId="1D206591" w14:textId="77777777" w:rsidR="00C44265" w:rsidRPr="00C44265" w:rsidRDefault="00C44265" w:rsidP="00C44265">
      <w:pPr>
        <w:spacing w:after="0" w:line="240" w:lineRule="auto"/>
        <w:rPr>
          <w:rFonts w:ascii="Calibri" w:eastAsia="Times New Roman" w:hAnsi="Calibri" w:cs="Arial"/>
          <w:sz w:val="28"/>
          <w:szCs w:val="28"/>
        </w:rPr>
      </w:pPr>
    </w:p>
    <w:p w14:paraId="7EE5333B" w14:textId="77777777" w:rsidR="00C44265" w:rsidRPr="00C44265" w:rsidRDefault="00C44265" w:rsidP="00C44265">
      <w:pPr>
        <w:spacing w:after="0" w:line="240" w:lineRule="auto"/>
        <w:rPr>
          <w:rFonts w:ascii="Calibri" w:eastAsia="Times New Roman" w:hAnsi="Calibri" w:cs="Arial"/>
          <w:b/>
          <w:sz w:val="28"/>
          <w:szCs w:val="28"/>
        </w:rPr>
      </w:pPr>
      <w:r w:rsidRPr="00C44265">
        <w:rPr>
          <w:rFonts w:ascii="Calibri" w:eastAsia="Times New Roman" w:hAnsi="Calibri" w:cs="Arial"/>
          <w:b/>
          <w:sz w:val="28"/>
          <w:szCs w:val="28"/>
        </w:rPr>
        <w:t>TO:-</w:t>
      </w:r>
    </w:p>
    <w:p w14:paraId="39EB4A2E"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ab/>
      </w:r>
    </w:p>
    <w:p w14:paraId="1289A858"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The Honourable the Judges of the Kenya Court of Appeal.</w:t>
      </w:r>
    </w:p>
    <w:p w14:paraId="460C0572" w14:textId="77777777" w:rsidR="00C44265" w:rsidRPr="00C44265" w:rsidRDefault="00C44265" w:rsidP="00C44265">
      <w:pPr>
        <w:spacing w:after="0" w:line="240" w:lineRule="auto"/>
        <w:rPr>
          <w:rFonts w:ascii="Calibri" w:eastAsia="Times New Roman" w:hAnsi="Calibri" w:cs="Arial"/>
          <w:sz w:val="28"/>
          <w:szCs w:val="28"/>
        </w:rPr>
      </w:pPr>
    </w:p>
    <w:p w14:paraId="5639B935" w14:textId="77777777" w:rsidR="00C44265" w:rsidRPr="00C44265" w:rsidRDefault="00C44265" w:rsidP="00C44265">
      <w:pPr>
        <w:spacing w:after="0" w:line="240" w:lineRule="auto"/>
        <w:rPr>
          <w:rFonts w:ascii="Calibri" w:eastAsia="Times New Roman" w:hAnsi="Calibri" w:cs="Arial"/>
          <w:sz w:val="28"/>
          <w:szCs w:val="28"/>
        </w:rPr>
      </w:pPr>
    </w:p>
    <w:p w14:paraId="7F831B70" w14:textId="77777777"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u w:val="single"/>
        </w:rPr>
        <w:t>COPY TO BE SERVED UPON:-</w:t>
      </w:r>
    </w:p>
    <w:p w14:paraId="63C09B2F" w14:textId="77777777" w:rsidR="00C44265" w:rsidRPr="00C44265" w:rsidRDefault="00C44265" w:rsidP="00C44265">
      <w:pPr>
        <w:spacing w:after="0" w:line="240" w:lineRule="auto"/>
        <w:rPr>
          <w:rFonts w:ascii="Calibri" w:eastAsia="Times New Roman" w:hAnsi="Calibri" w:cs="Arial"/>
          <w:b/>
          <w:sz w:val="28"/>
          <w:szCs w:val="28"/>
          <w:u w:val="single"/>
        </w:rPr>
      </w:pPr>
    </w:p>
    <w:p w14:paraId="6F0E51E2"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WWWW &amp; IIIIIII</w:t>
      </w:r>
    </w:p>
    <w:p w14:paraId="136835F4"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Advocates</w:t>
      </w:r>
    </w:p>
    <w:p w14:paraId="1FEA8605" w14:textId="77777777"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u w:val="single"/>
        </w:rPr>
        <w:t>NAIROBI.</w:t>
      </w:r>
    </w:p>
    <w:p w14:paraId="03242006" w14:textId="77777777" w:rsidR="00C44265" w:rsidRPr="00C44265" w:rsidRDefault="00C44265" w:rsidP="00C44265">
      <w:pPr>
        <w:spacing w:after="0" w:line="240" w:lineRule="auto"/>
        <w:rPr>
          <w:rFonts w:ascii="Calibri" w:eastAsia="Times New Roman" w:hAnsi="Calibri" w:cs="Arial"/>
          <w:sz w:val="28"/>
          <w:szCs w:val="28"/>
        </w:rPr>
      </w:pPr>
    </w:p>
    <w:p w14:paraId="1BED2E1E"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The Attorney General</w:t>
      </w:r>
    </w:p>
    <w:p w14:paraId="750F079E"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State Law Offices</w:t>
      </w:r>
    </w:p>
    <w:p w14:paraId="5CA43D9F"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Sheria House</w:t>
      </w:r>
    </w:p>
    <w:p w14:paraId="23DCD51B"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Room 308</w:t>
      </w:r>
    </w:p>
    <w:p w14:paraId="69E82634" w14:textId="77777777"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u w:val="single"/>
        </w:rPr>
        <w:t>NAIROBI</w:t>
      </w:r>
    </w:p>
    <w:p w14:paraId="0A0E77FA" w14:textId="77777777" w:rsidR="00C44265" w:rsidRPr="00C44265" w:rsidRDefault="00C44265" w:rsidP="00C44265">
      <w:pPr>
        <w:spacing w:after="0" w:line="240" w:lineRule="auto"/>
        <w:rPr>
          <w:rFonts w:ascii="Calibri" w:eastAsia="Times New Roman" w:hAnsi="Calibri" w:cs="Arial"/>
          <w:sz w:val="28"/>
          <w:szCs w:val="28"/>
        </w:rPr>
      </w:pPr>
    </w:p>
    <w:p w14:paraId="681D788D" w14:textId="77777777" w:rsidR="00C44265" w:rsidRPr="00C44265" w:rsidRDefault="00C44265" w:rsidP="00C44265">
      <w:pPr>
        <w:spacing w:after="0" w:line="240" w:lineRule="auto"/>
        <w:rPr>
          <w:rFonts w:ascii="Calibri" w:eastAsia="Times New Roman" w:hAnsi="Calibri" w:cs="Arial"/>
          <w:sz w:val="28"/>
          <w:szCs w:val="28"/>
        </w:rPr>
      </w:pPr>
    </w:p>
    <w:p w14:paraId="4DA6A50B" w14:textId="77777777"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b/>
          <w:sz w:val="28"/>
          <w:szCs w:val="28"/>
          <w:u w:val="single"/>
        </w:rPr>
        <w:t>LODGED</w:t>
      </w:r>
      <w:r w:rsidRPr="00C44265">
        <w:rPr>
          <w:rFonts w:ascii="Calibri" w:eastAsia="Times New Roman" w:hAnsi="Calibri" w:cs="Arial"/>
          <w:sz w:val="28"/>
          <w:szCs w:val="28"/>
        </w:rPr>
        <w:t xml:space="preserve"> in the Registry at Nairobi this</w:t>
      </w:r>
      <w:r w:rsidRPr="00C44265">
        <w:rPr>
          <w:rFonts w:ascii="Calibri" w:eastAsia="Times New Roman" w:hAnsi="Calibri" w:cs="Arial"/>
          <w:sz w:val="28"/>
          <w:szCs w:val="28"/>
        </w:rPr>
        <w:tab/>
        <w:t>day of                   200,,,,</w:t>
      </w:r>
    </w:p>
    <w:p w14:paraId="0D167F73" w14:textId="77777777" w:rsidR="00C44265" w:rsidRPr="00C44265" w:rsidRDefault="00C44265" w:rsidP="00C44265">
      <w:pPr>
        <w:spacing w:after="0" w:line="240" w:lineRule="auto"/>
        <w:rPr>
          <w:rFonts w:ascii="Calibri" w:eastAsia="Times New Roman" w:hAnsi="Calibri" w:cs="Arial"/>
          <w:sz w:val="28"/>
          <w:szCs w:val="28"/>
        </w:rPr>
      </w:pPr>
    </w:p>
    <w:p w14:paraId="33241A32" w14:textId="77777777" w:rsidR="00C44265" w:rsidRPr="00C44265" w:rsidRDefault="00C44265" w:rsidP="00C44265">
      <w:pPr>
        <w:spacing w:after="0" w:line="240" w:lineRule="auto"/>
        <w:rPr>
          <w:rFonts w:ascii="Calibri" w:eastAsia="Times New Roman" w:hAnsi="Calibri" w:cs="Arial"/>
          <w:sz w:val="28"/>
          <w:szCs w:val="28"/>
        </w:rPr>
      </w:pPr>
    </w:p>
    <w:p w14:paraId="0B0DCB95" w14:textId="77777777" w:rsidR="00C44265" w:rsidRPr="00C44265" w:rsidRDefault="00C44265" w:rsidP="00C44265">
      <w:pPr>
        <w:spacing w:after="0" w:line="240" w:lineRule="auto"/>
        <w:rPr>
          <w:rFonts w:ascii="Calibri" w:eastAsia="Times New Roman" w:hAnsi="Calibri" w:cs="Arial"/>
          <w:sz w:val="28"/>
          <w:szCs w:val="28"/>
        </w:rPr>
      </w:pPr>
    </w:p>
    <w:p w14:paraId="2B47B752" w14:textId="77777777" w:rsidR="00C44265" w:rsidRPr="00C44265" w:rsidRDefault="00C44265" w:rsidP="00C44265">
      <w:pPr>
        <w:spacing w:after="0" w:line="240" w:lineRule="auto"/>
        <w:jc w:val="center"/>
        <w:rPr>
          <w:rFonts w:ascii="Calibri" w:eastAsia="Times New Roman" w:hAnsi="Calibri" w:cs="Arial"/>
          <w:b/>
          <w:sz w:val="28"/>
          <w:szCs w:val="28"/>
        </w:rPr>
      </w:pPr>
      <w:r w:rsidRPr="00C44265">
        <w:rPr>
          <w:rFonts w:ascii="Calibri" w:eastAsia="Times New Roman" w:hAnsi="Calibri" w:cs="Arial"/>
          <w:b/>
          <w:sz w:val="28"/>
          <w:szCs w:val="28"/>
        </w:rPr>
        <w:t>DEPUTY REGISTRAR</w:t>
      </w:r>
    </w:p>
    <w:p w14:paraId="7950945C" w14:textId="77777777" w:rsidR="00C44265" w:rsidRPr="00C44265" w:rsidRDefault="00C44265" w:rsidP="00C44265">
      <w:pPr>
        <w:spacing w:after="0" w:line="240" w:lineRule="auto"/>
        <w:jc w:val="center"/>
        <w:rPr>
          <w:rFonts w:ascii="Calibri" w:eastAsia="Times New Roman" w:hAnsi="Calibri" w:cs="Arial"/>
          <w:b/>
          <w:sz w:val="28"/>
          <w:szCs w:val="28"/>
          <w:u w:val="single"/>
        </w:rPr>
      </w:pPr>
      <w:r w:rsidRPr="00C44265">
        <w:rPr>
          <w:rFonts w:ascii="Calibri" w:eastAsia="Times New Roman" w:hAnsi="Calibri" w:cs="Arial"/>
          <w:b/>
          <w:sz w:val="28"/>
          <w:szCs w:val="28"/>
          <w:u w:val="single"/>
        </w:rPr>
        <w:t>COURT OF APPEAL</w:t>
      </w:r>
    </w:p>
    <w:p w14:paraId="235889E1" w14:textId="77777777" w:rsidR="00C44265" w:rsidRPr="00C44265" w:rsidRDefault="00C44265" w:rsidP="00C44265">
      <w:pPr>
        <w:spacing w:after="0" w:line="240" w:lineRule="auto"/>
        <w:ind w:firstLine="720"/>
        <w:jc w:val="center"/>
        <w:rPr>
          <w:rFonts w:ascii="Calibri" w:eastAsia="Times New Roman" w:hAnsi="Calibri" w:cs="Arial"/>
          <w:b/>
          <w:sz w:val="28"/>
          <w:szCs w:val="28"/>
        </w:rPr>
      </w:pPr>
    </w:p>
    <w:p w14:paraId="16AE4B57" w14:textId="77777777" w:rsidR="00C44265" w:rsidRPr="00C44265" w:rsidRDefault="00C44265" w:rsidP="00C44265">
      <w:pPr>
        <w:spacing w:after="0" w:line="240" w:lineRule="auto"/>
        <w:rPr>
          <w:rFonts w:ascii="Calibri" w:eastAsia="Times New Roman" w:hAnsi="Calibri" w:cs="Arial"/>
          <w:sz w:val="28"/>
          <w:szCs w:val="28"/>
        </w:rPr>
      </w:pPr>
    </w:p>
    <w:p w14:paraId="378D10D6" w14:textId="77777777" w:rsidR="00C44265" w:rsidRPr="00C44265" w:rsidRDefault="00C44265" w:rsidP="00C44265">
      <w:pPr>
        <w:spacing w:after="0" w:line="240" w:lineRule="auto"/>
        <w:rPr>
          <w:rFonts w:ascii="Calibri" w:eastAsia="Times New Roman" w:hAnsi="Calibri" w:cs="Arial"/>
          <w:sz w:val="28"/>
          <w:szCs w:val="28"/>
        </w:rPr>
      </w:pPr>
    </w:p>
    <w:p w14:paraId="39CBBF7A" w14:textId="77777777" w:rsidR="00C44265" w:rsidRPr="00C44265" w:rsidRDefault="00C44265" w:rsidP="00C44265">
      <w:pPr>
        <w:spacing w:after="0" w:line="240" w:lineRule="auto"/>
        <w:rPr>
          <w:rFonts w:ascii="Calibri" w:eastAsia="Times New Roman" w:hAnsi="Calibri" w:cs="Arial"/>
          <w:sz w:val="28"/>
          <w:szCs w:val="28"/>
        </w:rPr>
      </w:pPr>
    </w:p>
    <w:p w14:paraId="587D8E13" w14:textId="77777777" w:rsidR="00C44265" w:rsidRPr="00C44265" w:rsidRDefault="00C44265" w:rsidP="00C44265">
      <w:pPr>
        <w:spacing w:after="0" w:line="240" w:lineRule="auto"/>
        <w:rPr>
          <w:rFonts w:ascii="Calibri" w:eastAsia="Times New Roman" w:hAnsi="Calibri" w:cs="Arial"/>
          <w:sz w:val="28"/>
          <w:szCs w:val="28"/>
        </w:rPr>
      </w:pPr>
    </w:p>
    <w:p w14:paraId="63C0582D" w14:textId="77777777" w:rsidR="00C44265" w:rsidRPr="00C44265" w:rsidRDefault="00C44265" w:rsidP="00C44265">
      <w:pPr>
        <w:spacing w:after="0" w:line="240" w:lineRule="auto"/>
        <w:rPr>
          <w:rFonts w:ascii="Calibri" w:eastAsia="Times New Roman" w:hAnsi="Calibri" w:cs="Arial"/>
          <w:sz w:val="28"/>
          <w:szCs w:val="28"/>
        </w:rPr>
      </w:pPr>
    </w:p>
    <w:p w14:paraId="6503980D" w14:textId="77777777" w:rsidR="00C44265" w:rsidRPr="00C44265" w:rsidRDefault="00C44265" w:rsidP="00C44265">
      <w:pPr>
        <w:spacing w:after="0" w:line="240" w:lineRule="auto"/>
        <w:rPr>
          <w:rFonts w:ascii="Calibri" w:eastAsia="Times New Roman" w:hAnsi="Calibri" w:cs="Arial"/>
          <w:sz w:val="28"/>
          <w:szCs w:val="28"/>
        </w:rPr>
      </w:pPr>
    </w:p>
    <w:p w14:paraId="55ED2587" w14:textId="77777777" w:rsidR="00C44265" w:rsidRPr="00C44265" w:rsidRDefault="00C44265" w:rsidP="00C44265">
      <w:pPr>
        <w:spacing w:after="0" w:line="240" w:lineRule="auto"/>
        <w:rPr>
          <w:rFonts w:ascii="Calibri" w:eastAsia="Times New Roman" w:hAnsi="Calibri" w:cs="Arial"/>
          <w:sz w:val="28"/>
          <w:szCs w:val="28"/>
        </w:rPr>
      </w:pPr>
    </w:p>
    <w:p w14:paraId="05C5A116" w14:textId="77777777" w:rsidR="00C44265" w:rsidRPr="00C44265" w:rsidRDefault="00C44265" w:rsidP="00C44265">
      <w:pPr>
        <w:spacing w:after="0" w:line="240" w:lineRule="auto"/>
        <w:rPr>
          <w:rFonts w:ascii="Calibri" w:eastAsia="Times New Roman" w:hAnsi="Calibri" w:cs="Arial"/>
          <w:sz w:val="28"/>
          <w:szCs w:val="28"/>
        </w:rPr>
      </w:pPr>
    </w:p>
    <w:p w14:paraId="09C171D5" w14:textId="77777777" w:rsidR="00C44265" w:rsidRPr="00C44265" w:rsidRDefault="00C44265" w:rsidP="00C44265">
      <w:pPr>
        <w:spacing w:after="0" w:line="240" w:lineRule="auto"/>
        <w:rPr>
          <w:rFonts w:ascii="Calibri" w:eastAsia="Times New Roman" w:hAnsi="Calibri" w:cs="Arial"/>
          <w:sz w:val="28"/>
          <w:szCs w:val="28"/>
        </w:rPr>
      </w:pPr>
    </w:p>
    <w:p w14:paraId="5D38ABA1" w14:textId="77777777" w:rsidR="00C44265" w:rsidRPr="00C44265" w:rsidRDefault="00C44265" w:rsidP="00C44265">
      <w:pPr>
        <w:spacing w:after="0" w:line="240" w:lineRule="auto"/>
        <w:rPr>
          <w:rFonts w:ascii="Calibri" w:eastAsia="Times New Roman" w:hAnsi="Calibri" w:cs="Arial"/>
          <w:sz w:val="28"/>
          <w:szCs w:val="28"/>
        </w:rPr>
      </w:pPr>
    </w:p>
    <w:p w14:paraId="621D229E" w14:textId="77777777" w:rsidR="00C44265" w:rsidRPr="00C44265" w:rsidRDefault="00C44265" w:rsidP="00C44265">
      <w:pPr>
        <w:spacing w:after="0" w:line="240" w:lineRule="auto"/>
        <w:rPr>
          <w:rFonts w:ascii="Calibri" w:eastAsia="Times New Roman" w:hAnsi="Calibri" w:cs="Arial"/>
          <w:sz w:val="28"/>
          <w:szCs w:val="28"/>
        </w:rPr>
      </w:pPr>
    </w:p>
    <w:p w14:paraId="12C5ED27" w14:textId="77777777" w:rsidR="00C44265" w:rsidRPr="00C44265" w:rsidRDefault="00C44265" w:rsidP="00C44265">
      <w:pPr>
        <w:spacing w:after="0" w:line="240" w:lineRule="auto"/>
        <w:rPr>
          <w:rFonts w:ascii="Calibri" w:eastAsia="Times New Roman" w:hAnsi="Calibri" w:cs="Arial"/>
          <w:sz w:val="28"/>
          <w:szCs w:val="28"/>
        </w:rPr>
      </w:pPr>
    </w:p>
    <w:p w14:paraId="4E27BE45" w14:textId="77777777" w:rsidR="00C44265" w:rsidRPr="00C44265" w:rsidRDefault="00C44265" w:rsidP="00C44265">
      <w:pPr>
        <w:spacing w:after="0" w:line="240" w:lineRule="auto"/>
        <w:rPr>
          <w:rFonts w:ascii="Calibri" w:eastAsia="Times New Roman" w:hAnsi="Calibri" w:cs="Arial"/>
          <w:sz w:val="28"/>
          <w:szCs w:val="28"/>
        </w:rPr>
      </w:pPr>
    </w:p>
    <w:p w14:paraId="65BB3362" w14:textId="77777777" w:rsidR="00C44265" w:rsidRPr="00C44265" w:rsidRDefault="00C44265" w:rsidP="00C44265">
      <w:pPr>
        <w:spacing w:after="0" w:line="240" w:lineRule="auto"/>
        <w:rPr>
          <w:rFonts w:ascii="Calibri" w:eastAsia="Times New Roman" w:hAnsi="Calibri" w:cs="Arial"/>
          <w:sz w:val="28"/>
          <w:szCs w:val="28"/>
        </w:rPr>
      </w:pPr>
    </w:p>
    <w:p w14:paraId="59AF1A08" w14:textId="77777777" w:rsidR="00C44265" w:rsidRPr="00C44265" w:rsidRDefault="00C44265" w:rsidP="00C44265">
      <w:pPr>
        <w:spacing w:after="0" w:line="240" w:lineRule="auto"/>
        <w:rPr>
          <w:rFonts w:ascii="Calibri" w:eastAsia="Times New Roman" w:hAnsi="Calibri" w:cs="Arial"/>
          <w:sz w:val="28"/>
          <w:szCs w:val="28"/>
        </w:rPr>
      </w:pPr>
    </w:p>
    <w:p w14:paraId="2D86802C" w14:textId="77777777" w:rsidR="00C44265" w:rsidRPr="00C44265" w:rsidRDefault="00C44265" w:rsidP="00C44265">
      <w:pPr>
        <w:spacing w:after="0" w:line="240" w:lineRule="auto"/>
        <w:rPr>
          <w:rFonts w:ascii="Calibri" w:eastAsia="Times New Roman" w:hAnsi="Calibri" w:cs="Arial"/>
          <w:sz w:val="28"/>
          <w:szCs w:val="28"/>
        </w:rPr>
      </w:pPr>
    </w:p>
    <w:p w14:paraId="1BEFD49B" w14:textId="77777777" w:rsidR="00C44265" w:rsidRPr="00C44265" w:rsidRDefault="00C44265" w:rsidP="00C44265">
      <w:pPr>
        <w:spacing w:after="0" w:line="240" w:lineRule="auto"/>
        <w:rPr>
          <w:rFonts w:ascii="Calibri" w:eastAsia="Times New Roman" w:hAnsi="Calibri" w:cs="Arial"/>
          <w:sz w:val="28"/>
          <w:szCs w:val="28"/>
        </w:rPr>
      </w:pPr>
    </w:p>
    <w:p w14:paraId="5ABBEFC3" w14:textId="77777777" w:rsidR="00C44265" w:rsidRPr="00C44265" w:rsidRDefault="00C44265" w:rsidP="00C44265">
      <w:pPr>
        <w:spacing w:after="0" w:line="240" w:lineRule="auto"/>
        <w:rPr>
          <w:rFonts w:ascii="Calibri" w:eastAsia="Times New Roman" w:hAnsi="Calibri" w:cs="Arial"/>
          <w:sz w:val="28"/>
          <w:szCs w:val="28"/>
        </w:rPr>
      </w:pPr>
    </w:p>
    <w:p w14:paraId="76E9E12E" w14:textId="77777777" w:rsidR="00C44265" w:rsidRPr="00C44265" w:rsidRDefault="00C44265" w:rsidP="00C44265">
      <w:pPr>
        <w:tabs>
          <w:tab w:val="left" w:pos="4710"/>
        </w:tabs>
        <w:spacing w:after="0" w:line="240" w:lineRule="auto"/>
        <w:rPr>
          <w:rFonts w:ascii="Calibri" w:eastAsia="Times New Roman" w:hAnsi="Calibri" w:cs="Arial"/>
          <w:sz w:val="28"/>
          <w:szCs w:val="28"/>
        </w:rPr>
      </w:pPr>
      <w:r w:rsidRPr="00C44265">
        <w:rPr>
          <w:rFonts w:ascii="Calibri" w:eastAsia="Times New Roman" w:hAnsi="Calibri" w:cs="Arial"/>
          <w:sz w:val="28"/>
          <w:szCs w:val="28"/>
        </w:rPr>
        <w:tab/>
      </w:r>
    </w:p>
    <w:p w14:paraId="05709DA5" w14:textId="77777777"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ORIGINATING SUMMONS:</w:t>
      </w:r>
    </w:p>
    <w:p w14:paraId="4C5C8733"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p>
    <w:p w14:paraId="14BB9B94" w14:textId="77777777"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p>
    <w:p w14:paraId="7C4C2D64" w14:textId="77777777"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REPUBLIC OF KENYA</w:t>
      </w:r>
    </w:p>
    <w:p w14:paraId="1176511D" w14:textId="77777777" w:rsidR="00C44265" w:rsidRPr="00C44265" w:rsidRDefault="00C44265" w:rsidP="00C44265">
      <w:pPr>
        <w:keepNext/>
        <w:spacing w:after="0" w:line="240" w:lineRule="auto"/>
        <w:jc w:val="center"/>
        <w:outlineLvl w:val="4"/>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IN THE HIGH COURT OF KENYA AT NAIROBI</w:t>
      </w:r>
    </w:p>
    <w:p w14:paraId="03127BB6" w14:textId="77777777"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MILIMANI COMMERCIAL COURTS</w:t>
      </w:r>
    </w:p>
    <w:p w14:paraId="7720B51A" w14:textId="77777777"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CIVIL CASE NO.      OF 2001(O.S)</w:t>
      </w:r>
    </w:p>
    <w:p w14:paraId="3CD0AB4C" w14:textId="77777777" w:rsidR="00C44265" w:rsidRPr="00C44265" w:rsidRDefault="00C44265" w:rsidP="00C44265">
      <w:pPr>
        <w:spacing w:after="0" w:line="240" w:lineRule="auto"/>
        <w:jc w:val="center"/>
        <w:rPr>
          <w:rFonts w:ascii="Calibri" w:eastAsia="Times New Roman" w:hAnsi="Calibri" w:cs="Times New Roman"/>
          <w:sz w:val="28"/>
          <w:szCs w:val="28"/>
          <w:u w:val="single"/>
          <w:lang w:val="en-GB"/>
        </w:rPr>
      </w:pPr>
    </w:p>
    <w:p w14:paraId="2C484EF6" w14:textId="77777777" w:rsidR="00C44265" w:rsidRPr="00C44265" w:rsidRDefault="00C44265" w:rsidP="00664A0A">
      <w:pPr>
        <w:keepNext/>
        <w:numPr>
          <w:ilvl w:val="0"/>
          <w:numId w:val="32"/>
        </w:numPr>
        <w:tabs>
          <w:tab w:val="num" w:pos="360"/>
        </w:tabs>
        <w:spacing w:after="0" w:line="240" w:lineRule="auto"/>
        <w:jc w:val="both"/>
        <w:outlineLvl w:val="2"/>
        <w:rPr>
          <w:rFonts w:ascii="Calibri" w:eastAsia="Times New Roman" w:hAnsi="Calibri" w:cs="Times New Roman"/>
          <w:b/>
          <w:sz w:val="28"/>
          <w:szCs w:val="28"/>
          <w:lang w:val="en-GB"/>
        </w:rPr>
      </w:pPr>
    </w:p>
    <w:p w14:paraId="6D0A10BA" w14:textId="77777777"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IN THE MATTER OF EVICTION PROCEEDINGS</w:t>
      </w:r>
    </w:p>
    <w:p w14:paraId="363095D9" w14:textId="77777777" w:rsidR="00C44265" w:rsidRPr="00C44265" w:rsidRDefault="00C44265" w:rsidP="00C44265">
      <w:pPr>
        <w:spacing w:after="0" w:line="240" w:lineRule="auto"/>
        <w:jc w:val="center"/>
        <w:rPr>
          <w:rFonts w:ascii="Calibri" w:eastAsia="Times New Roman" w:hAnsi="Calibri" w:cs="Times New Roman"/>
          <w:b/>
          <w:sz w:val="28"/>
          <w:szCs w:val="28"/>
          <w:lang w:val="en-GB"/>
        </w:rPr>
      </w:pPr>
    </w:p>
    <w:p w14:paraId="00F17D6D" w14:textId="77777777"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BETWEEN</w:t>
      </w:r>
    </w:p>
    <w:p w14:paraId="4B657F09"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0FC75E35"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THE ++ ++ </w:t>
      </w:r>
    </w:p>
    <w:p w14:paraId="6E75BF57"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AND ++ BANK (THE ++ BANK)………………….PLAINTIFF</w:t>
      </w:r>
    </w:p>
    <w:p w14:paraId="363A4D44" w14:textId="77777777" w:rsidR="00C44265" w:rsidRPr="00C44265" w:rsidRDefault="00C44265" w:rsidP="00664A0A">
      <w:pPr>
        <w:keepNext/>
        <w:numPr>
          <w:ilvl w:val="0"/>
          <w:numId w:val="32"/>
        </w:numPr>
        <w:tabs>
          <w:tab w:val="num" w:pos="360"/>
        </w:tabs>
        <w:spacing w:after="0" w:line="240" w:lineRule="auto"/>
        <w:jc w:val="both"/>
        <w:outlineLvl w:val="2"/>
        <w:rPr>
          <w:rFonts w:ascii="Calibri" w:eastAsia="Times New Roman" w:hAnsi="Calibri" w:cs="Times New Roman"/>
          <w:b/>
          <w:sz w:val="28"/>
          <w:szCs w:val="28"/>
          <w:lang w:val="en-GB"/>
        </w:rPr>
      </w:pPr>
    </w:p>
    <w:p w14:paraId="75B2E977" w14:textId="77777777"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AND</w:t>
      </w:r>
    </w:p>
    <w:p w14:paraId="6BB36A2C"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5CFD0235"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INTERNATIONAL LIMITED……………DEFENDANT</w:t>
      </w:r>
    </w:p>
    <w:p w14:paraId="714A9E91"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56B20F6B" w14:textId="77777777" w:rsidR="00C44265" w:rsidRPr="00C44265" w:rsidRDefault="00C44265" w:rsidP="00664A0A">
      <w:pPr>
        <w:keepNext/>
        <w:numPr>
          <w:ilvl w:val="0"/>
          <w:numId w:val="32"/>
        </w:numPr>
        <w:tabs>
          <w:tab w:val="num" w:pos="360"/>
        </w:tabs>
        <w:spacing w:after="0" w:line="240" w:lineRule="auto"/>
        <w:jc w:val="both"/>
        <w:outlineLvl w:val="2"/>
        <w:rPr>
          <w:rFonts w:ascii="Calibri" w:eastAsia="Times New Roman" w:hAnsi="Calibri" w:cs="Times New Roman"/>
          <w:b/>
          <w:sz w:val="28"/>
          <w:szCs w:val="28"/>
          <w:lang w:val="en-GB"/>
        </w:rPr>
      </w:pPr>
    </w:p>
    <w:p w14:paraId="080667B2"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78C4D9BF"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ORIGINATING SUMMONS</w:t>
      </w:r>
    </w:p>
    <w:p w14:paraId="32E27C88" w14:textId="77777777" w:rsidR="00C44265" w:rsidRPr="00C44265" w:rsidRDefault="00C44265" w:rsidP="00C44265">
      <w:pPr>
        <w:spacing w:after="0" w:line="240" w:lineRule="auto"/>
        <w:jc w:val="center"/>
        <w:rPr>
          <w:rFonts w:ascii="Calibri" w:eastAsia="Times New Roman" w:hAnsi="Calibri" w:cs="Times New Roman"/>
          <w:sz w:val="28"/>
          <w:szCs w:val="28"/>
          <w:lang w:val="en-GB"/>
        </w:rPr>
      </w:pPr>
    </w:p>
    <w:p w14:paraId="35D048E5" w14:textId="77777777" w:rsidR="00C44265" w:rsidRPr="00C44265" w:rsidRDefault="00C44265" w:rsidP="00C44265">
      <w:pPr>
        <w:spacing w:after="0" w:line="240" w:lineRule="auto"/>
        <w:jc w:val="both"/>
        <w:rPr>
          <w:rFonts w:ascii="Calibri" w:eastAsia="Times New Roman" w:hAnsi="Calibri" w:cs="Times New Roman"/>
          <w:i/>
          <w:sz w:val="28"/>
          <w:szCs w:val="28"/>
          <w:lang w:val="en-GB"/>
        </w:rPr>
      </w:pPr>
      <w:r w:rsidRPr="00C44265">
        <w:rPr>
          <w:rFonts w:ascii="Calibri" w:eastAsia="Times New Roman" w:hAnsi="Calibri" w:cs="Times New Roman"/>
          <w:sz w:val="28"/>
          <w:szCs w:val="28"/>
          <w:lang w:val="en-GB"/>
        </w:rPr>
        <w:lastRenderedPageBreak/>
        <w:t>(</w:t>
      </w:r>
      <w:r w:rsidRPr="00C44265">
        <w:rPr>
          <w:rFonts w:ascii="Calibri" w:eastAsia="Times New Roman" w:hAnsi="Calibri" w:cs="Times New Roman"/>
          <w:i/>
          <w:sz w:val="28"/>
          <w:szCs w:val="28"/>
          <w:lang w:val="en-GB"/>
        </w:rPr>
        <w:t>Under Order XXXVI, Rules 3A and 7 of the Civil Procedure Rules, Section 3A of the Civil Procedure Act and all other enabling provisions of the law)</w:t>
      </w:r>
    </w:p>
    <w:p w14:paraId="12894AB7" w14:textId="77777777" w:rsidR="00C44265" w:rsidRPr="00C44265" w:rsidRDefault="00C44265" w:rsidP="00C44265">
      <w:pPr>
        <w:spacing w:after="0" w:line="240" w:lineRule="auto"/>
        <w:jc w:val="both"/>
        <w:rPr>
          <w:rFonts w:ascii="Calibri" w:eastAsia="Times New Roman" w:hAnsi="Calibri" w:cs="Times New Roman"/>
          <w:i/>
          <w:sz w:val="28"/>
          <w:szCs w:val="28"/>
          <w:lang w:val="en-GB"/>
        </w:rPr>
      </w:pPr>
    </w:p>
    <w:p w14:paraId="380419EF" w14:textId="77777777" w:rsidR="00C44265" w:rsidRPr="00C44265" w:rsidRDefault="00C44265" w:rsidP="00C44265">
      <w:pPr>
        <w:spacing w:after="0" w:line="36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LET XXXXXX XXXXXX </w:t>
      </w:r>
      <w:r w:rsidRPr="00C44265">
        <w:rPr>
          <w:rFonts w:ascii="Calibri" w:eastAsia="Times New Roman" w:hAnsi="Calibri" w:cs="Times New Roman"/>
          <w:sz w:val="28"/>
          <w:szCs w:val="28"/>
          <w:lang w:val="en-GB"/>
        </w:rPr>
        <w:t xml:space="preserve">of Post Office Box Number xxxxxx, Nairobi, the Defendant in the above eviction proceedings attend before a judge in chambers on the         day of             2001 at 9.00 O’clock in the forenoon or so soon thereafter on the hearing of an Application by the </w:t>
      </w:r>
      <w:r w:rsidRPr="00C44265">
        <w:rPr>
          <w:rFonts w:ascii="Calibri" w:eastAsia="Times New Roman" w:hAnsi="Calibri" w:cs="Times New Roman"/>
          <w:b/>
          <w:sz w:val="28"/>
          <w:szCs w:val="28"/>
          <w:lang w:val="en-GB"/>
        </w:rPr>
        <w:t>++ ++ &amp; ++ BANK (THE ++ BANK) FOR ORDERS:</w:t>
      </w:r>
    </w:p>
    <w:p w14:paraId="1063BC4B" w14:textId="77777777" w:rsidR="00C44265" w:rsidRPr="00C44265" w:rsidRDefault="00C44265" w:rsidP="00C44265">
      <w:pPr>
        <w:spacing w:after="0" w:line="360" w:lineRule="auto"/>
        <w:jc w:val="both"/>
        <w:rPr>
          <w:rFonts w:ascii="Calibri" w:eastAsia="Times New Roman" w:hAnsi="Calibri" w:cs="Times New Roman"/>
          <w:b/>
          <w:sz w:val="28"/>
          <w:szCs w:val="28"/>
          <w:lang w:val="en-GB"/>
        </w:rPr>
      </w:pPr>
    </w:p>
    <w:p w14:paraId="5D3B543F" w14:textId="77777777" w:rsidR="00C44265" w:rsidRPr="00C44265" w:rsidRDefault="00C44265" w:rsidP="00664A0A">
      <w:pPr>
        <w:numPr>
          <w:ilvl w:val="0"/>
          <w:numId w:val="76"/>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A declaration that Xxxxxx Xxxxxx (‘the Defendant’) the Executive Director of the ++ International Limited which is the registered owner of the Land Reference Number ++/ 583 Nairobi  continued occupation of  </w:t>
      </w:r>
      <w:r w:rsidRPr="00C44265">
        <w:rPr>
          <w:rFonts w:ascii="Calibri" w:eastAsia="Times New Roman" w:hAnsi="Calibri" w:cs="Times New Roman"/>
          <w:b/>
          <w:sz w:val="28"/>
          <w:szCs w:val="28"/>
          <w:lang w:val="en-GB"/>
        </w:rPr>
        <w:t>L.R No. ++/583, I.R. ++/1 EMBAKASI  NAIROBI</w:t>
      </w:r>
      <w:r w:rsidRPr="00C44265">
        <w:rPr>
          <w:rFonts w:ascii="Calibri" w:eastAsia="Times New Roman" w:hAnsi="Calibri" w:cs="Times New Roman"/>
          <w:sz w:val="28"/>
          <w:szCs w:val="28"/>
          <w:lang w:val="en-GB"/>
        </w:rPr>
        <w:t xml:space="preserve"> is unlawful and that the same constitutes illegal trespass.</w:t>
      </w:r>
    </w:p>
    <w:p w14:paraId="481BEE45"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7290B0CB" w14:textId="77777777" w:rsidR="00C44265" w:rsidRPr="00C44265" w:rsidRDefault="00C44265" w:rsidP="00C44265">
      <w:pPr>
        <w:spacing w:after="0" w:line="360" w:lineRule="auto"/>
        <w:ind w:left="720" w:hanging="720"/>
        <w:jc w:val="both"/>
        <w:rPr>
          <w:rFonts w:ascii="Calibri" w:eastAsia="Times New Roman" w:hAnsi="Calibri" w:cs="Times New Roman"/>
          <w:b/>
          <w:sz w:val="28"/>
          <w:szCs w:val="28"/>
          <w:lang w:val="en-GB"/>
        </w:rPr>
      </w:pPr>
      <w:r w:rsidRPr="00C44265">
        <w:rPr>
          <w:rFonts w:ascii="Calibri" w:eastAsia="Times New Roman" w:hAnsi="Calibri" w:cs="Times New Roman"/>
          <w:sz w:val="28"/>
          <w:szCs w:val="28"/>
          <w:lang w:val="en-GB"/>
        </w:rPr>
        <w:t>2</w:t>
      </w:r>
      <w:r w:rsidRPr="00C44265">
        <w:rPr>
          <w:rFonts w:ascii="Calibri" w:eastAsia="Times New Roman" w:hAnsi="Calibri" w:cs="Times New Roman"/>
          <w:sz w:val="28"/>
          <w:szCs w:val="28"/>
          <w:lang w:val="en-GB"/>
        </w:rPr>
        <w:tab/>
        <w:t xml:space="preserve">THAT the Defendant be evicted from the said parcel of land being </w:t>
      </w:r>
      <w:r w:rsidRPr="00C44265">
        <w:rPr>
          <w:rFonts w:ascii="Calibri" w:eastAsia="Times New Roman" w:hAnsi="Calibri" w:cs="Times New Roman"/>
          <w:b/>
          <w:sz w:val="28"/>
          <w:szCs w:val="28"/>
          <w:lang w:val="en-GB"/>
        </w:rPr>
        <w:t>L.R No.</w:t>
      </w:r>
      <w:r w:rsidRPr="00C44265">
        <w:rPr>
          <w:rFonts w:ascii="Calibri" w:eastAsia="Times New Roman" w:hAnsi="Calibri" w:cs="Times New Roman"/>
          <w:sz w:val="28"/>
          <w:szCs w:val="28"/>
          <w:lang w:val="en-GB"/>
        </w:rPr>
        <w:t xml:space="preserve"> </w:t>
      </w:r>
      <w:r w:rsidRPr="00C44265">
        <w:rPr>
          <w:rFonts w:ascii="Calibri" w:eastAsia="Times New Roman" w:hAnsi="Calibri" w:cs="Times New Roman"/>
          <w:b/>
          <w:sz w:val="28"/>
          <w:szCs w:val="28"/>
          <w:lang w:val="en-GB"/>
        </w:rPr>
        <w:t>++/583, I.R. ++/1 EMBAKASI NAIROBI.</w:t>
      </w:r>
    </w:p>
    <w:p w14:paraId="33DB52E2" w14:textId="77777777" w:rsidR="00C44265" w:rsidRPr="00C44265" w:rsidRDefault="00C44265" w:rsidP="00C44265">
      <w:pPr>
        <w:spacing w:after="0" w:line="360" w:lineRule="auto"/>
        <w:jc w:val="both"/>
        <w:rPr>
          <w:rFonts w:ascii="Calibri" w:eastAsia="Times New Roman" w:hAnsi="Calibri" w:cs="Times New Roman"/>
          <w:b/>
          <w:sz w:val="28"/>
          <w:szCs w:val="28"/>
          <w:lang w:val="en-GB"/>
        </w:rPr>
      </w:pPr>
    </w:p>
    <w:p w14:paraId="00077AC0" w14:textId="77777777"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w:t>
      </w:r>
      <w:r w:rsidRPr="00C44265">
        <w:rPr>
          <w:rFonts w:ascii="Calibri" w:eastAsia="Times New Roman" w:hAnsi="Calibri" w:cs="Times New Roman"/>
          <w:sz w:val="28"/>
          <w:szCs w:val="28"/>
          <w:lang w:val="en-GB"/>
        </w:rPr>
        <w:tab/>
        <w:t>THAT the Defendant do pay Mesne profits equivalent to rent chargeable and for continued occupation of the property from 12</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June 2001 until the final determination of the Summons.</w:t>
      </w:r>
    </w:p>
    <w:p w14:paraId="39FCD8A3"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340FCA98"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w:t>
      </w:r>
      <w:r w:rsidRPr="00C44265">
        <w:rPr>
          <w:rFonts w:ascii="Calibri" w:eastAsia="Times New Roman" w:hAnsi="Calibri" w:cs="Times New Roman"/>
          <w:sz w:val="28"/>
          <w:szCs w:val="28"/>
          <w:lang w:val="en-GB"/>
        </w:rPr>
        <w:tab/>
        <w:t>THAT the Defendants do bear the costs of this application.</w:t>
      </w:r>
    </w:p>
    <w:p w14:paraId="5CDC077A"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0017C07F"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WHICH APPLICATION</w:t>
      </w:r>
      <w:r w:rsidRPr="00C44265">
        <w:rPr>
          <w:rFonts w:ascii="Calibri" w:eastAsia="Times New Roman" w:hAnsi="Calibri" w:cs="Times New Roman"/>
          <w:sz w:val="28"/>
          <w:szCs w:val="28"/>
          <w:lang w:val="en-GB"/>
        </w:rPr>
        <w:t xml:space="preserve"> is based on the annexed affidavit </w:t>
      </w:r>
      <w:r w:rsidRPr="00C44265">
        <w:rPr>
          <w:rFonts w:ascii="Calibri" w:eastAsia="Times New Roman" w:hAnsi="Calibri" w:cs="Times New Roman"/>
          <w:b/>
          <w:sz w:val="28"/>
          <w:szCs w:val="28"/>
          <w:u w:val="single"/>
          <w:lang w:val="en-GB"/>
        </w:rPr>
        <w:t>bbbbbbb</w:t>
      </w:r>
      <w:r w:rsidRPr="00C44265">
        <w:rPr>
          <w:rFonts w:ascii="Calibri" w:eastAsia="Times New Roman" w:hAnsi="Calibri" w:cs="Times New Roman"/>
          <w:sz w:val="28"/>
          <w:szCs w:val="28"/>
          <w:lang w:val="en-GB"/>
        </w:rPr>
        <w:t xml:space="preserve"> and on such other or further grounds and reasons as may be adduced at the hearing thereof.</w:t>
      </w:r>
    </w:p>
    <w:p w14:paraId="2A406E34"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04D07EDD"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lastRenderedPageBreak/>
        <w:t>DATED</w:t>
      </w:r>
      <w:r w:rsidRPr="00C44265">
        <w:rPr>
          <w:rFonts w:ascii="Calibri" w:eastAsia="Times New Roman" w:hAnsi="Calibri" w:cs="Times New Roman"/>
          <w:sz w:val="28"/>
          <w:szCs w:val="28"/>
          <w:lang w:val="en-GB"/>
        </w:rPr>
        <w:t xml:space="preserve"> at Nairobi this                 day of                     2001 </w:t>
      </w:r>
    </w:p>
    <w:p w14:paraId="4D9F875A"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7C1861D5" w14:textId="77777777"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lang w:val="en-GB"/>
        </w:rPr>
      </w:pPr>
    </w:p>
    <w:p w14:paraId="4E6E15EC" w14:textId="77777777"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lang w:val="en-GB"/>
        </w:rPr>
      </w:pPr>
    </w:p>
    <w:p w14:paraId="704BEE26" w14:textId="77777777"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XXXXXX &amp; COMPANY</w:t>
      </w:r>
    </w:p>
    <w:p w14:paraId="2BFC2BD4" w14:textId="77777777" w:rsidR="00C44265" w:rsidRPr="00C44265" w:rsidRDefault="00C44265" w:rsidP="00C44265">
      <w:pPr>
        <w:spacing w:after="0" w:line="240" w:lineRule="auto"/>
        <w:jc w:val="right"/>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ADVOCATES FOR THE PLAINTIFF</w:t>
      </w:r>
    </w:p>
    <w:p w14:paraId="042A3FF5" w14:textId="77777777" w:rsidR="00C44265" w:rsidRPr="00C44265" w:rsidRDefault="00C44265" w:rsidP="00C44265">
      <w:pPr>
        <w:spacing w:after="0" w:line="240" w:lineRule="auto"/>
        <w:jc w:val="right"/>
        <w:rPr>
          <w:rFonts w:ascii="Calibri" w:eastAsia="Times New Roman" w:hAnsi="Calibri" w:cs="Times New Roman"/>
          <w:sz w:val="28"/>
          <w:szCs w:val="28"/>
          <w:lang w:val="en-GB"/>
        </w:rPr>
      </w:pPr>
    </w:p>
    <w:p w14:paraId="63E4489C"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DRAWN &amp; FILED BY:</w:t>
      </w:r>
    </w:p>
    <w:p w14:paraId="47C261C3"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Xxxxxx &amp; Company </w:t>
      </w:r>
    </w:p>
    <w:p w14:paraId="072D4E8F"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14:paraId="702B79D2"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Xxxxxx,</w:t>
      </w:r>
    </w:p>
    <w:p w14:paraId="4EED5E21"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Arboretum Drive,</w:t>
      </w:r>
    </w:p>
    <w:p w14:paraId="0341071C"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P.O. Box xxxxxx,</w:t>
      </w:r>
    </w:p>
    <w:p w14:paraId="70BA7EF5"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Nairobi.</w:t>
      </w:r>
    </w:p>
    <w:p w14:paraId="3DA56947"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0DC4A555"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TO BE SERVED UPON :</w:t>
      </w:r>
    </w:p>
    <w:p w14:paraId="4C076DDE"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ccccccccccc</w:t>
      </w:r>
    </w:p>
    <w:p w14:paraId="540EBC22"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Nairobi.</w:t>
      </w:r>
    </w:p>
    <w:p w14:paraId="54544010"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br w:type="page"/>
      </w:r>
    </w:p>
    <w:p w14:paraId="3F2A8C3D" w14:textId="77777777" w:rsidR="00C44265" w:rsidRPr="00C44265" w:rsidRDefault="00C44265" w:rsidP="00C44265">
      <w:pPr>
        <w:keepNext/>
        <w:spacing w:after="0" w:line="240" w:lineRule="auto"/>
        <w:ind w:left="2160" w:firstLine="720"/>
        <w:outlineLvl w:val="4"/>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lastRenderedPageBreak/>
        <w:t>REPUBLIC OF KENYA</w:t>
      </w:r>
    </w:p>
    <w:p w14:paraId="5E52E59D" w14:textId="77777777"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IN THE HIGH COURT OF KENYA AT NAIROBI.</w:t>
      </w:r>
    </w:p>
    <w:p w14:paraId="2D3F8FA1" w14:textId="77777777"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CIVIL SUIT NO.     OF 2001</w:t>
      </w:r>
    </w:p>
    <w:p w14:paraId="7A75D3EC" w14:textId="77777777"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p>
    <w:p w14:paraId="15500D08" w14:textId="77777777"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p>
    <w:p w14:paraId="3B10AEF8" w14:textId="77777777"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THE ++ ++</w:t>
      </w:r>
    </w:p>
    <w:p w14:paraId="0A152961" w14:textId="77777777"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 BANK &amp; ++ BANK(THE ++ BANK) …………….PLAINTIFF</w:t>
      </w:r>
    </w:p>
    <w:p w14:paraId="68E11413" w14:textId="77777777" w:rsidR="00C44265" w:rsidRPr="00C44265" w:rsidRDefault="00C44265" w:rsidP="00664A0A">
      <w:pPr>
        <w:keepNext/>
        <w:numPr>
          <w:ilvl w:val="0"/>
          <w:numId w:val="32"/>
        </w:numPr>
        <w:tabs>
          <w:tab w:val="num" w:pos="360"/>
        </w:tabs>
        <w:spacing w:after="0" w:line="240" w:lineRule="auto"/>
        <w:outlineLvl w:val="2"/>
        <w:rPr>
          <w:rFonts w:ascii="Calibri" w:eastAsia="Times New Roman" w:hAnsi="Calibri" w:cs="Times New Roman"/>
          <w:b/>
          <w:sz w:val="28"/>
          <w:szCs w:val="28"/>
          <w:lang w:val="en-GB"/>
        </w:rPr>
      </w:pPr>
    </w:p>
    <w:p w14:paraId="1DCC12B1" w14:textId="77777777"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VERSUS</w:t>
      </w:r>
    </w:p>
    <w:p w14:paraId="38F5D875" w14:textId="77777777" w:rsidR="00C44265" w:rsidRPr="00C44265" w:rsidRDefault="00C44265" w:rsidP="00C44265">
      <w:pPr>
        <w:spacing w:after="0" w:line="240" w:lineRule="auto"/>
        <w:jc w:val="center"/>
        <w:rPr>
          <w:rFonts w:ascii="Calibri" w:eastAsia="Times New Roman" w:hAnsi="Calibri" w:cs="Times New Roman"/>
          <w:b/>
          <w:sz w:val="28"/>
          <w:szCs w:val="28"/>
          <w:lang w:val="en-GB"/>
        </w:rPr>
      </w:pPr>
    </w:p>
    <w:p w14:paraId="4A7DD745"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INTERNATIONAL LIMITED……………DEFENDANT</w:t>
      </w:r>
    </w:p>
    <w:p w14:paraId="58B858F1"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3338FE74" w14:textId="77777777"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lang w:val="en-GB"/>
        </w:rPr>
      </w:pPr>
    </w:p>
    <w:p w14:paraId="2C866702" w14:textId="77777777"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lang w:val="en-GB"/>
        </w:rPr>
      </w:pPr>
    </w:p>
    <w:p w14:paraId="3B2A7A6A" w14:textId="77777777"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AFFIDAVIT</w:t>
      </w:r>
    </w:p>
    <w:p w14:paraId="67A7014F"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0CEA1483"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 xml:space="preserve">I </w:t>
      </w:r>
      <w:r w:rsidRPr="00C44265">
        <w:rPr>
          <w:rFonts w:ascii="Calibri" w:eastAsia="Times New Roman" w:hAnsi="Calibri" w:cs="Times New Roman"/>
          <w:b/>
          <w:sz w:val="28"/>
          <w:szCs w:val="28"/>
          <w:u w:val="single"/>
          <w:lang w:val="en-GB"/>
        </w:rPr>
        <w:t>cccccccc</w:t>
      </w:r>
      <w:r w:rsidRPr="00C44265">
        <w:rPr>
          <w:rFonts w:ascii="Calibri" w:eastAsia="Times New Roman" w:hAnsi="Calibri" w:cs="Times New Roman"/>
          <w:sz w:val="28"/>
          <w:szCs w:val="28"/>
          <w:lang w:val="en-GB"/>
        </w:rPr>
        <w:t xml:space="preserve"> of Post Office Box Number</w:t>
      </w:r>
      <w:r w:rsidRPr="00C44265">
        <w:rPr>
          <w:rFonts w:ascii="Calibri" w:eastAsia="Times New Roman" w:hAnsi="Calibri" w:cs="Times New Roman"/>
          <w:b/>
          <w:sz w:val="28"/>
          <w:szCs w:val="28"/>
          <w:lang w:val="en-GB"/>
        </w:rPr>
        <w:t xml:space="preserve"> </w:t>
      </w:r>
      <w:r w:rsidRPr="00C44265">
        <w:rPr>
          <w:rFonts w:ascii="Calibri" w:eastAsia="Times New Roman" w:hAnsi="Calibri" w:cs="Times New Roman"/>
          <w:sz w:val="28"/>
          <w:szCs w:val="28"/>
          <w:lang w:val="en-GB"/>
        </w:rPr>
        <w:t xml:space="preserve"> bbbbbbNairobi in the Republic of Kenya do hereby make oath and state as follows;</w:t>
      </w:r>
    </w:p>
    <w:p w14:paraId="0B218CC8"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2122880F" w14:textId="77777777" w:rsidR="00C44265" w:rsidRPr="00C44265" w:rsidRDefault="00C44265" w:rsidP="00664A0A">
      <w:pPr>
        <w:numPr>
          <w:ilvl w:val="0"/>
          <w:numId w:val="81"/>
        </w:numPr>
        <w:tabs>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 I</w:t>
      </w:r>
      <w:r w:rsidRPr="00C44265">
        <w:rPr>
          <w:rFonts w:ascii="Calibri" w:eastAsia="Times New Roman" w:hAnsi="Calibri" w:cs="Times New Roman"/>
          <w:sz w:val="28"/>
          <w:szCs w:val="28"/>
          <w:lang w:val="en-GB"/>
        </w:rPr>
        <w:t xml:space="preserve"> am a senior Legal Counsel with the Plaintiff , ++ ++ and ++ Bank, (hereinafter ‘the Bank’), I have full knowledge concerning this suit and as such I am duly authorised by the Plaintiff to swear this Affidavit on its behalf..</w:t>
      </w:r>
    </w:p>
    <w:p w14:paraId="44CA7227" w14:textId="77777777" w:rsidR="00C44265" w:rsidRPr="00C44265" w:rsidRDefault="00C44265" w:rsidP="00664A0A">
      <w:pPr>
        <w:numPr>
          <w:ilvl w:val="0"/>
          <w:numId w:val="82"/>
        </w:numPr>
        <w:spacing w:after="0" w:line="360" w:lineRule="auto"/>
        <w:jc w:val="both"/>
        <w:rPr>
          <w:rFonts w:ascii="Calibri" w:eastAsia="Times New Roman" w:hAnsi="Calibri" w:cs="Times New Roman"/>
          <w:sz w:val="28"/>
          <w:szCs w:val="28"/>
          <w:lang w:val="en-GB"/>
        </w:rPr>
      </w:pPr>
    </w:p>
    <w:p w14:paraId="258A1FAE"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3EEE2410" w14:textId="77777777" w:rsidR="00C44265" w:rsidRPr="00C44265" w:rsidRDefault="00C44265" w:rsidP="00664A0A">
      <w:pPr>
        <w:numPr>
          <w:ilvl w:val="0"/>
          <w:numId w:val="82"/>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claim, the subject matter of this suit and application, arise from the implementation of the Facility Agreement entered into by and between the Defendant and the Plaintiff in or about 6</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July, 1998 (hereinafter called “the Facility Agreement”) pursuant whereto the Defendant, inter alia, at the Plaintiff’s request, agreed to advance to the Plaintiff a sum of </w:t>
      </w:r>
      <w:r w:rsidRPr="00C44265">
        <w:rPr>
          <w:rFonts w:ascii="Calibri" w:eastAsia="Times New Roman" w:hAnsi="Calibri" w:cs="Times New Roman"/>
          <w:sz w:val="28"/>
          <w:szCs w:val="28"/>
          <w:lang w:val="en-GB"/>
        </w:rPr>
        <w:lastRenderedPageBreak/>
        <w:t>U.S.$2,500,000 upon the terms and conditions more specifically set out therein.</w:t>
      </w:r>
    </w:p>
    <w:p w14:paraId="50EA4916"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4702B193" w14:textId="77777777" w:rsidR="00C44265" w:rsidRPr="00C44265" w:rsidRDefault="00C44265" w:rsidP="00664A0A">
      <w:pPr>
        <w:numPr>
          <w:ilvl w:val="0"/>
          <w:numId w:val="82"/>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pursuant to the terms and conditions of the Facility Agreement, the parties hereto subsequently executed the following security documents:-</w:t>
      </w:r>
    </w:p>
    <w:p w14:paraId="4D633369"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71B82945" w14:textId="77777777"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Debenture dated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1998 to secure a sum of US$2,500,000 (hereinafter called “the Debenture”).</w:t>
      </w:r>
    </w:p>
    <w:p w14:paraId="41142C02" w14:textId="77777777"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Charge dated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1998 over </w:t>
      </w:r>
      <w:r w:rsidRPr="00C44265">
        <w:rPr>
          <w:rFonts w:ascii="Calibri" w:eastAsia="Times New Roman" w:hAnsi="Calibri" w:cs="Times New Roman"/>
          <w:b/>
          <w:sz w:val="28"/>
          <w:szCs w:val="28"/>
          <w:lang w:val="en-GB"/>
        </w:rPr>
        <w:t>L.R. No. ++/583</w:t>
      </w:r>
      <w:r w:rsidRPr="00C44265">
        <w:rPr>
          <w:rFonts w:ascii="Calibri" w:eastAsia="Times New Roman" w:hAnsi="Calibri" w:cs="Times New Roman"/>
          <w:sz w:val="28"/>
          <w:szCs w:val="28"/>
          <w:lang w:val="en-GB"/>
        </w:rPr>
        <w:t xml:space="preserve"> Embakasi, Nairobi to secure a sum of US$2,500,000 (hereinafter called “the Charge”).</w:t>
      </w:r>
    </w:p>
    <w:p w14:paraId="3DE930F4" w14:textId="77777777"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variation of Agreement dated 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August, 1998 which varied the terms of repayment as set out in the Facility Agreement.</w:t>
      </w:r>
    </w:p>
    <w:p w14:paraId="3607CD85" w14:textId="77777777"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collection Account Agreement made on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August, 1998 between the Plaintiff, ++ Bank and Standard Chartered Bank Kenya Limited pursuant to the Variation of Agreement aforesaid.</w:t>
      </w:r>
    </w:p>
    <w:p w14:paraId="646428BA" w14:textId="77777777"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14:paraId="717B575C" w14:textId="77777777" w:rsidR="00C44265" w:rsidRPr="00C44265" w:rsidRDefault="00C44265" w:rsidP="00664A0A">
      <w:pPr>
        <w:numPr>
          <w:ilvl w:val="0"/>
          <w:numId w:val="84"/>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pursuant to the terms and conditions of the aforesaid security documents, the Defendant duly advanced and disbursed to the Plaintiff the total sum of US$2,250,000.  At pages 62 to 75 of the exhibit hereto are true copies of letters from the Plaintiff acknowledging and admitting its indebtedness to the Plaintiff as aforesaid.    </w:t>
      </w:r>
    </w:p>
    <w:p w14:paraId="23D364ED"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7FD39F5A" w14:textId="77777777"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clause 8 of the Charge at page 6 thereof stipulated that:</w:t>
      </w:r>
    </w:p>
    <w:p w14:paraId="749535EE"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1B42DD94" w14:textId="77777777" w:rsidR="00C44265" w:rsidRPr="00C44265" w:rsidRDefault="00C44265" w:rsidP="00C44265">
      <w:pPr>
        <w:spacing w:after="0" w:line="360" w:lineRule="auto"/>
        <w:ind w:left="1440"/>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lastRenderedPageBreak/>
        <w:t>“without prejudice to the powers hereby conferred on the lender all the covenants, agreements, provisions and powers contained in the Loan Agreement and the Debenture and each of them for securing or enforcing payment of all moneys due thereunder shall where applicable extend and apply to this Instrument and shall be deemed to be incorporated therein”.</w:t>
      </w:r>
    </w:p>
    <w:p w14:paraId="6F3B42D1"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  </w:t>
      </w:r>
    </w:p>
    <w:p w14:paraId="4F7F33C7" w14:textId="77777777"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breach of its obligations under the various security documents, the Plaintiff from time to time defaulted in making schedule repayments on the amounts advanced to it.  As a consequence whereof events of default did occur entitling the ++ Bank to demand the immediate payment of the total amount then outstanding, interest thereon and the cost and expense incidental thereto. Further the ++ Bank was and is not obliged to make any further disbursements pursuant to the terms of the Facility Agreement or any subsequent variation thereto.</w:t>
      </w:r>
    </w:p>
    <w:p w14:paraId="5DF229D7"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2E3C0110" w14:textId="77777777"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19.</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the premises, the ++ Bank wrote to the Plaintiff several letters demanding payment of outstanding monies as follows:-</w:t>
      </w:r>
    </w:p>
    <w:p w14:paraId="4F018220" w14:textId="77777777" w:rsidR="00C44265" w:rsidRPr="00C44265" w:rsidRDefault="00C44265" w:rsidP="00664A0A">
      <w:pPr>
        <w:numPr>
          <w:ilvl w:val="0"/>
          <w:numId w:val="85"/>
        </w:numPr>
        <w:tabs>
          <w:tab w:val="num" w:pos="1515"/>
        </w:tabs>
        <w:spacing w:after="0" w:line="360" w:lineRule="auto"/>
        <w:ind w:left="1515"/>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letter dated 8</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1999 demanding payment by 16</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1999.</w:t>
      </w:r>
    </w:p>
    <w:p w14:paraId="07E9F220" w14:textId="77777777"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14:paraId="34FA69B3" w14:textId="77777777" w:rsidR="00C44265" w:rsidRPr="00C44265" w:rsidRDefault="00C44265" w:rsidP="00664A0A">
      <w:pPr>
        <w:numPr>
          <w:ilvl w:val="0"/>
          <w:numId w:val="85"/>
        </w:numPr>
        <w:tabs>
          <w:tab w:val="num" w:pos="1515"/>
        </w:tabs>
        <w:spacing w:after="0" w:line="360" w:lineRule="auto"/>
        <w:ind w:left="1515"/>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letter dated 27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May, 1999 demanding full payment of the total amount then outstanding in accordance with Article XI of the Facility Agreement.  The total amount then totalled US$2,023,537.93. </w:t>
      </w:r>
    </w:p>
    <w:p w14:paraId="05B5DB16" w14:textId="77777777"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14:paraId="2CA2936A" w14:textId="77777777" w:rsidR="00C44265" w:rsidRPr="00C44265" w:rsidRDefault="00C44265" w:rsidP="00664A0A">
      <w:pPr>
        <w:numPr>
          <w:ilvl w:val="0"/>
          <w:numId w:val="85"/>
        </w:numPr>
        <w:tabs>
          <w:tab w:val="num" w:pos="1515"/>
        </w:tabs>
        <w:spacing w:after="0" w:line="360" w:lineRule="auto"/>
        <w:ind w:left="1515"/>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A letter dated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demanding full payment of the total amount then outstanding in accordance with Article XI of the Facility Agreement.  The total amount then totalled US$2,161,690.91.</w:t>
      </w:r>
    </w:p>
    <w:p w14:paraId="73FE1ABA" w14:textId="77777777" w:rsidR="00C44265" w:rsidRPr="00C44265" w:rsidRDefault="00C44265" w:rsidP="00C44265">
      <w:pPr>
        <w:spacing w:after="0" w:line="360" w:lineRule="auto"/>
        <w:ind w:left="720" w:firstLine="720"/>
        <w:jc w:val="both"/>
        <w:rPr>
          <w:rFonts w:ascii="Calibri" w:eastAsia="Times New Roman" w:hAnsi="Calibri" w:cs="Times New Roman"/>
          <w:sz w:val="28"/>
          <w:szCs w:val="28"/>
          <w:lang w:val="en-GB"/>
        </w:rPr>
      </w:pPr>
    </w:p>
    <w:p w14:paraId="76544DE0" w14:textId="77777777" w:rsidR="00C44265" w:rsidRPr="00C44265" w:rsidRDefault="00C44265" w:rsidP="00C44265">
      <w:pPr>
        <w:spacing w:after="0" w:line="360" w:lineRule="auto"/>
        <w:ind w:left="144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True copies of the said letters are at pages 76 - 79.</w:t>
      </w:r>
    </w:p>
    <w:p w14:paraId="1B3C7167"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78D74CF6" w14:textId="77777777" w:rsidR="00C44265" w:rsidRPr="00C44265" w:rsidRDefault="00C44265" w:rsidP="00664A0A">
      <w:pPr>
        <w:numPr>
          <w:ilvl w:val="0"/>
          <w:numId w:val="87"/>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 am advised by Xxxxxx  &amp; Company Advocates on record for the ++ Bank which advice I verily believe to be true that </w:t>
      </w:r>
    </w:p>
    <w:p w14:paraId="76B083AF" w14:textId="77777777" w:rsidR="00C44265" w:rsidRPr="00C44265" w:rsidRDefault="00C44265" w:rsidP="00C44265">
      <w:pPr>
        <w:spacing w:after="0" w:line="360" w:lineRule="auto"/>
        <w:jc w:val="both"/>
        <w:rPr>
          <w:rFonts w:ascii="Calibri" w:eastAsia="Times New Roman" w:hAnsi="Calibri" w:cs="Times New Roman"/>
          <w:b/>
          <w:sz w:val="28"/>
          <w:szCs w:val="28"/>
          <w:u w:val="single"/>
          <w:lang w:val="en-GB"/>
        </w:rPr>
      </w:pPr>
    </w:p>
    <w:p w14:paraId="6CB8B666" w14:textId="77777777" w:rsidR="00C44265" w:rsidRPr="00C44265" w:rsidRDefault="00C44265" w:rsidP="00C44265">
      <w:pPr>
        <w:spacing w:after="0" w:line="360" w:lineRule="auto"/>
        <w:ind w:firstLine="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arising from the foregoing:-</w:t>
      </w:r>
    </w:p>
    <w:p w14:paraId="053A6191"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2BBDAA8E" w14:textId="77777777" w:rsidR="00C44265" w:rsidRPr="00C44265" w:rsidRDefault="00C44265" w:rsidP="00664A0A">
      <w:pPr>
        <w:numPr>
          <w:ilvl w:val="0"/>
          <w:numId w:val="86"/>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Under clause 9 of the Debenture, the ++ Bank became entitled to appoint any person or persons to be a receiver or receiver and manager and receivers and managers of the property and assets thereby charged.</w:t>
      </w:r>
    </w:p>
    <w:p w14:paraId="2644C9E0" w14:textId="77777777"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14:paraId="38016A5F" w14:textId="77777777" w:rsidR="00C44265" w:rsidRPr="00C44265" w:rsidRDefault="00C44265" w:rsidP="00664A0A">
      <w:pPr>
        <w:numPr>
          <w:ilvl w:val="0"/>
          <w:numId w:val="86"/>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Under the Charge and the Indian Transfer of Property Act 1882, the ++ Bank became entitled to exercise its statutory power of sale of the charged property aforesaid.</w:t>
      </w:r>
    </w:p>
    <w:p w14:paraId="295A89BE" w14:textId="77777777" w:rsidR="00C44265" w:rsidRPr="00C44265" w:rsidRDefault="00C44265" w:rsidP="00C44265">
      <w:pPr>
        <w:spacing w:after="0" w:line="360" w:lineRule="auto"/>
        <w:jc w:val="both"/>
        <w:rPr>
          <w:rFonts w:ascii="Calibri" w:eastAsia="Times New Roman" w:hAnsi="Calibri" w:cs="Times New Roman"/>
          <w:sz w:val="28"/>
          <w:szCs w:val="28"/>
          <w:lang w:val="en-GB"/>
        </w:rPr>
      </w:pPr>
    </w:p>
    <w:p w14:paraId="1162FF97" w14:textId="77777777"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further to paragraph  20 hereinabove, I swear that:-</w:t>
      </w:r>
    </w:p>
    <w:p w14:paraId="1DF3F4DC" w14:textId="77777777" w:rsidR="00C44265" w:rsidRPr="00C44265" w:rsidRDefault="00C44265" w:rsidP="00C44265">
      <w:pPr>
        <w:spacing w:after="0" w:line="360" w:lineRule="auto"/>
        <w:ind w:left="144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w:t>
      </w:r>
      <w:r w:rsidRPr="00C44265">
        <w:rPr>
          <w:rFonts w:ascii="Calibri" w:eastAsia="Times New Roman" w:hAnsi="Calibri" w:cs="Times New Roman"/>
          <w:sz w:val="28"/>
          <w:szCs w:val="28"/>
          <w:lang w:val="en-GB"/>
        </w:rPr>
        <w:tab/>
        <w:t>By a Deed of Appointment of Receivers and Managers dated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the ++ Bank appointed Messrs Graham James Greer Silcock and Pratul Hemraj Shah.  A true copy of the said Deed is at pages 80 to 82 of the exhibit hereto.  The same has not been stamped as the ++ Bank is exempt from payment of duties.</w:t>
      </w:r>
    </w:p>
    <w:p w14:paraId="33056DD2" w14:textId="77777777" w:rsidR="00C44265" w:rsidRPr="00C44265" w:rsidRDefault="00C44265" w:rsidP="00C44265">
      <w:pPr>
        <w:spacing w:after="0" w:line="360" w:lineRule="auto"/>
        <w:ind w:left="1440" w:hanging="720"/>
        <w:jc w:val="both"/>
        <w:rPr>
          <w:rFonts w:ascii="Calibri" w:eastAsia="Times New Roman" w:hAnsi="Calibri" w:cs="Times New Roman"/>
          <w:sz w:val="28"/>
          <w:szCs w:val="28"/>
          <w:lang w:val="en-GB"/>
        </w:rPr>
      </w:pPr>
    </w:p>
    <w:p w14:paraId="7252D938" w14:textId="77777777" w:rsidR="00C44265" w:rsidRPr="00C44265" w:rsidRDefault="00C44265" w:rsidP="00C44265">
      <w:pPr>
        <w:spacing w:after="0" w:line="360" w:lineRule="auto"/>
        <w:ind w:left="144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b)</w:t>
      </w:r>
      <w:r w:rsidRPr="00C44265">
        <w:rPr>
          <w:rFonts w:ascii="Calibri" w:eastAsia="Times New Roman" w:hAnsi="Calibri" w:cs="Times New Roman"/>
          <w:sz w:val="28"/>
          <w:szCs w:val="28"/>
          <w:lang w:val="en-GB"/>
        </w:rPr>
        <w:tab/>
        <w:t>The ++ Bank at the material time, did not take any steps towards exercise of its duly arisen statutory power of sale.  In this regard, the ++ Bank has neither advertised the charged property for sale nor offered the same for sale by private treaty or otherwise howsoever.</w:t>
      </w:r>
    </w:p>
    <w:p w14:paraId="6F642191"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subject to the Debenture, the Company/Borrower created a Charge dated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1998 over its property known as </w:t>
      </w:r>
      <w:r w:rsidRPr="00C44265">
        <w:rPr>
          <w:rFonts w:ascii="Calibri" w:eastAsia="Times New Roman" w:hAnsi="Calibri" w:cs="Times New Roman"/>
          <w:b/>
          <w:sz w:val="28"/>
          <w:szCs w:val="28"/>
          <w:lang w:val="en-GB"/>
        </w:rPr>
        <w:t>L.R ++/583, I.R. ++/1 EMBAKASI</w:t>
      </w:r>
      <w:r w:rsidRPr="00C44265">
        <w:rPr>
          <w:rFonts w:ascii="Calibri" w:eastAsia="Times New Roman" w:hAnsi="Calibri" w:cs="Times New Roman"/>
          <w:sz w:val="28"/>
          <w:szCs w:val="28"/>
          <w:lang w:val="en-GB"/>
        </w:rPr>
        <w:t xml:space="preserve"> </w:t>
      </w:r>
      <w:r w:rsidRPr="00C44265">
        <w:rPr>
          <w:rFonts w:ascii="Calibri" w:eastAsia="Times New Roman" w:hAnsi="Calibri" w:cs="Times New Roman"/>
          <w:b/>
          <w:sz w:val="28"/>
          <w:szCs w:val="28"/>
          <w:lang w:val="en-GB"/>
        </w:rPr>
        <w:t>NAIROBI</w:t>
      </w:r>
      <w:r w:rsidRPr="00C44265">
        <w:rPr>
          <w:rFonts w:ascii="Calibri" w:eastAsia="Times New Roman" w:hAnsi="Calibri" w:cs="Times New Roman"/>
          <w:sz w:val="28"/>
          <w:szCs w:val="28"/>
          <w:lang w:val="en-GB"/>
        </w:rPr>
        <w:t xml:space="preserve"> in favour of the Plaintiff to secure the said facility. Annexed hereto at pages…. of the said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is a true copy of the Charge. </w:t>
      </w:r>
    </w:p>
    <w:p w14:paraId="6F68AAFD" w14:textId="77777777" w:rsidR="00C44265" w:rsidRPr="00C44265" w:rsidRDefault="00C44265" w:rsidP="00C44265">
      <w:pPr>
        <w:tabs>
          <w:tab w:val="left" w:pos="540"/>
          <w:tab w:val="left" w:pos="2790"/>
        </w:tabs>
        <w:spacing w:after="0" w:line="360" w:lineRule="auto"/>
        <w:ind w:left="720"/>
        <w:jc w:val="both"/>
        <w:rPr>
          <w:rFonts w:ascii="Calibri" w:eastAsia="Times New Roman" w:hAnsi="Calibri" w:cs="Times New Roman"/>
          <w:b/>
          <w:sz w:val="28"/>
          <w:szCs w:val="28"/>
          <w:u w:val="single"/>
          <w:lang w:val="en-GB"/>
        </w:rPr>
      </w:pPr>
    </w:p>
    <w:p w14:paraId="1D749ABB"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4</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pursuance of the foregoing, and in performance of its obligations thereunder, the Plaintiff duly advanced moneys or otherwise gave credit or afforded a banking facility and other financial accommodation to the Company/Borrower. However, the Company breached its obligations under the facility as a consequence whereof, the Plaintiff in exercise of its rights under the security herein, the Plaintiff wrote to the Company on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demanding full and immediate payment of the sum of US$ 2,162,690.91 by the Company/Borrower being the outstanding balance as at that time under the said facility together with such interest as would accrue thereon at a rate of 2% p.a. </w:t>
      </w:r>
    </w:p>
    <w:p w14:paraId="1D60C44A"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245701E2"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5</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persistent and blatant breach of its obligation to the Plaintiff under the terms and conditions of the Debenture, the Company /Borrower refused, neglected and or otherwise failed to make the scheduled payments to the Plaintiff as a consequence whereof;</w:t>
      </w:r>
    </w:p>
    <w:p w14:paraId="38EFFB04" w14:textId="77777777" w:rsidR="00C44265" w:rsidRPr="00C44265" w:rsidRDefault="00C44265" w:rsidP="00C44265">
      <w:pPr>
        <w:tabs>
          <w:tab w:val="left" w:pos="540"/>
          <w:tab w:val="left" w:pos="2790"/>
        </w:tabs>
        <w:spacing w:after="0" w:line="360" w:lineRule="auto"/>
        <w:ind w:left="144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a)</w:t>
      </w:r>
      <w:r w:rsidRPr="00C44265">
        <w:rPr>
          <w:rFonts w:ascii="Calibri" w:eastAsia="Times New Roman" w:hAnsi="Calibri" w:cs="Times New Roman"/>
          <w:sz w:val="28"/>
          <w:szCs w:val="28"/>
          <w:lang w:val="en-GB"/>
        </w:rPr>
        <w:tab/>
        <w:t>In accordance with clause 8 of the Debenture, the principal moneys and interest and other moneys and liabilities secured under the Debenture became immediately payable and fell due to be discharged without demand.</w:t>
      </w:r>
    </w:p>
    <w:p w14:paraId="697D9FF8" w14:textId="77777777" w:rsidR="00C44265" w:rsidRPr="00C44265" w:rsidRDefault="00C44265" w:rsidP="00664A0A">
      <w:pPr>
        <w:numPr>
          <w:ilvl w:val="0"/>
          <w:numId w:val="77"/>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Pursuant to clause 9 of the Debenture the Plaintiff on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appointed a Receiver Manager over the assets of the Company charged to the Plaintiff under the Debenture.</w:t>
      </w:r>
    </w:p>
    <w:p w14:paraId="136ECCEE" w14:textId="77777777" w:rsidR="00C44265" w:rsidRPr="00C44265" w:rsidRDefault="00C44265" w:rsidP="00664A0A">
      <w:pPr>
        <w:numPr>
          <w:ilvl w:val="0"/>
          <w:numId w:val="77"/>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Plaintiff became entitled to exercise its duly arisen statutory power of sale under the charge aforesaid.</w:t>
      </w:r>
    </w:p>
    <w:p w14:paraId="1CB88627"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6DFF48C7"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6</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despite the statutory demand notices having been issued to the Company/Borrower by the Plaintiff the Company/Borrower neglected, ignored and or otherwise failed to make any efforts and or take any steps towards liquidating the amounts outstanding under the said facility.</w:t>
      </w:r>
    </w:p>
    <w:p w14:paraId="7597E67D"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5F722E56"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7</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the Defendant being the Executive Director of the Company /Borrower was at all material times aware that the Company /Borrower did not have any property which could be disposed of by the Plaintiff with a view to recovering the balances outstanding under the said facility. In the premise, the Defendant was in the event aware, that this charged property would be put up for sale by public auction upon its failure to redeem the same within the requisite statutory notice periods.</w:t>
      </w:r>
    </w:p>
    <w:p w14:paraId="3A688CDB"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57F091D0"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8</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on several occasions and at the request of the Company/Borrower the Plaintiff has postponed the sale of the charged property so as to negotiate with the Company.</w:t>
      </w:r>
    </w:p>
    <w:p w14:paraId="4316B3C0"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58FAA8C3"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9</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Company had on the 30</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day of September 1999 filed an Application under a Certificate of Urgency supported by an affidavit sworn by Xxxxxx Xxxxxx an air line Xxxxxx and chief Executive, the of the Company/Borrower, the Defendant herein, seeking inter alia, </w:t>
      </w:r>
    </w:p>
    <w:p w14:paraId="23291CC7" w14:textId="77777777"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 injunction restraining the Plaintiff from selling the charged property</w:t>
      </w:r>
    </w:p>
    <w:p w14:paraId="7B41D342" w14:textId="77777777"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 injunction restraining the Plaintiff from recalling, taking possession, selling or otherwise realising any of the Defendant’s property.</w:t>
      </w:r>
    </w:p>
    <w:p w14:paraId="27528A6E" w14:textId="77777777"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b/>
          <w:sz w:val="28"/>
          <w:szCs w:val="28"/>
          <w:lang w:val="en-GB"/>
        </w:rPr>
      </w:pPr>
      <w:r w:rsidRPr="00C44265">
        <w:rPr>
          <w:rFonts w:ascii="Calibri" w:eastAsia="Times New Roman" w:hAnsi="Calibri" w:cs="Times New Roman"/>
          <w:sz w:val="28"/>
          <w:szCs w:val="28"/>
          <w:lang w:val="en-GB"/>
        </w:rPr>
        <w:t xml:space="preserve">An injunction both mandatory and prohibitory to eject the Receivers and Managers namely </w:t>
      </w:r>
      <w:r w:rsidRPr="00C44265">
        <w:rPr>
          <w:rFonts w:ascii="Calibri" w:eastAsia="Times New Roman" w:hAnsi="Calibri" w:cs="Times New Roman"/>
          <w:b/>
          <w:sz w:val="28"/>
          <w:szCs w:val="28"/>
          <w:lang w:val="en-GB"/>
        </w:rPr>
        <w:t xml:space="preserve">GRAHAM JAMES GREER SILCOCK &amp; PRATUL HEMRAJ SHAH </w:t>
      </w:r>
    </w:p>
    <w:p w14:paraId="249576C1" w14:textId="77777777"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Costs of the Application.</w:t>
      </w:r>
    </w:p>
    <w:p w14:paraId="14F986F5"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Annexed hereto at pages….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are true copies of the Plaint, Certificate of Urgency, Chamber Summons and Supporting Affidavit respectively.</w:t>
      </w:r>
    </w:p>
    <w:p w14:paraId="43BB2B5D"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7E7B57C3"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10</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 through its advocates Xxxxxx &amp; Company, filed its replying Affidavit and Grounds of objection on the 13</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October 1999 denying all the allegations made in the Plaint, Certificate of Urgency, Chamber Summons and the Supporting Affidavits respectively. Annexed hereto at pages…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are the true copies of the Replying Affidavit and Grounds of Objection respectively.</w:t>
      </w:r>
    </w:p>
    <w:p w14:paraId="5CE2D0E5"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0474C12E"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11</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same day the Plaintiff through its advocates aforesaid filed an Application by way of Chamber Summons seeking orders for the stay of the proceedings in the suit and for an order that the dispute be referred to an arbitration. In the same Application the Plaintiff sought orders that the Injunction Application filed by the Defendant dated 24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September 1999 be heard </w:t>
      </w:r>
      <w:r w:rsidRPr="00C44265">
        <w:rPr>
          <w:rFonts w:ascii="Calibri" w:eastAsia="Times New Roman" w:hAnsi="Calibri" w:cs="Times New Roman"/>
          <w:i/>
          <w:sz w:val="28"/>
          <w:szCs w:val="28"/>
          <w:lang w:val="en-GB"/>
        </w:rPr>
        <w:t xml:space="preserve">in limine. </w:t>
      </w:r>
      <w:r w:rsidRPr="00C44265">
        <w:rPr>
          <w:rFonts w:ascii="Calibri" w:eastAsia="Times New Roman" w:hAnsi="Calibri" w:cs="Times New Roman"/>
          <w:sz w:val="28"/>
          <w:szCs w:val="28"/>
          <w:lang w:val="en-GB"/>
        </w:rPr>
        <w:t>Annexed hereto at pages …..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are true copies of the Chamber Summons together with the Supporting Affidavit respectively.</w:t>
      </w:r>
    </w:p>
    <w:p w14:paraId="0E23A8FA"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09163931"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12</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parties thereafter went into negotiations seeking an out of court settlement of the matter and the Company’s Advocates aforesaid agreed that once the settlement was agreed on they would withdraw the suit aforesaid.</w:t>
      </w:r>
    </w:p>
    <w:p w14:paraId="349CD362"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7F66347C"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13</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as a consequence of not reaching at an agreement the Company/Plaintiff’s application dated 24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September 1999 was fixed for hearing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of February 2000.</w:t>
      </w:r>
    </w:p>
    <w:p w14:paraId="0EF869BE"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6AFD58B1"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14</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when the Application came up for hearing on the aforesaid date the Advocates for the Defendant sought leave to file a further Affidavit which leave was granted and the matter stood over to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of March 2000. However, the matter was not heard even then and the same was stood over to 5</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April 2000 when it was finally heard.</w:t>
      </w:r>
    </w:p>
    <w:p w14:paraId="144060C2"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04CCC008"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 xml:space="preserve"> 15</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upon hearing the matter, Justice Hewett gave a ruling immediately dismissing the Application with costs. Annexed hereto at pages… of the exhibit marked ‘</w:t>
      </w:r>
      <w:r w:rsidRPr="00C44265">
        <w:rPr>
          <w:rFonts w:ascii="Calibri" w:eastAsia="Times New Roman" w:hAnsi="Calibri" w:cs="Times New Roman"/>
          <w:b/>
          <w:sz w:val="28"/>
          <w:szCs w:val="28"/>
          <w:lang w:val="en-GB"/>
        </w:rPr>
        <w:t xml:space="preserve">SM1’ </w:t>
      </w:r>
      <w:r w:rsidRPr="00C44265">
        <w:rPr>
          <w:rFonts w:ascii="Calibri" w:eastAsia="Times New Roman" w:hAnsi="Calibri" w:cs="Times New Roman"/>
          <w:sz w:val="28"/>
          <w:szCs w:val="28"/>
          <w:lang w:val="en-GB"/>
        </w:rPr>
        <w:t>is a true Copy of the order.</w:t>
      </w:r>
    </w:p>
    <w:p w14:paraId="3DEFA64F"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2DCBEF67"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16</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6</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day of April 2000, the Company/Plaintiff filed a Notice of Motion and Supporting Affidavit under a Certificate of Urgency wherein it sought, inter alia, the following orders;</w:t>
      </w:r>
    </w:p>
    <w:p w14:paraId="03AC1FEF" w14:textId="77777777" w:rsidR="00C44265" w:rsidRPr="00C44265" w:rsidRDefault="00C44265" w:rsidP="00664A0A">
      <w:pPr>
        <w:numPr>
          <w:ilvl w:val="0"/>
          <w:numId w:val="79"/>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temporary stay of the ruling dated 5</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2000 and all consequential orders. </w:t>
      </w:r>
    </w:p>
    <w:p w14:paraId="7D51BB4F" w14:textId="77777777" w:rsidR="00C44265" w:rsidRPr="00C44265" w:rsidRDefault="00C44265" w:rsidP="00664A0A">
      <w:pPr>
        <w:numPr>
          <w:ilvl w:val="0"/>
          <w:numId w:val="79"/>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costs of the Application.</w:t>
      </w:r>
    </w:p>
    <w:p w14:paraId="438BBB56" w14:textId="77777777" w:rsidR="00C44265" w:rsidRPr="00C44265" w:rsidRDefault="00C44265" w:rsidP="00C44265">
      <w:pPr>
        <w:tabs>
          <w:tab w:val="left" w:pos="540"/>
          <w:tab w:val="left" w:pos="2790"/>
        </w:tabs>
        <w:spacing w:after="0" w:line="360" w:lineRule="auto"/>
        <w:ind w:left="54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Annexed hereto at pages… of the exhibit marked SM1 are true copies of the Notice of Motion, Supporting Affidavit and the certificate of Urgency respectively.</w:t>
      </w:r>
    </w:p>
    <w:p w14:paraId="629EB2F9"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7D44E766"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17</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 herein ('the Defendant') filed the Grounds of Opposition and a Replying Affidavit on the 19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April 2000. Annexed hereto at pages…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are true copies of the Grounds of Opposition and the Replying Affidavit respectively.</w:t>
      </w:r>
    </w:p>
    <w:p w14:paraId="576E384D"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3A72D2BE"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18</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stay Application was heard on the 12</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June 2000 and upon hearing both sides, Justice Hewett dismissed the stay Application with costs and made no order. Attached hereto at pages….. marked SM1 is a true copy of the order dismissing the same.</w:t>
      </w:r>
    </w:p>
    <w:p w14:paraId="620B84A9"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6EED25BA"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19</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17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July 2000 the Company/Plaintiff filed an Application under a Certificate of Urgency for an ex-parte injunction and for review of the order of Justice Hewett of the 20</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2000. Attached hereto at pages….. of the exhibit marked SM1 are true copies of the Notice of Motion and the Affidavit of the Defendant herein.</w:t>
      </w:r>
    </w:p>
    <w:p w14:paraId="1ACD44B6"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4FD1C292"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20</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 filed its Replying Affidavit denying all the allegations set in the Application.</w:t>
      </w:r>
    </w:p>
    <w:p w14:paraId="3D224DAE"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680AE29A"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21</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when the Application came up for hearing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of January 2001, the Company/Plaintiff’s Application was dismissed with costs. Attached hereto at page…. Of the exhibit marked SM1 is a true copy of the order dismissing the same.</w:t>
      </w:r>
    </w:p>
    <w:p w14:paraId="04A41859"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2646BF1D"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22</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day of August the Company/Plaintiff made an Application under a Certificate of Urgency seeking inter alia the following orders;</w:t>
      </w:r>
    </w:p>
    <w:p w14:paraId="031E7888" w14:textId="77777777" w:rsidR="00C44265" w:rsidRPr="00C44265" w:rsidRDefault="00C44265" w:rsidP="00664A0A">
      <w:pPr>
        <w:numPr>
          <w:ilvl w:val="0"/>
          <w:numId w:val="80"/>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That there be a stay of execution of the Order of the Court made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day of January pending the intended appeal by the Company/Plaintiff.</w:t>
      </w:r>
    </w:p>
    <w:p w14:paraId="4302A756" w14:textId="77777777" w:rsidR="00C44265" w:rsidRPr="00C44265" w:rsidRDefault="00C44265" w:rsidP="00664A0A">
      <w:pPr>
        <w:numPr>
          <w:ilvl w:val="0"/>
          <w:numId w:val="80"/>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That there be no order of the court under section 52 of the Transfer of Property Act permitting the Defendants therein to deal in the Plaintiff’s property L.R No. ++/583 during the pendency and prosecution of the proceedings and suit. Annexed hereto at pages.. .  of the exhibit marked ‘</w:t>
      </w:r>
      <w:r w:rsidRPr="00C44265">
        <w:rPr>
          <w:rFonts w:ascii="Calibri" w:eastAsia="Times New Roman" w:hAnsi="Calibri" w:cs="Times New Roman"/>
          <w:b/>
          <w:sz w:val="28"/>
          <w:szCs w:val="28"/>
          <w:lang w:val="en-GB"/>
        </w:rPr>
        <w:t xml:space="preserve">SM1’ </w:t>
      </w:r>
      <w:r w:rsidRPr="00C44265">
        <w:rPr>
          <w:rFonts w:ascii="Calibri" w:eastAsia="Times New Roman" w:hAnsi="Calibri" w:cs="Times New Roman"/>
          <w:sz w:val="28"/>
          <w:szCs w:val="28"/>
          <w:lang w:val="en-GB"/>
        </w:rPr>
        <w:t>is a true copy of the Application.</w:t>
      </w:r>
    </w:p>
    <w:p w14:paraId="57DA7558"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72D49F69"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23</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24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August 2001 the Court made Orders to that effect bit when the matter was heard </w:t>
      </w:r>
      <w:r w:rsidRPr="00C44265">
        <w:rPr>
          <w:rFonts w:ascii="Calibri" w:eastAsia="Times New Roman" w:hAnsi="Calibri" w:cs="Times New Roman"/>
          <w:i/>
          <w:sz w:val="28"/>
          <w:szCs w:val="28"/>
          <w:lang w:val="en-GB"/>
        </w:rPr>
        <w:t>inter partes,</w:t>
      </w:r>
      <w:r w:rsidRPr="00C44265">
        <w:rPr>
          <w:rFonts w:ascii="Calibri" w:eastAsia="Times New Roman" w:hAnsi="Calibri" w:cs="Times New Roman"/>
          <w:sz w:val="28"/>
          <w:szCs w:val="28"/>
          <w:lang w:val="en-GB"/>
        </w:rPr>
        <w:t xml:space="preserve"> the Application was dismissed with cost. Annexed hereto at page …of the exhibit marked </w:t>
      </w:r>
      <w:r w:rsidRPr="00C44265">
        <w:rPr>
          <w:rFonts w:ascii="Calibri" w:eastAsia="Times New Roman" w:hAnsi="Calibri" w:cs="Times New Roman"/>
          <w:b/>
          <w:sz w:val="28"/>
          <w:szCs w:val="28"/>
          <w:lang w:val="en-GB"/>
        </w:rPr>
        <w:t xml:space="preserve">‘SM1’ </w:t>
      </w:r>
      <w:r w:rsidRPr="00C44265">
        <w:rPr>
          <w:rFonts w:ascii="Calibri" w:eastAsia="Times New Roman" w:hAnsi="Calibri" w:cs="Times New Roman"/>
          <w:sz w:val="28"/>
          <w:szCs w:val="28"/>
          <w:lang w:val="en-GB"/>
        </w:rPr>
        <w:t>is a true copy of the Order.</w:t>
      </w:r>
    </w:p>
    <w:p w14:paraId="61F4754E"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7A451C68"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24</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Company has never executed the intended appeal aforementioned despite several courts order made against it in this matter.</w:t>
      </w:r>
    </w:p>
    <w:p w14:paraId="485FB146"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1A20AF10"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25</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blatant breach of the loan agreement, Debenture and the several aforestated Court Orders the Company/Borrower refused, failed and/ or neglected to pay the outstanding debt owing from itself to the Plaintiff herein or any part thereof within the stipulated period of time and /or at all giving rise to the Plaintiff’s right to realise the security aforesaid.</w:t>
      </w:r>
    </w:p>
    <w:p w14:paraId="72E8AA1D"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62D3084E"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26</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Plaintiff’s efforts to sell the security aforesaid which is the subject matter  of this Originating Summons , has been frustrated by the Defendant as he  occupies and continue to occupy the said property thereby making it impossible for interested buyers to view the same. </w:t>
      </w:r>
    </w:p>
    <w:p w14:paraId="54F27638"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74AE3308"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27</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 I</w:t>
      </w:r>
      <w:r w:rsidRPr="00C44265">
        <w:rPr>
          <w:rFonts w:ascii="Calibri" w:eastAsia="Times New Roman" w:hAnsi="Calibri" w:cs="Times New Roman"/>
          <w:sz w:val="28"/>
          <w:szCs w:val="28"/>
          <w:lang w:val="en-GB"/>
        </w:rPr>
        <w:t xml:space="preserve"> am advised by the Plaintiff’s advocates on record aforesaid whose advice I verily believe to be true that, the refusal by the Defendant herein to vacate the said property is geared towards frustrating the Plaintiff herein from realising the security aforesaid in breach of the loan agreement and the Debenture thereof.</w:t>
      </w:r>
    </w:p>
    <w:p w14:paraId="59E8C14D"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b/>
          <w:sz w:val="28"/>
          <w:szCs w:val="28"/>
          <w:u w:val="single"/>
          <w:lang w:val="en-GB"/>
        </w:rPr>
      </w:pPr>
    </w:p>
    <w:p w14:paraId="514C8981"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28</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t>
      </w:r>
      <w:r w:rsidRPr="00C44265">
        <w:rPr>
          <w:rFonts w:ascii="Calibri" w:eastAsia="Times New Roman" w:hAnsi="Calibri" w:cs="Times New Roman"/>
          <w:b/>
          <w:sz w:val="28"/>
          <w:szCs w:val="28"/>
          <w:lang w:val="en-GB"/>
        </w:rPr>
        <w:t>I</w:t>
      </w:r>
      <w:r w:rsidRPr="00C44265">
        <w:rPr>
          <w:rFonts w:ascii="Calibri" w:eastAsia="Times New Roman" w:hAnsi="Calibri" w:cs="Times New Roman"/>
          <w:sz w:val="28"/>
          <w:szCs w:val="28"/>
          <w:lang w:val="en-GB"/>
        </w:rPr>
        <w:t xml:space="preserve"> am further advised by the said advocates on record, whose advice I verily believe to be true that failure by the Defendant, as the Executive Director of the Company/Borrower, to fulfil his obligation under the Debenture herein and more specifically the consequent Court Orders, such as failure to vacate the said property and the frustration towards the Plaintiff herein constitutes contempt of this Honourable Court. </w:t>
      </w:r>
    </w:p>
    <w:p w14:paraId="0043EE3D"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49173B81"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29</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the Defendant has denied the Plaintiff herein its rights under the said Debenture and the several Court Orders in the Company/Borrower suit aforementioned to selling the said property to liquidate the amount outstanding which currently stand at……</w:t>
      </w:r>
    </w:p>
    <w:p w14:paraId="1B529730"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4A7ECDB3"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30</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view of the foregoing, it is only fair, just and expedient that the Defendant be ordered to vacate the property to enable the Plaintiff realise the same for the purposes of liquidating the outstanding amount and by virtue of its rights under the Court Orders made thereto. </w:t>
      </w:r>
    </w:p>
    <w:p w14:paraId="7DA62DE1"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6B3B197B"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31</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 I</w:t>
      </w:r>
      <w:r w:rsidRPr="00C44265">
        <w:rPr>
          <w:rFonts w:ascii="Calibri" w:eastAsia="Times New Roman" w:hAnsi="Calibri" w:cs="Times New Roman"/>
          <w:sz w:val="28"/>
          <w:szCs w:val="28"/>
          <w:lang w:val="en-GB"/>
        </w:rPr>
        <w:t xml:space="preserve"> swear this Affidavit in support of the originating Summons herein seeking, inter alia, eviction orders of the Defendant from </w:t>
      </w:r>
      <w:r w:rsidRPr="00C44265">
        <w:rPr>
          <w:rFonts w:ascii="Calibri" w:eastAsia="Times New Roman" w:hAnsi="Calibri" w:cs="Times New Roman"/>
          <w:b/>
          <w:sz w:val="28"/>
          <w:szCs w:val="28"/>
          <w:lang w:val="en-GB"/>
        </w:rPr>
        <w:t>L.R No. ++/583,</w:t>
      </w:r>
      <w:r w:rsidRPr="00C44265">
        <w:rPr>
          <w:rFonts w:ascii="Calibri" w:eastAsia="Times New Roman" w:hAnsi="Calibri" w:cs="Times New Roman"/>
          <w:sz w:val="28"/>
          <w:szCs w:val="28"/>
          <w:lang w:val="en-GB"/>
        </w:rPr>
        <w:t xml:space="preserve"> </w:t>
      </w:r>
      <w:r w:rsidRPr="00C44265">
        <w:rPr>
          <w:rFonts w:ascii="Calibri" w:eastAsia="Times New Roman" w:hAnsi="Calibri" w:cs="Times New Roman"/>
          <w:b/>
          <w:sz w:val="28"/>
          <w:szCs w:val="28"/>
          <w:lang w:val="en-GB"/>
        </w:rPr>
        <w:t>I.R ++/1 EMBAKASI, NAIROBI</w:t>
      </w:r>
      <w:r w:rsidRPr="00C44265">
        <w:rPr>
          <w:rFonts w:ascii="Calibri" w:eastAsia="Times New Roman" w:hAnsi="Calibri" w:cs="Times New Roman"/>
          <w:sz w:val="28"/>
          <w:szCs w:val="28"/>
          <w:lang w:val="en-GB"/>
        </w:rPr>
        <w:t xml:space="preserve">. Measuring approximately 2.4 acres and located within the Jomo Kenyatta International Airport.   </w:t>
      </w:r>
    </w:p>
    <w:p w14:paraId="554D708E" w14:textId="77777777"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14:paraId="16E3CE95" w14:textId="77777777"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32</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what is deponed herein is true to the best of my knowledge save as to matters deponed to on information sources whereof have been duly </w:t>
      </w:r>
      <w:r w:rsidRPr="00C44265">
        <w:rPr>
          <w:rFonts w:ascii="Calibri" w:eastAsia="Times New Roman" w:hAnsi="Calibri" w:cs="Times New Roman"/>
          <w:sz w:val="28"/>
          <w:szCs w:val="28"/>
          <w:lang w:val="en-GB"/>
        </w:rPr>
        <w:lastRenderedPageBreak/>
        <w:t>disclosed and matters deponed to on belief the grounds whereupon has been given.</w:t>
      </w:r>
    </w:p>
    <w:p w14:paraId="3C78D92F"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0330BC9D"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7FC09305"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SWORN</w:t>
      </w:r>
      <w:r w:rsidRPr="00C44265">
        <w:rPr>
          <w:rFonts w:ascii="Calibri" w:eastAsia="Times New Roman" w:hAnsi="Calibri" w:cs="Times New Roman"/>
          <w:sz w:val="28"/>
          <w:szCs w:val="28"/>
          <w:lang w:val="en-GB"/>
        </w:rPr>
        <w:t xml:space="preserve"> by the said </w:t>
      </w:r>
      <w:r w:rsidRPr="00C44265">
        <w:rPr>
          <w:rFonts w:ascii="Calibri" w:eastAsia="Times New Roman" w:hAnsi="Calibri" w:cs="Times New Roman"/>
          <w:b/>
          <w:sz w:val="28"/>
          <w:szCs w:val="28"/>
          <w:lang w:val="en-GB"/>
        </w:rPr>
        <w:t>cccccccccccccccccccc                 )</w:t>
      </w:r>
    </w:p>
    <w:p w14:paraId="19D52BAB"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At Nairobi On this         day of                     2001     </w:t>
      </w:r>
      <w:r w:rsidRPr="00C44265">
        <w:rPr>
          <w:rFonts w:ascii="Calibri" w:eastAsia="Times New Roman" w:hAnsi="Calibri" w:cs="Times New Roman"/>
          <w:b/>
          <w:sz w:val="28"/>
          <w:szCs w:val="28"/>
          <w:lang w:val="en-GB"/>
        </w:rPr>
        <w:t>)</w:t>
      </w:r>
    </w:p>
    <w:p w14:paraId="21F90B7A"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sz w:val="28"/>
          <w:szCs w:val="28"/>
          <w:lang w:val="en-GB"/>
        </w:rPr>
        <w:tab/>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r w:rsidRPr="00C44265">
        <w:rPr>
          <w:rFonts w:ascii="Calibri" w:eastAsia="Times New Roman" w:hAnsi="Calibri" w:cs="Times New Roman"/>
          <w:b/>
          <w:sz w:val="28"/>
          <w:szCs w:val="28"/>
          <w:lang w:val="en-GB"/>
        </w:rPr>
        <w:tab/>
      </w:r>
    </w:p>
    <w:p w14:paraId="6A39FE51"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p>
    <w:p w14:paraId="4DDE4FB4"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                   </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p>
    <w:p w14:paraId="64A483E8"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BEFORE ME</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p>
    <w:p w14:paraId="16653B1E"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p>
    <w:p w14:paraId="4499AD96"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p>
    <w:p w14:paraId="56A53C77"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r w:rsidRPr="00C44265">
        <w:rPr>
          <w:rFonts w:ascii="Calibri" w:eastAsia="Times New Roman" w:hAnsi="Calibri" w:cs="Times New Roman"/>
          <w:b/>
          <w:sz w:val="28"/>
          <w:szCs w:val="28"/>
          <w:lang w:val="en-GB"/>
        </w:rPr>
        <w:tab/>
      </w:r>
    </w:p>
    <w:p w14:paraId="1C0D8D6E"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r w:rsidRPr="00C44265">
        <w:rPr>
          <w:rFonts w:ascii="Calibri" w:eastAsia="Times New Roman" w:hAnsi="Calibri" w:cs="Times New Roman"/>
          <w:b/>
          <w:sz w:val="28"/>
          <w:szCs w:val="28"/>
          <w:lang w:val="en-GB"/>
        </w:rPr>
        <w:tab/>
      </w:r>
    </w:p>
    <w:p w14:paraId="4EF77387"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u w:val="single"/>
          <w:lang w:val="en-GB"/>
        </w:rPr>
        <w:t>COMMISSIONER FOR OATHS</w:t>
      </w:r>
      <w:r w:rsidRPr="00C44265">
        <w:rPr>
          <w:rFonts w:ascii="Calibri" w:eastAsia="Times New Roman" w:hAnsi="Calibri" w:cs="Times New Roman"/>
          <w:b/>
          <w:sz w:val="28"/>
          <w:szCs w:val="28"/>
          <w:lang w:val="en-GB"/>
        </w:rPr>
        <w:t xml:space="preserve"> </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r w:rsidRPr="00C44265">
        <w:rPr>
          <w:rFonts w:ascii="Calibri" w:eastAsia="Times New Roman" w:hAnsi="Calibri" w:cs="Times New Roman"/>
          <w:b/>
          <w:sz w:val="28"/>
          <w:szCs w:val="28"/>
          <w:lang w:val="en-GB"/>
        </w:rPr>
        <w:tab/>
      </w:r>
    </w:p>
    <w:p w14:paraId="0617CF39"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5A7574A1" w14:textId="77777777" w:rsidR="00C44265" w:rsidRPr="00C44265" w:rsidRDefault="00C44265" w:rsidP="00C44265">
      <w:pPr>
        <w:spacing w:after="0" w:line="240" w:lineRule="auto"/>
        <w:jc w:val="both"/>
        <w:rPr>
          <w:rFonts w:ascii="Calibri" w:eastAsia="Times New Roman" w:hAnsi="Calibri" w:cs="Times New Roman"/>
          <w:b/>
          <w:sz w:val="28"/>
          <w:szCs w:val="28"/>
          <w:lang w:val="en-GB"/>
        </w:rPr>
      </w:pPr>
    </w:p>
    <w:p w14:paraId="670823CC"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DRAW</w:t>
      </w:r>
      <w:r w:rsidRPr="00C44265">
        <w:rPr>
          <w:rFonts w:ascii="Calibri" w:eastAsia="Times New Roman" w:hAnsi="Calibri" w:cs="Times New Roman"/>
          <w:sz w:val="28"/>
          <w:szCs w:val="28"/>
          <w:u w:val="single"/>
          <w:lang w:val="en-GB"/>
        </w:rPr>
        <w:t xml:space="preserve"> &amp; </w:t>
      </w:r>
      <w:r w:rsidRPr="00C44265">
        <w:rPr>
          <w:rFonts w:ascii="Calibri" w:eastAsia="Times New Roman" w:hAnsi="Calibri" w:cs="Times New Roman"/>
          <w:b/>
          <w:sz w:val="28"/>
          <w:szCs w:val="28"/>
          <w:u w:val="single"/>
          <w:lang w:val="en-GB"/>
        </w:rPr>
        <w:t>FILED BY:</w:t>
      </w:r>
    </w:p>
    <w:p w14:paraId="3E5224BF"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Xxxxxx &amp; Company </w:t>
      </w:r>
    </w:p>
    <w:p w14:paraId="705892D8"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14:paraId="1106520C"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Xxxxxx,</w:t>
      </w:r>
    </w:p>
    <w:p w14:paraId="3A86474A"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Arboretum Drive,</w:t>
      </w:r>
    </w:p>
    <w:p w14:paraId="4C69ACD0"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P.O. Box xxxxxx,</w:t>
      </w:r>
    </w:p>
    <w:p w14:paraId="0D17739E" w14:textId="77777777"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Nairobi.</w:t>
      </w:r>
    </w:p>
    <w:p w14:paraId="57BB35E2"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440F15DD"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 xml:space="preserve">                </w:t>
      </w:r>
    </w:p>
    <w:p w14:paraId="11C6954E"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0A5A98E5"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REPUBLIC OF KENYA</w:t>
      </w:r>
    </w:p>
    <w:p w14:paraId="50A84E93"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IN THE HIGH COURT AT NAIROBI</w:t>
      </w:r>
    </w:p>
    <w:p w14:paraId="63DB3EE2"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 xml:space="preserve"> CIVIL CASE  NO. 123 OF 1999 </w:t>
      </w:r>
    </w:p>
    <w:p w14:paraId="6D084A00"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14:paraId="720BE366"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JOE BLOGGS ……………………………………………………………. PLAINTIFF</w:t>
      </w:r>
    </w:p>
    <w:p w14:paraId="4D1FB491"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545F09E6" w14:textId="77777777" w:rsidR="00D86541" w:rsidRPr="00D86541" w:rsidRDefault="00D86541" w:rsidP="00D86541">
      <w:pPr>
        <w:spacing w:after="0" w:line="240" w:lineRule="auto"/>
        <w:jc w:val="center"/>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VERSUS</w:t>
      </w:r>
    </w:p>
    <w:p w14:paraId="5D0B939F" w14:textId="77777777" w:rsidR="00D86541" w:rsidRPr="00D86541" w:rsidRDefault="00D86541" w:rsidP="00D86541">
      <w:pPr>
        <w:spacing w:after="0" w:line="240" w:lineRule="auto"/>
        <w:jc w:val="center"/>
        <w:rPr>
          <w:rFonts w:ascii="Tahoma" w:eastAsia="Times New Roman" w:hAnsi="Tahoma" w:cs="Times New Roman"/>
          <w:sz w:val="24"/>
          <w:szCs w:val="20"/>
          <w:lang w:val="en-GB" w:eastAsia="en-GB"/>
        </w:rPr>
      </w:pPr>
    </w:p>
    <w:p w14:paraId="202B1727"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SIMPLE SIMON ………….…………………………………………….. DEFENDANT</w:t>
      </w:r>
    </w:p>
    <w:p w14:paraId="3023E539"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14:paraId="6C1D7C11"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NOTICE OF APPEAL</w:t>
      </w:r>
    </w:p>
    <w:p w14:paraId="422D9981"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14:paraId="6A66B11E" w14:textId="77777777" w:rsidR="00D86541" w:rsidRPr="00D86541" w:rsidRDefault="00D86541" w:rsidP="00D86541">
      <w:pPr>
        <w:spacing w:after="0" w:line="240" w:lineRule="auto"/>
        <w:jc w:val="both"/>
        <w:rPr>
          <w:rFonts w:ascii="Tahoma" w:eastAsia="Times New Roman" w:hAnsi="Tahoma" w:cs="Times New Roman"/>
          <w:color w:val="FF0000"/>
          <w:sz w:val="24"/>
          <w:szCs w:val="20"/>
          <w:lang w:val="en-GB" w:eastAsia="en-GB"/>
        </w:rPr>
      </w:pPr>
      <w:r w:rsidRPr="00D86541">
        <w:rPr>
          <w:rFonts w:ascii="Tahoma" w:eastAsia="Times New Roman" w:hAnsi="Tahoma" w:cs="Times New Roman"/>
          <w:b/>
          <w:sz w:val="24"/>
          <w:szCs w:val="20"/>
          <w:u w:val="single"/>
          <w:lang w:val="en-GB" w:eastAsia="en-GB"/>
        </w:rPr>
        <w:t>TAKE NOTICE</w:t>
      </w:r>
      <w:r w:rsidRPr="00D86541">
        <w:rPr>
          <w:rFonts w:ascii="Tahoma" w:eastAsia="Times New Roman" w:hAnsi="Tahoma" w:cs="Times New Roman"/>
          <w:sz w:val="24"/>
          <w:szCs w:val="20"/>
          <w:lang w:val="en-GB" w:eastAsia="en-GB"/>
        </w:rPr>
        <w:t xml:space="preserve"> that </w:t>
      </w:r>
      <w:r w:rsidRPr="00D86541">
        <w:rPr>
          <w:rFonts w:ascii="Tahoma" w:eastAsia="Times New Roman" w:hAnsi="Tahoma" w:cs="Times New Roman"/>
          <w:sz w:val="24"/>
          <w:szCs w:val="20"/>
          <w:u w:val="single"/>
          <w:lang w:val="en-GB" w:eastAsia="en-GB"/>
        </w:rPr>
        <w:t>SIMPLE SIMON</w:t>
      </w:r>
      <w:r w:rsidRPr="00D86541">
        <w:rPr>
          <w:rFonts w:ascii="Tahoma" w:eastAsia="Times New Roman" w:hAnsi="Tahoma" w:cs="Times New Roman"/>
          <w:sz w:val="24"/>
          <w:szCs w:val="20"/>
          <w:lang w:val="en-GB" w:eastAsia="en-GB"/>
        </w:rPr>
        <w:t xml:space="preserve"> being dissatisfied with the decision of the Honourable Mr. Justice Dread given at Nairobi on the ……. day of ………., 1999 intends to appeal to the Court of Appeal against the whole of the said decision /such part of the said decision as decides that </w:t>
      </w:r>
      <w:r w:rsidRPr="00D86541">
        <w:rPr>
          <w:rFonts w:ascii="Tahoma" w:eastAsia="Times New Roman" w:hAnsi="Tahoma" w:cs="Times New Roman"/>
          <w:color w:val="FF0000"/>
          <w:sz w:val="24"/>
          <w:szCs w:val="20"/>
          <w:lang w:val="en-GB" w:eastAsia="en-GB"/>
        </w:rPr>
        <w:t>..{specify.</w:t>
      </w:r>
      <w:r w:rsidRPr="00D86541">
        <w:rPr>
          <w:rFonts w:ascii="Tahoma" w:eastAsia="Times New Roman" w:hAnsi="Tahoma" w:cs="Times New Roman"/>
          <w:color w:val="FF0000"/>
          <w:sz w:val="26"/>
          <w:szCs w:val="20"/>
          <w:lang w:val="en-GB" w:eastAsia="en-GB"/>
        </w:rPr>
        <w:t>}</w:t>
      </w:r>
      <w:r w:rsidRPr="00D86541">
        <w:rPr>
          <w:rFonts w:ascii="Tahoma" w:eastAsia="Times New Roman" w:hAnsi="Tahoma" w:cs="Times New Roman"/>
          <w:color w:val="FF0000"/>
          <w:sz w:val="24"/>
          <w:szCs w:val="20"/>
          <w:lang w:val="en-GB" w:eastAsia="en-GB"/>
        </w:rPr>
        <w:t xml:space="preserve">.. </w:t>
      </w:r>
    </w:p>
    <w:p w14:paraId="00A5C224"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72158451"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The address for service of the appellant is …… </w:t>
      </w:r>
    </w:p>
    <w:p w14:paraId="3E81FBD5"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1BA6E8AE" w14:textId="77777777" w:rsidR="00D86541" w:rsidRPr="00D86541" w:rsidRDefault="00D86541" w:rsidP="00D86541">
      <w:pPr>
        <w:spacing w:after="0" w:line="240" w:lineRule="auto"/>
        <w:jc w:val="both"/>
        <w:rPr>
          <w:rFonts w:ascii="Tahoma" w:eastAsia="Times New Roman" w:hAnsi="Tahoma" w:cs="Times New Roman"/>
          <w:color w:val="FF0000"/>
          <w:sz w:val="24"/>
          <w:szCs w:val="20"/>
          <w:lang w:val="en-GB" w:eastAsia="en-GB"/>
        </w:rPr>
      </w:pPr>
      <w:r w:rsidRPr="00D86541">
        <w:rPr>
          <w:rFonts w:ascii="Tahoma" w:eastAsia="Times New Roman" w:hAnsi="Tahoma" w:cs="Times New Roman"/>
          <w:sz w:val="24"/>
          <w:szCs w:val="20"/>
          <w:lang w:val="en-GB" w:eastAsia="en-GB"/>
        </w:rPr>
        <w:t xml:space="preserve">It is intended to serve copies of this notice on:- </w:t>
      </w:r>
      <w:r w:rsidRPr="00D86541">
        <w:rPr>
          <w:rFonts w:ascii="Tahoma" w:eastAsia="Times New Roman" w:hAnsi="Tahoma" w:cs="Times New Roman"/>
          <w:color w:val="FF0000"/>
          <w:sz w:val="24"/>
          <w:szCs w:val="20"/>
          <w:lang w:val="en-GB" w:eastAsia="en-GB"/>
        </w:rPr>
        <w:t>…{names and addresses of all persons directly affected by the appeal}</w:t>
      </w:r>
    </w:p>
    <w:p w14:paraId="6D392DEE"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45A3F1AE"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Dated this ………….. day of ……………………….. 1999.</w:t>
      </w:r>
    </w:p>
    <w:p w14:paraId="3D7B818B"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46258976"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29175726"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7F771A21" w14:textId="77777777" w:rsidR="00D86541" w:rsidRPr="00D86541" w:rsidRDefault="00D86541" w:rsidP="00664A0A">
      <w:pPr>
        <w:keepNext/>
        <w:numPr>
          <w:ilvl w:val="0"/>
          <w:numId w:val="32"/>
        </w:numPr>
        <w:spacing w:after="0" w:line="240" w:lineRule="auto"/>
        <w:jc w:val="center"/>
        <w:outlineLvl w:val="1"/>
        <w:rPr>
          <w:rFonts w:ascii="Tahoma" w:eastAsia="Times New Roman" w:hAnsi="Tahoma" w:cs="Times New Roman"/>
          <w:sz w:val="24"/>
          <w:szCs w:val="20"/>
          <w:u w:val="single"/>
          <w:lang w:val="en-GB" w:eastAsia="en-GB"/>
        </w:rPr>
      </w:pPr>
      <w:r w:rsidRPr="00D86541">
        <w:rPr>
          <w:rFonts w:ascii="Tahoma" w:eastAsia="Times New Roman" w:hAnsi="Tahoma" w:cs="Times New Roman"/>
          <w:sz w:val="24"/>
          <w:szCs w:val="20"/>
          <w:u w:val="single"/>
          <w:lang w:val="en-GB" w:eastAsia="en-GB"/>
        </w:rPr>
        <w:t>ADVOCATES FOR THE APPELLANT</w:t>
      </w:r>
    </w:p>
    <w:p w14:paraId="17324F37" w14:textId="77777777" w:rsidR="00D86541" w:rsidRPr="00D86541" w:rsidRDefault="00D86541" w:rsidP="00D86541">
      <w:pPr>
        <w:spacing w:after="0" w:line="240" w:lineRule="auto"/>
        <w:jc w:val="center"/>
        <w:rPr>
          <w:rFonts w:ascii="Tahoma" w:eastAsia="Times New Roman" w:hAnsi="Tahoma" w:cs="Times New Roman"/>
          <w:sz w:val="24"/>
          <w:szCs w:val="20"/>
          <w:u w:val="single"/>
          <w:lang w:val="en-GB" w:eastAsia="en-GB"/>
        </w:rPr>
      </w:pPr>
    </w:p>
    <w:p w14:paraId="0015A1C3" w14:textId="77777777" w:rsidR="00D86541" w:rsidRPr="00D86541" w:rsidRDefault="00D86541" w:rsidP="00D86541">
      <w:pPr>
        <w:spacing w:after="0" w:line="240" w:lineRule="auto"/>
        <w:jc w:val="center"/>
        <w:rPr>
          <w:rFonts w:ascii="Tahoma" w:eastAsia="Times New Roman" w:hAnsi="Tahoma" w:cs="Times New Roman"/>
          <w:color w:val="FF0000"/>
          <w:sz w:val="24"/>
          <w:szCs w:val="20"/>
          <w:lang w:val="en-GB" w:eastAsia="en-GB"/>
        </w:rPr>
      </w:pPr>
    </w:p>
    <w:p w14:paraId="58EB72D5"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b/>
          <w:sz w:val="24"/>
          <w:szCs w:val="20"/>
          <w:u w:val="single"/>
          <w:lang w:val="en-GB" w:eastAsia="en-GB"/>
        </w:rPr>
        <w:t>To:-</w:t>
      </w:r>
      <w:r w:rsidRPr="00D86541">
        <w:rPr>
          <w:rFonts w:ascii="Tahoma" w:eastAsia="Times New Roman" w:hAnsi="Tahoma" w:cs="Times New Roman"/>
          <w:sz w:val="24"/>
          <w:szCs w:val="20"/>
          <w:lang w:val="en-GB" w:eastAsia="en-GB"/>
        </w:rPr>
        <w:t xml:space="preserve"> </w:t>
      </w:r>
    </w:p>
    <w:p w14:paraId="5BA129AC"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t>The Registrar of the High Court of Kenya at Nairobi.</w:t>
      </w:r>
    </w:p>
    <w:p w14:paraId="50C8A039"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3BB78466"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t>Lodged in the High Court of Kenya at Nairobi on the …………. day of ………………………., 1999.</w:t>
      </w:r>
    </w:p>
    <w:p w14:paraId="0A5F00CB"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79AE2703"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291B91EE"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w:t>
      </w:r>
    </w:p>
    <w:p w14:paraId="21BA2A69"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 xml:space="preserve">Registrar </w:t>
      </w:r>
    </w:p>
    <w:p w14:paraId="7DF9B48A"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REPUBLIC OF KENYA</w:t>
      </w:r>
    </w:p>
    <w:p w14:paraId="6F900D63"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IN THE COURT OF APPEAL AT NAIROBI</w:t>
      </w:r>
    </w:p>
    <w:p w14:paraId="045E8787"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CIVIL</w:t>
      </w:r>
      <w:r w:rsidRPr="00D86541">
        <w:rPr>
          <w:rFonts w:ascii="Tahoma" w:eastAsia="Times New Roman" w:hAnsi="Tahoma" w:cs="Times New Roman"/>
          <w:b/>
          <w:color w:val="FF0000"/>
          <w:sz w:val="24"/>
          <w:szCs w:val="20"/>
          <w:u w:val="single"/>
          <w:lang w:val="en-GB" w:eastAsia="en-GB"/>
        </w:rPr>
        <w:t xml:space="preserve"> </w:t>
      </w:r>
      <w:r w:rsidRPr="00D86541">
        <w:rPr>
          <w:rFonts w:ascii="Tahoma" w:eastAsia="Times New Roman" w:hAnsi="Tahoma" w:cs="Times New Roman"/>
          <w:b/>
          <w:sz w:val="24"/>
          <w:szCs w:val="20"/>
          <w:u w:val="single"/>
          <w:lang w:val="en-GB" w:eastAsia="en-GB"/>
        </w:rPr>
        <w:t xml:space="preserve"> APPEAL NO. 123 OF 1999</w:t>
      </w:r>
    </w:p>
    <w:p w14:paraId="3982038F"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14:paraId="4BCF63A8" w14:textId="77777777" w:rsidR="00D86541" w:rsidRPr="00D86541" w:rsidRDefault="00D86541" w:rsidP="00664A0A">
      <w:pPr>
        <w:keepNext/>
        <w:numPr>
          <w:ilvl w:val="0"/>
          <w:numId w:val="32"/>
        </w:numPr>
        <w:tabs>
          <w:tab w:val="num" w:pos="360"/>
        </w:tabs>
        <w:spacing w:after="0" w:line="240" w:lineRule="auto"/>
        <w:jc w:val="center"/>
        <w:outlineLvl w:val="0"/>
        <w:rPr>
          <w:rFonts w:ascii="Tahoma" w:eastAsia="Times New Roman" w:hAnsi="Tahoma" w:cs="Times New Roman"/>
          <w:sz w:val="24"/>
          <w:szCs w:val="20"/>
          <w:u w:val="single"/>
          <w:lang w:val="en-GB" w:eastAsia="en-GB"/>
        </w:rPr>
      </w:pPr>
    </w:p>
    <w:p w14:paraId="6E2F14A5" w14:textId="77777777"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14:paraId="1F37FE5F"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SIMPLE SIMON ……………………………………………………. APPELLANT</w:t>
      </w:r>
    </w:p>
    <w:p w14:paraId="422642E0"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50E06656" w14:textId="77777777" w:rsidR="00D86541" w:rsidRPr="00D86541" w:rsidRDefault="00D86541" w:rsidP="00D86541">
      <w:pPr>
        <w:spacing w:after="0" w:line="240" w:lineRule="auto"/>
        <w:jc w:val="center"/>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VERSUS</w:t>
      </w:r>
    </w:p>
    <w:p w14:paraId="4BC2DEB6" w14:textId="77777777" w:rsidR="00D86541" w:rsidRPr="00D86541" w:rsidRDefault="00D86541" w:rsidP="00D86541">
      <w:pPr>
        <w:spacing w:after="0" w:line="240" w:lineRule="auto"/>
        <w:jc w:val="center"/>
        <w:rPr>
          <w:rFonts w:ascii="Tahoma" w:eastAsia="Times New Roman" w:hAnsi="Tahoma" w:cs="Times New Roman"/>
          <w:sz w:val="24"/>
          <w:szCs w:val="20"/>
          <w:lang w:val="en-GB" w:eastAsia="en-GB"/>
        </w:rPr>
      </w:pPr>
    </w:p>
    <w:p w14:paraId="0DE6D46C"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DESPERATE DAN …………………………………………………. RESPONDENT</w:t>
      </w:r>
    </w:p>
    <w:p w14:paraId="6B6FE0B7"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3E0CB023"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[Appeal from the judgement, </w:t>
      </w:r>
      <w:r w:rsidRPr="00D86541">
        <w:rPr>
          <w:rFonts w:ascii="Tahoma" w:eastAsia="Times New Roman" w:hAnsi="Tahoma" w:cs="Times New Roman"/>
          <w:color w:val="FF0000"/>
          <w:sz w:val="24"/>
          <w:szCs w:val="20"/>
          <w:lang w:val="en-GB" w:eastAsia="en-GB"/>
        </w:rPr>
        <w:t>{ decree order etc}</w:t>
      </w:r>
      <w:r w:rsidRPr="00D86541">
        <w:rPr>
          <w:rFonts w:ascii="Tahoma" w:eastAsia="Times New Roman" w:hAnsi="Tahoma" w:cs="Times New Roman"/>
          <w:sz w:val="24"/>
          <w:szCs w:val="20"/>
          <w:lang w:val="en-GB" w:eastAsia="en-GB"/>
        </w:rPr>
        <w:t xml:space="preserve"> of the High Court of Kenya at Nairobi [of Justice Dread] dated 1</w:t>
      </w:r>
      <w:r w:rsidRPr="00D86541">
        <w:rPr>
          <w:rFonts w:ascii="Tahoma" w:eastAsia="Times New Roman" w:hAnsi="Tahoma" w:cs="Times New Roman"/>
          <w:sz w:val="24"/>
          <w:szCs w:val="20"/>
          <w:vertAlign w:val="superscript"/>
          <w:lang w:val="en-GB" w:eastAsia="en-GB"/>
        </w:rPr>
        <w:t>st</w:t>
      </w:r>
      <w:r w:rsidRPr="00D86541">
        <w:rPr>
          <w:rFonts w:ascii="Tahoma" w:eastAsia="Times New Roman" w:hAnsi="Tahoma" w:cs="Times New Roman"/>
          <w:sz w:val="24"/>
          <w:szCs w:val="20"/>
          <w:lang w:val="en-GB" w:eastAsia="en-GB"/>
        </w:rPr>
        <w:t xml:space="preserve"> March 1999, in Civil Case </w:t>
      </w:r>
      <w:r w:rsidRPr="00D86541">
        <w:rPr>
          <w:rFonts w:ascii="Tahoma" w:eastAsia="Times New Roman" w:hAnsi="Tahoma" w:cs="Times New Roman"/>
          <w:color w:val="FF0000"/>
          <w:sz w:val="24"/>
          <w:szCs w:val="20"/>
          <w:lang w:val="en-GB" w:eastAsia="en-GB"/>
        </w:rPr>
        <w:t>{Civil Appeal/ Bankruptcy Cause/ Matrimonial Cause/ Miscellaneous Cause }</w:t>
      </w:r>
      <w:r w:rsidRPr="00D86541">
        <w:rPr>
          <w:rFonts w:ascii="Tahoma" w:eastAsia="Times New Roman" w:hAnsi="Tahoma" w:cs="Times New Roman"/>
          <w:sz w:val="24"/>
          <w:szCs w:val="20"/>
          <w:lang w:val="en-GB" w:eastAsia="en-GB"/>
        </w:rPr>
        <w:t xml:space="preserve">  No. …….. of 1999.]</w:t>
      </w:r>
    </w:p>
    <w:p w14:paraId="07CDF8AC"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03C99CAE" w14:textId="77777777" w:rsidR="00D86541" w:rsidRPr="00D86541" w:rsidRDefault="00D86541" w:rsidP="00664A0A">
      <w:pPr>
        <w:keepNext/>
        <w:numPr>
          <w:ilvl w:val="0"/>
          <w:numId w:val="32"/>
        </w:numPr>
        <w:tabs>
          <w:tab w:val="num" w:pos="360"/>
        </w:tabs>
        <w:spacing w:after="0" w:line="240" w:lineRule="auto"/>
        <w:jc w:val="center"/>
        <w:outlineLvl w:val="0"/>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lastRenderedPageBreak/>
        <w:t>NOTICE OF CROSS-APPEAL</w:t>
      </w:r>
    </w:p>
    <w:p w14:paraId="688C698B" w14:textId="77777777" w:rsidR="00D86541" w:rsidRPr="00D86541" w:rsidRDefault="00D86541" w:rsidP="00D86541">
      <w:pPr>
        <w:spacing w:after="0" w:line="240" w:lineRule="auto"/>
        <w:rPr>
          <w:rFonts w:ascii="Tahoma" w:eastAsia="Times New Roman" w:hAnsi="Tahoma" w:cs="Times New Roman"/>
          <w:sz w:val="24"/>
          <w:szCs w:val="20"/>
          <w:lang w:val="en-GB" w:eastAsia="en-GB"/>
        </w:rPr>
      </w:pPr>
    </w:p>
    <w:p w14:paraId="6DB9EB62"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b/>
          <w:sz w:val="24"/>
          <w:szCs w:val="20"/>
          <w:u w:val="single"/>
          <w:lang w:val="en-GB" w:eastAsia="en-GB"/>
        </w:rPr>
        <w:t>TAKE NOTICE</w:t>
      </w:r>
      <w:r w:rsidRPr="00D86541">
        <w:rPr>
          <w:rFonts w:ascii="Tahoma" w:eastAsia="Times New Roman" w:hAnsi="Tahoma" w:cs="Times New Roman"/>
          <w:sz w:val="24"/>
          <w:szCs w:val="20"/>
          <w:lang w:val="en-GB" w:eastAsia="en-GB"/>
        </w:rPr>
        <w:t xml:space="preserve"> that on the hearing of this appeal, the above-named respondent will contend that the above-mentioned decision ought to be varied or reversed to the extent and in the manner and on the grounds hereinafter set out, namely:-</w:t>
      </w:r>
    </w:p>
    <w:p w14:paraId="10881267" w14:textId="77777777" w:rsidR="00D86541" w:rsidRPr="00D86541" w:rsidRDefault="00D86541" w:rsidP="00664A0A">
      <w:pPr>
        <w:numPr>
          <w:ilvl w:val="0"/>
          <w:numId w:val="116"/>
        </w:num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w:t>
      </w:r>
    </w:p>
    <w:p w14:paraId="4F36C060" w14:textId="77777777" w:rsidR="00D86541" w:rsidRPr="00D86541" w:rsidRDefault="00D86541" w:rsidP="00D86541">
      <w:pPr>
        <w:spacing w:after="0" w:line="240" w:lineRule="auto"/>
        <w:ind w:left="720"/>
        <w:jc w:val="both"/>
        <w:rPr>
          <w:rFonts w:ascii="Tahoma" w:eastAsia="Times New Roman" w:hAnsi="Tahoma" w:cs="Times New Roman"/>
          <w:sz w:val="24"/>
          <w:szCs w:val="20"/>
          <w:lang w:val="en-GB" w:eastAsia="en-GB"/>
        </w:rPr>
      </w:pPr>
    </w:p>
    <w:p w14:paraId="027EFD3E" w14:textId="77777777" w:rsidR="00D86541" w:rsidRPr="00D86541" w:rsidRDefault="00D86541" w:rsidP="00664A0A">
      <w:pPr>
        <w:numPr>
          <w:ilvl w:val="0"/>
          <w:numId w:val="116"/>
        </w:num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w:t>
      </w:r>
    </w:p>
    <w:p w14:paraId="5CC5E93F"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2F91F8CC"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It is proposed to ask the Court for an order that ……</w:t>
      </w:r>
    </w:p>
    <w:p w14:paraId="0E026B9A"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0DE69CFC"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It is intended to serve copies of this notice on </w:t>
      </w:r>
      <w:r w:rsidRPr="00D86541">
        <w:rPr>
          <w:rFonts w:ascii="Tahoma" w:eastAsia="Times New Roman" w:hAnsi="Tahoma" w:cs="Times New Roman"/>
          <w:color w:val="FF0000"/>
          <w:sz w:val="24"/>
          <w:szCs w:val="20"/>
          <w:lang w:val="en-GB" w:eastAsia="en-GB"/>
        </w:rPr>
        <w:t>…{names and addresses}…</w:t>
      </w:r>
    </w:p>
    <w:p w14:paraId="63211F33" w14:textId="77777777" w:rsidR="00D86541" w:rsidRPr="00D86541" w:rsidRDefault="00D86541" w:rsidP="00D86541">
      <w:pPr>
        <w:spacing w:after="0" w:line="240" w:lineRule="auto"/>
        <w:ind w:left="720"/>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 </w:t>
      </w:r>
    </w:p>
    <w:p w14:paraId="08B6D573"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Dated this …………… day of …………………………, 1999.</w:t>
      </w:r>
    </w:p>
    <w:p w14:paraId="69276229"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26EDA061"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052E68C8" w14:textId="77777777" w:rsidR="00D86541" w:rsidRPr="00D86541" w:rsidRDefault="00D86541" w:rsidP="00664A0A">
      <w:pPr>
        <w:keepNext/>
        <w:numPr>
          <w:ilvl w:val="0"/>
          <w:numId w:val="32"/>
        </w:numPr>
        <w:tabs>
          <w:tab w:val="num" w:pos="360"/>
        </w:tabs>
        <w:spacing w:after="0" w:line="240" w:lineRule="auto"/>
        <w:jc w:val="center"/>
        <w:outlineLvl w:val="1"/>
        <w:rPr>
          <w:rFonts w:ascii="Tahoma" w:eastAsia="Times New Roman" w:hAnsi="Tahoma" w:cs="Times New Roman"/>
          <w:sz w:val="24"/>
          <w:szCs w:val="20"/>
          <w:u w:val="single"/>
          <w:lang w:val="en-GB" w:eastAsia="en-GB"/>
        </w:rPr>
      </w:pPr>
      <w:r w:rsidRPr="00D86541">
        <w:rPr>
          <w:rFonts w:ascii="Tahoma" w:eastAsia="Times New Roman" w:hAnsi="Tahoma" w:cs="Times New Roman"/>
          <w:sz w:val="24"/>
          <w:szCs w:val="20"/>
          <w:u w:val="single"/>
          <w:lang w:val="en-GB" w:eastAsia="en-GB"/>
        </w:rPr>
        <w:t>ADVOCATES FOR THE RESPONDENT</w:t>
      </w:r>
    </w:p>
    <w:p w14:paraId="60767554" w14:textId="77777777" w:rsidR="00D86541" w:rsidRPr="00D86541" w:rsidRDefault="00D86541" w:rsidP="00D86541">
      <w:pPr>
        <w:spacing w:after="0" w:line="240" w:lineRule="auto"/>
        <w:rPr>
          <w:rFonts w:ascii="Tahoma" w:eastAsia="Times New Roman" w:hAnsi="Tahoma" w:cs="Times New Roman"/>
          <w:sz w:val="24"/>
          <w:szCs w:val="20"/>
          <w:lang w:val="en-GB" w:eastAsia="en-GB"/>
        </w:rPr>
      </w:pPr>
    </w:p>
    <w:p w14:paraId="3B800BF4"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b/>
          <w:sz w:val="24"/>
          <w:szCs w:val="20"/>
          <w:u w:val="single"/>
          <w:lang w:val="en-GB" w:eastAsia="en-GB"/>
        </w:rPr>
        <w:t>To:</w:t>
      </w:r>
      <w:r w:rsidRPr="00D86541">
        <w:rPr>
          <w:rFonts w:ascii="Tahoma" w:eastAsia="Times New Roman" w:hAnsi="Tahoma" w:cs="Times New Roman"/>
          <w:sz w:val="24"/>
          <w:szCs w:val="20"/>
          <w:lang w:val="en-GB" w:eastAsia="en-GB"/>
        </w:rPr>
        <w:t xml:space="preserve"> </w:t>
      </w:r>
    </w:p>
    <w:p w14:paraId="3A5773D2" w14:textId="77777777" w:rsidR="00D86541" w:rsidRPr="00D86541" w:rsidRDefault="00D86541" w:rsidP="00D86541">
      <w:pPr>
        <w:spacing w:after="0" w:line="240" w:lineRule="auto"/>
        <w:ind w:firstLine="720"/>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The Honourable Judges of the Court of Appeal.</w:t>
      </w:r>
    </w:p>
    <w:p w14:paraId="48031382" w14:textId="77777777" w:rsidR="00D86541" w:rsidRPr="00D86541" w:rsidRDefault="00D86541" w:rsidP="00D86541">
      <w:pPr>
        <w:spacing w:after="0" w:line="240" w:lineRule="auto"/>
        <w:ind w:firstLine="720"/>
        <w:jc w:val="both"/>
        <w:rPr>
          <w:rFonts w:ascii="Tahoma" w:eastAsia="Times New Roman" w:hAnsi="Tahoma" w:cs="Times New Roman"/>
          <w:sz w:val="24"/>
          <w:szCs w:val="20"/>
          <w:lang w:val="en-GB" w:eastAsia="en-GB"/>
        </w:rPr>
      </w:pPr>
    </w:p>
    <w:p w14:paraId="3910425C" w14:textId="77777777" w:rsidR="00D86541" w:rsidRPr="00D86541" w:rsidRDefault="00D86541" w:rsidP="00D86541">
      <w:pPr>
        <w:spacing w:after="0" w:line="240" w:lineRule="auto"/>
        <w:ind w:firstLine="720"/>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 Lodged in the Registry {Sub-Registry} on the ……….. day of …………………….., 1999.</w:t>
      </w:r>
    </w:p>
    <w:p w14:paraId="3FCE9EFC"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74B60209"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14:paraId="057900F8"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w:t>
      </w:r>
    </w:p>
    <w:p w14:paraId="0E26DA93" w14:textId="77777777"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 xml:space="preserve">Registrar </w:t>
      </w:r>
    </w:p>
    <w:p w14:paraId="039C00E3"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12DAC2E2" w14:textId="77777777" w:rsidR="00C44265" w:rsidRDefault="00272300" w:rsidP="00C44265">
      <w:pPr>
        <w:spacing w:after="0" w:line="240" w:lineRule="auto"/>
        <w:jc w:val="both"/>
        <w:rPr>
          <w:rFonts w:ascii="Calibri" w:eastAsia="Times New Roman" w:hAnsi="Calibri" w:cs="Times New Roman"/>
          <w:i/>
          <w:sz w:val="28"/>
          <w:szCs w:val="28"/>
          <w:lang w:val="en-GB"/>
        </w:rPr>
      </w:pPr>
      <w:r>
        <w:rPr>
          <w:rFonts w:ascii="Calibri" w:eastAsia="Times New Roman" w:hAnsi="Calibri" w:cs="Times New Roman"/>
          <w:i/>
          <w:sz w:val="28"/>
          <w:szCs w:val="28"/>
          <w:lang w:val="en-GB"/>
        </w:rPr>
        <w:t>NOTICE OF APPEAL (EECTION PETITION)</w:t>
      </w:r>
    </w:p>
    <w:p w14:paraId="6D731757" w14:textId="77777777" w:rsidR="00272300" w:rsidRDefault="00272300" w:rsidP="00C44265">
      <w:pPr>
        <w:spacing w:after="0" w:line="240" w:lineRule="auto"/>
        <w:jc w:val="both"/>
        <w:rPr>
          <w:rFonts w:ascii="Calibri" w:eastAsia="Times New Roman" w:hAnsi="Calibri" w:cs="Times New Roman"/>
          <w:i/>
          <w:sz w:val="28"/>
          <w:szCs w:val="28"/>
          <w:lang w:val="en-GB"/>
        </w:rPr>
      </w:pPr>
      <w:r>
        <w:rPr>
          <w:rFonts w:ascii="Calibri" w:eastAsia="Times New Roman" w:hAnsi="Calibri" w:cs="Times New Roman"/>
          <w:i/>
          <w:sz w:val="28"/>
          <w:szCs w:val="28"/>
          <w:lang w:val="en-GB"/>
        </w:rPr>
        <w:t>N/B: THE NOTICE OF APPEAL IS FILED AT THE COURT THAT HEARD THE MATTER EG  IF THE MATTER WAS IN THE HIGH COURT AND YOU INTEND TO APPEAL TO THE COURT OF APPEAL, YOU FILE THE NOTICE OF APPEAL AT THE HIGH COURT REGISTRY.</w:t>
      </w:r>
    </w:p>
    <w:p w14:paraId="73534A21" w14:textId="77777777" w:rsidR="00272300" w:rsidRPr="0007360B" w:rsidRDefault="00272300" w:rsidP="00272300">
      <w:pPr>
        <w:spacing w:line="360" w:lineRule="auto"/>
        <w:jc w:val="center"/>
        <w:rPr>
          <w:rFonts w:ascii="Times New Roman" w:hAnsi="Times New Roman" w:cs="Times New Roman"/>
          <w:b/>
          <w:sz w:val="24"/>
          <w:szCs w:val="24"/>
        </w:rPr>
      </w:pPr>
      <w:r w:rsidRPr="0007360B">
        <w:rPr>
          <w:rFonts w:ascii="Times New Roman" w:hAnsi="Times New Roman" w:cs="Times New Roman"/>
          <w:b/>
          <w:sz w:val="24"/>
          <w:szCs w:val="24"/>
        </w:rPr>
        <w:t>REPUBLIC OF KENYA</w:t>
      </w:r>
    </w:p>
    <w:p w14:paraId="5D4FD8FC" w14:textId="77777777" w:rsidR="00272300" w:rsidRPr="0007360B" w:rsidRDefault="00272300" w:rsidP="002723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 THE HIGH COURT OF KENYA AT KSL</w:t>
      </w:r>
    </w:p>
    <w:p w14:paraId="5B442545" w14:textId="77777777" w:rsidR="00272300" w:rsidRPr="0007360B" w:rsidRDefault="00272300" w:rsidP="002723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CIVIL APPEAL NO </w:t>
      </w:r>
      <w:r w:rsidRPr="0007360B">
        <w:rPr>
          <w:rFonts w:ascii="Times New Roman" w:hAnsi="Times New Roman" w:cs="Times New Roman"/>
          <w:b/>
          <w:sz w:val="24"/>
          <w:szCs w:val="24"/>
        </w:rPr>
        <w:t xml:space="preserve"> OF 2013</w:t>
      </w:r>
    </w:p>
    <w:p w14:paraId="6056AD38" w14:textId="77777777" w:rsidR="00272300" w:rsidRPr="0007360B" w:rsidRDefault="00272300" w:rsidP="00272300">
      <w:pPr>
        <w:spacing w:line="360" w:lineRule="auto"/>
        <w:jc w:val="center"/>
        <w:rPr>
          <w:rFonts w:ascii="Times New Roman" w:hAnsi="Times New Roman" w:cs="Times New Roman"/>
          <w:b/>
          <w:sz w:val="24"/>
          <w:szCs w:val="24"/>
        </w:rPr>
      </w:pPr>
      <w:r w:rsidRPr="0007360B">
        <w:rPr>
          <w:rFonts w:ascii="Times New Roman" w:hAnsi="Times New Roman" w:cs="Times New Roman"/>
          <w:b/>
          <w:sz w:val="24"/>
          <w:szCs w:val="24"/>
        </w:rPr>
        <w:t>IN THE MATTER OF THE CONSTITUTION OF KENYA, 2010</w:t>
      </w:r>
    </w:p>
    <w:p w14:paraId="78401F6C"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14:paraId="4F026985"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lastRenderedPageBreak/>
        <w:t>IN THE MATTER OF THE ELECTIONS ACT, 2011</w:t>
      </w:r>
    </w:p>
    <w:p w14:paraId="2A96F3C0"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14:paraId="7C11DDD2"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ELECTIONS (GENERAL) REGULATIONS, 2012</w:t>
      </w:r>
    </w:p>
    <w:p w14:paraId="5477AFA8"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14:paraId="0E9AAF4E"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INDEPENDENT ELECTORAL AND BOUNDARIES COMMISSION ACT, 2011</w:t>
      </w:r>
    </w:p>
    <w:p w14:paraId="5F43ECB2"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14:paraId="4BDC4CB1"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ELECTIONS (REGISTRATION OF VOTERS) REGULATIONS, 2012</w:t>
      </w:r>
    </w:p>
    <w:p w14:paraId="5D770EF2"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14:paraId="3B85424A"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ELECTIONS (PARLIAMENTARY AND COUNTY ELECTIONS) PETITION RULES, 2013</w:t>
      </w:r>
    </w:p>
    <w:p w14:paraId="024CEBB3"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14:paraId="5BFAEB32"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w:t>
      </w:r>
      <w:r>
        <w:rPr>
          <w:rFonts w:ascii="Times New Roman" w:eastAsia="Times New Roman" w:hAnsi="Times New Roman" w:cs="Times New Roman"/>
          <w:b/>
          <w:sz w:val="24"/>
          <w:szCs w:val="24"/>
        </w:rPr>
        <w:t>E ELECTION FOR GOVERNOR OF ……</w:t>
      </w:r>
      <w:r w:rsidRPr="0007360B">
        <w:rPr>
          <w:rFonts w:ascii="Times New Roman" w:eastAsia="Times New Roman" w:hAnsi="Times New Roman" w:cs="Times New Roman"/>
          <w:b/>
          <w:sz w:val="24"/>
          <w:szCs w:val="24"/>
        </w:rPr>
        <w:t>COUNTY</w:t>
      </w:r>
    </w:p>
    <w:p w14:paraId="441DCDB5"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p>
    <w:p w14:paraId="466982DA"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………………………………….....PETITIONER</w:t>
      </w:r>
    </w:p>
    <w:p w14:paraId="58CDC6D3" w14:textId="77777777"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-VERSUS-</w:t>
      </w:r>
    </w:p>
    <w:p w14:paraId="6951807D" w14:textId="77777777" w:rsidR="00272300" w:rsidRPr="0007360B" w:rsidRDefault="00272300" w:rsidP="00272300">
      <w:pPr>
        <w:tabs>
          <w:tab w:val="left" w:pos="7870"/>
        </w:tabs>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THE INDEPENDENT ELECTORAL AND</w:t>
      </w:r>
    </w:p>
    <w:p w14:paraId="76BB3491" w14:textId="77777777" w:rsidR="00272300" w:rsidRPr="0007360B" w:rsidRDefault="00272300" w:rsidP="00272300">
      <w:pPr>
        <w:spacing w:after="0" w:line="360" w:lineRule="auto"/>
        <w:jc w:val="both"/>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BOUNDARIES COMMISSION………………………………FIRST RESPONDENT</w:t>
      </w:r>
    </w:p>
    <w:p w14:paraId="06DC93DE" w14:textId="77777777" w:rsidR="00272300" w:rsidRPr="0007360B" w:rsidRDefault="00272300" w:rsidP="00272300">
      <w:pPr>
        <w:spacing w:after="0" w:line="360" w:lineRule="auto"/>
        <w:jc w:val="both"/>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……………………………………SECOND RESPONDENT</w:t>
      </w:r>
    </w:p>
    <w:p w14:paraId="5721626C" w14:textId="77777777" w:rsidR="00272300" w:rsidRPr="0007360B" w:rsidRDefault="00272300" w:rsidP="00272300">
      <w:pPr>
        <w:spacing w:after="0" w:line="360" w:lineRule="auto"/>
        <w:jc w:val="both"/>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……………………………....THIRD RESPONDENT</w:t>
      </w:r>
    </w:p>
    <w:p w14:paraId="36C99A9B" w14:textId="77777777" w:rsidR="00272300" w:rsidRPr="0007360B" w:rsidRDefault="00272300" w:rsidP="002723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07360B">
        <w:rPr>
          <w:rFonts w:ascii="Times New Roman" w:eastAsia="Times New Roman" w:hAnsi="Times New Roman" w:cs="Times New Roman"/>
          <w:sz w:val="24"/>
          <w:szCs w:val="24"/>
        </w:rPr>
        <w:t>eing an Appeal against the judgment and order of the H</w:t>
      </w:r>
      <w:r>
        <w:rPr>
          <w:rFonts w:ascii="Times New Roman" w:eastAsia="Times New Roman" w:hAnsi="Times New Roman" w:cs="Times New Roman"/>
          <w:sz w:val="24"/>
          <w:szCs w:val="24"/>
        </w:rPr>
        <w:t>on. Mr. ……. delivered on ……….., in KSL High Court Petition No  of 2013 nullifying the ……..</w:t>
      </w:r>
      <w:r w:rsidRPr="0007360B">
        <w:rPr>
          <w:rFonts w:ascii="Times New Roman" w:eastAsia="Times New Roman" w:hAnsi="Times New Roman" w:cs="Times New Roman"/>
          <w:sz w:val="24"/>
          <w:szCs w:val="24"/>
        </w:rPr>
        <w:t xml:space="preserve"> County Gubernatorial Election).</w:t>
      </w:r>
    </w:p>
    <w:p w14:paraId="6F3D102F" w14:textId="77777777" w:rsidR="00272300" w:rsidRPr="0007360B" w:rsidRDefault="00272300" w:rsidP="00272300">
      <w:pPr>
        <w:spacing w:after="0" w:line="360" w:lineRule="auto"/>
        <w:jc w:val="center"/>
        <w:rPr>
          <w:rFonts w:ascii="Times New Roman" w:eastAsia="Times New Roman" w:hAnsi="Times New Roman" w:cs="Times New Roman"/>
          <w:sz w:val="24"/>
          <w:szCs w:val="24"/>
        </w:rPr>
      </w:pPr>
    </w:p>
    <w:p w14:paraId="14A2E026" w14:textId="77777777" w:rsidR="00272300" w:rsidRPr="0007360B" w:rsidRDefault="00272300" w:rsidP="00272300">
      <w:pPr>
        <w:spacing w:after="0" w:line="360" w:lineRule="auto"/>
        <w:jc w:val="center"/>
        <w:rPr>
          <w:rFonts w:ascii="Times New Roman" w:eastAsia="Times New Roman" w:hAnsi="Times New Roman" w:cs="Times New Roman"/>
          <w:b/>
          <w:sz w:val="24"/>
          <w:szCs w:val="24"/>
          <w:u w:val="single"/>
        </w:rPr>
      </w:pPr>
      <w:r w:rsidRPr="0007360B">
        <w:rPr>
          <w:rFonts w:ascii="Times New Roman" w:eastAsia="Times New Roman" w:hAnsi="Times New Roman" w:cs="Times New Roman"/>
          <w:b/>
          <w:sz w:val="24"/>
          <w:szCs w:val="24"/>
          <w:u w:val="single"/>
        </w:rPr>
        <w:t>NOTICE OF APPEAL</w:t>
      </w:r>
    </w:p>
    <w:p w14:paraId="477DDC0F" w14:textId="77777777" w:rsidR="00272300" w:rsidRPr="0007360B" w:rsidRDefault="00272300" w:rsidP="00272300">
      <w:pPr>
        <w:spacing w:line="360" w:lineRule="auto"/>
        <w:jc w:val="center"/>
        <w:rPr>
          <w:rFonts w:ascii="Times New Roman" w:hAnsi="Times New Roman" w:cs="Times New Roman"/>
          <w:sz w:val="24"/>
          <w:szCs w:val="24"/>
        </w:rPr>
      </w:pPr>
      <w:r w:rsidRPr="0007360B">
        <w:rPr>
          <w:rFonts w:ascii="Times New Roman" w:hAnsi="Times New Roman" w:cs="Times New Roman"/>
          <w:sz w:val="24"/>
          <w:szCs w:val="24"/>
        </w:rPr>
        <w:t>(Filed Pursuant to Rule 75 of the Court of Appeal Rules, 2010).</w:t>
      </w:r>
    </w:p>
    <w:p w14:paraId="42700583" w14:textId="77777777" w:rsidR="00272300" w:rsidRDefault="00272300" w:rsidP="00272300">
      <w:pPr>
        <w:spacing w:line="360" w:lineRule="auto"/>
        <w:jc w:val="both"/>
        <w:rPr>
          <w:rFonts w:ascii="Times New Roman" w:eastAsia="Times New Roman" w:hAnsi="Times New Roman" w:cs="Times New Roman"/>
          <w:sz w:val="24"/>
          <w:szCs w:val="24"/>
        </w:rPr>
      </w:pPr>
      <w:r w:rsidRPr="0007360B">
        <w:rPr>
          <w:rFonts w:ascii="Times New Roman" w:hAnsi="Times New Roman" w:cs="Times New Roman"/>
          <w:sz w:val="24"/>
          <w:szCs w:val="24"/>
        </w:rPr>
        <w:t xml:space="preserve">TAKE </w:t>
      </w:r>
      <w:r>
        <w:rPr>
          <w:rFonts w:ascii="Times New Roman" w:hAnsi="Times New Roman" w:cs="Times New Roman"/>
          <w:sz w:val="24"/>
          <w:szCs w:val="24"/>
        </w:rPr>
        <w:t>NOTICE that……………….</w:t>
      </w:r>
      <w:r w:rsidRPr="0007360B">
        <w:rPr>
          <w:rFonts w:ascii="Times New Roman" w:hAnsi="Times New Roman" w:cs="Times New Roman"/>
          <w:sz w:val="24"/>
          <w:szCs w:val="24"/>
        </w:rPr>
        <w:t>, the 3</w:t>
      </w:r>
      <w:r w:rsidRPr="0007360B">
        <w:rPr>
          <w:rFonts w:ascii="Times New Roman" w:hAnsi="Times New Roman" w:cs="Times New Roman"/>
          <w:sz w:val="24"/>
          <w:szCs w:val="24"/>
          <w:vertAlign w:val="superscript"/>
        </w:rPr>
        <w:t>rd</w:t>
      </w:r>
      <w:r w:rsidRPr="0007360B">
        <w:rPr>
          <w:rFonts w:ascii="Times New Roman" w:hAnsi="Times New Roman" w:cs="Times New Roman"/>
          <w:sz w:val="24"/>
          <w:szCs w:val="24"/>
        </w:rPr>
        <w:t xml:space="preserve"> respondent herein, being aggrieved with the judgment of Hon. Mr. </w:t>
      </w:r>
      <w:r>
        <w:rPr>
          <w:rFonts w:ascii="Times New Roman" w:eastAsia="Times New Roman" w:hAnsi="Times New Roman" w:cs="Times New Roman"/>
          <w:sz w:val="24"/>
          <w:szCs w:val="24"/>
        </w:rPr>
        <w:t>……………. delivered on …………., in Ksl</w:t>
      </w:r>
      <w:r w:rsidRPr="0007360B">
        <w:rPr>
          <w:rFonts w:ascii="Times New Roman" w:eastAsia="Times New Roman" w:hAnsi="Times New Roman" w:cs="Times New Roman"/>
          <w:sz w:val="24"/>
          <w:szCs w:val="24"/>
        </w:rPr>
        <w:t xml:space="preserve"> High Co</w:t>
      </w:r>
      <w:r>
        <w:rPr>
          <w:rFonts w:ascii="Times New Roman" w:eastAsia="Times New Roman" w:hAnsi="Times New Roman" w:cs="Times New Roman"/>
          <w:sz w:val="24"/>
          <w:szCs w:val="24"/>
        </w:rPr>
        <w:t>urt Petition No of 2013 nullifying the …….</w:t>
      </w:r>
      <w:r w:rsidRPr="0007360B">
        <w:rPr>
          <w:rFonts w:ascii="Times New Roman" w:eastAsia="Times New Roman" w:hAnsi="Times New Roman" w:cs="Times New Roman"/>
          <w:sz w:val="24"/>
          <w:szCs w:val="24"/>
        </w:rPr>
        <w:t xml:space="preserve"> County Gubernatorial Election, wishes to appeal to the Court of Appeal against the judgment and order in its entirety.</w:t>
      </w:r>
    </w:p>
    <w:p w14:paraId="5E90592A" w14:textId="77777777" w:rsidR="00272300" w:rsidRDefault="00272300" w:rsidP="00272300">
      <w:pPr>
        <w:spacing w:line="360" w:lineRule="auto"/>
        <w:jc w:val="both"/>
        <w:rPr>
          <w:rFonts w:ascii="Times New Roman" w:eastAsia="Times New Roman" w:hAnsi="Times New Roman" w:cs="Times New Roman"/>
          <w:sz w:val="24"/>
          <w:szCs w:val="24"/>
        </w:rPr>
      </w:pPr>
    </w:p>
    <w:p w14:paraId="62B993A5" w14:textId="77777777" w:rsidR="00272300" w:rsidRDefault="00272300" w:rsidP="00272300">
      <w:pPr>
        <w:spacing w:after="0" w:line="240" w:lineRule="auto"/>
        <w:jc w:val="both"/>
        <w:rPr>
          <w:rFonts w:ascii="Times New Roman" w:eastAsia="Times New Roman" w:hAnsi="Times New Roman" w:cs="Times New Roman"/>
          <w:sz w:val="24"/>
          <w:szCs w:val="24"/>
        </w:rPr>
      </w:pPr>
      <w:r w:rsidRPr="00F53B4C">
        <w:rPr>
          <w:rFonts w:ascii="Times New Roman" w:eastAsia="Times New Roman" w:hAnsi="Times New Roman" w:cs="Times New Roman"/>
          <w:b/>
          <w:sz w:val="24"/>
          <w:szCs w:val="24"/>
          <w:u w:val="single"/>
        </w:rPr>
        <w:t>DATED</w:t>
      </w:r>
      <w:r w:rsidRPr="00F53B4C">
        <w:rPr>
          <w:rFonts w:ascii="Times New Roman" w:eastAsia="Times New Roman" w:hAnsi="Times New Roman" w:cs="Times New Roman"/>
          <w:sz w:val="24"/>
          <w:szCs w:val="24"/>
        </w:rPr>
        <w:t xml:space="preserve"> at Nairobi this                               day of                             </w:t>
      </w:r>
      <w:r>
        <w:rPr>
          <w:rFonts w:ascii="Times New Roman" w:eastAsia="Times New Roman" w:hAnsi="Times New Roman" w:cs="Times New Roman"/>
          <w:sz w:val="24"/>
          <w:szCs w:val="24"/>
        </w:rPr>
        <w:t xml:space="preserve">  </w:t>
      </w:r>
      <w:r w:rsidRPr="00F53B4C">
        <w:rPr>
          <w:rFonts w:ascii="Times New Roman" w:eastAsia="Times New Roman" w:hAnsi="Times New Roman" w:cs="Times New Roman"/>
          <w:sz w:val="24"/>
          <w:szCs w:val="24"/>
        </w:rPr>
        <w:t>2013</w:t>
      </w:r>
    </w:p>
    <w:p w14:paraId="046216A8" w14:textId="77777777" w:rsidR="00272300" w:rsidRDefault="00272300" w:rsidP="00272300">
      <w:pPr>
        <w:spacing w:after="0" w:line="240" w:lineRule="auto"/>
        <w:jc w:val="both"/>
        <w:rPr>
          <w:rFonts w:ascii="Times New Roman" w:eastAsia="Times New Roman" w:hAnsi="Times New Roman" w:cs="Times New Roman"/>
          <w:sz w:val="24"/>
          <w:szCs w:val="24"/>
        </w:rPr>
      </w:pPr>
    </w:p>
    <w:p w14:paraId="420BEC38" w14:textId="77777777" w:rsidR="00272300" w:rsidRPr="0007360B" w:rsidRDefault="00272300" w:rsidP="00272300">
      <w:pPr>
        <w:spacing w:line="360" w:lineRule="auto"/>
        <w:jc w:val="both"/>
        <w:rPr>
          <w:rFonts w:ascii="Times New Roman" w:eastAsia="Times New Roman" w:hAnsi="Times New Roman" w:cs="Times New Roman"/>
          <w:sz w:val="24"/>
          <w:szCs w:val="24"/>
        </w:rPr>
      </w:pPr>
    </w:p>
    <w:p w14:paraId="5E71FB3B" w14:textId="77777777" w:rsidR="00272300" w:rsidRPr="004B79B2" w:rsidRDefault="00272300" w:rsidP="00272300">
      <w:pPr>
        <w:spacing w:after="0" w:line="240" w:lineRule="auto"/>
        <w:jc w:val="center"/>
        <w:rPr>
          <w:rFonts w:ascii="Times New Roman" w:eastAsia="Times New Roman" w:hAnsi="Times New Roman" w:cs="Times New Roman"/>
          <w:sz w:val="24"/>
          <w:szCs w:val="24"/>
        </w:rPr>
      </w:pPr>
      <w:r w:rsidRPr="00C461D9">
        <w:rPr>
          <w:rFonts w:ascii="Times New Roman" w:eastAsia="Times New Roman" w:hAnsi="Times New Roman" w:cs="Times New Roman"/>
          <w:b/>
          <w:sz w:val="24"/>
          <w:szCs w:val="24"/>
          <w:u w:val="single"/>
        </w:rPr>
        <w:t xml:space="preserve"> </w:t>
      </w:r>
      <w:r w:rsidRPr="004B79B2">
        <w:rPr>
          <w:rFonts w:ascii="Times New Roman" w:eastAsia="Times New Roman" w:hAnsi="Times New Roman" w:cs="Times New Roman"/>
          <w:sz w:val="24"/>
          <w:szCs w:val="24"/>
        </w:rPr>
        <w:t>______________________________________________</w:t>
      </w:r>
    </w:p>
    <w:p w14:paraId="55BFECEF" w14:textId="77777777" w:rsidR="00272300" w:rsidRPr="004B79B2" w:rsidRDefault="00272300" w:rsidP="002723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OBAT WASONGA &amp; Co.</w:t>
      </w:r>
      <w:r w:rsidRPr="004B79B2">
        <w:rPr>
          <w:rFonts w:ascii="Times New Roman" w:eastAsia="Times New Roman" w:hAnsi="Times New Roman" w:cs="Times New Roman"/>
          <w:sz w:val="24"/>
          <w:szCs w:val="24"/>
        </w:rPr>
        <w:t xml:space="preserve"> ADVOCATES</w:t>
      </w:r>
    </w:p>
    <w:p w14:paraId="3EF1793F" w14:textId="77777777" w:rsidR="00272300" w:rsidRPr="004B79B2" w:rsidRDefault="00272300" w:rsidP="00272300">
      <w:pPr>
        <w:spacing w:after="0" w:line="240" w:lineRule="auto"/>
        <w:jc w:val="center"/>
        <w:rPr>
          <w:rFonts w:ascii="Times New Roman" w:eastAsia="Times New Roman" w:hAnsi="Times New Roman" w:cs="Times New Roman"/>
          <w:sz w:val="24"/>
          <w:szCs w:val="24"/>
        </w:rPr>
      </w:pPr>
      <w:r w:rsidRPr="004B79B2">
        <w:rPr>
          <w:rFonts w:ascii="Times New Roman" w:eastAsia="Times New Roman" w:hAnsi="Times New Roman" w:cs="Times New Roman"/>
          <w:sz w:val="24"/>
          <w:szCs w:val="24"/>
        </w:rPr>
        <w:t>ADVOCATES FOR THE 3</w:t>
      </w:r>
      <w:r w:rsidRPr="004B79B2">
        <w:rPr>
          <w:rFonts w:ascii="Times New Roman" w:eastAsia="Times New Roman" w:hAnsi="Times New Roman" w:cs="Times New Roman"/>
          <w:sz w:val="24"/>
          <w:szCs w:val="24"/>
          <w:vertAlign w:val="superscript"/>
        </w:rPr>
        <w:t>RD</w:t>
      </w:r>
      <w:r w:rsidRPr="004B79B2">
        <w:rPr>
          <w:rFonts w:ascii="Times New Roman" w:eastAsia="Times New Roman" w:hAnsi="Times New Roman" w:cs="Times New Roman"/>
          <w:sz w:val="24"/>
          <w:szCs w:val="24"/>
        </w:rPr>
        <w:t xml:space="preserve"> RESPONDENT</w:t>
      </w:r>
      <w:r>
        <w:rPr>
          <w:rFonts w:ascii="Times New Roman" w:eastAsia="Times New Roman" w:hAnsi="Times New Roman" w:cs="Times New Roman"/>
          <w:sz w:val="24"/>
          <w:szCs w:val="24"/>
        </w:rPr>
        <w:t>/APPELANT</w:t>
      </w:r>
    </w:p>
    <w:p w14:paraId="50C5395B" w14:textId="77777777" w:rsidR="00272300" w:rsidRDefault="00272300" w:rsidP="00272300">
      <w:pPr>
        <w:spacing w:after="0" w:line="240" w:lineRule="auto"/>
        <w:rPr>
          <w:rFonts w:ascii="Times New Roman" w:eastAsia="Times New Roman" w:hAnsi="Times New Roman" w:cs="Times New Roman"/>
          <w:b/>
          <w:sz w:val="24"/>
          <w:szCs w:val="24"/>
        </w:rPr>
      </w:pPr>
    </w:p>
    <w:p w14:paraId="39363F3C" w14:textId="77777777" w:rsidR="00272300" w:rsidRDefault="00272300" w:rsidP="00272300">
      <w:pPr>
        <w:spacing w:after="0" w:line="240" w:lineRule="auto"/>
        <w:rPr>
          <w:rFonts w:ascii="Times New Roman" w:eastAsia="Times New Roman" w:hAnsi="Times New Roman" w:cs="Times New Roman"/>
          <w:b/>
          <w:sz w:val="24"/>
          <w:szCs w:val="24"/>
        </w:rPr>
      </w:pPr>
    </w:p>
    <w:p w14:paraId="7124BF34" w14:textId="77777777" w:rsidR="00272300" w:rsidRDefault="00272300" w:rsidP="00272300">
      <w:pPr>
        <w:spacing w:after="0" w:line="240" w:lineRule="auto"/>
        <w:rPr>
          <w:rFonts w:ascii="Times New Roman" w:eastAsia="Times New Roman" w:hAnsi="Times New Roman" w:cs="Times New Roman"/>
          <w:b/>
          <w:sz w:val="24"/>
          <w:szCs w:val="24"/>
        </w:rPr>
      </w:pPr>
    </w:p>
    <w:p w14:paraId="29C82900" w14:textId="77777777" w:rsidR="00272300" w:rsidRDefault="00272300" w:rsidP="00272300">
      <w:pPr>
        <w:spacing w:after="0" w:line="240" w:lineRule="auto"/>
        <w:rPr>
          <w:rFonts w:ascii="Times New Roman" w:eastAsia="Times New Roman" w:hAnsi="Times New Roman" w:cs="Times New Roman"/>
          <w:b/>
          <w:sz w:val="24"/>
          <w:szCs w:val="24"/>
        </w:rPr>
      </w:pPr>
    </w:p>
    <w:p w14:paraId="7ED9A942" w14:textId="77777777" w:rsidR="00272300" w:rsidRDefault="00272300" w:rsidP="002723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LODGED </w:t>
      </w:r>
      <w:r>
        <w:rPr>
          <w:rFonts w:ascii="Times New Roman" w:eastAsia="Times New Roman" w:hAnsi="Times New Roman" w:cs="Times New Roman"/>
          <w:sz w:val="24"/>
          <w:szCs w:val="24"/>
        </w:rPr>
        <w:t>at the High Court Registry on this                  of                        2013</w:t>
      </w:r>
    </w:p>
    <w:p w14:paraId="7F3F3505" w14:textId="77777777" w:rsidR="00272300" w:rsidRDefault="00272300" w:rsidP="00272300">
      <w:pPr>
        <w:spacing w:after="0" w:line="240" w:lineRule="auto"/>
        <w:rPr>
          <w:rFonts w:ascii="Times New Roman" w:eastAsia="Times New Roman" w:hAnsi="Times New Roman" w:cs="Times New Roman"/>
          <w:sz w:val="24"/>
          <w:szCs w:val="24"/>
        </w:rPr>
      </w:pPr>
    </w:p>
    <w:p w14:paraId="36E1FE52" w14:textId="77777777" w:rsidR="00272300" w:rsidRDefault="00272300" w:rsidP="00272300">
      <w:pPr>
        <w:spacing w:after="0" w:line="240" w:lineRule="auto"/>
        <w:rPr>
          <w:rFonts w:ascii="Times New Roman" w:eastAsia="Times New Roman" w:hAnsi="Times New Roman" w:cs="Times New Roman"/>
          <w:sz w:val="24"/>
          <w:szCs w:val="24"/>
        </w:rPr>
      </w:pPr>
    </w:p>
    <w:p w14:paraId="16E67339" w14:textId="77777777" w:rsidR="00272300" w:rsidRDefault="00272300" w:rsidP="00272300">
      <w:pPr>
        <w:spacing w:after="0" w:line="240" w:lineRule="auto"/>
        <w:rPr>
          <w:rFonts w:ascii="Times New Roman" w:eastAsia="Times New Roman" w:hAnsi="Times New Roman" w:cs="Times New Roman"/>
          <w:sz w:val="24"/>
          <w:szCs w:val="24"/>
        </w:rPr>
      </w:pPr>
    </w:p>
    <w:p w14:paraId="21DF069C" w14:textId="77777777" w:rsidR="00272300" w:rsidRDefault="00272300" w:rsidP="00272300">
      <w:pPr>
        <w:spacing w:after="0" w:line="240" w:lineRule="auto"/>
        <w:rPr>
          <w:rFonts w:ascii="Times New Roman" w:eastAsia="Times New Roman" w:hAnsi="Times New Roman" w:cs="Times New Roman"/>
          <w:sz w:val="24"/>
          <w:szCs w:val="24"/>
        </w:rPr>
      </w:pPr>
    </w:p>
    <w:p w14:paraId="040D4B4B" w14:textId="77777777" w:rsidR="00272300" w:rsidRDefault="00272300" w:rsidP="00272300">
      <w:pPr>
        <w:spacing w:after="0" w:line="240" w:lineRule="auto"/>
        <w:rPr>
          <w:rFonts w:ascii="Times New Roman" w:eastAsia="Times New Roman" w:hAnsi="Times New Roman" w:cs="Times New Roman"/>
          <w:sz w:val="24"/>
          <w:szCs w:val="24"/>
        </w:rPr>
      </w:pPr>
    </w:p>
    <w:p w14:paraId="0D0E2DB4" w14:textId="77777777" w:rsidR="00272300" w:rsidRPr="004B79B2" w:rsidRDefault="00272300" w:rsidP="00272300">
      <w:pPr>
        <w:spacing w:after="0" w:line="240" w:lineRule="auto"/>
        <w:jc w:val="center"/>
        <w:rPr>
          <w:rFonts w:ascii="Times New Roman" w:eastAsia="Times New Roman" w:hAnsi="Times New Roman" w:cs="Times New Roman"/>
          <w:sz w:val="24"/>
          <w:szCs w:val="24"/>
        </w:rPr>
      </w:pPr>
      <w:r w:rsidRPr="004B79B2">
        <w:rPr>
          <w:rFonts w:ascii="Times New Roman" w:eastAsia="Times New Roman" w:hAnsi="Times New Roman" w:cs="Times New Roman"/>
          <w:sz w:val="24"/>
          <w:szCs w:val="24"/>
        </w:rPr>
        <w:t>__________________________________</w:t>
      </w:r>
    </w:p>
    <w:p w14:paraId="73FC015E" w14:textId="77777777" w:rsidR="00272300" w:rsidRDefault="00272300" w:rsidP="00272300">
      <w:pPr>
        <w:spacing w:after="0" w:line="240" w:lineRule="auto"/>
        <w:rPr>
          <w:rFonts w:ascii="Times New Roman" w:eastAsia="Times New Roman" w:hAnsi="Times New Roman" w:cs="Times New Roman"/>
          <w:sz w:val="24"/>
          <w:szCs w:val="24"/>
        </w:rPr>
      </w:pPr>
    </w:p>
    <w:p w14:paraId="25CD6F15" w14:textId="77777777" w:rsidR="00272300" w:rsidRPr="00137FA6" w:rsidRDefault="00272300" w:rsidP="00272300">
      <w:pPr>
        <w:spacing w:after="0" w:line="240" w:lineRule="auto"/>
        <w:jc w:val="center"/>
        <w:rPr>
          <w:rFonts w:ascii="Times New Roman" w:eastAsia="Times New Roman" w:hAnsi="Times New Roman" w:cs="Times New Roman"/>
          <w:b/>
          <w:sz w:val="24"/>
          <w:szCs w:val="24"/>
          <w:u w:val="single"/>
        </w:rPr>
      </w:pPr>
      <w:r w:rsidRPr="00137FA6">
        <w:rPr>
          <w:rFonts w:ascii="Times New Roman" w:eastAsia="Times New Roman" w:hAnsi="Times New Roman" w:cs="Times New Roman"/>
          <w:b/>
          <w:sz w:val="24"/>
          <w:szCs w:val="24"/>
          <w:u w:val="single"/>
        </w:rPr>
        <w:t>DEPUTY REGISTRAR</w:t>
      </w:r>
    </w:p>
    <w:p w14:paraId="552B3CE3" w14:textId="77777777" w:rsidR="00272300" w:rsidRDefault="00272300" w:rsidP="00272300">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HIGH COURT KSL</w:t>
      </w:r>
    </w:p>
    <w:p w14:paraId="76CBBC82" w14:textId="77777777" w:rsidR="00272300" w:rsidRDefault="00272300" w:rsidP="00272300">
      <w:pPr>
        <w:spacing w:after="0" w:line="240" w:lineRule="auto"/>
        <w:jc w:val="center"/>
        <w:rPr>
          <w:rFonts w:ascii="Times New Roman" w:eastAsia="Times New Roman" w:hAnsi="Times New Roman" w:cs="Times New Roman"/>
          <w:b/>
          <w:sz w:val="24"/>
          <w:szCs w:val="24"/>
          <w:u w:val="single"/>
        </w:rPr>
      </w:pPr>
    </w:p>
    <w:p w14:paraId="010BC496" w14:textId="77777777" w:rsidR="00272300" w:rsidRDefault="00272300" w:rsidP="00272300">
      <w:pPr>
        <w:spacing w:after="0" w:line="240" w:lineRule="auto"/>
        <w:jc w:val="center"/>
        <w:rPr>
          <w:rFonts w:ascii="Times New Roman" w:eastAsia="Times New Roman" w:hAnsi="Times New Roman" w:cs="Times New Roman"/>
          <w:b/>
          <w:sz w:val="24"/>
          <w:szCs w:val="24"/>
          <w:u w:val="single"/>
        </w:rPr>
      </w:pPr>
    </w:p>
    <w:p w14:paraId="3B815D9F" w14:textId="77777777" w:rsidR="00272300" w:rsidRDefault="00272300" w:rsidP="00272300">
      <w:pPr>
        <w:spacing w:after="0" w:line="240" w:lineRule="auto"/>
        <w:jc w:val="center"/>
        <w:rPr>
          <w:rFonts w:ascii="Times New Roman" w:eastAsia="Times New Roman" w:hAnsi="Times New Roman" w:cs="Times New Roman"/>
          <w:b/>
          <w:sz w:val="24"/>
          <w:szCs w:val="24"/>
          <w:u w:val="single"/>
        </w:rPr>
      </w:pPr>
    </w:p>
    <w:p w14:paraId="6CF18044" w14:textId="77777777" w:rsidR="00272300" w:rsidRPr="00137FA6" w:rsidRDefault="00272300" w:rsidP="00272300">
      <w:pPr>
        <w:spacing w:after="0" w:line="240" w:lineRule="auto"/>
        <w:jc w:val="center"/>
        <w:rPr>
          <w:rFonts w:ascii="Times New Roman" w:eastAsia="Times New Roman" w:hAnsi="Times New Roman" w:cs="Times New Roman"/>
          <w:b/>
          <w:sz w:val="24"/>
          <w:szCs w:val="24"/>
          <w:u w:val="single"/>
        </w:rPr>
      </w:pPr>
    </w:p>
    <w:p w14:paraId="07D29E67" w14:textId="77777777"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Drawn and Filed by:</w:t>
      </w:r>
    </w:p>
    <w:p w14:paraId="361385E6" w14:textId="77777777" w:rsidR="00272300" w:rsidRPr="000A0D40" w:rsidRDefault="00272300" w:rsidP="00272300">
      <w:pPr>
        <w:spacing w:after="0" w:line="240" w:lineRule="auto"/>
        <w:rPr>
          <w:rFonts w:ascii="Georgia" w:eastAsia="Times New Roman" w:hAnsi="Georgia" w:cs="Times New Roman"/>
          <w:sz w:val="24"/>
          <w:szCs w:val="24"/>
        </w:rPr>
      </w:pPr>
    </w:p>
    <w:p w14:paraId="2604900A" w14:textId="77777777" w:rsidR="00272300" w:rsidRPr="000A0D40" w:rsidRDefault="00272300"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 xml:space="preserve">OBAT WASONGA </w:t>
      </w:r>
      <w:r w:rsidRPr="000A0D40">
        <w:rPr>
          <w:rFonts w:ascii="Georgia" w:eastAsia="Times New Roman" w:hAnsi="Georgia" w:cs="Times New Roman"/>
          <w:sz w:val="24"/>
          <w:szCs w:val="24"/>
        </w:rPr>
        <w:t>&amp; Co. Advocates</w:t>
      </w:r>
    </w:p>
    <w:p w14:paraId="18168E0D" w14:textId="77777777"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University way</w:t>
      </w:r>
    </w:p>
    <w:p w14:paraId="345447F7" w14:textId="77777777" w:rsidR="00272300" w:rsidRPr="000A0D40" w:rsidRDefault="00272300"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 xml:space="preserve">P.O. Box </w:t>
      </w:r>
    </w:p>
    <w:p w14:paraId="20598DE6" w14:textId="77777777" w:rsidR="00272300" w:rsidRPr="00E43CC5" w:rsidRDefault="00272300" w:rsidP="00272300">
      <w:pPr>
        <w:spacing w:after="0" w:line="240" w:lineRule="auto"/>
        <w:rPr>
          <w:rFonts w:ascii="Georgia" w:eastAsia="Times New Roman" w:hAnsi="Georgia" w:cs="Times New Roman"/>
          <w:b/>
          <w:sz w:val="24"/>
          <w:szCs w:val="24"/>
          <w:u w:val="single"/>
        </w:rPr>
      </w:pPr>
      <w:r w:rsidRPr="00E43CC5">
        <w:rPr>
          <w:rFonts w:ascii="Georgia" w:eastAsia="Times New Roman" w:hAnsi="Georgia" w:cs="Times New Roman"/>
          <w:b/>
          <w:sz w:val="24"/>
          <w:szCs w:val="24"/>
          <w:u w:val="single"/>
        </w:rPr>
        <w:t>NAIROBI</w:t>
      </w:r>
    </w:p>
    <w:p w14:paraId="26A568C1" w14:textId="77777777" w:rsidR="00272300" w:rsidRPr="000A0D40" w:rsidRDefault="00272300" w:rsidP="00272300">
      <w:pPr>
        <w:spacing w:after="0" w:line="240" w:lineRule="auto"/>
        <w:rPr>
          <w:rFonts w:ascii="Times New Roman" w:eastAsia="Times New Roman" w:hAnsi="Times New Roman" w:cs="Times New Roman"/>
          <w:sz w:val="24"/>
          <w:szCs w:val="24"/>
        </w:rPr>
      </w:pPr>
    </w:p>
    <w:p w14:paraId="32B0706F" w14:textId="77777777"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To be Served Upon:</w:t>
      </w:r>
    </w:p>
    <w:p w14:paraId="35D60E45" w14:textId="77777777" w:rsidR="00272300" w:rsidRPr="000A0D40" w:rsidRDefault="00272300" w:rsidP="00272300">
      <w:pPr>
        <w:spacing w:after="0" w:line="240" w:lineRule="auto"/>
        <w:rPr>
          <w:rFonts w:ascii="Georgia" w:eastAsia="Times New Roman" w:hAnsi="Georgia" w:cs="Times New Roman"/>
          <w:sz w:val="24"/>
          <w:szCs w:val="24"/>
        </w:rPr>
      </w:pPr>
    </w:p>
    <w:p w14:paraId="6FEE2C87" w14:textId="77777777" w:rsidR="00272300" w:rsidRPr="000A0D40" w:rsidRDefault="00272300" w:rsidP="00664A0A">
      <w:pPr>
        <w:numPr>
          <w:ilvl w:val="0"/>
          <w:numId w:val="117"/>
        </w:numPr>
        <w:spacing w:after="0" w:line="240" w:lineRule="auto"/>
        <w:ind w:left="360"/>
        <w:contextualSpacing/>
        <w:rPr>
          <w:rFonts w:ascii="Georgia" w:eastAsia="Times New Roman" w:hAnsi="Georgia" w:cs="Times New Roman"/>
          <w:sz w:val="24"/>
          <w:szCs w:val="24"/>
        </w:rPr>
      </w:pPr>
      <w:r w:rsidRPr="000A0D40">
        <w:rPr>
          <w:rFonts w:ascii="Georgia" w:eastAsia="Times New Roman" w:hAnsi="Georgia" w:cs="Times New Roman"/>
          <w:sz w:val="24"/>
          <w:szCs w:val="24"/>
        </w:rPr>
        <w:t xml:space="preserve"> Co. Advocates</w:t>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Pr>
          <w:rFonts w:ascii="Georgia" w:eastAsia="Times New Roman" w:hAnsi="Georgia" w:cs="Times New Roman"/>
          <w:sz w:val="24"/>
          <w:szCs w:val="24"/>
        </w:rPr>
        <w:t xml:space="preserve">                                        </w:t>
      </w:r>
      <w:r w:rsidRPr="000A0D40">
        <w:rPr>
          <w:rFonts w:ascii="Georgia" w:eastAsia="Times New Roman" w:hAnsi="Georgia" w:cs="Times New Roman"/>
          <w:sz w:val="24"/>
          <w:szCs w:val="24"/>
        </w:rPr>
        <w:t xml:space="preserve">2. </w:t>
      </w:r>
      <w:r w:rsidRPr="000A0D40">
        <w:rPr>
          <w:rFonts w:ascii="Georgia" w:eastAsia="Times New Roman" w:hAnsi="Georgia" w:cs="Times New Roman"/>
          <w:sz w:val="24"/>
          <w:szCs w:val="24"/>
        </w:rPr>
        <w:tab/>
        <w:t xml:space="preserve"> &amp; Associates</w:t>
      </w:r>
    </w:p>
    <w:p w14:paraId="1F2F317A" w14:textId="77777777" w:rsidR="00272300" w:rsidRPr="000A0D40" w:rsidRDefault="00272300" w:rsidP="00272300">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p>
    <w:p w14:paraId="7089E7AA" w14:textId="77777777"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Monrovia Streat/Ut</w:t>
      </w:r>
      <w:r>
        <w:rPr>
          <w:rFonts w:ascii="Georgia" w:eastAsia="Times New Roman" w:hAnsi="Georgia" w:cs="Times New Roman"/>
          <w:sz w:val="24"/>
          <w:szCs w:val="24"/>
        </w:rPr>
        <w:t>alii Lane</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t xml:space="preserve">P.O. Box </w:t>
      </w:r>
    </w:p>
    <w:p w14:paraId="7589567F" w14:textId="77777777" w:rsidR="00272300" w:rsidRPr="000A0D40" w:rsidRDefault="00272300" w:rsidP="00272300">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P.O. Box </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sidRPr="00E43CC5">
        <w:rPr>
          <w:rFonts w:ascii="Georgia" w:eastAsia="Times New Roman" w:hAnsi="Georgia" w:cs="Times New Roman"/>
          <w:b/>
          <w:sz w:val="24"/>
          <w:szCs w:val="24"/>
          <w:u w:val="single"/>
        </w:rPr>
        <w:t>ELDORET</w:t>
      </w:r>
    </w:p>
    <w:p w14:paraId="30C83C26" w14:textId="77777777" w:rsidR="00272300" w:rsidRPr="00E43CC5" w:rsidRDefault="00272300" w:rsidP="00272300">
      <w:pPr>
        <w:spacing w:after="0" w:line="240" w:lineRule="auto"/>
        <w:ind w:left="360"/>
        <w:rPr>
          <w:rFonts w:ascii="Georgia" w:eastAsia="Times New Roman" w:hAnsi="Georgia" w:cs="Times New Roman"/>
          <w:b/>
          <w:sz w:val="24"/>
          <w:szCs w:val="24"/>
          <w:u w:val="single"/>
        </w:rPr>
      </w:pPr>
      <w:r w:rsidRPr="00E43CC5">
        <w:rPr>
          <w:rFonts w:ascii="Georgia" w:eastAsia="Times New Roman" w:hAnsi="Georgia" w:cs="Times New Roman"/>
          <w:b/>
          <w:sz w:val="24"/>
          <w:szCs w:val="24"/>
          <w:u w:val="single"/>
        </w:rPr>
        <w:t>NAIROBI</w:t>
      </w:r>
    </w:p>
    <w:p w14:paraId="0CB85AF2" w14:textId="77777777" w:rsidR="00272300" w:rsidRPr="00272300" w:rsidRDefault="00272300" w:rsidP="00C44265">
      <w:pPr>
        <w:spacing w:after="0" w:line="240" w:lineRule="auto"/>
        <w:jc w:val="both"/>
        <w:rPr>
          <w:rFonts w:ascii="Calibri" w:eastAsia="Times New Roman" w:hAnsi="Calibri" w:cs="Times New Roman"/>
          <w:sz w:val="28"/>
          <w:szCs w:val="28"/>
          <w:lang w:val="en-GB"/>
        </w:rPr>
      </w:pPr>
    </w:p>
    <w:p w14:paraId="1785A0ED" w14:textId="77777777" w:rsidR="00C44265" w:rsidRPr="00C44265" w:rsidRDefault="00C44265" w:rsidP="00C44265">
      <w:pPr>
        <w:spacing w:after="0" w:line="240" w:lineRule="auto"/>
        <w:jc w:val="both"/>
        <w:rPr>
          <w:rFonts w:ascii="Calibri" w:eastAsia="Times New Roman" w:hAnsi="Calibri" w:cs="Times New Roman"/>
          <w:sz w:val="28"/>
          <w:szCs w:val="28"/>
          <w:lang w:val="en-GB"/>
        </w:rPr>
      </w:pPr>
    </w:p>
    <w:p w14:paraId="7C7B619C" w14:textId="77777777" w:rsidR="00C44265" w:rsidRPr="00C44265" w:rsidRDefault="00C44265" w:rsidP="00D86541">
      <w:pPr>
        <w:pStyle w:val="BodyText2"/>
        <w:rPr>
          <w:rFonts w:ascii="Calibri" w:eastAsia="Times New Roman" w:hAnsi="Calibri" w:cs="Times New Roman"/>
          <w:b/>
          <w:sz w:val="28"/>
          <w:szCs w:val="28"/>
          <w:u w:val="single"/>
        </w:rPr>
      </w:pPr>
      <w:r>
        <w:rPr>
          <w:rFonts w:ascii="Times New Roman" w:eastAsia="Times New Roman" w:hAnsi="Times New Roman" w:cs="Times New Roman"/>
          <w:bCs/>
          <w:sz w:val="24"/>
          <w:szCs w:val="24"/>
        </w:rPr>
        <w:lastRenderedPageBreak/>
        <w:t>RECORD OF APPEAL:</w:t>
      </w:r>
      <w:r>
        <w:rPr>
          <w:rFonts w:ascii="Times New Roman" w:eastAsia="Times New Roman" w:hAnsi="Times New Roman" w:cs="Times New Roman"/>
          <w:bCs/>
          <w:sz w:val="24"/>
          <w:szCs w:val="24"/>
        </w:rPr>
        <w:br/>
      </w:r>
      <w:r w:rsidRPr="00C44265">
        <w:rPr>
          <w:rFonts w:ascii="Calibri" w:eastAsia="Times New Roman" w:hAnsi="Calibri" w:cs="Times New Roman"/>
          <w:b/>
          <w:sz w:val="28"/>
          <w:szCs w:val="28"/>
          <w:u w:val="single"/>
          <w:lang w:val="en-GB"/>
        </w:rPr>
        <w:t>REPUBLIC OF KENYA</w:t>
      </w:r>
      <w:r w:rsidRPr="00C44265">
        <w:rPr>
          <w:rFonts w:ascii="Calibri" w:eastAsia="Times New Roman" w:hAnsi="Calibri" w:cs="Times New Roman"/>
          <w:b/>
          <w:sz w:val="28"/>
          <w:szCs w:val="28"/>
          <w:u w:val="single"/>
          <w:lang w:val="en-GB"/>
        </w:rPr>
        <w:cr/>
      </w:r>
    </w:p>
    <w:p w14:paraId="245CA2BF"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14:paraId="10DC43A5"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p>
    <w:p w14:paraId="6D1BC4A4"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14:paraId="5D53AE27"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6E4D01A1"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B447A2C"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14:paraId="2D0FA70D"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4C8878FC"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14:paraId="2A963E87"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60E998DB"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14:paraId="7C9A054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3BC8D746"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14:paraId="22F75CB1" w14:textId="77777777" w:rsidR="00C44265" w:rsidRPr="00C44265" w:rsidRDefault="00C44265" w:rsidP="00C44265">
      <w:pPr>
        <w:spacing w:after="0" w:line="240" w:lineRule="auto"/>
        <w:rPr>
          <w:rFonts w:ascii="Calibri" w:eastAsia="Times New Roman" w:hAnsi="Calibri" w:cs="Times New Roman"/>
          <w:b/>
          <w:sz w:val="28"/>
          <w:szCs w:val="28"/>
        </w:rPr>
      </w:pPr>
    </w:p>
    <w:p w14:paraId="06ABB7FD"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 (the Honourable Justice K Mulwa)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Court Civil Case No. 1557 of 1997.</w:t>
      </w:r>
    </w:p>
    <w:p w14:paraId="04BE158B"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0B4D248E"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14:paraId="298011C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313625D4"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14:paraId="05561481"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525D4E36"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14:paraId="608E540B"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4F3B0F73"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sz w:val="28"/>
          <w:szCs w:val="28"/>
          <w:u w:val="single"/>
        </w:rPr>
      </w:pPr>
      <w:r w:rsidRPr="00C44265">
        <w:rPr>
          <w:rFonts w:ascii="Calibri" w:eastAsia="Times New Roman" w:hAnsi="Calibri" w:cs="Times New Roman"/>
          <w:b/>
          <w:sz w:val="28"/>
          <w:szCs w:val="28"/>
          <w:u w:val="single"/>
        </w:rPr>
        <w:t>AND</w:t>
      </w:r>
    </w:p>
    <w:p w14:paraId="27CC865F"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14:paraId="6C4BAAF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2DEA0E36"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072FF0AF"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RECORD OF APPEAL</w:t>
      </w:r>
    </w:p>
    <w:p w14:paraId="55310C7D"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p>
    <w:p w14:paraId="55B909F9"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36C08B3F"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KINYANJUI &amp; COMPANY</w:t>
      </w:r>
    </w:p>
    <w:p w14:paraId="13AAB80C"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lastRenderedPageBreak/>
        <w:t>ADVOCATES</w:t>
      </w:r>
    </w:p>
    <w:p w14:paraId="176354C4"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 HOUSE</w:t>
      </w:r>
    </w:p>
    <w:p w14:paraId="58B7A3B7"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ATHUETUM DRIVE</w:t>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t>Our Ref: P66/10/NR/ewm</w:t>
      </w:r>
    </w:p>
    <w:p w14:paraId="18108C62"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P O BOX xxxxx</w:t>
      </w:r>
    </w:p>
    <w:p w14:paraId="4DE64A77" w14:textId="77777777" w:rsidR="00C44265" w:rsidRPr="00C44265" w:rsidRDefault="00C44265" w:rsidP="00664A0A">
      <w:pPr>
        <w:keepNext/>
        <w:numPr>
          <w:ilvl w:val="0"/>
          <w:numId w:val="32"/>
        </w:numPr>
        <w:tabs>
          <w:tab w:val="num" w:pos="360"/>
        </w:tabs>
        <w:spacing w:after="0" w:line="240" w:lineRule="auto"/>
        <w:outlineLvl w:val="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THIKA</w:t>
      </w:r>
    </w:p>
    <w:p w14:paraId="16C3A048"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APPELLANT)</w:t>
      </w:r>
    </w:p>
    <w:p w14:paraId="69E8B6F5" w14:textId="77777777" w:rsidR="00C44265" w:rsidRPr="00C44265" w:rsidRDefault="00C44265" w:rsidP="00C44265">
      <w:pPr>
        <w:spacing w:after="0" w:line="240" w:lineRule="auto"/>
        <w:rPr>
          <w:rFonts w:ascii="Calibri" w:eastAsia="Times New Roman" w:hAnsi="Calibri" w:cs="Times New Roman"/>
          <w:b/>
          <w:sz w:val="28"/>
          <w:szCs w:val="28"/>
        </w:rPr>
      </w:pPr>
    </w:p>
    <w:p w14:paraId="1FBFB5D0" w14:textId="77777777" w:rsidR="00C44265" w:rsidRPr="00C44265" w:rsidRDefault="00C44265" w:rsidP="00C44265">
      <w:pPr>
        <w:spacing w:after="0" w:line="240" w:lineRule="auto"/>
        <w:rPr>
          <w:rFonts w:ascii="Calibri" w:eastAsia="Times New Roman" w:hAnsi="Calibri" w:cs="Times New Roman"/>
          <w:b/>
          <w:sz w:val="28"/>
          <w:szCs w:val="28"/>
        </w:rPr>
      </w:pPr>
    </w:p>
    <w:p w14:paraId="18AEBA1E"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SOBHAG SHAH &amp; GOSWAMI</w:t>
      </w:r>
    </w:p>
    <w:p w14:paraId="0226C44E"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ADVOCATES</w:t>
      </w:r>
    </w:p>
    <w:p w14:paraId="244588AE"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EAGLE HOUSE, 3</w:t>
      </w:r>
      <w:r w:rsidRPr="00C44265">
        <w:rPr>
          <w:rFonts w:ascii="Calibri" w:eastAsia="Times New Roman" w:hAnsi="Calibri" w:cs="Times New Roman"/>
          <w:b/>
          <w:sz w:val="28"/>
          <w:szCs w:val="28"/>
          <w:vertAlign w:val="superscript"/>
        </w:rPr>
        <w:t>RD</w:t>
      </w:r>
      <w:r w:rsidRPr="00C44265">
        <w:rPr>
          <w:rFonts w:ascii="Calibri" w:eastAsia="Times New Roman" w:hAnsi="Calibri" w:cs="Times New Roman"/>
          <w:b/>
          <w:sz w:val="28"/>
          <w:szCs w:val="28"/>
        </w:rPr>
        <w:t xml:space="preserve"> FLOOR</w:t>
      </w:r>
    </w:p>
    <w:p w14:paraId="1A99325D"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 xml:space="preserve">KIMATHI STREET </w:t>
      </w:r>
    </w:p>
    <w:p w14:paraId="022DD848"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THIKA</w:t>
      </w:r>
    </w:p>
    <w:p w14:paraId="33CEE200"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RESPONDENTS)</w:t>
      </w:r>
    </w:p>
    <w:p w14:paraId="22C0FB69" w14:textId="77777777" w:rsidR="00D86541" w:rsidRDefault="00D86541" w:rsidP="00D86541">
      <w:pPr>
        <w:spacing w:line="240" w:lineRule="auto"/>
        <w:jc w:val="center"/>
        <w:rPr>
          <w:rFonts w:ascii="Times New Roman" w:hAnsi="Times New Roman" w:cs="Times New Roman"/>
          <w:b/>
          <w:sz w:val="24"/>
          <w:szCs w:val="24"/>
        </w:rPr>
      </w:pPr>
    </w:p>
    <w:p w14:paraId="6079BAB7" w14:textId="77777777" w:rsidR="00D86541" w:rsidRDefault="00D86541" w:rsidP="00D86541">
      <w:pPr>
        <w:spacing w:line="240" w:lineRule="auto"/>
        <w:rPr>
          <w:rFonts w:ascii="Times New Roman" w:hAnsi="Times New Roman" w:cs="Times New Roman"/>
          <w:b/>
          <w:sz w:val="24"/>
          <w:szCs w:val="24"/>
        </w:rPr>
      </w:pPr>
      <w:r>
        <w:rPr>
          <w:rFonts w:ascii="Times New Roman" w:hAnsi="Times New Roman" w:cs="Times New Roman"/>
          <w:b/>
          <w:sz w:val="24"/>
          <w:szCs w:val="24"/>
        </w:rPr>
        <w:t>TABLE OF INDEX FOR RECORD OF APPEAL(ELECTION PETITION)</w:t>
      </w:r>
    </w:p>
    <w:p w14:paraId="38FCFAF0" w14:textId="77777777" w:rsidR="00D86541" w:rsidRPr="000A0D40" w:rsidRDefault="00D86541" w:rsidP="00D86541">
      <w:pPr>
        <w:spacing w:line="240" w:lineRule="auto"/>
        <w:jc w:val="center"/>
        <w:rPr>
          <w:rFonts w:ascii="Times New Roman" w:hAnsi="Times New Roman" w:cs="Times New Roman"/>
          <w:b/>
          <w:sz w:val="24"/>
          <w:szCs w:val="24"/>
        </w:rPr>
      </w:pPr>
      <w:r w:rsidRPr="000A0D40">
        <w:rPr>
          <w:rFonts w:ascii="Times New Roman" w:hAnsi="Times New Roman" w:cs="Times New Roman"/>
          <w:b/>
          <w:sz w:val="24"/>
          <w:szCs w:val="24"/>
        </w:rPr>
        <w:t>REPUBLIC OF KENYA</w:t>
      </w:r>
    </w:p>
    <w:p w14:paraId="5C3397B6" w14:textId="77777777" w:rsidR="00D86541" w:rsidRPr="000A0D40" w:rsidRDefault="00D86541" w:rsidP="00D86541">
      <w:pPr>
        <w:spacing w:line="240" w:lineRule="auto"/>
        <w:jc w:val="center"/>
        <w:rPr>
          <w:rFonts w:ascii="Times New Roman" w:hAnsi="Times New Roman" w:cs="Times New Roman"/>
          <w:b/>
          <w:sz w:val="24"/>
          <w:szCs w:val="24"/>
        </w:rPr>
      </w:pPr>
      <w:r w:rsidRPr="000A0D40">
        <w:rPr>
          <w:rFonts w:ascii="Times New Roman" w:hAnsi="Times New Roman" w:cs="Times New Roman"/>
          <w:b/>
          <w:sz w:val="24"/>
          <w:szCs w:val="24"/>
        </w:rPr>
        <w:t>IN THE CO</w:t>
      </w:r>
      <w:r>
        <w:rPr>
          <w:rFonts w:ascii="Times New Roman" w:hAnsi="Times New Roman" w:cs="Times New Roman"/>
          <w:b/>
          <w:sz w:val="24"/>
          <w:szCs w:val="24"/>
        </w:rPr>
        <w:t>URT OF APPEAL OF KENYA AT KSL</w:t>
      </w:r>
    </w:p>
    <w:p w14:paraId="425008BE" w14:textId="77777777" w:rsidR="00D86541" w:rsidRPr="000A0D40" w:rsidRDefault="00D86541" w:rsidP="00D8654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ELECTION PETITION APPEAL NO         </w:t>
      </w:r>
      <w:r w:rsidRPr="000A0D40">
        <w:rPr>
          <w:rFonts w:ascii="Times New Roman" w:hAnsi="Times New Roman" w:cs="Times New Roman"/>
          <w:b/>
          <w:sz w:val="24"/>
          <w:szCs w:val="24"/>
        </w:rPr>
        <w:t xml:space="preserve"> OF 2013</w:t>
      </w:r>
    </w:p>
    <w:p w14:paraId="136C42E2" w14:textId="77777777" w:rsidR="00D86541" w:rsidRPr="000A0D40" w:rsidRDefault="00D86541" w:rsidP="00D8654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IN T</w:t>
      </w:r>
      <w:r w:rsidRPr="000A0D40">
        <w:rPr>
          <w:rFonts w:ascii="Times New Roman" w:hAnsi="Times New Roman" w:cs="Times New Roman"/>
          <w:b/>
          <w:sz w:val="24"/>
          <w:szCs w:val="24"/>
        </w:rPr>
        <w:t>HE MATTER OF THE CONSTITUTION OF KENYA, 2010</w:t>
      </w:r>
    </w:p>
    <w:p w14:paraId="3B4E941F"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50952FB2"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ACT, 2011</w:t>
      </w:r>
    </w:p>
    <w:p w14:paraId="06538F9E"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4EB94C9B"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(GENERAL) REGULATIONS, 2012</w:t>
      </w:r>
    </w:p>
    <w:p w14:paraId="35BCB698"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23B5A85B"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INDEPENDENT ELECTORAL AND BOUNDARIES COMMISSION ACT, 2011</w:t>
      </w:r>
    </w:p>
    <w:p w14:paraId="0B087B4F"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5F6F4DC7"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(REGISTRATION OF VOTERS) REGULATIONS, 2012</w:t>
      </w:r>
    </w:p>
    <w:p w14:paraId="4C07C174"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60956A23"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(PARLIAMENTARY AND COUNTY ELECTIONS) PETITION RULES, 2013</w:t>
      </w:r>
    </w:p>
    <w:p w14:paraId="5F15A93D"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5D0A71E9"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w:t>
      </w:r>
      <w:r>
        <w:rPr>
          <w:rFonts w:ascii="Times New Roman" w:eastAsia="Times New Roman" w:hAnsi="Times New Roman" w:cs="Times New Roman"/>
          <w:b/>
          <w:sz w:val="24"/>
          <w:szCs w:val="24"/>
        </w:rPr>
        <w:t>E ELECTION FOR GOVERNOR OF ……..</w:t>
      </w:r>
      <w:r w:rsidRPr="00FB7B0C">
        <w:rPr>
          <w:rFonts w:ascii="Times New Roman" w:eastAsia="Times New Roman" w:hAnsi="Times New Roman" w:cs="Times New Roman"/>
          <w:b/>
          <w:sz w:val="24"/>
          <w:szCs w:val="24"/>
        </w:rPr>
        <w:t xml:space="preserve"> COUNTY</w:t>
      </w:r>
    </w:p>
    <w:p w14:paraId="74C0CEEF" w14:textId="77777777" w:rsidR="00D86541" w:rsidRPr="00FB7B0C" w:rsidRDefault="00D86541" w:rsidP="00D86541">
      <w:pPr>
        <w:spacing w:after="0" w:line="240" w:lineRule="auto"/>
        <w:rPr>
          <w:rFonts w:ascii="Times New Roman" w:eastAsia="Times New Roman" w:hAnsi="Times New Roman" w:cs="Times New Roman"/>
          <w:b/>
          <w:sz w:val="24"/>
          <w:szCs w:val="24"/>
        </w:rPr>
      </w:pPr>
    </w:p>
    <w:p w14:paraId="23CF981E" w14:textId="77777777" w:rsidR="00D86541" w:rsidRPr="00FB7B0C" w:rsidRDefault="00D86541" w:rsidP="00D8654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………………………………….....APPELLANT</w:t>
      </w:r>
    </w:p>
    <w:p w14:paraId="6E0B82F3" w14:textId="77777777"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-VERSUS-</w:t>
      </w:r>
    </w:p>
    <w:p w14:paraId="4AAB8C21" w14:textId="77777777" w:rsidR="00D86541" w:rsidRPr="00FB7B0C" w:rsidRDefault="00D86541" w:rsidP="00D86541">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1</w:t>
      </w:r>
      <w:r w:rsidRPr="000A0D40">
        <w:rPr>
          <w:rFonts w:ascii="Times New Roman" w:eastAsia="Times New Roman" w:hAnsi="Times New Roman" w:cs="Times New Roman"/>
          <w:b/>
          <w:sz w:val="24"/>
          <w:szCs w:val="24"/>
          <w:vertAlign w:val="superscript"/>
        </w:rPr>
        <w:t>ST</w:t>
      </w:r>
      <w:r>
        <w:rPr>
          <w:rFonts w:ascii="Times New Roman" w:eastAsia="Times New Roman" w:hAnsi="Times New Roman" w:cs="Times New Roman"/>
          <w:b/>
          <w:sz w:val="24"/>
          <w:szCs w:val="24"/>
        </w:rPr>
        <w:t xml:space="preserve"> </w:t>
      </w:r>
      <w:r w:rsidRPr="00FB7B0C">
        <w:rPr>
          <w:rFonts w:ascii="Times New Roman" w:eastAsia="Times New Roman" w:hAnsi="Times New Roman" w:cs="Times New Roman"/>
          <w:b/>
          <w:sz w:val="24"/>
          <w:szCs w:val="24"/>
        </w:rPr>
        <w:t xml:space="preserve"> RESPONDENT</w:t>
      </w:r>
    </w:p>
    <w:p w14:paraId="322B9E8A" w14:textId="77777777" w:rsidR="00D86541" w:rsidRDefault="00D86541" w:rsidP="00D86541">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lastRenderedPageBreak/>
        <w:t xml:space="preserve">THE INDEPENDENT ELECTORAL AND BOUNDARIES </w:t>
      </w:r>
    </w:p>
    <w:p w14:paraId="4E6DD1B9" w14:textId="77777777" w:rsidR="00D86541" w:rsidRPr="00FB7B0C" w:rsidRDefault="00D86541" w:rsidP="00D86541">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COMMISSION</w:t>
      </w:r>
      <w:r>
        <w:rPr>
          <w:rFonts w:ascii="Times New Roman" w:eastAsia="Times New Roman" w:hAnsi="Times New Roman" w:cs="Times New Roman"/>
          <w:b/>
          <w:sz w:val="24"/>
          <w:szCs w:val="24"/>
        </w:rPr>
        <w:t>…………………………………………….2</w:t>
      </w:r>
      <w:r w:rsidRPr="000A0D40">
        <w:rPr>
          <w:rFonts w:ascii="Times New Roman" w:eastAsia="Times New Roman" w:hAnsi="Times New Roman" w:cs="Times New Roman"/>
          <w:b/>
          <w:sz w:val="24"/>
          <w:szCs w:val="24"/>
          <w:vertAlign w:val="superscript"/>
        </w:rPr>
        <w:t>ND</w:t>
      </w:r>
      <w:r>
        <w:rPr>
          <w:rFonts w:ascii="Times New Roman" w:eastAsia="Times New Roman" w:hAnsi="Times New Roman" w:cs="Times New Roman"/>
          <w:b/>
          <w:sz w:val="24"/>
          <w:szCs w:val="24"/>
        </w:rPr>
        <w:t xml:space="preserve"> </w:t>
      </w:r>
      <w:r w:rsidRPr="00FB7B0C">
        <w:rPr>
          <w:rFonts w:ascii="Times New Roman" w:eastAsia="Times New Roman" w:hAnsi="Times New Roman" w:cs="Times New Roman"/>
          <w:b/>
          <w:sz w:val="24"/>
          <w:szCs w:val="24"/>
        </w:rPr>
        <w:t>RESPONDENT</w:t>
      </w:r>
    </w:p>
    <w:p w14:paraId="66138BE2" w14:textId="77777777" w:rsidR="00D86541" w:rsidRDefault="00D86541" w:rsidP="00D8654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Pr="000A0D40">
        <w:rPr>
          <w:rFonts w:ascii="Times New Roman" w:eastAsia="Times New Roman" w:hAnsi="Times New Roman" w:cs="Times New Roman"/>
          <w:b/>
          <w:sz w:val="24"/>
          <w:szCs w:val="24"/>
          <w:vertAlign w:val="superscript"/>
        </w:rPr>
        <w:t>RD</w:t>
      </w:r>
      <w:r w:rsidRPr="00FB7B0C">
        <w:rPr>
          <w:rFonts w:ascii="Times New Roman" w:eastAsia="Times New Roman" w:hAnsi="Times New Roman" w:cs="Times New Roman"/>
          <w:b/>
          <w:sz w:val="24"/>
          <w:szCs w:val="24"/>
        </w:rPr>
        <w:t xml:space="preserve"> RESPONDENT</w:t>
      </w:r>
    </w:p>
    <w:p w14:paraId="16EA499A" w14:textId="77777777" w:rsidR="00D86541" w:rsidRPr="00685985" w:rsidRDefault="00D86541" w:rsidP="00D86541">
      <w:pPr>
        <w:spacing w:after="0" w:line="240" w:lineRule="auto"/>
        <w:rPr>
          <w:rFonts w:ascii="Times New Roman" w:eastAsia="Times New Roman" w:hAnsi="Times New Roman" w:cs="Times New Roman"/>
          <w:b/>
          <w:sz w:val="24"/>
          <w:szCs w:val="24"/>
        </w:rPr>
      </w:pPr>
    </w:p>
    <w:p w14:paraId="35164D05" w14:textId="77777777" w:rsidR="00D86541" w:rsidRDefault="00D86541" w:rsidP="00D86541">
      <w:pPr>
        <w:jc w:val="center"/>
        <w:rPr>
          <w:b/>
          <w:u w:val="single"/>
        </w:rPr>
      </w:pPr>
      <w:r w:rsidRPr="00F178AA">
        <w:rPr>
          <w:b/>
          <w:u w:val="single"/>
        </w:rPr>
        <w:t>INDEX</w:t>
      </w:r>
    </w:p>
    <w:tbl>
      <w:tblPr>
        <w:tblStyle w:val="TableGrid"/>
        <w:tblW w:w="9272" w:type="dxa"/>
        <w:tblLook w:val="04A0" w:firstRow="1" w:lastRow="0" w:firstColumn="1" w:lastColumn="0" w:noHBand="0" w:noVBand="1"/>
      </w:tblPr>
      <w:tblGrid>
        <w:gridCol w:w="3090"/>
        <w:gridCol w:w="4556"/>
        <w:gridCol w:w="1626"/>
      </w:tblGrid>
      <w:tr w:rsidR="00D86541" w14:paraId="08CEE1D3" w14:textId="77777777" w:rsidTr="00272300">
        <w:trPr>
          <w:trHeight w:val="159"/>
        </w:trPr>
        <w:tc>
          <w:tcPr>
            <w:tcW w:w="3090" w:type="dxa"/>
          </w:tcPr>
          <w:p w14:paraId="33959BDF" w14:textId="77777777" w:rsidR="00D86541" w:rsidRDefault="00D86541" w:rsidP="00272300">
            <w:pPr>
              <w:jc w:val="center"/>
              <w:rPr>
                <w:b/>
                <w:u w:val="single"/>
              </w:rPr>
            </w:pPr>
            <w:r>
              <w:rPr>
                <w:b/>
                <w:u w:val="single"/>
              </w:rPr>
              <w:t>NO</w:t>
            </w:r>
          </w:p>
        </w:tc>
        <w:tc>
          <w:tcPr>
            <w:tcW w:w="4556" w:type="dxa"/>
          </w:tcPr>
          <w:p w14:paraId="0D8998CD" w14:textId="77777777" w:rsidR="00D86541" w:rsidRPr="00F178AA" w:rsidRDefault="00D86541" w:rsidP="00272300">
            <w:pPr>
              <w:jc w:val="center"/>
              <w:rPr>
                <w:b/>
              </w:rPr>
            </w:pPr>
            <w:r>
              <w:rPr>
                <w:b/>
                <w:u w:val="single"/>
              </w:rPr>
              <w:t>ITEM</w:t>
            </w:r>
          </w:p>
        </w:tc>
        <w:tc>
          <w:tcPr>
            <w:tcW w:w="1626" w:type="dxa"/>
          </w:tcPr>
          <w:p w14:paraId="72B79B54" w14:textId="77777777" w:rsidR="00D86541" w:rsidRPr="00F178AA" w:rsidRDefault="00D86541" w:rsidP="00272300">
            <w:pPr>
              <w:jc w:val="center"/>
              <w:rPr>
                <w:b/>
              </w:rPr>
            </w:pPr>
            <w:r>
              <w:rPr>
                <w:b/>
              </w:rPr>
              <w:t>PAGE</w:t>
            </w:r>
          </w:p>
        </w:tc>
      </w:tr>
      <w:tr w:rsidR="00D86541" w14:paraId="0D4B72EF" w14:textId="77777777" w:rsidTr="00272300">
        <w:trPr>
          <w:trHeight w:val="150"/>
        </w:trPr>
        <w:tc>
          <w:tcPr>
            <w:tcW w:w="3090" w:type="dxa"/>
          </w:tcPr>
          <w:p w14:paraId="03BA1C52" w14:textId="77777777" w:rsidR="00D86541" w:rsidRPr="00F178AA" w:rsidRDefault="00D86541" w:rsidP="00272300">
            <w:pPr>
              <w:jc w:val="center"/>
              <w:rPr>
                <w:b/>
              </w:rPr>
            </w:pPr>
            <w:r>
              <w:rPr>
                <w:b/>
                <w:u w:val="single"/>
              </w:rPr>
              <w:t>1.</w:t>
            </w:r>
          </w:p>
        </w:tc>
        <w:tc>
          <w:tcPr>
            <w:tcW w:w="4556" w:type="dxa"/>
          </w:tcPr>
          <w:p w14:paraId="15DD1FE7" w14:textId="77777777" w:rsidR="00D86541" w:rsidRPr="00685985" w:rsidRDefault="00D86541" w:rsidP="00272300">
            <w:pPr>
              <w:jc w:val="center"/>
            </w:pPr>
            <w:r w:rsidRPr="00685985">
              <w:t>CERTIFICATE OF XEROGRAPHY</w:t>
            </w:r>
          </w:p>
        </w:tc>
        <w:tc>
          <w:tcPr>
            <w:tcW w:w="1626" w:type="dxa"/>
          </w:tcPr>
          <w:p w14:paraId="5F1D978A" w14:textId="77777777" w:rsidR="00D86541" w:rsidRDefault="00D86541" w:rsidP="00272300">
            <w:pPr>
              <w:jc w:val="center"/>
              <w:rPr>
                <w:b/>
                <w:u w:val="single"/>
              </w:rPr>
            </w:pPr>
          </w:p>
        </w:tc>
      </w:tr>
      <w:tr w:rsidR="00D86541" w14:paraId="07257C95" w14:textId="77777777" w:rsidTr="00272300">
        <w:trPr>
          <w:trHeight w:val="159"/>
        </w:trPr>
        <w:tc>
          <w:tcPr>
            <w:tcW w:w="3090" w:type="dxa"/>
          </w:tcPr>
          <w:p w14:paraId="22850096" w14:textId="77777777" w:rsidR="00D86541" w:rsidRPr="00F178AA" w:rsidRDefault="00D86541" w:rsidP="00272300">
            <w:pPr>
              <w:jc w:val="center"/>
            </w:pPr>
            <w:r>
              <w:t>2.</w:t>
            </w:r>
          </w:p>
        </w:tc>
        <w:tc>
          <w:tcPr>
            <w:tcW w:w="4556" w:type="dxa"/>
          </w:tcPr>
          <w:p w14:paraId="63743216" w14:textId="77777777" w:rsidR="00D86541" w:rsidRPr="00685985" w:rsidRDefault="00D86541" w:rsidP="00272300">
            <w:pPr>
              <w:jc w:val="center"/>
            </w:pPr>
            <w:r w:rsidRPr="00685985">
              <w:t>MEMORANDUM OF APPEAL</w:t>
            </w:r>
          </w:p>
        </w:tc>
        <w:tc>
          <w:tcPr>
            <w:tcW w:w="1626" w:type="dxa"/>
          </w:tcPr>
          <w:p w14:paraId="7BB26DA6" w14:textId="77777777" w:rsidR="00D86541" w:rsidRDefault="00D86541" w:rsidP="00272300">
            <w:pPr>
              <w:jc w:val="center"/>
              <w:rPr>
                <w:b/>
                <w:u w:val="single"/>
              </w:rPr>
            </w:pPr>
          </w:p>
        </w:tc>
      </w:tr>
      <w:tr w:rsidR="00D86541" w14:paraId="3AD24E09" w14:textId="77777777" w:rsidTr="00272300">
        <w:trPr>
          <w:trHeight w:val="159"/>
        </w:trPr>
        <w:tc>
          <w:tcPr>
            <w:tcW w:w="3090" w:type="dxa"/>
          </w:tcPr>
          <w:p w14:paraId="44291C99" w14:textId="77777777" w:rsidR="00D86541" w:rsidRPr="00F178AA" w:rsidRDefault="00D86541" w:rsidP="00272300">
            <w:pPr>
              <w:jc w:val="center"/>
            </w:pPr>
            <w:r>
              <w:t>3.</w:t>
            </w:r>
          </w:p>
        </w:tc>
        <w:tc>
          <w:tcPr>
            <w:tcW w:w="4556" w:type="dxa"/>
          </w:tcPr>
          <w:p w14:paraId="783AE375" w14:textId="77777777" w:rsidR="00D86541" w:rsidRPr="00685985" w:rsidRDefault="00D86541" w:rsidP="00272300">
            <w:pPr>
              <w:jc w:val="center"/>
            </w:pPr>
            <w:r w:rsidRPr="00685985">
              <w:t>PETITION</w:t>
            </w:r>
          </w:p>
        </w:tc>
        <w:tc>
          <w:tcPr>
            <w:tcW w:w="1626" w:type="dxa"/>
          </w:tcPr>
          <w:p w14:paraId="06350375" w14:textId="77777777" w:rsidR="00D86541" w:rsidRDefault="00D86541" w:rsidP="00272300">
            <w:pPr>
              <w:jc w:val="center"/>
              <w:rPr>
                <w:b/>
                <w:u w:val="single"/>
              </w:rPr>
            </w:pPr>
          </w:p>
        </w:tc>
      </w:tr>
      <w:tr w:rsidR="00D86541" w14:paraId="74D58442" w14:textId="77777777" w:rsidTr="00272300">
        <w:trPr>
          <w:trHeight w:val="159"/>
        </w:trPr>
        <w:tc>
          <w:tcPr>
            <w:tcW w:w="3090" w:type="dxa"/>
          </w:tcPr>
          <w:p w14:paraId="31088164" w14:textId="77777777" w:rsidR="00D86541" w:rsidRPr="00F178AA" w:rsidRDefault="00D86541" w:rsidP="00272300">
            <w:pPr>
              <w:jc w:val="center"/>
            </w:pPr>
            <w:r>
              <w:t>4.</w:t>
            </w:r>
          </w:p>
        </w:tc>
        <w:tc>
          <w:tcPr>
            <w:tcW w:w="4556" w:type="dxa"/>
          </w:tcPr>
          <w:p w14:paraId="2E58B62A" w14:textId="77777777" w:rsidR="00D86541" w:rsidRPr="00685985" w:rsidRDefault="00D86541" w:rsidP="00272300">
            <w:pPr>
              <w:jc w:val="center"/>
            </w:pPr>
            <w:r w:rsidRPr="00685985">
              <w:t>AFFIDAVIT IN SUPPORT OF PETITION &amp; ANNEXTURES THERETO</w:t>
            </w:r>
          </w:p>
        </w:tc>
        <w:tc>
          <w:tcPr>
            <w:tcW w:w="1626" w:type="dxa"/>
          </w:tcPr>
          <w:p w14:paraId="1C51451F" w14:textId="77777777" w:rsidR="00D86541" w:rsidRDefault="00D86541" w:rsidP="00272300">
            <w:pPr>
              <w:jc w:val="center"/>
              <w:rPr>
                <w:b/>
                <w:u w:val="single"/>
              </w:rPr>
            </w:pPr>
          </w:p>
        </w:tc>
      </w:tr>
      <w:tr w:rsidR="00D86541" w14:paraId="58A47D9F" w14:textId="77777777" w:rsidTr="00272300">
        <w:trPr>
          <w:trHeight w:val="159"/>
        </w:trPr>
        <w:tc>
          <w:tcPr>
            <w:tcW w:w="3090" w:type="dxa"/>
          </w:tcPr>
          <w:p w14:paraId="3E3FDB8D" w14:textId="77777777" w:rsidR="00D86541" w:rsidRPr="00F178AA" w:rsidRDefault="00D86541" w:rsidP="00272300">
            <w:pPr>
              <w:jc w:val="center"/>
              <w:rPr>
                <w:rFonts w:ascii="Times New Roman" w:hAnsi="Times New Roman" w:cs="Times New Roman"/>
                <w:sz w:val="24"/>
                <w:szCs w:val="24"/>
              </w:rPr>
            </w:pPr>
            <w:r>
              <w:t>5.</w:t>
            </w:r>
          </w:p>
        </w:tc>
        <w:tc>
          <w:tcPr>
            <w:tcW w:w="4556" w:type="dxa"/>
          </w:tcPr>
          <w:p w14:paraId="32D68890" w14:textId="77777777" w:rsidR="00D86541" w:rsidRPr="00685985" w:rsidRDefault="00D86541" w:rsidP="00272300">
            <w:pPr>
              <w:jc w:val="center"/>
            </w:pPr>
            <w:r w:rsidRPr="00685985">
              <w:t>1</w:t>
            </w:r>
            <w:r w:rsidRPr="00685985">
              <w:rPr>
                <w:vertAlign w:val="superscript"/>
              </w:rPr>
              <w:t>ST</w:t>
            </w:r>
            <w:r w:rsidRPr="00685985">
              <w:t xml:space="preserve"> &amp; 2</w:t>
            </w:r>
            <w:r w:rsidRPr="00685985">
              <w:rPr>
                <w:vertAlign w:val="superscript"/>
              </w:rPr>
              <w:t>ND</w:t>
            </w:r>
            <w:r w:rsidRPr="00685985">
              <w:t xml:space="preserve"> RESPONDENTS RESPONSE TO THE PETITION</w:t>
            </w:r>
          </w:p>
        </w:tc>
        <w:tc>
          <w:tcPr>
            <w:tcW w:w="1626" w:type="dxa"/>
          </w:tcPr>
          <w:p w14:paraId="6B41DC12" w14:textId="77777777" w:rsidR="00D86541" w:rsidRDefault="00D86541" w:rsidP="00272300">
            <w:pPr>
              <w:jc w:val="center"/>
              <w:rPr>
                <w:b/>
                <w:u w:val="single"/>
              </w:rPr>
            </w:pPr>
          </w:p>
        </w:tc>
      </w:tr>
      <w:tr w:rsidR="00D86541" w14:paraId="52F0D0EC" w14:textId="77777777" w:rsidTr="00272300">
        <w:trPr>
          <w:trHeight w:val="159"/>
        </w:trPr>
        <w:tc>
          <w:tcPr>
            <w:tcW w:w="3090" w:type="dxa"/>
          </w:tcPr>
          <w:p w14:paraId="397429EF" w14:textId="77777777" w:rsidR="00D86541" w:rsidRPr="00685985" w:rsidRDefault="00D86541" w:rsidP="00272300">
            <w:pPr>
              <w:jc w:val="center"/>
            </w:pPr>
            <w:r w:rsidRPr="00685985">
              <w:t>6.</w:t>
            </w:r>
          </w:p>
        </w:tc>
        <w:tc>
          <w:tcPr>
            <w:tcW w:w="4556" w:type="dxa"/>
          </w:tcPr>
          <w:p w14:paraId="38798240" w14:textId="77777777" w:rsidR="00D86541" w:rsidRPr="00685985" w:rsidRDefault="00D86541" w:rsidP="00272300">
            <w:pPr>
              <w:jc w:val="center"/>
            </w:pPr>
            <w:r w:rsidRPr="00685985">
              <w:t>AFFIDAVIT IN SUPPORT OF THE 1</w:t>
            </w:r>
            <w:r w:rsidRPr="00685985">
              <w:rPr>
                <w:vertAlign w:val="superscript"/>
              </w:rPr>
              <w:t>ST</w:t>
            </w:r>
            <w:r w:rsidRPr="00685985">
              <w:t xml:space="preserve"> &amp; 2</w:t>
            </w:r>
            <w:r w:rsidRPr="00685985">
              <w:rPr>
                <w:vertAlign w:val="superscript"/>
              </w:rPr>
              <w:t>ND</w:t>
            </w:r>
            <w:r w:rsidRPr="00685985">
              <w:t xml:space="preserve"> RESPONDENTS’S RESPONSE</w:t>
            </w:r>
          </w:p>
        </w:tc>
        <w:tc>
          <w:tcPr>
            <w:tcW w:w="1626" w:type="dxa"/>
          </w:tcPr>
          <w:p w14:paraId="2886B595" w14:textId="77777777" w:rsidR="00D86541" w:rsidRDefault="00D86541" w:rsidP="00272300">
            <w:pPr>
              <w:jc w:val="center"/>
              <w:rPr>
                <w:b/>
                <w:u w:val="single"/>
              </w:rPr>
            </w:pPr>
          </w:p>
        </w:tc>
      </w:tr>
      <w:tr w:rsidR="00D86541" w14:paraId="003BD434" w14:textId="77777777" w:rsidTr="00272300">
        <w:trPr>
          <w:trHeight w:val="159"/>
        </w:trPr>
        <w:tc>
          <w:tcPr>
            <w:tcW w:w="3090" w:type="dxa"/>
          </w:tcPr>
          <w:p w14:paraId="7B8BC59F" w14:textId="77777777" w:rsidR="00D86541" w:rsidRPr="00685985" w:rsidRDefault="00D86541" w:rsidP="00272300">
            <w:pPr>
              <w:jc w:val="center"/>
            </w:pPr>
            <w:r w:rsidRPr="00685985">
              <w:t>7.</w:t>
            </w:r>
          </w:p>
        </w:tc>
        <w:tc>
          <w:tcPr>
            <w:tcW w:w="4556" w:type="dxa"/>
          </w:tcPr>
          <w:p w14:paraId="3C296770" w14:textId="77777777" w:rsidR="00D86541" w:rsidRPr="00685985" w:rsidRDefault="00D86541" w:rsidP="00272300">
            <w:pPr>
              <w:jc w:val="center"/>
            </w:pPr>
            <w:r w:rsidRPr="00685985">
              <w:t>1</w:t>
            </w:r>
            <w:r w:rsidRPr="00685985">
              <w:rPr>
                <w:vertAlign w:val="superscript"/>
              </w:rPr>
              <w:t>ST</w:t>
            </w:r>
            <w:r w:rsidRPr="00685985">
              <w:t xml:space="preserve"> &amp; 2</w:t>
            </w:r>
            <w:r w:rsidRPr="00685985">
              <w:rPr>
                <w:vertAlign w:val="superscript"/>
              </w:rPr>
              <w:t>ND</w:t>
            </w:r>
            <w:r w:rsidRPr="00685985">
              <w:t xml:space="preserve"> RESPONDENTS’ WITNESSES AFFIDAVITS </w:t>
            </w:r>
          </w:p>
        </w:tc>
        <w:tc>
          <w:tcPr>
            <w:tcW w:w="1626" w:type="dxa"/>
          </w:tcPr>
          <w:p w14:paraId="1B720523" w14:textId="77777777" w:rsidR="00D86541" w:rsidRDefault="00D86541" w:rsidP="00272300">
            <w:pPr>
              <w:jc w:val="center"/>
              <w:rPr>
                <w:b/>
                <w:u w:val="single"/>
              </w:rPr>
            </w:pPr>
          </w:p>
        </w:tc>
      </w:tr>
      <w:tr w:rsidR="00D86541" w14:paraId="560D88AB" w14:textId="77777777" w:rsidTr="00272300">
        <w:trPr>
          <w:trHeight w:val="159"/>
        </w:trPr>
        <w:tc>
          <w:tcPr>
            <w:tcW w:w="3090" w:type="dxa"/>
          </w:tcPr>
          <w:p w14:paraId="1248831E" w14:textId="77777777" w:rsidR="00D86541" w:rsidRPr="00685985" w:rsidRDefault="00D86541" w:rsidP="00272300">
            <w:pPr>
              <w:jc w:val="center"/>
            </w:pPr>
            <w:r w:rsidRPr="00685985">
              <w:t xml:space="preserve">8. </w:t>
            </w:r>
          </w:p>
        </w:tc>
        <w:tc>
          <w:tcPr>
            <w:tcW w:w="4556" w:type="dxa"/>
          </w:tcPr>
          <w:p w14:paraId="02DAE088" w14:textId="77777777" w:rsidR="00D86541" w:rsidRPr="00685985" w:rsidRDefault="00D86541" w:rsidP="00272300">
            <w:pPr>
              <w:jc w:val="center"/>
            </w:pPr>
            <w:r w:rsidRPr="00685985">
              <w:t>3</w:t>
            </w:r>
            <w:r w:rsidRPr="00685985">
              <w:rPr>
                <w:vertAlign w:val="superscript"/>
              </w:rPr>
              <w:t>RD</w:t>
            </w:r>
            <w:r w:rsidRPr="00685985">
              <w:t xml:space="preserve"> RESPONDENTS’ RESPONSE TO THE PETITION</w:t>
            </w:r>
          </w:p>
        </w:tc>
        <w:tc>
          <w:tcPr>
            <w:tcW w:w="1626" w:type="dxa"/>
          </w:tcPr>
          <w:p w14:paraId="21E47FF4" w14:textId="77777777" w:rsidR="00D86541" w:rsidRDefault="00D86541" w:rsidP="00272300">
            <w:pPr>
              <w:jc w:val="center"/>
              <w:rPr>
                <w:b/>
                <w:u w:val="single"/>
              </w:rPr>
            </w:pPr>
          </w:p>
        </w:tc>
      </w:tr>
      <w:tr w:rsidR="00D86541" w14:paraId="7CE124E8" w14:textId="77777777" w:rsidTr="00272300">
        <w:trPr>
          <w:trHeight w:val="159"/>
        </w:trPr>
        <w:tc>
          <w:tcPr>
            <w:tcW w:w="3090" w:type="dxa"/>
          </w:tcPr>
          <w:p w14:paraId="6040E0A6" w14:textId="77777777" w:rsidR="00D86541" w:rsidRPr="00685985" w:rsidRDefault="00D86541" w:rsidP="00272300">
            <w:pPr>
              <w:jc w:val="center"/>
            </w:pPr>
            <w:r w:rsidRPr="00685985">
              <w:t>9.</w:t>
            </w:r>
          </w:p>
        </w:tc>
        <w:tc>
          <w:tcPr>
            <w:tcW w:w="4556" w:type="dxa"/>
          </w:tcPr>
          <w:p w14:paraId="33F71E44" w14:textId="77777777" w:rsidR="00D86541" w:rsidRPr="00685985" w:rsidRDefault="00D86541" w:rsidP="00272300">
            <w:pPr>
              <w:jc w:val="center"/>
            </w:pPr>
            <w:r w:rsidRPr="00685985">
              <w:t>3</w:t>
            </w:r>
            <w:r w:rsidRPr="00685985">
              <w:rPr>
                <w:vertAlign w:val="superscript"/>
              </w:rPr>
              <w:t>RD</w:t>
            </w:r>
            <w:r w:rsidRPr="00685985">
              <w:t xml:space="preserve"> RESPONDENTS’ AFFIDAVIT OF RESPONSE</w:t>
            </w:r>
          </w:p>
        </w:tc>
        <w:tc>
          <w:tcPr>
            <w:tcW w:w="1626" w:type="dxa"/>
          </w:tcPr>
          <w:p w14:paraId="2A50E801" w14:textId="77777777" w:rsidR="00D86541" w:rsidRDefault="00D86541" w:rsidP="00272300">
            <w:pPr>
              <w:jc w:val="center"/>
              <w:rPr>
                <w:b/>
                <w:u w:val="single"/>
              </w:rPr>
            </w:pPr>
          </w:p>
        </w:tc>
      </w:tr>
      <w:tr w:rsidR="00D86541" w14:paraId="7527583E" w14:textId="77777777" w:rsidTr="00272300">
        <w:trPr>
          <w:trHeight w:val="159"/>
        </w:trPr>
        <w:tc>
          <w:tcPr>
            <w:tcW w:w="3090" w:type="dxa"/>
          </w:tcPr>
          <w:p w14:paraId="6451E179" w14:textId="77777777" w:rsidR="00D86541" w:rsidRPr="00685985" w:rsidRDefault="00D86541" w:rsidP="00272300">
            <w:pPr>
              <w:jc w:val="center"/>
            </w:pPr>
            <w:r w:rsidRPr="00685985">
              <w:t>10.</w:t>
            </w:r>
          </w:p>
        </w:tc>
        <w:tc>
          <w:tcPr>
            <w:tcW w:w="4556" w:type="dxa"/>
          </w:tcPr>
          <w:p w14:paraId="3443CF47" w14:textId="77777777" w:rsidR="00D86541" w:rsidRPr="00685985" w:rsidRDefault="00D86541" w:rsidP="00272300">
            <w:pPr>
              <w:jc w:val="center"/>
            </w:pPr>
            <w:r w:rsidRPr="00685985">
              <w:t>3</w:t>
            </w:r>
            <w:r w:rsidRPr="00685985">
              <w:rPr>
                <w:vertAlign w:val="superscript"/>
              </w:rPr>
              <w:t>RD</w:t>
            </w:r>
            <w:r w:rsidRPr="00685985">
              <w:t xml:space="preserve"> RESPONDENT’S WITNESSES AFFIDAVITS</w:t>
            </w:r>
          </w:p>
        </w:tc>
        <w:tc>
          <w:tcPr>
            <w:tcW w:w="1626" w:type="dxa"/>
          </w:tcPr>
          <w:p w14:paraId="287394FC" w14:textId="77777777" w:rsidR="00D86541" w:rsidRDefault="00D86541" w:rsidP="00272300">
            <w:pPr>
              <w:jc w:val="center"/>
              <w:rPr>
                <w:b/>
                <w:u w:val="single"/>
              </w:rPr>
            </w:pPr>
          </w:p>
        </w:tc>
      </w:tr>
      <w:tr w:rsidR="00D86541" w14:paraId="1AE30E0C" w14:textId="77777777" w:rsidTr="00272300">
        <w:trPr>
          <w:trHeight w:val="159"/>
        </w:trPr>
        <w:tc>
          <w:tcPr>
            <w:tcW w:w="3090" w:type="dxa"/>
          </w:tcPr>
          <w:p w14:paraId="0171346B" w14:textId="77777777" w:rsidR="00D86541" w:rsidRPr="00685985" w:rsidRDefault="00D86541" w:rsidP="00272300">
            <w:pPr>
              <w:jc w:val="center"/>
            </w:pPr>
            <w:r w:rsidRPr="00685985">
              <w:t>11.</w:t>
            </w:r>
          </w:p>
        </w:tc>
        <w:tc>
          <w:tcPr>
            <w:tcW w:w="4556" w:type="dxa"/>
          </w:tcPr>
          <w:p w14:paraId="6EF4A3F1" w14:textId="77777777" w:rsidR="00D86541" w:rsidRPr="00685985" w:rsidRDefault="00D86541" w:rsidP="00272300">
            <w:pPr>
              <w:jc w:val="center"/>
            </w:pPr>
            <w:r w:rsidRPr="00685985">
              <w:t>PETITIONER’S WITNESSES AFFIDAVITS</w:t>
            </w:r>
          </w:p>
        </w:tc>
        <w:tc>
          <w:tcPr>
            <w:tcW w:w="1626" w:type="dxa"/>
          </w:tcPr>
          <w:p w14:paraId="3A4241CC" w14:textId="77777777" w:rsidR="00D86541" w:rsidRDefault="00D86541" w:rsidP="00272300">
            <w:pPr>
              <w:jc w:val="center"/>
              <w:rPr>
                <w:b/>
                <w:u w:val="single"/>
              </w:rPr>
            </w:pPr>
          </w:p>
        </w:tc>
      </w:tr>
      <w:tr w:rsidR="00D86541" w14:paraId="0EE1972E" w14:textId="77777777" w:rsidTr="00272300">
        <w:trPr>
          <w:trHeight w:val="159"/>
        </w:trPr>
        <w:tc>
          <w:tcPr>
            <w:tcW w:w="3090" w:type="dxa"/>
          </w:tcPr>
          <w:p w14:paraId="139E9B28" w14:textId="77777777" w:rsidR="00D86541" w:rsidRPr="00685985" w:rsidRDefault="00D86541" w:rsidP="00272300">
            <w:pPr>
              <w:jc w:val="center"/>
            </w:pPr>
            <w:r w:rsidRPr="00685985">
              <w:t>12.</w:t>
            </w:r>
          </w:p>
        </w:tc>
        <w:tc>
          <w:tcPr>
            <w:tcW w:w="4556" w:type="dxa"/>
          </w:tcPr>
          <w:p w14:paraId="46B31B3B" w14:textId="77777777" w:rsidR="00D86541" w:rsidRPr="00685985" w:rsidRDefault="00D86541" w:rsidP="00272300">
            <w:pPr>
              <w:jc w:val="center"/>
            </w:pPr>
            <w:r w:rsidRPr="00685985">
              <w:t>PETITIONER’S APPLICATION DATED 10</w:t>
            </w:r>
            <w:r w:rsidRPr="00685985">
              <w:rPr>
                <w:vertAlign w:val="superscript"/>
              </w:rPr>
              <w:t>TH</w:t>
            </w:r>
            <w:r w:rsidRPr="00685985">
              <w:t xml:space="preserve"> MAY 2013 &amp; THE SUPPORTING AFFIDAVITS THERETO</w:t>
            </w:r>
          </w:p>
        </w:tc>
        <w:tc>
          <w:tcPr>
            <w:tcW w:w="1626" w:type="dxa"/>
          </w:tcPr>
          <w:p w14:paraId="60288E22" w14:textId="77777777" w:rsidR="00D86541" w:rsidRDefault="00D86541" w:rsidP="00272300">
            <w:pPr>
              <w:jc w:val="center"/>
              <w:rPr>
                <w:b/>
                <w:u w:val="single"/>
              </w:rPr>
            </w:pPr>
          </w:p>
        </w:tc>
      </w:tr>
      <w:tr w:rsidR="00D86541" w14:paraId="688B575F" w14:textId="77777777" w:rsidTr="00272300">
        <w:trPr>
          <w:trHeight w:val="579"/>
        </w:trPr>
        <w:tc>
          <w:tcPr>
            <w:tcW w:w="3090" w:type="dxa"/>
          </w:tcPr>
          <w:p w14:paraId="7F71779B" w14:textId="77777777" w:rsidR="00D86541" w:rsidRPr="00685985" w:rsidRDefault="00D86541" w:rsidP="00272300">
            <w:pPr>
              <w:jc w:val="center"/>
            </w:pPr>
            <w:r w:rsidRPr="00685985">
              <w:t xml:space="preserve">13. </w:t>
            </w:r>
          </w:p>
        </w:tc>
        <w:tc>
          <w:tcPr>
            <w:tcW w:w="4556" w:type="dxa"/>
          </w:tcPr>
          <w:p w14:paraId="3F06627B" w14:textId="77777777" w:rsidR="00D86541" w:rsidRPr="00685985" w:rsidRDefault="00D86541" w:rsidP="00272300">
            <w:pPr>
              <w:jc w:val="center"/>
            </w:pPr>
            <w:r w:rsidRPr="00685985">
              <w:t>RESPONSES TO THE APPLICATION DATED 10</w:t>
            </w:r>
            <w:r w:rsidRPr="00685985">
              <w:rPr>
                <w:vertAlign w:val="superscript"/>
              </w:rPr>
              <w:t>TH</w:t>
            </w:r>
            <w:r w:rsidRPr="00685985">
              <w:t xml:space="preserve"> MAY 2013</w:t>
            </w:r>
          </w:p>
        </w:tc>
        <w:tc>
          <w:tcPr>
            <w:tcW w:w="1626" w:type="dxa"/>
          </w:tcPr>
          <w:p w14:paraId="72FCD52F" w14:textId="77777777" w:rsidR="00D86541" w:rsidRDefault="00D86541" w:rsidP="00272300">
            <w:pPr>
              <w:jc w:val="center"/>
              <w:rPr>
                <w:b/>
                <w:u w:val="single"/>
              </w:rPr>
            </w:pPr>
          </w:p>
        </w:tc>
      </w:tr>
      <w:tr w:rsidR="00D86541" w14:paraId="2DCD8DB7" w14:textId="77777777" w:rsidTr="00272300">
        <w:trPr>
          <w:trHeight w:val="595"/>
        </w:trPr>
        <w:tc>
          <w:tcPr>
            <w:tcW w:w="3090" w:type="dxa"/>
          </w:tcPr>
          <w:p w14:paraId="44A3B58C" w14:textId="77777777" w:rsidR="00D86541" w:rsidRPr="00685985" w:rsidRDefault="00D86541" w:rsidP="00272300">
            <w:pPr>
              <w:jc w:val="center"/>
            </w:pPr>
            <w:r w:rsidRPr="00685985">
              <w:t>14.</w:t>
            </w:r>
          </w:p>
        </w:tc>
        <w:tc>
          <w:tcPr>
            <w:tcW w:w="4556" w:type="dxa"/>
          </w:tcPr>
          <w:p w14:paraId="57789420" w14:textId="77777777" w:rsidR="00D86541" w:rsidRPr="00685985" w:rsidRDefault="00D86541" w:rsidP="00272300">
            <w:pPr>
              <w:jc w:val="center"/>
            </w:pPr>
            <w:r w:rsidRPr="00685985">
              <w:t>WRITTEN SUBMISSIONS ON THE PETITIONERS’ APPLICATION DATED 10</w:t>
            </w:r>
            <w:r w:rsidRPr="00685985">
              <w:rPr>
                <w:vertAlign w:val="superscript"/>
              </w:rPr>
              <w:t>TH</w:t>
            </w:r>
            <w:r w:rsidRPr="00685985">
              <w:t xml:space="preserve"> MAY 2013</w:t>
            </w:r>
          </w:p>
        </w:tc>
        <w:tc>
          <w:tcPr>
            <w:tcW w:w="1626" w:type="dxa"/>
          </w:tcPr>
          <w:p w14:paraId="47D7686A" w14:textId="77777777" w:rsidR="00D86541" w:rsidRDefault="00D86541" w:rsidP="00272300">
            <w:pPr>
              <w:jc w:val="center"/>
              <w:rPr>
                <w:b/>
                <w:u w:val="single"/>
              </w:rPr>
            </w:pPr>
          </w:p>
        </w:tc>
      </w:tr>
      <w:tr w:rsidR="00D86541" w14:paraId="0186537D" w14:textId="77777777" w:rsidTr="00272300">
        <w:trPr>
          <w:trHeight w:val="579"/>
        </w:trPr>
        <w:tc>
          <w:tcPr>
            <w:tcW w:w="3090" w:type="dxa"/>
          </w:tcPr>
          <w:p w14:paraId="41C26BD7" w14:textId="77777777" w:rsidR="00D86541" w:rsidRPr="00685985" w:rsidRDefault="00D86541" w:rsidP="00272300">
            <w:pPr>
              <w:jc w:val="center"/>
            </w:pPr>
            <w:r w:rsidRPr="00685985">
              <w:t>15.</w:t>
            </w:r>
          </w:p>
        </w:tc>
        <w:tc>
          <w:tcPr>
            <w:tcW w:w="4556" w:type="dxa"/>
          </w:tcPr>
          <w:p w14:paraId="5AAFE016" w14:textId="77777777" w:rsidR="00D86541" w:rsidRPr="00685985" w:rsidRDefault="00D86541" w:rsidP="00272300">
            <w:pPr>
              <w:jc w:val="center"/>
            </w:pPr>
            <w:r w:rsidRPr="00685985">
              <w:t>RULING ON THE APPLICATION DATED 10</w:t>
            </w:r>
            <w:r w:rsidRPr="00685985">
              <w:rPr>
                <w:vertAlign w:val="superscript"/>
              </w:rPr>
              <w:t>TH</w:t>
            </w:r>
            <w:r w:rsidRPr="00685985">
              <w:t xml:space="preserve"> MAY 2013 (DATED 3</w:t>
            </w:r>
            <w:r w:rsidRPr="00685985">
              <w:rPr>
                <w:vertAlign w:val="superscript"/>
              </w:rPr>
              <w:t>RD</w:t>
            </w:r>
            <w:r w:rsidRPr="00685985">
              <w:t xml:space="preserve"> JULY 2013)</w:t>
            </w:r>
          </w:p>
        </w:tc>
        <w:tc>
          <w:tcPr>
            <w:tcW w:w="1626" w:type="dxa"/>
          </w:tcPr>
          <w:p w14:paraId="283482B0" w14:textId="77777777" w:rsidR="00D86541" w:rsidRDefault="00D86541" w:rsidP="00272300">
            <w:pPr>
              <w:jc w:val="center"/>
              <w:rPr>
                <w:b/>
                <w:u w:val="single"/>
              </w:rPr>
            </w:pPr>
          </w:p>
        </w:tc>
      </w:tr>
      <w:tr w:rsidR="00D86541" w14:paraId="54FC894F" w14:textId="77777777" w:rsidTr="00272300">
        <w:trPr>
          <w:trHeight w:val="595"/>
        </w:trPr>
        <w:tc>
          <w:tcPr>
            <w:tcW w:w="3090" w:type="dxa"/>
          </w:tcPr>
          <w:p w14:paraId="193D82B5" w14:textId="77777777" w:rsidR="00D86541" w:rsidRPr="00685985" w:rsidRDefault="00D86541" w:rsidP="00272300">
            <w:pPr>
              <w:jc w:val="center"/>
            </w:pPr>
            <w:r w:rsidRPr="00685985">
              <w:t>16.</w:t>
            </w:r>
          </w:p>
        </w:tc>
        <w:tc>
          <w:tcPr>
            <w:tcW w:w="4556" w:type="dxa"/>
          </w:tcPr>
          <w:p w14:paraId="67CC183E" w14:textId="77777777" w:rsidR="00D86541" w:rsidRPr="00685985" w:rsidRDefault="00D86541" w:rsidP="00272300">
            <w:pPr>
              <w:jc w:val="center"/>
            </w:pPr>
            <w:r w:rsidRPr="00685985">
              <w:t>ORDER ARISING FROM THE RULING DATED 3</w:t>
            </w:r>
            <w:r w:rsidRPr="00685985">
              <w:rPr>
                <w:vertAlign w:val="superscript"/>
              </w:rPr>
              <w:t>RD</w:t>
            </w:r>
            <w:r w:rsidRPr="00685985">
              <w:t xml:space="preserve"> JULY 2013</w:t>
            </w:r>
          </w:p>
        </w:tc>
        <w:tc>
          <w:tcPr>
            <w:tcW w:w="1626" w:type="dxa"/>
          </w:tcPr>
          <w:p w14:paraId="1BCAFA99" w14:textId="77777777" w:rsidR="00D86541" w:rsidRDefault="00D86541" w:rsidP="00272300">
            <w:pPr>
              <w:jc w:val="center"/>
              <w:rPr>
                <w:b/>
                <w:u w:val="single"/>
              </w:rPr>
            </w:pPr>
          </w:p>
        </w:tc>
      </w:tr>
      <w:tr w:rsidR="00D86541" w14:paraId="16B8E348" w14:textId="77777777" w:rsidTr="00272300">
        <w:trPr>
          <w:trHeight w:val="281"/>
        </w:trPr>
        <w:tc>
          <w:tcPr>
            <w:tcW w:w="3090" w:type="dxa"/>
          </w:tcPr>
          <w:p w14:paraId="772C91B5" w14:textId="77777777" w:rsidR="00D86541" w:rsidRPr="00685985" w:rsidRDefault="00D86541" w:rsidP="00272300">
            <w:pPr>
              <w:jc w:val="center"/>
            </w:pPr>
            <w:r w:rsidRPr="00685985">
              <w:t>17.</w:t>
            </w:r>
          </w:p>
        </w:tc>
        <w:tc>
          <w:tcPr>
            <w:tcW w:w="4556" w:type="dxa"/>
          </w:tcPr>
          <w:p w14:paraId="03DED02F" w14:textId="77777777" w:rsidR="00D86541" w:rsidRPr="00685985" w:rsidRDefault="00D86541" w:rsidP="00272300">
            <w:pPr>
              <w:jc w:val="center"/>
            </w:pPr>
            <w:r w:rsidRPr="00685985">
              <w:t>RESULTS OF THE RE-COUNT</w:t>
            </w:r>
          </w:p>
        </w:tc>
        <w:tc>
          <w:tcPr>
            <w:tcW w:w="1626" w:type="dxa"/>
          </w:tcPr>
          <w:p w14:paraId="15E53F44" w14:textId="77777777" w:rsidR="00D86541" w:rsidRDefault="00D86541" w:rsidP="00272300">
            <w:pPr>
              <w:jc w:val="center"/>
              <w:rPr>
                <w:b/>
                <w:u w:val="single"/>
              </w:rPr>
            </w:pPr>
          </w:p>
        </w:tc>
      </w:tr>
      <w:tr w:rsidR="00D86541" w14:paraId="07ADE8A1" w14:textId="77777777" w:rsidTr="00272300">
        <w:trPr>
          <w:trHeight w:val="595"/>
        </w:trPr>
        <w:tc>
          <w:tcPr>
            <w:tcW w:w="3090" w:type="dxa"/>
          </w:tcPr>
          <w:p w14:paraId="4DF3F0E3" w14:textId="77777777" w:rsidR="00D86541" w:rsidRPr="00685985" w:rsidRDefault="00D86541" w:rsidP="00272300">
            <w:pPr>
              <w:jc w:val="center"/>
            </w:pPr>
            <w:r w:rsidRPr="00685985">
              <w:t>18.</w:t>
            </w:r>
          </w:p>
        </w:tc>
        <w:tc>
          <w:tcPr>
            <w:tcW w:w="4556" w:type="dxa"/>
          </w:tcPr>
          <w:p w14:paraId="226D02FE" w14:textId="77777777" w:rsidR="00D86541" w:rsidRPr="00685985" w:rsidRDefault="00D86541" w:rsidP="00272300">
            <w:pPr>
              <w:jc w:val="center"/>
            </w:pPr>
            <w:r w:rsidRPr="00685985">
              <w:t>3</w:t>
            </w:r>
            <w:r w:rsidRPr="00685985">
              <w:rPr>
                <w:vertAlign w:val="superscript"/>
              </w:rPr>
              <w:t>RD</w:t>
            </w:r>
            <w:r w:rsidRPr="00685985">
              <w:t xml:space="preserve"> RESPONDENT’S APPLICATION DATED 16</w:t>
            </w:r>
            <w:r w:rsidRPr="00685985">
              <w:rPr>
                <w:vertAlign w:val="superscript"/>
              </w:rPr>
              <w:t>TH</w:t>
            </w:r>
            <w:r w:rsidRPr="00685985">
              <w:t xml:space="preserve"> JULY 2013</w:t>
            </w:r>
          </w:p>
        </w:tc>
        <w:tc>
          <w:tcPr>
            <w:tcW w:w="1626" w:type="dxa"/>
          </w:tcPr>
          <w:p w14:paraId="4B188B89" w14:textId="77777777" w:rsidR="00D86541" w:rsidRDefault="00D86541" w:rsidP="00272300">
            <w:pPr>
              <w:jc w:val="center"/>
              <w:rPr>
                <w:b/>
                <w:u w:val="single"/>
              </w:rPr>
            </w:pPr>
          </w:p>
        </w:tc>
      </w:tr>
      <w:tr w:rsidR="00D86541" w14:paraId="2161769E" w14:textId="77777777" w:rsidTr="00272300">
        <w:trPr>
          <w:trHeight w:val="579"/>
        </w:trPr>
        <w:tc>
          <w:tcPr>
            <w:tcW w:w="3090" w:type="dxa"/>
          </w:tcPr>
          <w:p w14:paraId="35C22482" w14:textId="77777777" w:rsidR="00D86541" w:rsidRPr="00685985" w:rsidRDefault="00D86541" w:rsidP="00272300">
            <w:pPr>
              <w:jc w:val="center"/>
            </w:pPr>
            <w:r w:rsidRPr="00685985">
              <w:t>19.</w:t>
            </w:r>
          </w:p>
        </w:tc>
        <w:tc>
          <w:tcPr>
            <w:tcW w:w="4556" w:type="dxa"/>
          </w:tcPr>
          <w:p w14:paraId="73FF55A8" w14:textId="77777777" w:rsidR="00D86541" w:rsidRPr="00685985" w:rsidRDefault="00D86541" w:rsidP="00272300">
            <w:pPr>
              <w:jc w:val="center"/>
            </w:pPr>
            <w:r w:rsidRPr="00685985">
              <w:t>1</w:t>
            </w:r>
            <w:r w:rsidRPr="00685985">
              <w:rPr>
                <w:vertAlign w:val="superscript"/>
              </w:rPr>
              <w:t>ST</w:t>
            </w:r>
            <w:r w:rsidRPr="00685985">
              <w:t xml:space="preserve"> &amp; 2</w:t>
            </w:r>
            <w:r w:rsidRPr="00685985">
              <w:rPr>
                <w:vertAlign w:val="superscript"/>
              </w:rPr>
              <w:t>ND</w:t>
            </w:r>
            <w:r w:rsidRPr="00685985">
              <w:t xml:space="preserve"> RESPONDENTS APPLICATION DATED 16</w:t>
            </w:r>
            <w:r w:rsidRPr="00685985">
              <w:rPr>
                <w:vertAlign w:val="superscript"/>
              </w:rPr>
              <w:t>TH</w:t>
            </w:r>
            <w:r w:rsidRPr="00685985">
              <w:t xml:space="preserve"> JULY 2013.</w:t>
            </w:r>
          </w:p>
        </w:tc>
        <w:tc>
          <w:tcPr>
            <w:tcW w:w="1626" w:type="dxa"/>
          </w:tcPr>
          <w:p w14:paraId="25860458" w14:textId="77777777" w:rsidR="00D86541" w:rsidRDefault="00D86541" w:rsidP="00272300">
            <w:pPr>
              <w:jc w:val="center"/>
              <w:rPr>
                <w:b/>
                <w:u w:val="single"/>
              </w:rPr>
            </w:pPr>
          </w:p>
        </w:tc>
      </w:tr>
      <w:tr w:rsidR="00D86541" w14:paraId="27998A46" w14:textId="77777777" w:rsidTr="00272300">
        <w:trPr>
          <w:trHeight w:val="595"/>
        </w:trPr>
        <w:tc>
          <w:tcPr>
            <w:tcW w:w="3090" w:type="dxa"/>
          </w:tcPr>
          <w:p w14:paraId="33104C4A" w14:textId="77777777" w:rsidR="00D86541" w:rsidRPr="00685985" w:rsidRDefault="00D86541" w:rsidP="00272300">
            <w:pPr>
              <w:jc w:val="center"/>
            </w:pPr>
            <w:r w:rsidRPr="00685985">
              <w:t>20.</w:t>
            </w:r>
          </w:p>
        </w:tc>
        <w:tc>
          <w:tcPr>
            <w:tcW w:w="4556" w:type="dxa"/>
          </w:tcPr>
          <w:p w14:paraId="134B71E7" w14:textId="77777777" w:rsidR="00D86541" w:rsidRPr="00685985" w:rsidRDefault="00D86541" w:rsidP="00272300">
            <w:pPr>
              <w:jc w:val="center"/>
            </w:pPr>
            <w:r w:rsidRPr="00685985">
              <w:t>PETITIONER’S APPLICATION DATED 17</w:t>
            </w:r>
            <w:r w:rsidRPr="00685985">
              <w:rPr>
                <w:vertAlign w:val="superscript"/>
              </w:rPr>
              <w:t>TH</w:t>
            </w:r>
            <w:r w:rsidRPr="00685985">
              <w:t xml:space="preserve"> JULY 2013</w:t>
            </w:r>
          </w:p>
        </w:tc>
        <w:tc>
          <w:tcPr>
            <w:tcW w:w="1626" w:type="dxa"/>
          </w:tcPr>
          <w:p w14:paraId="505D552D" w14:textId="77777777" w:rsidR="00D86541" w:rsidRDefault="00D86541" w:rsidP="00272300">
            <w:pPr>
              <w:jc w:val="center"/>
              <w:rPr>
                <w:b/>
                <w:u w:val="single"/>
              </w:rPr>
            </w:pPr>
          </w:p>
        </w:tc>
      </w:tr>
      <w:tr w:rsidR="00D86541" w14:paraId="59A25F04" w14:textId="77777777" w:rsidTr="00272300">
        <w:trPr>
          <w:trHeight w:val="579"/>
        </w:trPr>
        <w:tc>
          <w:tcPr>
            <w:tcW w:w="3090" w:type="dxa"/>
          </w:tcPr>
          <w:p w14:paraId="485A5A9F" w14:textId="77777777" w:rsidR="00D86541" w:rsidRPr="00685985" w:rsidRDefault="00D86541" w:rsidP="00272300">
            <w:pPr>
              <w:jc w:val="center"/>
            </w:pPr>
            <w:r w:rsidRPr="00685985">
              <w:t>21.</w:t>
            </w:r>
          </w:p>
        </w:tc>
        <w:tc>
          <w:tcPr>
            <w:tcW w:w="4556" w:type="dxa"/>
          </w:tcPr>
          <w:p w14:paraId="4D5372A2" w14:textId="77777777" w:rsidR="00D86541" w:rsidRPr="00685985" w:rsidRDefault="00D86541" w:rsidP="00272300">
            <w:pPr>
              <w:jc w:val="center"/>
            </w:pPr>
            <w:r w:rsidRPr="00685985">
              <w:t>RULING ON THE APPLICATIONS BY THE PARTIES DATED 22</w:t>
            </w:r>
            <w:r w:rsidRPr="00685985">
              <w:rPr>
                <w:vertAlign w:val="superscript"/>
              </w:rPr>
              <w:t>ND</w:t>
            </w:r>
            <w:r w:rsidRPr="00685985">
              <w:t xml:space="preserve"> JULY 2013</w:t>
            </w:r>
          </w:p>
        </w:tc>
        <w:tc>
          <w:tcPr>
            <w:tcW w:w="1626" w:type="dxa"/>
          </w:tcPr>
          <w:p w14:paraId="156187C5" w14:textId="77777777" w:rsidR="00D86541" w:rsidRDefault="00D86541" w:rsidP="00272300">
            <w:pPr>
              <w:jc w:val="center"/>
              <w:rPr>
                <w:b/>
                <w:u w:val="single"/>
              </w:rPr>
            </w:pPr>
          </w:p>
        </w:tc>
      </w:tr>
      <w:tr w:rsidR="00D86541" w14:paraId="783D2583" w14:textId="77777777" w:rsidTr="00272300">
        <w:trPr>
          <w:trHeight w:val="595"/>
        </w:trPr>
        <w:tc>
          <w:tcPr>
            <w:tcW w:w="3090" w:type="dxa"/>
          </w:tcPr>
          <w:p w14:paraId="4523FD1C" w14:textId="77777777" w:rsidR="00D86541" w:rsidRPr="00685985" w:rsidRDefault="00D86541" w:rsidP="00272300">
            <w:pPr>
              <w:jc w:val="center"/>
            </w:pPr>
            <w:r w:rsidRPr="00685985">
              <w:t>22.</w:t>
            </w:r>
          </w:p>
        </w:tc>
        <w:tc>
          <w:tcPr>
            <w:tcW w:w="4556" w:type="dxa"/>
          </w:tcPr>
          <w:p w14:paraId="10B20127" w14:textId="77777777" w:rsidR="00D86541" w:rsidRPr="00685985" w:rsidRDefault="00D86541" w:rsidP="00272300">
            <w:pPr>
              <w:jc w:val="center"/>
            </w:pPr>
            <w:r w:rsidRPr="00685985">
              <w:t>ORDER ARISING FROM THE RULING OF 22</w:t>
            </w:r>
            <w:r w:rsidRPr="00685985">
              <w:rPr>
                <w:vertAlign w:val="superscript"/>
              </w:rPr>
              <w:t>ND</w:t>
            </w:r>
            <w:r w:rsidRPr="00685985">
              <w:t xml:space="preserve"> JULY 2013</w:t>
            </w:r>
          </w:p>
        </w:tc>
        <w:tc>
          <w:tcPr>
            <w:tcW w:w="1626" w:type="dxa"/>
          </w:tcPr>
          <w:p w14:paraId="17E2F0D0" w14:textId="77777777" w:rsidR="00D86541" w:rsidRDefault="00D86541" w:rsidP="00272300">
            <w:pPr>
              <w:jc w:val="center"/>
              <w:rPr>
                <w:b/>
                <w:u w:val="single"/>
              </w:rPr>
            </w:pPr>
          </w:p>
        </w:tc>
      </w:tr>
      <w:tr w:rsidR="00D86541" w14:paraId="5283D27E" w14:textId="77777777" w:rsidTr="00272300">
        <w:trPr>
          <w:trHeight w:val="579"/>
        </w:trPr>
        <w:tc>
          <w:tcPr>
            <w:tcW w:w="3090" w:type="dxa"/>
          </w:tcPr>
          <w:p w14:paraId="5CD51D81" w14:textId="77777777" w:rsidR="00D86541" w:rsidRPr="00685985" w:rsidRDefault="00D86541" w:rsidP="00272300">
            <w:pPr>
              <w:jc w:val="center"/>
            </w:pPr>
            <w:r w:rsidRPr="00685985">
              <w:t>23.</w:t>
            </w:r>
          </w:p>
        </w:tc>
        <w:tc>
          <w:tcPr>
            <w:tcW w:w="4556" w:type="dxa"/>
          </w:tcPr>
          <w:p w14:paraId="76D9D512" w14:textId="77777777" w:rsidR="00D86541" w:rsidRPr="00685985" w:rsidRDefault="00D86541" w:rsidP="00272300">
            <w:pPr>
              <w:jc w:val="center"/>
            </w:pPr>
            <w:r w:rsidRPr="00685985">
              <w:t>ORDER GRANTING LEAVE TO APPEAL THE RULING OF 22</w:t>
            </w:r>
            <w:r w:rsidRPr="00685985">
              <w:rPr>
                <w:vertAlign w:val="superscript"/>
              </w:rPr>
              <w:t>ND</w:t>
            </w:r>
            <w:r w:rsidRPr="00685985">
              <w:t xml:space="preserve"> JULY 2013</w:t>
            </w:r>
          </w:p>
        </w:tc>
        <w:tc>
          <w:tcPr>
            <w:tcW w:w="1626" w:type="dxa"/>
          </w:tcPr>
          <w:p w14:paraId="1DD0135F" w14:textId="77777777" w:rsidR="00D86541" w:rsidRDefault="00D86541" w:rsidP="00272300">
            <w:pPr>
              <w:jc w:val="center"/>
              <w:rPr>
                <w:b/>
                <w:u w:val="single"/>
              </w:rPr>
            </w:pPr>
          </w:p>
        </w:tc>
      </w:tr>
      <w:tr w:rsidR="00D86541" w14:paraId="11E4241D" w14:textId="77777777" w:rsidTr="00272300">
        <w:trPr>
          <w:trHeight w:val="281"/>
        </w:trPr>
        <w:tc>
          <w:tcPr>
            <w:tcW w:w="3090" w:type="dxa"/>
          </w:tcPr>
          <w:p w14:paraId="262F0158" w14:textId="77777777" w:rsidR="00D86541" w:rsidRPr="00685985" w:rsidRDefault="00D86541" w:rsidP="00272300">
            <w:pPr>
              <w:jc w:val="center"/>
            </w:pPr>
            <w:r>
              <w:lastRenderedPageBreak/>
              <w:t>24</w:t>
            </w:r>
            <w:r w:rsidRPr="00685985">
              <w:t>.</w:t>
            </w:r>
          </w:p>
        </w:tc>
        <w:tc>
          <w:tcPr>
            <w:tcW w:w="4556" w:type="dxa"/>
          </w:tcPr>
          <w:p w14:paraId="74535113" w14:textId="77777777" w:rsidR="00D86541" w:rsidRPr="00685985" w:rsidRDefault="00D86541" w:rsidP="00272300">
            <w:pPr>
              <w:jc w:val="center"/>
            </w:pPr>
            <w:r w:rsidRPr="00685985">
              <w:t>TYPED PROCEEDINGS</w:t>
            </w:r>
          </w:p>
        </w:tc>
        <w:tc>
          <w:tcPr>
            <w:tcW w:w="1626" w:type="dxa"/>
          </w:tcPr>
          <w:p w14:paraId="3B5A4A60" w14:textId="77777777" w:rsidR="00D86541" w:rsidRDefault="00D86541" w:rsidP="00272300">
            <w:pPr>
              <w:jc w:val="center"/>
              <w:rPr>
                <w:b/>
                <w:u w:val="single"/>
              </w:rPr>
            </w:pPr>
          </w:p>
        </w:tc>
      </w:tr>
      <w:tr w:rsidR="00D86541" w14:paraId="3B8C758A" w14:textId="77777777" w:rsidTr="00272300">
        <w:trPr>
          <w:trHeight w:val="298"/>
        </w:trPr>
        <w:tc>
          <w:tcPr>
            <w:tcW w:w="3090" w:type="dxa"/>
          </w:tcPr>
          <w:p w14:paraId="784A1AD6" w14:textId="77777777" w:rsidR="00D86541" w:rsidRPr="00685985" w:rsidRDefault="00D86541" w:rsidP="00272300">
            <w:pPr>
              <w:jc w:val="center"/>
            </w:pPr>
            <w:r>
              <w:t>25</w:t>
            </w:r>
            <w:r w:rsidRPr="00685985">
              <w:t>.</w:t>
            </w:r>
          </w:p>
        </w:tc>
        <w:tc>
          <w:tcPr>
            <w:tcW w:w="4556" w:type="dxa"/>
          </w:tcPr>
          <w:p w14:paraId="4DF48DAF" w14:textId="77777777" w:rsidR="00D86541" w:rsidRPr="00685985" w:rsidRDefault="00D86541" w:rsidP="00272300">
            <w:pPr>
              <w:jc w:val="center"/>
            </w:pPr>
            <w:r w:rsidRPr="00685985">
              <w:t>CERTIFICATE OF THE REGISTRAR</w:t>
            </w:r>
          </w:p>
        </w:tc>
        <w:tc>
          <w:tcPr>
            <w:tcW w:w="1626" w:type="dxa"/>
          </w:tcPr>
          <w:p w14:paraId="39EC5BD9" w14:textId="77777777" w:rsidR="00D86541" w:rsidRDefault="00D86541" w:rsidP="00272300">
            <w:pPr>
              <w:jc w:val="center"/>
              <w:rPr>
                <w:b/>
                <w:u w:val="single"/>
              </w:rPr>
            </w:pPr>
          </w:p>
        </w:tc>
      </w:tr>
      <w:tr w:rsidR="00D86541" w14:paraId="219261DE" w14:textId="77777777" w:rsidTr="00272300">
        <w:trPr>
          <w:trHeight w:val="298"/>
        </w:trPr>
        <w:tc>
          <w:tcPr>
            <w:tcW w:w="3090" w:type="dxa"/>
          </w:tcPr>
          <w:p w14:paraId="16860394" w14:textId="77777777" w:rsidR="00D86541" w:rsidRPr="00685985" w:rsidRDefault="00D86541" w:rsidP="00272300">
            <w:pPr>
              <w:jc w:val="center"/>
            </w:pPr>
            <w:r>
              <w:t>26</w:t>
            </w:r>
            <w:r w:rsidRPr="00685985">
              <w:t>.</w:t>
            </w:r>
          </w:p>
        </w:tc>
        <w:tc>
          <w:tcPr>
            <w:tcW w:w="4556" w:type="dxa"/>
          </w:tcPr>
          <w:p w14:paraId="2E441371" w14:textId="77777777" w:rsidR="00D86541" w:rsidRPr="00685985" w:rsidRDefault="00D86541" w:rsidP="00272300">
            <w:pPr>
              <w:jc w:val="center"/>
            </w:pPr>
            <w:r w:rsidRPr="00685985">
              <w:t>AGREED ISSUE</w:t>
            </w:r>
            <w:r>
              <w:t>S</w:t>
            </w:r>
          </w:p>
        </w:tc>
        <w:tc>
          <w:tcPr>
            <w:tcW w:w="1626" w:type="dxa"/>
          </w:tcPr>
          <w:p w14:paraId="04AAA541" w14:textId="77777777" w:rsidR="00D86541" w:rsidRDefault="00D86541" w:rsidP="00272300">
            <w:pPr>
              <w:jc w:val="center"/>
              <w:rPr>
                <w:b/>
                <w:u w:val="single"/>
              </w:rPr>
            </w:pPr>
          </w:p>
        </w:tc>
      </w:tr>
      <w:tr w:rsidR="00D86541" w14:paraId="50CB1E5E" w14:textId="77777777" w:rsidTr="00272300">
        <w:trPr>
          <w:trHeight w:val="298"/>
        </w:trPr>
        <w:tc>
          <w:tcPr>
            <w:tcW w:w="3090" w:type="dxa"/>
          </w:tcPr>
          <w:p w14:paraId="07C13E6B" w14:textId="77777777" w:rsidR="00D86541" w:rsidRPr="00685985" w:rsidRDefault="00D86541" w:rsidP="00272300">
            <w:pPr>
              <w:jc w:val="center"/>
            </w:pPr>
            <w:r>
              <w:t>27.</w:t>
            </w:r>
          </w:p>
        </w:tc>
        <w:tc>
          <w:tcPr>
            <w:tcW w:w="4556" w:type="dxa"/>
          </w:tcPr>
          <w:p w14:paraId="1B844E43" w14:textId="77777777" w:rsidR="00D86541" w:rsidRPr="00685985" w:rsidRDefault="00D86541" w:rsidP="00272300">
            <w:pPr>
              <w:jc w:val="center"/>
            </w:pPr>
            <w:r>
              <w:t>PETITIONER’S FINAL WRITTEN SUBMISSIONS</w:t>
            </w:r>
          </w:p>
        </w:tc>
        <w:tc>
          <w:tcPr>
            <w:tcW w:w="1626" w:type="dxa"/>
          </w:tcPr>
          <w:p w14:paraId="3DBB2D71" w14:textId="77777777" w:rsidR="00D86541" w:rsidRDefault="00D86541" w:rsidP="00272300">
            <w:pPr>
              <w:rPr>
                <w:b/>
                <w:u w:val="single"/>
              </w:rPr>
            </w:pPr>
          </w:p>
        </w:tc>
      </w:tr>
      <w:tr w:rsidR="00D86541" w14:paraId="27C62B7F" w14:textId="77777777" w:rsidTr="00272300">
        <w:trPr>
          <w:trHeight w:val="298"/>
        </w:trPr>
        <w:tc>
          <w:tcPr>
            <w:tcW w:w="3090" w:type="dxa"/>
          </w:tcPr>
          <w:p w14:paraId="1B58DF95" w14:textId="77777777" w:rsidR="00D86541" w:rsidRDefault="00D86541" w:rsidP="00272300">
            <w:pPr>
              <w:jc w:val="center"/>
            </w:pPr>
            <w:r>
              <w:t>28.</w:t>
            </w:r>
          </w:p>
        </w:tc>
        <w:tc>
          <w:tcPr>
            <w:tcW w:w="4556" w:type="dxa"/>
          </w:tcPr>
          <w:p w14:paraId="3B860C07" w14:textId="77777777" w:rsidR="00D86541" w:rsidRDefault="00D86541" w:rsidP="00272300">
            <w:pPr>
              <w:jc w:val="center"/>
            </w:pPr>
            <w:r>
              <w:t>1</w:t>
            </w:r>
            <w:r w:rsidRPr="00742D0E">
              <w:rPr>
                <w:vertAlign w:val="superscript"/>
              </w:rPr>
              <w:t>ST</w:t>
            </w:r>
            <w:r>
              <w:t xml:space="preserve"> &amp; 2</w:t>
            </w:r>
            <w:r w:rsidRPr="00742D0E">
              <w:rPr>
                <w:vertAlign w:val="superscript"/>
              </w:rPr>
              <w:t>ND</w:t>
            </w:r>
            <w:r>
              <w:t xml:space="preserve"> RESPONDENTS FINAL WRITTEN SUBMISSIONS</w:t>
            </w:r>
          </w:p>
        </w:tc>
        <w:tc>
          <w:tcPr>
            <w:tcW w:w="1626" w:type="dxa"/>
          </w:tcPr>
          <w:p w14:paraId="20884B87" w14:textId="77777777" w:rsidR="00D86541" w:rsidRDefault="00D86541" w:rsidP="00272300">
            <w:pPr>
              <w:rPr>
                <w:b/>
                <w:u w:val="single"/>
              </w:rPr>
            </w:pPr>
          </w:p>
        </w:tc>
      </w:tr>
      <w:tr w:rsidR="00D86541" w14:paraId="0D9F0410" w14:textId="77777777" w:rsidTr="00272300">
        <w:trPr>
          <w:trHeight w:val="298"/>
        </w:trPr>
        <w:tc>
          <w:tcPr>
            <w:tcW w:w="3090" w:type="dxa"/>
          </w:tcPr>
          <w:p w14:paraId="787F7C7A" w14:textId="77777777" w:rsidR="00D86541" w:rsidRDefault="00D86541" w:rsidP="00272300">
            <w:pPr>
              <w:jc w:val="center"/>
            </w:pPr>
            <w:r>
              <w:t>29.</w:t>
            </w:r>
          </w:p>
        </w:tc>
        <w:tc>
          <w:tcPr>
            <w:tcW w:w="4556" w:type="dxa"/>
          </w:tcPr>
          <w:p w14:paraId="4DD75040" w14:textId="77777777" w:rsidR="00D86541" w:rsidRDefault="00D86541" w:rsidP="00272300">
            <w:pPr>
              <w:jc w:val="center"/>
            </w:pPr>
            <w:r>
              <w:t>3</w:t>
            </w:r>
            <w:r w:rsidRPr="00742D0E">
              <w:rPr>
                <w:vertAlign w:val="superscript"/>
              </w:rPr>
              <w:t>RD</w:t>
            </w:r>
            <w:r>
              <w:t xml:space="preserve"> RESPONDENT’S FINAL WRITTEN SUBMISSIONS</w:t>
            </w:r>
          </w:p>
        </w:tc>
        <w:tc>
          <w:tcPr>
            <w:tcW w:w="1626" w:type="dxa"/>
          </w:tcPr>
          <w:p w14:paraId="582E91DF" w14:textId="77777777" w:rsidR="00D86541" w:rsidRDefault="00D86541" w:rsidP="00272300">
            <w:pPr>
              <w:rPr>
                <w:b/>
                <w:u w:val="single"/>
              </w:rPr>
            </w:pPr>
          </w:p>
        </w:tc>
      </w:tr>
      <w:tr w:rsidR="00D86541" w14:paraId="1552E658" w14:textId="77777777" w:rsidTr="00272300">
        <w:trPr>
          <w:trHeight w:val="298"/>
        </w:trPr>
        <w:tc>
          <w:tcPr>
            <w:tcW w:w="3090" w:type="dxa"/>
          </w:tcPr>
          <w:p w14:paraId="286B8A71" w14:textId="77777777" w:rsidR="00D86541" w:rsidRDefault="00D86541" w:rsidP="00272300">
            <w:pPr>
              <w:jc w:val="center"/>
            </w:pPr>
            <w:r>
              <w:t>30.</w:t>
            </w:r>
          </w:p>
        </w:tc>
        <w:tc>
          <w:tcPr>
            <w:tcW w:w="4556" w:type="dxa"/>
          </w:tcPr>
          <w:p w14:paraId="40AAE678" w14:textId="77777777" w:rsidR="00D86541" w:rsidRDefault="00D86541" w:rsidP="00272300">
            <w:pPr>
              <w:jc w:val="center"/>
            </w:pPr>
            <w:r>
              <w:t>JUDGMENT OF THE COURT, DATED 23</w:t>
            </w:r>
            <w:r w:rsidRPr="00742D0E">
              <w:rPr>
                <w:vertAlign w:val="superscript"/>
              </w:rPr>
              <w:t>RD</w:t>
            </w:r>
            <w:r>
              <w:t xml:space="preserve"> AUGUST 2013</w:t>
            </w:r>
          </w:p>
        </w:tc>
        <w:tc>
          <w:tcPr>
            <w:tcW w:w="1626" w:type="dxa"/>
          </w:tcPr>
          <w:p w14:paraId="77586621" w14:textId="77777777" w:rsidR="00D86541" w:rsidRDefault="00D86541" w:rsidP="00272300">
            <w:pPr>
              <w:rPr>
                <w:b/>
                <w:u w:val="single"/>
              </w:rPr>
            </w:pPr>
          </w:p>
        </w:tc>
      </w:tr>
      <w:tr w:rsidR="00D86541" w14:paraId="3CA18FCE" w14:textId="77777777" w:rsidTr="00272300">
        <w:trPr>
          <w:trHeight w:val="298"/>
        </w:trPr>
        <w:tc>
          <w:tcPr>
            <w:tcW w:w="3090" w:type="dxa"/>
          </w:tcPr>
          <w:p w14:paraId="285B763E" w14:textId="77777777" w:rsidR="00D86541" w:rsidRDefault="00D86541" w:rsidP="00272300">
            <w:pPr>
              <w:jc w:val="center"/>
            </w:pPr>
            <w:r>
              <w:t>31.</w:t>
            </w:r>
          </w:p>
        </w:tc>
        <w:tc>
          <w:tcPr>
            <w:tcW w:w="4556" w:type="dxa"/>
          </w:tcPr>
          <w:p w14:paraId="57D3EBCF" w14:textId="77777777" w:rsidR="00D86541" w:rsidRDefault="00D86541" w:rsidP="00272300">
            <w:pPr>
              <w:jc w:val="center"/>
            </w:pPr>
            <w:r>
              <w:t>DECREE OF THE COURT</w:t>
            </w:r>
          </w:p>
        </w:tc>
        <w:tc>
          <w:tcPr>
            <w:tcW w:w="1626" w:type="dxa"/>
          </w:tcPr>
          <w:p w14:paraId="780A4262" w14:textId="77777777" w:rsidR="00D86541" w:rsidRDefault="00D86541" w:rsidP="00272300">
            <w:pPr>
              <w:rPr>
                <w:b/>
                <w:u w:val="single"/>
              </w:rPr>
            </w:pPr>
          </w:p>
        </w:tc>
      </w:tr>
      <w:tr w:rsidR="00D86541" w14:paraId="205DE4D7" w14:textId="77777777" w:rsidTr="00272300">
        <w:trPr>
          <w:trHeight w:val="298"/>
        </w:trPr>
        <w:tc>
          <w:tcPr>
            <w:tcW w:w="3090" w:type="dxa"/>
          </w:tcPr>
          <w:p w14:paraId="1D16A263" w14:textId="77777777" w:rsidR="00D86541" w:rsidRDefault="00D86541" w:rsidP="00272300">
            <w:pPr>
              <w:jc w:val="center"/>
            </w:pPr>
            <w:r>
              <w:t>32.</w:t>
            </w:r>
          </w:p>
        </w:tc>
        <w:tc>
          <w:tcPr>
            <w:tcW w:w="4556" w:type="dxa"/>
          </w:tcPr>
          <w:p w14:paraId="08606D8F" w14:textId="77777777" w:rsidR="00D86541" w:rsidRDefault="00D86541" w:rsidP="00272300">
            <w:pPr>
              <w:jc w:val="center"/>
            </w:pPr>
            <w:r>
              <w:t>NOTICE OF APPEAL</w:t>
            </w:r>
          </w:p>
        </w:tc>
        <w:tc>
          <w:tcPr>
            <w:tcW w:w="1626" w:type="dxa"/>
          </w:tcPr>
          <w:p w14:paraId="7657C643" w14:textId="77777777" w:rsidR="00D86541" w:rsidRDefault="00D86541" w:rsidP="00272300">
            <w:pPr>
              <w:rPr>
                <w:b/>
                <w:u w:val="single"/>
              </w:rPr>
            </w:pPr>
          </w:p>
        </w:tc>
      </w:tr>
    </w:tbl>
    <w:p w14:paraId="4D20C02E" w14:textId="77777777" w:rsidR="00D86541" w:rsidRDefault="00D86541" w:rsidP="00D86541">
      <w:pPr>
        <w:jc w:val="center"/>
        <w:rPr>
          <w:b/>
          <w:u w:val="single"/>
        </w:rPr>
      </w:pPr>
    </w:p>
    <w:p w14:paraId="7C7987C3" w14:textId="77777777" w:rsidR="00D86541" w:rsidRDefault="00D86541" w:rsidP="00D8654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DATED at Nairobi this                   day of                 2013</w:t>
      </w:r>
    </w:p>
    <w:p w14:paraId="5D5A48FC" w14:textId="77777777" w:rsidR="00D86541" w:rsidRDefault="00D86541" w:rsidP="00D86541">
      <w:pPr>
        <w:spacing w:after="0" w:line="240" w:lineRule="auto"/>
        <w:rPr>
          <w:rFonts w:ascii="Times New Roman" w:eastAsia="Times New Roman" w:hAnsi="Times New Roman" w:cs="Times New Roman"/>
          <w:b/>
          <w:sz w:val="24"/>
          <w:szCs w:val="24"/>
        </w:rPr>
      </w:pPr>
    </w:p>
    <w:p w14:paraId="6BAEE334" w14:textId="77777777" w:rsidR="00D86541" w:rsidRDefault="00D86541" w:rsidP="00D86541">
      <w:pPr>
        <w:spacing w:after="0" w:line="240" w:lineRule="auto"/>
        <w:rPr>
          <w:rFonts w:ascii="Times New Roman" w:eastAsia="Times New Roman" w:hAnsi="Times New Roman" w:cs="Times New Roman"/>
          <w:b/>
          <w:sz w:val="24"/>
          <w:szCs w:val="24"/>
        </w:rPr>
      </w:pPr>
    </w:p>
    <w:p w14:paraId="2F4F452B" w14:textId="77777777" w:rsidR="00D86541" w:rsidRDefault="00D86541" w:rsidP="00D86541">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OBAT WASONGA</w:t>
      </w:r>
      <w:r w:rsidRPr="000A0D40">
        <w:rPr>
          <w:rFonts w:ascii="Times New Roman" w:eastAsia="Times New Roman" w:hAnsi="Times New Roman" w:cs="Times New Roman"/>
          <w:b/>
          <w:sz w:val="24"/>
          <w:szCs w:val="24"/>
          <w:u w:val="single"/>
        </w:rPr>
        <w:t xml:space="preserve"> &amp; CO ADVOCATES,</w:t>
      </w:r>
    </w:p>
    <w:p w14:paraId="0F1D3F17" w14:textId="77777777" w:rsidR="00D86541" w:rsidRPr="000A0D40" w:rsidRDefault="00D86541" w:rsidP="00D86541">
      <w:pPr>
        <w:spacing w:after="0" w:line="240" w:lineRule="auto"/>
        <w:rPr>
          <w:rFonts w:ascii="Times New Roman" w:eastAsia="Times New Roman" w:hAnsi="Times New Roman" w:cs="Times New Roman"/>
          <w:b/>
          <w:sz w:val="24"/>
          <w:szCs w:val="24"/>
          <w:u w:val="single"/>
        </w:rPr>
      </w:pPr>
    </w:p>
    <w:p w14:paraId="700A1F3B" w14:textId="77777777" w:rsidR="00D86541" w:rsidRPr="000A0D40" w:rsidRDefault="00D86541" w:rsidP="00D86541">
      <w:pPr>
        <w:spacing w:after="0" w:line="240" w:lineRule="auto"/>
        <w:jc w:val="center"/>
        <w:rPr>
          <w:rFonts w:ascii="Times New Roman" w:eastAsia="Times New Roman" w:hAnsi="Times New Roman" w:cs="Times New Roman"/>
          <w:b/>
          <w:sz w:val="24"/>
          <w:szCs w:val="24"/>
          <w:u w:val="single"/>
        </w:rPr>
      </w:pPr>
      <w:r w:rsidRPr="000A0D40">
        <w:rPr>
          <w:rFonts w:ascii="Times New Roman" w:eastAsia="Times New Roman" w:hAnsi="Times New Roman" w:cs="Times New Roman"/>
          <w:b/>
          <w:sz w:val="24"/>
          <w:szCs w:val="24"/>
          <w:u w:val="single"/>
        </w:rPr>
        <w:t>ADVOCATES FOR THE APPELLANT</w:t>
      </w:r>
    </w:p>
    <w:p w14:paraId="4F5D1E62" w14:textId="77777777" w:rsidR="00D86541" w:rsidRPr="00FB7B0C" w:rsidRDefault="00D86541" w:rsidP="00D86541">
      <w:pPr>
        <w:spacing w:after="0" w:line="240" w:lineRule="auto"/>
        <w:rPr>
          <w:rFonts w:ascii="Times New Roman" w:eastAsia="Times New Roman" w:hAnsi="Times New Roman" w:cs="Times New Roman"/>
          <w:b/>
          <w:sz w:val="24"/>
          <w:szCs w:val="24"/>
        </w:rPr>
      </w:pPr>
    </w:p>
    <w:p w14:paraId="42636A7F" w14:textId="77777777" w:rsidR="00D86541" w:rsidRPr="000A0D40" w:rsidRDefault="00D86541" w:rsidP="00D86541">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Drawn and Filed by:</w:t>
      </w:r>
    </w:p>
    <w:p w14:paraId="7AF95C41" w14:textId="77777777" w:rsidR="00D86541" w:rsidRPr="000A0D40" w:rsidRDefault="00D86541" w:rsidP="00D86541">
      <w:pPr>
        <w:spacing w:after="0" w:line="240" w:lineRule="auto"/>
        <w:rPr>
          <w:rFonts w:ascii="Georgia" w:eastAsia="Times New Roman" w:hAnsi="Georgia" w:cs="Times New Roman"/>
          <w:sz w:val="24"/>
          <w:szCs w:val="24"/>
        </w:rPr>
      </w:pPr>
    </w:p>
    <w:p w14:paraId="4B552CD0" w14:textId="77777777" w:rsidR="00D86541" w:rsidRPr="000A0D40" w:rsidRDefault="00D86541" w:rsidP="00D86541">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O</w:t>
      </w:r>
      <w:r w:rsidRPr="000A0D40">
        <w:rPr>
          <w:rFonts w:ascii="Georgia" w:eastAsia="Times New Roman" w:hAnsi="Georgia" w:cs="Times New Roman"/>
          <w:sz w:val="24"/>
          <w:szCs w:val="24"/>
        </w:rPr>
        <w:t xml:space="preserve"> &amp; Co. Advocates</w:t>
      </w:r>
    </w:p>
    <w:p w14:paraId="1DA50380" w14:textId="77777777" w:rsidR="00D86541" w:rsidRPr="000A0D40" w:rsidRDefault="00D86541" w:rsidP="00D86541">
      <w:pPr>
        <w:spacing w:after="0" w:line="240" w:lineRule="auto"/>
        <w:rPr>
          <w:rFonts w:ascii="Georgia" w:eastAsia="Times New Roman" w:hAnsi="Georgia" w:cs="Times New Roman"/>
          <w:sz w:val="24"/>
          <w:szCs w:val="24"/>
        </w:rPr>
      </w:pPr>
    </w:p>
    <w:p w14:paraId="5E841A78" w14:textId="77777777" w:rsidR="00D86541" w:rsidRPr="000A0D40" w:rsidRDefault="00D86541" w:rsidP="00D86541">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University way</w:t>
      </w:r>
    </w:p>
    <w:p w14:paraId="0CF846B0" w14:textId="77777777" w:rsidR="00D86541" w:rsidRPr="000A0D40" w:rsidRDefault="00D86541" w:rsidP="00D86541">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 xml:space="preserve">P.O. Box </w:t>
      </w:r>
    </w:p>
    <w:p w14:paraId="2BBC804A" w14:textId="77777777" w:rsidR="00D86541" w:rsidRPr="000A0D40" w:rsidRDefault="00D86541" w:rsidP="00D86541">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Nairobi</w:t>
      </w:r>
    </w:p>
    <w:p w14:paraId="7992731E" w14:textId="77777777" w:rsidR="00D86541" w:rsidRPr="000A0D40" w:rsidRDefault="00D86541" w:rsidP="00D86541">
      <w:pPr>
        <w:spacing w:after="0" w:line="240" w:lineRule="auto"/>
        <w:rPr>
          <w:rFonts w:ascii="Times New Roman" w:eastAsia="Times New Roman" w:hAnsi="Times New Roman" w:cs="Times New Roman"/>
          <w:sz w:val="24"/>
          <w:szCs w:val="24"/>
        </w:rPr>
      </w:pPr>
    </w:p>
    <w:p w14:paraId="025736BF" w14:textId="77777777" w:rsidR="00D86541" w:rsidRPr="000A0D40" w:rsidRDefault="00D86541" w:rsidP="00D86541">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To be Served Upon:</w:t>
      </w:r>
    </w:p>
    <w:p w14:paraId="66DBDFC7" w14:textId="77777777" w:rsidR="00D86541" w:rsidRPr="000A0D40" w:rsidRDefault="00D86541" w:rsidP="00D86541">
      <w:pPr>
        <w:spacing w:after="0" w:line="240" w:lineRule="auto"/>
        <w:rPr>
          <w:rFonts w:ascii="Georgia" w:eastAsia="Times New Roman" w:hAnsi="Georgia" w:cs="Times New Roman"/>
          <w:sz w:val="24"/>
          <w:szCs w:val="24"/>
        </w:rPr>
      </w:pPr>
    </w:p>
    <w:p w14:paraId="1C24BD73" w14:textId="77777777" w:rsidR="00D86541" w:rsidRPr="000A0D40" w:rsidRDefault="00D86541" w:rsidP="00272300">
      <w:pPr>
        <w:spacing w:after="0" w:line="240" w:lineRule="auto"/>
        <w:ind w:left="360"/>
        <w:contextualSpacing/>
        <w:rPr>
          <w:rFonts w:ascii="Georgia" w:eastAsia="Times New Roman" w:hAnsi="Georgia" w:cs="Times New Roman"/>
          <w:sz w:val="24"/>
          <w:szCs w:val="24"/>
        </w:rPr>
      </w:pPr>
      <w:r w:rsidRPr="000A0D40">
        <w:rPr>
          <w:rFonts w:ascii="Georgia" w:eastAsia="Times New Roman" w:hAnsi="Georgia" w:cs="Times New Roman"/>
          <w:sz w:val="24"/>
          <w:szCs w:val="24"/>
        </w:rPr>
        <w:t xml:space="preserve"> &amp; Co. Advocates</w:t>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t xml:space="preserve">2. </w:t>
      </w:r>
      <w:r w:rsidRPr="000A0D40">
        <w:rPr>
          <w:rFonts w:ascii="Georgia" w:eastAsia="Times New Roman" w:hAnsi="Georgia" w:cs="Times New Roman"/>
          <w:sz w:val="24"/>
          <w:szCs w:val="24"/>
        </w:rPr>
        <w:tab/>
      </w:r>
      <w:r w:rsidR="00272300">
        <w:rPr>
          <w:rFonts w:ascii="Georgia" w:eastAsia="Times New Roman" w:hAnsi="Georgia" w:cs="Times New Roman"/>
          <w:sz w:val="24"/>
          <w:szCs w:val="24"/>
        </w:rPr>
        <w:t xml:space="preserve">    </w:t>
      </w:r>
      <w:r w:rsidRPr="000A0D40">
        <w:rPr>
          <w:rFonts w:ascii="Georgia" w:eastAsia="Times New Roman" w:hAnsi="Georgia" w:cs="Times New Roman"/>
          <w:sz w:val="24"/>
          <w:szCs w:val="24"/>
        </w:rPr>
        <w:t xml:space="preserve"> &amp; Associates</w:t>
      </w:r>
    </w:p>
    <w:p w14:paraId="48849B53" w14:textId="77777777" w:rsidR="00D86541" w:rsidRPr="000A0D40" w:rsidRDefault="00272300" w:rsidP="00D86541">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                                             </w:t>
      </w:r>
      <w:r w:rsidR="00D86541" w:rsidRPr="000A0D40">
        <w:rPr>
          <w:rFonts w:ascii="Georgia" w:eastAsia="Times New Roman" w:hAnsi="Georgia" w:cs="Times New Roman"/>
          <w:sz w:val="24"/>
          <w:szCs w:val="24"/>
        </w:rPr>
        <w:tab/>
      </w:r>
      <w:r w:rsidR="00D86541" w:rsidRPr="000A0D40">
        <w:rPr>
          <w:rFonts w:ascii="Georgia" w:eastAsia="Times New Roman" w:hAnsi="Georgia" w:cs="Times New Roman"/>
          <w:sz w:val="24"/>
          <w:szCs w:val="24"/>
        </w:rPr>
        <w:tab/>
      </w:r>
      <w:r w:rsidR="00D86541" w:rsidRPr="000A0D40">
        <w:rPr>
          <w:rFonts w:ascii="Georgia" w:eastAsia="Times New Roman" w:hAnsi="Georgia" w:cs="Times New Roman"/>
          <w:sz w:val="24"/>
          <w:szCs w:val="24"/>
        </w:rPr>
        <w:tab/>
      </w:r>
      <w:r w:rsidR="00D86541" w:rsidRPr="000A0D40">
        <w:rPr>
          <w:rFonts w:ascii="Georgia" w:eastAsia="Times New Roman" w:hAnsi="Georgia" w:cs="Times New Roman"/>
          <w:sz w:val="24"/>
          <w:szCs w:val="24"/>
        </w:rPr>
        <w:tab/>
      </w:r>
      <w:r>
        <w:rPr>
          <w:rFonts w:ascii="Georgia" w:eastAsia="Times New Roman" w:hAnsi="Georgia" w:cs="Times New Roman"/>
          <w:sz w:val="24"/>
          <w:szCs w:val="24"/>
        </w:rPr>
        <w:t xml:space="preserve">KVD Plaza, </w:t>
      </w:r>
    </w:p>
    <w:p w14:paraId="2247A1FC" w14:textId="77777777" w:rsidR="00D86541" w:rsidRPr="000A0D40" w:rsidRDefault="00D86541" w:rsidP="00D86541">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Monrovia Streat/Ut</w:t>
      </w:r>
      <w:r w:rsidR="00272300">
        <w:rPr>
          <w:rFonts w:ascii="Georgia" w:eastAsia="Times New Roman" w:hAnsi="Georgia" w:cs="Times New Roman"/>
          <w:sz w:val="24"/>
          <w:szCs w:val="24"/>
        </w:rPr>
        <w:t>alii Lane</w:t>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t>P.O. Box</w:t>
      </w:r>
    </w:p>
    <w:p w14:paraId="311E0A6D" w14:textId="77777777" w:rsidR="00D86541" w:rsidRPr="000A0D40" w:rsidRDefault="00272300" w:rsidP="00D86541">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P.O. Box </w:t>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Pr>
          <w:rFonts w:ascii="Georgia" w:eastAsia="Times New Roman" w:hAnsi="Georgia" w:cs="Times New Roman"/>
          <w:sz w:val="24"/>
          <w:szCs w:val="24"/>
        </w:rPr>
        <w:t xml:space="preserve">                         </w:t>
      </w:r>
      <w:r w:rsidR="00D86541">
        <w:rPr>
          <w:rFonts w:ascii="Georgia" w:eastAsia="Times New Roman" w:hAnsi="Georgia" w:cs="Times New Roman"/>
          <w:sz w:val="24"/>
          <w:szCs w:val="24"/>
        </w:rPr>
        <w:t>Eldoret</w:t>
      </w:r>
    </w:p>
    <w:p w14:paraId="6882D52E" w14:textId="77777777" w:rsidR="00D86541" w:rsidRPr="000A0D40" w:rsidRDefault="00D86541" w:rsidP="00D86541">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 xml:space="preserve">Nairobi </w:t>
      </w:r>
    </w:p>
    <w:p w14:paraId="7E3940E4" w14:textId="77777777" w:rsidR="00D86541" w:rsidRPr="00F178AA" w:rsidRDefault="00D86541" w:rsidP="00D86541">
      <w:pPr>
        <w:jc w:val="center"/>
        <w:rPr>
          <w:b/>
          <w:u w:val="single"/>
        </w:rPr>
      </w:pPr>
    </w:p>
    <w:p w14:paraId="757B5C57" w14:textId="77777777" w:rsidR="00272300" w:rsidRDefault="00272300" w:rsidP="00272300">
      <w:pPr>
        <w:spacing w:after="0" w:line="240" w:lineRule="auto"/>
        <w:rPr>
          <w:rFonts w:ascii="Calibri" w:eastAsia="Times New Roman" w:hAnsi="Calibri" w:cs="Times New Roman"/>
          <w:b/>
          <w:sz w:val="28"/>
          <w:szCs w:val="28"/>
        </w:rPr>
      </w:pPr>
      <w:r>
        <w:rPr>
          <w:rFonts w:ascii="Calibri" w:eastAsia="Times New Roman" w:hAnsi="Calibri" w:cs="Times New Roman"/>
          <w:b/>
          <w:sz w:val="28"/>
          <w:szCs w:val="28"/>
        </w:rPr>
        <w:t>CERTIFICATE OF XEROGRAPHY/ADVOCATES CERTIFICATE (IT BASICALLY STATES THAT THE RECORD OF APPEAL HAS BEEN PREPARED BY PROCEEDINGS OBTAINED FROM THE COURT WHOSE DECISION IS BEING APPEALED AGAINST)</w:t>
      </w:r>
    </w:p>
    <w:p w14:paraId="18927D01" w14:textId="77777777" w:rsidR="00272300" w:rsidRPr="000A0D40" w:rsidRDefault="00272300" w:rsidP="00272300">
      <w:pPr>
        <w:jc w:val="center"/>
        <w:rPr>
          <w:rFonts w:ascii="Times New Roman" w:hAnsi="Times New Roman" w:cs="Times New Roman"/>
          <w:b/>
          <w:sz w:val="24"/>
          <w:szCs w:val="24"/>
        </w:rPr>
      </w:pPr>
      <w:r w:rsidRPr="000A0D40">
        <w:rPr>
          <w:rFonts w:ascii="Times New Roman" w:hAnsi="Times New Roman" w:cs="Times New Roman"/>
          <w:b/>
          <w:sz w:val="24"/>
          <w:szCs w:val="24"/>
        </w:rPr>
        <w:t>REPUBLIC OF KENYA</w:t>
      </w:r>
    </w:p>
    <w:p w14:paraId="46D24B88" w14:textId="77777777" w:rsidR="00272300" w:rsidRPr="000A0D40" w:rsidRDefault="00272300" w:rsidP="00272300">
      <w:pPr>
        <w:jc w:val="center"/>
        <w:rPr>
          <w:rFonts w:ascii="Times New Roman" w:hAnsi="Times New Roman" w:cs="Times New Roman"/>
          <w:b/>
          <w:sz w:val="24"/>
          <w:szCs w:val="24"/>
        </w:rPr>
      </w:pPr>
      <w:r w:rsidRPr="000A0D40">
        <w:rPr>
          <w:rFonts w:ascii="Times New Roman" w:hAnsi="Times New Roman" w:cs="Times New Roman"/>
          <w:b/>
          <w:sz w:val="24"/>
          <w:szCs w:val="24"/>
        </w:rPr>
        <w:t>IN THE CO</w:t>
      </w:r>
      <w:r>
        <w:rPr>
          <w:rFonts w:ascii="Times New Roman" w:hAnsi="Times New Roman" w:cs="Times New Roman"/>
          <w:b/>
          <w:sz w:val="24"/>
          <w:szCs w:val="24"/>
        </w:rPr>
        <w:t>URT OF APPEAL OF KENYA AT KSL</w:t>
      </w:r>
    </w:p>
    <w:p w14:paraId="0CA874C7" w14:textId="77777777" w:rsidR="00272300" w:rsidRPr="000A0D40" w:rsidRDefault="00272300" w:rsidP="00272300">
      <w:pPr>
        <w:jc w:val="center"/>
        <w:rPr>
          <w:rFonts w:ascii="Times New Roman" w:hAnsi="Times New Roman" w:cs="Times New Roman"/>
          <w:b/>
          <w:sz w:val="24"/>
          <w:szCs w:val="24"/>
        </w:rPr>
      </w:pPr>
      <w:r>
        <w:rPr>
          <w:rFonts w:ascii="Times New Roman" w:hAnsi="Times New Roman" w:cs="Times New Roman"/>
          <w:b/>
          <w:sz w:val="24"/>
          <w:szCs w:val="24"/>
        </w:rPr>
        <w:t xml:space="preserve">CIVIL APPEAL NO       </w:t>
      </w:r>
      <w:r w:rsidRPr="000A0D40">
        <w:rPr>
          <w:rFonts w:ascii="Times New Roman" w:hAnsi="Times New Roman" w:cs="Times New Roman"/>
          <w:b/>
          <w:sz w:val="24"/>
          <w:szCs w:val="24"/>
        </w:rPr>
        <w:t xml:space="preserve"> OF 2013</w:t>
      </w:r>
    </w:p>
    <w:p w14:paraId="3594BE00" w14:textId="77777777" w:rsidR="00272300" w:rsidRPr="000A0D40" w:rsidRDefault="00272300" w:rsidP="00272300">
      <w:pPr>
        <w:jc w:val="center"/>
        <w:rPr>
          <w:rFonts w:ascii="Times New Roman" w:hAnsi="Times New Roman" w:cs="Times New Roman"/>
          <w:b/>
          <w:sz w:val="24"/>
          <w:szCs w:val="24"/>
        </w:rPr>
      </w:pPr>
      <w:r w:rsidRPr="000A0D40">
        <w:rPr>
          <w:rFonts w:ascii="Times New Roman" w:hAnsi="Times New Roman" w:cs="Times New Roman"/>
          <w:b/>
          <w:sz w:val="24"/>
          <w:szCs w:val="24"/>
        </w:rPr>
        <w:lastRenderedPageBreak/>
        <w:t>IN THE MATTER OF THE CONSTITUTION OF KENYA, 2010</w:t>
      </w:r>
    </w:p>
    <w:p w14:paraId="2649D952"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7A22F807"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p>
    <w:p w14:paraId="2A920B32"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ACT, 2011</w:t>
      </w:r>
    </w:p>
    <w:p w14:paraId="3FC4514F"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69701CDD"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(GENERAL) REGULATIONS, 2012</w:t>
      </w:r>
    </w:p>
    <w:p w14:paraId="0D1029F9"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p>
    <w:p w14:paraId="4026E736"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2F80CD79"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p>
    <w:p w14:paraId="7B57600A"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INDEPENDENT ELECTORAL AND BOUNDARIES COMMISSION ACT, 2011</w:t>
      </w:r>
    </w:p>
    <w:p w14:paraId="620C4B9A"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0CBD4969"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p>
    <w:p w14:paraId="54B5FB4A"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(REGISTRATION OF VOTERS) REGULATIONS, 2012</w:t>
      </w:r>
    </w:p>
    <w:p w14:paraId="64761DEC"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2266D0FC"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p>
    <w:p w14:paraId="5D6C1CC0"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(PARLIAMENTARY AND COUNTY ELECTIONS) PETITION RULES, 2013</w:t>
      </w:r>
    </w:p>
    <w:p w14:paraId="1797DD5A"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14:paraId="381372E1"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p>
    <w:p w14:paraId="5D2AE985"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 xml:space="preserve">IN THE MATTER OF THE ELECTION FOR GOVERNOR OF </w:t>
      </w:r>
      <w:smartTag w:uri="urn:schemas-microsoft-com:office:smarttags" w:element="place">
        <w:smartTag w:uri="urn:schemas-microsoft-com:office:smarttags" w:element="PlaceName">
          <w:r w:rsidRPr="00FB7B0C">
            <w:rPr>
              <w:rFonts w:ascii="Times New Roman" w:eastAsia="Times New Roman" w:hAnsi="Times New Roman" w:cs="Times New Roman"/>
              <w:b/>
              <w:sz w:val="24"/>
              <w:szCs w:val="24"/>
            </w:rPr>
            <w:t>SIAYA</w:t>
          </w:r>
        </w:smartTag>
        <w:smartTag w:uri="urn:schemas-microsoft-com:office:smarttags" w:element="PlaceType">
          <w:r w:rsidRPr="00FB7B0C">
            <w:rPr>
              <w:rFonts w:ascii="Times New Roman" w:eastAsia="Times New Roman" w:hAnsi="Times New Roman" w:cs="Times New Roman"/>
              <w:b/>
              <w:sz w:val="24"/>
              <w:szCs w:val="24"/>
            </w:rPr>
            <w:t>COUNTY</w:t>
          </w:r>
        </w:smartTag>
      </w:smartTag>
    </w:p>
    <w:p w14:paraId="524D6D9B" w14:textId="77777777" w:rsidR="00272300" w:rsidRPr="00FB7B0C" w:rsidRDefault="00272300" w:rsidP="00272300">
      <w:pPr>
        <w:spacing w:after="0" w:line="240" w:lineRule="auto"/>
        <w:rPr>
          <w:rFonts w:ascii="Times New Roman" w:eastAsia="Times New Roman" w:hAnsi="Times New Roman" w:cs="Times New Roman"/>
          <w:b/>
          <w:sz w:val="24"/>
          <w:szCs w:val="24"/>
        </w:rPr>
      </w:pPr>
    </w:p>
    <w:p w14:paraId="7F72A86C" w14:textId="77777777" w:rsidR="00272300" w:rsidRPr="00FB7B0C" w:rsidRDefault="00272300" w:rsidP="002723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………………………………….....APPELLANT</w:t>
      </w:r>
    </w:p>
    <w:p w14:paraId="6CB4449F" w14:textId="77777777" w:rsidR="00272300" w:rsidRPr="00FB7B0C" w:rsidRDefault="00272300" w:rsidP="00272300">
      <w:pPr>
        <w:spacing w:after="0" w:line="240" w:lineRule="auto"/>
        <w:rPr>
          <w:rFonts w:ascii="Times New Roman" w:eastAsia="Times New Roman" w:hAnsi="Times New Roman" w:cs="Times New Roman"/>
          <w:b/>
          <w:sz w:val="24"/>
          <w:szCs w:val="24"/>
        </w:rPr>
      </w:pPr>
    </w:p>
    <w:p w14:paraId="5AB97EAC" w14:textId="77777777"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-VERSUS-</w:t>
      </w:r>
    </w:p>
    <w:p w14:paraId="193D7084" w14:textId="77777777" w:rsidR="00272300" w:rsidRPr="00FB7B0C" w:rsidRDefault="00272300" w:rsidP="00272300">
      <w:pPr>
        <w:spacing w:after="0" w:line="240" w:lineRule="auto"/>
        <w:rPr>
          <w:rFonts w:ascii="Times New Roman" w:eastAsia="Times New Roman" w:hAnsi="Times New Roman" w:cs="Times New Roman"/>
          <w:b/>
          <w:sz w:val="24"/>
          <w:szCs w:val="24"/>
        </w:rPr>
      </w:pPr>
    </w:p>
    <w:p w14:paraId="65123E3C" w14:textId="77777777" w:rsidR="00272300" w:rsidRPr="00FB7B0C" w:rsidRDefault="00272300" w:rsidP="00272300">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0A0D40">
        <w:rPr>
          <w:rFonts w:ascii="Times New Roman" w:eastAsia="Times New Roman" w:hAnsi="Times New Roman" w:cs="Times New Roman"/>
          <w:b/>
          <w:sz w:val="24"/>
          <w:szCs w:val="24"/>
          <w:vertAlign w:val="superscript"/>
        </w:rPr>
        <w:t>ST</w:t>
      </w:r>
      <w:r w:rsidRPr="00FB7B0C">
        <w:rPr>
          <w:rFonts w:ascii="Times New Roman" w:eastAsia="Times New Roman" w:hAnsi="Times New Roman" w:cs="Times New Roman"/>
          <w:b/>
          <w:sz w:val="24"/>
          <w:szCs w:val="24"/>
        </w:rPr>
        <w:t xml:space="preserve"> RESPONDENT</w:t>
      </w:r>
    </w:p>
    <w:p w14:paraId="07EA6C2D" w14:textId="77777777" w:rsidR="00272300" w:rsidRDefault="00272300" w:rsidP="00272300">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 xml:space="preserve">THE INDEPENDENT ELECTORAL AND BOUNDARIES </w:t>
      </w:r>
    </w:p>
    <w:p w14:paraId="4744AECC" w14:textId="77777777" w:rsidR="00272300" w:rsidRPr="00FB7B0C" w:rsidRDefault="00272300" w:rsidP="00272300">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COMMISSION</w:t>
      </w:r>
      <w:r>
        <w:rPr>
          <w:rFonts w:ascii="Times New Roman" w:eastAsia="Times New Roman" w:hAnsi="Times New Roman" w:cs="Times New Roman"/>
          <w:b/>
          <w:sz w:val="24"/>
          <w:szCs w:val="24"/>
        </w:rPr>
        <w:t>…………………………………………….2</w:t>
      </w:r>
      <w:r w:rsidRPr="000A0D40">
        <w:rPr>
          <w:rFonts w:ascii="Times New Roman" w:eastAsia="Times New Roman" w:hAnsi="Times New Roman" w:cs="Times New Roman"/>
          <w:b/>
          <w:sz w:val="24"/>
          <w:szCs w:val="24"/>
          <w:vertAlign w:val="superscript"/>
        </w:rPr>
        <w:t>ND</w:t>
      </w:r>
      <w:r w:rsidRPr="00FB7B0C">
        <w:rPr>
          <w:rFonts w:ascii="Times New Roman" w:eastAsia="Times New Roman" w:hAnsi="Times New Roman" w:cs="Times New Roman"/>
          <w:b/>
          <w:sz w:val="24"/>
          <w:szCs w:val="24"/>
        </w:rPr>
        <w:t>RESPONDENT</w:t>
      </w:r>
    </w:p>
    <w:p w14:paraId="30F2A7A5" w14:textId="77777777" w:rsidR="00272300" w:rsidRDefault="00272300" w:rsidP="002723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Pr="000A0D40">
        <w:rPr>
          <w:rFonts w:ascii="Times New Roman" w:eastAsia="Times New Roman" w:hAnsi="Times New Roman" w:cs="Times New Roman"/>
          <w:b/>
          <w:sz w:val="24"/>
          <w:szCs w:val="24"/>
          <w:vertAlign w:val="superscript"/>
        </w:rPr>
        <w:t>RD</w:t>
      </w:r>
      <w:r w:rsidRPr="00FB7B0C">
        <w:rPr>
          <w:rFonts w:ascii="Times New Roman" w:eastAsia="Times New Roman" w:hAnsi="Times New Roman" w:cs="Times New Roman"/>
          <w:b/>
          <w:sz w:val="24"/>
          <w:szCs w:val="24"/>
        </w:rPr>
        <w:t xml:space="preserve"> RESPONDENT</w:t>
      </w:r>
    </w:p>
    <w:p w14:paraId="68162F1E" w14:textId="77777777" w:rsidR="00272300" w:rsidRDefault="00272300" w:rsidP="00272300">
      <w:pPr>
        <w:spacing w:after="0" w:line="240" w:lineRule="auto"/>
        <w:rPr>
          <w:rFonts w:ascii="Times New Roman" w:eastAsia="Times New Roman" w:hAnsi="Times New Roman" w:cs="Times New Roman"/>
          <w:b/>
          <w:sz w:val="24"/>
          <w:szCs w:val="24"/>
        </w:rPr>
      </w:pPr>
    </w:p>
    <w:p w14:paraId="361A8B5C" w14:textId="77777777" w:rsidR="00272300" w:rsidRDefault="00272300" w:rsidP="00272300">
      <w:pPr>
        <w:spacing w:after="0" w:line="240" w:lineRule="auto"/>
        <w:jc w:val="center"/>
        <w:rPr>
          <w:rFonts w:ascii="Times New Roman" w:eastAsia="Times New Roman" w:hAnsi="Times New Roman" w:cs="Times New Roman"/>
          <w:b/>
          <w:sz w:val="24"/>
          <w:szCs w:val="24"/>
          <w:u w:val="single"/>
        </w:rPr>
      </w:pPr>
      <w:r w:rsidRPr="00F038FC">
        <w:rPr>
          <w:rFonts w:ascii="Times New Roman" w:eastAsia="Times New Roman" w:hAnsi="Times New Roman" w:cs="Times New Roman"/>
          <w:b/>
          <w:sz w:val="24"/>
          <w:szCs w:val="24"/>
          <w:u w:val="single"/>
        </w:rPr>
        <w:t>CERTIFICATE OF XEROGRAPHY</w:t>
      </w:r>
    </w:p>
    <w:p w14:paraId="33610CC2" w14:textId="77777777" w:rsidR="00272300" w:rsidRDefault="00272300" w:rsidP="00272300">
      <w:pPr>
        <w:spacing w:after="0" w:line="240" w:lineRule="auto"/>
        <w:jc w:val="center"/>
        <w:rPr>
          <w:rFonts w:ascii="Times New Roman" w:eastAsia="Times New Roman" w:hAnsi="Times New Roman" w:cs="Times New Roman"/>
          <w:b/>
          <w:sz w:val="24"/>
          <w:szCs w:val="24"/>
          <w:u w:val="single"/>
        </w:rPr>
      </w:pPr>
    </w:p>
    <w:p w14:paraId="2D333B21" w14:textId="77777777" w:rsidR="00272300" w:rsidRDefault="00272300" w:rsidP="002723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 OBAT WASONGA, a</w:t>
      </w:r>
      <w:r>
        <w:rPr>
          <w:rFonts w:ascii="Times New Roman" w:eastAsia="Times New Roman" w:hAnsi="Times New Roman" w:cs="Times New Roman"/>
          <w:sz w:val="24"/>
          <w:szCs w:val="24"/>
        </w:rPr>
        <w:t>dvocate having the conduct of this matter do hereby certify that the Application herein has been produced by the process of xerography.</w:t>
      </w:r>
    </w:p>
    <w:p w14:paraId="217033DC" w14:textId="77777777" w:rsidR="00272300" w:rsidRPr="00F038FC" w:rsidRDefault="00272300" w:rsidP="00272300">
      <w:pPr>
        <w:spacing w:after="0" w:line="240" w:lineRule="auto"/>
        <w:jc w:val="both"/>
        <w:rPr>
          <w:rFonts w:ascii="Times New Roman" w:eastAsia="Times New Roman" w:hAnsi="Times New Roman" w:cs="Times New Roman"/>
          <w:sz w:val="24"/>
          <w:szCs w:val="24"/>
        </w:rPr>
      </w:pPr>
    </w:p>
    <w:p w14:paraId="688254B6" w14:textId="77777777" w:rsidR="00272300" w:rsidRDefault="00272300" w:rsidP="002723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DATED at Nairobi this                              day of                           2013</w:t>
      </w:r>
    </w:p>
    <w:p w14:paraId="6AF8C97E" w14:textId="77777777" w:rsidR="00272300" w:rsidRDefault="00272300" w:rsidP="00272300">
      <w:pPr>
        <w:spacing w:after="0" w:line="240" w:lineRule="auto"/>
        <w:rPr>
          <w:rFonts w:ascii="Times New Roman" w:eastAsia="Times New Roman" w:hAnsi="Times New Roman" w:cs="Times New Roman"/>
          <w:b/>
          <w:sz w:val="24"/>
          <w:szCs w:val="24"/>
        </w:rPr>
      </w:pPr>
    </w:p>
    <w:p w14:paraId="6556DEE2" w14:textId="77777777" w:rsidR="00272300" w:rsidRPr="00FB7B0C" w:rsidRDefault="00272300" w:rsidP="00272300">
      <w:pPr>
        <w:spacing w:after="0" w:line="240" w:lineRule="auto"/>
        <w:rPr>
          <w:rFonts w:ascii="Times New Roman" w:eastAsia="Times New Roman" w:hAnsi="Times New Roman" w:cs="Times New Roman"/>
          <w:b/>
          <w:sz w:val="24"/>
          <w:szCs w:val="24"/>
        </w:rPr>
      </w:pPr>
    </w:p>
    <w:p w14:paraId="50B16489" w14:textId="77777777"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Drawn and Filed by:</w:t>
      </w:r>
    </w:p>
    <w:p w14:paraId="406AACD8" w14:textId="77777777" w:rsidR="00272300" w:rsidRPr="000A0D40" w:rsidRDefault="00272300" w:rsidP="00272300">
      <w:pPr>
        <w:spacing w:after="0" w:line="240" w:lineRule="auto"/>
        <w:rPr>
          <w:rFonts w:ascii="Georgia" w:eastAsia="Times New Roman" w:hAnsi="Georgia" w:cs="Times New Roman"/>
          <w:sz w:val="24"/>
          <w:szCs w:val="24"/>
        </w:rPr>
      </w:pPr>
    </w:p>
    <w:p w14:paraId="5775A279" w14:textId="77777777" w:rsidR="00272300" w:rsidRPr="000A0D40" w:rsidRDefault="00272300"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Obat Wasonga</w:t>
      </w:r>
      <w:r w:rsidRPr="000A0D40">
        <w:rPr>
          <w:rFonts w:ascii="Georgia" w:eastAsia="Times New Roman" w:hAnsi="Georgia" w:cs="Times New Roman"/>
          <w:sz w:val="24"/>
          <w:szCs w:val="24"/>
        </w:rPr>
        <w:t xml:space="preserve"> &amp; Co. Advocates</w:t>
      </w:r>
    </w:p>
    <w:p w14:paraId="56E6EB26" w14:textId="77777777"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 16</w:t>
      </w:r>
      <w:r w:rsidRPr="000A0D40">
        <w:rPr>
          <w:rFonts w:ascii="Georgia" w:eastAsia="Times New Roman" w:hAnsi="Georgia" w:cs="Times New Roman"/>
          <w:sz w:val="24"/>
          <w:szCs w:val="24"/>
          <w:vertAlign w:val="superscript"/>
        </w:rPr>
        <w:t>th</w:t>
      </w:r>
      <w:r w:rsidRPr="000A0D40">
        <w:rPr>
          <w:rFonts w:ascii="Georgia" w:eastAsia="Times New Roman" w:hAnsi="Georgia" w:cs="Times New Roman"/>
          <w:sz w:val="24"/>
          <w:szCs w:val="24"/>
        </w:rPr>
        <w:t xml:space="preserve"> Floor</w:t>
      </w:r>
    </w:p>
    <w:p w14:paraId="73D7FFEC" w14:textId="77777777"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University way</w:t>
      </w:r>
    </w:p>
    <w:p w14:paraId="4081E8E3" w14:textId="77777777" w:rsidR="00272300" w:rsidRPr="000A0D40" w:rsidRDefault="00BA206F"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P.O. Box</w:t>
      </w:r>
    </w:p>
    <w:p w14:paraId="52D01286" w14:textId="77777777"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lastRenderedPageBreak/>
        <w:t>Nairobi</w:t>
      </w:r>
    </w:p>
    <w:p w14:paraId="13637227" w14:textId="77777777" w:rsidR="00272300" w:rsidRPr="000A0D40" w:rsidRDefault="00272300" w:rsidP="00272300">
      <w:pPr>
        <w:spacing w:after="0" w:line="240" w:lineRule="auto"/>
        <w:rPr>
          <w:rFonts w:ascii="Times New Roman" w:eastAsia="Times New Roman" w:hAnsi="Times New Roman" w:cs="Times New Roman"/>
          <w:sz w:val="24"/>
          <w:szCs w:val="24"/>
        </w:rPr>
      </w:pPr>
    </w:p>
    <w:p w14:paraId="691F02FB" w14:textId="77777777"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To be Served Upon:</w:t>
      </w:r>
    </w:p>
    <w:p w14:paraId="65C23597" w14:textId="77777777" w:rsidR="00272300" w:rsidRPr="000A0D40" w:rsidRDefault="00272300" w:rsidP="00272300">
      <w:pPr>
        <w:spacing w:after="0" w:line="240" w:lineRule="auto"/>
        <w:rPr>
          <w:rFonts w:ascii="Georgia" w:eastAsia="Times New Roman" w:hAnsi="Georgia" w:cs="Times New Roman"/>
          <w:sz w:val="24"/>
          <w:szCs w:val="24"/>
        </w:rPr>
      </w:pPr>
    </w:p>
    <w:p w14:paraId="668EDCF6" w14:textId="77777777" w:rsidR="00272300" w:rsidRPr="000A0D40" w:rsidRDefault="00BA206F" w:rsidP="00664A0A">
      <w:pPr>
        <w:numPr>
          <w:ilvl w:val="0"/>
          <w:numId w:val="117"/>
        </w:numPr>
        <w:spacing w:after="0" w:line="240" w:lineRule="auto"/>
        <w:ind w:left="360"/>
        <w:contextualSpacing/>
        <w:rPr>
          <w:rFonts w:ascii="Georgia" w:eastAsia="Times New Roman" w:hAnsi="Georgia" w:cs="Times New Roman"/>
          <w:sz w:val="24"/>
          <w:szCs w:val="24"/>
        </w:rPr>
      </w:pPr>
      <w:r>
        <w:rPr>
          <w:rFonts w:ascii="Georgia" w:eastAsia="Times New Roman" w:hAnsi="Georgia" w:cs="Times New Roman"/>
          <w:sz w:val="24"/>
          <w:szCs w:val="24"/>
        </w:rPr>
        <w:t xml:space="preserve"> &amp; Co. Advocates</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t xml:space="preserve">2. </w:t>
      </w:r>
      <w:r>
        <w:rPr>
          <w:rFonts w:ascii="Georgia" w:eastAsia="Times New Roman" w:hAnsi="Georgia" w:cs="Times New Roman"/>
          <w:sz w:val="24"/>
          <w:szCs w:val="24"/>
        </w:rPr>
        <w:tab/>
      </w:r>
      <w:r w:rsidR="00272300" w:rsidRPr="000A0D40">
        <w:rPr>
          <w:rFonts w:ascii="Georgia" w:eastAsia="Times New Roman" w:hAnsi="Georgia" w:cs="Times New Roman"/>
          <w:sz w:val="24"/>
          <w:szCs w:val="24"/>
        </w:rPr>
        <w:t xml:space="preserve"> &amp; Associates</w:t>
      </w:r>
    </w:p>
    <w:p w14:paraId="11BFB3EB" w14:textId="77777777"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5</w:t>
      </w:r>
      <w:r w:rsidRPr="000A0D40">
        <w:rPr>
          <w:rFonts w:ascii="Georgia" w:eastAsia="Times New Roman" w:hAnsi="Georgia" w:cs="Times New Roman"/>
          <w:sz w:val="24"/>
          <w:szCs w:val="24"/>
          <w:vertAlign w:val="superscript"/>
        </w:rPr>
        <w:t>th</w:t>
      </w:r>
      <w:r w:rsidRPr="000A0D40">
        <w:rPr>
          <w:rFonts w:ascii="Georgia" w:eastAsia="Times New Roman" w:hAnsi="Georgia" w:cs="Times New Roman"/>
          <w:sz w:val="24"/>
          <w:szCs w:val="24"/>
        </w:rPr>
        <w:t xml:space="preserve"> Floor, View Par</w:t>
      </w:r>
      <w:r w:rsidR="00BA206F">
        <w:rPr>
          <w:rFonts w:ascii="Georgia" w:eastAsia="Times New Roman" w:hAnsi="Georgia" w:cs="Times New Roman"/>
          <w:sz w:val="24"/>
          <w:szCs w:val="24"/>
        </w:rPr>
        <w:t>k Towers</w:t>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t>KVD Pla,</w:t>
      </w:r>
    </w:p>
    <w:p w14:paraId="0265FD17" w14:textId="77777777"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Monrovia Streat/Ut</w:t>
      </w:r>
      <w:r w:rsidR="00BA206F">
        <w:rPr>
          <w:rFonts w:ascii="Georgia" w:eastAsia="Times New Roman" w:hAnsi="Georgia" w:cs="Times New Roman"/>
          <w:sz w:val="24"/>
          <w:szCs w:val="24"/>
        </w:rPr>
        <w:t>alii Lane</w:t>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t xml:space="preserve">P.O. Box </w:t>
      </w:r>
    </w:p>
    <w:p w14:paraId="1DAB101B" w14:textId="77777777" w:rsidR="00272300" w:rsidRPr="000A0D40" w:rsidRDefault="00BA206F" w:rsidP="00272300">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P.O. Box </w:t>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t>Eldoret</w:t>
      </w:r>
    </w:p>
    <w:p w14:paraId="4695B0DB" w14:textId="77777777"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 xml:space="preserve">Nairobi </w:t>
      </w:r>
    </w:p>
    <w:p w14:paraId="77AE9241" w14:textId="77777777" w:rsidR="00272300" w:rsidRDefault="00272300" w:rsidP="00272300"/>
    <w:p w14:paraId="7F2DB980" w14:textId="77777777" w:rsidR="00C44265" w:rsidRPr="00C44265" w:rsidRDefault="00C44265" w:rsidP="00272300">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rPr>
        <w:br w:type="page"/>
      </w:r>
      <w:r w:rsidRPr="00C44265">
        <w:rPr>
          <w:rFonts w:ascii="Calibri" w:eastAsia="Times New Roman" w:hAnsi="Calibri" w:cs="Times New Roman"/>
          <w:b/>
          <w:sz w:val="28"/>
          <w:szCs w:val="28"/>
          <w:u w:val="single"/>
          <w:lang w:val="en-GB"/>
        </w:rPr>
        <w:lastRenderedPageBreak/>
        <w:t>REPUBLIC OF KENYA</w:t>
      </w:r>
    </w:p>
    <w:p w14:paraId="1832674D" w14:textId="77777777" w:rsidR="00C44265" w:rsidRPr="00C44265" w:rsidRDefault="00C44265" w:rsidP="00C44265">
      <w:pPr>
        <w:spacing w:after="0" w:line="240" w:lineRule="auto"/>
        <w:ind w:left="1440" w:firstLine="72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14:paraId="60B1BBEE"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14:paraId="1D8373D4"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p>
    <w:p w14:paraId="56FF41BD"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989D291"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14:paraId="575FD586"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28F4F26"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14:paraId="1EDC13A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BEA1BD8"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14:paraId="5F3B202F"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A4E8882"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14:paraId="31D7D079" w14:textId="77777777" w:rsidR="00C44265" w:rsidRPr="00C44265" w:rsidRDefault="00C44265" w:rsidP="00C44265">
      <w:pPr>
        <w:spacing w:after="0" w:line="240" w:lineRule="auto"/>
        <w:rPr>
          <w:rFonts w:ascii="Calibri" w:eastAsia="Times New Roman" w:hAnsi="Calibri" w:cs="Times New Roman"/>
          <w:b/>
          <w:sz w:val="28"/>
          <w:szCs w:val="28"/>
        </w:rPr>
      </w:pPr>
    </w:p>
    <w:p w14:paraId="3F658581"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w:t>
      </w:r>
      <w:r w:rsidR="00BA206F">
        <w:rPr>
          <w:rFonts w:ascii="Calibri" w:eastAsia="Times New Roman" w:hAnsi="Calibri" w:cs="Times New Roman"/>
          <w:b/>
          <w:sz w:val="28"/>
          <w:szCs w:val="28"/>
        </w:rPr>
        <w:t xml:space="preserve"> (the Honourable Justice</w:t>
      </w:r>
      <w:r w:rsidRPr="00C44265">
        <w:rPr>
          <w:rFonts w:ascii="Calibri" w:eastAsia="Times New Roman" w:hAnsi="Calibri" w:cs="Times New Roman"/>
          <w:b/>
          <w:sz w:val="28"/>
          <w:szCs w:val="28"/>
        </w:rPr>
        <w:t>)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w:t>
      </w:r>
      <w:r w:rsidR="00BA206F">
        <w:rPr>
          <w:rFonts w:ascii="Calibri" w:eastAsia="Times New Roman" w:hAnsi="Calibri" w:cs="Times New Roman"/>
          <w:b/>
          <w:sz w:val="28"/>
          <w:szCs w:val="28"/>
        </w:rPr>
        <w:t xml:space="preserve">ourt Civil Case No. </w:t>
      </w:r>
      <w:r w:rsidRPr="00C44265">
        <w:rPr>
          <w:rFonts w:ascii="Calibri" w:eastAsia="Times New Roman" w:hAnsi="Calibri" w:cs="Times New Roman"/>
          <w:b/>
          <w:sz w:val="28"/>
          <w:szCs w:val="28"/>
        </w:rPr>
        <w:t>.</w:t>
      </w:r>
    </w:p>
    <w:p w14:paraId="34BF6DA5" w14:textId="77777777" w:rsidR="00C44265" w:rsidRPr="00C44265" w:rsidRDefault="00C44265" w:rsidP="00664A0A">
      <w:pPr>
        <w:keepNext/>
        <w:numPr>
          <w:ilvl w:val="0"/>
          <w:numId w:val="32"/>
        </w:numPr>
        <w:tabs>
          <w:tab w:val="num" w:pos="360"/>
        </w:tabs>
        <w:spacing w:after="0" w:line="240" w:lineRule="auto"/>
        <w:outlineLvl w:val="1"/>
        <w:rPr>
          <w:rFonts w:ascii="Calibri" w:eastAsia="Times New Roman" w:hAnsi="Calibri" w:cs="Times New Roman"/>
          <w:b/>
          <w:sz w:val="28"/>
          <w:szCs w:val="28"/>
          <w:u w:val="single"/>
        </w:rPr>
      </w:pPr>
    </w:p>
    <w:p w14:paraId="2EDE2D3B"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14:paraId="1C7A058E"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033D941"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14:paraId="30223CB9"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2C806232"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14:paraId="5443DB99"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4A4C68B4"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sz w:val="28"/>
          <w:szCs w:val="28"/>
          <w:u w:val="single"/>
        </w:rPr>
      </w:pPr>
      <w:r w:rsidRPr="00C44265">
        <w:rPr>
          <w:rFonts w:ascii="Calibri" w:eastAsia="Times New Roman" w:hAnsi="Calibri" w:cs="Times New Roman"/>
          <w:b/>
          <w:sz w:val="28"/>
          <w:szCs w:val="28"/>
          <w:u w:val="single"/>
        </w:rPr>
        <w:t>AND</w:t>
      </w:r>
    </w:p>
    <w:p w14:paraId="70599F59"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14:paraId="394310FE"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5CEFBD42"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743C76C6"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RECORD OF APPEAL</w:t>
      </w:r>
    </w:p>
    <w:p w14:paraId="4EA5760D"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p>
    <w:p w14:paraId="3CAEAEC2"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47320BF"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 xml:space="preserve"> &amp; COMPANY</w:t>
      </w:r>
    </w:p>
    <w:p w14:paraId="1FBBF1D1"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ADVOCATES</w:t>
      </w:r>
    </w:p>
    <w:p w14:paraId="08389BC5"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 HOUSE</w:t>
      </w:r>
    </w:p>
    <w:p w14:paraId="7EBC9AEC"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ATHUETUM DRIVE</w:t>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t>Our Ref: P66/10/NR/ewm</w:t>
      </w:r>
    </w:p>
    <w:p w14:paraId="24903F14"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P O BOX xxxxx</w:t>
      </w:r>
    </w:p>
    <w:p w14:paraId="4CD0B91B" w14:textId="77777777" w:rsidR="00C44265" w:rsidRPr="00C44265" w:rsidRDefault="00C44265" w:rsidP="00664A0A">
      <w:pPr>
        <w:keepNext/>
        <w:numPr>
          <w:ilvl w:val="0"/>
          <w:numId w:val="32"/>
        </w:numPr>
        <w:tabs>
          <w:tab w:val="num" w:pos="360"/>
        </w:tabs>
        <w:spacing w:after="0" w:line="240" w:lineRule="auto"/>
        <w:outlineLvl w:val="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THIKA</w:t>
      </w:r>
    </w:p>
    <w:p w14:paraId="7E5A2EA6"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APPELLANT)</w:t>
      </w:r>
    </w:p>
    <w:p w14:paraId="64BCA172" w14:textId="77777777" w:rsidR="00C44265" w:rsidRPr="00C44265" w:rsidRDefault="00C44265" w:rsidP="00C44265">
      <w:pPr>
        <w:spacing w:after="0" w:line="240" w:lineRule="auto"/>
        <w:rPr>
          <w:rFonts w:ascii="Calibri" w:eastAsia="Times New Roman" w:hAnsi="Calibri" w:cs="Times New Roman"/>
          <w:b/>
          <w:sz w:val="28"/>
          <w:szCs w:val="28"/>
        </w:rPr>
      </w:pPr>
    </w:p>
    <w:p w14:paraId="338A7818" w14:textId="77777777" w:rsidR="00C44265" w:rsidRPr="00C44265" w:rsidRDefault="00C44265" w:rsidP="00C44265">
      <w:pPr>
        <w:spacing w:after="0" w:line="240" w:lineRule="auto"/>
        <w:rPr>
          <w:rFonts w:ascii="Calibri" w:eastAsia="Times New Roman" w:hAnsi="Calibri" w:cs="Times New Roman"/>
          <w:b/>
          <w:sz w:val="28"/>
          <w:szCs w:val="28"/>
        </w:rPr>
      </w:pPr>
    </w:p>
    <w:p w14:paraId="622DF6DA"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SOBHAG SHAH &amp; GOSWAMI</w:t>
      </w:r>
    </w:p>
    <w:p w14:paraId="1863E3A3"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ADVOCATES</w:t>
      </w:r>
    </w:p>
    <w:p w14:paraId="4B20A0E8"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EAGLE HOUSE, 3</w:t>
      </w:r>
      <w:r w:rsidRPr="00C44265">
        <w:rPr>
          <w:rFonts w:ascii="Calibri" w:eastAsia="Times New Roman" w:hAnsi="Calibri" w:cs="Times New Roman"/>
          <w:b/>
          <w:sz w:val="28"/>
          <w:szCs w:val="28"/>
          <w:vertAlign w:val="superscript"/>
        </w:rPr>
        <w:t>RD</w:t>
      </w:r>
      <w:r w:rsidRPr="00C44265">
        <w:rPr>
          <w:rFonts w:ascii="Calibri" w:eastAsia="Times New Roman" w:hAnsi="Calibri" w:cs="Times New Roman"/>
          <w:b/>
          <w:sz w:val="28"/>
          <w:szCs w:val="28"/>
        </w:rPr>
        <w:t xml:space="preserve"> FLOOR</w:t>
      </w:r>
    </w:p>
    <w:p w14:paraId="3DC9C311" w14:textId="77777777"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 xml:space="preserve">KIMATHI STREET </w:t>
      </w:r>
    </w:p>
    <w:p w14:paraId="004D3467"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THIKA</w:t>
      </w:r>
    </w:p>
    <w:p w14:paraId="2CE00300"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RESPONDENTS)</w:t>
      </w:r>
    </w:p>
    <w:p w14:paraId="28DFD797" w14:textId="77777777" w:rsidR="00C44265" w:rsidRPr="00C44265" w:rsidRDefault="00C44265" w:rsidP="00C44265">
      <w:pPr>
        <w:spacing w:after="0" w:line="240" w:lineRule="auto"/>
        <w:rPr>
          <w:rFonts w:ascii="Calibri" w:eastAsia="Times New Roman" w:hAnsi="Calibri" w:cs="Times New Roman"/>
          <w:sz w:val="28"/>
          <w:szCs w:val="28"/>
        </w:rPr>
      </w:pPr>
    </w:p>
    <w:p w14:paraId="2E5E93BF"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sz w:val="28"/>
          <w:szCs w:val="28"/>
        </w:rPr>
        <w:t>Certified correct and prepared with copies supplied by the High Court of Kenya at Thika.</w:t>
      </w:r>
    </w:p>
    <w:p w14:paraId="7D56E2B2" w14:textId="77777777" w:rsidR="00C44265" w:rsidRPr="00C44265" w:rsidRDefault="00C44265" w:rsidP="00C44265">
      <w:pPr>
        <w:spacing w:after="0" w:line="240" w:lineRule="auto"/>
        <w:rPr>
          <w:rFonts w:ascii="Calibri" w:eastAsia="Times New Roman" w:hAnsi="Calibri" w:cs="Times New Roman"/>
          <w:b/>
          <w:sz w:val="28"/>
          <w:szCs w:val="28"/>
        </w:rPr>
      </w:pPr>
    </w:p>
    <w:p w14:paraId="0943BE7A" w14:textId="77777777" w:rsidR="00C44265" w:rsidRPr="00C44265" w:rsidRDefault="00C44265" w:rsidP="00C44265">
      <w:pPr>
        <w:keepNext/>
        <w:spacing w:after="0" w:line="240" w:lineRule="auto"/>
        <w:outlineLvl w:val="7"/>
        <w:rPr>
          <w:rFonts w:ascii="Calibri" w:eastAsia="Times New Roman" w:hAnsi="Calibri" w:cs="Times New Roman"/>
          <w:b/>
          <w:sz w:val="28"/>
          <w:szCs w:val="28"/>
        </w:rPr>
      </w:pPr>
      <w:r w:rsidRPr="00C44265">
        <w:rPr>
          <w:rFonts w:ascii="Calibri" w:eastAsia="Times New Roman" w:hAnsi="Calibri" w:cs="Times New Roman"/>
          <w:b/>
          <w:sz w:val="28"/>
          <w:szCs w:val="28"/>
        </w:rPr>
        <w:t>KINYANJUI &amp; COMPANY</w:t>
      </w:r>
    </w:p>
    <w:p w14:paraId="06EF12E2"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APPELLANTS</w:t>
      </w:r>
      <w:r w:rsidRPr="00C44265">
        <w:rPr>
          <w:rFonts w:ascii="Calibri" w:eastAsia="Times New Roman" w:hAnsi="Calibri" w:cs="Times New Roman"/>
          <w:b/>
          <w:sz w:val="28"/>
          <w:szCs w:val="28"/>
          <w:u w:val="single"/>
        </w:rPr>
        <w:br w:type="page"/>
      </w:r>
    </w:p>
    <w:p w14:paraId="1CB4234C" w14:textId="77777777" w:rsidR="00C44265" w:rsidRPr="00C44265" w:rsidRDefault="00C44265" w:rsidP="00C44265">
      <w:pPr>
        <w:spacing w:after="0" w:line="240" w:lineRule="auto"/>
        <w:ind w:left="288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lang w:val="en-GB"/>
        </w:rPr>
        <w:lastRenderedPageBreak/>
        <w:t>REPUBLIC OF KENYA</w:t>
      </w:r>
      <w:r w:rsidRPr="00C44265">
        <w:rPr>
          <w:rFonts w:ascii="Calibri" w:eastAsia="Times New Roman" w:hAnsi="Calibri" w:cs="Times New Roman"/>
          <w:b/>
          <w:sz w:val="28"/>
          <w:szCs w:val="28"/>
          <w:u w:val="single"/>
          <w:lang w:val="en-GB"/>
        </w:rPr>
        <w:cr/>
      </w:r>
    </w:p>
    <w:p w14:paraId="45BAE11E"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14:paraId="2D5B12D1"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p>
    <w:p w14:paraId="19EDAA61"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14:paraId="4DAE0588"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2817186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90F499C"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14:paraId="7A87AF9F"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426971AE"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14:paraId="623AF10F"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0A3EA5EB"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14:paraId="206FD734"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D9FAD85"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14:paraId="71D0BA07" w14:textId="77777777" w:rsidR="00C44265" w:rsidRPr="00C44265" w:rsidRDefault="00C44265" w:rsidP="00C44265">
      <w:pPr>
        <w:spacing w:after="0" w:line="240" w:lineRule="auto"/>
        <w:rPr>
          <w:rFonts w:ascii="Calibri" w:eastAsia="Times New Roman" w:hAnsi="Calibri" w:cs="Times New Roman"/>
          <w:b/>
          <w:sz w:val="28"/>
          <w:szCs w:val="28"/>
        </w:rPr>
      </w:pPr>
    </w:p>
    <w:p w14:paraId="6F7DA257"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 (the Honourable Justice K Mulwa)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Court Civil Case No. 1557 of 1997.</w:t>
      </w:r>
    </w:p>
    <w:p w14:paraId="41C9D0ED"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660EE88"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14:paraId="7FABE0D2"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FDCDD95"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14:paraId="572DA2BA"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0CC88E51"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14:paraId="05087D9D"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31C7AEC0"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14:paraId="5487D6DD"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A4AB153"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14:paraId="1E81C39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7338B325"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INDEX</w:t>
      </w:r>
    </w:p>
    <w:p w14:paraId="613D7CFD" w14:textId="77777777" w:rsidR="00C44265" w:rsidRPr="00C44265" w:rsidRDefault="00C44265" w:rsidP="00C44265">
      <w:pPr>
        <w:spacing w:after="0" w:line="240" w:lineRule="auto"/>
        <w:rPr>
          <w:rFonts w:ascii="Calibri" w:eastAsia="Times New Roman" w:hAnsi="Calibri" w:cs="Times New Roman"/>
          <w:sz w:val="28"/>
          <w:szCs w:val="2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3740"/>
        <w:gridCol w:w="2239"/>
        <w:gridCol w:w="2239"/>
      </w:tblGrid>
      <w:tr w:rsidR="00C44265" w:rsidRPr="00C44265" w14:paraId="4F0B1641" w14:textId="77777777" w:rsidTr="00C44265">
        <w:tc>
          <w:tcPr>
            <w:tcW w:w="738" w:type="dxa"/>
          </w:tcPr>
          <w:p w14:paraId="0EF0DB2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w:t>
            </w:r>
          </w:p>
          <w:p w14:paraId="4913B6C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w:t>
            </w:r>
          </w:p>
          <w:p w14:paraId="14574A0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w:t>
            </w:r>
          </w:p>
          <w:p w14:paraId="73BEE92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w:t>
            </w:r>
          </w:p>
          <w:p w14:paraId="7E040A8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w:t>
            </w:r>
          </w:p>
          <w:p w14:paraId="7C15039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6.</w:t>
            </w:r>
          </w:p>
          <w:p w14:paraId="4D38496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7.</w:t>
            </w:r>
          </w:p>
          <w:p w14:paraId="03656E4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8.</w:t>
            </w:r>
          </w:p>
          <w:p w14:paraId="6545776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9.</w:t>
            </w:r>
          </w:p>
          <w:p w14:paraId="3502BF2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10.</w:t>
            </w:r>
          </w:p>
          <w:p w14:paraId="456C040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11.</w:t>
            </w:r>
          </w:p>
          <w:p w14:paraId="5BE23CC1"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12.</w:t>
            </w:r>
          </w:p>
          <w:p w14:paraId="1141A04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13. </w:t>
            </w:r>
          </w:p>
          <w:p w14:paraId="1DAE169D"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14.</w:t>
            </w:r>
          </w:p>
          <w:p w14:paraId="3AA64A9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w:t>
            </w:r>
          </w:p>
          <w:p w14:paraId="18878C1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16. </w:t>
            </w:r>
          </w:p>
          <w:p w14:paraId="2316526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w:t>
            </w:r>
          </w:p>
          <w:p w14:paraId="2A632F0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w:t>
            </w:r>
          </w:p>
          <w:p w14:paraId="3A0FE69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19. </w:t>
            </w:r>
          </w:p>
          <w:p w14:paraId="0F0D76BD"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20.</w:t>
            </w:r>
          </w:p>
          <w:p w14:paraId="1290E24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w:t>
            </w:r>
          </w:p>
          <w:p w14:paraId="5B45079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22.</w:t>
            </w:r>
          </w:p>
          <w:p w14:paraId="02422C1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23. </w:t>
            </w:r>
          </w:p>
          <w:p w14:paraId="3FA2333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w:t>
            </w:r>
          </w:p>
          <w:p w14:paraId="4C939C0D"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25.</w:t>
            </w:r>
          </w:p>
          <w:p w14:paraId="55D66BB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w:t>
            </w:r>
          </w:p>
          <w:p w14:paraId="1DF0741A"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2CA2CAA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27.</w:t>
            </w:r>
          </w:p>
          <w:p w14:paraId="7C4483BC"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w:t>
            </w:r>
          </w:p>
          <w:p w14:paraId="6B7ED02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29.</w:t>
            </w:r>
          </w:p>
          <w:p w14:paraId="7B04A150"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7BAD73F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30.</w:t>
            </w:r>
          </w:p>
          <w:p w14:paraId="4846DF5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31.</w:t>
            </w:r>
          </w:p>
          <w:p w14:paraId="61F1E16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32.</w:t>
            </w:r>
          </w:p>
          <w:p w14:paraId="1760B7A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33.</w:t>
            </w:r>
          </w:p>
          <w:p w14:paraId="74728B4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34.</w:t>
            </w:r>
          </w:p>
          <w:p w14:paraId="6957496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35. </w:t>
            </w:r>
          </w:p>
          <w:p w14:paraId="54A7463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36.</w:t>
            </w:r>
          </w:p>
          <w:p w14:paraId="303C7681"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37.</w:t>
            </w:r>
          </w:p>
          <w:p w14:paraId="1A9B0F41"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49A4E2A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38.</w:t>
            </w:r>
          </w:p>
          <w:p w14:paraId="55987A7C"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39.</w:t>
            </w:r>
          </w:p>
        </w:tc>
        <w:tc>
          <w:tcPr>
            <w:tcW w:w="3740" w:type="dxa"/>
          </w:tcPr>
          <w:p w14:paraId="559FC20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Memorandum of Appeal</w:t>
            </w:r>
          </w:p>
          <w:p w14:paraId="6CE2B43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w:t>
            </w:r>
          </w:p>
          <w:p w14:paraId="5027CA7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Chamber Summons</w:t>
            </w:r>
          </w:p>
          <w:p w14:paraId="218F0B1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Affidavit of M G Qureishi</w:t>
            </w:r>
          </w:p>
          <w:p w14:paraId="07A8BB9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Annextures</w:t>
            </w:r>
          </w:p>
          <w:p w14:paraId="6F3026C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Affidavit of M G Qureishi</w:t>
            </w:r>
          </w:p>
          <w:p w14:paraId="254B90B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Annextures</w:t>
            </w:r>
          </w:p>
          <w:p w14:paraId="5EFC2ED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appointment of Advocates</w:t>
            </w:r>
          </w:p>
          <w:p w14:paraId="0B9F122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Summons to Enter Appearance</w:t>
            </w:r>
          </w:p>
          <w:p w14:paraId="708846A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Grounds of objection</w:t>
            </w:r>
          </w:p>
          <w:p w14:paraId="370B180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Replying affidavit of Ayaz  Merali</w:t>
            </w:r>
          </w:p>
          <w:p w14:paraId="3FA5E0E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Annextures</w:t>
            </w:r>
          </w:p>
          <w:p w14:paraId="59B2746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Memorandum of Appearance</w:t>
            </w:r>
          </w:p>
          <w:p w14:paraId="2E2990B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Defence</w:t>
            </w:r>
          </w:p>
          <w:p w14:paraId="0BA2179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Change of Advocates</w:t>
            </w:r>
          </w:p>
          <w:p w14:paraId="646F1A5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Summons for Directions</w:t>
            </w:r>
          </w:p>
          <w:p w14:paraId="1553A2A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Statement of Issues</w:t>
            </w:r>
          </w:p>
          <w:p w14:paraId="4493A8F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Statement of issues</w:t>
            </w:r>
          </w:p>
          <w:p w14:paraId="6FC63D2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Ruling on Issues</w:t>
            </w:r>
          </w:p>
          <w:p w14:paraId="23252C8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Change of Advocates</w:t>
            </w:r>
          </w:p>
          <w:p w14:paraId="642A20C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list of documents</w:t>
            </w:r>
          </w:p>
          <w:p w14:paraId="3F37E45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to Produce</w:t>
            </w:r>
          </w:p>
          <w:p w14:paraId="5E40592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list of authourities</w:t>
            </w:r>
          </w:p>
          <w:p w14:paraId="65A88B0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list of documents</w:t>
            </w:r>
          </w:p>
          <w:p w14:paraId="0DE95F7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list of authorities</w:t>
            </w:r>
          </w:p>
          <w:p w14:paraId="4CFEF66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amended list of authourities</w:t>
            </w:r>
          </w:p>
          <w:p w14:paraId="6C3F6F0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written submissions</w:t>
            </w:r>
          </w:p>
          <w:p w14:paraId="589481A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written submissions</w:t>
            </w:r>
          </w:p>
          <w:p w14:paraId="543E5FB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reply to defendants submissions</w:t>
            </w:r>
          </w:p>
          <w:p w14:paraId="77EA17D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Proceedings and exhibits</w:t>
            </w:r>
          </w:p>
          <w:p w14:paraId="6AA072D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Judgement</w:t>
            </w:r>
          </w:p>
          <w:p w14:paraId="2862415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Decree </w:t>
            </w:r>
          </w:p>
          <w:p w14:paraId="5C71E9B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Appeal</w:t>
            </w:r>
          </w:p>
          <w:p w14:paraId="1920116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Letter requesting for proceedings</w:t>
            </w:r>
          </w:p>
          <w:p w14:paraId="7E47B8C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Address for service</w:t>
            </w:r>
          </w:p>
          <w:p w14:paraId="2087FAB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Plaintiff’s Notice of appeal</w:t>
            </w:r>
          </w:p>
          <w:p w14:paraId="1BAA0B4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Notice of address for service</w:t>
            </w:r>
          </w:p>
          <w:p w14:paraId="657FA9F6"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Miscellaneous correspondence</w:t>
            </w:r>
          </w:p>
          <w:p w14:paraId="6DA8364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Certificate of delay</w:t>
            </w:r>
          </w:p>
        </w:tc>
        <w:tc>
          <w:tcPr>
            <w:tcW w:w="2239" w:type="dxa"/>
          </w:tcPr>
          <w:p w14:paraId="693741E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6.9.2001</w:t>
            </w:r>
          </w:p>
          <w:p w14:paraId="07E8C59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24.6.1997</w:t>
            </w:r>
          </w:p>
          <w:p w14:paraId="07F0F6F1"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24.6.1997</w:t>
            </w:r>
          </w:p>
          <w:p w14:paraId="423E412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24.6.1997</w:t>
            </w:r>
          </w:p>
          <w:p w14:paraId="695691EA"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928BDE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21.7.1997</w:t>
            </w:r>
          </w:p>
          <w:p w14:paraId="6B0A6FCE"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A701BB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28.7.1997</w:t>
            </w:r>
          </w:p>
          <w:p w14:paraId="09E3E1EC"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25.6.1997</w:t>
            </w:r>
          </w:p>
          <w:p w14:paraId="065ED52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28.7.1997</w:t>
            </w:r>
          </w:p>
          <w:p w14:paraId="7F25134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11.8.1997</w:t>
            </w:r>
          </w:p>
          <w:p w14:paraId="4C60CB1B"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85C95A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31.7.1997</w:t>
            </w:r>
          </w:p>
          <w:p w14:paraId="52E65FD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13.8.1997</w:t>
            </w:r>
          </w:p>
          <w:p w14:paraId="6AF7A71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13.1.1998</w:t>
            </w:r>
          </w:p>
          <w:p w14:paraId="39D17A4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26.5.1998</w:t>
            </w:r>
          </w:p>
          <w:p w14:paraId="344D426C"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12FA0566"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16.9.1998</w:t>
            </w:r>
          </w:p>
          <w:p w14:paraId="1CADDD91"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5519D06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15.6.1999</w:t>
            </w:r>
          </w:p>
          <w:p w14:paraId="5A5CD941"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26.11.1999</w:t>
            </w:r>
          </w:p>
          <w:p w14:paraId="37078AA6"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26.11.1999</w:t>
            </w:r>
          </w:p>
          <w:p w14:paraId="375EDBB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26.11.1999</w:t>
            </w:r>
          </w:p>
          <w:p w14:paraId="4D1F09E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30.11.1999</w:t>
            </w:r>
          </w:p>
          <w:p w14:paraId="3ACB3B9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24.2.2000</w:t>
            </w:r>
          </w:p>
          <w:p w14:paraId="21B98F1C"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66B3DFB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3.4.2000</w:t>
            </w:r>
          </w:p>
          <w:p w14:paraId="1D995DD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12.4.2000</w:t>
            </w:r>
          </w:p>
          <w:p w14:paraId="1FB116E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16.5.2000</w:t>
            </w:r>
          </w:p>
          <w:p w14:paraId="67C999E6"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C220CE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30.5.2000</w:t>
            </w:r>
          </w:p>
          <w:p w14:paraId="0155FFE5"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5B469EF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5.12.2000</w:t>
            </w:r>
          </w:p>
          <w:p w14:paraId="3F4DABCC"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7.9.2001</w:t>
            </w:r>
          </w:p>
          <w:p w14:paraId="21C4814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8.12.2000</w:t>
            </w:r>
          </w:p>
          <w:p w14:paraId="0AA08EA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7.12.2000</w:t>
            </w:r>
          </w:p>
          <w:p w14:paraId="4C8CB0C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18.12.2000</w:t>
            </w:r>
          </w:p>
          <w:p w14:paraId="4C66603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18.12.2000</w:t>
            </w:r>
          </w:p>
          <w:p w14:paraId="0E84FD7D"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1EFD550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8.1.2001</w:t>
            </w:r>
          </w:p>
          <w:p w14:paraId="77B4360C"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578A6D4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17.7.2001</w:t>
            </w:r>
          </w:p>
        </w:tc>
        <w:tc>
          <w:tcPr>
            <w:tcW w:w="2239" w:type="dxa"/>
          </w:tcPr>
          <w:p w14:paraId="748E636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1-3</w:t>
            </w:r>
          </w:p>
          <w:p w14:paraId="15884BE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4-11</w:t>
            </w:r>
          </w:p>
          <w:p w14:paraId="28D381C1"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12-13</w:t>
            </w:r>
          </w:p>
          <w:p w14:paraId="5525977D"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14- 20</w:t>
            </w:r>
          </w:p>
          <w:p w14:paraId="1E31701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21- 43</w:t>
            </w:r>
          </w:p>
          <w:p w14:paraId="69A6592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44-47</w:t>
            </w:r>
          </w:p>
          <w:p w14:paraId="2DB81B5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48- 51</w:t>
            </w:r>
          </w:p>
          <w:p w14:paraId="0AFDCC7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52- 53</w:t>
            </w:r>
          </w:p>
          <w:p w14:paraId="45990436"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54</w:t>
            </w:r>
          </w:p>
          <w:p w14:paraId="1A435A7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55- 58</w:t>
            </w:r>
          </w:p>
          <w:p w14:paraId="24F17E3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59- 73</w:t>
            </w:r>
          </w:p>
          <w:p w14:paraId="5F82C8C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74- 134</w:t>
            </w:r>
          </w:p>
          <w:p w14:paraId="375E911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135</w:t>
            </w:r>
          </w:p>
          <w:p w14:paraId="41F08AF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136- 147</w:t>
            </w:r>
          </w:p>
          <w:p w14:paraId="44106313"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148- 149</w:t>
            </w:r>
          </w:p>
          <w:p w14:paraId="43B5A9F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150- 151</w:t>
            </w:r>
          </w:p>
          <w:p w14:paraId="2B464F4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152- 155</w:t>
            </w:r>
          </w:p>
          <w:p w14:paraId="435D56B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156- 159</w:t>
            </w:r>
          </w:p>
          <w:p w14:paraId="6ED4ECE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160- 162</w:t>
            </w:r>
          </w:p>
          <w:p w14:paraId="7991DAE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163</w:t>
            </w:r>
          </w:p>
          <w:p w14:paraId="6B886AC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164- 166</w:t>
            </w:r>
          </w:p>
          <w:p w14:paraId="6B74FC1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167</w:t>
            </w:r>
          </w:p>
          <w:p w14:paraId="01F7767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168</w:t>
            </w:r>
          </w:p>
          <w:p w14:paraId="0D89708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169- 170</w:t>
            </w:r>
          </w:p>
          <w:p w14:paraId="6CAFB49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171- 172</w:t>
            </w:r>
          </w:p>
          <w:p w14:paraId="2BAF7D11"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65DACDA"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173- 174</w:t>
            </w:r>
          </w:p>
          <w:p w14:paraId="52BCD91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175- 182</w:t>
            </w:r>
          </w:p>
          <w:p w14:paraId="31E16CE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183- 192</w:t>
            </w:r>
          </w:p>
          <w:p w14:paraId="301A8A38"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5354CB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193- 195</w:t>
            </w:r>
          </w:p>
          <w:p w14:paraId="68CC5E5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196- 267</w:t>
            </w:r>
          </w:p>
          <w:p w14:paraId="034D393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268- 279</w:t>
            </w:r>
          </w:p>
          <w:p w14:paraId="44985FCD"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280- 281</w:t>
            </w:r>
          </w:p>
          <w:p w14:paraId="24A0022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282- 283</w:t>
            </w:r>
          </w:p>
          <w:p w14:paraId="297EA7D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284</w:t>
            </w:r>
          </w:p>
          <w:p w14:paraId="7AF9ECF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285</w:t>
            </w:r>
          </w:p>
          <w:p w14:paraId="6104EEB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286-287</w:t>
            </w:r>
          </w:p>
          <w:p w14:paraId="1545B4E0"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2E38AE2C"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288- 289</w:t>
            </w:r>
          </w:p>
          <w:p w14:paraId="4F7E9BA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290- 294</w:t>
            </w:r>
          </w:p>
          <w:p w14:paraId="47277046"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295- 296</w:t>
            </w:r>
          </w:p>
        </w:tc>
      </w:tr>
    </w:tbl>
    <w:p w14:paraId="776199DF"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7658ED2E" w14:textId="77777777" w:rsidR="00C44265" w:rsidRPr="00C44265" w:rsidRDefault="00C44265" w:rsidP="00664A0A">
      <w:pPr>
        <w:keepNext/>
        <w:numPr>
          <w:ilvl w:val="0"/>
          <w:numId w:val="32"/>
        </w:numPr>
        <w:tabs>
          <w:tab w:val="num" w:pos="360"/>
        </w:tabs>
        <w:spacing w:after="0" w:line="240" w:lineRule="auto"/>
        <w:outlineLvl w:val="2"/>
        <w:rPr>
          <w:rFonts w:ascii="Calibri" w:eastAsia="Times New Roman" w:hAnsi="Calibri" w:cs="Times New Roman"/>
          <w:sz w:val="28"/>
          <w:szCs w:val="28"/>
        </w:rPr>
      </w:pPr>
      <w:r w:rsidRPr="00C44265">
        <w:rPr>
          <w:rFonts w:ascii="Calibri" w:eastAsia="Times New Roman" w:hAnsi="Calibri" w:cs="Times New Roman"/>
          <w:b/>
          <w:sz w:val="28"/>
          <w:szCs w:val="28"/>
          <w:u w:val="single"/>
        </w:rPr>
        <w:br w:type="page"/>
      </w:r>
    </w:p>
    <w:p w14:paraId="4C8FF093" w14:textId="77777777" w:rsidR="00C44265" w:rsidRPr="00C44265" w:rsidRDefault="00C44265" w:rsidP="00C44265">
      <w:pPr>
        <w:spacing w:after="0" w:line="360" w:lineRule="auto"/>
        <w:rPr>
          <w:rFonts w:ascii="Calibri" w:eastAsia="Times New Roman" w:hAnsi="Calibri" w:cs="Times New Roman"/>
          <w:sz w:val="28"/>
          <w:szCs w:val="28"/>
          <w:lang w:val="en-GB"/>
        </w:rPr>
      </w:pPr>
    </w:p>
    <w:p w14:paraId="490D22C6" w14:textId="77777777" w:rsidR="00C44265" w:rsidRPr="00C44265" w:rsidRDefault="00C44265" w:rsidP="00C44265">
      <w:pPr>
        <w:spacing w:after="0" w:line="240" w:lineRule="auto"/>
        <w:ind w:left="288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lang w:val="en-GB"/>
        </w:rPr>
        <w:t>REPUBLIC OF KENYA</w:t>
      </w:r>
      <w:r w:rsidRPr="00C44265">
        <w:rPr>
          <w:rFonts w:ascii="Calibri" w:eastAsia="Times New Roman" w:hAnsi="Calibri" w:cs="Times New Roman"/>
          <w:b/>
          <w:sz w:val="28"/>
          <w:szCs w:val="28"/>
          <w:u w:val="single"/>
          <w:lang w:val="en-GB"/>
        </w:rPr>
        <w:cr/>
      </w:r>
    </w:p>
    <w:p w14:paraId="17FBEAF0"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14:paraId="3670A6F8"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p>
    <w:p w14:paraId="1AC25143" w14:textId="77777777"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14:paraId="2BB430A9"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3ABB9B83"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4A49BB71"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14:paraId="09A8C980"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2B46F91C"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14:paraId="5CCF7732"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E1C92B5"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14:paraId="4934DF8D"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0C710E1A"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14:paraId="6836A1CE" w14:textId="77777777" w:rsidR="00C44265" w:rsidRPr="00C44265" w:rsidRDefault="00C44265" w:rsidP="00C44265">
      <w:pPr>
        <w:spacing w:after="0" w:line="240" w:lineRule="auto"/>
        <w:rPr>
          <w:rFonts w:ascii="Calibri" w:eastAsia="Times New Roman" w:hAnsi="Calibri" w:cs="Times New Roman"/>
          <w:b/>
          <w:sz w:val="28"/>
          <w:szCs w:val="28"/>
        </w:rPr>
      </w:pPr>
    </w:p>
    <w:p w14:paraId="12EA5C0B"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 (the Honourable Justice K Mulwa)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Court Civil Case No. 1557 of 1997.</w:t>
      </w:r>
    </w:p>
    <w:p w14:paraId="43D9BD4E"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134032BA"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14:paraId="20E6D7CC"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52F178DC"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14:paraId="14B68244"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38B02539"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14:paraId="5890D03A"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14:paraId="469116B7" w14:textId="77777777"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14:paraId="4721358F"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601088F0" w14:textId="77777777"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14:paraId="75623ECB" w14:textId="77777777" w:rsidR="00C44265" w:rsidRPr="00C44265" w:rsidRDefault="00C44265" w:rsidP="00C44265">
      <w:pPr>
        <w:spacing w:after="0" w:line="240" w:lineRule="auto"/>
        <w:rPr>
          <w:rFonts w:ascii="Calibri" w:eastAsia="Times New Roman" w:hAnsi="Calibri" w:cs="Times New Roman"/>
          <w:b/>
          <w:sz w:val="28"/>
          <w:szCs w:val="28"/>
          <w:u w:val="single"/>
        </w:rPr>
      </w:pPr>
    </w:p>
    <w:p w14:paraId="550FE941" w14:textId="77777777" w:rsidR="00C44265" w:rsidRPr="00C44265" w:rsidRDefault="00C44265" w:rsidP="00664A0A">
      <w:pPr>
        <w:keepNext/>
        <w:numPr>
          <w:ilvl w:val="0"/>
          <w:numId w:val="32"/>
        </w:numPr>
        <w:tabs>
          <w:tab w:val="num" w:pos="360"/>
        </w:tabs>
        <w:spacing w:after="0" w:line="240" w:lineRule="auto"/>
        <w:jc w:val="center"/>
        <w:outlineLvl w:val="0"/>
        <w:rPr>
          <w:rFonts w:ascii="Calibri" w:eastAsia="Times New Roman" w:hAnsi="Calibri" w:cs="Times New Roman"/>
          <w:b/>
          <w:sz w:val="28"/>
          <w:szCs w:val="28"/>
          <w:u w:val="single"/>
          <w:lang w:val="en-GB"/>
        </w:rPr>
      </w:pPr>
    </w:p>
    <w:p w14:paraId="5E745806" w14:textId="77777777" w:rsidR="00C44265" w:rsidRPr="00C44265" w:rsidRDefault="00C44265" w:rsidP="00664A0A">
      <w:pPr>
        <w:keepNext/>
        <w:numPr>
          <w:ilvl w:val="0"/>
          <w:numId w:val="32"/>
        </w:numPr>
        <w:tabs>
          <w:tab w:val="num" w:pos="360"/>
        </w:tabs>
        <w:spacing w:after="0" w:line="240" w:lineRule="auto"/>
        <w:jc w:val="center"/>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MEMORANDUM OF APPEAL</w:t>
      </w:r>
    </w:p>
    <w:p w14:paraId="3061D039" w14:textId="77777777" w:rsidR="00C44265" w:rsidRPr="00C44265" w:rsidRDefault="00C44265" w:rsidP="00C44265">
      <w:pPr>
        <w:spacing w:after="0" w:line="360" w:lineRule="auto"/>
        <w:rPr>
          <w:rFonts w:ascii="Calibri" w:eastAsia="Times New Roman" w:hAnsi="Calibri" w:cs="Times New Roman"/>
          <w:b/>
          <w:sz w:val="28"/>
          <w:szCs w:val="28"/>
          <w:u w:val="single"/>
          <w:lang w:val="en-GB"/>
        </w:rPr>
      </w:pPr>
    </w:p>
    <w:p w14:paraId="337DDFB8" w14:textId="77777777" w:rsidR="00C44265" w:rsidRPr="00C44265" w:rsidRDefault="00C44265" w:rsidP="00C44265">
      <w:pPr>
        <w:spacing w:after="0" w:line="36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The Appellant, </w:t>
      </w:r>
      <w:r w:rsidRPr="00C44265">
        <w:rPr>
          <w:rFonts w:ascii="Calibri" w:eastAsia="Times New Roman" w:hAnsi="Calibri" w:cs="Times New Roman"/>
          <w:b/>
          <w:sz w:val="28"/>
          <w:szCs w:val="28"/>
          <w:u w:val="single"/>
          <w:lang w:val="en-GB"/>
        </w:rPr>
        <w:t>MOUNT BANK LIMITED</w:t>
      </w:r>
      <w:r w:rsidRPr="00C44265">
        <w:rPr>
          <w:rFonts w:ascii="Calibri" w:eastAsia="Times New Roman" w:hAnsi="Calibri" w:cs="Times New Roman"/>
          <w:sz w:val="28"/>
          <w:szCs w:val="28"/>
          <w:lang w:val="en-GB"/>
        </w:rPr>
        <w:t>, being dissatisfied with the judgement delivered by the Honourable Mr. Justice Kasanga Mulwa on 5</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December 2000 </w:t>
      </w:r>
      <w:r w:rsidRPr="00C44265">
        <w:rPr>
          <w:rFonts w:ascii="Calibri" w:eastAsia="Times New Roman" w:hAnsi="Calibri" w:cs="Times New Roman"/>
          <w:sz w:val="28"/>
          <w:szCs w:val="28"/>
          <w:lang w:val="en-GB"/>
        </w:rPr>
        <w:lastRenderedPageBreak/>
        <w:t>hereby appeals to the Court of Appeal against the whole of the said judgement on the following grounds:-</w:t>
      </w:r>
    </w:p>
    <w:p w14:paraId="7EFC547B"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141ED31"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law and fact by finding that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was terminated whereas the said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had resigned from his position.</w:t>
      </w:r>
    </w:p>
    <w:p w14:paraId="49354A0A"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1C664849"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finding that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was receiving a sum of K Shs. 200,000 as unofficial salary whereas no evidence had been adduced to that effect.</w:t>
      </w:r>
    </w:p>
    <w:p w14:paraId="1AEFEC84"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1514F2F"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27577FA3"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awarding special damages which had not been specifically proved as is required by law.</w:t>
      </w:r>
    </w:p>
    <w:p w14:paraId="62C86795"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D3A9C87"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law and in fact by finding 36 months as reasonable period of notice for the termination of an employment contract.</w:t>
      </w:r>
    </w:p>
    <w:p w14:paraId="0C93BDAA"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1ADFD556"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misdirected himself and based his finding on reasonable notice on wrong considerations.</w:t>
      </w:r>
    </w:p>
    <w:p w14:paraId="18080F06"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835174D"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failed to consider the fact that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had failed to prove that he had mitigated his loss as is required in the particular circumstances of this case.</w:t>
      </w:r>
    </w:p>
    <w:p w14:paraId="77CB8856"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563A4141"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fact by failing to take into account and to consider the evidence adduced on behalf of the Appellant.</w:t>
      </w:r>
    </w:p>
    <w:p w14:paraId="13E637C1"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1F59220"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failed to appreciate the submissions of the Learned Counsel for the Appellant by finding in favour of the Respondent herein.</w:t>
      </w:r>
    </w:p>
    <w:p w14:paraId="44F39324"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4F60AACA"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law and fact by failing to award the Appellant herein the costs of defending the suit against the 2</w:t>
      </w:r>
      <w:r w:rsidRPr="00C44265">
        <w:rPr>
          <w:rFonts w:ascii="Calibri" w:eastAsia="Times New Roman" w:hAnsi="Calibri" w:cs="Times New Roman"/>
          <w:sz w:val="28"/>
          <w:szCs w:val="28"/>
          <w:vertAlign w:val="superscript"/>
          <w:lang w:val="en-GB"/>
        </w:rPr>
        <w:t>nd</w:t>
      </w:r>
      <w:r w:rsidRPr="00C44265">
        <w:rPr>
          <w:rFonts w:ascii="Calibri" w:eastAsia="Times New Roman" w:hAnsi="Calibri" w:cs="Times New Roman"/>
          <w:sz w:val="28"/>
          <w:szCs w:val="28"/>
          <w:lang w:val="en-GB"/>
        </w:rPr>
        <w:t xml:space="preserve"> Respondent.</w:t>
      </w:r>
    </w:p>
    <w:p w14:paraId="4A84E8A4"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67DDAC93" w14:textId="77777777"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In all the circumstances of the case, the findings of the learned Judge are insupportable in Law or on the basis of the evidence adduced.</w:t>
      </w:r>
    </w:p>
    <w:p w14:paraId="3E326ACE"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2F382DCA" w14:textId="77777777" w:rsidR="00C44265" w:rsidRPr="00C44265" w:rsidRDefault="00C44265" w:rsidP="00664A0A">
      <w:pPr>
        <w:keepNext/>
        <w:numPr>
          <w:ilvl w:val="0"/>
          <w:numId w:val="32"/>
        </w:numPr>
        <w:tabs>
          <w:tab w:val="num" w:pos="360"/>
        </w:tabs>
        <w:spacing w:after="0" w:line="240" w:lineRule="auto"/>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It is proposed to ask this Court for Orders that:-</w:t>
      </w:r>
    </w:p>
    <w:p w14:paraId="194166C4"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7D103282" w14:textId="77777777"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appeal be allowed.</w:t>
      </w:r>
    </w:p>
    <w:p w14:paraId="716EA61A"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CE71D78" w14:textId="77777777"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judgement in favour of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be set aside.</w:t>
      </w:r>
    </w:p>
    <w:p w14:paraId="09625F56"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1DF01872" w14:textId="77777777"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Order made by the Learned Judge in the Superior Court as to interest and costs be set aside.</w:t>
      </w:r>
    </w:p>
    <w:p w14:paraId="1EE69BB7"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FF08E34" w14:textId="77777777"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Appellant be awarded the costs of this Appeal and in the Superior Court.</w:t>
      </w:r>
    </w:p>
    <w:p w14:paraId="1A8C28C0"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0E0408A6"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 xml:space="preserve">DATED </w:t>
      </w:r>
      <w:r w:rsidRPr="00C44265">
        <w:rPr>
          <w:rFonts w:ascii="Calibri" w:eastAsia="Times New Roman" w:hAnsi="Calibri" w:cs="Times New Roman"/>
          <w:sz w:val="28"/>
          <w:szCs w:val="28"/>
          <w:lang w:val="en-GB"/>
        </w:rPr>
        <w:t>at Thika this            day of             2001.</w:t>
      </w:r>
    </w:p>
    <w:p w14:paraId="4BCC72F0"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7D624896" w14:textId="77777777" w:rsidR="00C44265" w:rsidRPr="00C44265" w:rsidRDefault="00C44265" w:rsidP="00C44265">
      <w:pPr>
        <w:keepNext/>
        <w:spacing w:after="0" w:line="240" w:lineRule="auto"/>
        <w:jc w:val="right"/>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 &amp; COMPANY</w:t>
      </w:r>
    </w:p>
    <w:p w14:paraId="3E8795CF" w14:textId="77777777"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ADVOCATES FOR THE APPELLANT</w:t>
      </w:r>
    </w:p>
    <w:p w14:paraId="728AEEA7"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56F26F4F"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2DA5003E"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To:</w:t>
      </w:r>
    </w:p>
    <w:p w14:paraId="2E071C7F"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61DD030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Honourable Judges</w:t>
      </w:r>
    </w:p>
    <w:p w14:paraId="76CA545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Of the Court of Appeal of Kenya at Thika.</w:t>
      </w:r>
    </w:p>
    <w:p w14:paraId="4B13B420"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4DF213F4"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DRAWN &amp; FILED BY:</w:t>
      </w:r>
    </w:p>
    <w:p w14:paraId="5AF459CC"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6B25BEFF"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&amp; Company</w:t>
      </w:r>
    </w:p>
    <w:p w14:paraId="221D3F5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14:paraId="5712B182"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Athu House</w:t>
      </w:r>
    </w:p>
    <w:p w14:paraId="0330B31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Athuetum Drive</w:t>
      </w:r>
    </w:p>
    <w:p w14:paraId="7E52BA7D"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 O Box xxxxx</w:t>
      </w:r>
    </w:p>
    <w:p w14:paraId="46C93E67"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Thika.</w:t>
      </w:r>
    </w:p>
    <w:p w14:paraId="316BE30A"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12F1C682"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TO BE SERVED UPON:</w:t>
      </w:r>
    </w:p>
    <w:p w14:paraId="605934D4"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594C8D6B"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Sobhag Shah &amp; V Goswami</w:t>
      </w:r>
    </w:p>
    <w:p w14:paraId="68DA2AFE"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14:paraId="14B04C69"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Floor, Eagle House</w:t>
      </w:r>
    </w:p>
    <w:p w14:paraId="4A700E7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Kimathi Street</w:t>
      </w:r>
    </w:p>
    <w:p w14:paraId="47E7DF85"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 O Box 45845</w:t>
      </w:r>
    </w:p>
    <w:p w14:paraId="2576C790"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Thika.</w:t>
      </w:r>
    </w:p>
    <w:p w14:paraId="58D29569"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21BABC88"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 xml:space="preserve">LODGED </w:t>
      </w:r>
      <w:r w:rsidRPr="00C44265">
        <w:rPr>
          <w:rFonts w:ascii="Calibri" w:eastAsia="Times New Roman" w:hAnsi="Calibri" w:cs="Times New Roman"/>
          <w:sz w:val="28"/>
          <w:szCs w:val="28"/>
          <w:lang w:val="en-GB"/>
        </w:rPr>
        <w:t xml:space="preserve"> in the Registry at Thika this           day of                2001.</w:t>
      </w:r>
    </w:p>
    <w:p w14:paraId="13DF69A7"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7CE4E0A4"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738ADD86"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16157E4" w14:textId="77777777" w:rsidR="00C44265" w:rsidRPr="00C44265" w:rsidRDefault="00C44265" w:rsidP="00C44265">
      <w:pPr>
        <w:keepNext/>
        <w:spacing w:after="0" w:line="240" w:lineRule="auto"/>
        <w:jc w:val="center"/>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DEPUTY REGISTRAR</w:t>
      </w:r>
    </w:p>
    <w:p w14:paraId="7E758331" w14:textId="77777777" w:rsidR="00C44265" w:rsidRPr="00C44265" w:rsidRDefault="00C44265" w:rsidP="00664A0A">
      <w:pPr>
        <w:keepNext/>
        <w:numPr>
          <w:ilvl w:val="0"/>
          <w:numId w:val="32"/>
        </w:numPr>
        <w:tabs>
          <w:tab w:val="num" w:pos="360"/>
        </w:tabs>
        <w:spacing w:after="0" w:line="240" w:lineRule="auto"/>
        <w:jc w:val="center"/>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COURT OF APPEAL</w:t>
      </w:r>
    </w:p>
    <w:p w14:paraId="7D36E5EF" w14:textId="77777777" w:rsidR="00C44265" w:rsidRPr="00C44265" w:rsidRDefault="00C44265" w:rsidP="00C44265">
      <w:pPr>
        <w:spacing w:after="0" w:line="240" w:lineRule="auto"/>
        <w:rPr>
          <w:rFonts w:ascii="Calibri" w:eastAsia="Times New Roman" w:hAnsi="Calibri" w:cs="Times New Roman"/>
          <w:sz w:val="28"/>
          <w:szCs w:val="28"/>
          <w:lang w:val="en-GB"/>
        </w:rPr>
      </w:pPr>
    </w:p>
    <w:p w14:paraId="3E1FFAD5" w14:textId="77777777" w:rsidR="00C44265" w:rsidRPr="00C44265" w:rsidRDefault="00C44265" w:rsidP="00C44265">
      <w:pPr>
        <w:spacing w:after="0" w:line="240" w:lineRule="auto"/>
        <w:rPr>
          <w:rFonts w:ascii="Calibri" w:eastAsia="Times New Roman" w:hAnsi="Calibri" w:cs="Times New Roman"/>
          <w:b/>
          <w:sz w:val="28"/>
          <w:szCs w:val="28"/>
          <w:u w:val="single"/>
          <w:lang w:val="en-GB"/>
        </w:rPr>
      </w:pPr>
    </w:p>
    <w:p w14:paraId="6BE6A4B4" w14:textId="77777777"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 </w:t>
      </w:r>
      <w:r w:rsidRPr="00C44265">
        <w:rPr>
          <w:rFonts w:ascii="Calibri" w:eastAsia="Times New Roman" w:hAnsi="Calibri" w:cs="Times New Roman"/>
          <w:b/>
          <w:sz w:val="28"/>
          <w:szCs w:val="28"/>
          <w:u w:val="single"/>
          <w:lang w:val="en-GB"/>
        </w:rPr>
        <w:t xml:space="preserve"> </w:t>
      </w:r>
      <w:r w:rsidRPr="00C44265">
        <w:rPr>
          <w:rFonts w:ascii="Calibri" w:eastAsia="Times New Roman" w:hAnsi="Calibri" w:cs="Times New Roman"/>
          <w:sz w:val="28"/>
          <w:szCs w:val="28"/>
          <w:lang w:val="en-GB"/>
        </w:rPr>
        <w:t xml:space="preserve">         </w:t>
      </w:r>
    </w:p>
    <w:p w14:paraId="0A4979BE" w14:textId="77777777" w:rsidR="00623C6F" w:rsidRPr="00623C6F" w:rsidRDefault="00623C6F" w:rsidP="00623C6F">
      <w:pPr>
        <w:spacing w:after="0" w:line="360" w:lineRule="auto"/>
        <w:jc w:val="center"/>
        <w:rPr>
          <w:rFonts w:ascii="Times New Roman" w:eastAsia="Calibri" w:hAnsi="Times New Roman" w:cs="Times New Roman"/>
          <w:b/>
          <w:sz w:val="24"/>
          <w:u w:val="single"/>
        </w:rPr>
      </w:pPr>
      <w:r w:rsidRPr="00623C6F">
        <w:rPr>
          <w:rFonts w:ascii="Times New Roman" w:eastAsia="Calibri" w:hAnsi="Times New Roman" w:cs="Times New Roman"/>
          <w:b/>
          <w:sz w:val="24"/>
          <w:u w:val="single"/>
        </w:rPr>
        <w:t>REPUBLIC OF KENYA</w:t>
      </w:r>
    </w:p>
    <w:p w14:paraId="3FD01450" w14:textId="77777777" w:rsidR="00623C6F" w:rsidRPr="00623C6F" w:rsidRDefault="00623C6F" w:rsidP="00623C6F">
      <w:pPr>
        <w:spacing w:after="0" w:line="360" w:lineRule="auto"/>
        <w:jc w:val="center"/>
        <w:rPr>
          <w:rFonts w:ascii="Times New Roman" w:eastAsia="Calibri" w:hAnsi="Times New Roman" w:cs="Times New Roman"/>
          <w:b/>
          <w:sz w:val="24"/>
          <w:u w:val="single"/>
        </w:rPr>
      </w:pPr>
      <w:r w:rsidRPr="00623C6F">
        <w:rPr>
          <w:rFonts w:ascii="Times New Roman" w:eastAsia="Calibri" w:hAnsi="Times New Roman" w:cs="Times New Roman"/>
          <w:b/>
          <w:sz w:val="24"/>
          <w:u w:val="single"/>
        </w:rPr>
        <w:t>POWER OF ATTORNEY</w:t>
      </w:r>
    </w:p>
    <w:p w14:paraId="2CA813EF" w14:textId="77777777"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 xml:space="preserve">I, </w:t>
      </w:r>
      <w:r w:rsidR="00BA206F">
        <w:rPr>
          <w:rFonts w:ascii="Times New Roman" w:eastAsia="Calibri" w:hAnsi="Times New Roman" w:cs="Times New Roman"/>
          <w:b/>
          <w:bCs/>
          <w:sz w:val="24"/>
        </w:rPr>
        <w:t>OTOYO MARACH</w:t>
      </w:r>
      <w:r w:rsidRPr="00623C6F">
        <w:rPr>
          <w:rFonts w:ascii="Times New Roman" w:eastAsia="Calibri" w:hAnsi="Times New Roman" w:cs="Times New Roman"/>
          <w:sz w:val="24"/>
        </w:rPr>
        <w:t xml:space="preserve"> of Post Office Box Number </w:t>
      </w:r>
      <w:r w:rsidRPr="00623C6F">
        <w:rPr>
          <w:rFonts w:ascii="Times New Roman" w:eastAsia="Calibri" w:hAnsi="Times New Roman" w:cs="Times New Roman"/>
          <w:b/>
          <w:sz w:val="24"/>
        </w:rPr>
        <w:t>4040-40100</w:t>
      </w:r>
      <w:r w:rsidRPr="00623C6F">
        <w:rPr>
          <w:rFonts w:ascii="Times New Roman" w:eastAsia="Calibri" w:hAnsi="Times New Roman" w:cs="Times New Roman"/>
          <w:sz w:val="24"/>
        </w:rPr>
        <w:t xml:space="preserve"> Nairobi, Kenya </w:t>
      </w:r>
      <w:r w:rsidRPr="00623C6F">
        <w:rPr>
          <w:rFonts w:ascii="Times New Roman" w:eastAsia="Calibri" w:hAnsi="Times New Roman" w:cs="Times New Roman"/>
          <w:b/>
          <w:sz w:val="24"/>
          <w:u w:val="single"/>
        </w:rPr>
        <w:t>HEREBY APPOINT</w:t>
      </w:r>
      <w:r w:rsidRPr="00623C6F">
        <w:rPr>
          <w:rFonts w:ascii="Times New Roman" w:eastAsia="Calibri" w:hAnsi="Times New Roman" w:cs="Times New Roman"/>
          <w:sz w:val="24"/>
        </w:rPr>
        <w:t xml:space="preserve"> my sister </w:t>
      </w:r>
      <w:r w:rsidR="00BA206F">
        <w:rPr>
          <w:rFonts w:ascii="Times New Roman" w:eastAsia="Calibri" w:hAnsi="Times New Roman" w:cs="Times New Roman"/>
          <w:b/>
          <w:bCs/>
          <w:sz w:val="24"/>
          <w:u w:val="single"/>
        </w:rPr>
        <w:t>JABER NYARWEGI</w:t>
      </w:r>
      <w:r w:rsidRPr="00623C6F">
        <w:rPr>
          <w:rFonts w:ascii="Times New Roman" w:eastAsia="Calibri" w:hAnsi="Times New Roman" w:cs="Times New Roman"/>
          <w:b/>
          <w:bCs/>
          <w:sz w:val="24"/>
          <w:u w:val="single"/>
        </w:rPr>
        <w:t xml:space="preserve"> </w:t>
      </w:r>
      <w:r w:rsidRPr="00623C6F">
        <w:rPr>
          <w:rFonts w:ascii="Times New Roman" w:eastAsia="Calibri" w:hAnsi="Times New Roman" w:cs="Times New Roman"/>
          <w:sz w:val="24"/>
        </w:rPr>
        <w:t xml:space="preserve">of Post Office Box Number </w:t>
      </w:r>
      <w:r w:rsidRPr="00623C6F">
        <w:rPr>
          <w:rFonts w:ascii="Times New Roman" w:eastAsia="Calibri" w:hAnsi="Times New Roman" w:cs="Times New Roman"/>
          <w:b/>
          <w:sz w:val="24"/>
        </w:rPr>
        <w:t>4040-40100</w:t>
      </w:r>
      <w:r w:rsidRPr="00623C6F">
        <w:rPr>
          <w:rFonts w:ascii="Times New Roman" w:eastAsia="Calibri" w:hAnsi="Times New Roman" w:cs="Times New Roman"/>
          <w:sz w:val="24"/>
        </w:rPr>
        <w:t xml:space="preserve"> Nairobi, Kenya </w:t>
      </w:r>
      <w:r w:rsidRPr="00623C6F">
        <w:rPr>
          <w:rFonts w:ascii="Times New Roman" w:eastAsia="Calibri" w:hAnsi="Times New Roman" w:cs="Times New Roman"/>
          <w:b/>
          <w:sz w:val="24"/>
          <w:u w:val="single"/>
        </w:rPr>
        <w:t>AS</w:t>
      </w:r>
      <w:r w:rsidRPr="00623C6F">
        <w:rPr>
          <w:rFonts w:ascii="Times New Roman" w:eastAsia="Calibri" w:hAnsi="Times New Roman" w:cs="Times New Roman"/>
          <w:sz w:val="24"/>
        </w:rPr>
        <w:t xml:space="preserve"> </w:t>
      </w:r>
      <w:r w:rsidRPr="00623C6F">
        <w:rPr>
          <w:rFonts w:ascii="Times New Roman" w:eastAsia="Calibri" w:hAnsi="Times New Roman" w:cs="Times New Roman"/>
          <w:b/>
          <w:sz w:val="24"/>
          <w:u w:val="single"/>
        </w:rPr>
        <w:t>MY TRUE AND LAWFUL ATTORNEY</w:t>
      </w:r>
      <w:r w:rsidRPr="00623C6F">
        <w:rPr>
          <w:rFonts w:ascii="Times New Roman" w:eastAsia="Calibri" w:hAnsi="Times New Roman" w:cs="Times New Roman"/>
          <w:sz w:val="24"/>
        </w:rPr>
        <w:t xml:space="preserve"> with authority to do all or any of the acts and things hereunder specified on my behalf in relation to our property known as </w:t>
      </w:r>
      <w:r w:rsidRPr="00623C6F">
        <w:rPr>
          <w:rFonts w:ascii="Times New Roman" w:eastAsia="Times New Roman" w:hAnsi="Times New Roman" w:cs="Times New Roman"/>
          <w:b/>
          <w:spacing w:val="-2"/>
          <w:sz w:val="24"/>
          <w:szCs w:val="24"/>
          <w:bdr w:val="none" w:sz="0" w:space="0" w:color="auto" w:frame="1"/>
        </w:rPr>
        <w:t>KAREN LR NO. 2344-12</w:t>
      </w:r>
      <w:r w:rsidRPr="00623C6F">
        <w:rPr>
          <w:rFonts w:ascii="Times New Roman" w:eastAsia="Calibri" w:hAnsi="Times New Roman" w:cs="Times New Roman"/>
          <w:sz w:val="24"/>
        </w:rPr>
        <w:t>L (hereinafter called “the Property”):</w:t>
      </w:r>
    </w:p>
    <w:p w14:paraId="47118D9E" w14:textId="77777777"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b/>
          <w:sz w:val="24"/>
          <w:u w:val="single"/>
        </w:rPr>
        <w:t>Authority</w:t>
      </w:r>
    </w:p>
    <w:p w14:paraId="0772BF6B" w14:textId="77777777"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The Attorney has authority in my name and on my behalf and on such terms and conditions as seen to her expedient to:</w:t>
      </w:r>
    </w:p>
    <w:p w14:paraId="58261741"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Attend and otherwise participate on my behalf and in my name (in so far as my signature attendance or participation would be requisite) all documents, correspondence, meetings and other activities relating to the property;</w:t>
      </w:r>
    </w:p>
    <w:p w14:paraId="4856F8F9"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sell all or any of my interest in the Property;</w:t>
      </w:r>
    </w:p>
    <w:p w14:paraId="4B9A3290"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demand and collect or receive and take all necessary steps to recover all rents and other sums owing to me in relation to the property;</w:t>
      </w:r>
    </w:p>
    <w:p w14:paraId="75928A70"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exercise and execute all powers which are now or shall hereafter be vested in or conferred on me as a lessee under any Act of Parliament in relation to the Property;</w:t>
      </w:r>
    </w:p>
    <w:p w14:paraId="11D5D982"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 xml:space="preserve">To represent me and to appear in my name and stead and on my behalf, before any Land Registry in Kenya and before any other official government or County officer or any </w:t>
      </w:r>
      <w:r w:rsidRPr="00623C6F">
        <w:rPr>
          <w:rFonts w:ascii="Times New Roman" w:eastAsia="Calibri" w:hAnsi="Times New Roman" w:cs="Times New Roman"/>
          <w:sz w:val="24"/>
        </w:rPr>
        <w:lastRenderedPageBreak/>
        <w:t>other administrative officers or before any other authority in all matters pertaining to or connected with the Property and to sign and execute all certificates documents contracts and declarations before such authorities or offices and to perform all actions and matters which may be required by law in connection with this power of attorney;</w:t>
      </w:r>
    </w:p>
    <w:p w14:paraId="54061C94"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enter and permit others to enter the Property;</w:t>
      </w:r>
    </w:p>
    <w:p w14:paraId="09833721"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exercise any right of re-entry or re-possession;</w:t>
      </w:r>
    </w:p>
    <w:p w14:paraId="09E6ACE8"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bring or defend continue or discontinue any legal proceedings;</w:t>
      </w:r>
    </w:p>
    <w:p w14:paraId="7183F16E"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For me, and in my name, to sign all such transfers and other instruments and to do all such act, matters and things as may be necessary or expedient for carrying out the powers hereby given;</w:t>
      </w:r>
    </w:p>
    <w:p w14:paraId="6DD20F28" w14:textId="77777777"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do all other things incidental to the above powers or which she thinks necessary or expedient in relation to the Property as fully and effectually as I could do them myself.</w:t>
      </w:r>
    </w:p>
    <w:p w14:paraId="2E9C57A9" w14:textId="77777777"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b/>
          <w:sz w:val="24"/>
        </w:rPr>
        <w:t>REVOCATION</w:t>
      </w:r>
    </w:p>
    <w:p w14:paraId="3EDBB80D" w14:textId="77777777"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I shall not revoke this Power of Attorney as long as I remain indebted in any manner to the Attorney.</w:t>
      </w:r>
    </w:p>
    <w:p w14:paraId="0E309368" w14:textId="77777777" w:rsidR="00623C6F" w:rsidRPr="00623C6F" w:rsidRDefault="00623C6F" w:rsidP="00623C6F">
      <w:pPr>
        <w:spacing w:after="0" w:line="360" w:lineRule="auto"/>
        <w:jc w:val="both"/>
        <w:rPr>
          <w:rFonts w:ascii="Times New Roman" w:eastAsia="Calibri" w:hAnsi="Times New Roman" w:cs="Times New Roman"/>
          <w:sz w:val="24"/>
        </w:rPr>
      </w:pPr>
    </w:p>
    <w:p w14:paraId="7893B799" w14:textId="77777777"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b/>
          <w:sz w:val="24"/>
        </w:rPr>
        <w:t xml:space="preserve">IN WITNESS </w:t>
      </w:r>
      <w:r w:rsidRPr="00623C6F">
        <w:rPr>
          <w:rFonts w:ascii="Times New Roman" w:eastAsia="Calibri" w:hAnsi="Times New Roman" w:cs="Times New Roman"/>
          <w:sz w:val="24"/>
        </w:rPr>
        <w:t>whereof I have hereunto set my hands and seal this</w:t>
      </w:r>
      <w:r w:rsidRPr="00623C6F">
        <w:rPr>
          <w:rFonts w:ascii="Times New Roman" w:eastAsia="Calibri" w:hAnsi="Times New Roman" w:cs="Times New Roman"/>
          <w:sz w:val="24"/>
          <w:u w:val="single"/>
        </w:rPr>
        <w:t xml:space="preserve">            </w:t>
      </w:r>
      <w:r w:rsidRPr="00623C6F">
        <w:rPr>
          <w:rFonts w:ascii="Times New Roman" w:eastAsia="Calibri" w:hAnsi="Times New Roman" w:cs="Times New Roman"/>
          <w:sz w:val="24"/>
        </w:rPr>
        <w:t>day of September, 2014.</w:t>
      </w:r>
    </w:p>
    <w:p w14:paraId="55F758F9" w14:textId="6335C4BD" w:rsidR="00623C6F" w:rsidRPr="00623C6F" w:rsidRDefault="00F51C76" w:rsidP="00623C6F">
      <w:pPr>
        <w:spacing w:after="0" w:line="360" w:lineRule="auto"/>
        <w:jc w:val="both"/>
        <w:rPr>
          <w:rFonts w:ascii="Times New Roman" w:eastAsia="Calibri" w:hAnsi="Times New Roman" w:cs="Times New Roman"/>
          <w:sz w:val="24"/>
        </w:rPr>
      </w:pPr>
      <w:r>
        <w:rPr>
          <w:rFonts w:ascii="Times New Roman" w:eastAsia="Calibri" w:hAnsi="Times New Roman" w:cs="Times New Roman"/>
          <w:noProof/>
          <w:sz w:val="24"/>
        </w:rPr>
        <mc:AlternateContent>
          <mc:Choice Requires="wps">
            <w:drawing>
              <wp:anchor distT="0" distB="0" distL="114300" distR="114300" simplePos="0" relativeHeight="251661312" behindDoc="0" locked="0" layoutInCell="1" allowOverlap="1" wp14:anchorId="0C7876EC" wp14:editId="33A88652">
                <wp:simplePos x="0" y="0"/>
                <wp:positionH relativeFrom="column">
                  <wp:posOffset>2910205</wp:posOffset>
                </wp:positionH>
                <wp:positionV relativeFrom="paragraph">
                  <wp:posOffset>126365</wp:posOffset>
                </wp:positionV>
                <wp:extent cx="207010" cy="1590675"/>
                <wp:effectExtent l="0" t="0" r="2540"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010" cy="1590675"/>
                        </a:xfrm>
                        <a:prstGeom prst="rightBrace">
                          <a:avLst>
                            <a:gd name="adj1" fmla="val 6403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E4BE2" id="AutoShape 2" o:spid="_x0000_s1026" type="#_x0000_t88" style="position:absolute;margin-left:229.15pt;margin-top:9.95pt;width:16.3pt;height:12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"/>
            </w:pict>
          </mc:Fallback>
        </mc:AlternateContent>
      </w:r>
    </w:p>
    <w:p w14:paraId="0D1D33FC" w14:textId="77777777"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b/>
          <w:sz w:val="24"/>
        </w:rPr>
        <w:t xml:space="preserve">SIGNED, SEALED </w:t>
      </w:r>
      <w:r w:rsidRPr="00623C6F">
        <w:rPr>
          <w:rFonts w:ascii="Times New Roman" w:eastAsia="Calibri" w:hAnsi="Times New Roman" w:cs="Times New Roman"/>
          <w:sz w:val="24"/>
        </w:rPr>
        <w:t xml:space="preserve">and </w:t>
      </w:r>
      <w:r w:rsidRPr="00623C6F">
        <w:rPr>
          <w:rFonts w:ascii="Times New Roman" w:eastAsia="Calibri" w:hAnsi="Times New Roman" w:cs="Times New Roman"/>
          <w:b/>
          <w:sz w:val="24"/>
        </w:rPr>
        <w:t>DELIVERED</w:t>
      </w:r>
    </w:p>
    <w:p w14:paraId="345FF0C3" w14:textId="77777777"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sz w:val="24"/>
        </w:rPr>
        <w:t xml:space="preserve">By the said </w:t>
      </w:r>
      <w:r w:rsidR="00BA206F">
        <w:rPr>
          <w:rFonts w:ascii="Times New Roman" w:eastAsia="Calibri" w:hAnsi="Times New Roman" w:cs="Times New Roman"/>
          <w:b/>
          <w:sz w:val="24"/>
        </w:rPr>
        <w:t>OTOYO MARACH</w:t>
      </w:r>
    </w:p>
    <w:p w14:paraId="5FA434BE" w14:textId="77777777" w:rsidR="00623C6F" w:rsidRPr="00623C6F" w:rsidRDefault="00623C6F" w:rsidP="00623C6F">
      <w:pPr>
        <w:tabs>
          <w:tab w:val="left" w:pos="5622"/>
        </w:tabs>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ab/>
        <w:t>_____________</w:t>
      </w:r>
    </w:p>
    <w:p w14:paraId="398836F0" w14:textId="77777777"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sz w:val="24"/>
        </w:rPr>
        <w:t xml:space="preserve">In the presence of </w:t>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b/>
          <w:sz w:val="24"/>
        </w:rPr>
        <w:t>DEPONENT</w:t>
      </w:r>
    </w:p>
    <w:p w14:paraId="39B06DD4" w14:textId="77777777" w:rsidR="00623C6F" w:rsidRPr="00623C6F" w:rsidRDefault="00623C6F" w:rsidP="00623C6F">
      <w:pPr>
        <w:spacing w:after="0" w:line="360" w:lineRule="auto"/>
        <w:jc w:val="both"/>
        <w:rPr>
          <w:rFonts w:ascii="Times New Roman" w:eastAsia="Calibri" w:hAnsi="Times New Roman" w:cs="Times New Roman"/>
          <w:sz w:val="24"/>
        </w:rPr>
      </w:pPr>
    </w:p>
    <w:p w14:paraId="40723349" w14:textId="77777777" w:rsidR="00623C6F" w:rsidRPr="00623C6F" w:rsidRDefault="00623C6F" w:rsidP="00623C6F">
      <w:pPr>
        <w:spacing w:after="0" w:line="360" w:lineRule="auto"/>
        <w:jc w:val="both"/>
        <w:rPr>
          <w:rFonts w:ascii="Times New Roman" w:eastAsia="Calibri" w:hAnsi="Times New Roman" w:cs="Times New Roman"/>
          <w:b/>
          <w:sz w:val="24"/>
          <w:u w:val="single"/>
        </w:rPr>
      </w:pPr>
    </w:p>
    <w:p w14:paraId="7826461E" w14:textId="77777777" w:rsidR="00623C6F" w:rsidRPr="00623C6F" w:rsidRDefault="00623C6F" w:rsidP="00623C6F">
      <w:pPr>
        <w:spacing w:after="0" w:line="360" w:lineRule="auto"/>
        <w:jc w:val="both"/>
        <w:rPr>
          <w:rFonts w:ascii="Times New Roman" w:eastAsia="Calibri" w:hAnsi="Times New Roman" w:cs="Times New Roman"/>
          <w:b/>
          <w:sz w:val="24"/>
          <w:u w:val="single"/>
        </w:rPr>
      </w:pPr>
      <w:r w:rsidRPr="00623C6F">
        <w:rPr>
          <w:rFonts w:ascii="Times New Roman" w:eastAsia="Calibri" w:hAnsi="Times New Roman" w:cs="Times New Roman"/>
          <w:b/>
          <w:sz w:val="24"/>
          <w:u w:val="single"/>
        </w:rPr>
        <w:t>COMMISSIONER FOR OATHS</w:t>
      </w:r>
    </w:p>
    <w:p w14:paraId="6F5CDB7D" w14:textId="77777777"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14:paraId="585D4E82" w14:textId="77777777"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14:paraId="0E99B40F" w14:textId="77777777"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14:paraId="399D6D54" w14:textId="77777777"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14:paraId="67780D19" w14:textId="77777777"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14:paraId="039B7345" w14:textId="77777777" w:rsidR="00623C6F" w:rsidRPr="00A660C4" w:rsidRDefault="00623C6F" w:rsidP="00623C6F">
      <w:pPr>
        <w:spacing w:after="0" w:line="360" w:lineRule="auto"/>
        <w:jc w:val="center"/>
        <w:rPr>
          <w:rFonts w:ascii="Times New Roman" w:eastAsia="Times New Roman" w:hAnsi="Times New Roman" w:cs="Times New Roman"/>
          <w:b/>
          <w:spacing w:val="-1"/>
          <w:sz w:val="24"/>
          <w:szCs w:val="24"/>
          <w:bdr w:val="none" w:sz="0" w:space="0" w:color="auto" w:frame="1"/>
        </w:rPr>
      </w:pPr>
      <w:r w:rsidRPr="00A660C4">
        <w:rPr>
          <w:rFonts w:ascii="Times New Roman" w:eastAsia="Times New Roman" w:hAnsi="Times New Roman" w:cs="Times New Roman"/>
          <w:b/>
          <w:spacing w:val="-1"/>
          <w:sz w:val="24"/>
          <w:szCs w:val="24"/>
          <w:bdr w:val="none" w:sz="0" w:space="0" w:color="auto" w:frame="1"/>
        </w:rPr>
        <w:lastRenderedPageBreak/>
        <w:t>SALE</w:t>
      </w:r>
      <w:r w:rsidR="00BA206F">
        <w:rPr>
          <w:rFonts w:ascii="Times New Roman" w:eastAsia="Times New Roman" w:hAnsi="Times New Roman" w:cs="Times New Roman"/>
          <w:b/>
          <w:spacing w:val="-1"/>
          <w:sz w:val="24"/>
          <w:szCs w:val="24"/>
          <w:bdr w:val="none" w:sz="0" w:space="0" w:color="auto" w:frame="1"/>
        </w:rPr>
        <w:t xml:space="preserve"> AGREEMENT</w:t>
      </w:r>
    </w:p>
    <w:p w14:paraId="7DA1C2DA" w14:textId="77777777" w:rsidR="00623C6F" w:rsidRPr="00A660C4" w:rsidRDefault="00623C6F" w:rsidP="00623C6F">
      <w:pPr>
        <w:spacing w:after="0" w:line="360" w:lineRule="auto"/>
        <w:jc w:val="both"/>
        <w:rPr>
          <w:rFonts w:ascii="Times New Roman" w:eastAsia="Times New Roman" w:hAnsi="Times New Roman" w:cs="Times New Roman"/>
          <w:spacing w:val="-1"/>
          <w:sz w:val="24"/>
          <w:szCs w:val="24"/>
          <w:bdr w:val="none" w:sz="0" w:space="0" w:color="auto" w:frame="1"/>
        </w:rPr>
      </w:pPr>
    </w:p>
    <w:p w14:paraId="41BD2C84"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z w:val="24"/>
          <w:szCs w:val="24"/>
          <w:bdr w:val="none" w:sz="0" w:space="0" w:color="auto" w:frame="1"/>
        </w:rPr>
        <w:t>THIS AGREEMENT made on the…………. day of September, 2014 between:</w:t>
      </w:r>
      <w:r w:rsidRPr="00A660C4">
        <w:rPr>
          <w:rFonts w:ascii="Times New Roman" w:eastAsia="Times New Roman" w:hAnsi="Times New Roman" w:cs="Times New Roman"/>
          <w:sz w:val="24"/>
          <w:szCs w:val="24"/>
        </w:rPr>
        <w:br/>
      </w:r>
      <w:r w:rsidR="00BA206F">
        <w:rPr>
          <w:rFonts w:ascii="Times New Roman" w:eastAsia="Times New Roman" w:hAnsi="Times New Roman" w:cs="Times New Roman"/>
          <w:b/>
          <w:sz w:val="24"/>
          <w:szCs w:val="24"/>
          <w:bdr w:val="none" w:sz="0" w:space="0" w:color="auto" w:frame="1"/>
        </w:rPr>
        <w:t>GOR MAHIA FUN  AND CHAMPION 2014</w:t>
      </w:r>
      <w:r w:rsidRPr="00A660C4">
        <w:rPr>
          <w:rFonts w:ascii="Times New Roman" w:eastAsia="Times New Roman" w:hAnsi="Times New Roman" w:cs="Times New Roman"/>
          <w:sz w:val="24"/>
          <w:szCs w:val="24"/>
          <w:bdr w:val="none" w:sz="0" w:space="0" w:color="auto" w:frame="1"/>
        </w:rPr>
        <w:t xml:space="preserve">  holders of Kenyan Identity Card Numbers </w:t>
      </w:r>
      <w:r w:rsidRPr="00A660C4">
        <w:rPr>
          <w:rFonts w:ascii="Times New Roman" w:eastAsia="Times New Roman" w:hAnsi="Times New Roman" w:cs="Times New Roman"/>
          <w:b/>
          <w:sz w:val="24"/>
          <w:szCs w:val="24"/>
          <w:bdr w:val="none" w:sz="0" w:space="0" w:color="auto" w:frame="1"/>
        </w:rPr>
        <w:t xml:space="preserve">33998877 </w:t>
      </w:r>
      <w:r w:rsidRPr="00A660C4">
        <w:rPr>
          <w:rFonts w:ascii="Times New Roman" w:eastAsia="Times New Roman" w:hAnsi="Times New Roman" w:cs="Times New Roman"/>
          <w:sz w:val="24"/>
          <w:szCs w:val="24"/>
          <w:bdr w:val="none" w:sz="0" w:space="0" w:color="auto" w:frame="1"/>
        </w:rPr>
        <w:t>and</w:t>
      </w:r>
      <w:r w:rsidRPr="00A660C4">
        <w:rPr>
          <w:rFonts w:ascii="Times New Roman" w:eastAsia="Times New Roman" w:hAnsi="Times New Roman" w:cs="Times New Roman"/>
          <w:b/>
          <w:sz w:val="24"/>
          <w:szCs w:val="24"/>
          <w:bdr w:val="none" w:sz="0" w:space="0" w:color="auto" w:frame="1"/>
        </w:rPr>
        <w:t xml:space="preserve"> 44332244</w:t>
      </w:r>
      <w:r w:rsidRPr="00A660C4">
        <w:rPr>
          <w:rFonts w:ascii="Times New Roman" w:eastAsia="Times New Roman" w:hAnsi="Times New Roman" w:cs="Times New Roman"/>
          <w:sz w:val="24"/>
          <w:szCs w:val="24"/>
          <w:bdr w:val="none" w:sz="0" w:space="0" w:color="auto" w:frame="1"/>
        </w:rPr>
        <w:t xml:space="preserve"> of  Post  office  Box  Number  </w:t>
      </w:r>
      <w:r>
        <w:rPr>
          <w:rFonts w:ascii="Times New Roman" w:eastAsia="Times New Roman" w:hAnsi="Times New Roman" w:cs="Times New Roman"/>
          <w:b/>
          <w:sz w:val="24"/>
          <w:szCs w:val="24"/>
          <w:bdr w:val="none" w:sz="0" w:space="0" w:color="auto" w:frame="1"/>
        </w:rPr>
        <w:t>4040-4</w:t>
      </w:r>
      <w:r w:rsidRPr="00A660C4">
        <w:rPr>
          <w:rFonts w:ascii="Times New Roman" w:eastAsia="Times New Roman" w:hAnsi="Times New Roman" w:cs="Times New Roman"/>
          <w:b/>
          <w:sz w:val="24"/>
          <w:szCs w:val="24"/>
          <w:bdr w:val="none" w:sz="0" w:space="0" w:color="auto" w:frame="1"/>
        </w:rPr>
        <w:t xml:space="preserve">0100 </w:t>
      </w:r>
      <w:r w:rsidRPr="00A660C4">
        <w:rPr>
          <w:rFonts w:ascii="Times New Roman" w:eastAsia="Times New Roman" w:hAnsi="Times New Roman" w:cs="Times New Roman"/>
          <w:sz w:val="24"/>
          <w:szCs w:val="24"/>
          <w:bdr w:val="none" w:sz="0" w:space="0" w:color="auto" w:frame="1"/>
        </w:rPr>
        <w:t>AND</w:t>
      </w:r>
      <w:r>
        <w:rPr>
          <w:rFonts w:ascii="Times New Roman" w:eastAsia="Times New Roman" w:hAnsi="Times New Roman" w:cs="Times New Roman"/>
          <w:b/>
          <w:sz w:val="24"/>
          <w:szCs w:val="24"/>
          <w:bdr w:val="none" w:sz="0" w:space="0" w:color="auto" w:frame="1"/>
        </w:rPr>
        <w:t xml:space="preserve"> 4040-4</w:t>
      </w:r>
      <w:r w:rsidRPr="00A660C4">
        <w:rPr>
          <w:rFonts w:ascii="Times New Roman" w:eastAsia="Times New Roman" w:hAnsi="Times New Roman" w:cs="Times New Roman"/>
          <w:b/>
          <w:sz w:val="24"/>
          <w:szCs w:val="24"/>
          <w:bdr w:val="none" w:sz="0" w:space="0" w:color="auto" w:frame="1"/>
        </w:rPr>
        <w:t>0100</w:t>
      </w:r>
      <w:r w:rsidRPr="00A660C4">
        <w:rPr>
          <w:rFonts w:ascii="Times New Roman" w:eastAsia="Times New Roman" w:hAnsi="Times New Roman" w:cs="Times New Roman"/>
          <w:sz w:val="24"/>
          <w:szCs w:val="24"/>
          <w:bdr w:val="none" w:sz="0" w:space="0" w:color="auto" w:frame="1"/>
        </w:rPr>
        <w:t xml:space="preserve"> RESPECTIVELY (hereafter called “the Vendors” </w:t>
      </w:r>
      <w:r w:rsidRPr="00A660C4">
        <w:rPr>
          <w:rFonts w:ascii="Times New Roman" w:eastAsia="Times New Roman" w:hAnsi="Times New Roman" w:cs="Times New Roman"/>
          <w:spacing w:val="-2"/>
          <w:sz w:val="24"/>
          <w:szCs w:val="24"/>
          <w:bdr w:val="none" w:sz="0" w:space="0" w:color="auto" w:frame="1"/>
        </w:rPr>
        <w:t>which expression shall where the</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context so admit include their executors, administrators and assigns) of the one part, and</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z w:val="24"/>
          <w:szCs w:val="24"/>
        </w:rPr>
        <w:br/>
      </w:r>
      <w:r w:rsidR="00BA206F">
        <w:rPr>
          <w:rFonts w:ascii="Times New Roman" w:eastAsia="Times New Roman" w:hAnsi="Times New Roman" w:cs="Times New Roman"/>
          <w:b/>
          <w:sz w:val="24"/>
          <w:szCs w:val="24"/>
          <w:bdr w:val="none" w:sz="0" w:space="0" w:color="auto" w:frame="1"/>
        </w:rPr>
        <w:t>SILALII MASKIO AND NIKO RADA</w:t>
      </w:r>
      <w:r w:rsidRPr="00A660C4">
        <w:rPr>
          <w:rFonts w:ascii="Times New Roman" w:eastAsia="Times New Roman" w:hAnsi="Times New Roman" w:cs="Times New Roman"/>
          <w:spacing w:val="-2"/>
          <w:sz w:val="24"/>
          <w:szCs w:val="24"/>
          <w:bdr w:val="none" w:sz="0" w:space="0" w:color="auto" w:frame="1"/>
        </w:rPr>
        <w:t> holders of Kenyan Identity Card Numbers</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b/>
          <w:spacing w:val="-2"/>
          <w:sz w:val="24"/>
          <w:szCs w:val="24"/>
          <w:bdr w:val="none" w:sz="0" w:space="0" w:color="auto" w:frame="1"/>
        </w:rPr>
        <w:t xml:space="preserve">11223774 </w:t>
      </w:r>
      <w:r w:rsidRPr="00A660C4">
        <w:rPr>
          <w:rFonts w:ascii="Times New Roman" w:eastAsia="Times New Roman" w:hAnsi="Times New Roman" w:cs="Times New Roman"/>
          <w:spacing w:val="-2"/>
          <w:sz w:val="24"/>
          <w:szCs w:val="24"/>
          <w:bdr w:val="none" w:sz="0" w:space="0" w:color="auto" w:frame="1"/>
        </w:rPr>
        <w:t>AND</w:t>
      </w:r>
      <w:r w:rsidRPr="00A660C4">
        <w:rPr>
          <w:rFonts w:ascii="Times New Roman" w:eastAsia="Times New Roman" w:hAnsi="Times New Roman" w:cs="Times New Roman"/>
          <w:b/>
          <w:spacing w:val="-2"/>
          <w:sz w:val="24"/>
          <w:szCs w:val="24"/>
          <w:bdr w:val="none" w:sz="0" w:space="0" w:color="auto" w:frame="1"/>
        </w:rPr>
        <w:t xml:space="preserve"> 11223344 </w:t>
      </w:r>
      <w:r w:rsidRPr="00A660C4">
        <w:rPr>
          <w:rFonts w:ascii="Times New Roman" w:eastAsia="Times New Roman" w:hAnsi="Times New Roman" w:cs="Times New Roman"/>
          <w:spacing w:val="-2"/>
          <w:sz w:val="24"/>
          <w:szCs w:val="24"/>
          <w:bdr w:val="none" w:sz="0" w:space="0" w:color="auto" w:frame="1"/>
        </w:rPr>
        <w:t xml:space="preserve">RESPECTIVELY of Post Office Box Number </w:t>
      </w:r>
      <w:r w:rsidRPr="00A660C4">
        <w:rPr>
          <w:rFonts w:ascii="Times New Roman" w:eastAsia="Times New Roman" w:hAnsi="Times New Roman" w:cs="Times New Roman"/>
          <w:b/>
          <w:spacing w:val="-2"/>
          <w:sz w:val="24"/>
          <w:szCs w:val="24"/>
          <w:bdr w:val="none" w:sz="0" w:space="0" w:color="auto" w:frame="1"/>
        </w:rPr>
        <w:t>15629-00100</w:t>
      </w:r>
      <w:r w:rsidRPr="00A660C4">
        <w:rPr>
          <w:rFonts w:ascii="Times New Roman" w:eastAsia="Times New Roman" w:hAnsi="Times New Roman" w:cs="Times New Roman"/>
          <w:spacing w:val="-2"/>
          <w:sz w:val="24"/>
          <w:szCs w:val="24"/>
          <w:bdr w:val="none" w:sz="0" w:space="0" w:color="auto" w:frame="1"/>
        </w:rPr>
        <w:t xml:space="preserve"> (hereafter called “the Purchasers” which expression shall where the context so admits or requires include their executors, administrators and assigns) of the other part</w:t>
      </w:r>
    </w:p>
    <w:p w14:paraId="11619F98" w14:textId="77777777" w:rsidR="00623C6F" w:rsidRPr="00A660C4" w:rsidRDefault="00623C6F" w:rsidP="00623C6F">
      <w:pPr>
        <w:spacing w:after="0" w:line="360" w:lineRule="auto"/>
        <w:jc w:val="both"/>
        <w:rPr>
          <w:rFonts w:ascii="Times New Roman" w:eastAsia="Times New Roman" w:hAnsi="Times New Roman" w:cs="Times New Roman"/>
          <w:spacing w:val="-1"/>
          <w:sz w:val="24"/>
          <w:szCs w:val="24"/>
          <w:bdr w:val="none" w:sz="0" w:space="0" w:color="auto" w:frame="1"/>
        </w:rPr>
      </w:pPr>
    </w:p>
    <w:p w14:paraId="69344350" w14:textId="77777777" w:rsidR="00623C6F" w:rsidRPr="00A660C4" w:rsidRDefault="00623C6F" w:rsidP="00623C6F">
      <w:pPr>
        <w:spacing w:after="0" w:line="360" w:lineRule="auto"/>
        <w:jc w:val="both"/>
        <w:rPr>
          <w:rFonts w:ascii="Times New Roman" w:eastAsia="Times New Roman" w:hAnsi="Times New Roman" w:cs="Times New Roman"/>
          <w:b/>
          <w:spacing w:val="-3"/>
          <w:sz w:val="24"/>
          <w:szCs w:val="24"/>
          <w:bdr w:val="none" w:sz="0" w:space="0" w:color="auto" w:frame="1"/>
        </w:rPr>
      </w:pPr>
      <w:r w:rsidRPr="00A660C4">
        <w:rPr>
          <w:rFonts w:ascii="Times New Roman" w:eastAsia="Times New Roman" w:hAnsi="Times New Roman" w:cs="Times New Roman"/>
          <w:b/>
          <w:spacing w:val="-3"/>
          <w:sz w:val="24"/>
          <w:szCs w:val="24"/>
          <w:bdr w:val="none" w:sz="0" w:space="0" w:color="auto" w:frame="1"/>
        </w:rPr>
        <w:t>WHEREAS:</w:t>
      </w:r>
    </w:p>
    <w:p w14:paraId="15073DA4" w14:textId="77777777" w:rsidR="00623C6F" w:rsidRPr="00A660C4" w:rsidRDefault="00623C6F" w:rsidP="00623C6F">
      <w:pPr>
        <w:widowControl w:val="0"/>
        <w:tabs>
          <w:tab w:val="left" w:pos="-720"/>
        </w:tabs>
        <w:suppressAutoHyphens/>
        <w:overflowPunct w:val="0"/>
        <w:autoSpaceDE w:val="0"/>
        <w:autoSpaceDN w:val="0"/>
        <w:adjustRightInd w:val="0"/>
        <w:spacing w:after="0" w:line="360" w:lineRule="auto"/>
        <w:ind w:left="360"/>
        <w:jc w:val="both"/>
        <w:textAlignment w:val="baseline"/>
        <w:rPr>
          <w:rFonts w:ascii="Times New Roman" w:eastAsia="Times New Roman" w:hAnsi="Times New Roman" w:cs="Times New Roman"/>
          <w:spacing w:val="-2"/>
          <w:sz w:val="24"/>
          <w:szCs w:val="24"/>
          <w:lang w:val="en-GB"/>
        </w:rPr>
      </w:pPr>
    </w:p>
    <w:p w14:paraId="51D46D6E" w14:textId="77777777" w:rsidR="00623C6F" w:rsidRPr="00A660C4" w:rsidRDefault="00623C6F" w:rsidP="00664A0A">
      <w:pPr>
        <w:widowControl w:val="0"/>
        <w:numPr>
          <w:ilvl w:val="0"/>
          <w:numId w:val="91"/>
        </w:numPr>
        <w:tabs>
          <w:tab w:val="left"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b/>
          <w:spacing w:val="-2"/>
          <w:sz w:val="24"/>
          <w:szCs w:val="24"/>
          <w:u w:val="single"/>
          <w:lang w:val="en-GB"/>
        </w:rPr>
        <w:t>Definitions and Interpretations</w:t>
      </w:r>
    </w:p>
    <w:p w14:paraId="5D76FF48"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hAnsi="Times New Roman" w:cs="Times New Roman"/>
          <w:spacing w:val="-2"/>
          <w:sz w:val="24"/>
          <w:szCs w:val="24"/>
        </w:rPr>
        <w:t xml:space="preserve">"The Vendor" includes the successors in title of the Vendor and any other person who is at any time entitled to the reversion immediately expectant on the term agreed to be granted by this Agreement </w:t>
      </w:r>
      <w:r w:rsidRPr="00A660C4">
        <w:rPr>
          <w:rFonts w:ascii="Times New Roman" w:eastAsia="Times New Roman" w:hAnsi="Times New Roman" w:cs="Times New Roman"/>
          <w:spacing w:val="-2"/>
          <w:sz w:val="24"/>
          <w:szCs w:val="24"/>
          <w:lang w:val="en-GB"/>
        </w:rPr>
        <w:t xml:space="preserve">"The Vendors’ and Purchasers’ Advocates", are </w:t>
      </w:r>
      <w:r w:rsidRPr="00A660C4">
        <w:rPr>
          <w:rFonts w:ascii="Times New Roman" w:eastAsia="Times New Roman" w:hAnsi="Times New Roman" w:cs="Times New Roman"/>
          <w:spacing w:val="-2"/>
          <w:sz w:val="24"/>
          <w:szCs w:val="24"/>
          <w:bdr w:val="none" w:sz="0" w:space="0" w:color="auto" w:frame="1"/>
        </w:rPr>
        <w:t>Prime Lawyer &amp; Co.</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Advocates</w:t>
      </w:r>
      <w:r>
        <w:rPr>
          <w:rFonts w:ascii="Times New Roman" w:eastAsia="Times New Roman" w:hAnsi="Times New Roman" w:cs="Times New Roman"/>
          <w:spacing w:val="-2"/>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t>1</w:t>
      </w:r>
      <w:r w:rsidRPr="00A660C4">
        <w:rPr>
          <w:rFonts w:ascii="Times New Roman" w:eastAsia="Times New Roman" w:hAnsi="Times New Roman" w:cs="Times New Roman"/>
          <w:sz w:val="24"/>
          <w:szCs w:val="24"/>
          <w:bdr w:val="none" w:sz="0" w:space="0" w:color="auto" w:frame="1"/>
          <w:vertAlign w:val="superscript"/>
        </w:rPr>
        <w:t>st</w:t>
      </w:r>
      <w:r w:rsidRPr="00A660C4">
        <w:rPr>
          <w:rFonts w:ascii="Times New Roman" w:eastAsia="Times New Roman" w:hAnsi="Times New Roman" w:cs="Times New Roman"/>
          <w:sz w:val="24"/>
          <w:szCs w:val="24"/>
          <w:bdr w:val="none" w:sz="0" w:space="0" w:color="auto" w:frame="1"/>
        </w:rPr>
        <w:t xml:space="preserve"> Floor</w:t>
      </w:r>
      <w:r w:rsidRPr="00A660C4">
        <w:rPr>
          <w:rFonts w:ascii="Times New Roman" w:eastAsia="Times New Roman" w:hAnsi="Times New Roman" w:cs="Times New Roman"/>
          <w:spacing w:val="-2"/>
          <w:sz w:val="24"/>
          <w:szCs w:val="24"/>
          <w:lang w:val="en-GB"/>
        </w:rPr>
        <w:t xml:space="preserve">, </w:t>
      </w:r>
      <w:r w:rsidRPr="00A660C4">
        <w:rPr>
          <w:rFonts w:ascii="Times New Roman" w:eastAsia="Times New Roman" w:hAnsi="Times New Roman" w:cs="Times New Roman"/>
          <w:sz w:val="24"/>
          <w:szCs w:val="24"/>
          <w:bdr w:val="none" w:sz="0" w:space="0" w:color="auto" w:frame="1"/>
        </w:rPr>
        <w:t>Class F</w:t>
      </w:r>
      <w:r w:rsidRPr="00A660C4">
        <w:rPr>
          <w:rFonts w:ascii="Times New Roman" w:eastAsia="Times New Roman" w:hAnsi="Times New Roman" w:cs="Times New Roman"/>
          <w:spacing w:val="-2"/>
          <w:sz w:val="24"/>
          <w:szCs w:val="24"/>
          <w:lang w:val="en-GB"/>
        </w:rPr>
        <w:t xml:space="preserve"> </w:t>
      </w:r>
      <w:r w:rsidRPr="00A660C4">
        <w:rPr>
          <w:rFonts w:ascii="Times New Roman" w:eastAsia="Times New Roman" w:hAnsi="Times New Roman" w:cs="Times New Roman"/>
          <w:sz w:val="24"/>
          <w:szCs w:val="24"/>
          <w:bdr w:val="none" w:sz="0" w:space="0" w:color="auto" w:frame="1"/>
        </w:rPr>
        <w:t>P.O Box 12345-00100.</w:t>
      </w:r>
    </w:p>
    <w:p w14:paraId="392C63B2" w14:textId="77777777" w:rsidR="00623C6F" w:rsidRPr="00A660C4" w:rsidRDefault="00623C6F" w:rsidP="00623C6F">
      <w:pPr>
        <w:spacing w:line="360" w:lineRule="auto"/>
        <w:jc w:val="both"/>
        <w:rPr>
          <w:rFonts w:ascii="Times New Roman" w:eastAsia="Times New Roman" w:hAnsi="Times New Roman" w:cs="Times New Roman"/>
          <w:spacing w:val="-2"/>
          <w:sz w:val="24"/>
          <w:szCs w:val="24"/>
          <w:lang w:val="en-GB"/>
        </w:rPr>
      </w:pPr>
    </w:p>
    <w:p w14:paraId="76F964C6"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"Interest" means interest calculated at the maximum rate lawfully permitted to be charged by Gulf Bank of Kenya on overdraft accounts. </w:t>
      </w:r>
    </w:p>
    <w:p w14:paraId="589BFA36"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“The Lease” means the Lease dated 1st</w:t>
      </w:r>
      <w:r w:rsidRPr="00A660C4">
        <w:rPr>
          <w:rFonts w:ascii="Times New Roman" w:hAnsi="Times New Roman" w:cs="Times New Roman"/>
          <w:spacing w:val="-2"/>
          <w:sz w:val="24"/>
          <w:szCs w:val="24"/>
          <w:vertAlign w:val="superscript"/>
        </w:rPr>
        <w:t>rd</w:t>
      </w:r>
      <w:r w:rsidRPr="00A660C4">
        <w:rPr>
          <w:rFonts w:ascii="Times New Roman" w:hAnsi="Times New Roman" w:cs="Times New Roman"/>
          <w:spacing w:val="-2"/>
          <w:sz w:val="24"/>
          <w:szCs w:val="24"/>
        </w:rPr>
        <w:t xml:space="preserve"> day of December, 2014 and registered as </w:t>
      </w:r>
      <w:r w:rsidRPr="00A660C4">
        <w:rPr>
          <w:rFonts w:ascii="Times New Roman" w:eastAsia="Times New Roman" w:hAnsi="Times New Roman" w:cs="Times New Roman"/>
          <w:b/>
          <w:spacing w:val="-2"/>
          <w:sz w:val="24"/>
          <w:szCs w:val="24"/>
          <w:bdr w:val="none" w:sz="0" w:space="0" w:color="auto" w:frame="1"/>
        </w:rPr>
        <w:t>KAREN LR NO.</w:t>
      </w:r>
    </w:p>
    <w:p w14:paraId="72DAD43D"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Interest Sold" means the leasehold term for the unexpired term of 99 </w:t>
      </w:r>
      <w:r w:rsidRPr="00A660C4">
        <w:rPr>
          <w:rFonts w:ascii="Times New Roman" w:hAnsi="Times New Roman" w:cs="Times New Roman"/>
          <w:b/>
          <w:spacing w:val="-2"/>
          <w:sz w:val="24"/>
          <w:szCs w:val="24"/>
        </w:rPr>
        <w:t>years from 1</w:t>
      </w:r>
      <w:r w:rsidRPr="00A660C4">
        <w:rPr>
          <w:rFonts w:ascii="Times New Roman" w:hAnsi="Times New Roman" w:cs="Times New Roman"/>
          <w:b/>
          <w:spacing w:val="-2"/>
          <w:sz w:val="24"/>
          <w:szCs w:val="24"/>
          <w:vertAlign w:val="superscript"/>
        </w:rPr>
        <w:t>st</w:t>
      </w:r>
      <w:r w:rsidRPr="00A660C4">
        <w:rPr>
          <w:rFonts w:ascii="Times New Roman" w:hAnsi="Times New Roman" w:cs="Times New Roman"/>
          <w:b/>
          <w:spacing w:val="-2"/>
          <w:sz w:val="24"/>
          <w:szCs w:val="24"/>
        </w:rPr>
        <w:t xml:space="preserve"> December 1920</w:t>
      </w:r>
      <w:r w:rsidRPr="00A660C4">
        <w:rPr>
          <w:rFonts w:ascii="Times New Roman" w:hAnsi="Times New Roman" w:cs="Times New Roman"/>
          <w:spacing w:val="-2"/>
          <w:sz w:val="24"/>
          <w:szCs w:val="24"/>
        </w:rPr>
        <w:t xml:space="preserve">. </w:t>
      </w:r>
    </w:p>
    <w:p w14:paraId="500D1435"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Purchase Price" means the sum of </w:t>
      </w:r>
      <w:r w:rsidRPr="00A660C4">
        <w:rPr>
          <w:rFonts w:ascii="Times New Roman" w:hAnsi="Times New Roman" w:cs="Times New Roman"/>
          <w:b/>
          <w:bCs/>
          <w:spacing w:val="-2"/>
          <w:sz w:val="24"/>
          <w:szCs w:val="24"/>
        </w:rPr>
        <w:t xml:space="preserve">Kenya Shillings </w:t>
      </w:r>
      <w:r w:rsidR="00BA206F">
        <w:rPr>
          <w:rFonts w:ascii="Times New Roman" w:hAnsi="Times New Roman" w:cs="Times New Roman"/>
          <w:b/>
          <w:bCs/>
          <w:spacing w:val="-2"/>
          <w:sz w:val="24"/>
          <w:szCs w:val="24"/>
        </w:rPr>
        <w:t xml:space="preserve"> Million only (Kshs.</w:t>
      </w:r>
      <w:r w:rsidRPr="00A660C4">
        <w:rPr>
          <w:rFonts w:ascii="Times New Roman" w:hAnsi="Times New Roman" w:cs="Times New Roman"/>
          <w:b/>
          <w:bCs/>
          <w:spacing w:val="-2"/>
          <w:sz w:val="24"/>
          <w:szCs w:val="24"/>
        </w:rPr>
        <w:t>/-) .</w:t>
      </w:r>
    </w:p>
    <w:p w14:paraId="20CD0C66"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"The Purchaser" includes the personal representatives and successors of the Purchaser.</w:t>
      </w:r>
    </w:p>
    <w:p w14:paraId="7561620B"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hAnsi="Times New Roman" w:cs="Times New Roman"/>
          <w:spacing w:val="-2"/>
          <w:sz w:val="24"/>
          <w:szCs w:val="24"/>
        </w:rPr>
        <w:t>Words importing one gender shall be construed as importing any other gender.</w:t>
      </w:r>
    </w:p>
    <w:p w14:paraId="33FB3AA8"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Words importing the singular shall be construed as importing the plural and vice versa.</w:t>
      </w:r>
    </w:p>
    <w:p w14:paraId="4805FFD8" w14:textId="77777777"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Clause and paragraph headings in the body of this Agreement and in the schedules do </w:t>
      </w:r>
      <w:r w:rsidRPr="00A660C4">
        <w:rPr>
          <w:rFonts w:ascii="Times New Roman" w:hAnsi="Times New Roman" w:cs="Times New Roman"/>
          <w:spacing w:val="-2"/>
          <w:sz w:val="24"/>
          <w:szCs w:val="24"/>
        </w:rPr>
        <w:lastRenderedPageBreak/>
        <w:t>not form part of this Agreement and shall not be taken into account in its construction or interpretation.</w:t>
      </w:r>
    </w:p>
    <w:p w14:paraId="2934DFE1"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p>
    <w:p w14:paraId="6C7D8F7B" w14:textId="77777777" w:rsidR="00623C6F" w:rsidRPr="00A660C4" w:rsidRDefault="00623C6F" w:rsidP="00664A0A">
      <w:pPr>
        <w:pStyle w:val="ListParagraph"/>
        <w:widowControl w:val="0"/>
        <w:numPr>
          <w:ilvl w:val="0"/>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b/>
          <w:spacing w:val="-2"/>
          <w:sz w:val="24"/>
          <w:szCs w:val="24"/>
          <w:u w:val="single"/>
          <w:lang w:val="en-GB"/>
        </w:rPr>
        <w:t>Law Society Conditions of Sale (General Conditions) of 1989</w:t>
      </w:r>
    </w:p>
    <w:p w14:paraId="27F64C3C"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rPr>
      </w:pPr>
      <w:r w:rsidRPr="00A660C4">
        <w:rPr>
          <w:rFonts w:ascii="Times New Roman" w:eastAsia="Times New Roman" w:hAnsi="Times New Roman" w:cs="Times New Roman"/>
          <w:spacing w:val="-2"/>
          <w:sz w:val="24"/>
          <w:szCs w:val="24"/>
          <w:bdr w:val="none" w:sz="0" w:space="0" w:color="auto" w:frame="1"/>
        </w:rPr>
        <w:t>The Sale is subject to the Law Society Conditions of Sale (1989 Edition) in</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so far as they are not inconsistent with the conditions contained in this</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Agreement or specifically hereby excluded.</w:t>
      </w:r>
    </w:p>
    <w:p w14:paraId="2ED758AA"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p>
    <w:p w14:paraId="16713472" w14:textId="77777777" w:rsidR="00623C6F" w:rsidRPr="00A660C4" w:rsidRDefault="00623C6F" w:rsidP="00664A0A">
      <w:pPr>
        <w:pStyle w:val="ListParagraph"/>
        <w:widowControl w:val="0"/>
        <w:numPr>
          <w:ilvl w:val="0"/>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b/>
          <w:spacing w:val="-2"/>
          <w:sz w:val="24"/>
          <w:szCs w:val="24"/>
          <w:u w:val="single"/>
          <w:lang w:val="en-GB"/>
        </w:rPr>
        <w:t>Agreement for Sale and the Interest sold</w:t>
      </w:r>
    </w:p>
    <w:p w14:paraId="0FF5C638"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spacing w:val="-2"/>
          <w:sz w:val="24"/>
          <w:szCs w:val="24"/>
          <w:bdr w:val="none" w:sz="0" w:space="0" w:color="auto" w:frame="1"/>
        </w:rPr>
        <w:t xml:space="preserve">The Vendors are the owners of the property Known as </w:t>
      </w:r>
      <w:r w:rsidRPr="00A660C4">
        <w:rPr>
          <w:rFonts w:ascii="Times New Roman" w:eastAsia="Times New Roman" w:hAnsi="Times New Roman" w:cs="Times New Roman"/>
          <w:b/>
          <w:spacing w:val="-2"/>
          <w:sz w:val="24"/>
          <w:szCs w:val="24"/>
          <w:bdr w:val="none" w:sz="0" w:space="0" w:color="auto" w:frame="1"/>
        </w:rPr>
        <w:t xml:space="preserve">KAREN LR NO. </w:t>
      </w:r>
      <w:r w:rsidRPr="00A660C4">
        <w:rPr>
          <w:rFonts w:ascii="Times New Roman" w:eastAsia="Times New Roman" w:hAnsi="Times New Roman" w:cs="Times New Roman"/>
          <w:b/>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 xml:space="preserve">though the title has not been registered in their names but rather in their late mother’s. It is to be co-charged to Gulf Bank Limited alongside another title to a property known as </w:t>
      </w:r>
      <w:r w:rsidR="00BA206F">
        <w:rPr>
          <w:rFonts w:ascii="Times New Roman" w:eastAsia="Times New Roman" w:hAnsi="Times New Roman" w:cs="Times New Roman"/>
          <w:b/>
          <w:spacing w:val="-2"/>
          <w:sz w:val="24"/>
          <w:szCs w:val="24"/>
          <w:bdr w:val="none" w:sz="0" w:space="0" w:color="auto" w:frame="1"/>
        </w:rPr>
        <w:t>ELDORET LR NO. ….</w:t>
      </w:r>
      <w:r w:rsidRPr="00A660C4">
        <w:rPr>
          <w:rFonts w:ascii="Times New Roman" w:eastAsia="Times New Roman" w:hAnsi="Times New Roman" w:cs="Times New Roman"/>
          <w:b/>
          <w:spacing w:val="-2"/>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 xml:space="preserve">for a sum of Kenya Shillings </w:t>
      </w:r>
      <w:r w:rsidRPr="00A660C4">
        <w:rPr>
          <w:rFonts w:ascii="Times New Roman" w:eastAsia="Times New Roman" w:hAnsi="Times New Roman" w:cs="Times New Roman"/>
          <w:b/>
          <w:spacing w:val="-2"/>
          <w:sz w:val="24"/>
          <w:szCs w:val="24"/>
          <w:bdr w:val="none" w:sz="0" w:space="0" w:color="auto" w:frame="1"/>
        </w:rPr>
        <w:t xml:space="preserve"> </w:t>
      </w:r>
      <w:r w:rsidR="00BA206F">
        <w:rPr>
          <w:rFonts w:ascii="Times New Roman" w:eastAsia="Times New Roman" w:hAnsi="Times New Roman" w:cs="Times New Roman"/>
          <w:b/>
          <w:spacing w:val="-2"/>
          <w:sz w:val="24"/>
          <w:szCs w:val="24"/>
          <w:bdr w:val="none" w:sz="0" w:space="0" w:color="auto" w:frame="1"/>
        </w:rPr>
        <w:t>Only (KSHs FIGURES</w:t>
      </w:r>
      <w:r w:rsidRPr="00A660C4">
        <w:rPr>
          <w:rFonts w:ascii="Times New Roman" w:eastAsia="Times New Roman" w:hAnsi="Times New Roman" w:cs="Times New Roman"/>
          <w:b/>
          <w:spacing w:val="-2"/>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and will be released to the Purchasers upon repayment of the sum plus the interest thereof.</w:t>
      </w:r>
    </w:p>
    <w:p w14:paraId="62C20CC9" w14:textId="77777777" w:rsidR="00623C6F" w:rsidRPr="00A660C4" w:rsidRDefault="00623C6F" w:rsidP="00623C6F">
      <w:pPr>
        <w:pStyle w:val="ListParagraph"/>
        <w:widowControl w:val="0"/>
        <w:tabs>
          <w:tab w:val="left" w:pos="-720"/>
          <w:tab w:val="left" w:pos="0"/>
        </w:tabs>
        <w:suppressAutoHyphens/>
        <w:overflowPunct w:val="0"/>
        <w:autoSpaceDE w:val="0"/>
        <w:autoSpaceDN w:val="0"/>
        <w:adjustRightInd w:val="0"/>
        <w:spacing w:after="0" w:line="360" w:lineRule="auto"/>
        <w:ind w:left="360"/>
        <w:jc w:val="both"/>
        <w:textAlignment w:val="baseline"/>
        <w:rPr>
          <w:rFonts w:ascii="Times New Roman" w:eastAsia="Times New Roman" w:hAnsi="Times New Roman" w:cs="Times New Roman"/>
          <w:b/>
          <w:spacing w:val="-2"/>
          <w:sz w:val="24"/>
          <w:szCs w:val="24"/>
          <w:u w:val="single"/>
          <w:lang w:val="en-GB"/>
        </w:rPr>
      </w:pPr>
    </w:p>
    <w:p w14:paraId="49716EEF" w14:textId="77777777" w:rsidR="00623C6F" w:rsidRPr="00A660C4"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rPr>
      </w:pPr>
      <w:r w:rsidRPr="00A660C4">
        <w:rPr>
          <w:rFonts w:ascii="Times New Roman" w:eastAsia="Times New Roman" w:hAnsi="Times New Roman" w:cs="Times New Roman"/>
          <w:spacing w:val="-2"/>
          <w:sz w:val="24"/>
          <w:szCs w:val="24"/>
          <w:bdr w:val="none" w:sz="0" w:space="0" w:color="auto" w:frame="1"/>
        </w:rPr>
        <w:t>The Vendors have agreed to sell and the Purchasers have agreed to purchase</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from the Vendors the property described here below.</w:t>
      </w:r>
    </w:p>
    <w:p w14:paraId="1FB9A097"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2F528B8F" w14:textId="77777777" w:rsidR="00623C6F"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property (the property”) sold is all that parcel of land described as</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 xml:space="preserve">Land Reference Number </w:t>
      </w:r>
      <w:r w:rsidR="00BA206F">
        <w:rPr>
          <w:rFonts w:ascii="Times New Roman" w:eastAsia="Times New Roman" w:hAnsi="Times New Roman" w:cs="Times New Roman"/>
          <w:b/>
          <w:spacing w:val="-2"/>
          <w:sz w:val="24"/>
          <w:szCs w:val="24"/>
          <w:bdr w:val="none" w:sz="0" w:space="0" w:color="auto" w:frame="1"/>
        </w:rPr>
        <w:t>…….</w:t>
      </w:r>
      <w:r w:rsidRPr="00A660C4">
        <w:rPr>
          <w:rFonts w:ascii="Times New Roman" w:eastAsia="Times New Roman" w:hAnsi="Times New Roman" w:cs="Times New Roman"/>
          <w:spacing w:val="-2"/>
          <w:sz w:val="24"/>
          <w:szCs w:val="24"/>
          <w:bdr w:val="none" w:sz="0" w:space="0" w:color="auto" w:frame="1"/>
        </w:rPr>
        <w:t xml:space="preserve"> situate at </w:t>
      </w:r>
      <w:r w:rsidRPr="00A660C4">
        <w:rPr>
          <w:rFonts w:ascii="Times New Roman" w:eastAsia="Times New Roman" w:hAnsi="Times New Roman" w:cs="Times New Roman"/>
          <w:b/>
          <w:spacing w:val="-2"/>
          <w:sz w:val="24"/>
          <w:szCs w:val="24"/>
          <w:bdr w:val="none" w:sz="0" w:space="0" w:color="auto" w:frame="1"/>
        </w:rPr>
        <w:t>KAREN</w:t>
      </w:r>
      <w:r w:rsidRPr="00A660C4">
        <w:rPr>
          <w:rFonts w:ascii="Times New Roman" w:eastAsia="Times New Roman" w:hAnsi="Times New Roman" w:cs="Times New Roman"/>
          <w:spacing w:val="-2"/>
          <w:sz w:val="24"/>
          <w:szCs w:val="24"/>
          <w:bdr w:val="none" w:sz="0" w:space="0" w:color="auto" w:frame="1"/>
        </w:rPr>
        <w:t xml:space="preserve"> in Nairobi.</w:t>
      </w:r>
    </w:p>
    <w:p w14:paraId="0CC0CA77" w14:textId="77777777" w:rsidR="00623C6F" w:rsidRPr="00A660C4" w:rsidRDefault="00623C6F" w:rsidP="00623C6F">
      <w:pPr>
        <w:pStyle w:val="ListParagraph"/>
        <w:rPr>
          <w:rFonts w:ascii="Times New Roman" w:eastAsia="Times New Roman" w:hAnsi="Times New Roman" w:cs="Times New Roman"/>
          <w:spacing w:val="-2"/>
          <w:sz w:val="24"/>
          <w:szCs w:val="24"/>
        </w:rPr>
      </w:pPr>
    </w:p>
    <w:p w14:paraId="5B23DEB7" w14:textId="77777777" w:rsidR="00623C6F"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Vendors covenants that they are the absolute owners of the property with</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no third party interests though the title has not been registered in their name.</w:t>
      </w:r>
    </w:p>
    <w:p w14:paraId="0A24081F" w14:textId="77777777" w:rsidR="00623C6F" w:rsidRPr="00A660C4" w:rsidRDefault="00623C6F" w:rsidP="00623C6F">
      <w:pPr>
        <w:pStyle w:val="ListParagraph"/>
        <w:rPr>
          <w:rFonts w:ascii="Times New Roman" w:eastAsia="Times New Roman" w:hAnsi="Times New Roman" w:cs="Times New Roman"/>
          <w:spacing w:val="-2"/>
          <w:sz w:val="24"/>
          <w:szCs w:val="24"/>
        </w:rPr>
      </w:pPr>
    </w:p>
    <w:p w14:paraId="2358477C" w14:textId="77777777" w:rsidR="00623C6F" w:rsidRPr="00A660C4"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interest sold is residue of Leasehold of Ninety Nine (99) Years set to expire in the year 2015(from 1/12/1920) and is subject to renewal.</w:t>
      </w:r>
    </w:p>
    <w:p w14:paraId="0CBB18B2"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p>
    <w:p w14:paraId="00AF246F" w14:textId="77777777" w:rsidR="00623C6F" w:rsidRPr="00A660C4" w:rsidRDefault="00623C6F" w:rsidP="00664A0A">
      <w:pPr>
        <w:pStyle w:val="ListParagraph"/>
        <w:widowControl w:val="0"/>
        <w:numPr>
          <w:ilvl w:val="0"/>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b/>
          <w:spacing w:val="-2"/>
          <w:sz w:val="24"/>
          <w:szCs w:val="24"/>
          <w:u w:val="single"/>
          <w:lang w:val="en-GB"/>
        </w:rPr>
        <w:t>Purchase Price and Deposit</w:t>
      </w:r>
    </w:p>
    <w:p w14:paraId="5A15598A"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p>
    <w:p w14:paraId="0018EB37" w14:textId="77777777" w:rsidR="00623C6F" w:rsidRPr="00A660C4" w:rsidRDefault="00623C6F" w:rsidP="00664A0A">
      <w:pPr>
        <w:pStyle w:val="ListParagraph"/>
        <w:numPr>
          <w:ilvl w:val="0"/>
          <w:numId w:val="93"/>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pacing w:val="-2"/>
          <w:sz w:val="24"/>
          <w:szCs w:val="24"/>
          <w:bdr w:val="none" w:sz="0" w:space="0" w:color="auto" w:frame="1"/>
        </w:rPr>
        <w:t>The purchase price has been discussed between the parties herein and</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 xml:space="preserve">agreed at Kenya Shillings </w:t>
      </w:r>
      <w:r w:rsidRPr="003762E0">
        <w:rPr>
          <w:rFonts w:ascii="Times New Roman" w:eastAsia="Times New Roman" w:hAnsi="Times New Roman" w:cs="Times New Roman"/>
          <w:b/>
          <w:spacing w:val="-2"/>
          <w:sz w:val="24"/>
          <w:szCs w:val="24"/>
          <w:bdr w:val="none" w:sz="0" w:space="0" w:color="auto" w:frame="1"/>
        </w:rPr>
        <w:t>One</w:t>
      </w:r>
      <w:r>
        <w:rPr>
          <w:rFonts w:ascii="Times New Roman" w:eastAsia="Times New Roman" w:hAnsi="Times New Roman" w:cs="Times New Roman"/>
          <w:spacing w:val="-2"/>
          <w:sz w:val="24"/>
          <w:szCs w:val="24"/>
          <w:bdr w:val="none" w:sz="0" w:space="0" w:color="auto" w:frame="1"/>
        </w:rPr>
        <w:t xml:space="preserve"> </w:t>
      </w:r>
      <w:r w:rsidRPr="00A660C4">
        <w:rPr>
          <w:rFonts w:ascii="Times New Roman" w:eastAsia="Times New Roman" w:hAnsi="Times New Roman" w:cs="Times New Roman"/>
          <w:b/>
          <w:spacing w:val="-2"/>
          <w:sz w:val="24"/>
          <w:szCs w:val="24"/>
          <w:bdr w:val="none" w:sz="0" w:space="0" w:color="auto" w:frame="1"/>
        </w:rPr>
        <w:t>Hundred Million Only (KShs 100,000,000/</w:t>
      </w:r>
      <w:r w:rsidRPr="00A660C4">
        <w:rPr>
          <w:rFonts w:ascii="Times New Roman" w:eastAsia="Times New Roman" w:hAnsi="Times New Roman" w:cs="Times New Roman"/>
          <w:spacing w:val="-2"/>
          <w:sz w:val="24"/>
          <w:szCs w:val="24"/>
          <w:bdr w:val="none" w:sz="0" w:space="0" w:color="auto" w:frame="1"/>
        </w:rPr>
        <w:t>-</w:t>
      </w:r>
      <w:r w:rsidRPr="00A660C4">
        <w:rPr>
          <w:rFonts w:ascii="Times New Roman" w:eastAsia="Times New Roman" w:hAnsi="Times New Roman" w:cs="Times New Roman"/>
          <w:sz w:val="24"/>
          <w:szCs w:val="24"/>
          <w:bdr w:val="none" w:sz="0" w:space="0" w:color="auto" w:frame="1"/>
        </w:rPr>
        <w:t xml:space="preserve"> (“the Purchase Price”) </w:t>
      </w:r>
    </w:p>
    <w:p w14:paraId="57044105"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593F44D1" w14:textId="77777777" w:rsidR="00623C6F" w:rsidRPr="00A660C4" w:rsidRDefault="00623C6F" w:rsidP="00664A0A">
      <w:pPr>
        <w:pStyle w:val="ListParagraph"/>
        <w:numPr>
          <w:ilvl w:val="0"/>
          <w:numId w:val="93"/>
        </w:num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lastRenderedPageBreak/>
        <w:t xml:space="preserve">A Deposit of Kenya Shillings </w:t>
      </w:r>
      <w:r w:rsidR="00BA206F">
        <w:rPr>
          <w:rFonts w:ascii="Times New Roman" w:eastAsia="Times New Roman" w:hAnsi="Times New Roman" w:cs="Times New Roman"/>
          <w:b/>
          <w:sz w:val="24"/>
          <w:szCs w:val="24"/>
          <w:bdr w:val="none" w:sz="0" w:space="0" w:color="auto" w:frame="1"/>
        </w:rPr>
        <w:t>TEN Million Only (KShs 10</w:t>
      </w:r>
      <w:r w:rsidRPr="00A660C4">
        <w:rPr>
          <w:rFonts w:ascii="Times New Roman" w:eastAsia="Times New Roman" w:hAnsi="Times New Roman" w:cs="Times New Roman"/>
          <w:b/>
          <w:sz w:val="24"/>
          <w:szCs w:val="24"/>
          <w:bdr w:val="none" w:sz="0" w:space="0" w:color="auto" w:frame="1"/>
        </w:rPr>
        <w:t>,000,000/-)</w:t>
      </w:r>
      <w:r w:rsidRPr="00A660C4">
        <w:rPr>
          <w:rFonts w:ascii="Times New Roman" w:eastAsia="Times New Roman" w:hAnsi="Times New Roman" w:cs="Times New Roman"/>
          <w:sz w:val="24"/>
          <w:szCs w:val="24"/>
          <w:bdr w:val="none" w:sz="0" w:space="0" w:color="auto" w:frame="1"/>
        </w:rPr>
        <w:t> has been paid in cash by the Purchasers to the Vendors and receipt thereof acknowledged by the Vendors upon the execution of this Agreement.</w:t>
      </w:r>
    </w:p>
    <w:p w14:paraId="6B3FF1E5" w14:textId="77777777" w:rsidR="00623C6F" w:rsidRPr="00A660C4" w:rsidRDefault="00623C6F" w:rsidP="00664A0A">
      <w:pPr>
        <w:pStyle w:val="ListParagraph"/>
        <w:numPr>
          <w:ilvl w:val="0"/>
          <w:numId w:val="93"/>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 xml:space="preserve">The balance of the Purchase Price of Kenya Shillings </w:t>
      </w:r>
      <w:r w:rsidR="00BA206F">
        <w:rPr>
          <w:rFonts w:ascii="Times New Roman" w:eastAsia="Times New Roman" w:hAnsi="Times New Roman" w:cs="Times New Roman"/>
          <w:b/>
          <w:sz w:val="24"/>
          <w:szCs w:val="24"/>
          <w:bdr w:val="none" w:sz="0" w:space="0" w:color="auto" w:frame="1"/>
        </w:rPr>
        <w:t>Ninety Million Only (KShs 90</w:t>
      </w:r>
      <w:r w:rsidRPr="00A660C4">
        <w:rPr>
          <w:rFonts w:ascii="Times New Roman" w:eastAsia="Times New Roman" w:hAnsi="Times New Roman" w:cs="Times New Roman"/>
          <w:b/>
          <w:sz w:val="24"/>
          <w:szCs w:val="24"/>
          <w:bdr w:val="none" w:sz="0" w:space="0" w:color="auto" w:frame="1"/>
        </w:rPr>
        <w:t>,000,000/-)</w:t>
      </w:r>
      <w:r w:rsidRPr="00A660C4">
        <w:rPr>
          <w:rFonts w:ascii="Times New Roman" w:eastAsia="Times New Roman" w:hAnsi="Times New Roman" w:cs="Times New Roman"/>
          <w:sz w:val="24"/>
          <w:szCs w:val="24"/>
          <w:bdr w:val="none" w:sz="0" w:space="0" w:color="auto" w:frame="1"/>
        </w:rPr>
        <w:t xml:space="preserve"> shall be paid to the Vendors as follows: Kenya Shillings</w:t>
      </w:r>
      <w:r w:rsidR="00BA206F">
        <w:rPr>
          <w:rFonts w:ascii="Times New Roman" w:eastAsia="Times New Roman" w:hAnsi="Times New Roman" w:cs="Times New Roman"/>
          <w:b/>
          <w:sz w:val="24"/>
          <w:szCs w:val="24"/>
          <w:bdr w:val="none" w:sz="0" w:space="0" w:color="auto" w:frame="1"/>
        </w:rPr>
        <w:t xml:space="preserve"> Forty Million Only (KShs 40</w:t>
      </w:r>
      <w:r w:rsidRPr="00A660C4">
        <w:rPr>
          <w:rFonts w:ascii="Times New Roman" w:eastAsia="Times New Roman" w:hAnsi="Times New Roman" w:cs="Times New Roman"/>
          <w:b/>
          <w:sz w:val="24"/>
          <w:szCs w:val="24"/>
          <w:bdr w:val="none" w:sz="0" w:space="0" w:color="auto" w:frame="1"/>
        </w:rPr>
        <w:t>,000,000/-</w:t>
      </w:r>
      <w:r w:rsidRPr="00A660C4">
        <w:rPr>
          <w:rFonts w:ascii="Times New Roman" w:eastAsia="Times New Roman" w:hAnsi="Times New Roman" w:cs="Times New Roman"/>
          <w:sz w:val="24"/>
          <w:szCs w:val="24"/>
          <w:bdr w:val="none" w:sz="0" w:space="0" w:color="auto" w:frame="1"/>
        </w:rPr>
        <w:t xml:space="preserve">) by the vendors, and the remaining Kenya Shillings </w:t>
      </w:r>
      <w:r w:rsidRPr="00A660C4">
        <w:rPr>
          <w:rFonts w:ascii="Times New Roman" w:eastAsia="Times New Roman" w:hAnsi="Times New Roman" w:cs="Times New Roman"/>
          <w:b/>
          <w:sz w:val="24"/>
          <w:szCs w:val="24"/>
          <w:bdr w:val="none" w:sz="0" w:space="0" w:color="auto" w:frame="1"/>
        </w:rPr>
        <w:t>Fifty Million Only (KShs 50,000,000/-</w:t>
      </w:r>
      <w:r w:rsidRPr="00A660C4">
        <w:rPr>
          <w:rFonts w:ascii="Times New Roman" w:eastAsia="Times New Roman" w:hAnsi="Times New Roman" w:cs="Times New Roman"/>
          <w:sz w:val="24"/>
          <w:szCs w:val="24"/>
          <w:bdr w:val="none" w:sz="0" w:space="0" w:color="auto" w:frame="1"/>
        </w:rPr>
        <w:t>) to be paid by Gulf Bank Limited upon transfer of the said property to the Purchaser.</w:t>
      </w:r>
    </w:p>
    <w:p w14:paraId="0F2FD495"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p>
    <w:p w14:paraId="38FB0B4E" w14:textId="77777777" w:rsidR="00623C6F" w:rsidRPr="00A660C4" w:rsidRDefault="00623C6F" w:rsidP="00623C6F">
      <w:pPr>
        <w:widowControl w:val="0"/>
        <w:tabs>
          <w:tab w:val="left" w:pos="-720"/>
        </w:tabs>
        <w:suppressAutoHyphens/>
        <w:overflowPunct w:val="0"/>
        <w:autoSpaceDE w:val="0"/>
        <w:autoSpaceDN w:val="0"/>
        <w:adjustRightInd w:val="0"/>
        <w:spacing w:after="0" w:line="360" w:lineRule="auto"/>
        <w:ind w:left="360"/>
        <w:jc w:val="both"/>
        <w:textAlignment w:val="baseline"/>
        <w:rPr>
          <w:rFonts w:ascii="Times New Roman" w:eastAsia="Times New Roman" w:hAnsi="Times New Roman" w:cs="Times New Roman"/>
          <w:b/>
          <w:spacing w:val="-2"/>
          <w:sz w:val="24"/>
          <w:szCs w:val="24"/>
          <w:u w:val="single"/>
          <w:lang w:val="en-GB"/>
        </w:rPr>
      </w:pPr>
    </w:p>
    <w:p w14:paraId="11ED8B80"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Completion &amp; Completion Documents</w:t>
      </w:r>
    </w:p>
    <w:p w14:paraId="610D7102"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Among the Completion Documents required hereby are; original Title documents, Transfer, Lease Deed, Notice of withdrawal of caveat(where a 3</w:t>
      </w:r>
      <w:r w:rsidRPr="00A660C4">
        <w:rPr>
          <w:rFonts w:ascii="Times New Roman" w:eastAsia="Times New Roman" w:hAnsi="Times New Roman" w:cs="Times New Roman"/>
          <w:sz w:val="24"/>
          <w:szCs w:val="24"/>
          <w:bdr w:val="none" w:sz="0" w:space="0" w:color="auto" w:frame="1"/>
          <w:vertAlign w:val="superscript"/>
        </w:rPr>
        <w:t>rd</w:t>
      </w:r>
      <w:r w:rsidRPr="00A660C4">
        <w:rPr>
          <w:rFonts w:ascii="Times New Roman" w:eastAsia="Times New Roman" w:hAnsi="Times New Roman" w:cs="Times New Roman"/>
          <w:sz w:val="24"/>
          <w:szCs w:val="24"/>
          <w:bdr w:val="none" w:sz="0" w:space="0" w:color="auto" w:frame="1"/>
        </w:rPr>
        <w:t xml:space="preserve"> party is interested), all consents applicable to this transaction, KRA pin certificate of the Vendor, Identification Card copy of the Vendor, Rent and Rates Clearance certificates, Stamp Duty payment receipts, Passport size Photos of the Purchasers; and consideration.</w:t>
      </w:r>
    </w:p>
    <w:p w14:paraId="5BB54CD1"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All the costs for the preparation of this Agreement and completion and registration of the Transfer Stamp Duty, registration fees, search fees and document production, photocopying and binding charges and incidentals shall be borne by the Purchasers.</w:t>
      </w:r>
    </w:p>
    <w:p w14:paraId="5550C7C4" w14:textId="77777777" w:rsidR="00623C6F" w:rsidRPr="00A660C4" w:rsidRDefault="00623C6F" w:rsidP="00623C6F">
      <w:pPr>
        <w:spacing w:after="0" w:line="360" w:lineRule="auto"/>
        <w:jc w:val="both"/>
        <w:rPr>
          <w:rFonts w:ascii="Times New Roman" w:eastAsia="Times New Roman" w:hAnsi="Times New Roman" w:cs="Times New Roman"/>
          <w:b/>
          <w:sz w:val="24"/>
          <w:szCs w:val="24"/>
          <w:u w:val="single"/>
        </w:rPr>
      </w:pPr>
    </w:p>
    <w:p w14:paraId="170C7BE1"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Special Conditions</w:t>
      </w:r>
    </w:p>
    <w:p w14:paraId="54F919C3" w14:textId="77777777" w:rsidR="00623C6F" w:rsidRPr="00A660C4" w:rsidRDefault="00623C6F" w:rsidP="00664A0A">
      <w:pPr>
        <w:pStyle w:val="ListParagraph"/>
        <w:numPr>
          <w:ilvl w:val="0"/>
          <w:numId w:val="94"/>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deposit as per the parties’ Agreement is 5%, a deviation from clause 3 of the Law Society of Kenya’s (1989) General Conditions and in regard to clause 2 above.</w:t>
      </w:r>
    </w:p>
    <w:p w14:paraId="735E426D" w14:textId="77777777" w:rsidR="00623C6F" w:rsidRPr="00A660C4" w:rsidRDefault="00623C6F" w:rsidP="00664A0A">
      <w:pPr>
        <w:pStyle w:val="ListParagraph"/>
        <w:numPr>
          <w:ilvl w:val="0"/>
          <w:numId w:val="94"/>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Completion date is 20 days from the date the Last party signs the Document.</w:t>
      </w:r>
    </w:p>
    <w:p w14:paraId="022741B8" w14:textId="77777777"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14:paraId="3710D589"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Capacity</w:t>
      </w:r>
    </w:p>
    <w:p w14:paraId="1BDCAA43"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following are those with requisite Authority to sell the Property, the Vendors’ Agent, the Advocate, other Administrators of the Estate, and any other person given Power of Attorney by the Vendors, the Trustees, Other Beneficiaries if the Court so decides.</w:t>
      </w:r>
    </w:p>
    <w:p w14:paraId="7B7C8D60" w14:textId="77777777"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14:paraId="74488F30"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Possession and Movables</w:t>
      </w:r>
    </w:p>
    <w:p w14:paraId="1EAA1342"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lastRenderedPageBreak/>
        <w:t>The Vendors wish to grant vacant possession to the Purchasers, free of any encumbrances.</w:t>
      </w:r>
    </w:p>
    <w:p w14:paraId="7DB19753"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Fixtures and fittings are sold together with the property and their value well within the Purchase Price. The movables don’t form part of the Property being sold.</w:t>
      </w:r>
    </w:p>
    <w:p w14:paraId="21074EE1"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p>
    <w:p w14:paraId="3069CDCE"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Matters affecting the property</w:t>
      </w:r>
    </w:p>
    <w:p w14:paraId="660916EC"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property is sold subject to;</w:t>
      </w:r>
    </w:p>
    <w:p w14:paraId="05C159B1" w14:textId="77777777"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Disclosure by the Vendors of an existing boundary dispute with their neighbor</w:t>
      </w:r>
    </w:p>
    <w:p w14:paraId="659A9BBD" w14:textId="77777777"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A dry rot in some part of the property; and,</w:t>
      </w:r>
    </w:p>
    <w:p w14:paraId="77558397" w14:textId="77777777"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Cracks on the foundation of the building that are patent.</w:t>
      </w:r>
    </w:p>
    <w:p w14:paraId="26A62135" w14:textId="77777777"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1"/>
          <w:sz w:val="24"/>
          <w:szCs w:val="24"/>
        </w:rPr>
      </w:pPr>
      <w:r w:rsidRPr="00A660C4">
        <w:rPr>
          <w:rFonts w:ascii="Times New Roman" w:eastAsia="Times New Roman" w:hAnsi="Times New Roman" w:cs="Times New Roman"/>
          <w:spacing w:val="-2"/>
          <w:sz w:val="24"/>
          <w:szCs w:val="24"/>
          <w:bdr w:val="none" w:sz="0" w:space="0" w:color="auto" w:frame="1"/>
        </w:rPr>
        <w:t>all subsisting easements, quasi-easements and rights of way (if any);</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4"/>
          <w:sz w:val="24"/>
          <w:szCs w:val="24"/>
          <w:bdr w:val="none" w:sz="0" w:space="0" w:color="auto" w:frame="1"/>
        </w:rPr>
        <w:t xml:space="preserve">and </w:t>
      </w:r>
    </w:p>
    <w:p w14:paraId="4E54B0B7" w14:textId="77777777"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rPr>
      </w:pPr>
      <w:r w:rsidRPr="00A660C4">
        <w:rPr>
          <w:rFonts w:ascii="Times New Roman" w:eastAsia="Times New Roman" w:hAnsi="Times New Roman" w:cs="Times New Roman"/>
          <w:spacing w:val="-2"/>
          <w:sz w:val="24"/>
          <w:szCs w:val="24"/>
          <w:bdr w:val="none" w:sz="0" w:space="0" w:color="auto" w:frame="1"/>
        </w:rPr>
        <w:t>The acts, reservations, stipulations and conditions contained or</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implied in the title.</w:t>
      </w:r>
    </w:p>
    <w:p w14:paraId="220C3ABE"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p>
    <w:p w14:paraId="4A3651D5"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 xml:space="preserve"> Outgoings and income of the property</w:t>
      </w:r>
    </w:p>
    <w:p w14:paraId="20EE24CF"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vendors will be receiving rent and maintaining the property in good condition, including the payment of all charges, Insurance, taxes and other liabilities due until the full execution takes place. The purchasers will get vacant possession thereafter.</w:t>
      </w:r>
    </w:p>
    <w:p w14:paraId="6B06D72A" w14:textId="77777777" w:rsidR="00623C6F" w:rsidRPr="00A660C4" w:rsidRDefault="00623C6F" w:rsidP="00623C6F">
      <w:pPr>
        <w:spacing w:after="0" w:line="360" w:lineRule="auto"/>
        <w:jc w:val="both"/>
        <w:rPr>
          <w:rFonts w:ascii="Times New Roman" w:eastAsia="Times New Roman" w:hAnsi="Times New Roman" w:cs="Times New Roman"/>
          <w:b/>
          <w:sz w:val="24"/>
          <w:szCs w:val="24"/>
          <w:u w:val="single"/>
        </w:rPr>
      </w:pPr>
    </w:p>
    <w:p w14:paraId="0079486B"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 xml:space="preserve"> Default</w:t>
      </w:r>
    </w:p>
    <w:p w14:paraId="47DBE28C"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Purchasers will retain the deposit plus other damages as awarded by the court if the Vendors are guilty of default, whereas the Purchasers will be entitled to the refunding of their deposit plus other damages as may be awarded by a court upon default by the Vendors.</w:t>
      </w:r>
    </w:p>
    <w:p w14:paraId="598EFF1C"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Parties have 15 days from the date of last execution to complete their respective parts lest they will be liable to a breach and the above penalty thus applied.</w:t>
      </w:r>
    </w:p>
    <w:p w14:paraId="5DDDA9D7" w14:textId="77777777"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14:paraId="1BC980B0"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Non-merger</w:t>
      </w:r>
    </w:p>
    <w:p w14:paraId="1C5AA2C7"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 All the provisions of this Agreement shall (to the extent that they remain to be observed and performed) continue in full force and effect notwithstanding the registration of the Transfer of Lease in the Purchaser’s name. All terms and obligations attached to this property will waiver once the transaction is complete.</w:t>
      </w:r>
    </w:p>
    <w:p w14:paraId="5C2360AB"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Stamp Duty and related costs</w:t>
      </w:r>
    </w:p>
    <w:p w14:paraId="544058AF"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 xml:space="preserve">The Purchaser shall on the signing of this Agreement pay to the Vendor’s Advocates the following </w:t>
      </w:r>
      <w:r w:rsidRPr="00A660C4">
        <w:rPr>
          <w:rFonts w:ascii="Times New Roman" w:eastAsia="Times New Roman" w:hAnsi="Times New Roman" w:cs="Times New Roman"/>
          <w:spacing w:val="-2"/>
          <w:sz w:val="24"/>
          <w:szCs w:val="24"/>
          <w:lang w:val="en-GB"/>
        </w:rPr>
        <w:lastRenderedPageBreak/>
        <w:t>sums:</w:t>
      </w:r>
    </w:p>
    <w:p w14:paraId="4397263D"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p>
    <w:tbl>
      <w:tblPr>
        <w:tblW w:w="784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98"/>
        <w:gridCol w:w="1850"/>
      </w:tblGrid>
      <w:tr w:rsidR="00623C6F" w:rsidRPr="00A660C4" w14:paraId="26216D43" w14:textId="77777777" w:rsidTr="001C7226">
        <w:trPr>
          <w:trHeight w:val="305"/>
        </w:trPr>
        <w:tc>
          <w:tcPr>
            <w:tcW w:w="0" w:type="auto"/>
          </w:tcPr>
          <w:p w14:paraId="18A2C4E2"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Approximate Stamp Duty at 2% of the Purchase Price</w:t>
            </w:r>
          </w:p>
        </w:tc>
        <w:tc>
          <w:tcPr>
            <w:tcW w:w="1850" w:type="dxa"/>
          </w:tcPr>
          <w:p w14:paraId="3767D9F5"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2000,000/-</w:t>
            </w:r>
          </w:p>
        </w:tc>
      </w:tr>
      <w:tr w:rsidR="00623C6F" w:rsidRPr="00A660C4" w14:paraId="03EFFCE6" w14:textId="77777777" w:rsidTr="001C7226">
        <w:trPr>
          <w:trHeight w:val="321"/>
        </w:trPr>
        <w:tc>
          <w:tcPr>
            <w:tcW w:w="0" w:type="auto"/>
          </w:tcPr>
          <w:p w14:paraId="6B697456"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Valuation and Registration costs for the sub-lease and the reversionary interest</w:t>
            </w:r>
          </w:p>
        </w:tc>
        <w:tc>
          <w:tcPr>
            <w:tcW w:w="1850" w:type="dxa"/>
          </w:tcPr>
          <w:p w14:paraId="47A0EEA5"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12,500/-</w:t>
            </w:r>
          </w:p>
        </w:tc>
      </w:tr>
      <w:tr w:rsidR="00623C6F" w:rsidRPr="00A660C4" w14:paraId="2A13C9A2" w14:textId="77777777" w:rsidTr="001C7226">
        <w:trPr>
          <w:trHeight w:val="321"/>
        </w:trPr>
        <w:tc>
          <w:tcPr>
            <w:tcW w:w="0" w:type="auto"/>
          </w:tcPr>
          <w:p w14:paraId="28C5A593"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 xml:space="preserve">Purchase of Reversionary Interest </w:t>
            </w:r>
          </w:p>
        </w:tc>
        <w:tc>
          <w:tcPr>
            <w:tcW w:w="1850" w:type="dxa"/>
          </w:tcPr>
          <w:p w14:paraId="416DBDB6"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50,000/</w:t>
            </w:r>
          </w:p>
        </w:tc>
      </w:tr>
      <w:tr w:rsidR="00623C6F" w:rsidRPr="00A660C4" w14:paraId="592D6235" w14:textId="77777777" w:rsidTr="001C7226">
        <w:trPr>
          <w:trHeight w:val="70"/>
        </w:trPr>
        <w:tc>
          <w:tcPr>
            <w:tcW w:w="0" w:type="auto"/>
          </w:tcPr>
          <w:p w14:paraId="542B0F83"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ind w:left="720"/>
              <w:jc w:val="both"/>
              <w:textAlignment w:val="baseline"/>
              <w:rPr>
                <w:rFonts w:ascii="Times New Roman" w:eastAsia="Times New Roman" w:hAnsi="Times New Roman" w:cs="Times New Roman"/>
                <w:spacing w:val="-2"/>
                <w:sz w:val="24"/>
                <w:szCs w:val="24"/>
                <w:lang w:val="en-GB"/>
              </w:rPr>
            </w:pPr>
          </w:p>
        </w:tc>
        <w:tc>
          <w:tcPr>
            <w:tcW w:w="1850" w:type="dxa"/>
          </w:tcPr>
          <w:p w14:paraId="12FEEF42"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r>
      <w:tr w:rsidR="00623C6F" w:rsidRPr="00A660C4" w14:paraId="520C7990" w14:textId="77777777" w:rsidTr="001C7226">
        <w:trPr>
          <w:trHeight w:val="321"/>
        </w:trPr>
        <w:tc>
          <w:tcPr>
            <w:tcW w:w="0" w:type="auto"/>
          </w:tcPr>
          <w:p w14:paraId="3D1D840A"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ind w:left="720"/>
              <w:jc w:val="both"/>
              <w:textAlignment w:val="baseline"/>
              <w:rPr>
                <w:rFonts w:ascii="Times New Roman" w:eastAsia="Times New Roman" w:hAnsi="Times New Roman" w:cs="Times New Roman"/>
                <w:spacing w:val="-2"/>
                <w:sz w:val="24"/>
                <w:szCs w:val="24"/>
                <w:lang w:val="en-GB"/>
              </w:rPr>
            </w:pPr>
          </w:p>
        </w:tc>
        <w:tc>
          <w:tcPr>
            <w:tcW w:w="1850" w:type="dxa"/>
          </w:tcPr>
          <w:p w14:paraId="305F45FB"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r>
      <w:tr w:rsidR="00623C6F" w:rsidRPr="00A660C4" w14:paraId="231A1C96" w14:textId="77777777" w:rsidTr="001C7226">
        <w:trPr>
          <w:trHeight w:val="321"/>
        </w:trPr>
        <w:tc>
          <w:tcPr>
            <w:tcW w:w="0" w:type="auto"/>
          </w:tcPr>
          <w:p w14:paraId="43A058D0"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c>
          <w:tcPr>
            <w:tcW w:w="1850" w:type="dxa"/>
          </w:tcPr>
          <w:p w14:paraId="797BF2AF"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r>
      <w:tr w:rsidR="00623C6F" w:rsidRPr="00A660C4" w14:paraId="7450BCE9" w14:textId="77777777" w:rsidTr="001C7226">
        <w:trPr>
          <w:trHeight w:val="321"/>
        </w:trPr>
        <w:tc>
          <w:tcPr>
            <w:tcW w:w="0" w:type="auto"/>
          </w:tcPr>
          <w:p w14:paraId="3BC76775"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Electricity Meter Deposit</w:t>
            </w:r>
          </w:p>
        </w:tc>
        <w:tc>
          <w:tcPr>
            <w:tcW w:w="1850" w:type="dxa"/>
          </w:tcPr>
          <w:p w14:paraId="6BD8B97C"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5,000/-</w:t>
            </w:r>
          </w:p>
        </w:tc>
      </w:tr>
      <w:tr w:rsidR="00623C6F" w:rsidRPr="00A660C4" w14:paraId="0FBCB486" w14:textId="77777777" w:rsidTr="001C7226">
        <w:trPr>
          <w:trHeight w:val="305"/>
        </w:trPr>
        <w:tc>
          <w:tcPr>
            <w:tcW w:w="0" w:type="auto"/>
          </w:tcPr>
          <w:p w14:paraId="586C2204"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Water Meter Deposit</w:t>
            </w:r>
          </w:p>
        </w:tc>
        <w:tc>
          <w:tcPr>
            <w:tcW w:w="1850" w:type="dxa"/>
          </w:tcPr>
          <w:p w14:paraId="4761D888"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5,000/-</w:t>
            </w:r>
          </w:p>
        </w:tc>
      </w:tr>
      <w:tr w:rsidR="00623C6F" w:rsidRPr="00A660C4" w14:paraId="79E44746" w14:textId="77777777" w:rsidTr="001C7226">
        <w:trPr>
          <w:trHeight w:val="321"/>
        </w:trPr>
        <w:tc>
          <w:tcPr>
            <w:tcW w:w="0" w:type="auto"/>
          </w:tcPr>
          <w:p w14:paraId="5566275C"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Deposit for Service Charge</w:t>
            </w:r>
          </w:p>
        </w:tc>
        <w:tc>
          <w:tcPr>
            <w:tcW w:w="1850" w:type="dxa"/>
          </w:tcPr>
          <w:p w14:paraId="4B00D47B"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15,000/-</w:t>
            </w:r>
          </w:p>
        </w:tc>
      </w:tr>
      <w:tr w:rsidR="00623C6F" w:rsidRPr="00A660C4" w14:paraId="06FF7C07" w14:textId="77777777" w:rsidTr="001C7226">
        <w:trPr>
          <w:trHeight w:val="161"/>
        </w:trPr>
        <w:tc>
          <w:tcPr>
            <w:tcW w:w="5998" w:type="dxa"/>
          </w:tcPr>
          <w:p w14:paraId="458F4B68" w14:textId="77777777"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Legal fees (inclusive of VAT @ 16%)</w:t>
            </w:r>
          </w:p>
        </w:tc>
        <w:tc>
          <w:tcPr>
            <w:tcW w:w="1850" w:type="dxa"/>
          </w:tcPr>
          <w:p w14:paraId="254C9BBE"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 xml:space="preserve">Kshs.  </w:t>
            </w:r>
            <w:r>
              <w:rPr>
                <w:rFonts w:ascii="Times New Roman" w:eastAsia="Times New Roman" w:hAnsi="Times New Roman" w:cs="Times New Roman"/>
                <w:spacing w:val="-2"/>
                <w:sz w:val="24"/>
                <w:szCs w:val="24"/>
                <w:lang w:val="en-GB"/>
              </w:rPr>
              <w:t>/-</w:t>
            </w:r>
          </w:p>
        </w:tc>
      </w:tr>
      <w:tr w:rsidR="00623C6F" w:rsidRPr="00A660C4" w14:paraId="733CD684" w14:textId="77777777" w:rsidTr="001C7226">
        <w:trPr>
          <w:trHeight w:val="160"/>
        </w:trPr>
        <w:tc>
          <w:tcPr>
            <w:tcW w:w="5998" w:type="dxa"/>
          </w:tcPr>
          <w:p w14:paraId="1245CE45"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lang w:val="en-GB"/>
              </w:rPr>
            </w:pPr>
            <w:r w:rsidRPr="00A660C4">
              <w:rPr>
                <w:rFonts w:ascii="Times New Roman" w:eastAsia="Times New Roman" w:hAnsi="Times New Roman" w:cs="Times New Roman"/>
                <w:b/>
                <w:spacing w:val="-2"/>
                <w:sz w:val="24"/>
                <w:szCs w:val="24"/>
                <w:lang w:val="en-GB"/>
              </w:rPr>
              <w:t>TOTAL</w:t>
            </w:r>
          </w:p>
        </w:tc>
        <w:tc>
          <w:tcPr>
            <w:tcW w:w="1850" w:type="dxa"/>
          </w:tcPr>
          <w:p w14:paraId="1B06E99C" w14:textId="77777777"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lang w:val="en-GB"/>
              </w:rPr>
            </w:pPr>
            <w:r w:rsidRPr="00A660C4">
              <w:rPr>
                <w:rFonts w:ascii="Times New Roman" w:eastAsia="Times New Roman" w:hAnsi="Times New Roman" w:cs="Times New Roman"/>
                <w:b/>
                <w:spacing w:val="-2"/>
                <w:sz w:val="24"/>
                <w:szCs w:val="24"/>
                <w:lang w:val="en-GB"/>
              </w:rPr>
              <w:t>Kshs.</w:t>
            </w:r>
            <w:r w:rsidR="00BA206F">
              <w:rPr>
                <w:rFonts w:ascii="Times New Roman" w:eastAsia="Times New Roman" w:hAnsi="Times New Roman" w:cs="Times New Roman"/>
                <w:b/>
                <w:spacing w:val="-2"/>
                <w:sz w:val="24"/>
                <w:szCs w:val="24"/>
                <w:lang w:val="en-GB"/>
              </w:rPr>
              <w:t xml:space="preserve"> </w:t>
            </w:r>
            <w:r>
              <w:rPr>
                <w:rFonts w:ascii="Times New Roman" w:eastAsia="Times New Roman" w:hAnsi="Times New Roman" w:cs="Times New Roman"/>
                <w:b/>
                <w:spacing w:val="-2"/>
                <w:sz w:val="24"/>
                <w:szCs w:val="24"/>
                <w:lang w:val="en-GB"/>
              </w:rPr>
              <w:t>/-</w:t>
            </w:r>
          </w:p>
        </w:tc>
      </w:tr>
    </w:tbl>
    <w:p w14:paraId="7FFE85C7" w14:textId="77777777" w:rsidR="00623C6F" w:rsidRPr="00A660C4" w:rsidRDefault="00623C6F" w:rsidP="00623C6F">
      <w:pPr>
        <w:widowControl w:val="0"/>
        <w:tabs>
          <w:tab w:val="left"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p w14:paraId="625F1EFF" w14:textId="77777777" w:rsidR="00623C6F" w:rsidRPr="00A660C4" w:rsidRDefault="00623C6F" w:rsidP="00623C6F">
      <w:pPr>
        <w:pStyle w:val="ListParagraph"/>
        <w:spacing w:line="360" w:lineRule="auto"/>
        <w:jc w:val="both"/>
        <w:rPr>
          <w:rFonts w:ascii="Times New Roman" w:eastAsia="Times New Roman" w:hAnsi="Times New Roman" w:cs="Times New Roman"/>
          <w:b/>
          <w:sz w:val="24"/>
          <w:szCs w:val="24"/>
          <w:u w:val="single"/>
        </w:rPr>
      </w:pPr>
    </w:p>
    <w:p w14:paraId="763518A4" w14:textId="77777777" w:rsidR="00623C6F" w:rsidRPr="00A660C4" w:rsidRDefault="00623C6F" w:rsidP="00623C6F">
      <w:pPr>
        <w:spacing w:after="0" w:line="360" w:lineRule="auto"/>
        <w:jc w:val="both"/>
        <w:rPr>
          <w:rFonts w:ascii="Times New Roman" w:eastAsia="Times New Roman" w:hAnsi="Times New Roman" w:cs="Times New Roman"/>
          <w:b/>
          <w:sz w:val="24"/>
          <w:szCs w:val="24"/>
          <w:u w:val="single"/>
        </w:rPr>
      </w:pPr>
    </w:p>
    <w:p w14:paraId="6DFF3D04"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Disclaimer</w:t>
      </w:r>
    </w:p>
    <w:p w14:paraId="73D4C2F4"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Purchaser has notice of identity of the property and takes it that way nevertheless.</w:t>
      </w:r>
    </w:p>
    <w:p w14:paraId="4447F843" w14:textId="77777777"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14:paraId="180BF24B"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Assignments</w:t>
      </w:r>
    </w:p>
    <w:p w14:paraId="1D5AD375"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In this Clause:</w:t>
      </w:r>
    </w:p>
    <w:p w14:paraId="406EE96C"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16.1.1</w:t>
      </w:r>
      <w:r w:rsidRPr="00A660C4">
        <w:rPr>
          <w:rFonts w:ascii="Times New Roman" w:hAnsi="Times New Roman" w:cs="Times New Roman"/>
          <w:spacing w:val="-2"/>
          <w:sz w:val="24"/>
          <w:szCs w:val="24"/>
        </w:rPr>
        <w:tab/>
        <w:t>"Permitted Assignment" means an assignment of the whole benefit of this Agreement such assignment being made subject to the provisions of Clause 16.4.</w:t>
      </w:r>
    </w:p>
    <w:p w14:paraId="79FDBDBB" w14:textId="77777777" w:rsidR="00623C6F" w:rsidRPr="00A660C4" w:rsidRDefault="00623C6F" w:rsidP="00623C6F">
      <w:pPr>
        <w:tabs>
          <w:tab w:val="left" w:pos="-720"/>
          <w:tab w:val="left" w:pos="0"/>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16.1.2</w:t>
      </w:r>
      <w:r w:rsidRPr="00A660C4">
        <w:rPr>
          <w:rFonts w:ascii="Times New Roman" w:hAnsi="Times New Roman" w:cs="Times New Roman"/>
          <w:spacing w:val="-2"/>
          <w:sz w:val="24"/>
          <w:szCs w:val="24"/>
        </w:rPr>
        <w:tab/>
        <w:t>"Assignee" means any person approved in writing by the Vendor in whose favour a Permitted Assignment is proposed to be made and who (prior to the making of such Permitted Assignment) has agreed with the Vendor in such manner as the Vendor may reasonably require to be bound by the provisions of Clause 16.4</w:t>
      </w:r>
    </w:p>
    <w:p w14:paraId="1664A58C"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lastRenderedPageBreak/>
        <w:t>16.2</w:t>
      </w:r>
      <w:r w:rsidRPr="00A660C4">
        <w:rPr>
          <w:rFonts w:ascii="Times New Roman" w:hAnsi="Times New Roman" w:cs="Times New Roman"/>
          <w:spacing w:val="-2"/>
          <w:sz w:val="24"/>
          <w:szCs w:val="24"/>
        </w:rPr>
        <w:tab/>
        <w:t>Subject to indemnifying the Vendor against all costs incurred by the Vendor in that connection the Purchaser may on or after (but not before) the Certificate Date with the prior consent in writing of the Vendor assign the benefit of this Agreement by means of a Permitted Assignment to an Assignee who shall enter into a novation agreement with the Vendor in respect of the obligations of the parties hereunder.</w:t>
      </w:r>
    </w:p>
    <w:p w14:paraId="2E2FB404"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16.3 </w:t>
      </w:r>
      <w:r w:rsidRPr="00A660C4">
        <w:rPr>
          <w:rFonts w:ascii="Times New Roman" w:hAnsi="Times New Roman" w:cs="Times New Roman"/>
          <w:spacing w:val="-2"/>
          <w:sz w:val="24"/>
          <w:szCs w:val="24"/>
        </w:rPr>
        <w:tab/>
        <w:t>Save as provided in Clause 16.2 the Purchaser shall not assign charge or otherwise deal in any way with the benefit of this Agreement in whole or in part provided that this Clause shall not prevent the Purchaser from entering into a contract with any person before the Certificate Date either for the assignment to such person on or after the Certificate Date of the whole benefit of this Agreement (otherwise than by way of security).</w:t>
      </w:r>
    </w:p>
    <w:p w14:paraId="7719D438"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16.4</w:t>
      </w:r>
      <w:r w:rsidRPr="00A660C4">
        <w:rPr>
          <w:rFonts w:ascii="Times New Roman" w:hAnsi="Times New Roman" w:cs="Times New Roman"/>
          <w:spacing w:val="-2"/>
          <w:sz w:val="24"/>
          <w:szCs w:val="24"/>
        </w:rPr>
        <w:tab/>
        <w:t xml:space="preserve">     The Vendor shall not be obliged to transfer the Apartment to an Assignee unless the Assignee has first agreed with the Vendor in such manner as the Vendor may require to be bound by the provisions of this Agreement and to perform and observe all the obligations on the part of the Purchaser contained in this Agreement which remain to be performed and observed.</w:t>
      </w:r>
    </w:p>
    <w:p w14:paraId="34EF4F39" w14:textId="77777777"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The Vendor will assign the Purchasers the interest upon full payment of the consideration.</w:t>
      </w:r>
    </w:p>
    <w:p w14:paraId="5BBF0051"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Guarantee of title</w:t>
      </w:r>
    </w:p>
    <w:p w14:paraId="497C0F9F" w14:textId="77777777" w:rsidR="00623C6F" w:rsidRPr="00A660C4" w:rsidRDefault="00623C6F" w:rsidP="00664A0A">
      <w:pPr>
        <w:pStyle w:val="ListParagraph"/>
        <w:numPr>
          <w:ilvl w:val="0"/>
          <w:numId w:val="97"/>
        </w:num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The Purchaser hereby accepts the right of the Vendor to sell the Apartment and shall not require any evidence of or raise any objection requisition or inquiry in respect of the Vendor's title to the Site.</w:t>
      </w:r>
    </w:p>
    <w:p w14:paraId="37702BB1" w14:textId="77777777" w:rsidR="00623C6F" w:rsidRPr="00A660C4" w:rsidRDefault="00623C6F" w:rsidP="00664A0A">
      <w:pPr>
        <w:pStyle w:val="ListParagraph"/>
        <w:numPr>
          <w:ilvl w:val="0"/>
          <w:numId w:val="97"/>
        </w:num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Apartment is sold subject to the Conditions contained in the Lease registered in the Lands Titles Registry in Nairobi as </w:t>
      </w:r>
      <w:r w:rsidRPr="00A660C4">
        <w:rPr>
          <w:rFonts w:ascii="Times New Roman" w:hAnsi="Times New Roman" w:cs="Times New Roman"/>
          <w:b/>
          <w:spacing w:val="-2"/>
          <w:sz w:val="24"/>
          <w:szCs w:val="24"/>
        </w:rPr>
        <w:t>I.R. No.</w:t>
      </w:r>
      <w:r w:rsidRPr="00A660C4">
        <w:rPr>
          <w:rFonts w:ascii="Times New Roman" w:eastAsia="Times New Roman" w:hAnsi="Times New Roman" w:cs="Times New Roman"/>
          <w:b/>
          <w:spacing w:val="-2"/>
          <w:sz w:val="24"/>
          <w:szCs w:val="24"/>
          <w:bdr w:val="none" w:sz="0" w:space="0" w:color="auto" w:frame="1"/>
        </w:rPr>
        <w:t xml:space="preserve"> 2344-12</w:t>
      </w:r>
      <w:r w:rsidRPr="00A660C4">
        <w:rPr>
          <w:rFonts w:ascii="Times New Roman" w:eastAsia="Times New Roman" w:hAnsi="Times New Roman" w:cs="Times New Roman"/>
          <w:spacing w:val="-2"/>
          <w:sz w:val="24"/>
          <w:szCs w:val="24"/>
          <w:bdr w:val="none" w:sz="0" w:space="0" w:color="auto" w:frame="1"/>
        </w:rPr>
        <w:t xml:space="preserve"> </w:t>
      </w:r>
      <w:r w:rsidRPr="00A660C4">
        <w:rPr>
          <w:rFonts w:ascii="Times New Roman" w:hAnsi="Times New Roman" w:cs="Times New Roman"/>
          <w:spacing w:val="-2"/>
          <w:sz w:val="24"/>
          <w:szCs w:val="24"/>
        </w:rPr>
        <w:t>with vacant possession but otherwise free from encumbrances.</w:t>
      </w:r>
    </w:p>
    <w:p w14:paraId="6548F27A" w14:textId="77777777" w:rsidR="00623C6F" w:rsidRPr="00A660C4" w:rsidRDefault="00623C6F" w:rsidP="00664A0A">
      <w:pPr>
        <w:pStyle w:val="ListParagraph"/>
        <w:numPr>
          <w:ilvl w:val="0"/>
          <w:numId w:val="97"/>
        </w:numPr>
        <w:spacing w:after="0" w:line="360" w:lineRule="auto"/>
        <w:jc w:val="both"/>
        <w:rPr>
          <w:rFonts w:ascii="Times New Roman" w:eastAsia="Times New Roman" w:hAnsi="Times New Roman" w:cs="Times New Roman"/>
          <w:b/>
          <w:sz w:val="24"/>
          <w:szCs w:val="24"/>
          <w:u w:val="single"/>
        </w:rPr>
      </w:pPr>
      <w:r w:rsidRPr="00A660C4">
        <w:rPr>
          <w:rFonts w:ascii="Times New Roman" w:hAnsi="Times New Roman" w:cs="Times New Roman"/>
          <w:spacing w:val="-2"/>
          <w:sz w:val="24"/>
          <w:szCs w:val="24"/>
        </w:rPr>
        <w:t>The Purchaser, having been supplied with such information as the Vendor has concerning the Apartment and the Project has entered into this Agreement with notice of and shall raise no objection requisition or inquiry in respect of such terms and conditions.</w:t>
      </w:r>
    </w:p>
    <w:p w14:paraId="3A8B0F9B"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p>
    <w:p w14:paraId="03E28C9F"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Executed as a Deed.</w:t>
      </w:r>
    </w:p>
    <w:p w14:paraId="2539650A" w14:textId="77777777"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14:paraId="25E5E9BB"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General</w:t>
      </w:r>
    </w:p>
    <w:p w14:paraId="00446E26"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lastRenderedPageBreak/>
        <w:t>This contract is made between parties with legal capacity to contract and shall be deemed to have followed all necessary steps, and any party that breaches all or any clause shall be held liable accordingly.</w:t>
      </w:r>
    </w:p>
    <w:p w14:paraId="5C4258A8"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p>
    <w:p w14:paraId="78500F5A" w14:textId="77777777"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Intention to be bound</w:t>
      </w:r>
    </w:p>
    <w:p w14:paraId="3269F49F" w14:textId="77777777" w:rsidR="00623C6F" w:rsidRPr="00BA206F" w:rsidRDefault="00623C6F" w:rsidP="00BA20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 xml:space="preserve">The parties hereby have agreed and shown the intention to be bound and any derogation will be to </w:t>
      </w:r>
      <w:r w:rsidR="00BA206F">
        <w:rPr>
          <w:rFonts w:ascii="Times New Roman" w:eastAsia="Times New Roman" w:hAnsi="Times New Roman" w:cs="Times New Roman"/>
          <w:sz w:val="24"/>
          <w:szCs w:val="24"/>
        </w:rPr>
        <w:t>the detriment of the defaulter.</w:t>
      </w:r>
    </w:p>
    <w:p w14:paraId="25DA343B" w14:textId="77777777" w:rsidR="00623C6F" w:rsidRPr="00A660C4" w:rsidRDefault="00623C6F" w:rsidP="00623C6F">
      <w:pPr>
        <w:tabs>
          <w:tab w:val="center" w:pos="4513"/>
        </w:tabs>
        <w:suppressAutoHyphens/>
        <w:spacing w:line="360" w:lineRule="auto"/>
        <w:jc w:val="center"/>
        <w:outlineLvl w:val="0"/>
        <w:rPr>
          <w:rFonts w:ascii="Times New Roman" w:hAnsi="Times New Roman" w:cs="Times New Roman"/>
          <w:b/>
          <w:spacing w:val="-2"/>
          <w:sz w:val="24"/>
          <w:szCs w:val="24"/>
        </w:rPr>
      </w:pPr>
      <w:r w:rsidRPr="00A660C4">
        <w:rPr>
          <w:rFonts w:ascii="Times New Roman" w:hAnsi="Times New Roman" w:cs="Times New Roman"/>
          <w:b/>
          <w:spacing w:val="-2"/>
          <w:sz w:val="24"/>
          <w:szCs w:val="24"/>
          <w:u w:val="single"/>
        </w:rPr>
        <w:t>FIRST SCHEDULE</w:t>
      </w:r>
    </w:p>
    <w:p w14:paraId="3F128550" w14:textId="77777777" w:rsidR="00623C6F" w:rsidRPr="00A660C4" w:rsidRDefault="00623C6F" w:rsidP="00623C6F">
      <w:pPr>
        <w:tabs>
          <w:tab w:val="center" w:pos="4513"/>
        </w:tabs>
        <w:suppressAutoHyphens/>
        <w:spacing w:line="360" w:lineRule="auto"/>
        <w:jc w:val="both"/>
        <w:outlineLvl w:val="0"/>
        <w:rPr>
          <w:rFonts w:ascii="Times New Roman" w:hAnsi="Times New Roman" w:cs="Times New Roman"/>
          <w:spacing w:val="-2"/>
          <w:sz w:val="24"/>
          <w:szCs w:val="24"/>
        </w:rPr>
      </w:pPr>
      <w:r w:rsidRPr="00A660C4">
        <w:rPr>
          <w:rFonts w:ascii="Times New Roman" w:hAnsi="Times New Roman" w:cs="Times New Roman"/>
          <w:spacing w:val="-2"/>
          <w:sz w:val="24"/>
          <w:szCs w:val="24"/>
        </w:rPr>
        <w:tab/>
      </w:r>
      <w:r w:rsidRPr="00A660C4">
        <w:rPr>
          <w:rFonts w:ascii="Times New Roman" w:hAnsi="Times New Roman" w:cs="Times New Roman"/>
          <w:spacing w:val="-2"/>
          <w:sz w:val="24"/>
          <w:szCs w:val="24"/>
          <w:u w:val="single"/>
        </w:rPr>
        <w:t>Part I</w:t>
      </w:r>
    </w:p>
    <w:p w14:paraId="44912BA6" w14:textId="77777777" w:rsidR="00623C6F" w:rsidRPr="00A660C4" w:rsidRDefault="00BA206F" w:rsidP="00BA206F">
      <w:pPr>
        <w:tabs>
          <w:tab w:val="center" w:pos="4513"/>
        </w:tabs>
        <w:suppressAutoHyphens/>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ab/>
        <w:t>(The Site)</w:t>
      </w:r>
    </w:p>
    <w:p w14:paraId="10445420" w14:textId="77777777" w:rsidR="00623C6F" w:rsidRPr="00BA206F" w:rsidRDefault="00623C6F" w:rsidP="00BA206F">
      <w:pPr>
        <w:tabs>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All that piece of land situate in the City of Nairobi in the Nairobi Area of the Republic of Kenya containing by measurement Two decimal Nought Nought Nought (2.000) hectares or thereabouts that is to say L.R. No </w:t>
      </w:r>
      <w:r w:rsidRPr="00A660C4">
        <w:rPr>
          <w:rFonts w:ascii="Times New Roman" w:eastAsia="Times New Roman" w:hAnsi="Times New Roman" w:cs="Times New Roman"/>
          <w:b/>
          <w:spacing w:val="-2"/>
          <w:sz w:val="24"/>
          <w:szCs w:val="24"/>
          <w:bdr w:val="none" w:sz="0" w:space="0" w:color="auto" w:frame="1"/>
        </w:rPr>
        <w:t>2344-12</w:t>
      </w:r>
      <w:r w:rsidRPr="00A660C4">
        <w:rPr>
          <w:rFonts w:ascii="Times New Roman" w:hAnsi="Times New Roman" w:cs="Times New Roman"/>
          <w:spacing w:val="-2"/>
          <w:sz w:val="24"/>
          <w:szCs w:val="24"/>
        </w:rPr>
        <w:t xml:space="preserve"> which said piece of land is comprised in a Grant registered in the Lands Titles Registry in Nairobi as I.R.</w:t>
      </w:r>
      <w:r w:rsidRPr="00A660C4">
        <w:rPr>
          <w:rFonts w:ascii="Times New Roman" w:eastAsia="Times New Roman" w:hAnsi="Times New Roman" w:cs="Times New Roman"/>
          <w:b/>
          <w:spacing w:val="-2"/>
          <w:sz w:val="24"/>
          <w:szCs w:val="24"/>
          <w:bdr w:val="none" w:sz="0" w:space="0" w:color="auto" w:frame="1"/>
        </w:rPr>
        <w:t xml:space="preserve"> 2344-12</w:t>
      </w:r>
      <w:r w:rsidRPr="00A660C4">
        <w:rPr>
          <w:rFonts w:ascii="Times New Roman" w:eastAsia="Times New Roman" w:hAnsi="Times New Roman" w:cs="Times New Roman"/>
          <w:b/>
          <w:sz w:val="24"/>
          <w:szCs w:val="24"/>
          <w:bdr w:val="none" w:sz="0" w:space="0" w:color="auto" w:frame="1"/>
        </w:rPr>
        <w:t xml:space="preserve"> </w:t>
      </w:r>
      <w:r w:rsidRPr="00A660C4">
        <w:rPr>
          <w:rFonts w:ascii="Times New Roman" w:hAnsi="Times New Roman" w:cs="Times New Roman"/>
          <w:spacing w:val="-2"/>
          <w:sz w:val="24"/>
          <w:szCs w:val="24"/>
        </w:rPr>
        <w:t xml:space="preserve">  and is with the dimensions abuttals and boundaries thereof delineated on the plan annexed to the said Grant and more particularly on Land Survey Plan Number 128421 deposited in the Su</w:t>
      </w:r>
      <w:r w:rsidR="00BA206F">
        <w:rPr>
          <w:rFonts w:ascii="Times New Roman" w:hAnsi="Times New Roman" w:cs="Times New Roman"/>
          <w:spacing w:val="-2"/>
          <w:sz w:val="24"/>
          <w:szCs w:val="24"/>
        </w:rPr>
        <w:t>rvey Records Office at Nairobi.</w:t>
      </w:r>
    </w:p>
    <w:p w14:paraId="285C1AC8" w14:textId="77777777" w:rsidR="00623C6F" w:rsidRPr="00A660C4" w:rsidRDefault="00623C6F" w:rsidP="00623C6F">
      <w:pPr>
        <w:tabs>
          <w:tab w:val="center" w:pos="4513"/>
        </w:tabs>
        <w:suppressAutoHyphens/>
        <w:spacing w:line="360" w:lineRule="auto"/>
        <w:jc w:val="center"/>
        <w:outlineLvl w:val="0"/>
        <w:rPr>
          <w:rFonts w:ascii="Times New Roman" w:hAnsi="Times New Roman" w:cs="Times New Roman"/>
          <w:b/>
          <w:spacing w:val="-2"/>
          <w:sz w:val="24"/>
          <w:szCs w:val="24"/>
        </w:rPr>
      </w:pPr>
      <w:r w:rsidRPr="00A660C4">
        <w:rPr>
          <w:rFonts w:ascii="Times New Roman" w:hAnsi="Times New Roman" w:cs="Times New Roman"/>
          <w:b/>
          <w:spacing w:val="-2"/>
          <w:sz w:val="24"/>
          <w:szCs w:val="24"/>
          <w:u w:val="single"/>
        </w:rPr>
        <w:t>SECOND SCHEDULE</w:t>
      </w:r>
    </w:p>
    <w:p w14:paraId="707C253F" w14:textId="77777777" w:rsidR="00623C6F" w:rsidRPr="00A660C4" w:rsidRDefault="00623C6F" w:rsidP="00623C6F">
      <w:pPr>
        <w:tabs>
          <w:tab w:val="center" w:pos="4513"/>
        </w:tabs>
        <w:suppressAutoHyphens/>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ab/>
        <w:t>(The Apartment</w:t>
      </w:r>
      <w:r w:rsidRPr="00A660C4">
        <w:rPr>
          <w:rFonts w:ascii="Times New Roman" w:hAnsi="Times New Roman" w:cs="Times New Roman"/>
          <w:spacing w:val="-2"/>
          <w:sz w:val="24"/>
          <w:szCs w:val="24"/>
        </w:rPr>
        <w:t>)</w:t>
      </w:r>
    </w:p>
    <w:p w14:paraId="65ADE3BC" w14:textId="77777777" w:rsidR="00623C6F" w:rsidRPr="00A660C4" w:rsidRDefault="00623C6F" w:rsidP="00623C6F">
      <w:pPr>
        <w:tabs>
          <w:tab w:val="left" w:pos="-720"/>
        </w:tabs>
        <w:suppressAutoHyphens/>
        <w:spacing w:line="360" w:lineRule="auto"/>
        <w:jc w:val="both"/>
        <w:rPr>
          <w:rFonts w:ascii="Times New Roman" w:hAnsi="Times New Roman" w:cs="Times New Roman"/>
          <w:spacing w:val="-2"/>
          <w:sz w:val="24"/>
          <w:szCs w:val="24"/>
        </w:rPr>
      </w:pPr>
    </w:p>
    <w:p w14:paraId="5B069B41" w14:textId="77777777" w:rsidR="00BA206F" w:rsidRDefault="00623C6F" w:rsidP="00BA206F">
      <w:pPr>
        <w:tabs>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Apartment  to be constructed on the Site which said Apartment  for identification only is </w:t>
      </w:r>
      <w:r w:rsidRPr="00A660C4">
        <w:rPr>
          <w:rFonts w:ascii="Times New Roman" w:hAnsi="Times New Roman" w:cs="Times New Roman"/>
          <w:b/>
          <w:bCs/>
          <w:spacing w:val="-2"/>
          <w:sz w:val="24"/>
          <w:szCs w:val="24"/>
        </w:rPr>
        <w:t xml:space="preserve">Apartment Number  B9  </w:t>
      </w:r>
      <w:r w:rsidRPr="00A660C4">
        <w:rPr>
          <w:rFonts w:ascii="Times New Roman" w:hAnsi="Times New Roman" w:cs="Times New Roman"/>
          <w:bCs/>
          <w:spacing w:val="-2"/>
          <w:sz w:val="24"/>
          <w:szCs w:val="24"/>
        </w:rPr>
        <w:t>as</w:t>
      </w:r>
      <w:r w:rsidRPr="00A660C4">
        <w:rPr>
          <w:rFonts w:ascii="Times New Roman" w:hAnsi="Times New Roman" w:cs="Times New Roman"/>
          <w:b/>
          <w:bCs/>
          <w:spacing w:val="-2"/>
          <w:sz w:val="24"/>
          <w:szCs w:val="24"/>
        </w:rPr>
        <w:t xml:space="preserve"> </w:t>
      </w:r>
      <w:r w:rsidRPr="00A660C4">
        <w:rPr>
          <w:rFonts w:ascii="Times New Roman" w:hAnsi="Times New Roman" w:cs="Times New Roman"/>
          <w:spacing w:val="-2"/>
          <w:sz w:val="24"/>
          <w:szCs w:val="24"/>
        </w:rPr>
        <w:t>shown on the sub division plan available for inspection in the Ve</w:t>
      </w:r>
      <w:r w:rsidR="00BA206F">
        <w:rPr>
          <w:rFonts w:ascii="Times New Roman" w:hAnsi="Times New Roman" w:cs="Times New Roman"/>
          <w:spacing w:val="-2"/>
          <w:sz w:val="24"/>
          <w:szCs w:val="24"/>
        </w:rPr>
        <w:t xml:space="preserve">ndor’s or its agents’ offices. </w:t>
      </w:r>
    </w:p>
    <w:p w14:paraId="277F0566" w14:textId="77777777" w:rsidR="00623C6F" w:rsidRPr="00BA206F" w:rsidRDefault="00623C6F" w:rsidP="00BA206F">
      <w:pPr>
        <w:tabs>
          <w:tab w:val="left" w:pos="-720"/>
        </w:tabs>
        <w:suppressAutoHyphens/>
        <w:spacing w:line="360" w:lineRule="auto"/>
        <w:jc w:val="center"/>
        <w:rPr>
          <w:rFonts w:ascii="Times New Roman" w:hAnsi="Times New Roman" w:cs="Times New Roman"/>
          <w:spacing w:val="-2"/>
          <w:sz w:val="24"/>
          <w:szCs w:val="24"/>
        </w:rPr>
      </w:pPr>
      <w:r w:rsidRPr="00A660C4">
        <w:rPr>
          <w:rFonts w:ascii="Times New Roman" w:hAnsi="Times New Roman" w:cs="Times New Roman"/>
          <w:b/>
          <w:spacing w:val="-2"/>
          <w:sz w:val="24"/>
          <w:szCs w:val="24"/>
          <w:u w:val="single"/>
        </w:rPr>
        <w:t>THIRD SCHEDULE</w:t>
      </w:r>
    </w:p>
    <w:p w14:paraId="4EFEEC66" w14:textId="77777777" w:rsidR="00623C6F" w:rsidRPr="00A660C4" w:rsidRDefault="00BA206F" w:rsidP="00BA206F">
      <w:pPr>
        <w:tabs>
          <w:tab w:val="center" w:pos="4513"/>
        </w:tabs>
        <w:suppressAutoHyphens/>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ab/>
        <w:t>(Building Repairs)</w:t>
      </w:r>
    </w:p>
    <w:p w14:paraId="24BFF6CC" w14:textId="77777777" w:rsidR="00623C6F" w:rsidRPr="00A660C4" w:rsidRDefault="00623C6F" w:rsidP="00BA206F">
      <w:pPr>
        <w:tabs>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Building Contract is in the custody of the Vendor and upon request, it is available for inspection by the Purchaser. </w:t>
      </w:r>
    </w:p>
    <w:p w14:paraId="736BBF9B" w14:textId="77777777" w:rsidR="00623C6F" w:rsidRPr="00A660C4" w:rsidRDefault="00623C6F" w:rsidP="00623C6F">
      <w:pPr>
        <w:tabs>
          <w:tab w:val="center" w:pos="4513"/>
        </w:tabs>
        <w:suppressAutoHyphens/>
        <w:spacing w:line="360" w:lineRule="auto"/>
        <w:jc w:val="both"/>
        <w:outlineLvl w:val="0"/>
        <w:rPr>
          <w:rFonts w:ascii="Times New Roman" w:eastAsia="Times New Roman" w:hAnsi="Times New Roman" w:cs="Times New Roman"/>
          <w:b/>
          <w:sz w:val="24"/>
          <w:szCs w:val="24"/>
          <w:u w:val="single"/>
        </w:rPr>
      </w:pPr>
      <w:r w:rsidRPr="00A660C4">
        <w:rPr>
          <w:rFonts w:ascii="Times New Roman" w:hAnsi="Times New Roman" w:cs="Times New Roman"/>
          <w:spacing w:val="-2"/>
          <w:sz w:val="24"/>
          <w:szCs w:val="24"/>
        </w:rPr>
        <w:lastRenderedPageBreak/>
        <w:tab/>
      </w:r>
      <w:r w:rsidRPr="00A660C4">
        <w:rPr>
          <w:rFonts w:ascii="Times New Roman" w:eastAsia="Times New Roman" w:hAnsi="Times New Roman" w:cs="Times New Roman"/>
          <w:b/>
          <w:sz w:val="24"/>
          <w:szCs w:val="24"/>
          <w:u w:val="single"/>
        </w:rPr>
        <w:t>Execution.</w:t>
      </w:r>
    </w:p>
    <w:p w14:paraId="07A292CD"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This Agreement is an executory agreement;</w:t>
      </w:r>
    </w:p>
    <w:p w14:paraId="02E66EC2" w14:textId="77777777"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p>
    <w:p w14:paraId="5D33C95D" w14:textId="77777777" w:rsidR="00623C6F" w:rsidRPr="00A660C4" w:rsidRDefault="00623C6F" w:rsidP="00623C6F">
      <w:pPr>
        <w:widowControl w:val="0"/>
        <w:tabs>
          <w:tab w:val="left" w:pos="-720"/>
          <w:tab w:val="left" w:pos="90"/>
        </w:tabs>
        <w:suppressAutoHyphens/>
        <w:overflowPunct w:val="0"/>
        <w:autoSpaceDE w:val="0"/>
        <w:autoSpaceDN w:val="0"/>
        <w:adjustRightInd w:val="0"/>
        <w:spacing w:after="0" w:line="360" w:lineRule="auto"/>
        <w:ind w:hanging="720"/>
        <w:jc w:val="both"/>
        <w:textAlignment w:val="baseline"/>
        <w:rPr>
          <w:rFonts w:ascii="Times New Roman" w:eastAsia="Times New Roman" w:hAnsi="Times New Roman" w:cs="Times New Roman"/>
          <w:spacing w:val="-2"/>
          <w:sz w:val="24"/>
          <w:szCs w:val="24"/>
          <w:lang w:val="en-GB"/>
        </w:rPr>
      </w:pPr>
      <w:r>
        <w:rPr>
          <w:rFonts w:ascii="Times New Roman" w:eastAsia="Times New Roman" w:hAnsi="Times New Roman" w:cs="Times New Roman"/>
          <w:spacing w:val="-2"/>
          <w:sz w:val="24"/>
          <w:szCs w:val="24"/>
          <w:lang w:val="en-GB"/>
        </w:rPr>
        <w:t xml:space="preserve">            </w:t>
      </w:r>
      <w:r w:rsidRPr="00A660C4">
        <w:rPr>
          <w:rFonts w:ascii="Times New Roman" w:eastAsia="Times New Roman" w:hAnsi="Times New Roman" w:cs="Times New Roman"/>
          <w:spacing w:val="-2"/>
          <w:sz w:val="24"/>
          <w:szCs w:val="24"/>
          <w:lang w:val="en-GB"/>
        </w:rPr>
        <w:t>The Purchaser shall not be entitled to occupation or possession of the Apartment until the Purchase Price has been paid, the Transfer of Lease has been duly executed and the sums stated in Clause 14 have been paid in full.</w:t>
      </w:r>
    </w:p>
    <w:p w14:paraId="26C0DA2B" w14:textId="77777777" w:rsidR="00623C6F" w:rsidRPr="00A660C4" w:rsidRDefault="00623C6F" w:rsidP="00623C6F">
      <w:pPr>
        <w:spacing w:after="0" w:line="360" w:lineRule="auto"/>
        <w:jc w:val="both"/>
        <w:rPr>
          <w:rFonts w:ascii="Times New Roman" w:eastAsia="Times New Roman" w:hAnsi="Times New Roman" w:cs="Times New Roman"/>
          <w:b/>
          <w:spacing w:val="-4"/>
          <w:sz w:val="24"/>
          <w:szCs w:val="24"/>
          <w:u w:val="single"/>
          <w:bdr w:val="none" w:sz="0" w:space="0" w:color="auto" w:frame="1"/>
        </w:rPr>
      </w:pPr>
      <w:r w:rsidRPr="00A660C4">
        <w:rPr>
          <w:rFonts w:ascii="Times New Roman" w:eastAsia="Times New Roman" w:hAnsi="Times New Roman" w:cs="Times New Roman"/>
          <w:b/>
          <w:spacing w:val="-4"/>
          <w:sz w:val="24"/>
          <w:szCs w:val="24"/>
          <w:u w:val="single"/>
          <w:bdr w:val="none" w:sz="0" w:space="0" w:color="auto" w:frame="1"/>
        </w:rPr>
        <w:t xml:space="preserve"> </w:t>
      </w:r>
    </w:p>
    <w:p w14:paraId="4F7E64E2" w14:textId="77777777"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 xml:space="preserve">That the Vendors and the Purchasers appoint the firm </w:t>
      </w:r>
      <w:r w:rsidRPr="00A660C4">
        <w:rPr>
          <w:rFonts w:ascii="Times New Roman" w:eastAsia="Times New Roman" w:hAnsi="Times New Roman" w:cs="Times New Roman"/>
          <w:b/>
          <w:spacing w:val="-2"/>
          <w:sz w:val="24"/>
          <w:szCs w:val="24"/>
          <w:bdr w:val="none" w:sz="0" w:space="0" w:color="auto" w:frame="1"/>
        </w:rPr>
        <w:t>PRIME LAWYERS &amp; CO ADVOCATES</w:t>
      </w:r>
      <w:r>
        <w:rPr>
          <w:rFonts w:ascii="Times New Roman" w:eastAsia="Times New Roman" w:hAnsi="Times New Roman" w:cs="Times New Roman"/>
          <w:spacing w:val="-2"/>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to be their Advocate in this transaction.</w:t>
      </w:r>
    </w:p>
    <w:p w14:paraId="3EF113F5" w14:textId="77777777" w:rsidR="00623C6F" w:rsidRPr="00A660C4" w:rsidRDefault="00623C6F" w:rsidP="00623C6F">
      <w:pPr>
        <w:spacing w:after="0" w:line="360" w:lineRule="auto"/>
        <w:jc w:val="both"/>
        <w:rPr>
          <w:rFonts w:ascii="Times New Roman" w:eastAsia="Times New Roman" w:hAnsi="Times New Roman" w:cs="Times New Roman"/>
          <w:b/>
          <w:spacing w:val="-1"/>
          <w:sz w:val="24"/>
          <w:szCs w:val="24"/>
          <w:bdr w:val="none" w:sz="0" w:space="0" w:color="auto" w:frame="1"/>
        </w:rPr>
      </w:pPr>
    </w:p>
    <w:p w14:paraId="41978063" w14:textId="77777777" w:rsidR="00623C6F" w:rsidRPr="00A660C4" w:rsidRDefault="00623C6F" w:rsidP="00623C6F">
      <w:pPr>
        <w:spacing w:after="0" w:line="360" w:lineRule="auto"/>
        <w:jc w:val="both"/>
        <w:rPr>
          <w:rFonts w:ascii="Times New Roman" w:eastAsia="Times New Roman" w:hAnsi="Times New Roman" w:cs="Times New Roman"/>
          <w:spacing w:val="-1"/>
          <w:sz w:val="24"/>
          <w:szCs w:val="24"/>
        </w:rPr>
      </w:pPr>
      <w:r w:rsidRPr="00A660C4">
        <w:rPr>
          <w:rFonts w:ascii="Times New Roman" w:eastAsia="Times New Roman" w:hAnsi="Times New Roman" w:cs="Times New Roman"/>
          <w:b/>
          <w:spacing w:val="-1"/>
          <w:sz w:val="24"/>
          <w:szCs w:val="24"/>
          <w:bdr w:val="none" w:sz="0" w:space="0" w:color="auto" w:frame="1"/>
        </w:rPr>
        <w:t>IN WITNESS</w:t>
      </w:r>
      <w:r w:rsidRPr="00A660C4">
        <w:rPr>
          <w:rFonts w:ascii="Times New Roman" w:eastAsia="Times New Roman" w:hAnsi="Times New Roman" w:cs="Times New Roman"/>
          <w:spacing w:val="-2"/>
          <w:sz w:val="24"/>
          <w:szCs w:val="24"/>
          <w:bdr w:val="none" w:sz="0" w:space="0" w:color="auto" w:frame="1"/>
        </w:rPr>
        <w:t> of which this Agreement has been duly executed on the date and</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year herein-before written.</w:t>
      </w:r>
    </w:p>
    <w:p w14:paraId="6C251C65"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66BF4500"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52C70A02"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38D7D5FA" w14:textId="77777777" w:rsidR="00623C6F" w:rsidRDefault="00623C6F" w:rsidP="00623C6F">
      <w:pPr>
        <w:spacing w:after="0" w:line="360" w:lineRule="auto"/>
        <w:jc w:val="both"/>
        <w:rPr>
          <w:rFonts w:ascii="Times New Roman" w:eastAsia="Times New Roman" w:hAnsi="Times New Roman" w:cs="Times New Roman"/>
          <w:b/>
          <w:sz w:val="24"/>
          <w:szCs w:val="24"/>
          <w:bdr w:val="none" w:sz="0" w:space="0" w:color="auto" w:frame="1"/>
        </w:rPr>
      </w:pPr>
      <w:r w:rsidRPr="00A660C4">
        <w:rPr>
          <w:rFonts w:ascii="Times New Roman" w:eastAsia="Times New Roman" w:hAnsi="Times New Roman" w:cs="Times New Roman"/>
          <w:sz w:val="24"/>
          <w:szCs w:val="24"/>
          <w:bdr w:val="none" w:sz="0" w:space="0" w:color="auto" w:frame="1"/>
        </w:rPr>
        <w:t>Signed by the </w:t>
      </w:r>
      <w:r w:rsidRPr="00A660C4">
        <w:rPr>
          <w:rFonts w:ascii="Times New Roman" w:eastAsia="Times New Roman" w:hAnsi="Times New Roman" w:cs="Times New Roman"/>
          <w:b/>
          <w:sz w:val="24"/>
          <w:szCs w:val="24"/>
          <w:bdr w:val="none" w:sz="0" w:space="0" w:color="auto" w:frame="1"/>
        </w:rPr>
        <w:t>Vendor</w:t>
      </w:r>
      <w:r>
        <w:rPr>
          <w:rFonts w:ascii="Times New Roman" w:eastAsia="Times New Roman" w:hAnsi="Times New Roman" w:cs="Times New Roman"/>
          <w:b/>
          <w:sz w:val="24"/>
          <w:szCs w:val="24"/>
          <w:bdr w:val="none" w:sz="0" w:space="0" w:color="auto" w:frame="1"/>
        </w:rPr>
        <w:t>s</w:t>
      </w:r>
    </w:p>
    <w:p w14:paraId="4B38BD33" w14:textId="77777777" w:rsidR="00623C6F" w:rsidRPr="00A660C4" w:rsidRDefault="00623C6F" w:rsidP="00623C6F">
      <w:pPr>
        <w:spacing w:after="0" w:line="360" w:lineRule="auto"/>
        <w:jc w:val="both"/>
        <w:rPr>
          <w:rFonts w:ascii="Times New Roman" w:eastAsia="Times New Roman" w:hAnsi="Times New Roman" w:cs="Times New Roman"/>
          <w:b/>
          <w:sz w:val="24"/>
          <w:szCs w:val="24"/>
          <w:bdr w:val="none" w:sz="0" w:space="0" w:color="auto" w:frame="1"/>
        </w:rPr>
      </w:pPr>
      <w:r w:rsidRPr="00A660C4">
        <w:rPr>
          <w:rFonts w:ascii="Times New Roman" w:eastAsia="Times New Roman" w:hAnsi="Times New Roman" w:cs="Times New Roman"/>
          <w:b/>
          <w:sz w:val="24"/>
          <w:szCs w:val="24"/>
        </w:rPr>
        <w:br/>
      </w:r>
      <w:r w:rsidR="00BA206F">
        <w:rPr>
          <w:rFonts w:ascii="Times New Roman" w:eastAsia="Times New Roman" w:hAnsi="Times New Roman" w:cs="Times New Roman"/>
          <w:b/>
          <w:sz w:val="24"/>
          <w:szCs w:val="24"/>
          <w:bdr w:val="none" w:sz="0" w:space="0" w:color="auto" w:frame="1"/>
        </w:rPr>
        <w:t>OTOYO MARACH</w:t>
      </w:r>
      <w:r w:rsidRPr="00A660C4">
        <w:rPr>
          <w:rFonts w:ascii="Times New Roman" w:eastAsia="Times New Roman" w:hAnsi="Times New Roman" w:cs="Times New Roman"/>
          <w:b/>
          <w:sz w:val="24"/>
          <w:szCs w:val="24"/>
          <w:bdr w:val="none" w:sz="0" w:space="0" w:color="auto" w:frame="1"/>
        </w:rPr>
        <w:t xml:space="preserve"> AND</w:t>
      </w:r>
      <w:r>
        <w:rPr>
          <w:rFonts w:ascii="Times New Roman" w:eastAsia="Times New Roman" w:hAnsi="Times New Roman" w:cs="Times New Roman"/>
          <w:b/>
          <w:sz w:val="24"/>
          <w:szCs w:val="24"/>
          <w:bdr w:val="none" w:sz="0" w:space="0" w:color="auto" w:frame="1"/>
        </w:rPr>
        <w:t xml:space="preserve">                         </w:t>
      </w:r>
      <w:r w:rsidRPr="005A3E2E">
        <w:rPr>
          <w:rFonts w:ascii="Times New Roman" w:eastAsia="Times New Roman" w:hAnsi="Times New Roman" w:cs="Times New Roman"/>
          <w:b/>
          <w:sz w:val="24"/>
          <w:szCs w:val="24"/>
          <w:bdr w:val="none" w:sz="0" w:space="0" w:color="auto" w:frame="1"/>
        </w:rPr>
        <w:t>).............................................</w:t>
      </w:r>
    </w:p>
    <w:p w14:paraId="5ABF1E26"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70F482BA"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t>)</w:t>
      </w:r>
    </w:p>
    <w:p w14:paraId="6F47FB20" w14:textId="77777777" w:rsidR="00623C6F" w:rsidRPr="00A660C4" w:rsidRDefault="00BA206F"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b/>
          <w:sz w:val="24"/>
          <w:szCs w:val="24"/>
          <w:bdr w:val="none" w:sz="0" w:space="0" w:color="auto" w:frame="1"/>
        </w:rPr>
        <w:t>SILALII MASKIO</w:t>
      </w:r>
      <w:r w:rsidR="00623C6F" w:rsidRPr="00A660C4">
        <w:rPr>
          <w:rFonts w:ascii="Times New Roman" w:eastAsia="Times New Roman" w:hAnsi="Times New Roman" w:cs="Times New Roman"/>
          <w:sz w:val="24"/>
          <w:szCs w:val="24"/>
          <w:bdr w:val="none" w:sz="0" w:space="0" w:color="auto" w:frame="1"/>
        </w:rPr>
        <w:t xml:space="preserve">                  </w:t>
      </w:r>
      <w:r w:rsidR="00623C6F">
        <w:rPr>
          <w:rFonts w:ascii="Times New Roman" w:eastAsia="Times New Roman" w:hAnsi="Times New Roman" w:cs="Times New Roman"/>
          <w:sz w:val="24"/>
          <w:szCs w:val="24"/>
          <w:bdr w:val="none" w:sz="0" w:space="0" w:color="auto" w:frame="1"/>
        </w:rPr>
        <w:t xml:space="preserve">        </w:t>
      </w:r>
      <w:r w:rsidR="00623C6F" w:rsidRPr="00A660C4">
        <w:rPr>
          <w:rFonts w:ascii="Times New Roman" w:eastAsia="Times New Roman" w:hAnsi="Times New Roman" w:cs="Times New Roman"/>
          <w:sz w:val="24"/>
          <w:szCs w:val="24"/>
          <w:bdr w:val="none" w:sz="0" w:space="0" w:color="auto" w:frame="1"/>
        </w:rPr>
        <w:t> </w:t>
      </w:r>
      <w:r w:rsidR="00623C6F">
        <w:rPr>
          <w:rFonts w:ascii="Times New Roman" w:eastAsia="Times New Roman" w:hAnsi="Times New Roman" w:cs="Times New Roman"/>
          <w:sz w:val="24"/>
          <w:szCs w:val="24"/>
          <w:bdr w:val="none" w:sz="0" w:space="0" w:color="auto" w:frame="1"/>
        </w:rPr>
        <w:t xml:space="preserve"> </w:t>
      </w:r>
      <w:r w:rsidR="00623C6F" w:rsidRPr="00A660C4">
        <w:rPr>
          <w:rFonts w:ascii="Times New Roman" w:eastAsia="Times New Roman" w:hAnsi="Times New Roman" w:cs="Times New Roman"/>
          <w:sz w:val="24"/>
          <w:szCs w:val="24"/>
          <w:bdr w:val="none" w:sz="0" w:space="0" w:color="auto" w:frame="1"/>
        </w:rPr>
        <w:t>)...............</w:t>
      </w:r>
      <w:r w:rsidR="00623C6F">
        <w:rPr>
          <w:rFonts w:ascii="Times New Roman" w:eastAsia="Times New Roman" w:hAnsi="Times New Roman" w:cs="Times New Roman"/>
          <w:sz w:val="24"/>
          <w:szCs w:val="24"/>
          <w:bdr w:val="none" w:sz="0" w:space="0" w:color="auto" w:frame="1"/>
        </w:rPr>
        <w:t>.............</w:t>
      </w:r>
    </w:p>
    <w:p w14:paraId="3779E7A6"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r>
        <w:rPr>
          <w:rFonts w:ascii="Times New Roman" w:eastAsia="Times New Roman" w:hAnsi="Times New Roman" w:cs="Times New Roman"/>
          <w:sz w:val="24"/>
          <w:szCs w:val="24"/>
          <w:bdr w:val="none" w:sz="0" w:space="0" w:color="auto" w:frame="1"/>
        </w:rPr>
        <w:t>in the presence of:</w:t>
      </w:r>
      <w:r w:rsidRPr="00A660C4">
        <w:rPr>
          <w:rFonts w:ascii="Times New Roman" w:eastAsia="Times New Roman" w:hAnsi="Times New Roman" w:cs="Times New Roman"/>
          <w:sz w:val="24"/>
          <w:szCs w:val="24"/>
          <w:bdr w:val="none" w:sz="0" w:space="0" w:color="auto" w:frame="1"/>
        </w:rPr>
        <w:t xml:space="preserve">                            </w:t>
      </w:r>
      <w:r>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t xml:space="preserve">  )            </w:t>
      </w:r>
    </w:p>
    <w:p w14:paraId="5AB889DE"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             </w:t>
      </w:r>
    </w:p>
    <w:p w14:paraId="748DFD2F"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              </w:t>
      </w:r>
    </w:p>
    <w:p w14:paraId="0636F7BA"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 xml:space="preserve">                                                                      )</w:t>
      </w:r>
    </w:p>
    <w:p w14:paraId="05CA5398"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3DF5AA76"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I certify that I was present and saw…………………………...………………duly sign this Agreement Signature of witness……………………………………………………………………………</w:t>
      </w:r>
      <w:r>
        <w:rPr>
          <w:rFonts w:ascii="Times New Roman" w:eastAsia="Times New Roman" w:hAnsi="Times New Roman" w:cs="Times New Roman"/>
          <w:sz w:val="24"/>
          <w:szCs w:val="24"/>
          <w:bdr w:val="none" w:sz="0" w:space="0" w:color="auto" w:frame="1"/>
        </w:rPr>
        <w:t>….……. Name………………………………………………</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lastRenderedPageBreak/>
        <w:t>Add</w:t>
      </w:r>
      <w:r>
        <w:rPr>
          <w:rFonts w:ascii="Times New Roman" w:eastAsia="Times New Roman" w:hAnsi="Times New Roman" w:cs="Times New Roman"/>
          <w:sz w:val="24"/>
          <w:szCs w:val="24"/>
          <w:bdr w:val="none" w:sz="0" w:space="0" w:color="auto" w:frame="1"/>
        </w:rPr>
        <w:t>ress………………………………</w:t>
      </w:r>
      <w:r w:rsidRPr="00A660C4">
        <w:rPr>
          <w:rFonts w:ascii="Times New Roman" w:eastAsia="Times New Roman" w:hAnsi="Times New Roman" w:cs="Times New Roman"/>
          <w:sz w:val="24"/>
          <w:szCs w:val="24"/>
          <w:bdr w:val="none" w:sz="0" w:space="0" w:color="auto" w:frame="1"/>
        </w:rPr>
        <w:t>…….………………………………</w:t>
      </w:r>
      <w:r>
        <w:rPr>
          <w:rFonts w:ascii="Times New Roman" w:eastAsia="Times New Roman" w:hAnsi="Times New Roman" w:cs="Times New Roman"/>
          <w:sz w:val="24"/>
          <w:szCs w:val="24"/>
          <w:bdr w:val="none" w:sz="0" w:space="0" w:color="auto" w:frame="1"/>
        </w:rPr>
        <w:t>………………………. Occupation………………………</w:t>
      </w:r>
      <w:r w:rsidRPr="00A660C4">
        <w:rPr>
          <w:rFonts w:ascii="Times New Roman" w:eastAsia="Times New Roman" w:hAnsi="Times New Roman" w:cs="Times New Roman"/>
          <w:sz w:val="24"/>
          <w:szCs w:val="24"/>
          <w:bdr w:val="none" w:sz="0" w:space="0" w:color="auto" w:frame="1"/>
        </w:rPr>
        <w:t>…………………………………………….……………………</w:t>
      </w:r>
    </w:p>
    <w:p w14:paraId="14994C35"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580D50D7"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Signed by the</w:t>
      </w:r>
      <w:r w:rsidRPr="00A660C4">
        <w:rPr>
          <w:rFonts w:ascii="Times New Roman" w:eastAsia="Times New Roman" w:hAnsi="Times New Roman" w:cs="Times New Roman"/>
          <w:b/>
          <w:sz w:val="24"/>
          <w:szCs w:val="24"/>
          <w:bdr w:val="none" w:sz="0" w:space="0" w:color="auto" w:frame="1"/>
        </w:rPr>
        <w:t> </w:t>
      </w:r>
      <w:r w:rsidRPr="00A660C4">
        <w:rPr>
          <w:rFonts w:ascii="Times New Roman" w:eastAsia="Times New Roman" w:hAnsi="Times New Roman" w:cs="Times New Roman"/>
          <w:b/>
          <w:spacing w:val="-1"/>
          <w:sz w:val="24"/>
          <w:szCs w:val="24"/>
          <w:bdr w:val="none" w:sz="0" w:space="0" w:color="auto" w:frame="1"/>
        </w:rPr>
        <w:t>Purchaser</w:t>
      </w:r>
      <w:r w:rsidRPr="00A660C4">
        <w:rPr>
          <w:rFonts w:ascii="Times New Roman" w:eastAsia="Times New Roman" w:hAnsi="Times New Roman" w:cs="Times New Roman"/>
          <w:sz w:val="24"/>
          <w:szCs w:val="24"/>
        </w:rPr>
        <w:br/>
      </w:r>
      <w:r>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t>)</w:t>
      </w:r>
    </w:p>
    <w:p w14:paraId="11E31BCE"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 xml:space="preserve"> in the presence of:                                      )</w:t>
      </w:r>
    </w:p>
    <w:p w14:paraId="50AE5D31"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               </w:t>
      </w:r>
    </w:p>
    <w:p w14:paraId="4C39F2D9"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               </w:t>
      </w:r>
    </w:p>
    <w:p w14:paraId="662644B3"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                 </w:t>
      </w:r>
    </w:p>
    <w:p w14:paraId="65266702"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p>
    <w:p w14:paraId="0D4AABB8"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p>
    <w:p w14:paraId="04AA6C38"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p>
    <w:p w14:paraId="19064091"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1FE7B233" w14:textId="77777777"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I certify that I was present and saw…………………………...………………duly sign this Agreement Signature of witness…………………………………………………</w:t>
      </w:r>
      <w:r>
        <w:rPr>
          <w:rFonts w:ascii="Times New Roman" w:eastAsia="Times New Roman" w:hAnsi="Times New Roman" w:cs="Times New Roman"/>
          <w:sz w:val="24"/>
          <w:szCs w:val="24"/>
          <w:bdr w:val="none" w:sz="0" w:space="0" w:color="auto" w:frame="1"/>
        </w:rPr>
        <w:t>…………………………….……. Name………………………</w:t>
      </w:r>
      <w:r w:rsidRPr="00A660C4">
        <w:rPr>
          <w:rFonts w:ascii="Times New Roman" w:eastAsia="Times New Roman" w:hAnsi="Times New Roman" w:cs="Times New Roman"/>
          <w:sz w:val="24"/>
          <w:szCs w:val="24"/>
          <w:bdr w:val="none" w:sz="0" w:space="0" w:color="auto" w:frame="1"/>
        </w:rPr>
        <w:t>…………………………………………………</w:t>
      </w:r>
      <w:r>
        <w:rPr>
          <w:rFonts w:ascii="Times New Roman" w:eastAsia="Times New Roman" w:hAnsi="Times New Roman" w:cs="Times New Roman"/>
          <w:sz w:val="24"/>
          <w:szCs w:val="24"/>
          <w:bdr w:val="none" w:sz="0" w:space="0" w:color="auto" w:frame="1"/>
        </w:rPr>
        <w:t>……..…………… Address………………………………</w:t>
      </w:r>
      <w:r w:rsidRPr="00A660C4">
        <w:rPr>
          <w:rFonts w:ascii="Times New Roman" w:eastAsia="Times New Roman" w:hAnsi="Times New Roman" w:cs="Times New Roman"/>
          <w:sz w:val="24"/>
          <w:szCs w:val="24"/>
          <w:bdr w:val="none" w:sz="0" w:space="0" w:color="auto" w:frame="1"/>
        </w:rPr>
        <w:t>….……………………………………</w:t>
      </w:r>
      <w:r>
        <w:rPr>
          <w:rFonts w:ascii="Times New Roman" w:eastAsia="Times New Roman" w:hAnsi="Times New Roman" w:cs="Times New Roman"/>
          <w:sz w:val="24"/>
          <w:szCs w:val="24"/>
          <w:bdr w:val="none" w:sz="0" w:space="0" w:color="auto" w:frame="1"/>
        </w:rPr>
        <w:t>…………………. Occupation……………………………</w:t>
      </w:r>
      <w:r w:rsidRPr="00A660C4">
        <w:rPr>
          <w:rFonts w:ascii="Times New Roman" w:eastAsia="Times New Roman" w:hAnsi="Times New Roman" w:cs="Times New Roman"/>
          <w:sz w:val="24"/>
          <w:szCs w:val="24"/>
          <w:bdr w:val="none" w:sz="0" w:space="0" w:color="auto" w:frame="1"/>
        </w:rPr>
        <w:t>……………………………………….……………………</w:t>
      </w:r>
    </w:p>
    <w:p w14:paraId="16AC18DC"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14:paraId="63426A97"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u w:val="single"/>
          <w:bdr w:val="none" w:sz="0" w:space="0" w:color="auto" w:frame="1"/>
        </w:rPr>
        <w:t>DRAWN BY</w:t>
      </w:r>
    </w:p>
    <w:p w14:paraId="06000551" w14:textId="77777777" w:rsidR="00623C6F" w:rsidRPr="00A660C4" w:rsidRDefault="00F56943"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sz w:val="24"/>
          <w:szCs w:val="24"/>
          <w:bdr w:val="none" w:sz="0" w:space="0" w:color="auto" w:frame="1"/>
        </w:rPr>
        <w:t xml:space="preserve">Prime Lawyers &amp; Co. Advocates, </w:t>
      </w:r>
      <w:r w:rsidR="00623C6F" w:rsidRPr="00A660C4">
        <w:rPr>
          <w:rFonts w:ascii="Times New Roman" w:eastAsia="Times New Roman" w:hAnsi="Times New Roman" w:cs="Times New Roman"/>
          <w:sz w:val="24"/>
          <w:szCs w:val="24"/>
          <w:bdr w:val="none" w:sz="0" w:space="0" w:color="auto" w:frame="1"/>
        </w:rPr>
        <w:t>,</w:t>
      </w:r>
    </w:p>
    <w:p w14:paraId="49D89B77" w14:textId="77777777"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1</w:t>
      </w:r>
      <w:r w:rsidRPr="00A660C4">
        <w:rPr>
          <w:rFonts w:ascii="Times New Roman" w:eastAsia="Times New Roman" w:hAnsi="Times New Roman" w:cs="Times New Roman"/>
          <w:sz w:val="24"/>
          <w:szCs w:val="24"/>
          <w:bdr w:val="none" w:sz="0" w:space="0" w:color="auto" w:frame="1"/>
          <w:vertAlign w:val="superscript"/>
        </w:rPr>
        <w:t>st</w:t>
      </w:r>
      <w:r w:rsidRPr="00A660C4">
        <w:rPr>
          <w:rFonts w:ascii="Times New Roman" w:eastAsia="Times New Roman" w:hAnsi="Times New Roman" w:cs="Times New Roman"/>
          <w:sz w:val="24"/>
          <w:szCs w:val="24"/>
          <w:bdr w:val="none" w:sz="0" w:space="0" w:color="auto" w:frame="1"/>
        </w:rPr>
        <w:t xml:space="preserve"> Floor Suite No. 12,</w:t>
      </w:r>
    </w:p>
    <w:p w14:paraId="15D0F010" w14:textId="77777777" w:rsidR="00623C6F" w:rsidRPr="00A660C4" w:rsidRDefault="00F56943"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sz w:val="24"/>
          <w:szCs w:val="24"/>
          <w:bdr w:val="none" w:sz="0" w:space="0" w:color="auto" w:frame="1"/>
        </w:rPr>
        <w:t xml:space="preserve">P.O Box </w:t>
      </w:r>
      <w:r w:rsidR="00623C6F" w:rsidRPr="00A660C4">
        <w:rPr>
          <w:rFonts w:ascii="Times New Roman" w:eastAsia="Times New Roman" w:hAnsi="Times New Roman" w:cs="Times New Roman"/>
          <w:sz w:val="24"/>
          <w:szCs w:val="24"/>
          <w:bdr w:val="none" w:sz="0" w:space="0" w:color="auto" w:frame="1"/>
        </w:rPr>
        <w:t>,</w:t>
      </w:r>
    </w:p>
    <w:p w14:paraId="0B964266" w14:textId="77777777" w:rsidR="00623C6F" w:rsidRPr="00A660C4" w:rsidRDefault="00623C6F" w:rsidP="00623C6F">
      <w:pPr>
        <w:spacing w:after="0" w:line="360" w:lineRule="auto"/>
        <w:jc w:val="both"/>
        <w:rPr>
          <w:rFonts w:ascii="Times New Roman" w:eastAsia="Times New Roman" w:hAnsi="Times New Roman" w:cs="Times New Roman"/>
          <w:b/>
          <w:sz w:val="24"/>
          <w:szCs w:val="24"/>
        </w:rPr>
      </w:pPr>
      <w:r w:rsidRPr="00A660C4">
        <w:rPr>
          <w:rFonts w:ascii="Times New Roman" w:eastAsia="Times New Roman" w:hAnsi="Times New Roman" w:cs="Times New Roman"/>
          <w:b/>
          <w:sz w:val="24"/>
          <w:szCs w:val="24"/>
          <w:bdr w:val="none" w:sz="0" w:space="0" w:color="auto" w:frame="1"/>
        </w:rPr>
        <w:t xml:space="preserve">Nairobi.   </w:t>
      </w:r>
    </w:p>
    <w:p w14:paraId="1E7DF974" w14:textId="77777777" w:rsidR="00C44265" w:rsidRPr="00CD1A8A" w:rsidRDefault="00C44265" w:rsidP="00CD1A8A">
      <w:pPr>
        <w:spacing w:after="0" w:line="360" w:lineRule="auto"/>
        <w:jc w:val="both"/>
        <w:rPr>
          <w:rFonts w:ascii="Times New Roman" w:eastAsia="Times New Roman" w:hAnsi="Times New Roman" w:cs="Times New Roman"/>
          <w:bCs/>
          <w:sz w:val="24"/>
          <w:szCs w:val="24"/>
        </w:rPr>
      </w:pPr>
    </w:p>
    <w:p w14:paraId="61D7AC08" w14:textId="77777777" w:rsidR="00FA7EF5" w:rsidRPr="00962AC4" w:rsidRDefault="00FA7EF5" w:rsidP="00FA7EF5">
      <w:pPr>
        <w:spacing w:after="0" w:line="360" w:lineRule="auto"/>
        <w:ind w:left="72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JUDICIAL REVIEW:</w:t>
      </w:r>
    </w:p>
    <w:p w14:paraId="29EFA765" w14:textId="77777777"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14:paraId="69F58429" w14:textId="77777777"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F56943">
        <w:rPr>
          <w:rFonts w:ascii="Times New Roman" w:eastAsia="Cambria" w:hAnsi="Times New Roman" w:cs="Times New Roman"/>
          <w:b/>
          <w:bCs/>
          <w:sz w:val="24"/>
          <w:szCs w:val="24"/>
          <w:u w:val="single"/>
        </w:rPr>
        <w:t>IAL COURT OF KENYA AT KSL</w:t>
      </w:r>
    </w:p>
    <w:p w14:paraId="0ADC1B20"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14:paraId="39094243" w14:textId="77777777" w:rsidR="00962AC4" w:rsidRPr="00B171BF" w:rsidRDefault="00962AC4" w:rsidP="00962AC4">
      <w:pPr>
        <w:spacing w:line="360" w:lineRule="auto"/>
        <w:rPr>
          <w:rFonts w:ascii="Times New Roman" w:eastAsia="Cambria" w:hAnsi="Times New Roman" w:cs="Times New Roman"/>
          <w:sz w:val="24"/>
          <w:szCs w:val="24"/>
        </w:rPr>
      </w:pPr>
    </w:p>
    <w:p w14:paraId="333FE18D" w14:textId="77777777"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F56943">
        <w:rPr>
          <w:rFonts w:ascii="Times New Roman" w:eastAsia="Cambria" w:hAnsi="Times New Roman" w:cs="Times New Roman"/>
          <w:b/>
          <w:sz w:val="24"/>
          <w:szCs w:val="24"/>
        </w:rPr>
        <w:t>APPLICATION BY……………</w:t>
      </w:r>
      <w:r w:rsidRPr="00892DF9">
        <w:rPr>
          <w:rFonts w:ascii="Times New Roman" w:eastAsia="Cambria" w:hAnsi="Times New Roman" w:cs="Times New Roman"/>
          <w:b/>
          <w:sz w:val="24"/>
          <w:szCs w:val="24"/>
        </w:rPr>
        <w:t xml:space="preserve"> </w:t>
      </w:r>
      <w:r>
        <w:rPr>
          <w:rFonts w:ascii="Times New Roman" w:eastAsia="Times New Roman" w:hAnsi="Times New Roman" w:cs="Times New Roman"/>
          <w:b/>
          <w:sz w:val="24"/>
          <w:szCs w:val="24"/>
        </w:rPr>
        <w:t>FOR</w:t>
      </w:r>
    </w:p>
    <w:p w14:paraId="34BCB690" w14:textId="77777777"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w:t>
      </w:r>
      <w:r>
        <w:rPr>
          <w:rFonts w:ascii="Times New Roman" w:eastAsia="Times New Roman" w:hAnsi="Times New Roman" w:cs="Times New Roman"/>
          <w:b/>
          <w:sz w:val="24"/>
          <w:szCs w:val="24"/>
        </w:rPr>
        <w:t xml:space="preserve"> </w:t>
      </w:r>
      <w:r w:rsidRPr="00892DF9">
        <w:rPr>
          <w:rFonts w:ascii="Times New Roman" w:eastAsia="Times New Roman" w:hAnsi="Times New Roman" w:cs="Times New Roman"/>
          <w:b/>
          <w:sz w:val="24"/>
          <w:szCs w:val="24"/>
        </w:rPr>
        <w:t>TO APPLY FOR ORDERS OF CERTIORARI AND MANDAMUS</w:t>
      </w:r>
    </w:p>
    <w:p w14:paraId="46B49212"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14:paraId="18549BA0"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w:t>
      </w:r>
      <w:r>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O</w:t>
      </w:r>
      <w:r>
        <w:rPr>
          <w:rFonts w:ascii="Times New Roman" w:eastAsia="Cambria" w:hAnsi="Times New Roman" w:cs="Times New Roman"/>
          <w:b/>
          <w:bCs/>
          <w:sz w:val="24"/>
          <w:szCs w:val="24"/>
        </w:rPr>
        <w:t>F T</w:t>
      </w:r>
      <w:r w:rsidR="00F56943">
        <w:rPr>
          <w:rFonts w:ascii="Times New Roman" w:eastAsia="Cambria" w:hAnsi="Times New Roman" w:cs="Times New Roman"/>
          <w:b/>
          <w:bCs/>
          <w:sz w:val="24"/>
          <w:szCs w:val="24"/>
        </w:rPr>
        <w:t xml:space="preserve">HE COUNTY ASSEMBLY OF </w:t>
      </w:r>
    </w:p>
    <w:p w14:paraId="00E30FDD"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14:paraId="21E43062" w14:textId="77777777"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14:paraId="4A20E1B0" w14:textId="77777777"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14:paraId="6A7F0A38" w14:textId="77777777"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14:paraId="26B7F072" w14:textId="77777777" w:rsidR="00962AC4" w:rsidRPr="00B171BF" w:rsidRDefault="00962AC4" w:rsidP="00962AC4">
      <w:pPr>
        <w:spacing w:line="360" w:lineRule="auto"/>
        <w:rPr>
          <w:rFonts w:ascii="Times New Roman" w:eastAsia="Cambria" w:hAnsi="Times New Roman" w:cs="Times New Roman"/>
          <w:sz w:val="24"/>
          <w:szCs w:val="24"/>
        </w:rPr>
      </w:pPr>
    </w:p>
    <w:p w14:paraId="799000AE"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14:paraId="2477070D"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892DF9">
        <w:rPr>
          <w:rFonts w:ascii="Times New Roman" w:eastAsia="Cambria" w:hAnsi="Times New Roman" w:cs="Times New Roman"/>
          <w:b/>
          <w:sz w:val="24"/>
          <w:szCs w:val="24"/>
        </w:rPr>
        <w:t xml:space="preserve"> </w:t>
      </w:r>
      <w:r>
        <w:rPr>
          <w:rFonts w:ascii="Times New Roman" w:eastAsia="Cambria" w:hAnsi="Times New Roman" w:cs="Times New Roman"/>
          <w:b/>
          <w:bCs/>
          <w:sz w:val="24"/>
          <w:szCs w:val="24"/>
        </w:rPr>
        <w:t>………………..</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14:paraId="055650AC"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14:paraId="5B618CE2"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F56943">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14:paraId="48668EFF" w14:textId="77777777" w:rsidR="00962AC4" w:rsidRPr="004C4DAF" w:rsidRDefault="00962AC4" w:rsidP="00F56943">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B171BF">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RESPONDENT</w:t>
      </w:r>
    </w:p>
    <w:p w14:paraId="21889EC3" w14:textId="77777777" w:rsidR="00962AC4" w:rsidRPr="007103EB" w:rsidRDefault="00962AC4" w:rsidP="00962AC4">
      <w:pPr>
        <w:spacing w:line="360" w:lineRule="auto"/>
        <w:ind w:left="4320" w:hanging="4320"/>
        <w:jc w:val="center"/>
        <w:rPr>
          <w:rFonts w:ascii="Times New Roman" w:eastAsia="Cambria" w:hAnsi="Times New Roman" w:cs="Times New Roman"/>
          <w:b/>
          <w:bCs/>
          <w:sz w:val="24"/>
          <w:szCs w:val="24"/>
          <w:u w:val="single"/>
        </w:rPr>
      </w:pPr>
      <w:r w:rsidRPr="007103EB">
        <w:rPr>
          <w:rFonts w:ascii="Times New Roman" w:eastAsia="Cambria" w:hAnsi="Times New Roman" w:cs="Times New Roman"/>
          <w:b/>
          <w:bCs/>
          <w:sz w:val="24"/>
          <w:szCs w:val="24"/>
          <w:u w:val="single"/>
        </w:rPr>
        <w:t>CERTIFICATE OF URGENCY</w:t>
      </w:r>
    </w:p>
    <w:p w14:paraId="113F5551" w14:textId="77777777" w:rsidR="00962AC4" w:rsidRPr="00F56943" w:rsidRDefault="00962AC4" w:rsidP="00962AC4">
      <w:pPr>
        <w:spacing w:line="360" w:lineRule="auto"/>
        <w:jc w:val="both"/>
        <w:rPr>
          <w:rFonts w:ascii="Times New Roman" w:hAnsi="Times New Roman" w:cs="Times New Roman"/>
          <w:sz w:val="24"/>
          <w:szCs w:val="24"/>
        </w:rPr>
      </w:pPr>
      <w:r w:rsidRPr="007103EB">
        <w:rPr>
          <w:rFonts w:ascii="Times New Roman" w:hAnsi="Times New Roman" w:cs="Times New Roman"/>
          <w:sz w:val="24"/>
          <w:szCs w:val="24"/>
        </w:rPr>
        <w:t>I,  of P.O.BOX 12345-78910 Nairobi, an Advocate of the High Court of Kenya do hereby certify this matter as urgent for the reason that the Applicant has been unreasonably and unfairly impeached and if the application is not certified as urgent the 1</w:t>
      </w:r>
      <w:r w:rsidRPr="007103EB">
        <w:rPr>
          <w:rFonts w:ascii="Times New Roman" w:hAnsi="Times New Roman" w:cs="Times New Roman"/>
          <w:sz w:val="24"/>
          <w:szCs w:val="24"/>
          <w:vertAlign w:val="superscript"/>
        </w:rPr>
        <w:t>st</w:t>
      </w:r>
      <w:r w:rsidRPr="007103EB">
        <w:rPr>
          <w:rFonts w:ascii="Times New Roman" w:hAnsi="Times New Roman" w:cs="Times New Roman"/>
          <w:sz w:val="24"/>
          <w:szCs w:val="24"/>
        </w:rPr>
        <w:t xml:space="preserve"> Respondent shall continue abusing their powers and appoint a new spe</w:t>
      </w:r>
      <w:r w:rsidR="00F56943">
        <w:rPr>
          <w:rFonts w:ascii="Times New Roman" w:hAnsi="Times New Roman" w:cs="Times New Roman"/>
          <w:sz w:val="24"/>
          <w:szCs w:val="24"/>
        </w:rPr>
        <w:t xml:space="preserve">aker to replace the Applicant. </w:t>
      </w:r>
    </w:p>
    <w:p w14:paraId="45B8B9ED" w14:textId="77777777" w:rsidR="00962AC4" w:rsidRDefault="00962AC4" w:rsidP="00962AC4">
      <w:pPr>
        <w:spacing w:line="360" w:lineRule="auto"/>
        <w:ind w:left="4320" w:hanging="4320"/>
        <w:jc w:val="center"/>
        <w:rPr>
          <w:rFonts w:ascii="Times New Roman" w:eastAsia="Cambria" w:hAnsi="Times New Roman" w:cs="Times New Roman"/>
          <w:b/>
          <w:bCs/>
          <w:sz w:val="24"/>
          <w:szCs w:val="24"/>
        </w:rPr>
      </w:pPr>
      <w:r w:rsidRPr="007103EB">
        <w:rPr>
          <w:rFonts w:ascii="Times New Roman" w:eastAsia="Cambria" w:hAnsi="Times New Roman" w:cs="Times New Roman"/>
          <w:b/>
          <w:bCs/>
          <w:sz w:val="24"/>
          <w:szCs w:val="24"/>
        </w:rPr>
        <w:t>DATED at NAIROBI this               day of                          2014</w:t>
      </w:r>
    </w:p>
    <w:p w14:paraId="5AC18719" w14:textId="77777777" w:rsidR="00962AC4" w:rsidRPr="007103EB" w:rsidRDefault="00962AC4" w:rsidP="00962AC4">
      <w:pPr>
        <w:spacing w:line="360" w:lineRule="auto"/>
        <w:ind w:left="4320" w:hanging="4320"/>
        <w:jc w:val="center"/>
        <w:rPr>
          <w:rFonts w:ascii="Times New Roman" w:eastAsia="Cambria" w:hAnsi="Times New Roman" w:cs="Times New Roman"/>
          <w:b/>
          <w:bCs/>
          <w:sz w:val="24"/>
          <w:szCs w:val="24"/>
        </w:rPr>
      </w:pPr>
    </w:p>
    <w:p w14:paraId="4D68A74B" w14:textId="77777777" w:rsidR="00962AC4" w:rsidRPr="00C265A2" w:rsidRDefault="00962AC4" w:rsidP="00962AC4">
      <w:pPr>
        <w:spacing w:after="0" w:line="360" w:lineRule="auto"/>
        <w:jc w:val="center"/>
        <w:rPr>
          <w:rFonts w:ascii="Times New Roman" w:eastAsia="Cambria" w:hAnsi="Times New Roman" w:cs="Times New Roman"/>
          <w:b/>
          <w:sz w:val="24"/>
          <w:szCs w:val="24"/>
        </w:rPr>
      </w:pPr>
      <w:r w:rsidRPr="00C265A2">
        <w:rPr>
          <w:rFonts w:ascii="Times New Roman" w:eastAsia="Cambria" w:hAnsi="Times New Roman" w:cs="Times New Roman"/>
          <w:b/>
          <w:sz w:val="24"/>
          <w:szCs w:val="24"/>
        </w:rPr>
        <w:t xml:space="preserve"> &amp; CO. </w:t>
      </w:r>
    </w:p>
    <w:p w14:paraId="42E6C096" w14:textId="77777777" w:rsidR="00962AC4" w:rsidRPr="00C265A2" w:rsidRDefault="00962AC4" w:rsidP="00962AC4">
      <w:pPr>
        <w:spacing w:after="0" w:line="360" w:lineRule="auto"/>
        <w:jc w:val="center"/>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lastRenderedPageBreak/>
        <w:t>ADVOCATES FOR THE APPLICANT</w:t>
      </w:r>
    </w:p>
    <w:p w14:paraId="29771A41" w14:textId="77777777" w:rsidR="00962AC4" w:rsidRPr="00C265A2" w:rsidRDefault="00962AC4" w:rsidP="00962AC4">
      <w:pPr>
        <w:spacing w:after="0" w:line="360" w:lineRule="auto"/>
        <w:jc w:val="center"/>
        <w:rPr>
          <w:rFonts w:ascii="Times New Roman" w:eastAsia="Cambria" w:hAnsi="Times New Roman" w:cs="Times New Roman"/>
          <w:b/>
          <w:sz w:val="24"/>
          <w:szCs w:val="24"/>
          <w:u w:val="single"/>
        </w:rPr>
      </w:pPr>
    </w:p>
    <w:p w14:paraId="5936E855" w14:textId="77777777" w:rsidR="00962AC4" w:rsidRPr="00C265A2" w:rsidRDefault="00962AC4" w:rsidP="00962AC4">
      <w:pPr>
        <w:spacing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DRAWN &amp; FILED BY</w:t>
      </w:r>
    </w:p>
    <w:p w14:paraId="2A7BF1FA" w14:textId="77777777" w:rsidR="00962AC4" w:rsidRPr="00C265A2" w:rsidRDefault="00F56943"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 xml:space="preserve">OMERA </w:t>
      </w:r>
      <w:r w:rsidR="00962AC4" w:rsidRPr="00C265A2">
        <w:rPr>
          <w:rFonts w:ascii="Times New Roman" w:eastAsia="Cambria" w:hAnsi="Times New Roman" w:cs="Times New Roman"/>
          <w:b/>
          <w:sz w:val="24"/>
          <w:szCs w:val="24"/>
        </w:rPr>
        <w:t>&amp; COMPANY ADVOCATES,</w:t>
      </w:r>
    </w:p>
    <w:p w14:paraId="6FFEC947" w14:textId="77777777"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PLAZA, 2</w:t>
      </w:r>
      <w:r w:rsidRPr="00C265A2">
        <w:rPr>
          <w:rFonts w:ascii="Times New Roman" w:eastAsia="Cambria" w:hAnsi="Times New Roman" w:cs="Times New Roman"/>
          <w:b/>
          <w:sz w:val="24"/>
          <w:szCs w:val="24"/>
          <w:vertAlign w:val="superscript"/>
        </w:rPr>
        <w:t>ND</w:t>
      </w:r>
      <w:r w:rsidRPr="00C265A2">
        <w:rPr>
          <w:rFonts w:ascii="Times New Roman" w:eastAsia="Cambria" w:hAnsi="Times New Roman" w:cs="Times New Roman"/>
          <w:b/>
          <w:sz w:val="24"/>
          <w:szCs w:val="24"/>
        </w:rPr>
        <w:t xml:space="preserve"> FLOOR,</w:t>
      </w:r>
    </w:p>
    <w:p w14:paraId="1C7C913F" w14:textId="77777777"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BOULEVARD,</w:t>
      </w:r>
    </w:p>
    <w:p w14:paraId="71DCD974" w14:textId="77777777"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P. O. BOX  12345-78910</w:t>
      </w:r>
    </w:p>
    <w:p w14:paraId="408F207D" w14:textId="77777777" w:rsidR="00962AC4" w:rsidRPr="00C265A2" w:rsidRDefault="00962AC4" w:rsidP="00962AC4">
      <w:pPr>
        <w:spacing w:after="0"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NAIROBI</w:t>
      </w:r>
    </w:p>
    <w:p w14:paraId="4DDE443C" w14:textId="77777777" w:rsidR="00962AC4" w:rsidRPr="00C265A2" w:rsidRDefault="00962AC4" w:rsidP="00962AC4">
      <w:pPr>
        <w:spacing w:after="0" w:line="360" w:lineRule="auto"/>
        <w:jc w:val="center"/>
        <w:rPr>
          <w:rFonts w:ascii="Times New Roman" w:eastAsia="Times New Roman" w:hAnsi="Times New Roman" w:cs="Times New Roman"/>
          <w:bCs/>
          <w:sz w:val="24"/>
          <w:szCs w:val="24"/>
          <w:u w:val="single"/>
        </w:rPr>
      </w:pPr>
    </w:p>
    <w:p w14:paraId="62EC900E" w14:textId="77777777"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u w:val="single"/>
        </w:rPr>
        <w:t>TO BE SERVED UPON:-</w:t>
      </w:r>
    </w:p>
    <w:p w14:paraId="285F5642" w14:textId="77777777" w:rsidR="00962AC4" w:rsidRPr="00C265A2" w:rsidRDefault="00F56943" w:rsidP="00962AC4">
      <w:pPr>
        <w:numPr>
          <w:ilvl w:val="0"/>
          <w:numId w:val="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COUNTY ASSEMBLY …………</w:t>
      </w:r>
      <w:r w:rsidR="00962AC4" w:rsidRPr="00C265A2">
        <w:rPr>
          <w:rFonts w:ascii="Times New Roman" w:eastAsia="Times New Roman" w:hAnsi="Times New Roman" w:cs="Times New Roman"/>
          <w:b/>
          <w:bCs/>
          <w:sz w:val="24"/>
          <w:szCs w:val="24"/>
        </w:rPr>
        <w:t xml:space="preserve"> COUNTY,</w:t>
      </w:r>
    </w:p>
    <w:p w14:paraId="6C7CEE67" w14:textId="77777777"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t xml:space="preserve">           COUNTY PLAZA, 1</w:t>
      </w:r>
      <w:r w:rsidRPr="00C265A2">
        <w:rPr>
          <w:rFonts w:ascii="Times New Roman" w:eastAsia="Times New Roman" w:hAnsi="Times New Roman" w:cs="Times New Roman"/>
          <w:b/>
          <w:bCs/>
          <w:sz w:val="24"/>
          <w:szCs w:val="24"/>
          <w:vertAlign w:val="superscript"/>
        </w:rPr>
        <w:t>ST</w:t>
      </w:r>
      <w:r w:rsidRPr="00C265A2">
        <w:rPr>
          <w:rFonts w:ascii="Times New Roman" w:eastAsia="Times New Roman" w:hAnsi="Times New Roman" w:cs="Times New Roman"/>
          <w:b/>
          <w:bCs/>
          <w:sz w:val="24"/>
          <w:szCs w:val="24"/>
        </w:rPr>
        <w:t xml:space="preserve"> FLOOR,</w:t>
      </w:r>
    </w:p>
    <w:p w14:paraId="0FD2C9C0" w14:textId="77777777"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t xml:space="preserve">           P.O. BOX 234-000</w:t>
      </w:r>
    </w:p>
    <w:p w14:paraId="2492869F" w14:textId="77777777"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rPr>
        <w:t xml:space="preserve"> </w:t>
      </w:r>
      <w:r w:rsidRPr="00C265A2">
        <w:rPr>
          <w:rFonts w:ascii="Times New Roman" w:eastAsia="Times New Roman" w:hAnsi="Times New Roman" w:cs="Times New Roman"/>
          <w:b/>
          <w:bCs/>
          <w:sz w:val="24"/>
          <w:szCs w:val="24"/>
        </w:rPr>
        <w:tab/>
      </w:r>
      <w:r w:rsidRPr="00C265A2">
        <w:rPr>
          <w:rFonts w:ascii="Times New Roman" w:eastAsia="Times New Roman" w:hAnsi="Times New Roman" w:cs="Times New Roman"/>
          <w:b/>
          <w:bCs/>
          <w:sz w:val="24"/>
          <w:szCs w:val="24"/>
          <w:u w:val="single"/>
        </w:rPr>
        <w:t>.</w:t>
      </w:r>
    </w:p>
    <w:p w14:paraId="24433A42" w14:textId="77777777" w:rsidR="00962AC4" w:rsidRPr="00C265A2" w:rsidRDefault="00962AC4" w:rsidP="00962AC4">
      <w:pPr>
        <w:spacing w:after="0" w:line="360" w:lineRule="auto"/>
        <w:rPr>
          <w:rFonts w:ascii="Times New Roman" w:eastAsia="Times New Roman" w:hAnsi="Times New Roman" w:cs="Times New Roman"/>
          <w:b/>
          <w:bCs/>
          <w:sz w:val="24"/>
          <w:szCs w:val="24"/>
          <w:u w:val="single"/>
        </w:rPr>
      </w:pPr>
    </w:p>
    <w:p w14:paraId="421ECE2B" w14:textId="77777777" w:rsidR="00962AC4" w:rsidRPr="00C265A2" w:rsidRDefault="00962AC4" w:rsidP="00962AC4">
      <w:pPr>
        <w:numPr>
          <w:ilvl w:val="0"/>
          <w:numId w:val="1"/>
        </w:numPr>
        <w:spacing w:after="0" w:line="360" w:lineRule="auto"/>
        <w:contextualSpacing/>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THE ATTORNEY GENERAL</w:t>
      </w:r>
    </w:p>
    <w:p w14:paraId="32D81972" w14:textId="77777777"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 xml:space="preserve">             STATE LAW OFFICE </w:t>
      </w:r>
    </w:p>
    <w:p w14:paraId="2754EB61" w14:textId="77777777" w:rsidR="00962AC4" w:rsidRPr="00C265A2" w:rsidRDefault="00962AC4" w:rsidP="00962AC4">
      <w:pPr>
        <w:spacing w:line="360" w:lineRule="auto"/>
        <w:jc w:val="both"/>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rPr>
        <w:t xml:space="preserve">             </w:t>
      </w:r>
      <w:r w:rsidRPr="00C265A2">
        <w:rPr>
          <w:rFonts w:ascii="Times New Roman" w:eastAsia="Cambria" w:hAnsi="Times New Roman" w:cs="Times New Roman"/>
          <w:b/>
          <w:sz w:val="24"/>
          <w:szCs w:val="24"/>
          <w:u w:val="single"/>
        </w:rPr>
        <w:t>NAIROBI</w:t>
      </w:r>
    </w:p>
    <w:p w14:paraId="7FD6AE38" w14:textId="77777777" w:rsidR="00962AC4" w:rsidRDefault="00962AC4" w:rsidP="00962AC4"/>
    <w:p w14:paraId="69E68D35" w14:textId="77777777" w:rsidR="00962AC4" w:rsidRDefault="00962AC4"/>
    <w:p w14:paraId="4CC415A0" w14:textId="77777777" w:rsidR="00962AC4" w:rsidRDefault="00962AC4"/>
    <w:p w14:paraId="197E8022" w14:textId="77777777" w:rsidR="00962AC4" w:rsidRPr="00C265A2" w:rsidRDefault="00962AC4" w:rsidP="00962AC4">
      <w:pPr>
        <w:spacing w:after="0" w:line="360" w:lineRule="auto"/>
        <w:rPr>
          <w:rFonts w:ascii="Times New Roman" w:eastAsia="Cambria" w:hAnsi="Times New Roman" w:cs="Times"/>
          <w:color w:val="141413"/>
          <w:sz w:val="24"/>
          <w:szCs w:val="20"/>
        </w:rPr>
      </w:pPr>
    </w:p>
    <w:p w14:paraId="25064622" w14:textId="77777777"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14:paraId="7CBD5F83" w14:textId="77777777"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F56943">
        <w:rPr>
          <w:rFonts w:ascii="Times New Roman" w:eastAsia="Cambria" w:hAnsi="Times New Roman" w:cs="Times New Roman"/>
          <w:b/>
          <w:bCs/>
          <w:sz w:val="24"/>
          <w:szCs w:val="24"/>
          <w:u w:val="single"/>
        </w:rPr>
        <w:t>IAL COURT OF KENYA AT KSL</w:t>
      </w:r>
    </w:p>
    <w:p w14:paraId="08062AA4"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14:paraId="6F9E8767" w14:textId="77777777" w:rsidR="00962AC4" w:rsidRPr="00B171BF" w:rsidRDefault="00962AC4" w:rsidP="00962AC4">
      <w:pPr>
        <w:spacing w:line="360" w:lineRule="auto"/>
        <w:rPr>
          <w:rFonts w:ascii="Times New Roman" w:eastAsia="Cambria" w:hAnsi="Times New Roman" w:cs="Times New Roman"/>
          <w:sz w:val="24"/>
          <w:szCs w:val="24"/>
        </w:rPr>
      </w:pPr>
    </w:p>
    <w:p w14:paraId="2FBD729B" w14:textId="77777777"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APPLICATION </w:t>
      </w:r>
      <w:r w:rsidR="00F56943">
        <w:rPr>
          <w:rFonts w:ascii="Times New Roman" w:eastAsia="Cambria" w:hAnsi="Times New Roman" w:cs="Times New Roman"/>
          <w:b/>
          <w:sz w:val="24"/>
          <w:szCs w:val="24"/>
        </w:rPr>
        <w:t>BY …………………….</w:t>
      </w:r>
      <w:r w:rsidRPr="00892DF9">
        <w:rPr>
          <w:rFonts w:ascii="Times New Roman" w:eastAsia="Cambria" w:hAnsi="Times New Roman" w:cs="Times New Roman"/>
          <w:b/>
          <w:sz w:val="24"/>
          <w:szCs w:val="24"/>
        </w:rPr>
        <w:t xml:space="preserve"> </w:t>
      </w:r>
      <w:r>
        <w:rPr>
          <w:rFonts w:ascii="Times New Roman" w:eastAsia="Times New Roman" w:hAnsi="Times New Roman" w:cs="Times New Roman"/>
          <w:b/>
          <w:sz w:val="24"/>
          <w:szCs w:val="24"/>
        </w:rPr>
        <w:t>FOR</w:t>
      </w:r>
    </w:p>
    <w:p w14:paraId="11E26546" w14:textId="77777777"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w:t>
      </w:r>
      <w:r>
        <w:rPr>
          <w:rFonts w:ascii="Times New Roman" w:eastAsia="Times New Roman" w:hAnsi="Times New Roman" w:cs="Times New Roman"/>
          <w:b/>
          <w:sz w:val="24"/>
          <w:szCs w:val="24"/>
        </w:rPr>
        <w:t xml:space="preserve"> </w:t>
      </w:r>
      <w:r w:rsidRPr="00892DF9">
        <w:rPr>
          <w:rFonts w:ascii="Times New Roman" w:eastAsia="Times New Roman" w:hAnsi="Times New Roman" w:cs="Times New Roman"/>
          <w:b/>
          <w:sz w:val="24"/>
          <w:szCs w:val="24"/>
        </w:rPr>
        <w:t>TO APPLY FOR ORDERS OF CERTIORARI AND MANDAMUS</w:t>
      </w:r>
    </w:p>
    <w:p w14:paraId="3553F46A"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lastRenderedPageBreak/>
        <w:t>AND</w:t>
      </w:r>
    </w:p>
    <w:p w14:paraId="70D45302"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w:t>
      </w:r>
      <w:r>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O</w:t>
      </w:r>
      <w:r>
        <w:rPr>
          <w:rFonts w:ascii="Times New Roman" w:eastAsia="Cambria" w:hAnsi="Times New Roman" w:cs="Times New Roman"/>
          <w:b/>
          <w:bCs/>
          <w:sz w:val="24"/>
          <w:szCs w:val="24"/>
        </w:rPr>
        <w:t>F T</w:t>
      </w:r>
      <w:r w:rsidR="00F56943">
        <w:rPr>
          <w:rFonts w:ascii="Times New Roman" w:eastAsia="Cambria" w:hAnsi="Times New Roman" w:cs="Times New Roman"/>
          <w:b/>
          <w:bCs/>
          <w:sz w:val="24"/>
          <w:szCs w:val="24"/>
        </w:rPr>
        <w:t>HE COUNTY ASSEMBLY OF………………………….</w:t>
      </w:r>
    </w:p>
    <w:p w14:paraId="1C815F07"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14:paraId="2A274737" w14:textId="77777777"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14:paraId="3FE3E13F" w14:textId="77777777"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14:paraId="244506AE" w14:textId="77777777"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14:paraId="071DFE0E" w14:textId="77777777" w:rsidR="00962AC4" w:rsidRPr="00B171BF" w:rsidRDefault="00962AC4" w:rsidP="00962AC4">
      <w:pPr>
        <w:spacing w:line="360" w:lineRule="auto"/>
        <w:rPr>
          <w:rFonts w:ascii="Times New Roman" w:eastAsia="Cambria" w:hAnsi="Times New Roman" w:cs="Times New Roman"/>
          <w:sz w:val="24"/>
          <w:szCs w:val="24"/>
        </w:rPr>
      </w:pPr>
    </w:p>
    <w:p w14:paraId="24A82572"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14:paraId="61B14F64"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892DF9">
        <w:rPr>
          <w:rFonts w:ascii="Times New Roman" w:eastAsia="Cambria" w:hAnsi="Times New Roman" w:cs="Times New Roman"/>
          <w:b/>
          <w:sz w:val="24"/>
          <w:szCs w:val="24"/>
        </w:rPr>
        <w:t xml:space="preserve"> </w:t>
      </w:r>
      <w:r>
        <w:rPr>
          <w:rFonts w:ascii="Times New Roman" w:eastAsia="Cambria" w:hAnsi="Times New Roman" w:cs="Times New Roman"/>
          <w:b/>
          <w:bCs/>
          <w:sz w:val="24"/>
          <w:szCs w:val="24"/>
        </w:rPr>
        <w:t>………………..</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14:paraId="6A3FAC62"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14:paraId="27C50B83"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F56943">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14:paraId="4D57673F" w14:textId="77777777" w:rsidR="00962AC4" w:rsidRPr="00F56943" w:rsidRDefault="00962AC4" w:rsidP="00F56943">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B171BF">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RESPONDENT</w:t>
      </w:r>
    </w:p>
    <w:p w14:paraId="2D20C0BE" w14:textId="77777777" w:rsidR="00962AC4" w:rsidRPr="00C265A2" w:rsidRDefault="00962AC4" w:rsidP="00962AC4">
      <w:pPr>
        <w:spacing w:after="0" w:line="360" w:lineRule="auto"/>
        <w:jc w:val="center"/>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CHAMBER SUMMONS</w:t>
      </w:r>
    </w:p>
    <w:p w14:paraId="5C8EFF3B" w14:textId="77777777" w:rsidR="00962AC4" w:rsidRPr="00C265A2" w:rsidRDefault="00962AC4" w:rsidP="00962AC4">
      <w:pPr>
        <w:spacing w:after="0" w:line="360" w:lineRule="auto"/>
        <w:jc w:val="center"/>
        <w:rPr>
          <w:rFonts w:ascii="Times New Roman" w:eastAsia="Cambria" w:hAnsi="Times New Roman" w:cs="Times New Roman"/>
          <w:b/>
          <w:sz w:val="24"/>
          <w:szCs w:val="24"/>
        </w:rPr>
      </w:pPr>
      <w:r w:rsidRPr="00C265A2">
        <w:rPr>
          <w:rFonts w:ascii="Times New Roman" w:eastAsia="Cambria" w:hAnsi="Times New Roman" w:cs="Times New Roman"/>
          <w:b/>
          <w:sz w:val="24"/>
          <w:szCs w:val="24"/>
        </w:rPr>
        <w:t>(Under Order 53 Rule 1(1), (2) &amp; (4) of the Civil Procedure Rules and Sections 8 &amp; 9 of the Law Reform Act)</w:t>
      </w:r>
    </w:p>
    <w:p w14:paraId="74E25BD6" w14:textId="77777777" w:rsidR="00962AC4" w:rsidRPr="00C265A2" w:rsidRDefault="00962AC4" w:rsidP="00962AC4">
      <w:pPr>
        <w:spacing w:after="0" w:line="360" w:lineRule="auto"/>
        <w:jc w:val="both"/>
        <w:rPr>
          <w:rFonts w:ascii="Times New Roman" w:eastAsia="Cambria" w:hAnsi="Times New Roman" w:cs="Times New Roman"/>
          <w:b/>
          <w:sz w:val="24"/>
          <w:szCs w:val="24"/>
        </w:rPr>
      </w:pPr>
    </w:p>
    <w:p w14:paraId="2AEA260B" w14:textId="77777777" w:rsidR="00962AC4" w:rsidRPr="00C265A2" w:rsidRDefault="00962AC4" w:rsidP="00962AC4">
      <w:pPr>
        <w:spacing w:after="0" w:line="360" w:lineRule="auto"/>
        <w:jc w:val="both"/>
        <w:rPr>
          <w:rFonts w:ascii="Times New Roman" w:eastAsia="Cambria" w:hAnsi="Times New Roman" w:cs="Times New Roman"/>
          <w:b/>
          <w:i/>
          <w:sz w:val="24"/>
          <w:szCs w:val="24"/>
        </w:rPr>
      </w:pPr>
      <w:r w:rsidRPr="00C265A2">
        <w:rPr>
          <w:rFonts w:ascii="Times New Roman" w:eastAsia="Cambria" w:hAnsi="Times New Roman" w:cs="Times New Roman"/>
          <w:b/>
          <w:i/>
          <w:sz w:val="24"/>
          <w:szCs w:val="24"/>
        </w:rPr>
        <w:t>EX-PARTE</w:t>
      </w:r>
    </w:p>
    <w:p w14:paraId="73C22CDD" w14:textId="77777777"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LET ALL PARTIES CONCERNED</w:t>
      </w:r>
      <w:r w:rsidRPr="00C265A2">
        <w:rPr>
          <w:rFonts w:ascii="Times New Roman" w:eastAsia="Cambria" w:hAnsi="Times New Roman" w:cs="Times New Roman"/>
          <w:sz w:val="24"/>
          <w:szCs w:val="24"/>
        </w:rPr>
        <w:t xml:space="preserve"> attend the Honourable Judge in Chambers on the</w:t>
      </w:r>
      <w:r w:rsidRPr="00C265A2">
        <w:rPr>
          <w:rFonts w:ascii="Times New Roman" w:eastAsia="Cambria" w:hAnsi="Times New Roman" w:cs="Times New Roman"/>
          <w:sz w:val="24"/>
          <w:szCs w:val="24"/>
        </w:rPr>
        <w:tab/>
      </w:r>
      <w:r w:rsidRPr="00C265A2">
        <w:rPr>
          <w:rFonts w:ascii="Times New Roman" w:eastAsia="Cambria" w:hAnsi="Times New Roman" w:cs="Times New Roman"/>
          <w:sz w:val="24"/>
          <w:szCs w:val="24"/>
        </w:rPr>
        <w:tab/>
        <w:t>day of</w:t>
      </w:r>
      <w:r w:rsidRPr="00C265A2">
        <w:rPr>
          <w:rFonts w:ascii="Times New Roman" w:eastAsia="Cambria" w:hAnsi="Times New Roman" w:cs="Times New Roman"/>
          <w:sz w:val="24"/>
          <w:szCs w:val="24"/>
        </w:rPr>
        <w:tab/>
      </w:r>
      <w:r w:rsidRPr="00C265A2">
        <w:rPr>
          <w:rFonts w:ascii="Times New Roman" w:eastAsia="Cambria" w:hAnsi="Times New Roman" w:cs="Times New Roman"/>
          <w:sz w:val="24"/>
          <w:szCs w:val="24"/>
        </w:rPr>
        <w:tab/>
      </w:r>
      <w:r w:rsidRPr="00C265A2">
        <w:rPr>
          <w:rFonts w:ascii="Times New Roman" w:eastAsia="Cambria" w:hAnsi="Times New Roman" w:cs="Times New Roman"/>
          <w:sz w:val="24"/>
          <w:szCs w:val="24"/>
        </w:rPr>
        <w:tab/>
        <w:t xml:space="preserve">2014 at 9.00 O’clock in the morning or soon thereafter as counsel for the Applicants may be heard for </w:t>
      </w:r>
      <w:r w:rsidRPr="00C265A2">
        <w:rPr>
          <w:rFonts w:ascii="Times New Roman" w:eastAsia="Cambria" w:hAnsi="Times New Roman" w:cs="Times New Roman"/>
          <w:b/>
          <w:sz w:val="24"/>
          <w:szCs w:val="24"/>
        </w:rPr>
        <w:t>ORDERS THAT:</w:t>
      </w:r>
    </w:p>
    <w:p w14:paraId="7B401550" w14:textId="77777777" w:rsidR="00962AC4" w:rsidRPr="00B171BF"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t xml:space="preserve">That the applicant be and is hereby granted </w:t>
      </w:r>
      <w:r w:rsidRPr="00B171BF">
        <w:rPr>
          <w:rFonts w:ascii="Times New Roman" w:eastAsia="Cambria" w:hAnsi="Times New Roman" w:cs="Times New Roman"/>
          <w:sz w:val="24"/>
          <w:szCs w:val="24"/>
        </w:rPr>
        <w:t>an order of CERTIORARI to quash the decision of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impeaching her as the Speaker of t</w:t>
      </w:r>
      <w:r w:rsidR="00F56943">
        <w:rPr>
          <w:rFonts w:ascii="Times New Roman" w:eastAsia="Cambria" w:hAnsi="Times New Roman" w:cs="Times New Roman"/>
          <w:sz w:val="24"/>
          <w:szCs w:val="24"/>
        </w:rPr>
        <w:t>he County Assembly of …………….</w:t>
      </w:r>
      <w:r w:rsidRPr="00B171BF">
        <w:rPr>
          <w:rFonts w:ascii="Times New Roman" w:eastAsia="Cambria" w:hAnsi="Times New Roman" w:cs="Times New Roman"/>
          <w:sz w:val="24"/>
          <w:szCs w:val="24"/>
        </w:rPr>
        <w:t xml:space="preserve"> County.</w:t>
      </w:r>
    </w:p>
    <w:p w14:paraId="647EA827" w14:textId="77777777" w:rsidR="00962AC4" w:rsidRPr="00F3205D"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lastRenderedPageBreak/>
        <w:t xml:space="preserve">That the applicant be and is hereby granted </w:t>
      </w:r>
      <w:r w:rsidRPr="00B171BF">
        <w:rPr>
          <w:rFonts w:ascii="Times New Roman" w:eastAsia="Cambria" w:hAnsi="Times New Roman" w:cs="Times New Roman"/>
          <w:sz w:val="24"/>
          <w:szCs w:val="24"/>
        </w:rPr>
        <w:t>an order of MANDAMUS that compels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to reinstate the Applicant as Speaker of t</w:t>
      </w:r>
      <w:r w:rsidR="00F56943">
        <w:rPr>
          <w:rFonts w:ascii="Times New Roman" w:eastAsia="Cambria" w:hAnsi="Times New Roman" w:cs="Times New Roman"/>
          <w:sz w:val="24"/>
          <w:szCs w:val="24"/>
        </w:rPr>
        <w:t>he County Assembly of ………</w:t>
      </w:r>
      <w:r w:rsidRPr="00B171BF">
        <w:rPr>
          <w:rFonts w:ascii="Times New Roman" w:eastAsia="Cambria" w:hAnsi="Times New Roman" w:cs="Times New Roman"/>
          <w:sz w:val="24"/>
          <w:szCs w:val="24"/>
        </w:rPr>
        <w:t xml:space="preserve"> County.</w:t>
      </w:r>
    </w:p>
    <w:p w14:paraId="6A05D760" w14:textId="77777777" w:rsidR="00962AC4" w:rsidRPr="00F3205D" w:rsidRDefault="00962AC4" w:rsidP="00962AC4">
      <w:pPr>
        <w:numPr>
          <w:ilvl w:val="0"/>
          <w:numId w:val="2"/>
        </w:numPr>
        <w:spacing w:line="480" w:lineRule="auto"/>
        <w:contextualSpacing/>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leave so granted to institute Judicial Revie</w:t>
      </w:r>
      <w:r>
        <w:rPr>
          <w:rFonts w:ascii="Times New Roman" w:eastAsia="Cambria" w:hAnsi="Times New Roman" w:cs="Times New Roman"/>
          <w:iCs/>
          <w:sz w:val="24"/>
          <w:szCs w:val="24"/>
        </w:rPr>
        <w:t xml:space="preserve">w applications in the nature of </w:t>
      </w:r>
      <w:r w:rsidRPr="00F3205D">
        <w:rPr>
          <w:rFonts w:ascii="Times New Roman" w:eastAsia="Cambria" w:hAnsi="Times New Roman" w:cs="Times New Roman"/>
          <w:iCs/>
          <w:sz w:val="24"/>
          <w:szCs w:val="24"/>
        </w:rPr>
        <w:t>certiorari and</w:t>
      </w:r>
      <w:r>
        <w:rPr>
          <w:rFonts w:ascii="Times New Roman" w:eastAsia="Cambria" w:hAnsi="Times New Roman" w:cs="Times New Roman"/>
          <w:iCs/>
          <w:sz w:val="24"/>
          <w:szCs w:val="24"/>
        </w:rPr>
        <w:t xml:space="preserve"> mandamus</w:t>
      </w:r>
      <w:r w:rsidRPr="00F3205D">
        <w:rPr>
          <w:rFonts w:ascii="Times New Roman" w:eastAsia="Cambria" w:hAnsi="Times New Roman" w:cs="Times New Roman"/>
          <w:iCs/>
          <w:sz w:val="24"/>
          <w:szCs w:val="24"/>
        </w:rPr>
        <w:t xml:space="preserve"> do ope</w:t>
      </w:r>
      <w:r>
        <w:rPr>
          <w:rFonts w:ascii="Times New Roman" w:eastAsia="Cambria" w:hAnsi="Times New Roman" w:cs="Times New Roman"/>
          <w:iCs/>
          <w:sz w:val="24"/>
          <w:szCs w:val="24"/>
        </w:rPr>
        <w:t>rate as an order staying:</w:t>
      </w:r>
    </w:p>
    <w:p w14:paraId="7D247DB3" w14:textId="77777777" w:rsidR="00962AC4" w:rsidRDefault="00962AC4" w:rsidP="00962AC4">
      <w:pPr>
        <w:pStyle w:val="ListParagraph"/>
        <w:numPr>
          <w:ilvl w:val="0"/>
          <w:numId w:val="3"/>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T</w:t>
      </w:r>
      <w:r w:rsidRPr="00F3205D">
        <w:rPr>
          <w:rFonts w:ascii="Times New Roman" w:eastAsia="Cambria" w:hAnsi="Times New Roman" w:cs="Times New Roman"/>
          <w:iCs/>
          <w:sz w:val="24"/>
          <w:szCs w:val="24"/>
        </w:rPr>
        <w:t xml:space="preserve">he respondent’s decision made on the </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 xml:space="preserve"> day of May 2014 impeaching or removing the applicant</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from the office of 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w:t>
      </w:r>
    </w:p>
    <w:p w14:paraId="7BF73795" w14:textId="77777777" w:rsidR="00962AC4" w:rsidRDefault="00962AC4" w:rsidP="00962AC4">
      <w:pPr>
        <w:pStyle w:val="ListParagraph"/>
        <w:numPr>
          <w:ilvl w:val="0"/>
          <w:numId w:val="3"/>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Or, the withdrawal or deprivation or denial of any rights and privileges due to the applicant as Speaker</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 xml:space="preserve"> as set out in the County Government Act and the Interim County</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Assembly Standing Orders or any other Law;</w:t>
      </w:r>
    </w:p>
    <w:p w14:paraId="561C3D33" w14:textId="77777777" w:rsidR="00962AC4" w:rsidRPr="00F3205D" w:rsidRDefault="00962AC4" w:rsidP="00962AC4">
      <w:pPr>
        <w:pStyle w:val="ListParagraph"/>
        <w:numPr>
          <w:ilvl w:val="0"/>
          <w:numId w:val="3"/>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Or, the R</w:t>
      </w:r>
      <w:r w:rsidRPr="00F3205D">
        <w:rPr>
          <w:rFonts w:ascii="Times New Roman" w:eastAsia="Cambria" w:hAnsi="Times New Roman" w:cs="Times New Roman"/>
          <w:iCs/>
          <w:sz w:val="24"/>
          <w:szCs w:val="24"/>
        </w:rPr>
        <w:t>espondent from commencing any process put in my motion to replace the applicant as</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w:t>
      </w:r>
    </w:p>
    <w:p w14:paraId="1464A0ED" w14:textId="77777777" w:rsidR="00962AC4" w:rsidRPr="00F3205D" w:rsidRDefault="00962AC4" w:rsidP="00962AC4">
      <w:pPr>
        <w:pStyle w:val="ListParagraph"/>
        <w:numPr>
          <w:ilvl w:val="0"/>
          <w:numId w:val="2"/>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any other, further or alternative orders be made as the court may deem just and expedient.</w:t>
      </w:r>
    </w:p>
    <w:p w14:paraId="737E5DF1" w14:textId="77777777" w:rsidR="00962AC4" w:rsidRPr="00F3205D" w:rsidRDefault="00962AC4" w:rsidP="00962AC4">
      <w:pPr>
        <w:pStyle w:val="ListParagraph"/>
        <w:numPr>
          <w:ilvl w:val="0"/>
          <w:numId w:val="2"/>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costs of this application do abide the outcome of the substantive application for judicial review.</w:t>
      </w:r>
    </w:p>
    <w:p w14:paraId="51E6C915" w14:textId="77777777" w:rsidR="00962AC4" w:rsidRPr="00C265A2" w:rsidRDefault="00962AC4" w:rsidP="00962AC4">
      <w:pPr>
        <w:tabs>
          <w:tab w:val="center" w:pos="8280"/>
        </w:tabs>
        <w:spacing w:after="0" w:line="360" w:lineRule="auto"/>
        <w:jc w:val="both"/>
        <w:rPr>
          <w:rFonts w:ascii="Times New Roman" w:eastAsia="Cambria" w:hAnsi="Times New Roman" w:cs="Times New Roman"/>
          <w:b/>
          <w:sz w:val="24"/>
          <w:szCs w:val="24"/>
        </w:rPr>
      </w:pPr>
    </w:p>
    <w:p w14:paraId="1DBCFF13" w14:textId="77777777"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r w:rsidRPr="00C265A2">
        <w:rPr>
          <w:rFonts w:ascii="Times New Roman" w:eastAsia="Cambria" w:hAnsi="Times New Roman" w:cs="Times New Roman"/>
          <w:b/>
          <w:sz w:val="24"/>
          <w:szCs w:val="24"/>
        </w:rPr>
        <w:t>WHICH APPLICATION</w:t>
      </w:r>
      <w:r w:rsidRPr="00C265A2">
        <w:rPr>
          <w:rFonts w:ascii="Times New Roman" w:eastAsia="Cambria" w:hAnsi="Times New Roman" w:cs="Times New Roman"/>
          <w:sz w:val="24"/>
          <w:szCs w:val="24"/>
        </w:rPr>
        <w:t xml:space="preserve"> is based on the grounds that</w:t>
      </w:r>
      <w:r>
        <w:rPr>
          <w:rFonts w:ascii="Times New Roman" w:eastAsia="Cambria" w:hAnsi="Times New Roman" w:cs="Times New Roman"/>
          <w:sz w:val="24"/>
          <w:szCs w:val="24"/>
        </w:rPr>
        <w:t>:</w:t>
      </w:r>
    </w:p>
    <w:p w14:paraId="76924A93"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Pr>
          <w:rFonts w:ascii="Times New Roman" w:eastAsia="Cambria" w:hAnsi="Times New Roman" w:cs="Times New Roman"/>
          <w:iCs/>
          <w:sz w:val="24"/>
          <w:szCs w:val="24"/>
        </w:rPr>
        <w:t>The applicant was elected</w:t>
      </w:r>
      <w:r w:rsidRPr="00967E36">
        <w:rPr>
          <w:rFonts w:ascii="Times New Roman" w:eastAsia="Cambria" w:hAnsi="Times New Roman" w:cs="Times New Roman"/>
          <w:iCs/>
          <w:sz w:val="24"/>
          <w:szCs w:val="24"/>
        </w:rPr>
        <w:t xml:space="preserve"> as per the provisions of the County Government Act prescribed</w:t>
      </w:r>
      <w:r>
        <w:rPr>
          <w:rFonts w:ascii="Times New Roman" w:eastAsia="Cambria" w:hAnsi="Times New Roman" w:cs="Times New Roman"/>
          <w:iCs/>
          <w:sz w:val="24"/>
          <w:szCs w:val="24"/>
        </w:rPr>
        <w:t xml:space="preserve"> </w:t>
      </w:r>
      <w:r w:rsidRPr="00967E36">
        <w:rPr>
          <w:rFonts w:ascii="Times New Roman" w:eastAsia="Cambria" w:hAnsi="Times New Roman" w:cs="Times New Roman"/>
          <w:iCs/>
          <w:sz w:val="24"/>
          <w:szCs w:val="24"/>
        </w:rPr>
        <w:t>procedure as 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he County Assembly of ……….</w:t>
      </w:r>
      <w:r w:rsidRPr="00967E36">
        <w:rPr>
          <w:rFonts w:ascii="Times New Roman" w:eastAsia="Cambria" w:hAnsi="Times New Roman" w:cs="Times New Roman"/>
          <w:iCs/>
          <w:sz w:val="24"/>
          <w:szCs w:val="24"/>
        </w:rPr>
        <w:t xml:space="preserve"> to serve for a period of five years until the end</w:t>
      </w:r>
      <w:r>
        <w:rPr>
          <w:rFonts w:ascii="Times New Roman" w:eastAsia="Cambria" w:hAnsi="Times New Roman" w:cs="Times New Roman"/>
          <w:iCs/>
          <w:sz w:val="24"/>
          <w:szCs w:val="24"/>
        </w:rPr>
        <w:t xml:space="preserve"> </w:t>
      </w:r>
      <w:r w:rsidRPr="00967E36">
        <w:rPr>
          <w:rFonts w:ascii="Times New Roman" w:eastAsia="Cambria" w:hAnsi="Times New Roman" w:cs="Times New Roman"/>
          <w:iCs/>
          <w:sz w:val="24"/>
          <w:szCs w:val="24"/>
        </w:rPr>
        <w:t>of the term of the respondent.</w:t>
      </w:r>
    </w:p>
    <w:p w14:paraId="6543DEF6"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County Government Act and the Interim County Assembly Standing Orders prescribe the</w:t>
      </w:r>
      <w:r>
        <w:rPr>
          <w:rFonts w:ascii="Times New Roman" w:eastAsia="Cambria" w:hAnsi="Times New Roman" w:cs="Times New Roman"/>
          <w:iCs/>
          <w:sz w:val="24"/>
          <w:szCs w:val="24"/>
        </w:rPr>
        <w:t xml:space="preserve"> </w:t>
      </w:r>
      <w:r w:rsidRPr="00967E36">
        <w:rPr>
          <w:rFonts w:ascii="Times New Roman" w:eastAsia="Cambria" w:hAnsi="Times New Roman" w:cs="Times New Roman"/>
          <w:iCs/>
          <w:sz w:val="24"/>
          <w:szCs w:val="24"/>
        </w:rPr>
        <w:t>procedure for the removal of the applicant from the office of the speaker of the County Assembly.</w:t>
      </w:r>
    </w:p>
    <w:p w14:paraId="77CD836B"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lastRenderedPageBreak/>
        <w:t>The procedure for the removal of the applicant from the offices of the speaker is therefore statutorily prescribed to be exercised as prescribed.</w:t>
      </w:r>
    </w:p>
    <w:p w14:paraId="223789F9"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A tender was advertised by the Procurement and Tendering Committee of the respondent for the supply computer accessories to the county assembly</w:t>
      </w:r>
      <w:r>
        <w:rPr>
          <w:rFonts w:ascii="Times New Roman" w:eastAsia="Cambria" w:hAnsi="Times New Roman" w:cs="Times New Roman"/>
          <w:iCs/>
          <w:sz w:val="24"/>
          <w:szCs w:val="24"/>
        </w:rPr>
        <w:t xml:space="preserve"> </w:t>
      </w:r>
      <w:r w:rsidRPr="00967E36">
        <w:rPr>
          <w:rFonts w:ascii="Times New Roman" w:eastAsia="Cambria" w:hAnsi="Times New Roman" w:cs="Times New Roman"/>
          <w:iCs/>
          <w:sz w:val="24"/>
          <w:szCs w:val="24"/>
        </w:rPr>
        <w:t xml:space="preserve">and after due process it was awarded to </w:t>
      </w:r>
      <w:r>
        <w:rPr>
          <w:rFonts w:ascii="Times New Roman" w:eastAsia="Cambria" w:hAnsi="Times New Roman" w:cs="Times New Roman"/>
          <w:iCs/>
          <w:sz w:val="24"/>
          <w:szCs w:val="24"/>
        </w:rPr>
        <w:t xml:space="preserve">a company </w:t>
      </w:r>
      <w:r w:rsidR="00F56943">
        <w:rPr>
          <w:rFonts w:ascii="Times New Roman" w:eastAsia="Cambria" w:hAnsi="Times New Roman" w:cs="Times New Roman"/>
          <w:iCs/>
          <w:sz w:val="24"/>
          <w:szCs w:val="24"/>
        </w:rPr>
        <w:t>……</w:t>
      </w:r>
    </w:p>
    <w:p w14:paraId="47B4D0BA"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Public Procu</w:t>
      </w:r>
      <w:r>
        <w:rPr>
          <w:rFonts w:ascii="Times New Roman" w:eastAsia="Cambria" w:hAnsi="Times New Roman" w:cs="Times New Roman"/>
          <w:iCs/>
          <w:sz w:val="24"/>
          <w:szCs w:val="24"/>
        </w:rPr>
        <w:t xml:space="preserve">rement Oversight Authority has </w:t>
      </w:r>
      <w:r w:rsidRPr="00967E36">
        <w:rPr>
          <w:rFonts w:ascii="Times New Roman" w:eastAsia="Cambria" w:hAnsi="Times New Roman" w:cs="Times New Roman"/>
          <w:iCs/>
          <w:sz w:val="24"/>
          <w:szCs w:val="24"/>
        </w:rPr>
        <w:t>released a report of its investigations in the tend</w:t>
      </w:r>
      <w:r w:rsidR="00F56943">
        <w:rPr>
          <w:rFonts w:ascii="Times New Roman" w:eastAsia="Cambria" w:hAnsi="Times New Roman" w:cs="Times New Roman"/>
          <w:iCs/>
          <w:sz w:val="24"/>
          <w:szCs w:val="24"/>
        </w:rPr>
        <w:t>ering malpractices at …..</w:t>
      </w:r>
      <w:r w:rsidRPr="00967E36">
        <w:rPr>
          <w:rFonts w:ascii="Times New Roman" w:eastAsia="Cambria" w:hAnsi="Times New Roman" w:cs="Times New Roman"/>
          <w:iCs/>
          <w:sz w:val="24"/>
          <w:szCs w:val="24"/>
        </w:rPr>
        <w:t xml:space="preserve"> County. </w:t>
      </w:r>
    </w:p>
    <w:p w14:paraId="7EB83D0B"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 xml:space="preserve">The said report </w:t>
      </w:r>
      <w:r>
        <w:rPr>
          <w:rFonts w:ascii="Times New Roman" w:eastAsia="Cambria" w:hAnsi="Times New Roman" w:cs="Times New Roman"/>
          <w:iCs/>
          <w:sz w:val="24"/>
          <w:szCs w:val="24"/>
        </w:rPr>
        <w:t xml:space="preserve">of </w:t>
      </w:r>
      <w:r w:rsidRPr="00967E36">
        <w:rPr>
          <w:rFonts w:ascii="Times New Roman" w:eastAsia="Cambria" w:hAnsi="Times New Roman" w:cs="Times New Roman"/>
          <w:iCs/>
          <w:sz w:val="24"/>
          <w:szCs w:val="24"/>
        </w:rPr>
        <w:t>Public Procurement Over</w:t>
      </w:r>
      <w:r w:rsidR="00F56943">
        <w:rPr>
          <w:rFonts w:ascii="Times New Roman" w:eastAsia="Cambria" w:hAnsi="Times New Roman" w:cs="Times New Roman"/>
          <w:iCs/>
          <w:sz w:val="24"/>
          <w:szCs w:val="24"/>
        </w:rPr>
        <w:t>sight Authority has absolved applicant</w:t>
      </w:r>
      <w:r w:rsidRPr="00967E36">
        <w:rPr>
          <w:rFonts w:ascii="Times New Roman" w:eastAsia="Cambria" w:hAnsi="Times New Roman" w:cs="Times New Roman"/>
          <w:iCs/>
          <w:sz w:val="24"/>
          <w:szCs w:val="24"/>
        </w:rPr>
        <w:t xml:space="preserve"> of any involvement in the said tender.</w:t>
      </w:r>
    </w:p>
    <w:p w14:paraId="7D0AC827"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applicant is not a member of the procurement and tend</w:t>
      </w:r>
      <w:r>
        <w:rPr>
          <w:rFonts w:ascii="Times New Roman" w:eastAsia="Cambria" w:hAnsi="Times New Roman" w:cs="Times New Roman"/>
          <w:iCs/>
          <w:sz w:val="24"/>
          <w:szCs w:val="24"/>
        </w:rPr>
        <w:t>ering committee.</w:t>
      </w:r>
    </w:p>
    <w:p w14:paraId="21AD756F"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respondent wrongfully and without</w:t>
      </w:r>
      <w:r>
        <w:rPr>
          <w:rFonts w:ascii="Times New Roman" w:eastAsia="Cambria" w:hAnsi="Times New Roman" w:cs="Times New Roman"/>
          <w:iCs/>
          <w:sz w:val="24"/>
          <w:szCs w:val="24"/>
        </w:rPr>
        <w:t xml:space="preserve"> reason used the foresaid allegations</w:t>
      </w:r>
      <w:r w:rsidRPr="00967E36">
        <w:rPr>
          <w:rFonts w:ascii="Times New Roman" w:eastAsia="Cambria" w:hAnsi="Times New Roman" w:cs="Times New Roman"/>
          <w:iCs/>
          <w:sz w:val="24"/>
          <w:szCs w:val="24"/>
        </w:rPr>
        <w:t xml:space="preserve"> to illegally remove the</w:t>
      </w:r>
      <w:r>
        <w:rPr>
          <w:rFonts w:ascii="Times New Roman" w:eastAsia="Cambria" w:hAnsi="Times New Roman" w:cs="Times New Roman"/>
          <w:iCs/>
          <w:sz w:val="24"/>
          <w:szCs w:val="24"/>
        </w:rPr>
        <w:t xml:space="preserve"> </w:t>
      </w:r>
      <w:r w:rsidRPr="00967E36">
        <w:rPr>
          <w:rFonts w:ascii="Times New Roman" w:eastAsia="Cambria" w:hAnsi="Times New Roman" w:cs="Times New Roman"/>
          <w:iCs/>
          <w:sz w:val="24"/>
          <w:szCs w:val="24"/>
        </w:rPr>
        <w:t>applicant from office of the speaker of the C</w:t>
      </w:r>
      <w:r w:rsidR="00F56943">
        <w:rPr>
          <w:rFonts w:ascii="Times New Roman" w:eastAsia="Cambria" w:hAnsi="Times New Roman" w:cs="Times New Roman"/>
          <w:iCs/>
          <w:sz w:val="24"/>
          <w:szCs w:val="24"/>
        </w:rPr>
        <w:t xml:space="preserve">ounty Assembly of </w:t>
      </w:r>
      <w:r w:rsidRPr="00967E36">
        <w:rPr>
          <w:rFonts w:ascii="Times New Roman" w:eastAsia="Cambria" w:hAnsi="Times New Roman" w:cs="Times New Roman"/>
          <w:iCs/>
          <w:sz w:val="24"/>
          <w:szCs w:val="24"/>
        </w:rPr>
        <w:t>.</w:t>
      </w:r>
    </w:p>
    <w:p w14:paraId="167EE125"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motion for the debate on the removal of the applicant from the office of the speaker was unprocedural</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 xml:space="preserve">as it offended the express provisions of the standing </w:t>
      </w:r>
      <w:r w:rsidRPr="00E05568">
        <w:rPr>
          <w:rFonts w:ascii="Times New Roman" w:eastAsia="Cambria" w:hAnsi="Times New Roman" w:cs="Times New Roman"/>
          <w:b/>
          <w:bCs/>
          <w:iCs/>
          <w:sz w:val="24"/>
          <w:szCs w:val="24"/>
        </w:rPr>
        <w:t xml:space="preserve">Order 44 </w:t>
      </w:r>
      <w:r w:rsidRPr="00E05568">
        <w:rPr>
          <w:rFonts w:ascii="Times New Roman" w:eastAsia="Cambria" w:hAnsi="Times New Roman" w:cs="Times New Roman"/>
          <w:iCs/>
          <w:sz w:val="24"/>
          <w:szCs w:val="24"/>
        </w:rPr>
        <w:t>of the respondent’s Interim</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County Assembly standing orders.</w:t>
      </w:r>
    </w:p>
    <w:p w14:paraId="1C8FF64D"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respondent convened a sitting on a Monday in contravention of standing order number 24 of the</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interim County Assembly standing orders to discuss, debate and remove the applicant.</w:t>
      </w:r>
    </w:p>
    <w:p w14:paraId="59E8A1BE"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 xml:space="preserve">The applicant in line with the constitutional provisions for a right to fair hearing and standing </w:t>
      </w:r>
      <w:r w:rsidRPr="00E05568">
        <w:rPr>
          <w:rFonts w:ascii="Times New Roman" w:eastAsia="Cambria" w:hAnsi="Times New Roman" w:cs="Times New Roman"/>
          <w:b/>
          <w:bCs/>
          <w:iCs/>
          <w:sz w:val="24"/>
          <w:szCs w:val="24"/>
        </w:rPr>
        <w:t>Order</w:t>
      </w:r>
      <w:r>
        <w:rPr>
          <w:rFonts w:ascii="Times New Roman" w:eastAsia="Cambria" w:hAnsi="Times New Roman" w:cs="Times New Roman"/>
          <w:b/>
          <w:bCs/>
          <w:iCs/>
          <w:sz w:val="24"/>
          <w:szCs w:val="24"/>
        </w:rPr>
        <w:t xml:space="preserve"> </w:t>
      </w:r>
      <w:r w:rsidRPr="00E05568">
        <w:rPr>
          <w:rFonts w:ascii="Times New Roman" w:eastAsia="Cambria" w:hAnsi="Times New Roman" w:cs="Times New Roman"/>
          <w:b/>
          <w:bCs/>
          <w:iCs/>
          <w:sz w:val="24"/>
          <w:szCs w:val="24"/>
        </w:rPr>
        <w:t xml:space="preserve">58 </w:t>
      </w:r>
      <w:r w:rsidRPr="00E05568">
        <w:rPr>
          <w:rFonts w:ascii="Times New Roman" w:eastAsia="Cambria" w:hAnsi="Times New Roman" w:cs="Times New Roman"/>
          <w:iCs/>
          <w:sz w:val="24"/>
          <w:szCs w:val="24"/>
        </w:rPr>
        <w:t>of the standing orders was not affor</w:t>
      </w:r>
      <w:r>
        <w:rPr>
          <w:rFonts w:ascii="Times New Roman" w:eastAsia="Cambria" w:hAnsi="Times New Roman" w:cs="Times New Roman"/>
          <w:iCs/>
          <w:sz w:val="24"/>
          <w:szCs w:val="24"/>
        </w:rPr>
        <w:t>ded an opportunity to defend her</w:t>
      </w:r>
      <w:r w:rsidRPr="00E05568">
        <w:rPr>
          <w:rFonts w:ascii="Times New Roman" w:eastAsia="Cambria" w:hAnsi="Times New Roman" w:cs="Times New Roman"/>
          <w:iCs/>
          <w:sz w:val="24"/>
          <w:szCs w:val="24"/>
        </w:rPr>
        <w:t>self against the allegations</w:t>
      </w:r>
      <w:r>
        <w:rPr>
          <w:rFonts w:ascii="Times New Roman" w:eastAsia="Cambria" w:hAnsi="Times New Roman" w:cs="Times New Roman"/>
          <w:iCs/>
          <w:sz w:val="24"/>
          <w:szCs w:val="24"/>
        </w:rPr>
        <w:t xml:space="preserve"> leveled against her</w:t>
      </w:r>
      <w:r w:rsidRPr="00E05568">
        <w:rPr>
          <w:rFonts w:ascii="Times New Roman" w:eastAsia="Cambria" w:hAnsi="Times New Roman" w:cs="Times New Roman"/>
          <w:iCs/>
          <w:sz w:val="24"/>
          <w:szCs w:val="24"/>
        </w:rPr>
        <w:t xml:space="preserve"> before debate and voting was done by the members of the respondent</w:t>
      </w:r>
      <w:r>
        <w:rPr>
          <w:rFonts w:ascii="Times New Roman" w:eastAsia="Cambria" w:hAnsi="Times New Roman" w:cs="Times New Roman"/>
          <w:iCs/>
          <w:sz w:val="24"/>
          <w:szCs w:val="24"/>
        </w:rPr>
        <w:t xml:space="preserve"> as the said notice was insufficient</w:t>
      </w:r>
      <w:r w:rsidRPr="00E05568">
        <w:rPr>
          <w:rFonts w:ascii="Times New Roman" w:eastAsia="Cambria" w:hAnsi="Times New Roman" w:cs="Times New Roman"/>
          <w:iCs/>
          <w:sz w:val="24"/>
          <w:szCs w:val="24"/>
        </w:rPr>
        <w:t>.</w:t>
      </w:r>
    </w:p>
    <w:p w14:paraId="4C91D196"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1</w:t>
      </w:r>
      <w:r w:rsidRPr="00E05568">
        <w:rPr>
          <w:rFonts w:ascii="Times New Roman" w:eastAsia="Cambria" w:hAnsi="Times New Roman" w:cs="Times New Roman"/>
          <w:iCs/>
          <w:sz w:val="24"/>
          <w:szCs w:val="24"/>
          <w:vertAlign w:val="superscript"/>
        </w:rPr>
        <w:t>st</w:t>
      </w:r>
      <w:r w:rsidRPr="00E05568">
        <w:rPr>
          <w:rFonts w:ascii="Times New Roman" w:eastAsia="Cambria" w:hAnsi="Times New Roman" w:cs="Times New Roman"/>
          <w:iCs/>
          <w:sz w:val="24"/>
          <w:szCs w:val="24"/>
        </w:rPr>
        <w:t xml:space="preserve"> Respondent’s actions are unreasonable and a breach of the principles of natural justice.</w:t>
      </w:r>
    </w:p>
    <w:p w14:paraId="11223FFC"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impeachment or removal of the applicant from the office of the speaker was in contravention of</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 xml:space="preserve">the prescribed procedure and the application of the </w:t>
      </w:r>
      <w:r>
        <w:rPr>
          <w:rFonts w:ascii="Times New Roman" w:eastAsia="Cambria" w:hAnsi="Times New Roman" w:cs="Times New Roman"/>
          <w:iCs/>
          <w:sz w:val="24"/>
          <w:szCs w:val="24"/>
        </w:rPr>
        <w:t xml:space="preserve">allegations of malpractice in the tender process despite having been cleared </w:t>
      </w:r>
      <w:r w:rsidRPr="00E05568">
        <w:rPr>
          <w:rFonts w:ascii="Times New Roman" w:eastAsia="Cambria" w:hAnsi="Times New Roman" w:cs="Times New Roman"/>
          <w:iCs/>
          <w:sz w:val="24"/>
          <w:szCs w:val="24"/>
        </w:rPr>
        <w:t>as a basis for debate on the removal of the applicant from the office of the</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speaker was unreasonable discriminative and a politically orchestrated move to remove the applicant</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from office. The removal is therefore illegal, unconstitutional and unreasonable.</w:t>
      </w:r>
    </w:p>
    <w:p w14:paraId="69FD6DE0"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lastRenderedPageBreak/>
        <w:t>That in view</w:t>
      </w:r>
      <w:r>
        <w:rPr>
          <w:rFonts w:ascii="Times New Roman" w:eastAsia="Cambria" w:hAnsi="Times New Roman" w:cs="Times New Roman"/>
          <w:iCs/>
          <w:sz w:val="24"/>
          <w:szCs w:val="24"/>
        </w:rPr>
        <w:t xml:space="preserve"> of the contents of paragraph 12</w:t>
      </w:r>
      <w:r w:rsidRPr="00E05568">
        <w:rPr>
          <w:rFonts w:ascii="Times New Roman" w:eastAsia="Cambria" w:hAnsi="Times New Roman" w:cs="Times New Roman"/>
          <w:iCs/>
          <w:sz w:val="24"/>
          <w:szCs w:val="24"/>
        </w:rPr>
        <w:t xml:space="preserve"> foregoing the members of the respondents did not</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 xml:space="preserve">render a fair administrative action in line with </w:t>
      </w:r>
      <w:r w:rsidRPr="00E05568">
        <w:rPr>
          <w:rFonts w:ascii="Times New Roman" w:eastAsia="Cambria" w:hAnsi="Times New Roman" w:cs="Times New Roman"/>
          <w:b/>
          <w:bCs/>
          <w:iCs/>
          <w:sz w:val="24"/>
          <w:szCs w:val="24"/>
        </w:rPr>
        <w:t xml:space="preserve">Article 47 </w:t>
      </w:r>
      <w:r w:rsidRPr="00E05568">
        <w:rPr>
          <w:rFonts w:ascii="Times New Roman" w:eastAsia="Cambria" w:hAnsi="Times New Roman" w:cs="Times New Roman"/>
          <w:iCs/>
          <w:sz w:val="24"/>
          <w:szCs w:val="24"/>
        </w:rPr>
        <w:t xml:space="preserve">of the </w:t>
      </w:r>
      <w:r w:rsidRPr="00E05568">
        <w:rPr>
          <w:rFonts w:ascii="Times New Roman" w:eastAsia="Cambria" w:hAnsi="Times New Roman" w:cs="Times New Roman"/>
          <w:b/>
          <w:bCs/>
          <w:iCs/>
          <w:sz w:val="24"/>
          <w:szCs w:val="24"/>
        </w:rPr>
        <w:t>Constitution of Kenya</w:t>
      </w:r>
      <w:r w:rsidRPr="00E05568">
        <w:rPr>
          <w:rFonts w:ascii="Times New Roman" w:eastAsia="Cambria" w:hAnsi="Times New Roman" w:cs="Times New Roman"/>
          <w:iCs/>
          <w:sz w:val="24"/>
          <w:szCs w:val="24"/>
        </w:rPr>
        <w:t>.</w:t>
      </w:r>
    </w:p>
    <w:p w14:paraId="3A6D2795"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That as much as the respondent has statutory powers to put in motion a process for the removal of</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the speaker, the procedure applied in removing the applicant from office was not the statutorily</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prescribed one. This court has the power to protect all processes and procedure expressly set out in a</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statute, standing orders or any other law.</w:t>
      </w:r>
    </w:p>
    <w:p w14:paraId="0894469D" w14:textId="77777777"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applicant is a holder of an office that is prescribed by statute and his removal from office should</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accord to that law that prescribes the existence of that office.</w:t>
      </w:r>
    </w:p>
    <w:p w14:paraId="3B65B373" w14:textId="77777777" w:rsidR="00962AC4" w:rsidRPr="00E05568"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Circumstances obtain for the leave sought to be granted and the stays do operate as an order</w:t>
      </w:r>
      <w:r>
        <w:rPr>
          <w:rFonts w:ascii="Times New Roman" w:eastAsia="Cambria" w:hAnsi="Times New Roman" w:cs="Times New Roman"/>
          <w:iCs/>
          <w:sz w:val="24"/>
          <w:szCs w:val="24"/>
        </w:rPr>
        <w:t xml:space="preserve"> </w:t>
      </w:r>
      <w:r w:rsidRPr="00E05568">
        <w:rPr>
          <w:rFonts w:ascii="Times New Roman" w:eastAsia="Cambria" w:hAnsi="Times New Roman" w:cs="Times New Roman"/>
          <w:iCs/>
          <w:sz w:val="24"/>
          <w:szCs w:val="24"/>
        </w:rPr>
        <w:t>preserving that office.</w:t>
      </w:r>
    </w:p>
    <w:p w14:paraId="47A22861" w14:textId="77777777"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r w:rsidRPr="00C265A2">
        <w:rPr>
          <w:rFonts w:ascii="Times New Roman" w:eastAsia="Cambria" w:hAnsi="Times New Roman" w:cs="Times New Roman"/>
          <w:b/>
          <w:sz w:val="24"/>
          <w:szCs w:val="24"/>
        </w:rPr>
        <w:t>WHICH APPLICATION</w:t>
      </w:r>
      <w:r w:rsidRPr="00C265A2">
        <w:rPr>
          <w:rFonts w:ascii="Times New Roman" w:eastAsia="Cambria" w:hAnsi="Times New Roman" w:cs="Times New Roman"/>
          <w:sz w:val="24"/>
          <w:szCs w:val="24"/>
        </w:rPr>
        <w:t xml:space="preserve"> is further based upon the grounds set out in the statutory statement filed together with the Verifying Affidavit of </w:t>
      </w:r>
      <w:r w:rsidR="00F56943">
        <w:rPr>
          <w:rFonts w:ascii="Times New Roman" w:eastAsia="Cambria" w:hAnsi="Times New Roman" w:cs="Times New Roman"/>
          <w:b/>
          <w:sz w:val="24"/>
          <w:szCs w:val="24"/>
        </w:rPr>
        <w:t>…………..</w:t>
      </w:r>
      <w:r w:rsidRPr="00C265A2">
        <w:rPr>
          <w:rFonts w:ascii="Times New Roman" w:eastAsia="Cambria" w:hAnsi="Times New Roman" w:cs="Times New Roman"/>
          <w:sz w:val="24"/>
          <w:szCs w:val="24"/>
        </w:rPr>
        <w:t xml:space="preserve"> and upon such other and further grounds as may be adduced at the hearing hereof.</w:t>
      </w:r>
    </w:p>
    <w:p w14:paraId="32F3F6C4" w14:textId="77777777"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p>
    <w:p w14:paraId="544E9BC3" w14:textId="77777777"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p>
    <w:p w14:paraId="66BA6A85" w14:textId="77777777"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DATED at NAIROBI this                              day of                                        2014.</w:t>
      </w:r>
    </w:p>
    <w:p w14:paraId="189552A0" w14:textId="77777777" w:rsidR="00962AC4" w:rsidRPr="00C265A2" w:rsidRDefault="00962AC4" w:rsidP="00962AC4">
      <w:pPr>
        <w:spacing w:line="360" w:lineRule="auto"/>
        <w:rPr>
          <w:rFonts w:ascii="Times New Roman" w:eastAsia="Cambria" w:hAnsi="Times New Roman" w:cs="Times New Roman"/>
          <w:sz w:val="24"/>
          <w:szCs w:val="24"/>
        </w:rPr>
      </w:pPr>
    </w:p>
    <w:p w14:paraId="338F8397" w14:textId="77777777" w:rsidR="00962AC4" w:rsidRPr="00C265A2" w:rsidRDefault="00F56943" w:rsidP="00962AC4">
      <w:pPr>
        <w:spacing w:after="0" w:line="360" w:lineRule="auto"/>
        <w:jc w:val="center"/>
        <w:rPr>
          <w:rFonts w:ascii="Times New Roman" w:eastAsia="Cambria" w:hAnsi="Times New Roman" w:cs="Times New Roman"/>
          <w:b/>
          <w:sz w:val="24"/>
          <w:szCs w:val="24"/>
        </w:rPr>
      </w:pPr>
      <w:r>
        <w:rPr>
          <w:rFonts w:ascii="Times New Roman" w:eastAsia="Cambria" w:hAnsi="Times New Roman" w:cs="Times New Roman"/>
          <w:b/>
          <w:sz w:val="24"/>
          <w:szCs w:val="24"/>
        </w:rPr>
        <w:t>OKBICHALONEGI</w:t>
      </w:r>
      <w:r w:rsidR="00962AC4" w:rsidRPr="00C265A2">
        <w:rPr>
          <w:rFonts w:ascii="Times New Roman" w:eastAsia="Cambria" w:hAnsi="Times New Roman" w:cs="Times New Roman"/>
          <w:b/>
          <w:sz w:val="24"/>
          <w:szCs w:val="24"/>
        </w:rPr>
        <w:t xml:space="preserve"> </w:t>
      </w:r>
    </w:p>
    <w:p w14:paraId="23B80BED" w14:textId="77777777" w:rsidR="00962AC4" w:rsidRPr="00C265A2" w:rsidRDefault="00962AC4" w:rsidP="00962AC4">
      <w:pPr>
        <w:spacing w:after="0" w:line="360" w:lineRule="auto"/>
        <w:jc w:val="center"/>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ADVOCATES FOR THE APPLICANT</w:t>
      </w:r>
    </w:p>
    <w:p w14:paraId="66AE554B" w14:textId="77777777" w:rsidR="00962AC4" w:rsidRPr="00C265A2" w:rsidRDefault="00962AC4" w:rsidP="00962AC4">
      <w:pPr>
        <w:spacing w:after="0" w:line="360" w:lineRule="auto"/>
        <w:jc w:val="center"/>
        <w:rPr>
          <w:rFonts w:ascii="Times New Roman" w:eastAsia="Cambria" w:hAnsi="Times New Roman" w:cs="Times New Roman"/>
          <w:b/>
          <w:sz w:val="24"/>
          <w:szCs w:val="24"/>
          <w:u w:val="single"/>
        </w:rPr>
      </w:pPr>
    </w:p>
    <w:p w14:paraId="490B020D" w14:textId="77777777" w:rsidR="00962AC4" w:rsidRPr="00C265A2" w:rsidRDefault="00962AC4" w:rsidP="00962AC4">
      <w:pPr>
        <w:spacing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DRAWN &amp; FILED BY</w:t>
      </w:r>
    </w:p>
    <w:p w14:paraId="465A8477" w14:textId="77777777" w:rsidR="00962AC4" w:rsidRPr="00C265A2" w:rsidRDefault="00F56943"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OKBICHALONEGI</w:t>
      </w:r>
      <w:r w:rsidR="00962AC4" w:rsidRPr="00C265A2">
        <w:rPr>
          <w:rFonts w:ascii="Times New Roman" w:eastAsia="Cambria" w:hAnsi="Times New Roman" w:cs="Times New Roman"/>
          <w:b/>
          <w:sz w:val="24"/>
          <w:szCs w:val="24"/>
        </w:rPr>
        <w:t xml:space="preserve"> &amp; COMPANY ADVOCATES,</w:t>
      </w:r>
    </w:p>
    <w:p w14:paraId="1998979C" w14:textId="77777777"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PLAZA, 2</w:t>
      </w:r>
      <w:r w:rsidRPr="00C265A2">
        <w:rPr>
          <w:rFonts w:ascii="Times New Roman" w:eastAsia="Cambria" w:hAnsi="Times New Roman" w:cs="Times New Roman"/>
          <w:b/>
          <w:sz w:val="24"/>
          <w:szCs w:val="24"/>
          <w:vertAlign w:val="superscript"/>
        </w:rPr>
        <w:t>ND</w:t>
      </w:r>
      <w:r w:rsidRPr="00C265A2">
        <w:rPr>
          <w:rFonts w:ascii="Times New Roman" w:eastAsia="Cambria" w:hAnsi="Times New Roman" w:cs="Times New Roman"/>
          <w:b/>
          <w:sz w:val="24"/>
          <w:szCs w:val="24"/>
        </w:rPr>
        <w:t xml:space="preserve"> FLOOR,</w:t>
      </w:r>
    </w:p>
    <w:p w14:paraId="0DFCEF00" w14:textId="77777777"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BOULEVARD,</w:t>
      </w:r>
    </w:p>
    <w:p w14:paraId="3B6996BC" w14:textId="77777777"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P. O. BOX  12345-78910</w:t>
      </w:r>
    </w:p>
    <w:p w14:paraId="5CC88BED" w14:textId="77777777" w:rsidR="00962AC4" w:rsidRPr="00C265A2" w:rsidRDefault="00962AC4" w:rsidP="00962AC4">
      <w:pPr>
        <w:spacing w:after="0"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NAIROBI</w:t>
      </w:r>
    </w:p>
    <w:p w14:paraId="14ACF6F1" w14:textId="77777777" w:rsidR="00962AC4" w:rsidRPr="00C265A2" w:rsidRDefault="00962AC4" w:rsidP="00962AC4">
      <w:pPr>
        <w:spacing w:after="0" w:line="360" w:lineRule="auto"/>
        <w:jc w:val="center"/>
        <w:rPr>
          <w:rFonts w:ascii="Times New Roman" w:eastAsia="Times New Roman" w:hAnsi="Times New Roman" w:cs="Times New Roman"/>
          <w:bCs/>
          <w:sz w:val="24"/>
          <w:szCs w:val="24"/>
          <w:u w:val="single"/>
        </w:rPr>
      </w:pPr>
    </w:p>
    <w:p w14:paraId="4A8A27FC" w14:textId="77777777"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u w:val="single"/>
        </w:rPr>
        <w:t>TO BE SERVED UPON:-</w:t>
      </w:r>
    </w:p>
    <w:p w14:paraId="312CBD5F" w14:textId="77777777" w:rsidR="00962AC4" w:rsidRPr="00C265A2" w:rsidRDefault="00F56943" w:rsidP="00962AC4">
      <w:pPr>
        <w:numPr>
          <w:ilvl w:val="0"/>
          <w:numId w:val="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COUNTY ASSEMBLY ………….</w:t>
      </w:r>
      <w:r w:rsidR="00962AC4" w:rsidRPr="00C265A2">
        <w:rPr>
          <w:rFonts w:ascii="Times New Roman" w:eastAsia="Times New Roman" w:hAnsi="Times New Roman" w:cs="Times New Roman"/>
          <w:b/>
          <w:bCs/>
          <w:sz w:val="24"/>
          <w:szCs w:val="24"/>
        </w:rPr>
        <w:t xml:space="preserve"> COUNTY,</w:t>
      </w:r>
    </w:p>
    <w:p w14:paraId="1C69C2A6" w14:textId="77777777"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lastRenderedPageBreak/>
        <w:t xml:space="preserve">           COUNTY PLAZA, 1</w:t>
      </w:r>
      <w:r w:rsidRPr="00C265A2">
        <w:rPr>
          <w:rFonts w:ascii="Times New Roman" w:eastAsia="Times New Roman" w:hAnsi="Times New Roman" w:cs="Times New Roman"/>
          <w:b/>
          <w:bCs/>
          <w:sz w:val="24"/>
          <w:szCs w:val="24"/>
          <w:vertAlign w:val="superscript"/>
        </w:rPr>
        <w:t>ST</w:t>
      </w:r>
      <w:r w:rsidRPr="00C265A2">
        <w:rPr>
          <w:rFonts w:ascii="Times New Roman" w:eastAsia="Times New Roman" w:hAnsi="Times New Roman" w:cs="Times New Roman"/>
          <w:b/>
          <w:bCs/>
          <w:sz w:val="24"/>
          <w:szCs w:val="24"/>
        </w:rPr>
        <w:t xml:space="preserve"> FLOOR,</w:t>
      </w:r>
    </w:p>
    <w:p w14:paraId="205D2BAE" w14:textId="77777777"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t xml:space="preserve">           P.O. BOX 234-000</w:t>
      </w:r>
    </w:p>
    <w:p w14:paraId="31616FBA" w14:textId="77777777"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rPr>
        <w:t xml:space="preserve"> </w:t>
      </w:r>
      <w:r w:rsidRPr="00C265A2">
        <w:rPr>
          <w:rFonts w:ascii="Times New Roman" w:eastAsia="Times New Roman" w:hAnsi="Times New Roman" w:cs="Times New Roman"/>
          <w:b/>
          <w:bCs/>
          <w:sz w:val="24"/>
          <w:szCs w:val="24"/>
        </w:rPr>
        <w:tab/>
      </w:r>
      <w:r w:rsidRPr="00C265A2">
        <w:rPr>
          <w:rFonts w:ascii="Times New Roman" w:eastAsia="Times New Roman" w:hAnsi="Times New Roman" w:cs="Times New Roman"/>
          <w:b/>
          <w:bCs/>
          <w:sz w:val="24"/>
          <w:szCs w:val="24"/>
          <w:u w:val="single"/>
        </w:rPr>
        <w:t>KIANG’OMBE.</w:t>
      </w:r>
    </w:p>
    <w:p w14:paraId="02081149" w14:textId="77777777" w:rsidR="00962AC4" w:rsidRPr="00C265A2" w:rsidRDefault="00962AC4" w:rsidP="00962AC4">
      <w:pPr>
        <w:spacing w:after="0" w:line="360" w:lineRule="auto"/>
        <w:rPr>
          <w:rFonts w:ascii="Times New Roman" w:eastAsia="Times New Roman" w:hAnsi="Times New Roman" w:cs="Times New Roman"/>
          <w:b/>
          <w:bCs/>
          <w:sz w:val="24"/>
          <w:szCs w:val="24"/>
          <w:u w:val="single"/>
        </w:rPr>
      </w:pPr>
    </w:p>
    <w:p w14:paraId="0A8BC16A" w14:textId="77777777" w:rsidR="00962AC4" w:rsidRPr="00C265A2" w:rsidRDefault="00962AC4" w:rsidP="00962AC4">
      <w:pPr>
        <w:numPr>
          <w:ilvl w:val="0"/>
          <w:numId w:val="1"/>
        </w:numPr>
        <w:spacing w:after="0" w:line="360" w:lineRule="auto"/>
        <w:contextualSpacing/>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THE ATTORNEY GENERAL</w:t>
      </w:r>
    </w:p>
    <w:p w14:paraId="2E87B336" w14:textId="77777777"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 xml:space="preserve">             STATE LAW OFFICE </w:t>
      </w:r>
    </w:p>
    <w:p w14:paraId="26F2F5D4" w14:textId="77777777" w:rsidR="00962AC4" w:rsidRPr="00C265A2" w:rsidRDefault="00962AC4" w:rsidP="00962AC4">
      <w:pPr>
        <w:spacing w:line="360" w:lineRule="auto"/>
        <w:jc w:val="both"/>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rPr>
        <w:t xml:space="preserve">             </w:t>
      </w:r>
      <w:r w:rsidRPr="00C265A2">
        <w:rPr>
          <w:rFonts w:ascii="Times New Roman" w:eastAsia="Cambria" w:hAnsi="Times New Roman" w:cs="Times New Roman"/>
          <w:b/>
          <w:sz w:val="24"/>
          <w:szCs w:val="24"/>
          <w:u w:val="single"/>
        </w:rPr>
        <w:t>NAIROBI</w:t>
      </w:r>
    </w:p>
    <w:p w14:paraId="51CD7ABA" w14:textId="77777777" w:rsidR="00962AC4" w:rsidRDefault="00962AC4" w:rsidP="00962AC4"/>
    <w:p w14:paraId="52EA1650" w14:textId="77777777" w:rsidR="00962AC4" w:rsidRDefault="00962AC4"/>
    <w:p w14:paraId="7966CA09" w14:textId="77777777" w:rsidR="00962AC4" w:rsidRDefault="00962AC4"/>
    <w:p w14:paraId="7761A657" w14:textId="77777777" w:rsidR="00962AC4" w:rsidRDefault="00962AC4"/>
    <w:p w14:paraId="7837472C" w14:textId="77777777" w:rsidR="00962AC4" w:rsidRDefault="00962AC4"/>
    <w:p w14:paraId="7BB24EA7" w14:textId="77777777" w:rsidR="00962AC4" w:rsidRDefault="00962AC4"/>
    <w:p w14:paraId="02805DA0" w14:textId="77777777" w:rsidR="00962AC4" w:rsidRDefault="00962AC4"/>
    <w:p w14:paraId="11946778" w14:textId="77777777"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14:paraId="05521DBF" w14:textId="77777777"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F56943">
        <w:rPr>
          <w:rFonts w:ascii="Times New Roman" w:eastAsia="Cambria" w:hAnsi="Times New Roman" w:cs="Times New Roman"/>
          <w:b/>
          <w:bCs/>
          <w:sz w:val="24"/>
          <w:szCs w:val="24"/>
          <w:u w:val="single"/>
        </w:rPr>
        <w:t>IAL COURT OF KENYA AT KSL</w:t>
      </w:r>
    </w:p>
    <w:p w14:paraId="3A4BE6E1"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14:paraId="0CE50BF3" w14:textId="77777777" w:rsidR="00962AC4" w:rsidRPr="00B171BF" w:rsidRDefault="00962AC4" w:rsidP="00962AC4">
      <w:pPr>
        <w:spacing w:line="360" w:lineRule="auto"/>
        <w:rPr>
          <w:rFonts w:ascii="Times New Roman" w:eastAsia="Cambria" w:hAnsi="Times New Roman" w:cs="Times New Roman"/>
          <w:sz w:val="24"/>
          <w:szCs w:val="24"/>
        </w:rPr>
      </w:pPr>
    </w:p>
    <w:p w14:paraId="4A082452" w14:textId="77777777"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F56943">
        <w:rPr>
          <w:rFonts w:ascii="Times New Roman" w:eastAsia="Cambria" w:hAnsi="Times New Roman" w:cs="Times New Roman"/>
          <w:b/>
          <w:sz w:val="24"/>
          <w:szCs w:val="24"/>
        </w:rPr>
        <w:t>APPLICATION BY …………………..</w:t>
      </w:r>
      <w:r w:rsidRPr="00892DF9">
        <w:rPr>
          <w:rFonts w:ascii="Times New Roman" w:eastAsia="Cambria" w:hAnsi="Times New Roman" w:cs="Times New Roman"/>
          <w:b/>
          <w:sz w:val="24"/>
          <w:szCs w:val="24"/>
        </w:rPr>
        <w:t xml:space="preserve"> </w:t>
      </w:r>
      <w:r>
        <w:rPr>
          <w:rFonts w:ascii="Times New Roman" w:eastAsia="Times New Roman" w:hAnsi="Times New Roman" w:cs="Times New Roman"/>
          <w:b/>
          <w:sz w:val="24"/>
          <w:szCs w:val="24"/>
        </w:rPr>
        <w:t>FOR</w:t>
      </w:r>
    </w:p>
    <w:p w14:paraId="35663CB9" w14:textId="77777777"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w:t>
      </w:r>
      <w:r>
        <w:rPr>
          <w:rFonts w:ascii="Times New Roman" w:eastAsia="Times New Roman" w:hAnsi="Times New Roman" w:cs="Times New Roman"/>
          <w:b/>
          <w:sz w:val="24"/>
          <w:szCs w:val="24"/>
        </w:rPr>
        <w:t xml:space="preserve"> </w:t>
      </w:r>
      <w:r w:rsidRPr="00892DF9">
        <w:rPr>
          <w:rFonts w:ascii="Times New Roman" w:eastAsia="Times New Roman" w:hAnsi="Times New Roman" w:cs="Times New Roman"/>
          <w:b/>
          <w:sz w:val="24"/>
          <w:szCs w:val="24"/>
        </w:rPr>
        <w:t>TO APPLY FOR ORDERS OF CERTIORARI AND MANDAMUS</w:t>
      </w:r>
    </w:p>
    <w:p w14:paraId="2E34645E"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14:paraId="2AFB37DA"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w:t>
      </w:r>
      <w:r>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O</w:t>
      </w:r>
      <w:r>
        <w:rPr>
          <w:rFonts w:ascii="Times New Roman" w:eastAsia="Cambria" w:hAnsi="Times New Roman" w:cs="Times New Roman"/>
          <w:b/>
          <w:bCs/>
          <w:sz w:val="24"/>
          <w:szCs w:val="24"/>
        </w:rPr>
        <w:t>F T</w:t>
      </w:r>
      <w:r w:rsidR="00F56943">
        <w:rPr>
          <w:rFonts w:ascii="Times New Roman" w:eastAsia="Cambria" w:hAnsi="Times New Roman" w:cs="Times New Roman"/>
          <w:b/>
          <w:bCs/>
          <w:sz w:val="24"/>
          <w:szCs w:val="24"/>
        </w:rPr>
        <w:t>HE COUNTY ASSEMBLY OF …………………….</w:t>
      </w:r>
    </w:p>
    <w:p w14:paraId="029A6789"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14:paraId="7882B53A" w14:textId="77777777"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14:paraId="496F76B2" w14:textId="77777777"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14:paraId="5429688C" w14:textId="77777777"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14:paraId="539CB38D" w14:textId="77777777" w:rsidR="00962AC4" w:rsidRPr="00B171BF" w:rsidRDefault="00962AC4" w:rsidP="00962AC4">
      <w:pPr>
        <w:spacing w:line="360" w:lineRule="auto"/>
        <w:rPr>
          <w:rFonts w:ascii="Times New Roman" w:eastAsia="Cambria" w:hAnsi="Times New Roman" w:cs="Times New Roman"/>
          <w:sz w:val="24"/>
          <w:szCs w:val="24"/>
        </w:rPr>
      </w:pPr>
    </w:p>
    <w:p w14:paraId="3DA10941"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14:paraId="65ECE511"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bCs/>
          <w:sz w:val="24"/>
          <w:szCs w:val="24"/>
        </w:rPr>
        <w:t>REPUBLIC………………...</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14:paraId="4C1CB0F1"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14:paraId="03BCD962"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F56943">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14:paraId="7EEC312E" w14:textId="77777777" w:rsidR="00962AC4" w:rsidRPr="00892DF9"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B171BF">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RESPONDENT</w:t>
      </w:r>
    </w:p>
    <w:p w14:paraId="4627B4D6" w14:textId="77777777" w:rsidR="00962AC4" w:rsidRPr="00892DF9" w:rsidRDefault="00962AC4" w:rsidP="00962AC4">
      <w:pPr>
        <w:spacing w:line="360" w:lineRule="auto"/>
        <w:jc w:val="center"/>
        <w:rPr>
          <w:rFonts w:ascii="Times New Roman" w:eastAsia="Cambria" w:hAnsi="Times New Roman" w:cs="Times New Roman"/>
          <w:b/>
          <w:sz w:val="24"/>
          <w:szCs w:val="36"/>
        </w:rPr>
      </w:pPr>
      <w:r w:rsidRPr="00892DF9">
        <w:rPr>
          <w:rFonts w:ascii="Times New Roman" w:eastAsia="Cambria" w:hAnsi="Times New Roman" w:cs="Times New Roman"/>
          <w:b/>
          <w:sz w:val="24"/>
          <w:szCs w:val="36"/>
        </w:rPr>
        <w:t>EX-PARTE:</w:t>
      </w:r>
      <w:r w:rsidRPr="00892DF9">
        <w:rPr>
          <w:rFonts w:ascii="Times New Roman" w:eastAsia="Cambria" w:hAnsi="Times New Roman" w:cs="Times New Roman"/>
          <w:b/>
          <w:sz w:val="24"/>
          <w:szCs w:val="24"/>
        </w:rPr>
        <w:t xml:space="preserve"> </w:t>
      </w:r>
      <w:r w:rsidR="00F56943">
        <w:rPr>
          <w:rFonts w:ascii="Times New Roman" w:eastAsia="Cambria" w:hAnsi="Times New Roman" w:cs="Times New Roman"/>
          <w:b/>
          <w:sz w:val="24"/>
          <w:szCs w:val="36"/>
        </w:rPr>
        <w:t>………………………….</w:t>
      </w:r>
    </w:p>
    <w:p w14:paraId="7C514AC8" w14:textId="77777777" w:rsidR="00962AC4" w:rsidRPr="00B171BF" w:rsidRDefault="00962AC4" w:rsidP="00962AC4">
      <w:pPr>
        <w:spacing w:line="360" w:lineRule="auto"/>
        <w:jc w:val="center"/>
        <w:rPr>
          <w:rFonts w:ascii="Times New Roman" w:eastAsia="Cambria" w:hAnsi="Times New Roman" w:cs="Times New Roman"/>
          <w:b/>
          <w:sz w:val="24"/>
          <w:szCs w:val="36"/>
          <w:u w:val="single"/>
        </w:rPr>
      </w:pPr>
      <w:r w:rsidRPr="00B171BF">
        <w:rPr>
          <w:rFonts w:ascii="Times New Roman" w:eastAsia="Cambria" w:hAnsi="Times New Roman" w:cs="Times New Roman"/>
          <w:b/>
          <w:sz w:val="24"/>
          <w:szCs w:val="36"/>
          <w:u w:val="single"/>
        </w:rPr>
        <w:t>NOTICE OF MOTION</w:t>
      </w:r>
    </w:p>
    <w:p w14:paraId="55AEE114" w14:textId="77777777" w:rsidR="00962AC4" w:rsidRPr="00B171BF" w:rsidRDefault="00962AC4" w:rsidP="00962AC4">
      <w:pPr>
        <w:spacing w:after="0" w:line="360" w:lineRule="auto"/>
        <w:jc w:val="center"/>
        <w:rPr>
          <w:rFonts w:ascii="Times New Roman" w:eastAsia="Cambria" w:hAnsi="Times New Roman" w:cs="Times New Roman"/>
          <w:b/>
          <w:sz w:val="24"/>
          <w:szCs w:val="24"/>
        </w:rPr>
      </w:pPr>
      <w:r w:rsidRPr="00B171BF">
        <w:rPr>
          <w:rFonts w:ascii="Times New Roman" w:eastAsia="Cambria" w:hAnsi="Times New Roman" w:cs="Times New Roman"/>
          <w:b/>
          <w:sz w:val="24"/>
          <w:szCs w:val="24"/>
        </w:rPr>
        <w:t>(Under Order 53 Rule 1(1), (2) &amp; (4) of the Civil Procedure Rules and Sections 8 &amp; 9 of the Law Reform Act)</w:t>
      </w:r>
    </w:p>
    <w:p w14:paraId="30FD9103" w14:textId="77777777" w:rsidR="00962AC4" w:rsidRPr="00B171BF" w:rsidRDefault="00962AC4" w:rsidP="00962AC4">
      <w:pPr>
        <w:spacing w:line="480" w:lineRule="auto"/>
        <w:rPr>
          <w:rFonts w:ascii="Times New Roman" w:eastAsia="Cambria" w:hAnsi="Times New Roman" w:cs="Times New Roman"/>
          <w:color w:val="000000"/>
          <w:sz w:val="24"/>
          <w:szCs w:val="24"/>
        </w:rPr>
      </w:pPr>
      <w:r w:rsidRPr="00B171BF">
        <w:rPr>
          <w:rFonts w:ascii="Times New Roman" w:eastAsia="Cambria" w:hAnsi="Times New Roman" w:cs="Times New Roman"/>
          <w:b/>
          <w:color w:val="000000"/>
          <w:sz w:val="24"/>
          <w:szCs w:val="24"/>
          <w:u w:val="single"/>
        </w:rPr>
        <w:t>TAKE NOTICE</w:t>
      </w:r>
      <w:r w:rsidRPr="00B171BF">
        <w:rPr>
          <w:rFonts w:ascii="Times New Roman" w:eastAsia="Cambria" w:hAnsi="Times New Roman" w:cs="Times New Roman"/>
          <w:color w:val="000000"/>
          <w:sz w:val="24"/>
          <w:szCs w:val="24"/>
        </w:rPr>
        <w:t xml:space="preserve"> that the honourable court shall be moved on the</w:t>
      </w:r>
      <w:r w:rsidRPr="00B171BF">
        <w:rPr>
          <w:rFonts w:ascii="Times New Roman" w:eastAsia="Cambria" w:hAnsi="Times New Roman" w:cs="Times New Roman"/>
          <w:color w:val="000000"/>
          <w:sz w:val="24"/>
          <w:szCs w:val="24"/>
        </w:rPr>
        <w:tab/>
        <w:t>day of</w:t>
      </w:r>
      <w:r w:rsidRPr="00B171BF">
        <w:rPr>
          <w:rFonts w:ascii="Times New Roman" w:eastAsia="Cambria" w:hAnsi="Times New Roman" w:cs="Times New Roman"/>
          <w:color w:val="000000"/>
          <w:sz w:val="24"/>
          <w:szCs w:val="24"/>
        </w:rPr>
        <w:tab/>
        <w:t xml:space="preserve">  2014 at        O Clock in the </w:t>
      </w:r>
      <w:r>
        <w:rPr>
          <w:rFonts w:ascii="Times New Roman" w:eastAsia="Cambria" w:hAnsi="Times New Roman" w:cs="Times New Roman"/>
          <w:color w:val="000000"/>
          <w:sz w:val="24"/>
          <w:szCs w:val="24"/>
        </w:rPr>
        <w:t xml:space="preserve">forenoon or soon thereafter as </w:t>
      </w:r>
      <w:r w:rsidRPr="00B171BF">
        <w:rPr>
          <w:rFonts w:ascii="Times New Roman" w:eastAsia="Cambria" w:hAnsi="Times New Roman" w:cs="Times New Roman"/>
          <w:color w:val="000000"/>
          <w:sz w:val="24"/>
          <w:szCs w:val="24"/>
        </w:rPr>
        <w:t xml:space="preserve">counsel for the applicant may be heard for </w:t>
      </w:r>
      <w:r w:rsidRPr="00B171BF">
        <w:rPr>
          <w:rFonts w:ascii="Times New Roman" w:eastAsia="Cambria" w:hAnsi="Times New Roman" w:cs="Times New Roman"/>
          <w:b/>
          <w:color w:val="000000"/>
          <w:sz w:val="24"/>
          <w:szCs w:val="24"/>
        </w:rPr>
        <w:t>ORDERS</w:t>
      </w:r>
      <w:r>
        <w:rPr>
          <w:rFonts w:ascii="Times New Roman" w:eastAsia="Cambria" w:hAnsi="Times New Roman" w:cs="Times New Roman"/>
          <w:color w:val="000000"/>
          <w:sz w:val="24"/>
          <w:szCs w:val="24"/>
        </w:rPr>
        <w:t>:</w:t>
      </w:r>
    </w:p>
    <w:p w14:paraId="0AB0E447" w14:textId="77777777" w:rsidR="00962AC4" w:rsidRPr="00B171BF"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t xml:space="preserve">That the applicant be and is hereby granted </w:t>
      </w:r>
      <w:r w:rsidRPr="00B171BF">
        <w:rPr>
          <w:rFonts w:ascii="Times New Roman" w:eastAsia="Cambria" w:hAnsi="Times New Roman" w:cs="Times New Roman"/>
          <w:sz w:val="24"/>
          <w:szCs w:val="24"/>
        </w:rPr>
        <w:t>an order of CERTIORARI to quash the decision of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impeaching her as the Speaker of t</w:t>
      </w:r>
      <w:r w:rsidR="00F56943">
        <w:rPr>
          <w:rFonts w:ascii="Times New Roman" w:eastAsia="Cambria" w:hAnsi="Times New Roman" w:cs="Times New Roman"/>
          <w:sz w:val="24"/>
          <w:szCs w:val="24"/>
        </w:rPr>
        <w:t xml:space="preserve">he County Assembly of </w:t>
      </w:r>
      <w:r w:rsidRPr="00B171BF">
        <w:rPr>
          <w:rFonts w:ascii="Times New Roman" w:eastAsia="Cambria" w:hAnsi="Times New Roman" w:cs="Times New Roman"/>
          <w:sz w:val="24"/>
          <w:szCs w:val="24"/>
        </w:rPr>
        <w:t xml:space="preserve"> County.</w:t>
      </w:r>
    </w:p>
    <w:p w14:paraId="3F323682" w14:textId="77777777" w:rsidR="00962AC4" w:rsidRPr="00F3205D"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t xml:space="preserve">That the applicant be and is hereby granted </w:t>
      </w:r>
      <w:r w:rsidRPr="00B171BF">
        <w:rPr>
          <w:rFonts w:ascii="Times New Roman" w:eastAsia="Cambria" w:hAnsi="Times New Roman" w:cs="Times New Roman"/>
          <w:sz w:val="24"/>
          <w:szCs w:val="24"/>
        </w:rPr>
        <w:t>an order of MANDAMUS that compels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to reinstate the Applicant as Speaker of t</w:t>
      </w:r>
      <w:r w:rsidR="00F56943">
        <w:rPr>
          <w:rFonts w:ascii="Times New Roman" w:eastAsia="Cambria" w:hAnsi="Times New Roman" w:cs="Times New Roman"/>
          <w:sz w:val="24"/>
          <w:szCs w:val="24"/>
        </w:rPr>
        <w:t>he County Assembly of ……</w:t>
      </w:r>
      <w:r w:rsidRPr="00B171BF">
        <w:rPr>
          <w:rFonts w:ascii="Times New Roman" w:eastAsia="Cambria" w:hAnsi="Times New Roman" w:cs="Times New Roman"/>
          <w:sz w:val="24"/>
          <w:szCs w:val="24"/>
        </w:rPr>
        <w:t xml:space="preserve"> County.</w:t>
      </w:r>
    </w:p>
    <w:p w14:paraId="0461F458" w14:textId="77777777" w:rsidR="00962AC4" w:rsidRPr="00F3205D" w:rsidRDefault="00962AC4" w:rsidP="00962AC4">
      <w:pPr>
        <w:numPr>
          <w:ilvl w:val="0"/>
          <w:numId w:val="2"/>
        </w:numPr>
        <w:spacing w:line="480" w:lineRule="auto"/>
        <w:contextualSpacing/>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leave so granted to institute Judicial Revie</w:t>
      </w:r>
      <w:r>
        <w:rPr>
          <w:rFonts w:ascii="Times New Roman" w:eastAsia="Cambria" w:hAnsi="Times New Roman" w:cs="Times New Roman"/>
          <w:iCs/>
          <w:sz w:val="24"/>
          <w:szCs w:val="24"/>
        </w:rPr>
        <w:t xml:space="preserve">w applications in the nature of </w:t>
      </w:r>
      <w:r w:rsidRPr="00F3205D">
        <w:rPr>
          <w:rFonts w:ascii="Times New Roman" w:eastAsia="Cambria" w:hAnsi="Times New Roman" w:cs="Times New Roman"/>
          <w:iCs/>
          <w:sz w:val="24"/>
          <w:szCs w:val="24"/>
        </w:rPr>
        <w:t>certiorari and</w:t>
      </w:r>
      <w:r>
        <w:rPr>
          <w:rFonts w:ascii="Times New Roman" w:eastAsia="Cambria" w:hAnsi="Times New Roman" w:cs="Times New Roman"/>
          <w:iCs/>
          <w:sz w:val="24"/>
          <w:szCs w:val="24"/>
        </w:rPr>
        <w:t xml:space="preserve"> mandamus</w:t>
      </w:r>
      <w:r w:rsidRPr="00F3205D">
        <w:rPr>
          <w:rFonts w:ascii="Times New Roman" w:eastAsia="Cambria" w:hAnsi="Times New Roman" w:cs="Times New Roman"/>
          <w:iCs/>
          <w:sz w:val="24"/>
          <w:szCs w:val="24"/>
        </w:rPr>
        <w:t xml:space="preserve"> do ope</w:t>
      </w:r>
      <w:r>
        <w:rPr>
          <w:rFonts w:ascii="Times New Roman" w:eastAsia="Cambria" w:hAnsi="Times New Roman" w:cs="Times New Roman"/>
          <w:iCs/>
          <w:sz w:val="24"/>
          <w:szCs w:val="24"/>
        </w:rPr>
        <w:t>rate as an order staying:</w:t>
      </w:r>
    </w:p>
    <w:p w14:paraId="3CE782A6" w14:textId="77777777" w:rsidR="00F56943" w:rsidRDefault="00962AC4" w:rsidP="00664A0A">
      <w:pPr>
        <w:pStyle w:val="ListParagraph"/>
        <w:numPr>
          <w:ilvl w:val="0"/>
          <w:numId w:val="118"/>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lastRenderedPageBreak/>
        <w:t>T</w:t>
      </w:r>
      <w:r w:rsidRPr="00F3205D">
        <w:rPr>
          <w:rFonts w:ascii="Times New Roman" w:eastAsia="Cambria" w:hAnsi="Times New Roman" w:cs="Times New Roman"/>
          <w:iCs/>
          <w:sz w:val="24"/>
          <w:szCs w:val="24"/>
        </w:rPr>
        <w:t xml:space="preserve">he respondent’s decision made on the </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 xml:space="preserve"> day of May 2014 impeaching or removing the applicant</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from the office of 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he County Assembly of …………</w:t>
      </w:r>
      <w:r w:rsidRPr="00F3205D">
        <w:rPr>
          <w:rFonts w:ascii="Times New Roman" w:eastAsia="Cambria" w:hAnsi="Times New Roman" w:cs="Times New Roman"/>
          <w:iCs/>
          <w:sz w:val="24"/>
          <w:szCs w:val="24"/>
        </w:rPr>
        <w:t>;</w:t>
      </w:r>
    </w:p>
    <w:p w14:paraId="188BFA5E" w14:textId="77777777" w:rsidR="00F56943" w:rsidRDefault="00962AC4" w:rsidP="00664A0A">
      <w:pPr>
        <w:pStyle w:val="ListParagraph"/>
        <w:numPr>
          <w:ilvl w:val="0"/>
          <w:numId w:val="118"/>
        </w:numPr>
        <w:spacing w:line="480" w:lineRule="auto"/>
        <w:rPr>
          <w:rFonts w:ascii="Times New Roman" w:eastAsia="Cambria" w:hAnsi="Times New Roman" w:cs="Times New Roman"/>
          <w:iCs/>
          <w:sz w:val="24"/>
          <w:szCs w:val="24"/>
        </w:rPr>
      </w:pPr>
      <w:r w:rsidRPr="00F56943">
        <w:rPr>
          <w:rFonts w:ascii="Times New Roman" w:eastAsia="Cambria" w:hAnsi="Times New Roman" w:cs="Times New Roman"/>
          <w:iCs/>
          <w:sz w:val="24"/>
          <w:szCs w:val="24"/>
        </w:rPr>
        <w:t>Or, the withdrawal or deprivation or denial of any rights and privileges due to the applicant as Speaker of th</w:t>
      </w:r>
      <w:r w:rsidR="00F56943" w:rsidRPr="00F56943">
        <w:rPr>
          <w:rFonts w:ascii="Times New Roman" w:eastAsia="Cambria" w:hAnsi="Times New Roman" w:cs="Times New Roman"/>
          <w:iCs/>
          <w:sz w:val="24"/>
          <w:szCs w:val="24"/>
        </w:rPr>
        <w:t>e County Assembly of…………….</w:t>
      </w:r>
      <w:r w:rsidRPr="00F56943">
        <w:rPr>
          <w:rFonts w:ascii="Times New Roman" w:eastAsia="Cambria" w:hAnsi="Times New Roman" w:cs="Times New Roman"/>
          <w:iCs/>
          <w:sz w:val="24"/>
          <w:szCs w:val="24"/>
        </w:rPr>
        <w:t xml:space="preserve"> as set out in the County Government Act and the Interim County Assembly Standing Orders or any other Law;</w:t>
      </w:r>
    </w:p>
    <w:p w14:paraId="4D109661" w14:textId="77777777" w:rsidR="00962AC4" w:rsidRPr="00F56943" w:rsidRDefault="00962AC4" w:rsidP="00664A0A">
      <w:pPr>
        <w:pStyle w:val="ListParagraph"/>
        <w:numPr>
          <w:ilvl w:val="0"/>
          <w:numId w:val="118"/>
        </w:numPr>
        <w:spacing w:line="480" w:lineRule="auto"/>
        <w:rPr>
          <w:rFonts w:ascii="Times New Roman" w:eastAsia="Cambria" w:hAnsi="Times New Roman" w:cs="Times New Roman"/>
          <w:iCs/>
          <w:sz w:val="24"/>
          <w:szCs w:val="24"/>
        </w:rPr>
      </w:pPr>
      <w:r w:rsidRPr="00F56943">
        <w:rPr>
          <w:rFonts w:ascii="Times New Roman" w:eastAsia="Cambria" w:hAnsi="Times New Roman" w:cs="Times New Roman"/>
          <w:iCs/>
          <w:sz w:val="24"/>
          <w:szCs w:val="24"/>
        </w:rPr>
        <w:t>Or, the Respondent from commencing any process put in my motion to replace the applicant as Speaker of the County Asse</w:t>
      </w:r>
      <w:r w:rsidR="00F56943" w:rsidRPr="00F56943">
        <w:rPr>
          <w:rFonts w:ascii="Times New Roman" w:eastAsia="Cambria" w:hAnsi="Times New Roman" w:cs="Times New Roman"/>
          <w:iCs/>
          <w:sz w:val="24"/>
          <w:szCs w:val="24"/>
        </w:rPr>
        <w:t>mbly of ………………..</w:t>
      </w:r>
      <w:r w:rsidRPr="00F56943">
        <w:rPr>
          <w:rFonts w:ascii="Times New Roman" w:eastAsia="Cambria" w:hAnsi="Times New Roman" w:cs="Times New Roman"/>
          <w:iCs/>
          <w:sz w:val="24"/>
          <w:szCs w:val="24"/>
        </w:rPr>
        <w:t>.</w:t>
      </w:r>
    </w:p>
    <w:p w14:paraId="1065E3DA" w14:textId="77777777" w:rsidR="00962AC4" w:rsidRPr="00D661D1" w:rsidRDefault="00962AC4" w:rsidP="00D661D1">
      <w:pPr>
        <w:pStyle w:val="ListParagraph"/>
        <w:numPr>
          <w:ilvl w:val="0"/>
          <w:numId w:val="2"/>
        </w:numPr>
        <w:spacing w:line="480" w:lineRule="auto"/>
        <w:rPr>
          <w:rFonts w:ascii="Times New Roman" w:eastAsia="Cambria" w:hAnsi="Times New Roman" w:cs="Times New Roman"/>
          <w:iCs/>
          <w:sz w:val="24"/>
          <w:szCs w:val="24"/>
        </w:rPr>
      </w:pPr>
      <w:r w:rsidRPr="00D661D1">
        <w:rPr>
          <w:rFonts w:ascii="Times New Roman" w:eastAsia="Cambria" w:hAnsi="Times New Roman" w:cs="Times New Roman"/>
          <w:iCs/>
          <w:sz w:val="24"/>
          <w:szCs w:val="24"/>
        </w:rPr>
        <w:t>That any other, further or alternative orders be made as the court may deem just and expedient.</w:t>
      </w:r>
    </w:p>
    <w:p w14:paraId="2FE2E927" w14:textId="77777777" w:rsidR="00962AC4" w:rsidRPr="00966AFC" w:rsidRDefault="00962AC4" w:rsidP="00D661D1">
      <w:pPr>
        <w:pStyle w:val="ListParagraph"/>
        <w:numPr>
          <w:ilvl w:val="0"/>
          <w:numId w:val="2"/>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costs of this application do abide the outcome of the substantive application for judicial review.</w:t>
      </w:r>
    </w:p>
    <w:p w14:paraId="2F175788" w14:textId="77777777" w:rsidR="00962AC4" w:rsidRPr="00B171BF" w:rsidRDefault="00962AC4" w:rsidP="00962AC4">
      <w:pPr>
        <w:spacing w:line="480" w:lineRule="auto"/>
        <w:rPr>
          <w:rFonts w:ascii="Times New Roman" w:eastAsia="Cambria" w:hAnsi="Times New Roman" w:cs="Times New Roman"/>
          <w:color w:val="000000"/>
          <w:sz w:val="24"/>
          <w:szCs w:val="24"/>
        </w:rPr>
      </w:pPr>
      <w:r w:rsidRPr="00B171BF">
        <w:rPr>
          <w:rFonts w:ascii="Times New Roman" w:eastAsia="Cambria" w:hAnsi="Times New Roman" w:cs="Times New Roman"/>
          <w:b/>
          <w:color w:val="000000"/>
          <w:sz w:val="24"/>
          <w:szCs w:val="24"/>
          <w:u w:val="single"/>
        </w:rPr>
        <w:t>WHICH APPLICATION</w:t>
      </w:r>
      <w:r>
        <w:rPr>
          <w:rFonts w:ascii="Times New Roman" w:eastAsia="Cambria" w:hAnsi="Times New Roman" w:cs="Times New Roman"/>
          <w:color w:val="000000"/>
          <w:sz w:val="24"/>
          <w:szCs w:val="24"/>
        </w:rPr>
        <w:t xml:space="preserve"> is based on the grounds that:</w:t>
      </w:r>
    </w:p>
    <w:p w14:paraId="2D85D87F" w14:textId="77777777" w:rsidR="00962AC4" w:rsidRPr="00B171BF" w:rsidRDefault="00D661D1" w:rsidP="00962AC4">
      <w:pPr>
        <w:spacing w:line="480" w:lineRule="auto"/>
        <w:ind w:left="720"/>
        <w:contextualSpacing/>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See chamber summons</w:t>
      </w:r>
    </w:p>
    <w:p w14:paraId="02CF3CAF" w14:textId="77777777" w:rsidR="00962AC4" w:rsidRPr="00B171BF" w:rsidRDefault="00962AC4" w:rsidP="00962AC4">
      <w:pPr>
        <w:spacing w:line="360" w:lineRule="auto"/>
        <w:jc w:val="both"/>
        <w:rPr>
          <w:rFonts w:ascii="Times New Roman" w:eastAsia="Cambria" w:hAnsi="Times New Roman" w:cs="Times New Roman"/>
          <w:b/>
          <w:sz w:val="24"/>
          <w:szCs w:val="24"/>
        </w:rPr>
      </w:pPr>
      <w:r w:rsidRPr="00B171BF">
        <w:rPr>
          <w:rFonts w:ascii="Times New Roman" w:eastAsia="Cambria" w:hAnsi="Times New Roman" w:cs="Times New Roman"/>
          <w:b/>
          <w:sz w:val="24"/>
          <w:szCs w:val="24"/>
        </w:rPr>
        <w:t>DATED at NAIROBI this                              day of                                        2014.</w:t>
      </w:r>
    </w:p>
    <w:p w14:paraId="6357B00F" w14:textId="77777777" w:rsidR="00962AC4" w:rsidRPr="00B171BF" w:rsidRDefault="00962AC4" w:rsidP="00962AC4">
      <w:pPr>
        <w:spacing w:line="360" w:lineRule="auto"/>
        <w:rPr>
          <w:rFonts w:ascii="Times New Roman" w:eastAsia="Cambria" w:hAnsi="Times New Roman" w:cs="Times New Roman"/>
          <w:sz w:val="24"/>
          <w:szCs w:val="24"/>
        </w:rPr>
      </w:pPr>
    </w:p>
    <w:p w14:paraId="360A08EB" w14:textId="77777777" w:rsidR="00962AC4" w:rsidRPr="00B171BF" w:rsidRDefault="00962AC4" w:rsidP="00962AC4">
      <w:pPr>
        <w:spacing w:after="0" w:line="360" w:lineRule="auto"/>
        <w:jc w:val="center"/>
        <w:rPr>
          <w:rFonts w:ascii="Times New Roman" w:eastAsia="Cambria" w:hAnsi="Times New Roman" w:cs="Times New Roman"/>
          <w:b/>
          <w:sz w:val="24"/>
          <w:szCs w:val="24"/>
        </w:rPr>
      </w:pPr>
      <w:r>
        <w:rPr>
          <w:rFonts w:ascii="Times New Roman" w:eastAsia="Cambria" w:hAnsi="Times New Roman" w:cs="Times New Roman"/>
          <w:b/>
          <w:sz w:val="24"/>
          <w:szCs w:val="24"/>
        </w:rPr>
        <w:t xml:space="preserve"> &amp; CO</w:t>
      </w:r>
      <w:r w:rsidRPr="00B171BF">
        <w:rPr>
          <w:rFonts w:ascii="Times New Roman" w:eastAsia="Cambria" w:hAnsi="Times New Roman" w:cs="Times New Roman"/>
          <w:b/>
          <w:sz w:val="24"/>
          <w:szCs w:val="24"/>
        </w:rPr>
        <w:t xml:space="preserve"> </w:t>
      </w:r>
      <w:r>
        <w:rPr>
          <w:rFonts w:ascii="Times New Roman" w:eastAsia="Cambria" w:hAnsi="Times New Roman" w:cs="Times New Roman"/>
          <w:b/>
          <w:sz w:val="24"/>
          <w:szCs w:val="24"/>
        </w:rPr>
        <w:t>ADVOCATES</w:t>
      </w:r>
    </w:p>
    <w:p w14:paraId="3A04E534" w14:textId="77777777" w:rsidR="00962AC4" w:rsidRPr="00B171BF" w:rsidRDefault="00962AC4" w:rsidP="00962AC4">
      <w:pPr>
        <w:spacing w:after="0" w:line="360" w:lineRule="auto"/>
        <w:jc w:val="center"/>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ADVOCATES FOR THE APPLICANT</w:t>
      </w:r>
    </w:p>
    <w:p w14:paraId="68D9E0D1" w14:textId="77777777" w:rsidR="00962AC4" w:rsidRPr="00B171BF" w:rsidRDefault="00962AC4" w:rsidP="00962AC4">
      <w:pPr>
        <w:spacing w:after="0" w:line="360" w:lineRule="auto"/>
        <w:jc w:val="center"/>
        <w:rPr>
          <w:rFonts w:ascii="Times New Roman" w:eastAsia="Cambria" w:hAnsi="Times New Roman" w:cs="Times New Roman"/>
          <w:b/>
          <w:sz w:val="24"/>
          <w:szCs w:val="24"/>
          <w:u w:val="single"/>
        </w:rPr>
      </w:pPr>
    </w:p>
    <w:p w14:paraId="0992A578" w14:textId="77777777" w:rsidR="00962AC4" w:rsidRPr="00B171BF" w:rsidRDefault="00962AC4" w:rsidP="00962AC4">
      <w:pPr>
        <w:spacing w:line="360" w:lineRule="auto"/>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DRAWN &amp; FILED BY</w:t>
      </w:r>
    </w:p>
    <w:p w14:paraId="59E2A384" w14:textId="77777777"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t>&amp; COMPANY ADVOCATES,</w:t>
      </w:r>
    </w:p>
    <w:p w14:paraId="66A7DE43" w14:textId="77777777"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t>SUNSET PLAZA, 2</w:t>
      </w:r>
      <w:r w:rsidRPr="00B171BF">
        <w:rPr>
          <w:rFonts w:ascii="Times New Roman" w:eastAsia="Cambria" w:hAnsi="Times New Roman" w:cs="Times New Roman"/>
          <w:b/>
          <w:sz w:val="24"/>
          <w:szCs w:val="24"/>
          <w:vertAlign w:val="superscript"/>
        </w:rPr>
        <w:t>ND</w:t>
      </w:r>
      <w:r w:rsidRPr="00B171BF">
        <w:rPr>
          <w:rFonts w:ascii="Times New Roman" w:eastAsia="Cambria" w:hAnsi="Times New Roman" w:cs="Times New Roman"/>
          <w:b/>
          <w:sz w:val="24"/>
          <w:szCs w:val="24"/>
        </w:rPr>
        <w:t xml:space="preserve"> FLOOR,</w:t>
      </w:r>
    </w:p>
    <w:p w14:paraId="51068BFA" w14:textId="77777777"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t>SUNSET BOULEVARD,</w:t>
      </w:r>
    </w:p>
    <w:p w14:paraId="0334D548" w14:textId="77777777"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lastRenderedPageBreak/>
        <w:t>P. O. BOX  12345-78910</w:t>
      </w:r>
    </w:p>
    <w:p w14:paraId="1CE6EE5F" w14:textId="77777777" w:rsidR="00962AC4" w:rsidRPr="00B171BF" w:rsidRDefault="00962AC4" w:rsidP="00962AC4">
      <w:pPr>
        <w:spacing w:after="0" w:line="360" w:lineRule="auto"/>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NAIROBI</w:t>
      </w:r>
    </w:p>
    <w:p w14:paraId="6253635E" w14:textId="77777777" w:rsidR="00962AC4" w:rsidRPr="00B171BF" w:rsidRDefault="00962AC4" w:rsidP="00962AC4">
      <w:pPr>
        <w:spacing w:after="0" w:line="360" w:lineRule="auto"/>
        <w:jc w:val="center"/>
        <w:rPr>
          <w:rFonts w:ascii="Times New Roman" w:eastAsia="Times New Roman" w:hAnsi="Times New Roman" w:cs="Times New Roman"/>
          <w:bCs/>
          <w:sz w:val="24"/>
          <w:szCs w:val="24"/>
          <w:u w:val="single"/>
        </w:rPr>
      </w:pPr>
    </w:p>
    <w:p w14:paraId="3417E81D" w14:textId="77777777" w:rsidR="00962AC4" w:rsidRPr="00B171BF" w:rsidRDefault="00962AC4" w:rsidP="00962AC4">
      <w:pPr>
        <w:spacing w:after="0" w:line="360" w:lineRule="auto"/>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TO BE SERVED UPON:-</w:t>
      </w:r>
    </w:p>
    <w:p w14:paraId="143067A5" w14:textId="77777777" w:rsidR="00962AC4" w:rsidRPr="00B171BF" w:rsidRDefault="00D661D1" w:rsidP="00962AC4">
      <w:pPr>
        <w:numPr>
          <w:ilvl w:val="0"/>
          <w:numId w:val="5"/>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COUNTY ASSEMBLY </w:t>
      </w:r>
      <w:r w:rsidR="00962AC4" w:rsidRPr="00B171BF">
        <w:rPr>
          <w:rFonts w:ascii="Times New Roman" w:eastAsia="Times New Roman" w:hAnsi="Times New Roman" w:cs="Times New Roman"/>
          <w:b/>
          <w:bCs/>
          <w:sz w:val="24"/>
          <w:szCs w:val="24"/>
        </w:rPr>
        <w:t xml:space="preserve"> COUNTY,</w:t>
      </w:r>
    </w:p>
    <w:p w14:paraId="2004E6E1" w14:textId="77777777" w:rsidR="00962AC4" w:rsidRPr="00B171BF" w:rsidRDefault="00962AC4" w:rsidP="00962AC4">
      <w:pPr>
        <w:spacing w:after="0" w:line="360" w:lineRule="auto"/>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 xml:space="preserve">           COUNTY PLAZA, 1</w:t>
      </w:r>
      <w:r w:rsidRPr="00B171BF">
        <w:rPr>
          <w:rFonts w:ascii="Times New Roman" w:eastAsia="Times New Roman" w:hAnsi="Times New Roman" w:cs="Times New Roman"/>
          <w:b/>
          <w:bCs/>
          <w:sz w:val="24"/>
          <w:szCs w:val="24"/>
          <w:vertAlign w:val="superscript"/>
        </w:rPr>
        <w:t>ST</w:t>
      </w:r>
      <w:r w:rsidRPr="00B171BF">
        <w:rPr>
          <w:rFonts w:ascii="Times New Roman" w:eastAsia="Times New Roman" w:hAnsi="Times New Roman" w:cs="Times New Roman"/>
          <w:b/>
          <w:bCs/>
          <w:sz w:val="24"/>
          <w:szCs w:val="24"/>
        </w:rPr>
        <w:t xml:space="preserve"> FLOOR,</w:t>
      </w:r>
    </w:p>
    <w:p w14:paraId="771A1994" w14:textId="77777777" w:rsidR="00962AC4" w:rsidRPr="00B171BF" w:rsidRDefault="00962AC4" w:rsidP="00962AC4">
      <w:pPr>
        <w:spacing w:after="0" w:line="360" w:lineRule="auto"/>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 xml:space="preserve">           P.O. BOX 234-000</w:t>
      </w:r>
    </w:p>
    <w:p w14:paraId="3F544CC9" w14:textId="77777777" w:rsidR="00962AC4" w:rsidRPr="00B171BF" w:rsidRDefault="00962AC4" w:rsidP="00962AC4">
      <w:pPr>
        <w:spacing w:after="0" w:line="360" w:lineRule="auto"/>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rPr>
        <w:t xml:space="preserve"> </w:t>
      </w:r>
      <w:r w:rsidRPr="00B171BF">
        <w:rPr>
          <w:rFonts w:ascii="Times New Roman" w:eastAsia="Times New Roman" w:hAnsi="Times New Roman" w:cs="Times New Roman"/>
          <w:b/>
          <w:bCs/>
          <w:sz w:val="24"/>
          <w:szCs w:val="24"/>
        </w:rPr>
        <w:tab/>
      </w:r>
      <w:r w:rsidRPr="00B171BF">
        <w:rPr>
          <w:rFonts w:ascii="Times New Roman" w:eastAsia="Times New Roman" w:hAnsi="Times New Roman" w:cs="Times New Roman"/>
          <w:b/>
          <w:bCs/>
          <w:sz w:val="24"/>
          <w:szCs w:val="24"/>
          <w:u w:val="single"/>
        </w:rPr>
        <w:t>KIANG’OMBE.</w:t>
      </w:r>
    </w:p>
    <w:p w14:paraId="201284FA" w14:textId="77777777" w:rsidR="00962AC4" w:rsidRPr="00B171BF" w:rsidRDefault="00962AC4" w:rsidP="00962AC4">
      <w:pPr>
        <w:spacing w:after="0" w:line="360" w:lineRule="auto"/>
        <w:rPr>
          <w:rFonts w:ascii="Times New Roman" w:eastAsia="Times New Roman" w:hAnsi="Times New Roman" w:cs="Times New Roman"/>
          <w:b/>
          <w:bCs/>
          <w:sz w:val="24"/>
          <w:szCs w:val="24"/>
          <w:u w:val="single"/>
        </w:rPr>
      </w:pPr>
    </w:p>
    <w:p w14:paraId="01842904" w14:textId="77777777" w:rsidR="00962AC4" w:rsidRPr="00B171BF" w:rsidRDefault="00962AC4" w:rsidP="00962AC4">
      <w:pPr>
        <w:numPr>
          <w:ilvl w:val="0"/>
          <w:numId w:val="5"/>
        </w:numPr>
        <w:spacing w:after="0" w:line="360" w:lineRule="auto"/>
        <w:contextualSpacing/>
        <w:jc w:val="both"/>
        <w:rPr>
          <w:rFonts w:ascii="Times New Roman" w:eastAsia="Cambria" w:hAnsi="Times New Roman" w:cs="Times New Roman"/>
          <w:b/>
          <w:sz w:val="24"/>
          <w:szCs w:val="24"/>
        </w:rPr>
      </w:pPr>
      <w:r w:rsidRPr="00B171BF">
        <w:rPr>
          <w:rFonts w:ascii="Times New Roman" w:eastAsia="Cambria" w:hAnsi="Times New Roman" w:cs="Times New Roman"/>
          <w:b/>
          <w:sz w:val="24"/>
          <w:szCs w:val="24"/>
        </w:rPr>
        <w:t>THE ATTORNEY GENERAL</w:t>
      </w:r>
    </w:p>
    <w:p w14:paraId="462628CA" w14:textId="77777777" w:rsidR="00962AC4" w:rsidRPr="00B171BF" w:rsidRDefault="00962AC4" w:rsidP="00962AC4">
      <w:pPr>
        <w:spacing w:line="360" w:lineRule="auto"/>
        <w:jc w:val="both"/>
        <w:rPr>
          <w:rFonts w:ascii="Times New Roman" w:eastAsia="Cambria" w:hAnsi="Times New Roman" w:cs="Times New Roman"/>
          <w:b/>
          <w:sz w:val="24"/>
          <w:szCs w:val="24"/>
        </w:rPr>
      </w:pPr>
      <w:r w:rsidRPr="00B171BF">
        <w:rPr>
          <w:rFonts w:ascii="Times New Roman" w:eastAsia="Cambria" w:hAnsi="Times New Roman" w:cs="Times New Roman"/>
          <w:b/>
          <w:sz w:val="24"/>
          <w:szCs w:val="24"/>
        </w:rPr>
        <w:t xml:space="preserve">             STATE LAW OFFICE </w:t>
      </w:r>
    </w:p>
    <w:p w14:paraId="40F798E9" w14:textId="77777777" w:rsidR="00962AC4" w:rsidRPr="00B171BF" w:rsidRDefault="00962AC4" w:rsidP="00962AC4">
      <w:pPr>
        <w:spacing w:line="360" w:lineRule="auto"/>
        <w:jc w:val="both"/>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rPr>
        <w:t xml:space="preserve">             </w:t>
      </w:r>
      <w:r w:rsidRPr="00B171BF">
        <w:rPr>
          <w:rFonts w:ascii="Times New Roman" w:eastAsia="Cambria" w:hAnsi="Times New Roman" w:cs="Times New Roman"/>
          <w:b/>
          <w:sz w:val="24"/>
          <w:szCs w:val="24"/>
          <w:u w:val="single"/>
        </w:rPr>
        <w:t>NAIROBI.</w:t>
      </w:r>
    </w:p>
    <w:p w14:paraId="75B20B8B" w14:textId="77777777" w:rsidR="00962AC4" w:rsidRDefault="00962AC4" w:rsidP="00962AC4"/>
    <w:p w14:paraId="4A71B8B9" w14:textId="77777777" w:rsidR="00962AC4" w:rsidRDefault="00962AC4"/>
    <w:p w14:paraId="07C87A56" w14:textId="77777777" w:rsidR="00962AC4" w:rsidRDefault="00962AC4"/>
    <w:p w14:paraId="3109E2A6" w14:textId="77777777" w:rsidR="00962AC4" w:rsidRDefault="00962AC4"/>
    <w:p w14:paraId="6348D6FD" w14:textId="77777777" w:rsidR="00962AC4" w:rsidRDefault="00962AC4"/>
    <w:p w14:paraId="7C6C9C32" w14:textId="77777777" w:rsidR="00962AC4" w:rsidRDefault="00962AC4"/>
    <w:p w14:paraId="6DB126C4" w14:textId="77777777"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14:paraId="4029301A" w14:textId="77777777"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D661D1">
        <w:rPr>
          <w:rFonts w:ascii="Times New Roman" w:eastAsia="Cambria" w:hAnsi="Times New Roman" w:cs="Times New Roman"/>
          <w:b/>
          <w:bCs/>
          <w:sz w:val="24"/>
          <w:szCs w:val="24"/>
          <w:u w:val="single"/>
        </w:rPr>
        <w:t>IAL COURT OF KENYA AT KSL</w:t>
      </w:r>
    </w:p>
    <w:p w14:paraId="07273BE0"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14:paraId="0730BF78" w14:textId="77777777" w:rsidR="00962AC4" w:rsidRPr="00B171BF" w:rsidRDefault="00962AC4" w:rsidP="00962AC4">
      <w:pPr>
        <w:spacing w:line="360" w:lineRule="auto"/>
        <w:rPr>
          <w:rFonts w:ascii="Times New Roman" w:eastAsia="Cambria" w:hAnsi="Times New Roman" w:cs="Times New Roman"/>
          <w:sz w:val="24"/>
          <w:szCs w:val="24"/>
        </w:rPr>
      </w:pPr>
    </w:p>
    <w:p w14:paraId="742E0FD2" w14:textId="77777777"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D661D1">
        <w:rPr>
          <w:rFonts w:ascii="Times New Roman" w:eastAsia="Cambria" w:hAnsi="Times New Roman" w:cs="Times New Roman"/>
          <w:b/>
          <w:sz w:val="24"/>
          <w:szCs w:val="24"/>
        </w:rPr>
        <w:t>APPLICATION BY……………</w:t>
      </w:r>
      <w:r w:rsidRPr="00892DF9">
        <w:rPr>
          <w:rFonts w:ascii="Times New Roman" w:eastAsia="Cambria" w:hAnsi="Times New Roman" w:cs="Times New Roman"/>
          <w:b/>
          <w:sz w:val="24"/>
          <w:szCs w:val="24"/>
        </w:rPr>
        <w:t xml:space="preserve"> </w:t>
      </w:r>
      <w:r>
        <w:rPr>
          <w:rFonts w:ascii="Times New Roman" w:eastAsia="Times New Roman" w:hAnsi="Times New Roman" w:cs="Times New Roman"/>
          <w:b/>
          <w:sz w:val="24"/>
          <w:szCs w:val="24"/>
        </w:rPr>
        <w:t>FOR</w:t>
      </w:r>
    </w:p>
    <w:p w14:paraId="2621D218" w14:textId="77777777"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w:t>
      </w:r>
      <w:r>
        <w:rPr>
          <w:rFonts w:ascii="Times New Roman" w:eastAsia="Times New Roman" w:hAnsi="Times New Roman" w:cs="Times New Roman"/>
          <w:b/>
          <w:sz w:val="24"/>
          <w:szCs w:val="24"/>
        </w:rPr>
        <w:t xml:space="preserve"> </w:t>
      </w:r>
      <w:r w:rsidRPr="00892DF9">
        <w:rPr>
          <w:rFonts w:ascii="Times New Roman" w:eastAsia="Times New Roman" w:hAnsi="Times New Roman" w:cs="Times New Roman"/>
          <w:b/>
          <w:sz w:val="24"/>
          <w:szCs w:val="24"/>
        </w:rPr>
        <w:t>TO APPLY FOR ORDERS OF CERTIORARI AND MANDAMUS</w:t>
      </w:r>
    </w:p>
    <w:p w14:paraId="7A859E49"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14:paraId="73163FDE"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w:t>
      </w:r>
      <w:r>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O</w:t>
      </w:r>
      <w:r>
        <w:rPr>
          <w:rFonts w:ascii="Times New Roman" w:eastAsia="Cambria" w:hAnsi="Times New Roman" w:cs="Times New Roman"/>
          <w:b/>
          <w:bCs/>
          <w:sz w:val="24"/>
          <w:szCs w:val="24"/>
        </w:rPr>
        <w:t>F T</w:t>
      </w:r>
      <w:r w:rsidR="00D661D1">
        <w:rPr>
          <w:rFonts w:ascii="Times New Roman" w:eastAsia="Cambria" w:hAnsi="Times New Roman" w:cs="Times New Roman"/>
          <w:b/>
          <w:bCs/>
          <w:sz w:val="24"/>
          <w:szCs w:val="24"/>
        </w:rPr>
        <w:t>HE COUNTY ASSEMBLY OF ……………</w:t>
      </w:r>
    </w:p>
    <w:p w14:paraId="379D1079"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lastRenderedPageBreak/>
        <w:t>AND</w:t>
      </w:r>
    </w:p>
    <w:p w14:paraId="1F8DD04B" w14:textId="77777777"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14:paraId="1E7C9B06" w14:textId="77777777"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14:paraId="2D53FD7D" w14:textId="77777777"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14:paraId="0A3062C1" w14:textId="77777777" w:rsidR="00962AC4" w:rsidRPr="00B171BF" w:rsidRDefault="00962AC4" w:rsidP="00962AC4">
      <w:pPr>
        <w:spacing w:line="360" w:lineRule="auto"/>
        <w:rPr>
          <w:rFonts w:ascii="Times New Roman" w:eastAsia="Cambria" w:hAnsi="Times New Roman" w:cs="Times New Roman"/>
          <w:sz w:val="24"/>
          <w:szCs w:val="24"/>
        </w:rPr>
      </w:pPr>
    </w:p>
    <w:p w14:paraId="7D493E62"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14:paraId="7DEB1F3F" w14:textId="77777777" w:rsidR="00962AC4" w:rsidRPr="00B171BF" w:rsidRDefault="00D661D1"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sz w:val="24"/>
          <w:szCs w:val="24"/>
        </w:rPr>
        <w:t>……</w:t>
      </w:r>
      <w:r w:rsidR="00962AC4" w:rsidRPr="00892DF9">
        <w:rPr>
          <w:rFonts w:ascii="Times New Roman" w:eastAsia="Cambria" w:hAnsi="Times New Roman" w:cs="Times New Roman"/>
          <w:b/>
          <w:sz w:val="24"/>
          <w:szCs w:val="24"/>
        </w:rPr>
        <w:t xml:space="preserve"> </w:t>
      </w:r>
      <w:r w:rsidR="00962AC4">
        <w:rPr>
          <w:rFonts w:ascii="Times New Roman" w:eastAsia="Cambria" w:hAnsi="Times New Roman" w:cs="Times New Roman"/>
          <w:b/>
          <w:bCs/>
          <w:sz w:val="24"/>
          <w:szCs w:val="24"/>
        </w:rPr>
        <w:t>………………..</w:t>
      </w:r>
      <w:r w:rsidR="00962AC4" w:rsidRPr="00B171BF">
        <w:rPr>
          <w:rFonts w:ascii="Times New Roman" w:eastAsia="Cambria" w:hAnsi="Times New Roman" w:cs="Times New Roman"/>
          <w:sz w:val="24"/>
          <w:szCs w:val="24"/>
        </w:rPr>
        <w:t>………………………………………</w:t>
      </w:r>
      <w:r w:rsidR="00962AC4" w:rsidRPr="00B171BF">
        <w:rPr>
          <w:rFonts w:ascii="Times New Roman" w:eastAsia="Cambria" w:hAnsi="Times New Roman" w:cs="Times New Roman"/>
          <w:b/>
          <w:bCs/>
          <w:sz w:val="24"/>
          <w:szCs w:val="24"/>
        </w:rPr>
        <w:t>APPLICANT</w:t>
      </w:r>
    </w:p>
    <w:p w14:paraId="401AB896"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14:paraId="5C282057"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D661D1">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14:paraId="0A6D9F3F" w14:textId="77777777" w:rsidR="00962AC4"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B171BF">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RESPONDENT</w:t>
      </w:r>
    </w:p>
    <w:p w14:paraId="2A82EE1C" w14:textId="77777777" w:rsidR="00962AC4" w:rsidRPr="00F112A5" w:rsidRDefault="00962AC4" w:rsidP="00962AC4">
      <w:pPr>
        <w:spacing w:line="360" w:lineRule="auto"/>
        <w:ind w:left="4320" w:hanging="4320"/>
        <w:jc w:val="both"/>
        <w:rPr>
          <w:rFonts w:ascii="Times New Roman" w:eastAsia="Cambria" w:hAnsi="Times New Roman" w:cs="Times New Roman"/>
          <w:b/>
          <w:bCs/>
          <w:sz w:val="24"/>
          <w:szCs w:val="24"/>
        </w:rPr>
      </w:pPr>
    </w:p>
    <w:p w14:paraId="7BF560D0" w14:textId="77777777" w:rsidR="00962AC4" w:rsidRPr="00F112A5" w:rsidRDefault="00962AC4" w:rsidP="00962AC4">
      <w:pPr>
        <w:spacing w:line="360" w:lineRule="auto"/>
        <w:jc w:val="center"/>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STATUTORY STATEMENT</w:t>
      </w:r>
    </w:p>
    <w:p w14:paraId="0F90180E" w14:textId="77777777" w:rsidR="00962AC4" w:rsidRPr="00F112A5" w:rsidRDefault="00962AC4" w:rsidP="00962AC4">
      <w:pPr>
        <w:spacing w:line="360" w:lineRule="auto"/>
        <w:jc w:val="both"/>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A). THE DESCRIPTION OF THE APPLICANT</w:t>
      </w:r>
    </w:p>
    <w:p w14:paraId="25F79ABE" w14:textId="77777777" w:rsidR="00962AC4" w:rsidRPr="00F112A5" w:rsidRDefault="00962AC4" w:rsidP="00962AC4">
      <w:pPr>
        <w:numPr>
          <w:ilvl w:val="0"/>
          <w:numId w:val="6"/>
        </w:numPr>
        <w:spacing w:line="360" w:lineRule="auto"/>
        <w:contextualSpacing/>
        <w:jc w:val="both"/>
        <w:rPr>
          <w:rFonts w:ascii="Times New Roman" w:eastAsia="Cambria" w:hAnsi="Times New Roman" w:cs="Times New Roman"/>
          <w:sz w:val="24"/>
          <w:szCs w:val="24"/>
        </w:rPr>
      </w:pPr>
      <w:r w:rsidRPr="00F112A5">
        <w:rPr>
          <w:rFonts w:ascii="Times New Roman" w:eastAsia="Cambria" w:hAnsi="Times New Roman" w:cs="Times New Roman"/>
          <w:sz w:val="24"/>
          <w:szCs w:val="24"/>
        </w:rPr>
        <w:t>The name of th</w:t>
      </w:r>
      <w:r w:rsidR="00D661D1">
        <w:rPr>
          <w:rFonts w:ascii="Times New Roman" w:eastAsia="Cambria" w:hAnsi="Times New Roman" w:cs="Times New Roman"/>
          <w:sz w:val="24"/>
          <w:szCs w:val="24"/>
        </w:rPr>
        <w:t xml:space="preserve">e Applicant is </w:t>
      </w:r>
      <w:r w:rsidRPr="00F112A5">
        <w:rPr>
          <w:rFonts w:ascii="Times New Roman" w:eastAsia="Cambria" w:hAnsi="Times New Roman" w:cs="Times New Roman"/>
          <w:sz w:val="24"/>
          <w:szCs w:val="24"/>
        </w:rPr>
        <w:t xml:space="preserve"> o</w:t>
      </w:r>
      <w:r w:rsidR="00D661D1">
        <w:rPr>
          <w:rFonts w:ascii="Times New Roman" w:eastAsia="Cambria" w:hAnsi="Times New Roman" w:cs="Times New Roman"/>
          <w:sz w:val="24"/>
          <w:szCs w:val="24"/>
        </w:rPr>
        <w:t>f P.O.BOX 98765-1234, . H</w:t>
      </w:r>
      <w:r w:rsidRPr="00F112A5">
        <w:rPr>
          <w:rFonts w:ascii="Times New Roman" w:eastAsia="Cambria" w:hAnsi="Times New Roman" w:cs="Times New Roman"/>
          <w:sz w:val="24"/>
          <w:szCs w:val="24"/>
        </w:rPr>
        <w:t>e is the Speaker of t</w:t>
      </w:r>
      <w:r w:rsidR="00D661D1">
        <w:rPr>
          <w:rFonts w:ascii="Times New Roman" w:eastAsia="Cambria" w:hAnsi="Times New Roman" w:cs="Times New Roman"/>
          <w:sz w:val="24"/>
          <w:szCs w:val="24"/>
        </w:rPr>
        <w:t>he County Assembly of……………</w:t>
      </w:r>
      <w:r w:rsidRPr="00F112A5">
        <w:rPr>
          <w:rFonts w:ascii="Times New Roman" w:eastAsia="Cambria" w:hAnsi="Times New Roman" w:cs="Times New Roman"/>
          <w:sz w:val="24"/>
          <w:szCs w:val="24"/>
        </w:rPr>
        <w:t xml:space="preserve"> County.</w:t>
      </w:r>
    </w:p>
    <w:p w14:paraId="26F833B5" w14:textId="77777777" w:rsidR="00962AC4" w:rsidRPr="00F112A5" w:rsidRDefault="00962AC4" w:rsidP="00962AC4">
      <w:pPr>
        <w:spacing w:line="360" w:lineRule="auto"/>
        <w:jc w:val="both"/>
        <w:rPr>
          <w:rFonts w:ascii="Times New Roman" w:eastAsia="Cambria" w:hAnsi="Times New Roman" w:cs="Times New Roman"/>
          <w:b/>
          <w:sz w:val="24"/>
          <w:szCs w:val="36"/>
          <w:u w:val="single"/>
        </w:rPr>
      </w:pPr>
      <w:r w:rsidRPr="00F112A5">
        <w:rPr>
          <w:rFonts w:ascii="Times New Roman" w:eastAsia="Cambria" w:hAnsi="Times New Roman" w:cs="Times New Roman"/>
          <w:b/>
          <w:sz w:val="24"/>
          <w:szCs w:val="36"/>
          <w:u w:val="single"/>
        </w:rPr>
        <w:t>B) THE RELIEFS SOUGHT:-</w:t>
      </w:r>
    </w:p>
    <w:p w14:paraId="1AE46193" w14:textId="77777777" w:rsidR="00962AC4" w:rsidRPr="00F112A5" w:rsidRDefault="00962AC4" w:rsidP="00962AC4">
      <w:pPr>
        <w:numPr>
          <w:ilvl w:val="0"/>
          <w:numId w:val="6"/>
        </w:numPr>
        <w:spacing w:line="360" w:lineRule="auto"/>
        <w:contextualSpacing/>
        <w:jc w:val="both"/>
        <w:rPr>
          <w:rFonts w:ascii="Times New Roman" w:eastAsia="Cambria" w:hAnsi="Times New Roman" w:cs="Times New Roman"/>
          <w:sz w:val="24"/>
          <w:szCs w:val="36"/>
        </w:rPr>
      </w:pPr>
      <w:r w:rsidRPr="00F112A5">
        <w:rPr>
          <w:rFonts w:ascii="Times New Roman" w:eastAsia="Cambria" w:hAnsi="Times New Roman" w:cs="Times New Roman"/>
          <w:sz w:val="24"/>
          <w:szCs w:val="36"/>
        </w:rPr>
        <w:t>The Applica</w:t>
      </w:r>
      <w:r>
        <w:rPr>
          <w:rFonts w:ascii="Times New Roman" w:eastAsia="Cambria" w:hAnsi="Times New Roman" w:cs="Times New Roman"/>
          <w:sz w:val="24"/>
          <w:szCs w:val="36"/>
        </w:rPr>
        <w:t>nt seeks the following reliefs:</w:t>
      </w:r>
    </w:p>
    <w:p w14:paraId="46800E6E" w14:textId="77777777" w:rsidR="00962AC4" w:rsidRPr="00F112A5" w:rsidRDefault="00962AC4" w:rsidP="00962AC4">
      <w:pPr>
        <w:numPr>
          <w:ilvl w:val="1"/>
          <w:numId w:val="7"/>
        </w:numPr>
        <w:spacing w:line="360" w:lineRule="auto"/>
        <w:contextualSpacing/>
        <w:jc w:val="both"/>
        <w:rPr>
          <w:rFonts w:ascii="Times New Roman" w:eastAsia="Cambria" w:hAnsi="Times New Roman" w:cs="Times New Roman"/>
          <w:sz w:val="24"/>
          <w:szCs w:val="36"/>
        </w:rPr>
      </w:pPr>
      <w:r w:rsidRPr="00F112A5">
        <w:rPr>
          <w:rFonts w:ascii="Times New Roman" w:eastAsia="Cambria" w:hAnsi="Times New Roman" w:cs="Times New Roman"/>
          <w:b/>
          <w:sz w:val="24"/>
          <w:szCs w:val="36"/>
        </w:rPr>
        <w:t>AN ORDER OF CERTIORARI</w:t>
      </w:r>
      <w:r w:rsidRPr="00F112A5">
        <w:rPr>
          <w:rFonts w:ascii="Times New Roman" w:eastAsia="Cambria" w:hAnsi="Times New Roman" w:cs="Times New Roman"/>
          <w:sz w:val="24"/>
          <w:szCs w:val="36"/>
        </w:rPr>
        <w:t xml:space="preserve"> to </w:t>
      </w:r>
      <w:r w:rsidRPr="00F112A5">
        <w:rPr>
          <w:rFonts w:ascii="Times New Roman" w:eastAsia="Cambria" w:hAnsi="Times New Roman" w:cs="Times New Roman"/>
          <w:sz w:val="24"/>
          <w:szCs w:val="24"/>
        </w:rPr>
        <w:t>move this Honourable Court to quash the decision of impeachment of the Applicant by t</w:t>
      </w:r>
      <w:r w:rsidR="00D661D1">
        <w:rPr>
          <w:rFonts w:ascii="Times New Roman" w:eastAsia="Cambria" w:hAnsi="Times New Roman" w:cs="Times New Roman"/>
          <w:sz w:val="24"/>
          <w:szCs w:val="24"/>
        </w:rPr>
        <w:t xml:space="preserve">he County Assembly of </w:t>
      </w:r>
      <w:r w:rsidRPr="00F112A5">
        <w:rPr>
          <w:rFonts w:ascii="Times New Roman" w:eastAsia="Cambria" w:hAnsi="Times New Roman" w:cs="Times New Roman"/>
          <w:sz w:val="24"/>
          <w:szCs w:val="24"/>
        </w:rPr>
        <w:t xml:space="preserve"> County.</w:t>
      </w:r>
    </w:p>
    <w:p w14:paraId="39B67D7C" w14:textId="77777777" w:rsidR="00962AC4" w:rsidRPr="00F112A5" w:rsidRDefault="00962AC4" w:rsidP="00962AC4">
      <w:pPr>
        <w:numPr>
          <w:ilvl w:val="1"/>
          <w:numId w:val="7"/>
        </w:numPr>
        <w:spacing w:line="360" w:lineRule="auto"/>
        <w:contextualSpacing/>
        <w:jc w:val="both"/>
        <w:rPr>
          <w:rFonts w:ascii="Times New Roman" w:eastAsia="Cambria" w:hAnsi="Times New Roman" w:cs="Times New Roman"/>
          <w:sz w:val="24"/>
          <w:szCs w:val="36"/>
        </w:rPr>
      </w:pPr>
      <w:r w:rsidRPr="00F112A5">
        <w:rPr>
          <w:rFonts w:ascii="Times New Roman" w:eastAsia="Cambria" w:hAnsi="Times New Roman" w:cs="Times New Roman"/>
          <w:b/>
          <w:sz w:val="24"/>
          <w:szCs w:val="24"/>
        </w:rPr>
        <w:t xml:space="preserve">AN ORDER OF MANDAMUS </w:t>
      </w:r>
      <w:r w:rsidRPr="00F112A5">
        <w:rPr>
          <w:rFonts w:ascii="Times New Roman" w:eastAsia="Cambria" w:hAnsi="Times New Roman" w:cs="Times New Roman"/>
          <w:sz w:val="24"/>
          <w:szCs w:val="24"/>
        </w:rPr>
        <w:t xml:space="preserve">compelling the Members </w:t>
      </w:r>
      <w:r w:rsidR="00D661D1">
        <w:rPr>
          <w:rFonts w:ascii="Times New Roman" w:eastAsia="Cambria" w:hAnsi="Times New Roman" w:cs="Times New Roman"/>
          <w:sz w:val="24"/>
          <w:szCs w:val="24"/>
        </w:rPr>
        <w:t xml:space="preserve">of County Assembly of </w:t>
      </w:r>
      <w:r w:rsidRPr="00F112A5">
        <w:rPr>
          <w:rFonts w:ascii="Times New Roman" w:eastAsia="Cambria" w:hAnsi="Times New Roman" w:cs="Times New Roman"/>
          <w:sz w:val="24"/>
          <w:szCs w:val="24"/>
        </w:rPr>
        <w:t xml:space="preserve"> County to reinstate the Applicant as the Speaker of the County Assembly.</w:t>
      </w:r>
    </w:p>
    <w:p w14:paraId="28F8CAA0" w14:textId="77777777" w:rsidR="00962AC4" w:rsidRPr="006D116B" w:rsidRDefault="00962AC4" w:rsidP="00962AC4">
      <w:pPr>
        <w:numPr>
          <w:ilvl w:val="1"/>
          <w:numId w:val="7"/>
        </w:numPr>
        <w:spacing w:line="360" w:lineRule="auto"/>
        <w:contextualSpacing/>
        <w:jc w:val="both"/>
        <w:rPr>
          <w:rFonts w:ascii="Times New Roman" w:eastAsia="Cambria" w:hAnsi="Times New Roman" w:cs="Times New Roman"/>
          <w:sz w:val="24"/>
          <w:szCs w:val="36"/>
        </w:rPr>
      </w:pPr>
      <w:r w:rsidRPr="006D116B">
        <w:rPr>
          <w:rFonts w:ascii="Times New Roman" w:eastAsia="Cambria" w:hAnsi="Times New Roman" w:cs="Times New Roman"/>
          <w:iCs/>
          <w:sz w:val="24"/>
          <w:szCs w:val="24"/>
        </w:rPr>
        <w:t>That the leave so granted to institute Judicial Review applications in the nature of certiorari and mandamus do operate as an order staying:</w:t>
      </w:r>
    </w:p>
    <w:p w14:paraId="6B822806" w14:textId="77777777" w:rsidR="00D661D1" w:rsidRDefault="00962AC4" w:rsidP="00664A0A">
      <w:pPr>
        <w:pStyle w:val="ListParagraph"/>
        <w:numPr>
          <w:ilvl w:val="0"/>
          <w:numId w:val="119"/>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T</w:t>
      </w:r>
      <w:r w:rsidRPr="00F3205D">
        <w:rPr>
          <w:rFonts w:ascii="Times New Roman" w:eastAsia="Cambria" w:hAnsi="Times New Roman" w:cs="Times New Roman"/>
          <w:iCs/>
          <w:sz w:val="24"/>
          <w:szCs w:val="24"/>
        </w:rPr>
        <w:t xml:space="preserve">he respondent’s decision made on the </w:t>
      </w:r>
      <w:r>
        <w:rPr>
          <w:rFonts w:ascii="Times New Roman" w:eastAsia="Cambria" w:hAnsi="Times New Roman" w:cs="Times New Roman"/>
          <w:iCs/>
          <w:sz w:val="24"/>
          <w:szCs w:val="24"/>
        </w:rPr>
        <w:t xml:space="preserve">    </w:t>
      </w:r>
      <w:r w:rsidRPr="00F3205D">
        <w:rPr>
          <w:rFonts w:ascii="Times New Roman" w:eastAsia="Cambria" w:hAnsi="Times New Roman" w:cs="Times New Roman"/>
          <w:iCs/>
          <w:sz w:val="24"/>
          <w:szCs w:val="24"/>
        </w:rPr>
        <w:t xml:space="preserve"> day of May 2014 impe</w:t>
      </w:r>
      <w:r>
        <w:rPr>
          <w:rFonts w:ascii="Times New Roman" w:eastAsia="Cambria" w:hAnsi="Times New Roman" w:cs="Times New Roman"/>
          <w:iCs/>
          <w:sz w:val="24"/>
          <w:szCs w:val="24"/>
        </w:rPr>
        <w:t xml:space="preserve">aching or removing her </w:t>
      </w:r>
      <w:r w:rsidRPr="00F3205D">
        <w:rPr>
          <w:rFonts w:ascii="Times New Roman" w:eastAsia="Cambria" w:hAnsi="Times New Roman" w:cs="Times New Roman"/>
          <w:iCs/>
          <w:sz w:val="24"/>
          <w:szCs w:val="24"/>
        </w:rPr>
        <w:t>from the office of Speaker o</w:t>
      </w:r>
      <w:r>
        <w:rPr>
          <w:rFonts w:ascii="Times New Roman" w:eastAsia="Cambria" w:hAnsi="Times New Roman" w:cs="Times New Roman"/>
          <w:iCs/>
          <w:sz w:val="24"/>
          <w:szCs w:val="24"/>
        </w:rPr>
        <w:t>f t</w:t>
      </w:r>
      <w:r w:rsidR="00D661D1">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w:t>
      </w:r>
    </w:p>
    <w:p w14:paraId="7B466E74" w14:textId="77777777" w:rsidR="00D661D1" w:rsidRDefault="00962AC4" w:rsidP="00664A0A">
      <w:pPr>
        <w:pStyle w:val="ListParagraph"/>
        <w:numPr>
          <w:ilvl w:val="0"/>
          <w:numId w:val="119"/>
        </w:numPr>
        <w:spacing w:line="480" w:lineRule="auto"/>
        <w:rPr>
          <w:rFonts w:ascii="Times New Roman" w:eastAsia="Cambria" w:hAnsi="Times New Roman" w:cs="Times New Roman"/>
          <w:iCs/>
          <w:sz w:val="24"/>
          <w:szCs w:val="24"/>
        </w:rPr>
      </w:pPr>
      <w:r w:rsidRPr="00D661D1">
        <w:rPr>
          <w:rFonts w:ascii="Times New Roman" w:eastAsia="Cambria" w:hAnsi="Times New Roman" w:cs="Times New Roman"/>
          <w:iCs/>
          <w:sz w:val="24"/>
          <w:szCs w:val="24"/>
        </w:rPr>
        <w:lastRenderedPageBreak/>
        <w:t>Or, the withdrawal or deprivation or denial of any rights and privileges due to her as Speaker of t</w:t>
      </w:r>
      <w:r w:rsidR="00D661D1">
        <w:rPr>
          <w:rFonts w:ascii="Times New Roman" w:eastAsia="Cambria" w:hAnsi="Times New Roman" w:cs="Times New Roman"/>
          <w:iCs/>
          <w:sz w:val="24"/>
          <w:szCs w:val="24"/>
        </w:rPr>
        <w:t>he County Assembly of………..</w:t>
      </w:r>
      <w:r w:rsidRPr="00D661D1">
        <w:rPr>
          <w:rFonts w:ascii="Times New Roman" w:eastAsia="Cambria" w:hAnsi="Times New Roman" w:cs="Times New Roman"/>
          <w:iCs/>
          <w:sz w:val="24"/>
          <w:szCs w:val="24"/>
        </w:rPr>
        <w:t xml:space="preserve"> as set out in the County Government Act and the Interim County Assembly Standing Orders or any other Law;</w:t>
      </w:r>
    </w:p>
    <w:p w14:paraId="58085725" w14:textId="77777777" w:rsidR="00962AC4" w:rsidRPr="00D661D1" w:rsidRDefault="00962AC4" w:rsidP="00664A0A">
      <w:pPr>
        <w:pStyle w:val="ListParagraph"/>
        <w:numPr>
          <w:ilvl w:val="0"/>
          <w:numId w:val="119"/>
        </w:numPr>
        <w:spacing w:line="480" w:lineRule="auto"/>
        <w:rPr>
          <w:rFonts w:ascii="Times New Roman" w:eastAsia="Cambria" w:hAnsi="Times New Roman" w:cs="Times New Roman"/>
          <w:iCs/>
          <w:sz w:val="24"/>
          <w:szCs w:val="24"/>
        </w:rPr>
      </w:pPr>
      <w:r w:rsidRPr="00D661D1">
        <w:rPr>
          <w:rFonts w:ascii="Times New Roman" w:eastAsia="Cambria" w:hAnsi="Times New Roman" w:cs="Times New Roman"/>
          <w:iCs/>
          <w:sz w:val="24"/>
          <w:szCs w:val="24"/>
        </w:rPr>
        <w:t>Or, the Respondent from commencing any process put in my motion to replace her as Speaker of t</w:t>
      </w:r>
      <w:r w:rsidR="00D661D1">
        <w:rPr>
          <w:rFonts w:ascii="Times New Roman" w:eastAsia="Cambria" w:hAnsi="Times New Roman" w:cs="Times New Roman"/>
          <w:iCs/>
          <w:sz w:val="24"/>
          <w:szCs w:val="24"/>
        </w:rPr>
        <w:t>he County Assembly of ………..</w:t>
      </w:r>
      <w:r w:rsidRPr="00D661D1">
        <w:rPr>
          <w:rFonts w:ascii="Times New Roman" w:eastAsia="Cambria" w:hAnsi="Times New Roman" w:cs="Times New Roman"/>
          <w:iCs/>
          <w:sz w:val="24"/>
          <w:szCs w:val="24"/>
        </w:rPr>
        <w:t>.</w:t>
      </w:r>
    </w:p>
    <w:p w14:paraId="5303FBC9" w14:textId="77777777" w:rsidR="00962AC4" w:rsidRPr="00F3205D" w:rsidRDefault="00962AC4" w:rsidP="00962AC4">
      <w:pPr>
        <w:pStyle w:val="ListParagraph"/>
        <w:numPr>
          <w:ilvl w:val="1"/>
          <w:numId w:val="7"/>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A</w:t>
      </w:r>
      <w:r w:rsidRPr="00F3205D">
        <w:rPr>
          <w:rFonts w:ascii="Times New Roman" w:eastAsia="Cambria" w:hAnsi="Times New Roman" w:cs="Times New Roman"/>
          <w:iCs/>
          <w:sz w:val="24"/>
          <w:szCs w:val="24"/>
        </w:rPr>
        <w:t>ny other, further or alternative orders be made as the court may deem just and expedient.</w:t>
      </w:r>
    </w:p>
    <w:p w14:paraId="5ADF2396" w14:textId="77777777" w:rsidR="00962AC4" w:rsidRPr="006D116B" w:rsidRDefault="00962AC4" w:rsidP="00962AC4">
      <w:pPr>
        <w:pStyle w:val="ListParagraph"/>
        <w:numPr>
          <w:ilvl w:val="1"/>
          <w:numId w:val="7"/>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 xml:space="preserve">That the costs of this application do abide the outcome of the substantive </w:t>
      </w:r>
      <w:r>
        <w:rPr>
          <w:rFonts w:ascii="Times New Roman" w:eastAsia="Cambria" w:hAnsi="Times New Roman" w:cs="Times New Roman"/>
          <w:iCs/>
          <w:sz w:val="24"/>
          <w:szCs w:val="24"/>
        </w:rPr>
        <w:t>application for judicial review.</w:t>
      </w:r>
    </w:p>
    <w:p w14:paraId="3D651BF7" w14:textId="77777777" w:rsidR="00962AC4" w:rsidRPr="00F112A5" w:rsidRDefault="00962AC4" w:rsidP="00962AC4">
      <w:pPr>
        <w:spacing w:line="360" w:lineRule="auto"/>
        <w:jc w:val="both"/>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rPr>
        <w:t xml:space="preserve">C) </w:t>
      </w:r>
      <w:r w:rsidRPr="00F112A5">
        <w:rPr>
          <w:rFonts w:ascii="Times New Roman" w:eastAsia="Cambria" w:hAnsi="Times New Roman" w:cs="Times New Roman"/>
          <w:b/>
          <w:sz w:val="24"/>
          <w:szCs w:val="24"/>
          <w:u w:val="single"/>
        </w:rPr>
        <w:t>THE GROUNDS UPO</w:t>
      </w:r>
      <w:r>
        <w:rPr>
          <w:rFonts w:ascii="Times New Roman" w:eastAsia="Cambria" w:hAnsi="Times New Roman" w:cs="Times New Roman"/>
          <w:b/>
          <w:sz w:val="24"/>
          <w:szCs w:val="24"/>
          <w:u w:val="single"/>
        </w:rPr>
        <w:t>N WHICH THE RELIEFS ARE SOUGHT:</w:t>
      </w:r>
    </w:p>
    <w:p w14:paraId="6AEEB0D7" w14:textId="77777777" w:rsidR="00962AC4" w:rsidRPr="0065526D" w:rsidRDefault="00D661D1" w:rsidP="00D661D1">
      <w:pPr>
        <w:pStyle w:val="ListParagraph"/>
        <w:tabs>
          <w:tab w:val="left" w:pos="2625"/>
        </w:tabs>
        <w:spacing w:after="0" w:line="360" w:lineRule="auto"/>
        <w:jc w:val="both"/>
        <w:rPr>
          <w:rFonts w:ascii="Times New Roman" w:eastAsia="Cambria" w:hAnsi="Times New Roman" w:cs="Times New Roman"/>
          <w:iCs/>
          <w:sz w:val="24"/>
          <w:szCs w:val="24"/>
        </w:rPr>
      </w:pPr>
      <w:r>
        <w:rPr>
          <w:rFonts w:ascii="Times New Roman" w:eastAsia="Cambria" w:hAnsi="Times New Roman" w:cs="Times New Roman"/>
          <w:iCs/>
          <w:sz w:val="24"/>
          <w:szCs w:val="24"/>
        </w:rPr>
        <w:t>SEE CHAMBER SUMMONS</w:t>
      </w:r>
      <w:r>
        <w:rPr>
          <w:rFonts w:ascii="Times New Roman" w:eastAsia="Cambria" w:hAnsi="Times New Roman" w:cs="Times New Roman"/>
          <w:iCs/>
          <w:sz w:val="24"/>
          <w:szCs w:val="24"/>
        </w:rPr>
        <w:tab/>
      </w:r>
    </w:p>
    <w:p w14:paraId="62030756" w14:textId="77777777" w:rsidR="00962AC4" w:rsidRDefault="00962AC4" w:rsidP="00962AC4">
      <w:pPr>
        <w:spacing w:line="360" w:lineRule="auto"/>
        <w:jc w:val="both"/>
        <w:rPr>
          <w:rFonts w:ascii="Times New Roman" w:eastAsia="Cambria" w:hAnsi="Times New Roman" w:cs="Times New Roman"/>
          <w:b/>
          <w:sz w:val="24"/>
          <w:szCs w:val="24"/>
        </w:rPr>
      </w:pPr>
      <w:r w:rsidRPr="00F112A5">
        <w:rPr>
          <w:rFonts w:ascii="Times New Roman" w:eastAsia="Cambria" w:hAnsi="Times New Roman" w:cs="Times New Roman"/>
          <w:b/>
          <w:sz w:val="24"/>
          <w:szCs w:val="24"/>
        </w:rPr>
        <w:t>DATED at NAIROBI this                              day of                                        2014.</w:t>
      </w:r>
    </w:p>
    <w:p w14:paraId="293D695A" w14:textId="77777777" w:rsidR="00962AC4" w:rsidRPr="006D116B" w:rsidRDefault="00962AC4" w:rsidP="00962AC4">
      <w:pPr>
        <w:spacing w:line="360" w:lineRule="auto"/>
        <w:jc w:val="both"/>
        <w:rPr>
          <w:rFonts w:ascii="Times New Roman" w:eastAsia="Cambria" w:hAnsi="Times New Roman" w:cs="Times New Roman"/>
          <w:b/>
          <w:sz w:val="24"/>
          <w:szCs w:val="24"/>
        </w:rPr>
      </w:pPr>
    </w:p>
    <w:p w14:paraId="33FF65E2" w14:textId="77777777" w:rsidR="00962AC4" w:rsidRPr="00F112A5" w:rsidRDefault="00D661D1" w:rsidP="00962AC4">
      <w:pPr>
        <w:spacing w:after="0" w:line="360" w:lineRule="auto"/>
        <w:jc w:val="center"/>
        <w:rPr>
          <w:rFonts w:ascii="Times New Roman" w:eastAsia="Cambria" w:hAnsi="Times New Roman" w:cs="Times New Roman"/>
          <w:b/>
          <w:sz w:val="24"/>
          <w:szCs w:val="24"/>
        </w:rPr>
      </w:pPr>
      <w:r>
        <w:rPr>
          <w:rFonts w:ascii="Times New Roman" w:eastAsia="Cambria" w:hAnsi="Times New Roman" w:cs="Times New Roman"/>
          <w:b/>
          <w:sz w:val="24"/>
          <w:szCs w:val="24"/>
        </w:rPr>
        <w:t>GOR MAHIA</w:t>
      </w:r>
      <w:r w:rsidR="00962AC4" w:rsidRPr="00F112A5">
        <w:rPr>
          <w:rFonts w:ascii="Times New Roman" w:eastAsia="Cambria" w:hAnsi="Times New Roman" w:cs="Times New Roman"/>
          <w:b/>
          <w:sz w:val="24"/>
          <w:szCs w:val="24"/>
        </w:rPr>
        <w:t xml:space="preserve"> &amp; CO. </w:t>
      </w:r>
    </w:p>
    <w:p w14:paraId="67F44DD0" w14:textId="77777777" w:rsidR="00962AC4" w:rsidRPr="00F112A5" w:rsidRDefault="00962AC4" w:rsidP="00962AC4">
      <w:pPr>
        <w:spacing w:after="0" w:line="360" w:lineRule="auto"/>
        <w:jc w:val="center"/>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ADVOCATES FOR THE APPLICANT</w:t>
      </w:r>
    </w:p>
    <w:p w14:paraId="225A260A" w14:textId="77777777" w:rsidR="00962AC4" w:rsidRPr="00F112A5" w:rsidRDefault="00962AC4" w:rsidP="00962AC4">
      <w:pPr>
        <w:spacing w:after="0" w:line="360" w:lineRule="auto"/>
        <w:jc w:val="center"/>
        <w:rPr>
          <w:rFonts w:ascii="Times New Roman" w:eastAsia="Cambria" w:hAnsi="Times New Roman" w:cs="Times New Roman"/>
          <w:b/>
          <w:sz w:val="24"/>
          <w:szCs w:val="24"/>
          <w:u w:val="single"/>
        </w:rPr>
      </w:pPr>
    </w:p>
    <w:p w14:paraId="777222AC" w14:textId="77777777" w:rsidR="00962AC4" w:rsidRPr="00F112A5" w:rsidRDefault="00962AC4" w:rsidP="00962AC4">
      <w:pPr>
        <w:spacing w:line="360" w:lineRule="auto"/>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DRAWN &amp; FILED BY</w:t>
      </w:r>
    </w:p>
    <w:p w14:paraId="70A926E7" w14:textId="77777777" w:rsidR="00962AC4" w:rsidRPr="00F112A5" w:rsidRDefault="00D661D1"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GOR MAHIA</w:t>
      </w:r>
      <w:r w:rsidR="00962AC4" w:rsidRPr="00F112A5">
        <w:rPr>
          <w:rFonts w:ascii="Times New Roman" w:eastAsia="Cambria" w:hAnsi="Times New Roman" w:cs="Times New Roman"/>
          <w:b/>
          <w:sz w:val="24"/>
          <w:szCs w:val="24"/>
        </w:rPr>
        <w:t xml:space="preserve"> &amp; COMPANY ADVOCATES,</w:t>
      </w:r>
    </w:p>
    <w:p w14:paraId="24466707" w14:textId="77777777" w:rsidR="00962AC4" w:rsidRPr="00F112A5" w:rsidRDefault="00962AC4" w:rsidP="00962AC4">
      <w:pPr>
        <w:spacing w:after="0" w:line="360" w:lineRule="auto"/>
        <w:rPr>
          <w:rFonts w:ascii="Times New Roman" w:eastAsia="Cambria" w:hAnsi="Times New Roman" w:cs="Times New Roman"/>
          <w:b/>
          <w:sz w:val="24"/>
          <w:szCs w:val="24"/>
        </w:rPr>
      </w:pPr>
      <w:r w:rsidRPr="00F112A5">
        <w:rPr>
          <w:rFonts w:ascii="Times New Roman" w:eastAsia="Cambria" w:hAnsi="Times New Roman" w:cs="Times New Roman"/>
          <w:b/>
          <w:sz w:val="24"/>
          <w:szCs w:val="24"/>
        </w:rPr>
        <w:t>SUNSET PLAZA, 2</w:t>
      </w:r>
      <w:r w:rsidRPr="00F112A5">
        <w:rPr>
          <w:rFonts w:ascii="Times New Roman" w:eastAsia="Cambria" w:hAnsi="Times New Roman" w:cs="Times New Roman"/>
          <w:b/>
          <w:sz w:val="24"/>
          <w:szCs w:val="24"/>
          <w:vertAlign w:val="superscript"/>
        </w:rPr>
        <w:t>ND</w:t>
      </w:r>
      <w:r w:rsidRPr="00F112A5">
        <w:rPr>
          <w:rFonts w:ascii="Times New Roman" w:eastAsia="Cambria" w:hAnsi="Times New Roman" w:cs="Times New Roman"/>
          <w:b/>
          <w:sz w:val="24"/>
          <w:szCs w:val="24"/>
        </w:rPr>
        <w:t xml:space="preserve"> FLOOR,</w:t>
      </w:r>
    </w:p>
    <w:p w14:paraId="3BEB3BCE" w14:textId="77777777" w:rsidR="00962AC4" w:rsidRPr="00F112A5" w:rsidRDefault="00962AC4" w:rsidP="00962AC4">
      <w:pPr>
        <w:spacing w:after="0" w:line="360" w:lineRule="auto"/>
        <w:rPr>
          <w:rFonts w:ascii="Times New Roman" w:eastAsia="Cambria" w:hAnsi="Times New Roman" w:cs="Times New Roman"/>
          <w:b/>
          <w:sz w:val="24"/>
          <w:szCs w:val="24"/>
        </w:rPr>
      </w:pPr>
      <w:r w:rsidRPr="00F112A5">
        <w:rPr>
          <w:rFonts w:ascii="Times New Roman" w:eastAsia="Cambria" w:hAnsi="Times New Roman" w:cs="Times New Roman"/>
          <w:b/>
          <w:sz w:val="24"/>
          <w:szCs w:val="24"/>
        </w:rPr>
        <w:t>SUNSET BOULEVARD,</w:t>
      </w:r>
    </w:p>
    <w:p w14:paraId="4A621385" w14:textId="77777777" w:rsidR="00962AC4" w:rsidRPr="00F112A5" w:rsidRDefault="00962AC4" w:rsidP="00962AC4">
      <w:pPr>
        <w:spacing w:after="0" w:line="360" w:lineRule="auto"/>
        <w:rPr>
          <w:rFonts w:ascii="Times New Roman" w:eastAsia="Cambria" w:hAnsi="Times New Roman" w:cs="Times New Roman"/>
          <w:b/>
          <w:sz w:val="24"/>
          <w:szCs w:val="24"/>
        </w:rPr>
      </w:pPr>
      <w:r w:rsidRPr="00F112A5">
        <w:rPr>
          <w:rFonts w:ascii="Times New Roman" w:eastAsia="Cambria" w:hAnsi="Times New Roman" w:cs="Times New Roman"/>
          <w:b/>
          <w:sz w:val="24"/>
          <w:szCs w:val="24"/>
        </w:rPr>
        <w:t>P. O. BOX  12345-78910</w:t>
      </w:r>
    </w:p>
    <w:p w14:paraId="2F93AC4F" w14:textId="77777777" w:rsidR="00962AC4" w:rsidRPr="00F112A5" w:rsidRDefault="00962AC4" w:rsidP="00962AC4">
      <w:pPr>
        <w:spacing w:after="0" w:line="360" w:lineRule="auto"/>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NAIROBI</w:t>
      </w:r>
    </w:p>
    <w:p w14:paraId="4F46281E" w14:textId="77777777" w:rsidR="00962AC4" w:rsidRPr="00F112A5" w:rsidRDefault="00962AC4" w:rsidP="00962AC4">
      <w:pPr>
        <w:spacing w:after="0" w:line="360" w:lineRule="auto"/>
        <w:ind w:left="360"/>
        <w:rPr>
          <w:rFonts w:ascii="Times New Roman" w:eastAsia="Cambria" w:hAnsi="Times New Roman" w:cs="Times New Roman"/>
          <w:b/>
          <w:sz w:val="24"/>
          <w:szCs w:val="24"/>
        </w:rPr>
      </w:pPr>
    </w:p>
    <w:p w14:paraId="517DE36F" w14:textId="77777777" w:rsidR="00962AC4" w:rsidRPr="00F112A5" w:rsidRDefault="00962AC4" w:rsidP="00962AC4">
      <w:pPr>
        <w:spacing w:after="0" w:line="360" w:lineRule="auto"/>
        <w:rPr>
          <w:rFonts w:ascii="Times New Roman" w:eastAsia="Times New Roman" w:hAnsi="Times New Roman" w:cs="Times New Roman"/>
          <w:b/>
          <w:bCs/>
          <w:sz w:val="24"/>
          <w:szCs w:val="24"/>
          <w:u w:val="single"/>
        </w:rPr>
      </w:pPr>
      <w:r w:rsidRPr="00F112A5">
        <w:rPr>
          <w:rFonts w:ascii="Times New Roman" w:eastAsia="Times New Roman" w:hAnsi="Times New Roman" w:cs="Times New Roman"/>
          <w:b/>
          <w:bCs/>
          <w:sz w:val="24"/>
          <w:szCs w:val="24"/>
          <w:u w:val="single"/>
        </w:rPr>
        <w:t>TO BE SERVED UPON:-</w:t>
      </w:r>
    </w:p>
    <w:p w14:paraId="658AFFAD" w14:textId="77777777" w:rsidR="00962AC4" w:rsidRPr="00F112A5" w:rsidRDefault="00D661D1" w:rsidP="00962AC4">
      <w:pPr>
        <w:numPr>
          <w:ilvl w:val="0"/>
          <w:numId w:val="8"/>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THE COUNTY ASSEMBLY</w:t>
      </w:r>
      <w:r w:rsidR="00962AC4" w:rsidRPr="00F112A5">
        <w:rPr>
          <w:rFonts w:ascii="Times New Roman" w:eastAsia="Times New Roman" w:hAnsi="Times New Roman" w:cs="Times New Roman"/>
          <w:b/>
          <w:bCs/>
          <w:sz w:val="24"/>
          <w:szCs w:val="24"/>
        </w:rPr>
        <w:t xml:space="preserve"> COUNTY,</w:t>
      </w:r>
    </w:p>
    <w:p w14:paraId="207F6E56" w14:textId="77777777" w:rsidR="00962AC4" w:rsidRPr="00F112A5" w:rsidRDefault="00962AC4" w:rsidP="00962AC4">
      <w:pPr>
        <w:spacing w:after="0" w:line="360" w:lineRule="auto"/>
        <w:rPr>
          <w:rFonts w:ascii="Times New Roman" w:eastAsia="Times New Roman" w:hAnsi="Times New Roman" w:cs="Times New Roman"/>
          <w:b/>
          <w:bCs/>
          <w:sz w:val="24"/>
          <w:szCs w:val="24"/>
        </w:rPr>
      </w:pPr>
      <w:r w:rsidRPr="00F112A5">
        <w:rPr>
          <w:rFonts w:ascii="Times New Roman" w:eastAsia="Times New Roman" w:hAnsi="Times New Roman" w:cs="Times New Roman"/>
          <w:b/>
          <w:bCs/>
          <w:sz w:val="24"/>
          <w:szCs w:val="24"/>
        </w:rPr>
        <w:t xml:space="preserve">           COUNTY PLAZA, 1</w:t>
      </w:r>
      <w:r w:rsidRPr="00F112A5">
        <w:rPr>
          <w:rFonts w:ascii="Times New Roman" w:eastAsia="Times New Roman" w:hAnsi="Times New Roman" w:cs="Times New Roman"/>
          <w:b/>
          <w:bCs/>
          <w:sz w:val="24"/>
          <w:szCs w:val="24"/>
          <w:vertAlign w:val="superscript"/>
        </w:rPr>
        <w:t>ST</w:t>
      </w:r>
      <w:r w:rsidRPr="00F112A5">
        <w:rPr>
          <w:rFonts w:ascii="Times New Roman" w:eastAsia="Times New Roman" w:hAnsi="Times New Roman" w:cs="Times New Roman"/>
          <w:b/>
          <w:bCs/>
          <w:sz w:val="24"/>
          <w:szCs w:val="24"/>
        </w:rPr>
        <w:t xml:space="preserve"> FLOOR,</w:t>
      </w:r>
    </w:p>
    <w:p w14:paraId="53B88E97" w14:textId="77777777" w:rsidR="00962AC4" w:rsidRPr="00F112A5" w:rsidRDefault="00962AC4" w:rsidP="00962AC4">
      <w:pPr>
        <w:spacing w:after="0" w:line="360" w:lineRule="auto"/>
        <w:rPr>
          <w:rFonts w:ascii="Times New Roman" w:eastAsia="Times New Roman" w:hAnsi="Times New Roman" w:cs="Times New Roman"/>
          <w:b/>
          <w:bCs/>
          <w:sz w:val="24"/>
          <w:szCs w:val="24"/>
        </w:rPr>
      </w:pPr>
      <w:r w:rsidRPr="00F112A5">
        <w:rPr>
          <w:rFonts w:ascii="Times New Roman" w:eastAsia="Times New Roman" w:hAnsi="Times New Roman" w:cs="Times New Roman"/>
          <w:b/>
          <w:bCs/>
          <w:sz w:val="24"/>
          <w:szCs w:val="24"/>
        </w:rPr>
        <w:t xml:space="preserve">            P.O. BOX 234-000</w:t>
      </w:r>
    </w:p>
    <w:p w14:paraId="6A431D48" w14:textId="77777777" w:rsidR="00962AC4" w:rsidRPr="00F112A5" w:rsidRDefault="00962AC4" w:rsidP="00962AC4">
      <w:pPr>
        <w:spacing w:after="0" w:line="360" w:lineRule="auto"/>
        <w:rPr>
          <w:rFonts w:ascii="Times New Roman" w:eastAsia="Times New Roman" w:hAnsi="Times New Roman" w:cs="Times New Roman"/>
          <w:b/>
          <w:bCs/>
          <w:sz w:val="24"/>
          <w:szCs w:val="24"/>
          <w:u w:val="single"/>
        </w:rPr>
      </w:pPr>
      <w:r w:rsidRPr="00F112A5">
        <w:rPr>
          <w:rFonts w:ascii="Times New Roman" w:eastAsia="Times New Roman" w:hAnsi="Times New Roman" w:cs="Times New Roman"/>
          <w:b/>
          <w:bCs/>
          <w:sz w:val="24"/>
          <w:szCs w:val="24"/>
        </w:rPr>
        <w:t xml:space="preserve">           </w:t>
      </w:r>
      <w:r w:rsidRPr="00F112A5">
        <w:rPr>
          <w:rFonts w:ascii="Times New Roman" w:eastAsia="Times New Roman" w:hAnsi="Times New Roman" w:cs="Times New Roman"/>
          <w:b/>
          <w:bCs/>
          <w:sz w:val="24"/>
          <w:szCs w:val="24"/>
          <w:u w:val="single"/>
        </w:rPr>
        <w:t>KIANG’OMBE.</w:t>
      </w:r>
    </w:p>
    <w:p w14:paraId="2BC7389C" w14:textId="77777777" w:rsidR="00962AC4" w:rsidRPr="00F112A5" w:rsidRDefault="00962AC4" w:rsidP="00962AC4">
      <w:pPr>
        <w:spacing w:after="0" w:line="360" w:lineRule="auto"/>
        <w:rPr>
          <w:rFonts w:ascii="Times New Roman" w:eastAsia="Times New Roman" w:hAnsi="Times New Roman" w:cs="Times New Roman"/>
          <w:b/>
          <w:bCs/>
          <w:sz w:val="24"/>
          <w:szCs w:val="24"/>
          <w:u w:val="single"/>
        </w:rPr>
      </w:pPr>
    </w:p>
    <w:p w14:paraId="14D39044" w14:textId="77777777" w:rsidR="00962AC4" w:rsidRPr="00F112A5" w:rsidRDefault="00962AC4" w:rsidP="00962AC4">
      <w:pPr>
        <w:numPr>
          <w:ilvl w:val="0"/>
          <w:numId w:val="8"/>
        </w:numPr>
        <w:spacing w:after="0" w:line="360" w:lineRule="auto"/>
        <w:contextualSpacing/>
        <w:jc w:val="both"/>
        <w:rPr>
          <w:rFonts w:ascii="Times New Roman" w:eastAsia="Cambria" w:hAnsi="Times New Roman" w:cs="Times New Roman"/>
          <w:b/>
          <w:sz w:val="24"/>
          <w:szCs w:val="24"/>
        </w:rPr>
      </w:pPr>
      <w:r w:rsidRPr="00F112A5">
        <w:rPr>
          <w:rFonts w:ascii="Times New Roman" w:eastAsia="Cambria" w:hAnsi="Times New Roman" w:cs="Times New Roman"/>
          <w:b/>
          <w:sz w:val="24"/>
          <w:szCs w:val="24"/>
        </w:rPr>
        <w:t xml:space="preserve"> THE ATTORNEY GENERAL</w:t>
      </w:r>
    </w:p>
    <w:p w14:paraId="13524125" w14:textId="77777777" w:rsidR="00962AC4" w:rsidRPr="00F112A5" w:rsidRDefault="00962AC4" w:rsidP="00962AC4">
      <w:pPr>
        <w:spacing w:line="360" w:lineRule="auto"/>
        <w:jc w:val="both"/>
        <w:rPr>
          <w:rFonts w:ascii="Times New Roman" w:eastAsia="Cambria" w:hAnsi="Times New Roman" w:cs="Times New Roman"/>
          <w:b/>
          <w:sz w:val="24"/>
          <w:szCs w:val="24"/>
        </w:rPr>
      </w:pPr>
      <w:r w:rsidRPr="00F112A5">
        <w:rPr>
          <w:rFonts w:ascii="Times New Roman" w:eastAsia="Cambria" w:hAnsi="Times New Roman" w:cs="Times New Roman"/>
          <w:b/>
          <w:sz w:val="24"/>
          <w:szCs w:val="24"/>
        </w:rPr>
        <w:t xml:space="preserve">             STATE LAW OFFICE </w:t>
      </w:r>
    </w:p>
    <w:p w14:paraId="5599E402" w14:textId="77777777" w:rsidR="00962AC4" w:rsidRPr="00D661D1" w:rsidRDefault="00962AC4" w:rsidP="00D661D1">
      <w:pPr>
        <w:spacing w:line="360" w:lineRule="auto"/>
        <w:jc w:val="both"/>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rPr>
        <w:t xml:space="preserve">             </w:t>
      </w:r>
      <w:r w:rsidRPr="00F112A5">
        <w:rPr>
          <w:rFonts w:ascii="Times New Roman" w:eastAsia="Cambria" w:hAnsi="Times New Roman" w:cs="Times New Roman"/>
          <w:b/>
          <w:sz w:val="24"/>
          <w:szCs w:val="24"/>
          <w:u w:val="single"/>
        </w:rPr>
        <w:t>NAIROBI</w:t>
      </w:r>
    </w:p>
    <w:p w14:paraId="0BCD0A14" w14:textId="77777777"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14:paraId="54086394" w14:textId="77777777"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D661D1">
        <w:rPr>
          <w:rFonts w:ascii="Times New Roman" w:eastAsia="Cambria" w:hAnsi="Times New Roman" w:cs="Times New Roman"/>
          <w:b/>
          <w:bCs/>
          <w:sz w:val="24"/>
          <w:szCs w:val="24"/>
          <w:u w:val="single"/>
        </w:rPr>
        <w:t xml:space="preserve">IAL COURT OF KENYA AT </w:t>
      </w:r>
    </w:p>
    <w:p w14:paraId="60E0F516"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14:paraId="31274268" w14:textId="77777777" w:rsidR="00962AC4" w:rsidRPr="00B171BF" w:rsidRDefault="00962AC4" w:rsidP="00962AC4">
      <w:pPr>
        <w:spacing w:line="360" w:lineRule="auto"/>
        <w:rPr>
          <w:rFonts w:ascii="Times New Roman" w:eastAsia="Cambria" w:hAnsi="Times New Roman" w:cs="Times New Roman"/>
          <w:sz w:val="24"/>
          <w:szCs w:val="24"/>
        </w:rPr>
      </w:pPr>
    </w:p>
    <w:p w14:paraId="4A2B5B75" w14:textId="77777777"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D661D1">
        <w:rPr>
          <w:rFonts w:ascii="Times New Roman" w:eastAsia="Cambria" w:hAnsi="Times New Roman" w:cs="Times New Roman"/>
          <w:b/>
          <w:sz w:val="24"/>
          <w:szCs w:val="24"/>
        </w:rPr>
        <w:t>APPLICATION BY……….</w:t>
      </w:r>
      <w:r w:rsidRPr="00892DF9">
        <w:rPr>
          <w:rFonts w:ascii="Times New Roman" w:eastAsia="Cambria" w:hAnsi="Times New Roman" w:cs="Times New Roman"/>
          <w:b/>
          <w:sz w:val="24"/>
          <w:szCs w:val="24"/>
        </w:rPr>
        <w:t xml:space="preserve"> </w:t>
      </w:r>
      <w:r>
        <w:rPr>
          <w:rFonts w:ascii="Times New Roman" w:eastAsia="Times New Roman" w:hAnsi="Times New Roman" w:cs="Times New Roman"/>
          <w:b/>
          <w:sz w:val="24"/>
          <w:szCs w:val="24"/>
        </w:rPr>
        <w:t>FOR</w:t>
      </w:r>
    </w:p>
    <w:p w14:paraId="7C6082DF" w14:textId="77777777"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w:t>
      </w:r>
      <w:r>
        <w:rPr>
          <w:rFonts w:ascii="Times New Roman" w:eastAsia="Times New Roman" w:hAnsi="Times New Roman" w:cs="Times New Roman"/>
          <w:b/>
          <w:sz w:val="24"/>
          <w:szCs w:val="24"/>
        </w:rPr>
        <w:t xml:space="preserve"> </w:t>
      </w:r>
      <w:r w:rsidRPr="00892DF9">
        <w:rPr>
          <w:rFonts w:ascii="Times New Roman" w:eastAsia="Times New Roman" w:hAnsi="Times New Roman" w:cs="Times New Roman"/>
          <w:b/>
          <w:sz w:val="24"/>
          <w:szCs w:val="24"/>
        </w:rPr>
        <w:t>TO APPLY FOR ORDERS OF CERTIORARI AND MANDAMUS</w:t>
      </w:r>
    </w:p>
    <w:p w14:paraId="1D89B061"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14:paraId="46404D62" w14:textId="77777777"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w:t>
      </w:r>
      <w:r>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O</w:t>
      </w:r>
      <w:r>
        <w:rPr>
          <w:rFonts w:ascii="Times New Roman" w:eastAsia="Cambria" w:hAnsi="Times New Roman" w:cs="Times New Roman"/>
          <w:b/>
          <w:bCs/>
          <w:sz w:val="24"/>
          <w:szCs w:val="24"/>
        </w:rPr>
        <w:t>F T</w:t>
      </w:r>
      <w:r w:rsidR="00D661D1">
        <w:rPr>
          <w:rFonts w:ascii="Times New Roman" w:eastAsia="Cambria" w:hAnsi="Times New Roman" w:cs="Times New Roman"/>
          <w:b/>
          <w:bCs/>
          <w:sz w:val="24"/>
          <w:szCs w:val="24"/>
        </w:rPr>
        <w:t>HE COUNTY ASSEMBLY OF ………..</w:t>
      </w:r>
    </w:p>
    <w:p w14:paraId="2BE581C5" w14:textId="77777777"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14:paraId="1EB01BE4" w14:textId="77777777"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14:paraId="652AAB94" w14:textId="77777777"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14:paraId="31053DFC" w14:textId="77777777"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14:paraId="3127B1A2" w14:textId="77777777" w:rsidR="00962AC4" w:rsidRPr="00B171BF" w:rsidRDefault="00962AC4" w:rsidP="00962AC4">
      <w:pPr>
        <w:spacing w:line="360" w:lineRule="auto"/>
        <w:rPr>
          <w:rFonts w:ascii="Times New Roman" w:eastAsia="Cambria" w:hAnsi="Times New Roman" w:cs="Times New Roman"/>
          <w:sz w:val="24"/>
          <w:szCs w:val="24"/>
        </w:rPr>
      </w:pPr>
    </w:p>
    <w:p w14:paraId="5AD65975"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14:paraId="6C32D3E3"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892DF9">
        <w:rPr>
          <w:rFonts w:ascii="Times New Roman" w:eastAsia="Cambria" w:hAnsi="Times New Roman" w:cs="Times New Roman"/>
          <w:b/>
          <w:sz w:val="24"/>
          <w:szCs w:val="24"/>
        </w:rPr>
        <w:t xml:space="preserve"> </w:t>
      </w:r>
      <w:r>
        <w:rPr>
          <w:rFonts w:ascii="Times New Roman" w:eastAsia="Cambria" w:hAnsi="Times New Roman" w:cs="Times New Roman"/>
          <w:b/>
          <w:bCs/>
          <w:sz w:val="24"/>
          <w:szCs w:val="24"/>
        </w:rPr>
        <w:t>………………..</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14:paraId="74F7AB5D" w14:textId="77777777"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14:paraId="5C761162" w14:textId="77777777"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D661D1">
        <w:rPr>
          <w:rFonts w:ascii="Times New Roman" w:eastAsia="Cambria" w:hAnsi="Times New Roman" w:cs="Times New Roman"/>
          <w:b/>
          <w:bCs/>
          <w:sz w:val="24"/>
          <w:szCs w:val="24"/>
        </w:rPr>
        <w:t>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14:paraId="3885CD85" w14:textId="77777777" w:rsidR="00962AC4" w:rsidRPr="00D81F76" w:rsidRDefault="00962AC4" w:rsidP="00D661D1">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lastRenderedPageBreak/>
        <w:t>THE ATTORNEY GENERAL OF THE REPUBLIC OF KENYA………2</w:t>
      </w:r>
      <w:r w:rsidRPr="00B171BF">
        <w:rPr>
          <w:rFonts w:ascii="Times New Roman" w:eastAsia="Cambria" w:hAnsi="Times New Roman" w:cs="Times New Roman"/>
          <w:b/>
          <w:bCs/>
          <w:sz w:val="24"/>
          <w:szCs w:val="24"/>
          <w:vertAlign w:val="superscript"/>
        </w:rPr>
        <w:t>ND</w:t>
      </w:r>
      <w:r w:rsidRPr="00B171BF">
        <w:rPr>
          <w:rFonts w:ascii="Times New Roman" w:eastAsia="Cambria" w:hAnsi="Times New Roman" w:cs="Times New Roman"/>
          <w:b/>
          <w:bCs/>
          <w:sz w:val="24"/>
          <w:szCs w:val="24"/>
        </w:rPr>
        <w:t xml:space="preserve"> </w:t>
      </w:r>
      <w:r w:rsidRPr="00892DF9">
        <w:rPr>
          <w:rFonts w:ascii="Times New Roman" w:eastAsia="Cambria" w:hAnsi="Times New Roman" w:cs="Times New Roman"/>
          <w:b/>
          <w:bCs/>
          <w:sz w:val="24"/>
          <w:szCs w:val="24"/>
        </w:rPr>
        <w:t>RESPONDENT</w:t>
      </w:r>
    </w:p>
    <w:p w14:paraId="002A36E5" w14:textId="77777777" w:rsidR="00962AC4" w:rsidRPr="00D81F76" w:rsidRDefault="00962AC4" w:rsidP="00962AC4">
      <w:pPr>
        <w:spacing w:line="360" w:lineRule="auto"/>
        <w:jc w:val="center"/>
        <w:rPr>
          <w:rFonts w:ascii="Times New Roman" w:eastAsia="Cambria" w:hAnsi="Times New Roman" w:cs="Times New Roman"/>
          <w:b/>
          <w:sz w:val="24"/>
          <w:szCs w:val="36"/>
          <w:u w:val="single"/>
        </w:rPr>
      </w:pPr>
      <w:r w:rsidRPr="00D81F76">
        <w:rPr>
          <w:rFonts w:ascii="Times New Roman" w:eastAsia="Cambria" w:hAnsi="Times New Roman" w:cs="Times New Roman"/>
          <w:b/>
          <w:sz w:val="24"/>
          <w:szCs w:val="36"/>
          <w:u w:val="single"/>
        </w:rPr>
        <w:t>VERIFYING AFFIDAVIT</w:t>
      </w:r>
    </w:p>
    <w:p w14:paraId="6E889EEB" w14:textId="77777777" w:rsidR="00962AC4" w:rsidRPr="00D81F76" w:rsidRDefault="00962AC4" w:rsidP="00962AC4">
      <w:pPr>
        <w:spacing w:line="36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 xml:space="preserve">I, </w:t>
      </w:r>
      <w:r w:rsidR="00D661D1">
        <w:rPr>
          <w:rFonts w:ascii="Times New Roman" w:eastAsia="Cambria" w:hAnsi="Times New Roman" w:cs="Times New Roman"/>
          <w:b/>
          <w:bCs/>
          <w:sz w:val="24"/>
          <w:szCs w:val="24"/>
        </w:rPr>
        <w:t>…………….</w:t>
      </w:r>
      <w:r w:rsidR="00D661D1">
        <w:rPr>
          <w:rFonts w:ascii="Times New Roman" w:eastAsia="Cambria" w:hAnsi="Times New Roman" w:cs="Times New Roman"/>
          <w:sz w:val="24"/>
          <w:szCs w:val="24"/>
        </w:rPr>
        <w:t xml:space="preserve">, a resident of </w:t>
      </w:r>
      <w:r w:rsidRPr="00D81F76">
        <w:rPr>
          <w:rFonts w:ascii="Times New Roman" w:eastAsia="Cambria" w:hAnsi="Times New Roman" w:cs="Times New Roman"/>
          <w:sz w:val="24"/>
          <w:szCs w:val="24"/>
        </w:rPr>
        <w:t xml:space="preserve"> County and of</w:t>
      </w:r>
      <w:r w:rsidR="00D661D1">
        <w:rPr>
          <w:rFonts w:ascii="Times New Roman" w:eastAsia="Cambria" w:hAnsi="Times New Roman" w:cs="Times New Roman"/>
          <w:sz w:val="24"/>
          <w:szCs w:val="24"/>
        </w:rPr>
        <w:t xml:space="preserve"> P.O. Box 98765-1234, ……</w:t>
      </w:r>
      <w:r w:rsidRPr="00D81F76">
        <w:rPr>
          <w:rFonts w:ascii="Times New Roman" w:eastAsia="Cambria" w:hAnsi="Times New Roman" w:cs="Times New Roman"/>
          <w:sz w:val="24"/>
          <w:szCs w:val="24"/>
        </w:rPr>
        <w:t xml:space="preserve"> in the Republic of Kenya, do hereby make oath and say as follows: - </w:t>
      </w:r>
    </w:p>
    <w:p w14:paraId="0A459244" w14:textId="77777777" w:rsidR="00962AC4" w:rsidRPr="00D81F76" w:rsidRDefault="00962AC4" w:rsidP="00962AC4">
      <w:pPr>
        <w:numPr>
          <w:ilvl w:val="0"/>
          <w:numId w:val="9"/>
        </w:numPr>
        <w:spacing w:after="0" w:line="360" w:lineRule="auto"/>
        <w:jc w:val="both"/>
        <w:rPr>
          <w:rFonts w:ascii="Times New Roman" w:eastAsia="Cambria" w:hAnsi="Times New Roman" w:cs="Times New Roman"/>
          <w:sz w:val="24"/>
          <w:szCs w:val="24"/>
        </w:rPr>
      </w:pPr>
      <w:r w:rsidRPr="00D81F76">
        <w:rPr>
          <w:rFonts w:ascii="Times New Roman" w:eastAsia="Cambria" w:hAnsi="Times New Roman" w:cs="Times New Roman"/>
          <w:b/>
          <w:bCs/>
          <w:sz w:val="24"/>
          <w:szCs w:val="24"/>
          <w:u w:val="single"/>
        </w:rPr>
        <w:t>THAT</w:t>
      </w:r>
      <w:r w:rsidR="00D661D1">
        <w:rPr>
          <w:rFonts w:ascii="Times New Roman" w:eastAsia="Cambria" w:hAnsi="Times New Roman" w:cs="Times New Roman"/>
          <w:sz w:val="24"/>
          <w:szCs w:val="24"/>
        </w:rPr>
        <w:t xml:space="preserve">, I am a </w:t>
      </w:r>
      <w:r w:rsidRPr="00D81F76">
        <w:rPr>
          <w:rFonts w:ascii="Times New Roman" w:eastAsia="Cambria" w:hAnsi="Times New Roman" w:cs="Times New Roman"/>
          <w:sz w:val="24"/>
          <w:szCs w:val="24"/>
        </w:rPr>
        <w:t>male adult of sound mind working for gain in the Republic of Kenya and thus competent to swear this affidavit.</w:t>
      </w:r>
    </w:p>
    <w:p w14:paraId="2A08E3FE" w14:textId="77777777" w:rsidR="00962AC4" w:rsidRPr="00D81F76" w:rsidRDefault="00962AC4" w:rsidP="00962AC4">
      <w:pPr>
        <w:spacing w:after="0" w:line="360" w:lineRule="auto"/>
        <w:ind w:left="360"/>
        <w:jc w:val="both"/>
        <w:rPr>
          <w:rFonts w:ascii="Times New Roman" w:eastAsia="Cambria" w:hAnsi="Times New Roman" w:cs="Times New Roman"/>
          <w:sz w:val="24"/>
          <w:szCs w:val="24"/>
        </w:rPr>
      </w:pPr>
    </w:p>
    <w:p w14:paraId="321F3DF9" w14:textId="77777777" w:rsidR="00D661D1" w:rsidRPr="00D661D1" w:rsidRDefault="00962AC4" w:rsidP="00D661D1">
      <w:pPr>
        <w:numPr>
          <w:ilvl w:val="0"/>
          <w:numId w:val="9"/>
        </w:numPr>
        <w:spacing w:after="0" w:line="360" w:lineRule="auto"/>
        <w:jc w:val="both"/>
        <w:rPr>
          <w:rFonts w:ascii="Times New Roman" w:eastAsia="Times New Roman" w:hAnsi="Times New Roman" w:cs="Times New Roman"/>
          <w:color w:val="000000"/>
          <w:sz w:val="26"/>
          <w:szCs w:val="26"/>
        </w:rPr>
      </w:pPr>
      <w:r w:rsidRPr="00D81F76">
        <w:rPr>
          <w:rFonts w:ascii="Times New Roman" w:eastAsia="Cambria" w:hAnsi="Times New Roman" w:cs="Times New Roman"/>
          <w:b/>
          <w:sz w:val="24"/>
          <w:szCs w:val="24"/>
          <w:u w:val="single"/>
        </w:rPr>
        <w:t>THAT,</w:t>
      </w:r>
    </w:p>
    <w:p w14:paraId="739943DC" w14:textId="77777777" w:rsidR="00D661D1" w:rsidRDefault="00D661D1" w:rsidP="00D661D1">
      <w:pPr>
        <w:pStyle w:val="ListParagraph"/>
        <w:rPr>
          <w:rFonts w:ascii="Calibri" w:eastAsia="Times New Roman" w:hAnsi="Calibri" w:cs="Times New Roman"/>
          <w:bCs/>
          <w:color w:val="000000"/>
          <w:sz w:val="26"/>
          <w:szCs w:val="26"/>
        </w:rPr>
      </w:pPr>
    </w:p>
    <w:p w14:paraId="59CD36EC" w14:textId="77777777" w:rsidR="00962AC4" w:rsidRPr="00D81F76" w:rsidRDefault="00962AC4" w:rsidP="00D661D1">
      <w:pPr>
        <w:spacing w:after="0" w:line="360" w:lineRule="auto"/>
        <w:ind w:left="990"/>
        <w:jc w:val="both"/>
        <w:rPr>
          <w:rFonts w:ascii="Times New Roman" w:eastAsia="Times New Roman" w:hAnsi="Times New Roman" w:cs="Times New Roman"/>
          <w:color w:val="000000"/>
          <w:sz w:val="26"/>
          <w:szCs w:val="26"/>
        </w:rPr>
      </w:pPr>
      <w:r w:rsidRPr="00D81F76">
        <w:rPr>
          <w:rFonts w:ascii="Calibri" w:eastAsia="Times New Roman" w:hAnsi="Calibri" w:cs="Times New Roman"/>
          <w:bCs/>
          <w:color w:val="000000"/>
          <w:sz w:val="26"/>
          <w:szCs w:val="26"/>
        </w:rPr>
        <w:t xml:space="preserve">            </w:t>
      </w:r>
      <w:r w:rsidRPr="00D81F76">
        <w:rPr>
          <w:rFonts w:ascii="Times New Roman" w:eastAsia="Times New Roman" w:hAnsi="Times New Roman" w:cs="Times New Roman"/>
          <w:bCs/>
          <w:color w:val="000000"/>
          <w:sz w:val="26"/>
          <w:szCs w:val="26"/>
        </w:rPr>
        <w:t>SWORN by the said</w:t>
      </w:r>
      <w:r w:rsidRPr="00D81F76">
        <w:rPr>
          <w:rFonts w:ascii="Times New Roman" w:eastAsia="Times New Roman" w:hAnsi="Times New Roman" w:cs="Times New Roman"/>
          <w:bCs/>
          <w:color w:val="000000"/>
          <w:sz w:val="26"/>
          <w:szCs w:val="26"/>
        </w:rPr>
        <w:tab/>
      </w:r>
      <w:r w:rsidRPr="00D81F76">
        <w:rPr>
          <w:rFonts w:ascii="Times New Roman" w:eastAsia="Times New Roman" w:hAnsi="Times New Roman" w:cs="Times New Roman"/>
          <w:bCs/>
          <w:color w:val="000000"/>
          <w:sz w:val="26"/>
          <w:szCs w:val="26"/>
        </w:rPr>
        <w:tab/>
      </w:r>
      <w:r w:rsidRPr="00D81F76">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 xml:space="preserve">    </w:t>
      </w:r>
      <w:r w:rsidRPr="00D81F76">
        <w:rPr>
          <w:rFonts w:ascii="Times New Roman" w:eastAsia="Times New Roman" w:hAnsi="Times New Roman" w:cs="Times New Roman"/>
          <w:color w:val="000000"/>
          <w:sz w:val="26"/>
          <w:szCs w:val="26"/>
        </w:rPr>
        <w:t>)</w:t>
      </w:r>
    </w:p>
    <w:p w14:paraId="30C0DA12" w14:textId="77777777" w:rsidR="00962AC4" w:rsidRPr="00D81F76" w:rsidRDefault="00962AC4" w:rsidP="00962AC4">
      <w:pPr>
        <w:keepNext/>
        <w:keepLines/>
        <w:spacing w:before="200" w:after="0" w:line="240" w:lineRule="auto"/>
        <w:ind w:left="2880" w:firstLine="720"/>
        <w:jc w:val="both"/>
        <w:outlineLvl w:val="1"/>
        <w:rPr>
          <w:rFonts w:ascii="Times New Roman" w:eastAsia="Times New Roman" w:hAnsi="Times New Roman" w:cs="Times New Roman"/>
          <w:b/>
          <w:bCs/>
          <w:color w:val="4F81BD"/>
          <w:sz w:val="26"/>
          <w:szCs w:val="26"/>
        </w:rPr>
      </w:pPr>
      <w:r w:rsidRPr="00D81F76">
        <w:rPr>
          <w:rFonts w:ascii="Times New Roman" w:eastAsia="Times New Roman" w:hAnsi="Times New Roman" w:cs="Times New Roman"/>
          <w:color w:val="4F81BD"/>
          <w:sz w:val="26"/>
          <w:szCs w:val="26"/>
        </w:rPr>
        <w:t xml:space="preserve">             </w:t>
      </w:r>
      <w:r>
        <w:rPr>
          <w:rFonts w:ascii="Times New Roman" w:eastAsia="Times New Roman" w:hAnsi="Times New Roman" w:cs="Times New Roman"/>
          <w:color w:val="4F81BD"/>
          <w:sz w:val="26"/>
          <w:szCs w:val="26"/>
        </w:rPr>
        <w:t xml:space="preserve"> </w:t>
      </w:r>
      <w:r w:rsidRPr="00D81F76">
        <w:rPr>
          <w:rFonts w:ascii="Times New Roman" w:eastAsia="Times New Roman" w:hAnsi="Times New Roman" w:cs="Times New Roman"/>
          <w:color w:val="4F81BD"/>
          <w:sz w:val="26"/>
          <w:szCs w:val="26"/>
        </w:rPr>
        <w:t xml:space="preserve"> )</w:t>
      </w:r>
      <w:r w:rsidRPr="00D81F76">
        <w:rPr>
          <w:rFonts w:ascii="Times New Roman" w:eastAsia="Times New Roman" w:hAnsi="Times New Roman" w:cs="Times New Roman"/>
          <w:b/>
          <w:bCs/>
          <w:color w:val="4F81BD"/>
          <w:sz w:val="26"/>
          <w:szCs w:val="26"/>
        </w:rPr>
        <w:tab/>
      </w:r>
    </w:p>
    <w:p w14:paraId="717AB250" w14:textId="77777777" w:rsidR="00962AC4" w:rsidRPr="00D81F76" w:rsidRDefault="00D661D1" w:rsidP="00962AC4">
      <w:pPr>
        <w:spacing w:line="240" w:lineRule="auto"/>
        <w:jc w:val="both"/>
        <w:rPr>
          <w:rFonts w:ascii="Times New Roman" w:eastAsia="Cambria" w:hAnsi="Times New Roman" w:cs="Times New Roman"/>
          <w:sz w:val="24"/>
          <w:szCs w:val="24"/>
        </w:rPr>
      </w:pPr>
      <w:r>
        <w:rPr>
          <w:rFonts w:ascii="Times New Roman" w:eastAsia="Cambria" w:hAnsi="Times New Roman" w:cs="Times New Roman"/>
          <w:b/>
          <w:bCs/>
          <w:sz w:val="24"/>
          <w:szCs w:val="24"/>
        </w:rPr>
        <w:t xml:space="preserve">              </w:t>
      </w:r>
      <w:r w:rsidR="00962AC4" w:rsidRPr="00D81F76">
        <w:rPr>
          <w:rFonts w:ascii="Times New Roman" w:eastAsia="Cambria" w:hAnsi="Times New Roman" w:cs="Times New Roman"/>
          <w:sz w:val="24"/>
          <w:szCs w:val="24"/>
        </w:rPr>
        <w:tab/>
        <w:t xml:space="preserve">                ) </w:t>
      </w:r>
      <w:r w:rsidR="00962AC4" w:rsidRPr="00D81F76">
        <w:rPr>
          <w:rFonts w:ascii="Times New Roman" w:eastAsia="Cambria" w:hAnsi="Times New Roman" w:cs="Times New Roman"/>
          <w:sz w:val="24"/>
          <w:szCs w:val="24"/>
          <w:u w:val="single"/>
        </w:rPr>
        <w:t>____________ _______________</w:t>
      </w:r>
    </w:p>
    <w:p w14:paraId="0B1795BC" w14:textId="77777777"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 xml:space="preserve">         </w:t>
      </w:r>
      <w:r w:rsidRPr="00D81F76">
        <w:rPr>
          <w:rFonts w:ascii="Times New Roman" w:eastAsia="Cambria" w:hAnsi="Times New Roman" w:cs="Times New Roman"/>
          <w:sz w:val="24"/>
          <w:szCs w:val="24"/>
        </w:rPr>
        <w:tab/>
      </w:r>
      <w:r w:rsidRPr="00D81F76">
        <w:rPr>
          <w:rFonts w:ascii="Times New Roman" w:eastAsia="Cambria" w:hAnsi="Times New Roman" w:cs="Times New Roman"/>
          <w:sz w:val="24"/>
          <w:szCs w:val="24"/>
        </w:rPr>
        <w:tab/>
      </w:r>
      <w:r w:rsidRPr="00D81F76">
        <w:rPr>
          <w:rFonts w:ascii="Times New Roman" w:eastAsia="Cambria" w:hAnsi="Times New Roman" w:cs="Times New Roman"/>
          <w:sz w:val="24"/>
          <w:szCs w:val="24"/>
        </w:rPr>
        <w:tab/>
        <w:t xml:space="preserve">          </w:t>
      </w:r>
      <w:r>
        <w:rPr>
          <w:rFonts w:ascii="Times New Roman" w:eastAsia="Cambria" w:hAnsi="Times New Roman" w:cs="Times New Roman"/>
          <w:sz w:val="24"/>
          <w:szCs w:val="24"/>
        </w:rPr>
        <w:t xml:space="preserve">                              </w:t>
      </w:r>
      <w:r w:rsidRPr="00D81F76">
        <w:rPr>
          <w:rFonts w:ascii="Times New Roman" w:eastAsia="Cambria" w:hAnsi="Times New Roman" w:cs="Times New Roman"/>
          <w:sz w:val="24"/>
          <w:szCs w:val="24"/>
        </w:rPr>
        <w:t>)</w:t>
      </w:r>
      <w:r w:rsidRPr="00D81F76">
        <w:rPr>
          <w:rFonts w:ascii="Times New Roman" w:eastAsia="Cambria" w:hAnsi="Times New Roman" w:cs="Times New Roman"/>
          <w:sz w:val="24"/>
          <w:szCs w:val="24"/>
        </w:rPr>
        <w:tab/>
        <w:t>DEPONENT</w:t>
      </w:r>
    </w:p>
    <w:p w14:paraId="22D80BB7" w14:textId="77777777"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 xml:space="preserve">              This          day of </w:t>
      </w:r>
      <w:r w:rsidRPr="00D81F76">
        <w:rPr>
          <w:rFonts w:ascii="Times New Roman" w:eastAsia="Cambria" w:hAnsi="Times New Roman" w:cs="Times New Roman"/>
          <w:sz w:val="24"/>
          <w:szCs w:val="24"/>
        </w:rPr>
        <w:tab/>
        <w:t>2014</w:t>
      </w:r>
      <w:r w:rsidRPr="00D81F76">
        <w:rPr>
          <w:rFonts w:ascii="Times New Roman" w:eastAsia="Cambria" w:hAnsi="Times New Roman" w:cs="Times New Roman"/>
          <w:sz w:val="24"/>
          <w:szCs w:val="24"/>
        </w:rPr>
        <w:tab/>
      </w:r>
      <w:r w:rsidRPr="00D81F76">
        <w:rPr>
          <w:rFonts w:ascii="Times New Roman" w:eastAsia="Cambria" w:hAnsi="Times New Roman" w:cs="Times New Roman"/>
          <w:sz w:val="24"/>
          <w:szCs w:val="24"/>
        </w:rPr>
        <w:tab/>
      </w:r>
      <w:r>
        <w:rPr>
          <w:rFonts w:ascii="Times New Roman" w:eastAsia="Cambria" w:hAnsi="Times New Roman" w:cs="Times New Roman"/>
          <w:sz w:val="24"/>
          <w:szCs w:val="24"/>
        </w:rPr>
        <w:t xml:space="preserve">   </w:t>
      </w:r>
      <w:r w:rsidRPr="00D81F76">
        <w:rPr>
          <w:rFonts w:ascii="Times New Roman" w:eastAsia="Cambria" w:hAnsi="Times New Roman" w:cs="Times New Roman"/>
          <w:sz w:val="24"/>
          <w:szCs w:val="24"/>
        </w:rPr>
        <w:t>)</w:t>
      </w:r>
    </w:p>
    <w:p w14:paraId="55462AB8" w14:textId="77777777" w:rsidR="00962AC4" w:rsidRPr="00D81F76" w:rsidRDefault="00962AC4" w:rsidP="00962AC4">
      <w:pPr>
        <w:spacing w:line="240" w:lineRule="auto"/>
        <w:ind w:left="2880" w:firstLine="720"/>
        <w:jc w:val="both"/>
        <w:rPr>
          <w:rFonts w:ascii="Times New Roman" w:eastAsia="Cambria" w:hAnsi="Times New Roman" w:cs="Times New Roman"/>
          <w:sz w:val="24"/>
          <w:szCs w:val="24"/>
        </w:rPr>
      </w:pPr>
    </w:p>
    <w:p w14:paraId="7FE1BA5E" w14:textId="77777777"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b/>
          <w:bCs/>
          <w:sz w:val="24"/>
          <w:szCs w:val="24"/>
        </w:rPr>
        <w:t xml:space="preserve">               BEFORE M</w:t>
      </w:r>
      <w:r>
        <w:rPr>
          <w:rFonts w:ascii="Times New Roman" w:eastAsia="Cambria" w:hAnsi="Times New Roman" w:cs="Times New Roman"/>
          <w:b/>
          <w:bCs/>
          <w:sz w:val="24"/>
          <w:szCs w:val="24"/>
        </w:rPr>
        <w:t>E:</w:t>
      </w:r>
      <w:r>
        <w:rPr>
          <w:rFonts w:ascii="Times New Roman" w:eastAsia="Cambria" w:hAnsi="Times New Roman" w:cs="Times New Roman"/>
          <w:b/>
          <w:bCs/>
          <w:sz w:val="24"/>
          <w:szCs w:val="24"/>
        </w:rPr>
        <w:tab/>
      </w:r>
      <w:r>
        <w:rPr>
          <w:rFonts w:ascii="Times New Roman" w:eastAsia="Cambria" w:hAnsi="Times New Roman" w:cs="Times New Roman"/>
          <w:b/>
          <w:bCs/>
          <w:sz w:val="24"/>
          <w:szCs w:val="24"/>
        </w:rPr>
        <w:tab/>
      </w:r>
      <w:r>
        <w:rPr>
          <w:rFonts w:ascii="Times New Roman" w:eastAsia="Cambria" w:hAnsi="Times New Roman" w:cs="Times New Roman"/>
          <w:b/>
          <w:bCs/>
          <w:sz w:val="24"/>
          <w:szCs w:val="24"/>
        </w:rPr>
        <w:tab/>
        <w:t xml:space="preserve">  </w:t>
      </w:r>
      <w:r w:rsidRPr="00D81F76">
        <w:rPr>
          <w:rFonts w:ascii="Times New Roman" w:eastAsia="Cambria" w:hAnsi="Times New Roman" w:cs="Times New Roman"/>
          <w:b/>
          <w:bCs/>
          <w:sz w:val="24"/>
          <w:szCs w:val="24"/>
        </w:rPr>
        <w:t xml:space="preserve"> </w:t>
      </w:r>
      <w:r w:rsidRPr="00D81F76">
        <w:rPr>
          <w:rFonts w:ascii="Times New Roman" w:eastAsia="Cambria" w:hAnsi="Times New Roman" w:cs="Times New Roman"/>
          <w:sz w:val="24"/>
          <w:szCs w:val="24"/>
        </w:rPr>
        <w:t>)</w:t>
      </w:r>
    </w:p>
    <w:p w14:paraId="11B7AD13" w14:textId="77777777" w:rsidR="00962AC4" w:rsidRPr="00D81F76" w:rsidRDefault="00962AC4" w:rsidP="00962AC4">
      <w:pPr>
        <w:keepNext/>
        <w:keepLines/>
        <w:spacing w:before="200" w:after="0" w:line="240" w:lineRule="auto"/>
        <w:jc w:val="both"/>
        <w:outlineLvl w:val="2"/>
        <w:rPr>
          <w:rFonts w:ascii="Times New Roman" w:eastAsia="Times New Roman" w:hAnsi="Times New Roman" w:cs="Times New Roman"/>
          <w:bCs/>
          <w:color w:val="000000"/>
          <w:sz w:val="24"/>
          <w:szCs w:val="24"/>
        </w:rPr>
      </w:pPr>
      <w:r w:rsidRPr="00D81F76">
        <w:rPr>
          <w:rFonts w:ascii="Times New Roman" w:eastAsia="Times New Roman" w:hAnsi="Times New Roman" w:cs="Times New Roman"/>
          <w:bCs/>
          <w:color w:val="000000"/>
          <w:sz w:val="24"/>
          <w:szCs w:val="24"/>
        </w:rPr>
        <w:t xml:space="preserve">              COMMISSIONER FOR OATHS</w:t>
      </w:r>
    </w:p>
    <w:p w14:paraId="4E776E5E" w14:textId="77777777" w:rsidR="00962AC4" w:rsidRPr="00D81F76" w:rsidRDefault="00962AC4" w:rsidP="00962AC4">
      <w:pPr>
        <w:spacing w:line="240" w:lineRule="auto"/>
        <w:rPr>
          <w:rFonts w:ascii="Cambria" w:eastAsia="Cambria" w:hAnsi="Cambria" w:cs="Times New Roman"/>
          <w:sz w:val="24"/>
          <w:szCs w:val="24"/>
        </w:rPr>
      </w:pPr>
    </w:p>
    <w:p w14:paraId="56D1FC64" w14:textId="77777777" w:rsidR="00962AC4" w:rsidRPr="00D81F76" w:rsidRDefault="00962AC4" w:rsidP="00962AC4">
      <w:pPr>
        <w:spacing w:line="360" w:lineRule="auto"/>
        <w:rPr>
          <w:rFonts w:ascii="Times New Roman" w:eastAsia="Cambria" w:hAnsi="Times New Roman" w:cs="Times New Roman"/>
          <w:b/>
          <w:sz w:val="24"/>
          <w:szCs w:val="24"/>
          <w:u w:val="single"/>
        </w:rPr>
      </w:pPr>
      <w:r w:rsidRPr="00D81F76">
        <w:rPr>
          <w:rFonts w:ascii="Times New Roman" w:eastAsia="Cambria" w:hAnsi="Times New Roman" w:cs="Times New Roman"/>
          <w:b/>
          <w:sz w:val="24"/>
          <w:szCs w:val="24"/>
          <w:u w:val="single"/>
        </w:rPr>
        <w:t>DRAWN &amp; FILED BY</w:t>
      </w:r>
    </w:p>
    <w:p w14:paraId="50CC65EA" w14:textId="77777777" w:rsidR="00962AC4" w:rsidRPr="00D81F76" w:rsidRDefault="00D661D1"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 xml:space="preserve">GOR MAHIA </w:t>
      </w:r>
      <w:r w:rsidR="00962AC4" w:rsidRPr="00D81F76">
        <w:rPr>
          <w:rFonts w:ascii="Times New Roman" w:eastAsia="Cambria" w:hAnsi="Times New Roman" w:cs="Times New Roman"/>
          <w:b/>
          <w:sz w:val="24"/>
          <w:szCs w:val="24"/>
        </w:rPr>
        <w:t>&amp; COMPANY ADVOCATES,</w:t>
      </w:r>
    </w:p>
    <w:p w14:paraId="4C6E96D4" w14:textId="77777777" w:rsidR="00962AC4" w:rsidRPr="00D81F76" w:rsidRDefault="00962AC4" w:rsidP="00962AC4">
      <w:pPr>
        <w:spacing w:after="0" w:line="360" w:lineRule="auto"/>
        <w:rPr>
          <w:rFonts w:ascii="Times New Roman" w:eastAsia="Cambria" w:hAnsi="Times New Roman" w:cs="Times New Roman"/>
          <w:b/>
          <w:sz w:val="24"/>
          <w:szCs w:val="24"/>
        </w:rPr>
      </w:pPr>
      <w:r w:rsidRPr="00D81F76">
        <w:rPr>
          <w:rFonts w:ascii="Times New Roman" w:eastAsia="Cambria" w:hAnsi="Times New Roman" w:cs="Times New Roman"/>
          <w:b/>
          <w:sz w:val="24"/>
          <w:szCs w:val="24"/>
        </w:rPr>
        <w:t>SUNSET PLAZA, 2</w:t>
      </w:r>
      <w:r w:rsidRPr="00D81F76">
        <w:rPr>
          <w:rFonts w:ascii="Times New Roman" w:eastAsia="Cambria" w:hAnsi="Times New Roman" w:cs="Times New Roman"/>
          <w:b/>
          <w:sz w:val="24"/>
          <w:szCs w:val="24"/>
          <w:vertAlign w:val="superscript"/>
        </w:rPr>
        <w:t>ND</w:t>
      </w:r>
      <w:r w:rsidRPr="00D81F76">
        <w:rPr>
          <w:rFonts w:ascii="Times New Roman" w:eastAsia="Cambria" w:hAnsi="Times New Roman" w:cs="Times New Roman"/>
          <w:b/>
          <w:sz w:val="24"/>
          <w:szCs w:val="24"/>
        </w:rPr>
        <w:t xml:space="preserve"> FLOOR,</w:t>
      </w:r>
    </w:p>
    <w:p w14:paraId="499D0E2B" w14:textId="77777777" w:rsidR="00962AC4" w:rsidRPr="00D81F76" w:rsidRDefault="00962AC4" w:rsidP="00962AC4">
      <w:pPr>
        <w:spacing w:after="0" w:line="360" w:lineRule="auto"/>
        <w:rPr>
          <w:rFonts w:ascii="Times New Roman" w:eastAsia="Cambria" w:hAnsi="Times New Roman" w:cs="Times New Roman"/>
          <w:b/>
          <w:sz w:val="24"/>
          <w:szCs w:val="24"/>
        </w:rPr>
      </w:pPr>
      <w:r w:rsidRPr="00D81F76">
        <w:rPr>
          <w:rFonts w:ascii="Times New Roman" w:eastAsia="Cambria" w:hAnsi="Times New Roman" w:cs="Times New Roman"/>
          <w:b/>
          <w:sz w:val="24"/>
          <w:szCs w:val="24"/>
        </w:rPr>
        <w:t>SUNSET BOULEVARD,</w:t>
      </w:r>
    </w:p>
    <w:p w14:paraId="29356894" w14:textId="77777777" w:rsidR="00962AC4" w:rsidRPr="00D81F76" w:rsidRDefault="00962AC4" w:rsidP="00962AC4">
      <w:pPr>
        <w:spacing w:after="0" w:line="360" w:lineRule="auto"/>
        <w:rPr>
          <w:rFonts w:ascii="Times New Roman" w:eastAsia="Cambria" w:hAnsi="Times New Roman" w:cs="Times New Roman"/>
          <w:b/>
          <w:sz w:val="24"/>
          <w:szCs w:val="24"/>
        </w:rPr>
      </w:pPr>
      <w:r w:rsidRPr="00D81F76">
        <w:rPr>
          <w:rFonts w:ascii="Times New Roman" w:eastAsia="Cambria" w:hAnsi="Times New Roman" w:cs="Times New Roman"/>
          <w:b/>
          <w:sz w:val="24"/>
          <w:szCs w:val="24"/>
        </w:rPr>
        <w:t>P. O. BOX  12345-78910</w:t>
      </w:r>
    </w:p>
    <w:p w14:paraId="00F9D142" w14:textId="77777777" w:rsidR="00962AC4" w:rsidRPr="00D81F76" w:rsidRDefault="00962AC4" w:rsidP="00962AC4">
      <w:pPr>
        <w:spacing w:after="0" w:line="360" w:lineRule="auto"/>
        <w:rPr>
          <w:rFonts w:ascii="Times New Roman" w:eastAsia="Cambria" w:hAnsi="Times New Roman" w:cs="Times New Roman"/>
          <w:b/>
          <w:sz w:val="24"/>
          <w:szCs w:val="24"/>
          <w:u w:val="single"/>
        </w:rPr>
      </w:pPr>
      <w:r w:rsidRPr="00D81F76">
        <w:rPr>
          <w:rFonts w:ascii="Times New Roman" w:eastAsia="Cambria" w:hAnsi="Times New Roman" w:cs="Times New Roman"/>
          <w:b/>
          <w:sz w:val="24"/>
          <w:szCs w:val="24"/>
          <w:u w:val="single"/>
        </w:rPr>
        <w:t>NAIROBI</w:t>
      </w:r>
    </w:p>
    <w:p w14:paraId="0ADD7C24" w14:textId="77777777" w:rsidR="00623C6F" w:rsidRPr="00623C6F" w:rsidRDefault="00623C6F" w:rsidP="00623C6F">
      <w:pPr>
        <w:spacing w:after="0" w:line="240" w:lineRule="auto"/>
        <w:rPr>
          <w:rFonts w:ascii="Palatino Linotype" w:eastAsia="Times New Roman" w:hAnsi="Palatino Linotype" w:cs="Times New Roman"/>
          <w:b/>
          <w:sz w:val="20"/>
          <w:szCs w:val="20"/>
          <w:lang w:val="pt-BR"/>
        </w:rPr>
      </w:pPr>
    </w:p>
    <w:p w14:paraId="6DF0162B" w14:textId="77777777" w:rsidR="00623C6F" w:rsidRPr="00623C6F" w:rsidRDefault="00623C6F" w:rsidP="00623C6F">
      <w:pPr>
        <w:spacing w:after="0" w:line="240" w:lineRule="auto"/>
        <w:rPr>
          <w:rFonts w:ascii="Palatino Linotype" w:eastAsia="Times New Roman" w:hAnsi="Palatino Linotype" w:cs="Times New Roman"/>
          <w:b/>
          <w:sz w:val="20"/>
          <w:szCs w:val="20"/>
          <w:lang w:val="pt-BR"/>
        </w:rPr>
      </w:pPr>
    </w:p>
    <w:p w14:paraId="2E8F5197" w14:textId="77777777" w:rsidR="00623C6F" w:rsidRPr="00623C6F" w:rsidRDefault="00623C6F" w:rsidP="00623C6F">
      <w:pPr>
        <w:spacing w:after="0" w:line="240" w:lineRule="auto"/>
        <w:rPr>
          <w:rFonts w:ascii="Palatino Linotype" w:eastAsia="Times New Roman" w:hAnsi="Palatino Linotype" w:cs="Times New Roman"/>
          <w:b/>
          <w:sz w:val="20"/>
          <w:szCs w:val="20"/>
          <w:lang w:val="pt-BR"/>
        </w:rPr>
      </w:pPr>
    </w:p>
    <w:p w14:paraId="4B39E78B"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0774A999" w14:textId="77777777" w:rsidR="00623C6F" w:rsidRPr="00623C6F" w:rsidRDefault="00D661D1"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lastRenderedPageBreak/>
        <w:t>OFFER LETTER</w:t>
      </w:r>
    </w:p>
    <w:p w14:paraId="219B0DDA"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546F31AC"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48D16648" w14:textId="77777777" w:rsidR="00623C6F" w:rsidRPr="00623C6F" w:rsidRDefault="00623C6F" w:rsidP="00623C6F">
      <w:pPr>
        <w:spacing w:after="0" w:line="240" w:lineRule="auto"/>
        <w:rPr>
          <w:rFonts w:ascii="Palatino Linotype" w:eastAsia="Times New Roman" w:hAnsi="Palatino Linotype" w:cs="Times New Roman"/>
          <w:sz w:val="20"/>
          <w:szCs w:val="20"/>
        </w:rPr>
      </w:pPr>
      <w:r w:rsidRPr="00623C6F">
        <w:rPr>
          <w:rFonts w:ascii="Palatino Linotype" w:eastAsia="Times New Roman" w:hAnsi="Palatino Linotype" w:cs="Times New Roman"/>
          <w:b/>
          <w:sz w:val="20"/>
          <w:szCs w:val="20"/>
        </w:rPr>
        <w:t>OUR REF:</w:t>
      </w:r>
      <w:r w:rsidRPr="00623C6F">
        <w:rPr>
          <w:rFonts w:ascii="Palatino Linotype" w:eastAsia="Times New Roman" w:hAnsi="Palatino Linotype" w:cs="Times New Roman"/>
          <w:sz w:val="20"/>
          <w:szCs w:val="20"/>
        </w:rPr>
        <w:t xml:space="preserve"> NVR/GMI/2014                                        </w:t>
      </w:r>
      <w:r w:rsidRPr="00623C6F">
        <w:rPr>
          <w:rFonts w:ascii="Palatino Linotype" w:eastAsia="Times New Roman" w:hAnsi="Palatino Linotype" w:cs="Times New Roman"/>
          <w:b/>
          <w:sz w:val="20"/>
          <w:szCs w:val="20"/>
        </w:rPr>
        <w:t>YOUR REF:</w:t>
      </w:r>
      <w:r w:rsidRPr="00623C6F">
        <w:rPr>
          <w:rFonts w:ascii="Palatino Linotype" w:eastAsia="Times New Roman" w:hAnsi="Palatino Linotype" w:cs="Times New Roman"/>
          <w:sz w:val="20"/>
          <w:szCs w:val="20"/>
        </w:rPr>
        <w:t xml:space="preserve"> TBA                          </w:t>
      </w:r>
      <w:r w:rsidRPr="00623C6F">
        <w:rPr>
          <w:rFonts w:ascii="Palatino Linotype" w:eastAsia="Times New Roman" w:hAnsi="Palatino Linotype" w:cs="Times New Roman"/>
          <w:b/>
          <w:sz w:val="20"/>
          <w:szCs w:val="20"/>
        </w:rPr>
        <w:t>DATE:</w:t>
      </w:r>
      <w:r w:rsidRPr="00623C6F">
        <w:rPr>
          <w:rFonts w:ascii="Palatino Linotype" w:eastAsia="Times New Roman" w:hAnsi="Palatino Linotype" w:cs="Times New Roman"/>
          <w:sz w:val="20"/>
          <w:szCs w:val="20"/>
        </w:rPr>
        <w:t xml:space="preserve"> 3</w:t>
      </w:r>
      <w:r w:rsidRPr="00623C6F">
        <w:rPr>
          <w:rFonts w:ascii="Palatino Linotype" w:eastAsia="Times New Roman" w:hAnsi="Palatino Linotype" w:cs="Times New Roman"/>
          <w:sz w:val="20"/>
          <w:szCs w:val="20"/>
          <w:vertAlign w:val="superscript"/>
        </w:rPr>
        <w:t>RD</w:t>
      </w:r>
      <w:r w:rsidRPr="00623C6F">
        <w:rPr>
          <w:rFonts w:ascii="Palatino Linotype" w:eastAsia="Times New Roman" w:hAnsi="Palatino Linotype" w:cs="Times New Roman"/>
          <w:sz w:val="20"/>
          <w:szCs w:val="20"/>
        </w:rPr>
        <w:t xml:space="preserve"> NOVEMBER, 2014</w:t>
      </w:r>
    </w:p>
    <w:p w14:paraId="244DA6FC"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520BC852" w14:textId="77777777" w:rsidR="00623C6F" w:rsidRPr="00623C6F" w:rsidRDefault="00D661D1" w:rsidP="00623C6F">
      <w:pPr>
        <w:spacing w:after="0" w:line="240" w:lineRule="auto"/>
        <w:rPr>
          <w:rFonts w:ascii="Palatino Linotype" w:eastAsia="Times New Roman" w:hAnsi="Palatino Linotype" w:cs="Times New Roman"/>
          <w:b/>
          <w:sz w:val="20"/>
          <w:szCs w:val="20"/>
          <w:lang w:val="pt-BR"/>
        </w:rPr>
      </w:pPr>
      <w:r>
        <w:rPr>
          <w:rFonts w:ascii="Palatino Linotype" w:eastAsia="Times New Roman" w:hAnsi="Palatino Linotype" w:cs="Times New Roman"/>
          <w:b/>
          <w:sz w:val="20"/>
          <w:szCs w:val="20"/>
          <w:lang w:val="pt-BR"/>
        </w:rPr>
        <w:t xml:space="preserve">Mr. </w:t>
      </w:r>
      <w:r w:rsidR="00623C6F" w:rsidRPr="00623C6F">
        <w:rPr>
          <w:rFonts w:ascii="Palatino Linotype" w:eastAsia="Times New Roman" w:hAnsi="Palatino Linotype" w:cs="Times New Roman"/>
          <w:b/>
          <w:sz w:val="20"/>
          <w:szCs w:val="20"/>
          <w:lang w:val="pt-BR"/>
        </w:rPr>
        <w:t>,</w:t>
      </w:r>
    </w:p>
    <w:p w14:paraId="2910C32A" w14:textId="77777777" w:rsidR="00623C6F" w:rsidRPr="00623C6F" w:rsidRDefault="00D661D1" w:rsidP="00623C6F">
      <w:pPr>
        <w:spacing w:after="0" w:line="240" w:lineRule="auto"/>
        <w:rPr>
          <w:rFonts w:ascii="Palatino Linotype" w:eastAsia="Times New Roman" w:hAnsi="Palatino Linotype" w:cs="Times New Roman"/>
          <w:b/>
          <w:sz w:val="20"/>
          <w:szCs w:val="20"/>
          <w:lang w:val="pt-BR"/>
        </w:rPr>
      </w:pPr>
      <w:r>
        <w:rPr>
          <w:rFonts w:ascii="Palatino Linotype" w:eastAsia="Times New Roman" w:hAnsi="Palatino Linotype" w:cs="Times New Roman"/>
          <w:b/>
          <w:sz w:val="20"/>
          <w:szCs w:val="20"/>
          <w:lang w:val="pt-BR"/>
        </w:rPr>
        <w:t xml:space="preserve">P. O. BOX </w:t>
      </w:r>
    </w:p>
    <w:p w14:paraId="031BDFC7" w14:textId="77777777" w:rsidR="00623C6F" w:rsidRPr="00623C6F" w:rsidRDefault="00623C6F" w:rsidP="00623C6F">
      <w:pPr>
        <w:spacing w:after="0" w:line="240" w:lineRule="auto"/>
        <w:rPr>
          <w:rFonts w:ascii="Palatino Linotype" w:eastAsia="Times New Roman" w:hAnsi="Palatino Linotype" w:cs="Times New Roman"/>
          <w:b/>
          <w:sz w:val="20"/>
          <w:szCs w:val="20"/>
          <w:u w:val="single"/>
          <w:lang w:val="pt-BR"/>
        </w:rPr>
      </w:pPr>
      <w:r w:rsidRPr="00623C6F">
        <w:rPr>
          <w:rFonts w:ascii="Palatino Linotype" w:eastAsia="Times New Roman" w:hAnsi="Palatino Linotype" w:cs="Times New Roman"/>
          <w:b/>
          <w:sz w:val="20"/>
          <w:szCs w:val="20"/>
          <w:u w:val="single"/>
          <w:lang w:val="pt-BR"/>
        </w:rPr>
        <w:t xml:space="preserve">NAIROBI </w:t>
      </w:r>
    </w:p>
    <w:p w14:paraId="5F648DA3" w14:textId="77777777" w:rsidR="00623C6F" w:rsidRPr="00623C6F" w:rsidRDefault="00623C6F" w:rsidP="00623C6F">
      <w:pPr>
        <w:spacing w:after="0" w:line="240" w:lineRule="auto"/>
        <w:rPr>
          <w:rFonts w:ascii="Palatino Linotype" w:eastAsia="Times New Roman" w:hAnsi="Palatino Linotype" w:cs="Times New Roman"/>
          <w:b/>
          <w:sz w:val="20"/>
          <w:szCs w:val="20"/>
          <w:u w:val="single"/>
          <w:lang w:val="pt-BR"/>
        </w:rPr>
      </w:pPr>
    </w:p>
    <w:p w14:paraId="2F9A96D6" w14:textId="77777777" w:rsidR="00623C6F" w:rsidRPr="00623C6F" w:rsidRDefault="00623C6F" w:rsidP="00623C6F">
      <w:pPr>
        <w:spacing w:after="0" w:line="360" w:lineRule="auto"/>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Dear Sir,</w:t>
      </w:r>
    </w:p>
    <w:p w14:paraId="58995A72" w14:textId="77777777" w:rsidR="00623C6F" w:rsidRPr="00623C6F" w:rsidRDefault="00623C6F" w:rsidP="00623C6F">
      <w:pPr>
        <w:spacing w:after="0" w:line="360" w:lineRule="auto"/>
        <w:rPr>
          <w:rFonts w:ascii="Palatino Linotype" w:eastAsia="Times New Roman" w:hAnsi="Palatino Linotype" w:cs="Times New Roman"/>
          <w:b/>
          <w:sz w:val="20"/>
          <w:szCs w:val="20"/>
          <w:u w:val="single"/>
        </w:rPr>
      </w:pPr>
      <w:r w:rsidRPr="00623C6F">
        <w:rPr>
          <w:rFonts w:ascii="Palatino Linotype" w:eastAsia="Times New Roman" w:hAnsi="Palatino Linotype" w:cs="Times New Roman"/>
          <w:b/>
          <w:sz w:val="20"/>
          <w:szCs w:val="20"/>
          <w:u w:val="single"/>
        </w:rPr>
        <w:t>RE: LETTER OF APPOINTMENT</w:t>
      </w:r>
    </w:p>
    <w:p w14:paraId="0E2FA4EE" w14:textId="77777777" w:rsidR="00623C6F" w:rsidRPr="00623C6F" w:rsidRDefault="00623C6F" w:rsidP="00623C6F">
      <w:p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Following your successful interview for the post of</w:t>
      </w:r>
      <w:r w:rsidR="00D661D1">
        <w:rPr>
          <w:rFonts w:ascii="Palatino Linotype" w:eastAsia="Times New Roman" w:hAnsi="Palatino Linotype" w:cs="Times New Roman"/>
          <w:b/>
          <w:sz w:val="20"/>
          <w:szCs w:val="20"/>
        </w:rPr>
        <w:t xml:space="preserve"> ……………..</w:t>
      </w:r>
      <w:r w:rsidRPr="00623C6F">
        <w:rPr>
          <w:rFonts w:ascii="Palatino Linotype" w:eastAsia="Times New Roman" w:hAnsi="Palatino Linotype" w:cs="Times New Roman"/>
          <w:sz w:val="20"/>
          <w:szCs w:val="20"/>
        </w:rPr>
        <w:t>, I am pleased to inform you that you have been</w:t>
      </w:r>
      <w:r w:rsidR="00D661D1">
        <w:rPr>
          <w:rFonts w:ascii="Palatino Linotype" w:eastAsia="Times New Roman" w:hAnsi="Palatino Linotype" w:cs="Times New Roman"/>
          <w:sz w:val="20"/>
          <w:szCs w:val="20"/>
        </w:rPr>
        <w:t xml:space="preserve"> offered employment at the …….</w:t>
      </w:r>
      <w:r w:rsidRPr="00623C6F">
        <w:rPr>
          <w:rFonts w:ascii="Palatino Linotype" w:eastAsia="Times New Roman" w:hAnsi="Palatino Linotype" w:cs="Times New Roman"/>
          <w:sz w:val="20"/>
          <w:szCs w:val="20"/>
        </w:rPr>
        <w:t xml:space="preserve"> commencing from the</w:t>
      </w:r>
      <w:r w:rsidRPr="00623C6F">
        <w:rPr>
          <w:rFonts w:ascii="Palatino Linotype" w:eastAsia="Times New Roman" w:hAnsi="Palatino Linotype" w:cs="Times New Roman"/>
          <w:b/>
          <w:sz w:val="20"/>
          <w:szCs w:val="20"/>
        </w:rPr>
        <w:t xml:space="preserve"> 1</w:t>
      </w:r>
      <w:r w:rsidRPr="00623C6F">
        <w:rPr>
          <w:rFonts w:ascii="Palatino Linotype" w:eastAsia="Times New Roman" w:hAnsi="Palatino Linotype" w:cs="Times New Roman"/>
          <w:b/>
          <w:sz w:val="20"/>
          <w:szCs w:val="20"/>
          <w:vertAlign w:val="superscript"/>
        </w:rPr>
        <w:t>st</w:t>
      </w:r>
      <w:r w:rsidRPr="00623C6F">
        <w:rPr>
          <w:rFonts w:ascii="Palatino Linotype" w:eastAsia="Times New Roman" w:hAnsi="Palatino Linotype" w:cs="Times New Roman"/>
          <w:b/>
          <w:sz w:val="20"/>
          <w:szCs w:val="20"/>
        </w:rPr>
        <w:t xml:space="preserve"> day of December 2014</w:t>
      </w:r>
      <w:r w:rsidRPr="00623C6F">
        <w:rPr>
          <w:rFonts w:ascii="Palatino Linotype" w:eastAsia="Times New Roman" w:hAnsi="Palatino Linotype" w:cs="Times New Roman"/>
          <w:sz w:val="20"/>
          <w:szCs w:val="20"/>
        </w:rPr>
        <w:t xml:space="preserve"> when you are required to report for duty, on the following terms and conditions of service subject to: </w:t>
      </w:r>
    </w:p>
    <w:p w14:paraId="54D6E5F2" w14:textId="77777777" w:rsidR="00623C6F" w:rsidRPr="00623C6F" w:rsidRDefault="00623C6F" w:rsidP="00623C6F">
      <w:pPr>
        <w:spacing w:after="0" w:line="240" w:lineRule="auto"/>
        <w:jc w:val="both"/>
        <w:rPr>
          <w:rFonts w:ascii="Palatino Linotype" w:eastAsia="Times New Roman" w:hAnsi="Palatino Linotype" w:cs="Times New Roman"/>
          <w:sz w:val="20"/>
          <w:szCs w:val="20"/>
        </w:rPr>
      </w:pPr>
    </w:p>
    <w:p w14:paraId="53406A8D" w14:textId="77777777" w:rsidR="00623C6F" w:rsidRPr="00623C6F" w:rsidRDefault="00623C6F" w:rsidP="00664A0A">
      <w:pPr>
        <w:numPr>
          <w:ilvl w:val="0"/>
          <w:numId w:val="101"/>
        </w:num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Being certified medically fit by a registered Doctor.</w:t>
      </w:r>
    </w:p>
    <w:p w14:paraId="694483CE" w14:textId="77777777" w:rsidR="00623C6F" w:rsidRPr="00623C6F" w:rsidRDefault="00623C6F" w:rsidP="00664A0A">
      <w:pPr>
        <w:numPr>
          <w:ilvl w:val="0"/>
          <w:numId w:val="101"/>
        </w:num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Production of your original academic and professional certificates for perusal and return; and</w:t>
      </w:r>
    </w:p>
    <w:p w14:paraId="048154D9" w14:textId="77777777" w:rsidR="00623C6F" w:rsidRPr="00623C6F" w:rsidRDefault="00623C6F" w:rsidP="00664A0A">
      <w:pPr>
        <w:numPr>
          <w:ilvl w:val="0"/>
          <w:numId w:val="101"/>
        </w:num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Production of a valid Police Certificate of Good Conduct.</w:t>
      </w:r>
    </w:p>
    <w:p w14:paraId="70A0C898" w14:textId="77777777" w:rsidR="00623C6F" w:rsidRPr="00623C6F" w:rsidRDefault="00623C6F" w:rsidP="00623C6F">
      <w:p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required to step aside if through investigations you are implicated in corruption.</w:t>
      </w:r>
    </w:p>
    <w:p w14:paraId="633C5F29" w14:textId="77777777" w:rsidR="00623C6F" w:rsidRPr="00623C6F" w:rsidRDefault="00623C6F" w:rsidP="00623C6F">
      <w:pPr>
        <w:spacing w:after="120" w:line="240" w:lineRule="auto"/>
        <w:jc w:val="both"/>
        <w:rPr>
          <w:rFonts w:ascii="Palatino Linotype" w:eastAsia="Times New Roman" w:hAnsi="Palatino Linotype" w:cs="Times New Roman"/>
          <w:sz w:val="20"/>
          <w:szCs w:val="20"/>
        </w:rPr>
      </w:pPr>
    </w:p>
    <w:p w14:paraId="1E1B901F"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POSITION</w:t>
      </w:r>
    </w:p>
    <w:p w14:paraId="2274C224" w14:textId="77777777" w:rsidR="00623C6F" w:rsidRPr="00623C6F" w:rsidRDefault="00623C6F" w:rsidP="00623C6F">
      <w:pPr>
        <w:spacing w:after="0" w:line="240" w:lineRule="auto"/>
        <w:ind w:left="720"/>
        <w:jc w:val="both"/>
        <w:rPr>
          <w:rFonts w:ascii="Palatino Linotype" w:eastAsia="Times New Roman" w:hAnsi="Palatino Linotype" w:cs="Times New Roman"/>
          <w:b/>
          <w:sz w:val="20"/>
          <w:szCs w:val="20"/>
        </w:rPr>
      </w:pPr>
    </w:p>
    <w:p w14:paraId="7448A07D"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w:t>
      </w:r>
      <w:r w:rsidR="003F0762">
        <w:rPr>
          <w:rFonts w:ascii="Palatino Linotype" w:eastAsia="Times New Roman" w:hAnsi="Palatino Linotype" w:cs="Times New Roman"/>
          <w:sz w:val="20"/>
          <w:szCs w:val="20"/>
        </w:rPr>
        <w:t xml:space="preserve"> will be engaged as the ……………………</w:t>
      </w:r>
    </w:p>
    <w:p w14:paraId="2141CB35"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741D6407"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REPORTING</w:t>
      </w:r>
    </w:p>
    <w:p w14:paraId="26934E17"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You will be responsible to the Board of Directors of </w:t>
      </w:r>
      <w:r w:rsidR="003F0762">
        <w:rPr>
          <w:rFonts w:ascii="Palatino Linotype" w:eastAsia="Times New Roman" w:hAnsi="Palatino Linotype" w:cs="Times New Roman"/>
          <w:sz w:val="20"/>
          <w:szCs w:val="20"/>
        </w:rPr>
        <w:t>the ……………</w:t>
      </w:r>
      <w:r w:rsidRPr="00623C6F">
        <w:rPr>
          <w:rFonts w:ascii="Palatino Linotype" w:eastAsia="Times New Roman" w:hAnsi="Palatino Linotype" w:cs="Times New Roman"/>
          <w:b/>
          <w:sz w:val="20"/>
          <w:szCs w:val="20"/>
        </w:rPr>
        <w:t>.</w:t>
      </w:r>
    </w:p>
    <w:p w14:paraId="7C279168"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150246CF"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DUTIES AND RESPONSIBILITIES</w:t>
      </w:r>
    </w:p>
    <w:p w14:paraId="136328C7" w14:textId="77777777" w:rsidR="00623C6F" w:rsidRPr="00623C6F" w:rsidRDefault="00623C6F" w:rsidP="00623C6F">
      <w:pPr>
        <w:spacing w:after="0" w:line="240" w:lineRule="auto"/>
        <w:ind w:left="720"/>
        <w:jc w:val="both"/>
        <w:rPr>
          <w:rFonts w:ascii="Palatino Linotype" w:eastAsia="Times New Roman" w:hAnsi="Palatino Linotype" w:cs="Times New Roman"/>
          <w:b/>
          <w:sz w:val="20"/>
          <w:szCs w:val="20"/>
        </w:rPr>
      </w:pPr>
    </w:p>
    <w:p w14:paraId="5E2008E6"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You shall see to the implementation of optimal and attractive products and services required to address the </w:t>
      </w:r>
      <w:r w:rsidR="003F0762">
        <w:rPr>
          <w:rFonts w:ascii="Palatino Linotype" w:eastAsia="Times New Roman" w:hAnsi="Palatino Linotype" w:cs="Times New Roman"/>
          <w:sz w:val="20"/>
          <w:szCs w:val="20"/>
        </w:rPr>
        <w:t>…………</w:t>
      </w:r>
      <w:r w:rsidRPr="00623C6F">
        <w:rPr>
          <w:rFonts w:ascii="Palatino Linotype" w:eastAsia="Times New Roman" w:hAnsi="Palatino Linotype" w:cs="Times New Roman"/>
          <w:sz w:val="20"/>
          <w:szCs w:val="20"/>
        </w:rPr>
        <w:t>This will entail inter alia:</w:t>
      </w:r>
    </w:p>
    <w:p w14:paraId="0E0238A6"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0643EAA9" w14:textId="77777777" w:rsidR="003F0762" w:rsidRDefault="003F0762"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Pr>
          <w:rFonts w:ascii="Palatino Linotype" w:eastAsia="Times New Roman" w:hAnsi="Palatino Linotype" w:cs="Times New Roman"/>
          <w:sz w:val="20"/>
          <w:szCs w:val="20"/>
        </w:rPr>
        <w:t>…</w:t>
      </w:r>
    </w:p>
    <w:p w14:paraId="768E0B44" w14:textId="77777777" w:rsidR="00623C6F" w:rsidRPr="00623C6F" w:rsidRDefault="00623C6F"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Maintain contacts with public authoriti</w:t>
      </w:r>
      <w:r w:rsidR="003F0762">
        <w:rPr>
          <w:rFonts w:ascii="Palatino Linotype" w:eastAsia="Times New Roman" w:hAnsi="Palatino Linotype" w:cs="Times New Roman"/>
          <w:sz w:val="20"/>
          <w:szCs w:val="20"/>
        </w:rPr>
        <w:t>es for the benefit of the…</w:t>
      </w:r>
      <w:r w:rsidRPr="00623C6F">
        <w:rPr>
          <w:rFonts w:ascii="Palatino Linotype" w:eastAsia="Times New Roman" w:hAnsi="Palatino Linotype" w:cs="Times New Roman"/>
          <w:sz w:val="20"/>
          <w:szCs w:val="20"/>
        </w:rPr>
        <w:t>.</w:t>
      </w:r>
    </w:p>
    <w:p w14:paraId="4253208C" w14:textId="77777777" w:rsidR="00623C6F" w:rsidRPr="00623C6F" w:rsidRDefault="00623C6F" w:rsidP="00623C6F">
      <w:pPr>
        <w:spacing w:after="0" w:line="240" w:lineRule="auto"/>
        <w:ind w:left="720"/>
        <w:contextualSpacing/>
        <w:rPr>
          <w:rFonts w:ascii="Palatino Linotype" w:eastAsia="Times New Roman" w:hAnsi="Palatino Linotype" w:cs="Times New Roman"/>
          <w:sz w:val="20"/>
          <w:szCs w:val="20"/>
        </w:rPr>
      </w:pPr>
    </w:p>
    <w:p w14:paraId="0A14639E" w14:textId="77777777" w:rsidR="00623C6F" w:rsidRPr="00623C6F" w:rsidRDefault="00623C6F"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Any other respons</w:t>
      </w:r>
      <w:r w:rsidR="003F0762">
        <w:rPr>
          <w:rFonts w:ascii="Palatino Linotype" w:eastAsia="Times New Roman" w:hAnsi="Palatino Linotype" w:cs="Times New Roman"/>
          <w:sz w:val="20"/>
          <w:szCs w:val="20"/>
        </w:rPr>
        <w:t>ibilities as may be assigned from time to time by the Board</w:t>
      </w:r>
      <w:r w:rsidRPr="00623C6F">
        <w:rPr>
          <w:rFonts w:ascii="Palatino Linotype" w:eastAsia="Times New Roman" w:hAnsi="Palatino Linotype" w:cs="Times New Roman"/>
          <w:sz w:val="20"/>
          <w:szCs w:val="20"/>
        </w:rPr>
        <w:t>.</w:t>
      </w:r>
    </w:p>
    <w:p w14:paraId="4B3E662F" w14:textId="77777777" w:rsidR="00623C6F" w:rsidRPr="00623C6F" w:rsidRDefault="00623C6F" w:rsidP="00623C6F">
      <w:pPr>
        <w:spacing w:after="0" w:line="240" w:lineRule="auto"/>
        <w:ind w:left="720"/>
        <w:contextualSpacing/>
        <w:rPr>
          <w:rFonts w:ascii="Palatino Linotype" w:eastAsia="Times New Roman" w:hAnsi="Palatino Linotype" w:cs="Times New Roman"/>
          <w:sz w:val="20"/>
          <w:szCs w:val="20"/>
        </w:rPr>
      </w:pPr>
    </w:p>
    <w:p w14:paraId="33E30559" w14:textId="77777777" w:rsidR="00623C6F" w:rsidRPr="00623C6F" w:rsidRDefault="00623C6F"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All the above tasks must be performed in consultation with the Board of Directors.</w:t>
      </w:r>
    </w:p>
    <w:p w14:paraId="2750ECDE" w14:textId="77777777" w:rsidR="00623C6F" w:rsidRPr="00623C6F" w:rsidRDefault="00623C6F" w:rsidP="00623C6F">
      <w:pPr>
        <w:spacing w:after="0" w:line="240" w:lineRule="auto"/>
        <w:ind w:left="720" w:hanging="720"/>
        <w:jc w:val="both"/>
        <w:rPr>
          <w:rFonts w:ascii="Palatino Linotype" w:eastAsia="Times New Roman" w:hAnsi="Palatino Linotype" w:cs="Times New Roman"/>
          <w:sz w:val="20"/>
          <w:szCs w:val="20"/>
        </w:rPr>
      </w:pPr>
    </w:p>
    <w:p w14:paraId="669BC9B4" w14:textId="77777777" w:rsidR="00623C6F" w:rsidRPr="00623C6F" w:rsidRDefault="00623C6F" w:rsidP="00623C6F">
      <w:pPr>
        <w:spacing w:after="0" w:line="240" w:lineRule="auto"/>
        <w:ind w:left="1440"/>
        <w:jc w:val="both"/>
        <w:rPr>
          <w:rFonts w:ascii="Palatino Linotype" w:eastAsia="Times New Roman" w:hAnsi="Palatino Linotype" w:cs="Times New Roman"/>
          <w:sz w:val="20"/>
          <w:szCs w:val="20"/>
        </w:rPr>
      </w:pPr>
    </w:p>
    <w:p w14:paraId="0195DC0E"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PERFORMANCE MEASURES</w:t>
      </w:r>
    </w:p>
    <w:p w14:paraId="6D27BA82"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lastRenderedPageBreak/>
        <w:t>In addition to the duties and responsibilities detailed in this letter of appointment detailed performance contract will be agreed between you and the Directors, the same of which will be reviewed and appraised regularly.</w:t>
      </w:r>
    </w:p>
    <w:p w14:paraId="282AFAA0"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13DD92A3"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 xml:space="preserve">DURATION </w:t>
      </w:r>
    </w:p>
    <w:p w14:paraId="364F27C5"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This contract of employment will be for a period of two (2) years with the first six (6) months being a probation period. The contract shall commence on the day you report and the Directors reserve the right to terminate the contract prematurely depending on your performance. </w:t>
      </w:r>
    </w:p>
    <w:p w14:paraId="15B57F05"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6ED69D1C"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 xml:space="preserve">RENEWAL OF CONTRACT </w:t>
      </w:r>
    </w:p>
    <w:p w14:paraId="3A562126"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Should you wish to be reappointed in the same position, you will be required to make a written request at least two (2) months before the expiry date of this contract. </w:t>
      </w:r>
    </w:p>
    <w:p w14:paraId="154290E4"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35BD2563"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PLACE OF WORK</w:t>
      </w:r>
    </w:p>
    <w:p w14:paraId="34502766"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based at th</w:t>
      </w:r>
      <w:r w:rsidR="003F0762">
        <w:rPr>
          <w:rFonts w:ascii="Palatino Linotype" w:eastAsia="Times New Roman" w:hAnsi="Palatino Linotype" w:cs="Times New Roman"/>
          <w:sz w:val="20"/>
          <w:szCs w:val="20"/>
        </w:rPr>
        <w:t>e …………..Gor Mahia</w:t>
      </w:r>
      <w:r w:rsidRPr="00623C6F">
        <w:rPr>
          <w:rFonts w:ascii="Palatino Linotype" w:eastAsia="Times New Roman" w:hAnsi="Palatino Linotype" w:cs="Times New Roman"/>
          <w:sz w:val="20"/>
          <w:szCs w:val="20"/>
        </w:rPr>
        <w:t xml:space="preserve"> County.</w:t>
      </w:r>
    </w:p>
    <w:p w14:paraId="02044522" w14:textId="77777777" w:rsidR="00623C6F" w:rsidRPr="00623C6F" w:rsidRDefault="00623C6F" w:rsidP="00623C6F">
      <w:pPr>
        <w:spacing w:after="0" w:line="240" w:lineRule="auto"/>
        <w:jc w:val="both"/>
        <w:rPr>
          <w:rFonts w:ascii="Palatino Linotype" w:eastAsia="Times New Roman" w:hAnsi="Palatino Linotype" w:cs="Times New Roman"/>
          <w:sz w:val="20"/>
          <w:szCs w:val="20"/>
        </w:rPr>
      </w:pPr>
    </w:p>
    <w:p w14:paraId="78DCCAFE"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REMUNERATION</w:t>
      </w:r>
    </w:p>
    <w:p w14:paraId="49646178" w14:textId="77777777" w:rsidR="00623C6F" w:rsidRPr="00623C6F" w:rsidRDefault="00623C6F" w:rsidP="00623C6F">
      <w:pPr>
        <w:spacing w:after="0" w:line="240" w:lineRule="auto"/>
        <w:ind w:left="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The salary at</w:t>
      </w:r>
      <w:r w:rsidR="003F0762">
        <w:rPr>
          <w:rFonts w:ascii="Palatino Linotype" w:eastAsia="Times New Roman" w:hAnsi="Palatino Linotype" w:cs="Times New Roman"/>
          <w:sz w:val="20"/>
          <w:szCs w:val="20"/>
        </w:rPr>
        <w:t>tached to this post is Ksh ………….. thousand (Ksh ………</w:t>
      </w:r>
      <w:r w:rsidRPr="00623C6F">
        <w:rPr>
          <w:rFonts w:ascii="Palatino Linotype" w:eastAsia="Times New Roman" w:hAnsi="Palatino Linotype" w:cs="Times New Roman"/>
          <w:sz w:val="20"/>
          <w:szCs w:val="20"/>
        </w:rPr>
        <w:t>, 000) net of tax payable monthly in arrears.</w:t>
      </w:r>
    </w:p>
    <w:p w14:paraId="2AFC186E" w14:textId="77777777" w:rsidR="00623C6F" w:rsidRPr="00623C6F" w:rsidRDefault="00623C6F" w:rsidP="00623C6F">
      <w:pPr>
        <w:spacing w:after="0" w:line="240" w:lineRule="auto"/>
        <w:jc w:val="both"/>
        <w:outlineLvl w:val="0"/>
        <w:rPr>
          <w:rFonts w:ascii="Palatino Linotype" w:eastAsia="Times New Roman" w:hAnsi="Palatino Linotype" w:cs="Times New Roman"/>
          <w:sz w:val="20"/>
          <w:szCs w:val="20"/>
        </w:rPr>
      </w:pPr>
    </w:p>
    <w:p w14:paraId="2441F3A7" w14:textId="77777777" w:rsidR="00623C6F" w:rsidRPr="00623C6F" w:rsidRDefault="00623C6F" w:rsidP="00623C6F">
      <w:pPr>
        <w:spacing w:after="0" w:line="240" w:lineRule="auto"/>
        <w:ind w:firstLine="720"/>
        <w:jc w:val="both"/>
        <w:outlineLvl w:val="0"/>
        <w:rPr>
          <w:rFonts w:ascii="Palatino Linotype" w:eastAsia="Times New Roman" w:hAnsi="Palatino Linotype" w:cs="Times New Roman"/>
          <w:sz w:val="20"/>
          <w:szCs w:val="20"/>
          <w:u w:val="single"/>
        </w:rPr>
      </w:pPr>
      <w:r w:rsidRPr="00623C6F">
        <w:rPr>
          <w:rFonts w:ascii="Palatino Linotype" w:eastAsia="Times New Roman" w:hAnsi="Palatino Linotype" w:cs="Times New Roman"/>
          <w:sz w:val="20"/>
          <w:szCs w:val="20"/>
          <w:u w:val="single"/>
        </w:rPr>
        <w:t>Other Allowances:</w:t>
      </w:r>
    </w:p>
    <w:p w14:paraId="112D1048" w14:textId="77777777" w:rsidR="00623C6F" w:rsidRPr="00623C6F" w:rsidRDefault="00623C6F" w:rsidP="00623C6F">
      <w:pPr>
        <w:spacing w:after="0" w:line="240" w:lineRule="auto"/>
        <w:ind w:firstLine="720"/>
        <w:jc w:val="both"/>
        <w:outlineLvl w:val="0"/>
        <w:rPr>
          <w:rFonts w:ascii="Palatino Linotype" w:eastAsia="Times New Roman" w:hAnsi="Palatino Linotype" w:cs="Times New Roman"/>
          <w:sz w:val="20"/>
          <w:szCs w:val="20"/>
        </w:rPr>
      </w:pPr>
    </w:p>
    <w:p w14:paraId="08D65FFE" w14:textId="77777777" w:rsidR="00623C6F" w:rsidRPr="00623C6F" w:rsidRDefault="00623C6F" w:rsidP="00623C6F">
      <w:pPr>
        <w:spacing w:after="0" w:line="240" w:lineRule="auto"/>
        <w:ind w:left="720"/>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also be entitled to:</w:t>
      </w:r>
    </w:p>
    <w:p w14:paraId="232D51D7" w14:textId="77777777"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Accommodation;</w:t>
      </w:r>
    </w:p>
    <w:p w14:paraId="1CA97249" w14:textId="77777777"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Airtime (to be agreed upon from time to time)</w:t>
      </w:r>
    </w:p>
    <w:p w14:paraId="2B921172" w14:textId="77777777"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Group Medical cover (to be established);</w:t>
      </w:r>
    </w:p>
    <w:p w14:paraId="1DB3FB5D" w14:textId="77777777"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NHIF;</w:t>
      </w:r>
    </w:p>
    <w:p w14:paraId="1CBED410" w14:textId="77777777"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NSSF.   </w:t>
      </w:r>
    </w:p>
    <w:p w14:paraId="5FDA22E8"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4E7A07DB"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PERFORMANCE RELATED AWARDS</w:t>
      </w:r>
    </w:p>
    <w:p w14:paraId="3A8C33C7"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Depending on your performance appraisal by the Directors and on their recommendation, and subject to the o</w:t>
      </w:r>
      <w:r w:rsidR="003F0762">
        <w:rPr>
          <w:rFonts w:ascii="Palatino Linotype" w:eastAsia="Times New Roman" w:hAnsi="Palatino Linotype" w:cs="Times New Roman"/>
          <w:sz w:val="20"/>
          <w:szCs w:val="20"/>
        </w:rPr>
        <w:t>verall performance of the …….</w:t>
      </w:r>
      <w:r w:rsidRPr="00623C6F">
        <w:rPr>
          <w:rFonts w:ascii="Palatino Linotype" w:eastAsia="Times New Roman" w:hAnsi="Palatino Linotype" w:cs="Times New Roman"/>
          <w:sz w:val="20"/>
          <w:szCs w:val="20"/>
        </w:rPr>
        <w:t xml:space="preserve"> including ability to meet the cost, you may be accorded a performance related award.   The key tasks agreed with the Directors at the commencement of this appointment and thereafter will form part of this contract and will also form part of the elements on which assessment of Performance Awards will be based. </w:t>
      </w:r>
    </w:p>
    <w:p w14:paraId="2FAB1D41" w14:textId="77777777" w:rsidR="00623C6F" w:rsidRPr="00623C6F" w:rsidRDefault="00623C6F" w:rsidP="00623C6F">
      <w:pPr>
        <w:spacing w:after="0" w:line="240" w:lineRule="auto"/>
        <w:jc w:val="both"/>
        <w:rPr>
          <w:rFonts w:ascii="Palatino Linotype" w:eastAsia="Times New Roman" w:hAnsi="Palatino Linotype" w:cs="Times New Roman"/>
          <w:sz w:val="20"/>
          <w:szCs w:val="20"/>
        </w:rPr>
      </w:pPr>
    </w:p>
    <w:p w14:paraId="528E16C9"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LEAVE</w:t>
      </w:r>
    </w:p>
    <w:p w14:paraId="300D047F"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entitled to thirty (30) working days leave per calendar year. Leave will not be carried forward except with written approval. Any leave not taken during the leave year will be forfeited unless authority to carry over the leave days due has been granted in writing by the Directors.</w:t>
      </w:r>
    </w:p>
    <w:p w14:paraId="7E72500E" w14:textId="77777777" w:rsidR="00623C6F" w:rsidRPr="00623C6F" w:rsidRDefault="00623C6F" w:rsidP="00623C6F">
      <w:pPr>
        <w:spacing w:after="0" w:line="240" w:lineRule="auto"/>
        <w:jc w:val="both"/>
        <w:rPr>
          <w:rFonts w:ascii="Palatino Linotype" w:eastAsia="Times New Roman" w:hAnsi="Palatino Linotype" w:cs="Times New Roman"/>
          <w:sz w:val="20"/>
          <w:szCs w:val="20"/>
        </w:rPr>
      </w:pPr>
    </w:p>
    <w:p w14:paraId="027613B7" w14:textId="77777777" w:rsidR="00623C6F" w:rsidRPr="00623C6F" w:rsidRDefault="00623C6F" w:rsidP="00664A0A">
      <w:pPr>
        <w:numPr>
          <w:ilvl w:val="0"/>
          <w:numId w:val="99"/>
        </w:numPr>
        <w:spacing w:after="0" w:line="240" w:lineRule="auto"/>
        <w:ind w:hanging="720"/>
        <w:contextualSpacing/>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DUTIES AND CODE OF CONDUCT</w:t>
      </w:r>
    </w:p>
    <w:p w14:paraId="06DEF2E1"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During your employment with the Resort you will:</w:t>
      </w:r>
    </w:p>
    <w:p w14:paraId="32185957" w14:textId="77777777" w:rsidR="00623C6F" w:rsidRPr="00623C6F" w:rsidRDefault="003F0762" w:rsidP="00664A0A">
      <w:pPr>
        <w:numPr>
          <w:ilvl w:val="1"/>
          <w:numId w:val="99"/>
        </w:numPr>
        <w:spacing w:after="0" w:line="240" w:lineRule="auto"/>
        <w:jc w:val="both"/>
        <w:rPr>
          <w:rFonts w:ascii="Palatino Linotype" w:eastAsia="Times New Roman" w:hAnsi="Palatino Linotype" w:cs="Times New Roman"/>
          <w:sz w:val="20"/>
          <w:szCs w:val="20"/>
        </w:rPr>
      </w:pPr>
      <w:r>
        <w:rPr>
          <w:rFonts w:ascii="Palatino Linotype" w:eastAsia="Times New Roman" w:hAnsi="Palatino Linotype" w:cs="Times New Roman"/>
          <w:sz w:val="20"/>
          <w:szCs w:val="20"/>
        </w:rPr>
        <w:t>Observe the …………</w:t>
      </w:r>
      <w:r w:rsidR="00623C6F" w:rsidRPr="00623C6F">
        <w:rPr>
          <w:rFonts w:ascii="Palatino Linotype" w:eastAsia="Times New Roman" w:hAnsi="Palatino Linotype" w:cs="Times New Roman"/>
          <w:sz w:val="20"/>
          <w:szCs w:val="20"/>
        </w:rPr>
        <w:t xml:space="preserve"> Rules and Regulations</w:t>
      </w:r>
    </w:p>
    <w:p w14:paraId="6B282088" w14:textId="77777777" w:rsidR="00623C6F" w:rsidRPr="00623C6F" w:rsidRDefault="00623C6F" w:rsidP="00664A0A">
      <w:pPr>
        <w:numPr>
          <w:ilvl w:val="1"/>
          <w:numId w:val="99"/>
        </w:num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Perform your duties diligently and faithfully</w:t>
      </w:r>
    </w:p>
    <w:p w14:paraId="7D74EC5D" w14:textId="77777777" w:rsidR="00623C6F" w:rsidRPr="00623C6F" w:rsidRDefault="00623C6F" w:rsidP="00664A0A">
      <w:pPr>
        <w:numPr>
          <w:ilvl w:val="1"/>
          <w:numId w:val="99"/>
        </w:num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Perform any other duties given from time to time</w:t>
      </w:r>
    </w:p>
    <w:p w14:paraId="099CA40C" w14:textId="77777777" w:rsidR="00623C6F" w:rsidRPr="00623C6F" w:rsidRDefault="00623C6F" w:rsidP="00664A0A">
      <w:pPr>
        <w:numPr>
          <w:ilvl w:val="1"/>
          <w:numId w:val="99"/>
        </w:num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Employ your time, attention and abiliti</w:t>
      </w:r>
      <w:r w:rsidR="003F0762">
        <w:rPr>
          <w:rFonts w:ascii="Palatino Linotype" w:eastAsia="Times New Roman" w:hAnsi="Palatino Linotype" w:cs="Times New Roman"/>
          <w:sz w:val="20"/>
          <w:szCs w:val="20"/>
        </w:rPr>
        <w:t>es to the services of the …………</w:t>
      </w:r>
      <w:r w:rsidRPr="00623C6F">
        <w:rPr>
          <w:rFonts w:ascii="Palatino Linotype" w:eastAsia="Times New Roman" w:hAnsi="Palatino Linotype" w:cs="Times New Roman"/>
          <w:sz w:val="20"/>
          <w:szCs w:val="20"/>
        </w:rPr>
        <w:t xml:space="preserve"> as its General Manager and employee.</w:t>
      </w:r>
    </w:p>
    <w:p w14:paraId="594E285D" w14:textId="77777777" w:rsidR="00623C6F" w:rsidRPr="00623C6F" w:rsidRDefault="00623C6F" w:rsidP="00623C6F">
      <w:pPr>
        <w:spacing w:after="0" w:line="240" w:lineRule="auto"/>
        <w:ind w:left="1080"/>
        <w:jc w:val="both"/>
        <w:rPr>
          <w:rFonts w:ascii="Palatino Linotype" w:eastAsia="Times New Roman" w:hAnsi="Palatino Linotype" w:cs="Times New Roman"/>
          <w:sz w:val="20"/>
          <w:szCs w:val="20"/>
        </w:rPr>
      </w:pPr>
    </w:p>
    <w:p w14:paraId="266F66FB"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CONFLICT OF INTEREST</w:t>
      </w:r>
    </w:p>
    <w:p w14:paraId="1ACE73F1"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Except with written consent of the Directors, you shall not, either directly or indirectly during your service, engage or be concerned in any other service or business or receive any reward, commission or profit by virtue of your office other than as provided for in this letter of appointment.</w:t>
      </w:r>
    </w:p>
    <w:p w14:paraId="7D42A656"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00F41D85"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required to immediately disclose in writing to the Director all interest in any ventures, contract, or arrangements which may conflict</w:t>
      </w:r>
      <w:r w:rsidR="003F0762">
        <w:rPr>
          <w:rFonts w:ascii="Palatino Linotype" w:eastAsia="Times New Roman" w:hAnsi="Palatino Linotype" w:cs="Times New Roman"/>
          <w:sz w:val="20"/>
          <w:szCs w:val="20"/>
        </w:rPr>
        <w:t xml:space="preserve"> with the interest of the ………………..</w:t>
      </w:r>
      <w:r w:rsidRPr="00623C6F">
        <w:rPr>
          <w:rFonts w:ascii="Palatino Linotype" w:eastAsia="Times New Roman" w:hAnsi="Palatino Linotype" w:cs="Times New Roman"/>
          <w:sz w:val="20"/>
          <w:szCs w:val="20"/>
        </w:rPr>
        <w:t xml:space="preserve"> or the performance of your duties.</w:t>
      </w:r>
    </w:p>
    <w:p w14:paraId="301D1690" w14:textId="77777777" w:rsidR="00623C6F" w:rsidRPr="00623C6F" w:rsidRDefault="00623C6F" w:rsidP="00623C6F">
      <w:pPr>
        <w:spacing w:after="0" w:line="240" w:lineRule="auto"/>
        <w:jc w:val="both"/>
        <w:rPr>
          <w:rFonts w:ascii="Palatino Linotype" w:eastAsia="Times New Roman" w:hAnsi="Palatino Linotype" w:cs="Times New Roman"/>
          <w:sz w:val="20"/>
          <w:szCs w:val="20"/>
        </w:rPr>
      </w:pPr>
    </w:p>
    <w:p w14:paraId="66F76256"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CONFIDENTIALITY</w:t>
      </w:r>
    </w:p>
    <w:p w14:paraId="3B846249"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not, during your engagement disclose any co</w:t>
      </w:r>
      <w:r w:rsidR="003F0762">
        <w:rPr>
          <w:rFonts w:ascii="Palatino Linotype" w:eastAsia="Times New Roman" w:hAnsi="Palatino Linotype" w:cs="Times New Roman"/>
          <w:sz w:val="20"/>
          <w:szCs w:val="20"/>
        </w:rPr>
        <w:t>nfidential matters of the ……..</w:t>
      </w:r>
      <w:r w:rsidRPr="00623C6F">
        <w:rPr>
          <w:rFonts w:ascii="Palatino Linotype" w:eastAsia="Times New Roman" w:hAnsi="Palatino Linotype" w:cs="Times New Roman"/>
          <w:sz w:val="20"/>
          <w:szCs w:val="20"/>
        </w:rPr>
        <w:t xml:space="preserve"> to any one not authorized or entitled to receive them.</w:t>
      </w:r>
    </w:p>
    <w:p w14:paraId="60BB4F01"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0CD2B3F4"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EMPLOYMENT LAWS AND STAFF RULES AND REGULATIONS</w:t>
      </w:r>
    </w:p>
    <w:p w14:paraId="0A4E6246"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You will also be subject to provisions of the Labour Laws (2007) of </w:t>
      </w:r>
      <w:r w:rsidR="003F0762">
        <w:rPr>
          <w:rFonts w:ascii="Palatino Linotype" w:eastAsia="Times New Roman" w:hAnsi="Palatino Linotype" w:cs="Times New Roman"/>
          <w:sz w:val="20"/>
          <w:szCs w:val="20"/>
        </w:rPr>
        <w:t>the Laws of Kenya and the ………………</w:t>
      </w:r>
      <w:r w:rsidRPr="00623C6F">
        <w:rPr>
          <w:rFonts w:ascii="Palatino Linotype" w:eastAsia="Times New Roman" w:hAnsi="Palatino Linotype" w:cs="Times New Roman"/>
          <w:sz w:val="20"/>
          <w:szCs w:val="20"/>
        </w:rPr>
        <w:t>’s rules and regulations as issued and/or amended from time to time.</w:t>
      </w:r>
    </w:p>
    <w:p w14:paraId="7C1CC79B"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77227DA4"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TERMINATION</w:t>
      </w:r>
    </w:p>
    <w:p w14:paraId="013AF1FF"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This employment may be terminated by either party giving one month written notice or payment of one month’s gross pay in lieu of notice.</w:t>
      </w:r>
    </w:p>
    <w:p w14:paraId="4D626907"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14:paraId="5363FD85"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OBLIGATIONS</w:t>
      </w:r>
    </w:p>
    <w:p w14:paraId="3E01C3AA" w14:textId="77777777"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This offer and your acceptance thereof will constitute a binding employment con</w:t>
      </w:r>
      <w:r w:rsidR="003F0762">
        <w:rPr>
          <w:rFonts w:ascii="Palatino Linotype" w:eastAsia="Times New Roman" w:hAnsi="Palatino Linotype" w:cs="Times New Roman"/>
          <w:sz w:val="20"/>
          <w:szCs w:val="20"/>
        </w:rPr>
        <w:t>tract between you and the ……………..</w:t>
      </w:r>
      <w:r w:rsidRPr="00623C6F">
        <w:rPr>
          <w:rFonts w:ascii="Palatino Linotype" w:eastAsia="Times New Roman" w:hAnsi="Palatino Linotype" w:cs="Times New Roman"/>
          <w:sz w:val="20"/>
          <w:szCs w:val="20"/>
        </w:rPr>
        <w:t>. This offer supersedes all other agreements and arrangements hitherto ente</w:t>
      </w:r>
      <w:r w:rsidR="003F0762">
        <w:rPr>
          <w:rFonts w:ascii="Palatino Linotype" w:eastAsia="Times New Roman" w:hAnsi="Palatino Linotype" w:cs="Times New Roman"/>
          <w:sz w:val="20"/>
          <w:szCs w:val="20"/>
        </w:rPr>
        <w:t>red into with you and the ………………</w:t>
      </w:r>
      <w:r w:rsidRPr="00623C6F">
        <w:rPr>
          <w:rFonts w:ascii="Palatino Linotype" w:eastAsia="Times New Roman" w:hAnsi="Palatino Linotype" w:cs="Times New Roman"/>
          <w:sz w:val="20"/>
          <w:szCs w:val="20"/>
        </w:rPr>
        <w:t>.</w:t>
      </w:r>
    </w:p>
    <w:p w14:paraId="64BC1D42"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1FBB5847" w14:textId="77777777"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ACCEPTANCE</w:t>
      </w:r>
    </w:p>
    <w:p w14:paraId="71365376" w14:textId="77777777" w:rsidR="00623C6F" w:rsidRPr="00623C6F" w:rsidRDefault="00623C6F" w:rsidP="00623C6F">
      <w:pPr>
        <w:tabs>
          <w:tab w:val="num" w:pos="720"/>
        </w:tabs>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If you accept this offer and conditions as stipulated herein, please sign the duplicate copy of this letter to signify your acceptance, then retain the original and return the duplicate to the undersigned within thirty (30) days from the date of this letter failure to which it will be deemed you have declined the offer.</w:t>
      </w:r>
    </w:p>
    <w:p w14:paraId="4C2CD47F" w14:textId="77777777" w:rsidR="00623C6F" w:rsidRPr="00623C6F" w:rsidRDefault="00623C6F" w:rsidP="00623C6F">
      <w:pPr>
        <w:tabs>
          <w:tab w:val="num" w:pos="720"/>
        </w:tabs>
        <w:spacing w:after="0" w:line="240" w:lineRule="auto"/>
        <w:ind w:left="720" w:hanging="720"/>
        <w:jc w:val="both"/>
        <w:rPr>
          <w:rFonts w:ascii="Palatino Linotype" w:eastAsia="Times New Roman" w:hAnsi="Palatino Linotype" w:cs="Times New Roman"/>
          <w:sz w:val="20"/>
          <w:szCs w:val="20"/>
        </w:rPr>
      </w:pPr>
    </w:p>
    <w:p w14:paraId="6EE0E513" w14:textId="77777777" w:rsidR="00623C6F" w:rsidRPr="00623C6F" w:rsidRDefault="00623C6F" w:rsidP="00623C6F">
      <w:pPr>
        <w:tabs>
          <w:tab w:val="num" w:pos="720"/>
        </w:tabs>
        <w:spacing w:after="0" w:line="240" w:lineRule="auto"/>
        <w:ind w:left="720" w:hanging="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Yours faithfully,</w:t>
      </w:r>
    </w:p>
    <w:p w14:paraId="44C0FB0B" w14:textId="77777777" w:rsidR="00623C6F" w:rsidRPr="00623C6F" w:rsidRDefault="00623C6F" w:rsidP="00623C6F">
      <w:pPr>
        <w:tabs>
          <w:tab w:val="num" w:pos="720"/>
        </w:tabs>
        <w:spacing w:after="0" w:line="240" w:lineRule="auto"/>
        <w:ind w:left="720" w:hanging="720"/>
        <w:jc w:val="both"/>
        <w:rPr>
          <w:rFonts w:ascii="Palatino Linotype" w:eastAsia="Times New Roman" w:hAnsi="Palatino Linotype" w:cs="Times New Roman"/>
          <w:sz w:val="20"/>
          <w:szCs w:val="20"/>
        </w:rPr>
      </w:pPr>
    </w:p>
    <w:p w14:paraId="3A6BB9A0"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51BD06CA"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5BBA6127" w14:textId="77777777" w:rsidR="00623C6F" w:rsidRP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Mr. Obat Wasonga</w:t>
      </w:r>
      <w:r w:rsidR="00623C6F" w:rsidRPr="00623C6F">
        <w:rPr>
          <w:rFonts w:ascii="Palatino Linotype" w:eastAsia="Times New Roman" w:hAnsi="Palatino Linotype" w:cs="Times New Roman"/>
          <w:b/>
          <w:sz w:val="20"/>
          <w:szCs w:val="20"/>
        </w:rPr>
        <w:t xml:space="preserve">                                  </w:t>
      </w:r>
    </w:p>
    <w:p w14:paraId="182DF2FB" w14:textId="77777777" w:rsidR="00623C6F" w:rsidRP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 xml:space="preserve">Executive </w:t>
      </w:r>
      <w:r w:rsidR="00623C6F" w:rsidRPr="00623C6F">
        <w:rPr>
          <w:rFonts w:ascii="Palatino Linotype" w:eastAsia="Times New Roman" w:hAnsi="Palatino Linotype" w:cs="Times New Roman"/>
          <w:b/>
          <w:sz w:val="20"/>
          <w:szCs w:val="20"/>
        </w:rPr>
        <w:t xml:space="preserve">Director,                                                                          </w:t>
      </w:r>
    </w:p>
    <w:p w14:paraId="35CF4A8C" w14:textId="77777777" w:rsid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Research Department,</w:t>
      </w:r>
    </w:p>
    <w:p w14:paraId="6C6B9BA6" w14:textId="77777777" w:rsidR="003F0762" w:rsidRP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w:t>
      </w:r>
    </w:p>
    <w:p w14:paraId="773F1162"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498AD3F6"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6DF26BD7" w14:textId="77777777"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ACCEPTANCE</w:t>
      </w:r>
    </w:p>
    <w:p w14:paraId="08201164"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5147ED96" w14:textId="77777777"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I (name in full) ………………………………………………………………..</w:t>
      </w:r>
    </w:p>
    <w:p w14:paraId="4F727F8A"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7693A81F" w14:textId="77777777"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lastRenderedPageBreak/>
        <w:t>Postal Address…………………………………………………………………</w:t>
      </w:r>
    </w:p>
    <w:p w14:paraId="19A5A90C" w14:textId="77777777" w:rsidR="00623C6F" w:rsidRPr="00623C6F" w:rsidRDefault="00623C6F" w:rsidP="00623C6F">
      <w:pPr>
        <w:spacing w:after="0" w:line="240" w:lineRule="auto"/>
        <w:rPr>
          <w:rFonts w:ascii="Palatino Linotype" w:eastAsia="Times New Roman" w:hAnsi="Palatino Linotype" w:cs="Times New Roman"/>
          <w:b/>
          <w:sz w:val="20"/>
          <w:szCs w:val="20"/>
        </w:rPr>
      </w:pPr>
    </w:p>
    <w:p w14:paraId="0352E789" w14:textId="77777777"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Hereby accept the above offer as per the Terms and Conditions stipulated herein.</w:t>
      </w:r>
    </w:p>
    <w:p w14:paraId="1E8932C3"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106D1AF7"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44B04215"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38E3FCFE" w14:textId="77777777" w:rsidR="00623C6F" w:rsidRPr="00623C6F" w:rsidRDefault="00623C6F" w:rsidP="00623C6F">
      <w:pPr>
        <w:spacing w:after="0" w:line="240" w:lineRule="auto"/>
        <w:rPr>
          <w:rFonts w:ascii="Palatino Linotype" w:eastAsia="Times New Roman" w:hAnsi="Palatino Linotype" w:cs="Times New Roman"/>
          <w:sz w:val="20"/>
          <w:szCs w:val="20"/>
        </w:rPr>
      </w:pPr>
    </w:p>
    <w:p w14:paraId="1D6D5C31" w14:textId="77777777" w:rsidR="00623C6F" w:rsidRPr="00623C6F" w:rsidRDefault="00623C6F" w:rsidP="00623C6F">
      <w:pPr>
        <w:spacing w:after="0" w:line="240" w:lineRule="auto"/>
        <w:rPr>
          <w:rFonts w:ascii="Palatino Linotype" w:eastAsia="Times New Roman" w:hAnsi="Palatino Linotype" w:cs="Times New Roman"/>
          <w:sz w:val="20"/>
          <w:szCs w:val="20"/>
        </w:rPr>
      </w:pPr>
      <w:r w:rsidRPr="00623C6F">
        <w:rPr>
          <w:rFonts w:ascii="Palatino Linotype" w:eastAsia="Times New Roman" w:hAnsi="Palatino Linotype" w:cs="Times New Roman"/>
          <w:b/>
          <w:sz w:val="20"/>
          <w:szCs w:val="20"/>
        </w:rPr>
        <w:t>Signature………………………………</w:t>
      </w:r>
      <w:r w:rsidRPr="00623C6F">
        <w:rPr>
          <w:rFonts w:ascii="Palatino Linotype" w:eastAsia="Times New Roman" w:hAnsi="Palatino Linotype" w:cs="Times New Roman"/>
          <w:b/>
          <w:sz w:val="20"/>
          <w:szCs w:val="20"/>
        </w:rPr>
        <w:tab/>
      </w:r>
      <w:r w:rsidRPr="00623C6F">
        <w:rPr>
          <w:rFonts w:ascii="Palatino Linotype" w:eastAsia="Times New Roman" w:hAnsi="Palatino Linotype" w:cs="Times New Roman"/>
          <w:b/>
          <w:sz w:val="20"/>
          <w:szCs w:val="20"/>
        </w:rPr>
        <w:tab/>
        <w:t>Date………………………………….</w:t>
      </w:r>
    </w:p>
    <w:p w14:paraId="077674F5" w14:textId="77777777" w:rsidR="00962AC4" w:rsidRDefault="00962AC4"/>
    <w:p w14:paraId="66719479" w14:textId="77777777" w:rsidR="003F0762" w:rsidRDefault="00623C6F" w:rsidP="00623C6F">
      <w:pPr>
        <w:widowControl w:val="0"/>
        <w:autoSpaceDE w:val="0"/>
        <w:autoSpaceDN w:val="0"/>
        <w:adjustRightInd w:val="0"/>
        <w:spacing w:line="360" w:lineRule="auto"/>
        <w:ind w:left="2160" w:right="-1300" w:firstLine="720"/>
        <w:rPr>
          <w:rFonts w:ascii="Garamond" w:eastAsia="Calibri" w:hAnsi="Garamond" w:cs="Times New Roman"/>
          <w:b/>
          <w:sz w:val="24"/>
          <w:szCs w:val="24"/>
        </w:rPr>
      </w:pPr>
      <w:r w:rsidRPr="00623C6F">
        <w:rPr>
          <w:rFonts w:ascii="Garamond" w:eastAsia="Calibri" w:hAnsi="Garamond" w:cs="Times New Roman"/>
          <w:b/>
          <w:sz w:val="24"/>
          <w:szCs w:val="24"/>
        </w:rPr>
        <w:t xml:space="preserve">    </w:t>
      </w:r>
    </w:p>
    <w:p w14:paraId="2E59CC03" w14:textId="77777777" w:rsidR="003F0762" w:rsidRDefault="003F0762" w:rsidP="00623C6F">
      <w:pPr>
        <w:widowControl w:val="0"/>
        <w:autoSpaceDE w:val="0"/>
        <w:autoSpaceDN w:val="0"/>
        <w:adjustRightInd w:val="0"/>
        <w:spacing w:line="360" w:lineRule="auto"/>
        <w:ind w:left="2160" w:right="-1300" w:firstLine="720"/>
        <w:rPr>
          <w:rFonts w:ascii="Garamond" w:eastAsia="Calibri" w:hAnsi="Garamond" w:cs="Times New Roman"/>
          <w:b/>
          <w:sz w:val="24"/>
          <w:szCs w:val="24"/>
        </w:rPr>
      </w:pPr>
    </w:p>
    <w:p w14:paraId="45F451B3" w14:textId="77777777" w:rsidR="00623C6F" w:rsidRPr="003F0762" w:rsidRDefault="00623C6F" w:rsidP="003F0762">
      <w:pPr>
        <w:widowControl w:val="0"/>
        <w:autoSpaceDE w:val="0"/>
        <w:autoSpaceDN w:val="0"/>
        <w:adjustRightInd w:val="0"/>
        <w:spacing w:line="360" w:lineRule="auto"/>
        <w:ind w:left="2160" w:right="-1300" w:firstLine="720"/>
        <w:rPr>
          <w:rFonts w:ascii="Garamond" w:eastAsia="Calibri" w:hAnsi="Garamond" w:cs="Arial"/>
          <w:b/>
          <w:bCs/>
          <w:sz w:val="24"/>
          <w:szCs w:val="24"/>
        </w:rPr>
      </w:pPr>
      <w:r w:rsidRPr="00623C6F">
        <w:rPr>
          <w:rFonts w:ascii="Garamond" w:eastAsia="Calibri" w:hAnsi="Garamond" w:cs="Times New Roman"/>
          <w:b/>
          <w:sz w:val="24"/>
          <w:szCs w:val="24"/>
        </w:rPr>
        <w:t>EMPLOYMENT CONTRACT</w:t>
      </w:r>
    </w:p>
    <w:p w14:paraId="48EF2C39" w14:textId="77777777" w:rsidR="00623C6F" w:rsidRPr="00623C6F" w:rsidRDefault="003F0762" w:rsidP="003F0762">
      <w:pPr>
        <w:widowControl w:val="0"/>
        <w:autoSpaceDE w:val="0"/>
        <w:autoSpaceDN w:val="0"/>
        <w:adjustRightInd w:val="0"/>
        <w:spacing w:line="360" w:lineRule="auto"/>
        <w:jc w:val="center"/>
        <w:rPr>
          <w:rFonts w:ascii="Garamond" w:eastAsia="Calibri" w:hAnsi="Garamond" w:cs="Arial"/>
          <w:b/>
          <w:bCs/>
          <w:sz w:val="24"/>
          <w:szCs w:val="24"/>
        </w:rPr>
      </w:pPr>
      <w:r>
        <w:rPr>
          <w:rFonts w:ascii="Garamond" w:eastAsia="Calibri" w:hAnsi="Garamond" w:cs="Arial"/>
          <w:b/>
          <w:bCs/>
          <w:sz w:val="24"/>
          <w:szCs w:val="24"/>
        </w:rPr>
        <w:t>BETWEEN</w:t>
      </w:r>
    </w:p>
    <w:p w14:paraId="1A806BA3" w14:textId="77777777"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 xml:space="preserve"> LIMITED</w:t>
      </w:r>
    </w:p>
    <w:p w14:paraId="4BAE1964" w14:textId="77777777" w:rsidR="00623C6F" w:rsidRPr="003F0762" w:rsidRDefault="003F0762" w:rsidP="003F0762">
      <w:pPr>
        <w:widowControl w:val="0"/>
        <w:autoSpaceDE w:val="0"/>
        <w:autoSpaceDN w:val="0"/>
        <w:adjustRightInd w:val="0"/>
        <w:spacing w:line="360" w:lineRule="auto"/>
        <w:jc w:val="center"/>
        <w:rPr>
          <w:rFonts w:ascii="Garamond" w:eastAsia="Calibri" w:hAnsi="Garamond" w:cs="Arial"/>
          <w:b/>
          <w:bCs/>
          <w:i/>
          <w:sz w:val="24"/>
          <w:szCs w:val="24"/>
        </w:rPr>
      </w:pPr>
      <w:r>
        <w:rPr>
          <w:rFonts w:ascii="Garamond" w:eastAsia="Calibri" w:hAnsi="Garamond" w:cs="Arial"/>
          <w:b/>
          <w:bCs/>
          <w:i/>
          <w:sz w:val="24"/>
          <w:szCs w:val="24"/>
        </w:rPr>
        <w:t>(‘the Employer’)</w:t>
      </w:r>
    </w:p>
    <w:p w14:paraId="7110EE9C" w14:textId="77777777" w:rsidR="00623C6F" w:rsidRPr="003F0762" w:rsidRDefault="00623C6F" w:rsidP="003F0762">
      <w:pPr>
        <w:widowControl w:val="0"/>
        <w:autoSpaceDE w:val="0"/>
        <w:autoSpaceDN w:val="0"/>
        <w:adjustRightInd w:val="0"/>
        <w:spacing w:line="360" w:lineRule="auto"/>
        <w:jc w:val="center"/>
        <w:rPr>
          <w:rFonts w:ascii="Garamond" w:eastAsia="Calibri" w:hAnsi="Garamond" w:cs="Arial"/>
          <w:b/>
          <w:sz w:val="24"/>
          <w:szCs w:val="24"/>
        </w:rPr>
      </w:pPr>
      <w:r w:rsidRPr="00623C6F">
        <w:rPr>
          <w:rFonts w:ascii="Garamond" w:eastAsia="Calibri" w:hAnsi="Garamond" w:cs="Arial"/>
          <w:b/>
          <w:sz w:val="24"/>
          <w:szCs w:val="24"/>
        </w:rPr>
        <w:t>___________________</w:t>
      </w:r>
      <w:r w:rsidR="003F0762">
        <w:rPr>
          <w:rFonts w:ascii="Garamond" w:eastAsia="Calibri" w:hAnsi="Garamond" w:cs="Arial"/>
          <w:b/>
          <w:sz w:val="24"/>
          <w:szCs w:val="24"/>
        </w:rPr>
        <w:t>_______________________________</w:t>
      </w:r>
    </w:p>
    <w:p w14:paraId="319EDC58" w14:textId="77777777"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AND</w:t>
      </w:r>
    </w:p>
    <w:p w14:paraId="3677F79B" w14:textId="77777777" w:rsidR="00623C6F" w:rsidRPr="00623C6F" w:rsidRDefault="00623C6F" w:rsidP="003F0762">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___________________</w:t>
      </w:r>
      <w:r w:rsidR="003F0762">
        <w:rPr>
          <w:rFonts w:ascii="Garamond" w:eastAsia="Calibri" w:hAnsi="Garamond" w:cs="Arial"/>
          <w:b/>
          <w:bCs/>
          <w:sz w:val="24"/>
          <w:szCs w:val="24"/>
        </w:rPr>
        <w:t>_______________________________</w:t>
      </w:r>
    </w:p>
    <w:p w14:paraId="3362D4C5" w14:textId="77777777"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i/>
          <w:sz w:val="24"/>
          <w:szCs w:val="24"/>
        </w:rPr>
      </w:pPr>
      <w:r w:rsidRPr="00623C6F">
        <w:rPr>
          <w:rFonts w:ascii="Garamond" w:eastAsia="Calibri" w:hAnsi="Garamond" w:cs="Arial"/>
          <w:b/>
          <w:bCs/>
          <w:i/>
          <w:sz w:val="24"/>
          <w:szCs w:val="24"/>
        </w:rPr>
        <w:t>(‘the Employee’)</w:t>
      </w:r>
    </w:p>
    <w:p w14:paraId="71894CC6" w14:textId="77777777"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_________________________________________________________</w:t>
      </w:r>
    </w:p>
    <w:p w14:paraId="3B534583" w14:textId="77777777" w:rsidR="00623C6F" w:rsidRPr="00623C6F" w:rsidRDefault="00623C6F" w:rsidP="00623C6F">
      <w:pPr>
        <w:spacing w:after="0" w:line="240" w:lineRule="auto"/>
        <w:jc w:val="center"/>
        <w:rPr>
          <w:rFonts w:ascii="Garamond" w:eastAsia="Calibri" w:hAnsi="Garamond" w:cs="Times New Roman"/>
          <w:b/>
          <w:sz w:val="24"/>
          <w:szCs w:val="24"/>
          <w:u w:val="single"/>
        </w:rPr>
      </w:pPr>
    </w:p>
    <w:p w14:paraId="049E768E" w14:textId="77777777" w:rsidR="00623C6F" w:rsidRPr="00623C6F" w:rsidRDefault="003F0762" w:rsidP="00623C6F">
      <w:pPr>
        <w:spacing w:after="0" w:line="240" w:lineRule="auto"/>
        <w:jc w:val="center"/>
        <w:rPr>
          <w:rFonts w:ascii="Garamond" w:eastAsia="Calibri" w:hAnsi="Garamond" w:cs="Times New Roman"/>
          <w:b/>
          <w:sz w:val="24"/>
          <w:szCs w:val="24"/>
        </w:rPr>
      </w:pPr>
      <w:r>
        <w:rPr>
          <w:rFonts w:ascii="Garamond" w:eastAsia="Calibri" w:hAnsi="Garamond" w:cs="Times New Roman"/>
          <w:b/>
          <w:sz w:val="24"/>
          <w:szCs w:val="24"/>
        </w:rPr>
        <w:t>………………………………</w:t>
      </w:r>
    </w:p>
    <w:p w14:paraId="4E36CF65" w14:textId="77777777" w:rsidR="00623C6F" w:rsidRPr="00623C6F" w:rsidRDefault="00623C6F" w:rsidP="00623C6F">
      <w:pPr>
        <w:spacing w:after="0" w:line="240" w:lineRule="auto"/>
        <w:jc w:val="center"/>
        <w:rPr>
          <w:rFonts w:ascii="Garamond" w:eastAsia="Calibri" w:hAnsi="Garamond" w:cs="Times New Roman"/>
          <w:b/>
          <w:sz w:val="24"/>
          <w:szCs w:val="24"/>
        </w:rPr>
      </w:pPr>
      <w:r w:rsidRPr="00623C6F">
        <w:rPr>
          <w:rFonts w:ascii="Garamond" w:eastAsia="Calibri" w:hAnsi="Garamond" w:cs="Times New Roman"/>
          <w:b/>
          <w:sz w:val="24"/>
          <w:szCs w:val="24"/>
        </w:rPr>
        <w:t>Advocates</w:t>
      </w:r>
    </w:p>
    <w:p w14:paraId="27BF3D2B" w14:textId="77777777" w:rsidR="00623C6F" w:rsidRPr="00623C6F" w:rsidRDefault="003F0762" w:rsidP="00623C6F">
      <w:pPr>
        <w:spacing w:after="0" w:line="240" w:lineRule="auto"/>
        <w:jc w:val="center"/>
        <w:rPr>
          <w:rFonts w:ascii="Garamond" w:eastAsia="Calibri" w:hAnsi="Garamond" w:cs="Times New Roman"/>
          <w:sz w:val="24"/>
          <w:szCs w:val="24"/>
        </w:rPr>
      </w:pPr>
      <w:r>
        <w:rPr>
          <w:rFonts w:ascii="Garamond" w:eastAsia="Calibri" w:hAnsi="Garamond" w:cs="Times New Roman"/>
          <w:sz w:val="24"/>
          <w:szCs w:val="24"/>
        </w:rPr>
        <w:t xml:space="preserve">P.O Box </w:t>
      </w:r>
    </w:p>
    <w:p w14:paraId="6E9A6E8A" w14:textId="77777777" w:rsidR="00623C6F" w:rsidRPr="00623C6F" w:rsidRDefault="00623C6F" w:rsidP="00623C6F">
      <w:pPr>
        <w:spacing w:after="0" w:line="240" w:lineRule="auto"/>
        <w:rPr>
          <w:rFonts w:ascii="Garamond" w:eastAsia="Calibri" w:hAnsi="Garamond" w:cs="Times New Roman"/>
          <w:b/>
          <w:sz w:val="24"/>
          <w:szCs w:val="24"/>
          <w:u w:val="single"/>
        </w:rPr>
      </w:pPr>
      <w:r w:rsidRPr="00623C6F">
        <w:rPr>
          <w:rFonts w:ascii="Garamond" w:eastAsia="Calibri" w:hAnsi="Garamond" w:cs="Times New Roman"/>
          <w:b/>
          <w:sz w:val="24"/>
          <w:szCs w:val="24"/>
        </w:rPr>
        <w:t xml:space="preserve">                                                                       </w:t>
      </w:r>
      <w:r w:rsidRPr="00623C6F">
        <w:rPr>
          <w:rFonts w:ascii="Garamond" w:eastAsia="Calibri" w:hAnsi="Garamond" w:cs="Times New Roman"/>
          <w:b/>
          <w:sz w:val="24"/>
          <w:szCs w:val="24"/>
          <w:u w:val="single"/>
        </w:rPr>
        <w:t>NAIROBI</w:t>
      </w:r>
    </w:p>
    <w:p w14:paraId="358F8EC2" w14:textId="77777777" w:rsidR="00623C6F" w:rsidRPr="00623C6F" w:rsidRDefault="003F0762" w:rsidP="00623C6F">
      <w:pPr>
        <w:spacing w:after="0" w:line="240" w:lineRule="auto"/>
        <w:jc w:val="center"/>
        <w:rPr>
          <w:rFonts w:ascii="Garamond" w:eastAsia="Calibri" w:hAnsi="Garamond" w:cs="Times New Roman"/>
          <w:sz w:val="24"/>
          <w:szCs w:val="24"/>
        </w:rPr>
      </w:pPr>
      <w:r>
        <w:rPr>
          <w:rFonts w:ascii="Garamond" w:eastAsia="Calibri" w:hAnsi="Garamond" w:cs="Times New Roman"/>
          <w:sz w:val="24"/>
          <w:szCs w:val="24"/>
        </w:rPr>
        <w:t xml:space="preserve">Tel: +254                            Fax: </w:t>
      </w:r>
    </w:p>
    <w:p w14:paraId="5F646E3C" w14:textId="77777777" w:rsidR="00623C6F" w:rsidRPr="00623C6F" w:rsidRDefault="003F0762" w:rsidP="00623C6F">
      <w:pPr>
        <w:spacing w:after="0" w:line="240" w:lineRule="auto"/>
        <w:jc w:val="center"/>
        <w:rPr>
          <w:rFonts w:ascii="Garamond" w:eastAsia="Calibri" w:hAnsi="Garamond" w:cs="Times New Roman"/>
          <w:sz w:val="24"/>
          <w:szCs w:val="24"/>
        </w:rPr>
      </w:pPr>
      <w:r>
        <w:rPr>
          <w:rFonts w:ascii="Garamond" w:eastAsia="Calibri" w:hAnsi="Garamond" w:cs="Times New Roman"/>
          <w:sz w:val="24"/>
          <w:szCs w:val="24"/>
        </w:rPr>
        <w:t>Mobile:</w:t>
      </w:r>
    </w:p>
    <w:p w14:paraId="2AE5D1C2" w14:textId="77777777" w:rsidR="00623C6F" w:rsidRPr="00623C6F" w:rsidRDefault="003F0762" w:rsidP="00623C6F">
      <w:pPr>
        <w:shd w:val="clear" w:color="auto" w:fill="FFFFFF"/>
        <w:autoSpaceDE w:val="0"/>
        <w:autoSpaceDN w:val="0"/>
        <w:adjustRightInd w:val="0"/>
        <w:spacing w:after="0" w:line="360" w:lineRule="auto"/>
        <w:jc w:val="center"/>
        <w:rPr>
          <w:rFonts w:ascii="Garamond" w:eastAsia="Calibri" w:hAnsi="Garamond" w:cs="Times New Roman"/>
          <w:color w:val="0000FF"/>
          <w:sz w:val="24"/>
          <w:szCs w:val="24"/>
          <w:u w:val="single"/>
        </w:rPr>
      </w:pPr>
      <w:r>
        <w:rPr>
          <w:rFonts w:ascii="Garamond" w:eastAsia="Calibri" w:hAnsi="Garamond" w:cs="Times New Roman"/>
          <w:sz w:val="24"/>
          <w:szCs w:val="24"/>
        </w:rPr>
        <w:t>Email:</w:t>
      </w:r>
    </w:p>
    <w:p w14:paraId="4DACD0C6" w14:textId="77777777" w:rsidR="00623C6F" w:rsidRPr="003F0762" w:rsidRDefault="00623C6F" w:rsidP="003F0762">
      <w:pPr>
        <w:shd w:val="clear" w:color="auto" w:fill="FFFFFF"/>
        <w:autoSpaceDE w:val="0"/>
        <w:autoSpaceDN w:val="0"/>
        <w:adjustRightInd w:val="0"/>
        <w:spacing w:after="0" w:line="360" w:lineRule="auto"/>
        <w:jc w:val="center"/>
        <w:rPr>
          <w:rFonts w:ascii="Garamond" w:eastAsia="Calibri" w:hAnsi="Garamond" w:cs="Times New Roman"/>
          <w:color w:val="0000FF"/>
          <w:sz w:val="24"/>
          <w:szCs w:val="24"/>
          <w:u w:val="single"/>
        </w:rPr>
      </w:pPr>
      <w:r w:rsidRPr="00623C6F">
        <w:rPr>
          <w:rFonts w:ascii="Garamond" w:eastAsia="Calibri" w:hAnsi="Garamond" w:cs="Times New Roman"/>
          <w:sz w:val="24"/>
          <w:szCs w:val="24"/>
        </w:rPr>
        <w:t>Website:</w:t>
      </w:r>
      <w:r w:rsidR="003F0762">
        <w:rPr>
          <w:rFonts w:ascii="Garamond" w:eastAsia="Calibri" w:hAnsi="Garamond" w:cs="Times New Roman"/>
          <w:color w:val="0000FF"/>
          <w:sz w:val="24"/>
          <w:szCs w:val="24"/>
          <w:u w:val="single"/>
        </w:rPr>
        <w:t xml:space="preserve"> </w:t>
      </w:r>
    </w:p>
    <w:p w14:paraId="79D218D6" w14:textId="77777777" w:rsidR="00623C6F" w:rsidRPr="00623C6F" w:rsidRDefault="00623C6F" w:rsidP="00623C6F">
      <w:pPr>
        <w:shd w:val="clear" w:color="auto" w:fill="FFFFFF"/>
        <w:autoSpaceDE w:val="0"/>
        <w:autoSpaceDN w:val="0"/>
        <w:adjustRightInd w:val="0"/>
        <w:spacing w:after="0" w:line="360" w:lineRule="auto"/>
        <w:jc w:val="center"/>
        <w:rPr>
          <w:rFonts w:ascii="Garamond" w:eastAsia="Calibri" w:hAnsi="Garamond" w:cs="Times New Roman"/>
          <w:b/>
          <w:bCs/>
          <w:color w:val="000000"/>
          <w:sz w:val="24"/>
          <w:szCs w:val="24"/>
          <w:u w:val="single"/>
        </w:rPr>
      </w:pPr>
      <w:r w:rsidRPr="00623C6F">
        <w:rPr>
          <w:rFonts w:ascii="Garamond" w:eastAsia="Calibri" w:hAnsi="Garamond" w:cs="Times New Roman"/>
          <w:b/>
          <w:bCs/>
          <w:color w:val="000000"/>
          <w:sz w:val="24"/>
          <w:szCs w:val="24"/>
          <w:u w:val="single"/>
        </w:rPr>
        <w:t>CONTRACT OF EMPLOYMENT</w:t>
      </w:r>
    </w:p>
    <w:p w14:paraId="0C0FD2F0"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p>
    <w:p w14:paraId="561C0B24"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color w:val="000000"/>
          <w:sz w:val="24"/>
          <w:szCs w:val="24"/>
        </w:rPr>
      </w:pPr>
      <w:r w:rsidRPr="00623C6F">
        <w:rPr>
          <w:rFonts w:ascii="Garamond" w:eastAsia="Calibri" w:hAnsi="Garamond" w:cs="Times New Roman"/>
          <w:b/>
          <w:bCs/>
          <w:color w:val="000000"/>
          <w:sz w:val="24"/>
          <w:szCs w:val="24"/>
        </w:rPr>
        <w:lastRenderedPageBreak/>
        <w:t xml:space="preserve">THIS CONTRACT OF EMPLOYMENT </w:t>
      </w:r>
      <w:r w:rsidR="003F0762">
        <w:rPr>
          <w:rFonts w:ascii="Garamond" w:eastAsia="Calibri" w:hAnsi="Garamond" w:cs="Times New Roman"/>
          <w:color w:val="000000"/>
          <w:sz w:val="24"/>
          <w:szCs w:val="24"/>
        </w:rPr>
        <w:t>is made on the ……………</w:t>
      </w:r>
      <w:r w:rsidRPr="00623C6F">
        <w:rPr>
          <w:rFonts w:ascii="Garamond" w:eastAsia="Calibri" w:hAnsi="Garamond" w:cs="Times New Roman"/>
          <w:color w:val="000000"/>
          <w:sz w:val="24"/>
          <w:szCs w:val="24"/>
        </w:rPr>
        <w:t xml:space="preserve">. 2014 </w:t>
      </w:r>
      <w:r w:rsidRPr="00623C6F">
        <w:rPr>
          <w:rFonts w:ascii="Garamond" w:eastAsia="Calibri" w:hAnsi="Garamond" w:cs="Times New Roman"/>
          <w:b/>
          <w:bCs/>
          <w:color w:val="000000"/>
          <w:sz w:val="24"/>
          <w:szCs w:val="24"/>
        </w:rPr>
        <w:t xml:space="preserve">BETWEEN </w:t>
      </w:r>
      <w:r w:rsidR="003F0762">
        <w:rPr>
          <w:rFonts w:ascii="Garamond" w:eastAsia="Calibri" w:hAnsi="Garamond" w:cs="Times New Roman"/>
          <w:color w:val="000000"/>
          <w:sz w:val="24"/>
          <w:szCs w:val="24"/>
        </w:rPr>
        <w:t>………..</w:t>
      </w:r>
      <w:r w:rsidRPr="00623C6F">
        <w:rPr>
          <w:rFonts w:ascii="Garamond" w:eastAsia="Calibri" w:hAnsi="Garamond" w:cs="Times New Roman"/>
          <w:color w:val="000000"/>
          <w:sz w:val="24"/>
          <w:szCs w:val="24"/>
        </w:rPr>
        <w:t>, a Limited liability Company ca</w:t>
      </w:r>
      <w:r w:rsidR="003F0762">
        <w:rPr>
          <w:rFonts w:ascii="Garamond" w:eastAsia="Calibri" w:hAnsi="Garamond" w:cs="Times New Roman"/>
          <w:color w:val="000000"/>
          <w:sz w:val="24"/>
          <w:szCs w:val="24"/>
        </w:rPr>
        <w:t>re of P.O. Box ………………….</w:t>
      </w:r>
      <w:r w:rsidRPr="00623C6F">
        <w:rPr>
          <w:rFonts w:ascii="Garamond" w:eastAsia="Calibri" w:hAnsi="Garamond" w:cs="Times New Roman"/>
          <w:color w:val="000000"/>
          <w:sz w:val="24"/>
          <w:szCs w:val="24"/>
        </w:rPr>
        <w:t>, Kenya (hereinafter called "the</w:t>
      </w:r>
      <w:r w:rsidRPr="00623C6F">
        <w:rPr>
          <w:rFonts w:ascii="Garamond" w:eastAsia="Calibri" w:hAnsi="Garamond" w:cs="Times New Roman"/>
          <w:sz w:val="24"/>
          <w:szCs w:val="24"/>
        </w:rPr>
        <w:t xml:space="preserve"> </w:t>
      </w:r>
      <w:r w:rsidRPr="00623C6F">
        <w:rPr>
          <w:rFonts w:ascii="Garamond" w:eastAsia="Calibri" w:hAnsi="Garamond" w:cs="Times New Roman"/>
          <w:color w:val="000000"/>
          <w:sz w:val="24"/>
          <w:szCs w:val="24"/>
        </w:rPr>
        <w:t>Employer"</w:t>
      </w:r>
      <w:r w:rsidRPr="00623C6F">
        <w:rPr>
          <w:rFonts w:ascii="Calibri" w:eastAsia="Calibri" w:hAnsi="Calibri" w:cs="Times New Roman"/>
        </w:rPr>
        <w:t xml:space="preserve"> </w:t>
      </w:r>
      <w:r w:rsidRPr="00623C6F">
        <w:rPr>
          <w:rFonts w:ascii="Garamond" w:eastAsia="Calibri" w:hAnsi="Garamond" w:cs="Times New Roman"/>
          <w:sz w:val="24"/>
          <w:szCs w:val="24"/>
        </w:rPr>
        <w:t>which expression shall include its successors and assigns</w:t>
      </w:r>
      <w:r w:rsidRPr="00623C6F">
        <w:rPr>
          <w:rFonts w:ascii="Garamond" w:eastAsia="Calibri" w:hAnsi="Garamond" w:cs="Times New Roman"/>
          <w:color w:val="000000"/>
          <w:sz w:val="24"/>
          <w:szCs w:val="24"/>
        </w:rPr>
        <w:t xml:space="preserve">) of one part </w:t>
      </w:r>
      <w:r w:rsidR="003F0762">
        <w:rPr>
          <w:rFonts w:ascii="Garamond" w:eastAsia="Calibri" w:hAnsi="Garamond" w:cs="Times New Roman"/>
          <w:b/>
          <w:bCs/>
          <w:color w:val="000000"/>
          <w:sz w:val="24"/>
          <w:szCs w:val="24"/>
        </w:rPr>
        <w:t>AND …………..</w:t>
      </w:r>
      <w:r w:rsidRPr="00623C6F">
        <w:rPr>
          <w:rFonts w:ascii="Garamond" w:eastAsia="Calibri" w:hAnsi="Garamond" w:cs="Times New Roman"/>
          <w:b/>
          <w:bCs/>
          <w:color w:val="000000"/>
          <w:sz w:val="24"/>
          <w:szCs w:val="24"/>
        </w:rPr>
        <w:t xml:space="preserve"> </w:t>
      </w:r>
      <w:r w:rsidR="003F0762">
        <w:rPr>
          <w:rFonts w:ascii="Garamond" w:eastAsia="Calibri" w:hAnsi="Garamond" w:cs="Times New Roman"/>
          <w:color w:val="000000"/>
          <w:sz w:val="24"/>
          <w:szCs w:val="24"/>
        </w:rPr>
        <w:t>of P.O Box …………..</w:t>
      </w:r>
      <w:r w:rsidRPr="00623C6F">
        <w:rPr>
          <w:rFonts w:ascii="Garamond" w:eastAsia="Calibri" w:hAnsi="Garamond" w:cs="Times New Roman"/>
          <w:color w:val="000000"/>
          <w:sz w:val="24"/>
          <w:szCs w:val="24"/>
        </w:rPr>
        <w:t xml:space="preserve"> Nairobi, Kenya (hereinafter called "the Employee") of the other part.</w:t>
      </w:r>
    </w:p>
    <w:p w14:paraId="0CE448A3"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color w:val="000000"/>
          <w:sz w:val="24"/>
          <w:szCs w:val="24"/>
        </w:rPr>
      </w:pPr>
    </w:p>
    <w:p w14:paraId="2CC33F8D"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b/>
          <w:bCs/>
          <w:color w:val="000000"/>
          <w:sz w:val="24"/>
          <w:szCs w:val="24"/>
        </w:rPr>
      </w:pPr>
      <w:r w:rsidRPr="00623C6F">
        <w:rPr>
          <w:rFonts w:ascii="Garamond" w:eastAsia="Calibri" w:hAnsi="Garamond" w:cs="Times New Roman"/>
          <w:b/>
          <w:bCs/>
          <w:color w:val="000000"/>
          <w:sz w:val="24"/>
          <w:szCs w:val="24"/>
        </w:rPr>
        <w:t>WHEREAS:</w:t>
      </w:r>
    </w:p>
    <w:p w14:paraId="5969CFC0" w14:textId="77777777" w:rsidR="00623C6F" w:rsidRPr="00623C6F" w:rsidRDefault="00623C6F" w:rsidP="00664A0A">
      <w:pPr>
        <w:numPr>
          <w:ilvl w:val="0"/>
          <w:numId w:val="106"/>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color w:val="000000"/>
          <w:sz w:val="24"/>
          <w:szCs w:val="24"/>
        </w:rPr>
        <w:t>The Employer as the owner and administrator is desirous of engaging the services of the Employee in its</w:t>
      </w:r>
      <w:r w:rsidR="003F0762">
        <w:rPr>
          <w:rFonts w:ascii="Garamond" w:eastAsia="Calibri" w:hAnsi="Garamond" w:cs="Times New Roman"/>
          <w:sz w:val="24"/>
          <w:szCs w:val="24"/>
        </w:rPr>
        <w:t>…….</w:t>
      </w:r>
      <w:r w:rsidRPr="00623C6F">
        <w:rPr>
          <w:rFonts w:ascii="Garamond" w:eastAsia="Calibri" w:hAnsi="Garamond" w:cs="Times New Roman"/>
          <w:color w:val="000000"/>
          <w:sz w:val="24"/>
          <w:szCs w:val="24"/>
        </w:rPr>
        <w:t xml:space="preserve"> premises.</w:t>
      </w:r>
      <w:r w:rsidRPr="00623C6F">
        <w:rPr>
          <w:rFonts w:ascii="Garamond" w:eastAsia="Calibri" w:hAnsi="Garamond" w:cs="Times New Roman"/>
          <w:b/>
          <w:bCs/>
          <w:color w:val="000000"/>
          <w:sz w:val="24"/>
          <w:szCs w:val="24"/>
        </w:rPr>
        <w:t xml:space="preserve"> </w:t>
      </w:r>
    </w:p>
    <w:p w14:paraId="4B53D62F" w14:textId="77777777" w:rsidR="00623C6F" w:rsidRPr="00623C6F" w:rsidRDefault="00623C6F" w:rsidP="00664A0A">
      <w:pPr>
        <w:numPr>
          <w:ilvl w:val="0"/>
          <w:numId w:val="106"/>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bCs/>
          <w:color w:val="000000"/>
          <w:sz w:val="24"/>
          <w:szCs w:val="24"/>
        </w:rPr>
        <w:t>The</w:t>
      </w:r>
      <w:r w:rsidRPr="00623C6F">
        <w:rPr>
          <w:rFonts w:ascii="Garamond" w:eastAsia="Calibri" w:hAnsi="Garamond" w:cs="Times New Roman"/>
          <w:b/>
          <w:bCs/>
          <w:color w:val="000000"/>
          <w:sz w:val="24"/>
          <w:szCs w:val="24"/>
        </w:rPr>
        <w:t xml:space="preserve"> </w:t>
      </w:r>
      <w:r w:rsidRPr="00623C6F">
        <w:rPr>
          <w:rFonts w:ascii="Garamond" w:eastAsia="Calibri" w:hAnsi="Garamond" w:cs="Times New Roman"/>
          <w:color w:val="000000"/>
          <w:sz w:val="24"/>
          <w:szCs w:val="24"/>
        </w:rPr>
        <w:t>Employee on the other hand has agreed and is willing to provide his managerial services to the Employer.</w:t>
      </w:r>
    </w:p>
    <w:p w14:paraId="6A4CB651"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p>
    <w:p w14:paraId="1BFB3B30"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b/>
          <w:bCs/>
          <w:color w:val="000000"/>
          <w:sz w:val="24"/>
          <w:szCs w:val="24"/>
        </w:rPr>
      </w:pPr>
      <w:r w:rsidRPr="00623C6F">
        <w:rPr>
          <w:rFonts w:ascii="Garamond" w:eastAsia="Calibri" w:hAnsi="Garamond" w:cs="Times New Roman"/>
          <w:b/>
          <w:bCs/>
          <w:color w:val="000000"/>
          <w:sz w:val="24"/>
          <w:szCs w:val="24"/>
        </w:rPr>
        <w:t>IT IS HEREBY AGREED AS FOLLOWS;-</w:t>
      </w:r>
    </w:p>
    <w:p w14:paraId="101A5A49" w14:textId="77777777" w:rsidR="00623C6F" w:rsidRPr="00623C6F" w:rsidRDefault="00623C6F" w:rsidP="00664A0A">
      <w:pPr>
        <w:numPr>
          <w:ilvl w:val="0"/>
          <w:numId w:val="103"/>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color w:val="000000"/>
          <w:sz w:val="24"/>
          <w:szCs w:val="24"/>
        </w:rPr>
        <w:t xml:space="preserve">The employment contract shall commence on the </w:t>
      </w:r>
      <w:r w:rsidR="003F0762">
        <w:rPr>
          <w:rFonts w:ascii="Garamond" w:eastAsia="Calibri" w:hAnsi="Garamond" w:cs="Times New Roman"/>
          <w:b/>
          <w:color w:val="000000"/>
          <w:sz w:val="24"/>
          <w:szCs w:val="24"/>
        </w:rPr>
        <w:t>……………</w:t>
      </w:r>
      <w:r w:rsidRPr="00623C6F">
        <w:rPr>
          <w:rFonts w:ascii="Garamond" w:eastAsia="Calibri" w:hAnsi="Garamond" w:cs="Times New Roman"/>
          <w:color w:val="000000"/>
          <w:sz w:val="24"/>
          <w:szCs w:val="24"/>
        </w:rPr>
        <w:t xml:space="preserve"> and t</w:t>
      </w:r>
      <w:r w:rsidRPr="00623C6F">
        <w:rPr>
          <w:rFonts w:ascii="Times New Roman" w:eastAsia="Calibri" w:hAnsi="Times New Roman" w:cs="Times New Roman"/>
          <w:sz w:val="24"/>
          <w:szCs w:val="24"/>
          <w:lang w:val="en-GB"/>
        </w:rPr>
        <w:t>he benefits attached to the contract are as follows:</w:t>
      </w:r>
    </w:p>
    <w:p w14:paraId="5E065EAF" w14:textId="77777777" w:rsidR="00623C6F" w:rsidRPr="00623C6F" w:rsidRDefault="003F0762" w:rsidP="00664A0A">
      <w:pPr>
        <w:numPr>
          <w:ilvl w:val="0"/>
          <w:numId w:val="107"/>
        </w:numPr>
        <w:spacing w:line="36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rPr>
        <w:t>A net salary of Ksh ………… thousand (Ksh …….</w:t>
      </w:r>
      <w:r w:rsidR="00623C6F" w:rsidRPr="00623C6F">
        <w:rPr>
          <w:rFonts w:ascii="Times New Roman" w:eastAsia="Calibri" w:hAnsi="Times New Roman" w:cs="Times New Roman"/>
          <w:sz w:val="24"/>
          <w:szCs w:val="24"/>
        </w:rPr>
        <w:t xml:space="preserve">, 000) payable monthly in arrears; </w:t>
      </w:r>
    </w:p>
    <w:p w14:paraId="356B5A4F" w14:textId="77777777"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Accommodation;</w:t>
      </w:r>
    </w:p>
    <w:p w14:paraId="72745067" w14:textId="77777777"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Airtime (to be agreed upon from time to time on a monthly basis);</w:t>
      </w:r>
    </w:p>
    <w:p w14:paraId="733D7919" w14:textId="77777777"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Group Medical cover (to be established);</w:t>
      </w:r>
    </w:p>
    <w:p w14:paraId="185BB3B0" w14:textId="77777777"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NHIF;</w:t>
      </w:r>
    </w:p>
    <w:p w14:paraId="1109274E" w14:textId="77777777"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NSSF;</w:t>
      </w:r>
    </w:p>
    <w:p w14:paraId="27358FF0" w14:textId="77777777"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Performance bonus whose mode of payment will be determined.</w:t>
      </w:r>
    </w:p>
    <w:p w14:paraId="4CDFB14B" w14:textId="77777777" w:rsidR="00623C6F" w:rsidRPr="00623C6F" w:rsidRDefault="00623C6F" w:rsidP="00623C6F">
      <w:pPr>
        <w:spacing w:line="360" w:lineRule="auto"/>
        <w:ind w:left="1440"/>
        <w:contextualSpacing/>
        <w:jc w:val="both"/>
        <w:rPr>
          <w:rFonts w:ascii="Times New Roman" w:eastAsia="Calibri" w:hAnsi="Times New Roman" w:cs="Times New Roman"/>
          <w:sz w:val="24"/>
          <w:szCs w:val="24"/>
          <w:lang w:val="en-GB"/>
        </w:rPr>
      </w:pPr>
    </w:p>
    <w:p w14:paraId="3CA1728C" w14:textId="77777777" w:rsidR="00623C6F" w:rsidRPr="00623C6F" w:rsidRDefault="00623C6F" w:rsidP="00664A0A">
      <w:pPr>
        <w:numPr>
          <w:ilvl w:val="0"/>
          <w:numId w:val="103"/>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b/>
          <w:bCs/>
          <w:color w:val="000000"/>
          <w:sz w:val="24"/>
          <w:szCs w:val="24"/>
        </w:rPr>
        <w:t>THE EMPLOYER HEREBY COVENANTS AS HEREUNDER;</w:t>
      </w:r>
    </w:p>
    <w:p w14:paraId="18B438B5" w14:textId="77777777" w:rsidR="00623C6F" w:rsidRPr="00623C6F" w:rsidRDefault="00623C6F" w:rsidP="00664A0A">
      <w:pPr>
        <w:numPr>
          <w:ilvl w:val="0"/>
          <w:numId w:val="104"/>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After successful completion of the initial six (6) months’ probation period, the employee shall perform the remainder of his contractual period.</w:t>
      </w:r>
    </w:p>
    <w:p w14:paraId="54F0350B" w14:textId="77777777" w:rsidR="00623C6F" w:rsidRPr="00623C6F" w:rsidRDefault="00623C6F" w:rsidP="00623C6F">
      <w:pPr>
        <w:shd w:val="clear" w:color="auto" w:fill="FFFFFF"/>
        <w:autoSpaceDE w:val="0"/>
        <w:autoSpaceDN w:val="0"/>
        <w:adjustRightInd w:val="0"/>
        <w:spacing w:after="0" w:line="360" w:lineRule="auto"/>
        <w:ind w:left="720"/>
        <w:contextualSpacing/>
        <w:jc w:val="both"/>
        <w:rPr>
          <w:rFonts w:ascii="Garamond" w:eastAsia="Calibri" w:hAnsi="Garamond" w:cs="Times New Roman"/>
          <w:sz w:val="24"/>
          <w:szCs w:val="24"/>
        </w:rPr>
      </w:pPr>
    </w:p>
    <w:p w14:paraId="1E2FD72B" w14:textId="77777777" w:rsidR="00623C6F" w:rsidRPr="00623C6F" w:rsidRDefault="00623C6F" w:rsidP="00664A0A">
      <w:pPr>
        <w:numPr>
          <w:ilvl w:val="0"/>
          <w:numId w:val="104"/>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Employer shall have a right to terminate the contract prior to its expiration due to a contractual breach of the Employee's obligation or for any other lawful cause by giving the Employee one (1) months’ notice or payment in lieu of the notice. </w:t>
      </w:r>
    </w:p>
    <w:p w14:paraId="2C5E3CE0" w14:textId="77777777" w:rsidR="00623C6F" w:rsidRPr="00623C6F" w:rsidRDefault="00623C6F" w:rsidP="00623C6F">
      <w:pPr>
        <w:spacing w:line="360" w:lineRule="auto"/>
        <w:ind w:left="720"/>
        <w:contextualSpacing/>
        <w:rPr>
          <w:rFonts w:ascii="Garamond" w:eastAsia="Calibri" w:hAnsi="Garamond" w:cs="Times New Roman"/>
          <w:color w:val="000000"/>
          <w:sz w:val="24"/>
          <w:szCs w:val="24"/>
        </w:rPr>
      </w:pPr>
    </w:p>
    <w:p w14:paraId="36523651" w14:textId="77777777" w:rsidR="00623C6F" w:rsidRPr="00623C6F" w:rsidRDefault="00623C6F" w:rsidP="00664A0A">
      <w:pPr>
        <w:numPr>
          <w:ilvl w:val="0"/>
          <w:numId w:val="103"/>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b/>
          <w:bCs/>
          <w:color w:val="000000"/>
          <w:sz w:val="24"/>
          <w:szCs w:val="24"/>
        </w:rPr>
        <w:lastRenderedPageBreak/>
        <w:t>THE EMPLOYEE HEREBY CONVENANTS AS FOLLOWS;</w:t>
      </w:r>
    </w:p>
    <w:p w14:paraId="0AFA8C35"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Employee shall exercise such powers and perform such duties as the Employer shall from time to time determine and subject to any directions and restrictions from time to time given and imposed by it. </w:t>
      </w:r>
    </w:p>
    <w:p w14:paraId="48E18B5F"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Employee’s duties under this Contract shall be read together with the Terms of Reference as agreed between the Employer and the Employee.</w:t>
      </w:r>
    </w:p>
    <w:p w14:paraId="0FAC853F"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fully responsible and answerable for the diligent performance, proper management and good</w:t>
      </w:r>
      <w:r w:rsidR="004D5356">
        <w:rPr>
          <w:rFonts w:ascii="Garamond" w:eastAsia="Calibri" w:hAnsi="Garamond" w:cs="Times New Roman"/>
          <w:color w:val="000000"/>
          <w:sz w:val="24"/>
          <w:szCs w:val="24"/>
        </w:rPr>
        <w:t xml:space="preserve"> workmanship of the entire …………</w:t>
      </w:r>
      <w:r w:rsidRPr="00623C6F">
        <w:rPr>
          <w:rFonts w:ascii="Garamond" w:eastAsia="Calibri" w:hAnsi="Garamond" w:cs="Times New Roman"/>
          <w:color w:val="000000"/>
          <w:sz w:val="24"/>
          <w:szCs w:val="24"/>
        </w:rPr>
        <w:t xml:space="preserve"> and more specifically to be responsible for:</w:t>
      </w:r>
    </w:p>
    <w:p w14:paraId="68806B2C" w14:textId="77777777" w:rsidR="00623C6F" w:rsidRPr="00623C6F" w:rsidRDefault="00623C6F" w:rsidP="00623C6F">
      <w:pPr>
        <w:shd w:val="clear" w:color="auto" w:fill="FFFFFF"/>
        <w:autoSpaceDE w:val="0"/>
        <w:autoSpaceDN w:val="0"/>
        <w:adjustRightInd w:val="0"/>
        <w:spacing w:after="0" w:line="360" w:lineRule="auto"/>
        <w:ind w:left="720"/>
        <w:contextualSpacing/>
        <w:jc w:val="both"/>
        <w:rPr>
          <w:rFonts w:ascii="Garamond" w:eastAsia="Calibri" w:hAnsi="Garamond" w:cs="Times New Roman"/>
          <w:sz w:val="24"/>
          <w:szCs w:val="24"/>
        </w:rPr>
      </w:pPr>
    </w:p>
    <w:p w14:paraId="219C540C" w14:textId="77777777" w:rsidR="00623C6F" w:rsidRDefault="004D5356" w:rsidP="00623C6F">
      <w:pPr>
        <w:ind w:left="720"/>
        <w:contextualSpacing/>
        <w:rPr>
          <w:rFonts w:ascii="Garamond" w:eastAsia="Calibri" w:hAnsi="Garamond" w:cs="Times New Roman"/>
          <w:color w:val="000000"/>
          <w:sz w:val="24"/>
          <w:szCs w:val="24"/>
        </w:rPr>
      </w:pPr>
      <w:r>
        <w:rPr>
          <w:rFonts w:ascii="Garamond" w:eastAsia="Calibri" w:hAnsi="Garamond" w:cs="Times New Roman"/>
          <w:color w:val="000000"/>
          <w:sz w:val="24"/>
          <w:szCs w:val="24"/>
        </w:rPr>
        <w:t>i)…</w:t>
      </w:r>
    </w:p>
    <w:p w14:paraId="05511AC4" w14:textId="77777777" w:rsidR="004D5356" w:rsidRPr="00623C6F" w:rsidRDefault="004D5356" w:rsidP="00623C6F">
      <w:pPr>
        <w:ind w:left="720"/>
        <w:contextualSpacing/>
        <w:rPr>
          <w:rFonts w:ascii="Garamond" w:eastAsia="Calibri" w:hAnsi="Garamond" w:cs="Times New Roman"/>
          <w:sz w:val="24"/>
          <w:szCs w:val="24"/>
        </w:rPr>
      </w:pPr>
      <w:r>
        <w:rPr>
          <w:rFonts w:ascii="Garamond" w:eastAsia="Calibri" w:hAnsi="Garamond" w:cs="Times New Roman"/>
          <w:color w:val="000000"/>
          <w:sz w:val="24"/>
          <w:szCs w:val="24"/>
        </w:rPr>
        <w:t>ii)….</w:t>
      </w:r>
    </w:p>
    <w:p w14:paraId="137C92D8" w14:textId="77777777" w:rsidR="00623C6F" w:rsidRPr="00623C6F" w:rsidRDefault="00623C6F" w:rsidP="00623C6F">
      <w:pPr>
        <w:shd w:val="clear" w:color="auto" w:fill="FFFFFF"/>
        <w:autoSpaceDE w:val="0"/>
        <w:autoSpaceDN w:val="0"/>
        <w:adjustRightInd w:val="0"/>
        <w:spacing w:after="0" w:line="360" w:lineRule="auto"/>
        <w:ind w:left="1080"/>
        <w:contextualSpacing/>
        <w:jc w:val="both"/>
        <w:rPr>
          <w:rFonts w:ascii="Garamond" w:eastAsia="Calibri" w:hAnsi="Garamond" w:cs="Times New Roman"/>
          <w:sz w:val="24"/>
          <w:szCs w:val="24"/>
        </w:rPr>
      </w:pPr>
    </w:p>
    <w:p w14:paraId="2D1A2071"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color w:val="000000"/>
          <w:sz w:val="24"/>
          <w:szCs w:val="24"/>
        </w:rPr>
      </w:pPr>
      <w:r w:rsidRPr="00623C6F">
        <w:rPr>
          <w:rFonts w:ascii="Garamond" w:eastAsia="Calibri" w:hAnsi="Garamond" w:cs="Times New Roman"/>
          <w:color w:val="000000"/>
          <w:sz w:val="24"/>
          <w:szCs w:val="24"/>
        </w:rPr>
        <w:t>The Employee shall devote his whole time and attention to the business of the Employer and shall use his best endeavors to promote its interest and welfare and that of the entire staff of the Employer</w:t>
      </w:r>
    </w:p>
    <w:p w14:paraId="5E5B5CD3"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color w:val="000000"/>
          <w:sz w:val="24"/>
          <w:szCs w:val="24"/>
        </w:rPr>
      </w:pPr>
      <w:r w:rsidRPr="00623C6F">
        <w:rPr>
          <w:rFonts w:ascii="Garamond" w:eastAsia="Calibri" w:hAnsi="Garamond" w:cs="Times New Roman"/>
          <w:color w:val="000000"/>
          <w:sz w:val="24"/>
          <w:szCs w:val="24"/>
        </w:rPr>
        <w:t>If the Employee at any time is incapacitated as foresaid, he shall during the first two (2) months of incapacity receive his full salary and during the succeeding one (1) month of such period of his salary after which his services will be terminated.</w:t>
      </w:r>
    </w:p>
    <w:p w14:paraId="7204F952"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If he is incapacitated during any continuous period of more than  two (2) months or if he is incapacitated at different times in any one (1) year for more than two(2) months, then during his incapacity any excess of either period mentioned he shall not be entitled to receive any part of his salary and the Employer may at any time by notice in writing determine his employment under this Agreement and he shall not be entitled to claim any compensation from the Employer in respect of such determination.</w:t>
      </w:r>
    </w:p>
    <w:p w14:paraId="43DDA37E"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 The Employee shall not at any time either during or after the termination of his employment under this Agreement disclose to any person any information relating to the company (its sister companies) or its customers or any trade secrets of which he becomes possessed</w:t>
      </w:r>
      <w:r w:rsidR="004D5356">
        <w:rPr>
          <w:rFonts w:ascii="Garamond" w:eastAsia="Calibri" w:hAnsi="Garamond" w:cs="Times New Roman"/>
          <w:color w:val="000000"/>
          <w:sz w:val="24"/>
          <w:szCs w:val="24"/>
        </w:rPr>
        <w:t xml:space="preserve"> while acting as …………….</w:t>
      </w:r>
      <w:r w:rsidRPr="00623C6F">
        <w:rPr>
          <w:rFonts w:ascii="Garamond" w:eastAsia="Calibri" w:hAnsi="Garamond" w:cs="Times New Roman"/>
          <w:color w:val="000000"/>
          <w:sz w:val="24"/>
          <w:szCs w:val="24"/>
        </w:rPr>
        <w:t>.</w:t>
      </w:r>
    </w:p>
    <w:p w14:paraId="28D5F769"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Employee is strictly prohibited from getting commissions/discount or Add ups and working free of charge for any person or body or organization or company other than the Employer herein above referred to and its sister companies. Likewise he is prohibited from </w:t>
      </w:r>
      <w:r w:rsidRPr="00623C6F">
        <w:rPr>
          <w:rFonts w:ascii="Garamond" w:eastAsia="Calibri" w:hAnsi="Garamond" w:cs="Times New Roman"/>
          <w:color w:val="000000"/>
          <w:sz w:val="24"/>
          <w:szCs w:val="24"/>
        </w:rPr>
        <w:lastRenderedPageBreak/>
        <w:t>involving himself in any political or similar related activities which could be detrimental to himself or to the Employer.</w:t>
      </w:r>
    </w:p>
    <w:p w14:paraId="33813A6E"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not within one (1) year from determination of his employment under this Agreement either on his own account or for any other person, firm or company either directly or indirectly canvas solicit or endeavor to entice away from the Employer any person, firm or company who at any time during the last year of his employment has been a customer of or in habit of dealing with the Employer and further as an obligation shall not at any time during the like period carry on either alone or in partnership or be employed or interested indirectly in any similar business of the Employer and that which its sister companies deal within Kenya.</w:t>
      </w:r>
    </w:p>
    <w:p w14:paraId="7FAB6C24"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Fares and travelling expenses for business trips made by the Employee where applicable on behalf of the Employer shall be paid by the Employer.</w:t>
      </w:r>
    </w:p>
    <w:p w14:paraId="6E60ADA4"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entitled to one (1) day off every week and shall be on duty for the rest of the days of the month, including gazetted public holidays. The Employee shall notify the Employer on which day he is taking the day off.</w:t>
      </w:r>
    </w:p>
    <w:p w14:paraId="0DF2637E"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responsible for damage caused to the Employer or third parties through negligence in the cause of performance of his duties.</w:t>
      </w:r>
    </w:p>
    <w:p w14:paraId="26DF9671"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have the right to terminate this contract prior to its expiration by giving one (1) month written notice in advance or payment in lieu of the notice. All claims of medical conditions, illness shall be confirmed through an examination by a medical officer and, if necessary, substantiated by a medical certificate.</w:t>
      </w:r>
    </w:p>
    <w:p w14:paraId="6A9B3355"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entitled to annual leave of 30 days but shall not be entitled to allowances during this period, apart from the House Allowance. The time for leave shall be determined after the Employee giving two (2) months’ notice or by mutual agreement with the Employer.</w:t>
      </w:r>
    </w:p>
    <w:p w14:paraId="5F0D2C41"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Both parties have the firm desire of obtaining close effective co-operation. Any misunderstanding occurring while this contract is in force shall at first be settled on an amicable and understanding basis, and both parties shall endeavor to find a mutually satisfactory solution.</w:t>
      </w:r>
    </w:p>
    <w:p w14:paraId="1767946E"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relationship of the parties hereto shall be governed by this contract and no additional agreement shall be made unless discussed and agreed upon by both parties. However </w:t>
      </w:r>
      <w:r w:rsidRPr="00623C6F">
        <w:rPr>
          <w:rFonts w:ascii="Garamond" w:eastAsia="Calibri" w:hAnsi="Garamond" w:cs="Times New Roman"/>
          <w:color w:val="000000"/>
          <w:sz w:val="24"/>
          <w:szCs w:val="24"/>
        </w:rPr>
        <w:lastRenderedPageBreak/>
        <w:t>guidelines documents and working regulations shall be attached to and given to the Employee by the Employer to guide him in the operations of the Hotel.</w:t>
      </w:r>
    </w:p>
    <w:p w14:paraId="7BB5F921"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Both parties hereby undertake to fulfill their obligations set down in the agreement of employment.</w:t>
      </w:r>
    </w:p>
    <w:p w14:paraId="0F235789" w14:textId="77777777"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This contract shall be governed by the Laws of Kenya and subject in all respect to jurisdiction of the Courts of Kenya.</w:t>
      </w:r>
    </w:p>
    <w:p w14:paraId="59E1CFA6" w14:textId="77777777" w:rsidR="00623C6F" w:rsidRPr="00623C6F" w:rsidRDefault="00623C6F" w:rsidP="00623C6F">
      <w:pPr>
        <w:widowControl w:val="0"/>
        <w:jc w:val="both"/>
        <w:rPr>
          <w:rFonts w:ascii="Garamond" w:eastAsia="Calibri" w:hAnsi="Garamond" w:cs="Times New Roman"/>
          <w:b/>
        </w:rPr>
      </w:pPr>
    </w:p>
    <w:p w14:paraId="46E80BF0" w14:textId="77777777" w:rsidR="00623C6F" w:rsidRPr="00623C6F" w:rsidRDefault="00623C6F" w:rsidP="00623C6F">
      <w:pPr>
        <w:widowControl w:val="0"/>
        <w:jc w:val="both"/>
        <w:rPr>
          <w:rFonts w:ascii="Garamond" w:eastAsia="Calibri" w:hAnsi="Garamond" w:cs="Times New Roman"/>
        </w:rPr>
      </w:pPr>
      <w:r w:rsidRPr="00623C6F">
        <w:rPr>
          <w:rFonts w:ascii="Garamond" w:eastAsia="Calibri" w:hAnsi="Garamond" w:cs="Times New Roman"/>
          <w:b/>
        </w:rPr>
        <w:t>IN WITNESS WHEREOF</w:t>
      </w:r>
      <w:r w:rsidRPr="00623C6F">
        <w:rPr>
          <w:rFonts w:ascii="Garamond" w:eastAsia="Calibri" w:hAnsi="Garamond" w:cs="Times New Roman"/>
        </w:rPr>
        <w:t xml:space="preserve"> the parties have hereunto set their hands the date and year first herein above written.</w:t>
      </w:r>
    </w:p>
    <w:p w14:paraId="4F1EE0F6" w14:textId="77777777" w:rsidR="00623C6F" w:rsidRPr="00623C6F" w:rsidRDefault="00623C6F" w:rsidP="00623C6F">
      <w:pPr>
        <w:shd w:val="clear" w:color="auto" w:fill="FFFFFF"/>
        <w:autoSpaceDE w:val="0"/>
        <w:autoSpaceDN w:val="0"/>
        <w:adjustRightInd w:val="0"/>
        <w:spacing w:after="0" w:line="360" w:lineRule="auto"/>
        <w:jc w:val="center"/>
        <w:rPr>
          <w:rFonts w:ascii="Garamond" w:eastAsia="Calibri" w:hAnsi="Garamond" w:cs="Times New Roman"/>
          <w:color w:val="000000"/>
          <w:sz w:val="24"/>
          <w:szCs w:val="24"/>
        </w:rPr>
      </w:pPr>
      <w:r w:rsidRPr="00623C6F">
        <w:rPr>
          <w:rFonts w:ascii="Garamond" w:eastAsia="Calibri" w:hAnsi="Garamond" w:cs="Times New Roman"/>
        </w:rPr>
        <w:t>SE</w:t>
      </w:r>
      <w:r w:rsidR="004D5356">
        <w:rPr>
          <w:rFonts w:ascii="Garamond" w:eastAsia="Calibri" w:hAnsi="Garamond" w:cs="Times New Roman"/>
        </w:rPr>
        <w:t>ALED WITH THE COMMON SEAL this …………………………..</w:t>
      </w:r>
      <w:r w:rsidRPr="00623C6F">
        <w:rPr>
          <w:rFonts w:ascii="Garamond" w:eastAsia="Calibri" w:hAnsi="Garamond" w:cs="Times New Roman"/>
        </w:rPr>
        <w:t>.</w:t>
      </w:r>
    </w:p>
    <w:p w14:paraId="6EA910FC" w14:textId="77777777"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b/>
          <w:bCs/>
          <w:color w:val="000000"/>
          <w:sz w:val="24"/>
          <w:szCs w:val="24"/>
        </w:rPr>
      </w:pPr>
      <w:r>
        <w:rPr>
          <w:rFonts w:ascii="Garamond" w:eastAsia="Calibri" w:hAnsi="Garamond" w:cs="Times New Roman"/>
          <w:b/>
          <w:bCs/>
          <w:color w:val="000000"/>
          <w:sz w:val="24"/>
          <w:szCs w:val="24"/>
        </w:rPr>
        <w:t>………………………..</w:t>
      </w:r>
      <w:r w:rsidR="00623C6F" w:rsidRPr="00623C6F">
        <w:rPr>
          <w:rFonts w:ascii="Garamond" w:eastAsia="Calibri" w:hAnsi="Garamond" w:cs="Times New Roman"/>
          <w:b/>
          <w:bCs/>
          <w:color w:val="000000"/>
          <w:sz w:val="24"/>
          <w:szCs w:val="24"/>
        </w:rPr>
        <w:tab/>
      </w:r>
      <w:r w:rsidR="00623C6F" w:rsidRPr="00623C6F">
        <w:rPr>
          <w:rFonts w:ascii="Garamond" w:eastAsia="Calibri" w:hAnsi="Garamond" w:cs="Times New Roman"/>
          <w:b/>
          <w:bCs/>
          <w:color w:val="000000"/>
          <w:sz w:val="24"/>
          <w:szCs w:val="24"/>
        </w:rPr>
        <w:tab/>
      </w:r>
      <w:r w:rsidR="00623C6F" w:rsidRPr="00623C6F">
        <w:rPr>
          <w:rFonts w:ascii="Garamond" w:eastAsia="Calibri" w:hAnsi="Garamond" w:cs="Times New Roman"/>
          <w:b/>
          <w:bCs/>
          <w:color w:val="000000"/>
          <w:sz w:val="24"/>
          <w:szCs w:val="24"/>
        </w:rPr>
        <w:tab/>
      </w:r>
      <w:r w:rsidR="00623C6F" w:rsidRPr="00623C6F">
        <w:rPr>
          <w:rFonts w:ascii="Garamond" w:eastAsia="Calibri" w:hAnsi="Garamond" w:cs="Times New Roman"/>
          <w:b/>
          <w:bCs/>
          <w:color w:val="000000"/>
          <w:sz w:val="24"/>
          <w:szCs w:val="24"/>
        </w:rPr>
        <w:tab/>
      </w:r>
    </w:p>
    <w:p w14:paraId="66FD88A8" w14:textId="77777777" w:rsidR="00623C6F" w:rsidRPr="00623C6F" w:rsidRDefault="00623C6F" w:rsidP="00623C6F">
      <w:pPr>
        <w:widowControl w:val="0"/>
        <w:tabs>
          <w:tab w:val="left" w:pos="-1440"/>
        </w:tabs>
        <w:ind w:left="4320" w:hanging="4320"/>
        <w:jc w:val="both"/>
        <w:rPr>
          <w:rFonts w:ascii="Garamond" w:eastAsia="Calibri" w:hAnsi="Garamond" w:cs="Times New Roman"/>
          <w:b/>
        </w:rPr>
      </w:pPr>
      <w:r w:rsidRPr="00623C6F">
        <w:rPr>
          <w:rFonts w:ascii="Garamond" w:eastAsia="Calibri" w:hAnsi="Garamond" w:cs="Times New Roman"/>
          <w:b/>
        </w:rPr>
        <w:t>(‘The Employer’)</w:t>
      </w:r>
    </w:p>
    <w:p w14:paraId="277091A4" w14:textId="77777777" w:rsidR="00623C6F" w:rsidRPr="00623C6F" w:rsidRDefault="00623C6F" w:rsidP="00623C6F">
      <w:pPr>
        <w:widowControl w:val="0"/>
        <w:tabs>
          <w:tab w:val="left" w:pos="-1440"/>
        </w:tabs>
        <w:ind w:left="4320" w:hanging="4320"/>
        <w:jc w:val="both"/>
        <w:rPr>
          <w:rFonts w:ascii="Garamond" w:eastAsia="Calibri" w:hAnsi="Garamond" w:cs="Times New Roman"/>
        </w:rPr>
      </w:pPr>
      <w:r w:rsidRPr="00623C6F">
        <w:rPr>
          <w:rFonts w:ascii="Garamond" w:eastAsia="Calibri" w:hAnsi="Garamond" w:cs="Times New Roman"/>
        </w:rPr>
        <w:t>in the presence of:</w:t>
      </w:r>
      <w:r w:rsidRPr="00623C6F">
        <w:rPr>
          <w:rFonts w:ascii="Garamond" w:eastAsia="Calibri" w:hAnsi="Garamond" w:cs="Times New Roman"/>
        </w:rPr>
        <w:tab/>
      </w:r>
      <w:r w:rsidRPr="00623C6F">
        <w:rPr>
          <w:rFonts w:ascii="Garamond" w:eastAsia="Calibri" w:hAnsi="Garamond" w:cs="Times New Roman"/>
        </w:rPr>
        <w:tab/>
      </w:r>
      <w:r w:rsidRPr="00623C6F">
        <w:rPr>
          <w:rFonts w:ascii="Garamond" w:eastAsia="Calibri" w:hAnsi="Garamond" w:cs="Times New Roman"/>
        </w:rPr>
        <w:tab/>
      </w:r>
    </w:p>
    <w:p w14:paraId="248FF6AE" w14:textId="77777777" w:rsidR="00623C6F" w:rsidRPr="00623C6F" w:rsidRDefault="00623C6F" w:rsidP="00623C6F">
      <w:pPr>
        <w:widowControl w:val="0"/>
        <w:ind w:left="4320"/>
        <w:jc w:val="both"/>
        <w:rPr>
          <w:rFonts w:ascii="Garamond" w:eastAsia="Calibri" w:hAnsi="Garamond" w:cs="Times New Roman"/>
        </w:rPr>
      </w:pPr>
    </w:p>
    <w:p w14:paraId="41F72A3B" w14:textId="77777777" w:rsidR="00623C6F" w:rsidRPr="00623C6F" w:rsidRDefault="00623C6F" w:rsidP="00623C6F">
      <w:pPr>
        <w:rPr>
          <w:rFonts w:ascii="Garamond" w:eastAsia="Calibri" w:hAnsi="Garamond" w:cs="Times New Roman"/>
          <w:b/>
        </w:rPr>
      </w:pPr>
      <w:r w:rsidRPr="00623C6F">
        <w:rPr>
          <w:rFonts w:ascii="Garamond" w:eastAsia="Calibri" w:hAnsi="Garamond" w:cs="Times New Roman"/>
          <w:b/>
        </w:rPr>
        <w:t>EXECUTIVE DIRECTOR,</w:t>
      </w:r>
    </w:p>
    <w:p w14:paraId="421BFC0A" w14:textId="77777777" w:rsidR="00623C6F" w:rsidRPr="00623C6F" w:rsidRDefault="00623C6F" w:rsidP="00623C6F">
      <w:pPr>
        <w:rPr>
          <w:rFonts w:ascii="Garamond" w:eastAsia="Calibri" w:hAnsi="Garamond" w:cs="Times New Roman"/>
          <w:b/>
        </w:rPr>
      </w:pPr>
    </w:p>
    <w:p w14:paraId="46A0E6F8" w14:textId="77777777" w:rsidR="00623C6F" w:rsidRPr="00623C6F" w:rsidRDefault="00623C6F" w:rsidP="00623C6F">
      <w:pPr>
        <w:rPr>
          <w:rFonts w:ascii="Garamond" w:eastAsia="Calibri" w:hAnsi="Garamond" w:cs="Times New Roman"/>
          <w:b/>
        </w:rPr>
      </w:pPr>
    </w:p>
    <w:p w14:paraId="25C9A20B" w14:textId="77777777" w:rsidR="00623C6F" w:rsidRPr="00623C6F" w:rsidRDefault="00623C6F" w:rsidP="00623C6F">
      <w:pPr>
        <w:rPr>
          <w:rFonts w:ascii="Garamond" w:eastAsia="Calibri" w:hAnsi="Garamond" w:cs="Times New Roman"/>
          <w:b/>
        </w:rPr>
      </w:pPr>
      <w:r w:rsidRPr="00623C6F">
        <w:rPr>
          <w:rFonts w:ascii="Garamond" w:eastAsia="Calibri" w:hAnsi="Garamond" w:cs="Times New Roman"/>
          <w:b/>
        </w:rPr>
        <w:t>SECRETARY</w:t>
      </w:r>
    </w:p>
    <w:p w14:paraId="435A53B1" w14:textId="77777777" w:rsidR="00623C6F" w:rsidRPr="00623C6F" w:rsidRDefault="00623C6F" w:rsidP="00623C6F">
      <w:pPr>
        <w:widowControl w:val="0"/>
        <w:jc w:val="both"/>
        <w:rPr>
          <w:rFonts w:ascii="Garamond" w:eastAsia="Calibri" w:hAnsi="Garamond" w:cs="Times New Roman"/>
        </w:rPr>
      </w:pPr>
    </w:p>
    <w:p w14:paraId="7B498304" w14:textId="77777777" w:rsidR="00623C6F" w:rsidRPr="00623C6F" w:rsidRDefault="00623C6F" w:rsidP="00623C6F">
      <w:pPr>
        <w:widowControl w:val="0"/>
        <w:jc w:val="both"/>
        <w:rPr>
          <w:rFonts w:ascii="Garamond" w:eastAsia="Calibri" w:hAnsi="Garamond" w:cs="Times New Roman"/>
        </w:rPr>
      </w:pPr>
    </w:p>
    <w:p w14:paraId="4E3428DD" w14:textId="77777777" w:rsidR="00623C6F" w:rsidRPr="00623C6F" w:rsidRDefault="00623C6F" w:rsidP="00623C6F">
      <w:pPr>
        <w:widowControl w:val="0"/>
        <w:tabs>
          <w:tab w:val="left" w:pos="-1440"/>
          <w:tab w:val="left" w:pos="-720"/>
          <w:tab w:val="left" w:pos="0"/>
          <w:tab w:val="left" w:pos="720"/>
          <w:tab w:val="left" w:pos="1440"/>
          <w:tab w:val="left" w:pos="2160"/>
          <w:tab w:val="left" w:pos="2880"/>
          <w:tab w:val="left" w:pos="3600"/>
          <w:tab w:val="left" w:pos="5478"/>
        </w:tabs>
        <w:ind w:left="4320" w:hanging="4320"/>
        <w:jc w:val="both"/>
        <w:rPr>
          <w:rFonts w:ascii="Garamond" w:eastAsia="Calibri" w:hAnsi="Garamond" w:cs="Times New Roman"/>
          <w:b/>
        </w:rPr>
      </w:pPr>
      <w:r w:rsidRPr="00623C6F">
        <w:rPr>
          <w:rFonts w:ascii="Garamond" w:eastAsia="Calibri" w:hAnsi="Garamond" w:cs="Times New Roman"/>
        </w:rPr>
        <w:t>Signed by</w:t>
      </w:r>
      <w:r w:rsidR="004D5356">
        <w:rPr>
          <w:rFonts w:ascii="Garamond" w:eastAsia="Calibri" w:hAnsi="Garamond" w:cs="Times New Roman"/>
          <w:b/>
        </w:rPr>
        <w:t xml:space="preserve"> ……………….</w:t>
      </w:r>
      <w:r w:rsidRPr="00623C6F">
        <w:rPr>
          <w:rFonts w:ascii="Garamond" w:eastAsia="Calibri" w:hAnsi="Garamond" w:cs="Times New Roman"/>
          <w:b/>
        </w:rPr>
        <w:t xml:space="preserve"> this 1</w:t>
      </w:r>
      <w:r w:rsidRPr="00623C6F">
        <w:rPr>
          <w:rFonts w:ascii="Garamond" w:eastAsia="Calibri" w:hAnsi="Garamond" w:cs="Times New Roman"/>
          <w:b/>
          <w:vertAlign w:val="superscript"/>
        </w:rPr>
        <w:t>st</w:t>
      </w:r>
      <w:r w:rsidRPr="00623C6F">
        <w:rPr>
          <w:rFonts w:ascii="Garamond" w:eastAsia="Calibri" w:hAnsi="Garamond" w:cs="Times New Roman"/>
          <w:b/>
        </w:rPr>
        <w:t xml:space="preserve"> day of December, 2014</w:t>
      </w:r>
      <w:r w:rsidRPr="00623C6F">
        <w:rPr>
          <w:rFonts w:ascii="Garamond" w:eastAsia="Calibri" w:hAnsi="Garamond" w:cs="Times New Roman"/>
          <w:b/>
        </w:rPr>
        <w:tab/>
        <w:t xml:space="preserve">          _______________________</w:t>
      </w:r>
    </w:p>
    <w:p w14:paraId="42107C3A" w14:textId="77777777" w:rsidR="00623C6F" w:rsidRPr="00623C6F" w:rsidRDefault="00623C6F" w:rsidP="00623C6F">
      <w:pPr>
        <w:widowControl w:val="0"/>
        <w:tabs>
          <w:tab w:val="left" w:pos="-1440"/>
          <w:tab w:val="left" w:pos="-720"/>
          <w:tab w:val="left" w:pos="0"/>
          <w:tab w:val="left" w:pos="720"/>
          <w:tab w:val="left" w:pos="1440"/>
          <w:tab w:val="left" w:pos="2160"/>
          <w:tab w:val="left" w:pos="2880"/>
          <w:tab w:val="left" w:pos="3600"/>
          <w:tab w:val="left" w:pos="4320"/>
          <w:tab w:val="left" w:pos="5040"/>
          <w:tab w:val="left" w:pos="5910"/>
        </w:tabs>
        <w:ind w:left="4320" w:hanging="4320"/>
        <w:jc w:val="both"/>
        <w:rPr>
          <w:rFonts w:ascii="Garamond" w:eastAsia="Calibri" w:hAnsi="Garamond" w:cs="Times New Roman"/>
        </w:rPr>
      </w:pPr>
      <w:r w:rsidRPr="00623C6F">
        <w:rPr>
          <w:rFonts w:ascii="Garamond" w:eastAsia="Calibri" w:hAnsi="Garamond" w:cs="Times New Roman"/>
        </w:rPr>
        <w:t xml:space="preserve">              (‘</w:t>
      </w:r>
      <w:r w:rsidRPr="00623C6F">
        <w:rPr>
          <w:rFonts w:ascii="Garamond" w:eastAsia="Calibri" w:hAnsi="Garamond" w:cs="Times New Roman"/>
          <w:b/>
        </w:rPr>
        <w:t>The Employee’)</w:t>
      </w:r>
      <w:r w:rsidRPr="00623C6F">
        <w:rPr>
          <w:rFonts w:ascii="Garamond" w:eastAsia="Calibri" w:hAnsi="Garamond" w:cs="Times New Roman"/>
          <w:b/>
        </w:rPr>
        <w:tab/>
        <w:t xml:space="preserve">                                                  </w:t>
      </w:r>
      <w:r w:rsidR="004D5356">
        <w:rPr>
          <w:rFonts w:ascii="Garamond" w:eastAsia="Calibri" w:hAnsi="Garamond" w:cs="Times New Roman"/>
          <w:b/>
        </w:rPr>
        <w:t xml:space="preserve">         ID NO ……………..</w:t>
      </w:r>
      <w:r w:rsidRPr="00623C6F">
        <w:rPr>
          <w:rFonts w:ascii="Garamond" w:eastAsia="Calibri" w:hAnsi="Garamond" w:cs="Times New Roman"/>
          <w:b/>
        </w:rPr>
        <w:tab/>
        <w:t xml:space="preserve">     </w:t>
      </w:r>
      <w:r w:rsidRPr="00623C6F">
        <w:rPr>
          <w:rFonts w:ascii="Garamond" w:eastAsia="Calibri" w:hAnsi="Garamond" w:cs="Times New Roman"/>
          <w:b/>
        </w:rPr>
        <w:tab/>
      </w:r>
      <w:r w:rsidRPr="00623C6F">
        <w:rPr>
          <w:rFonts w:ascii="Garamond" w:eastAsia="Calibri" w:hAnsi="Garamond" w:cs="Times New Roman"/>
          <w:b/>
        </w:rPr>
        <w:tab/>
        <w:t xml:space="preserve">       </w:t>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t xml:space="preserve">              </w:t>
      </w:r>
    </w:p>
    <w:p w14:paraId="0D7AA406" w14:textId="77777777" w:rsidR="00623C6F" w:rsidRPr="00623C6F" w:rsidRDefault="00623C6F" w:rsidP="00623C6F">
      <w:pPr>
        <w:widowControl w:val="0"/>
        <w:tabs>
          <w:tab w:val="left" w:pos="-1440"/>
        </w:tabs>
        <w:jc w:val="both"/>
        <w:rPr>
          <w:rFonts w:ascii="Garamond" w:eastAsia="Calibri" w:hAnsi="Garamond" w:cs="Times New Roman"/>
        </w:rPr>
      </w:pPr>
      <w:r w:rsidRPr="00623C6F">
        <w:rPr>
          <w:rFonts w:ascii="Garamond" w:eastAsia="Calibri" w:hAnsi="Garamond" w:cs="Times New Roman"/>
        </w:rPr>
        <w:t>in the presence of:</w:t>
      </w:r>
      <w:r w:rsidRPr="00623C6F">
        <w:rPr>
          <w:rFonts w:ascii="Garamond" w:eastAsia="Calibri" w:hAnsi="Garamond" w:cs="Times New Roman"/>
        </w:rPr>
        <w:tab/>
      </w:r>
      <w:r w:rsidRPr="00623C6F">
        <w:rPr>
          <w:rFonts w:ascii="Garamond" w:eastAsia="Calibri" w:hAnsi="Garamond" w:cs="Times New Roman"/>
        </w:rPr>
        <w:tab/>
      </w:r>
      <w:r w:rsidRPr="00623C6F">
        <w:rPr>
          <w:rFonts w:ascii="Garamond" w:eastAsia="Calibri" w:hAnsi="Garamond" w:cs="Times New Roman"/>
        </w:rPr>
        <w:tab/>
      </w:r>
    </w:p>
    <w:p w14:paraId="34F343AF" w14:textId="77777777" w:rsidR="00623C6F" w:rsidRPr="00623C6F" w:rsidRDefault="00623C6F" w:rsidP="00623C6F">
      <w:pPr>
        <w:widowControl w:val="0"/>
        <w:ind w:left="4320"/>
        <w:jc w:val="both"/>
        <w:rPr>
          <w:rFonts w:ascii="Garamond" w:eastAsia="Calibri" w:hAnsi="Garamond" w:cs="Times New Roman"/>
        </w:rPr>
      </w:pPr>
    </w:p>
    <w:p w14:paraId="737871AE" w14:textId="77777777" w:rsidR="00623C6F" w:rsidRPr="00623C6F" w:rsidRDefault="00623C6F" w:rsidP="00623C6F">
      <w:pPr>
        <w:widowControl w:val="0"/>
        <w:jc w:val="both"/>
        <w:rPr>
          <w:rFonts w:ascii="Garamond" w:eastAsia="Calibri" w:hAnsi="Garamond" w:cs="Times New Roman"/>
        </w:rPr>
      </w:pPr>
    </w:p>
    <w:p w14:paraId="6EAE09A2" w14:textId="77777777" w:rsidR="00623C6F" w:rsidRPr="00623C6F" w:rsidRDefault="00623C6F" w:rsidP="00623C6F">
      <w:pPr>
        <w:widowControl w:val="0"/>
        <w:jc w:val="both"/>
        <w:rPr>
          <w:rFonts w:ascii="Garamond" w:eastAsia="Calibri" w:hAnsi="Garamond" w:cs="Times New Roman"/>
        </w:rPr>
      </w:pPr>
      <w:r w:rsidRPr="00623C6F">
        <w:rPr>
          <w:rFonts w:ascii="Garamond" w:eastAsia="Calibri" w:hAnsi="Garamond" w:cs="Times New Roman"/>
          <w:b/>
        </w:rPr>
        <w:t>ADVOCATE</w:t>
      </w:r>
    </w:p>
    <w:p w14:paraId="25B47B92"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p>
    <w:p w14:paraId="17F5634A"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b/>
          <w:color w:val="000000"/>
          <w:sz w:val="24"/>
          <w:szCs w:val="24"/>
        </w:rPr>
      </w:pPr>
      <w:r w:rsidRPr="00623C6F">
        <w:rPr>
          <w:rFonts w:ascii="Garamond" w:eastAsia="Calibri" w:hAnsi="Garamond" w:cs="Times New Roman"/>
          <w:b/>
          <w:color w:val="000000"/>
          <w:sz w:val="24"/>
          <w:szCs w:val="24"/>
        </w:rPr>
        <w:t>DRAWN BY:</w:t>
      </w:r>
    </w:p>
    <w:p w14:paraId="3BEEB9CB" w14:textId="77777777" w:rsidR="00623C6F" w:rsidRPr="00623C6F" w:rsidRDefault="004D5356" w:rsidP="00623C6F">
      <w:pPr>
        <w:spacing w:after="0" w:line="360" w:lineRule="auto"/>
        <w:jc w:val="both"/>
        <w:rPr>
          <w:rFonts w:ascii="Garamond" w:eastAsia="Calibri" w:hAnsi="Garamond" w:cs="Times New Roman"/>
          <w:sz w:val="24"/>
          <w:szCs w:val="24"/>
        </w:rPr>
      </w:pPr>
      <w:r>
        <w:rPr>
          <w:rFonts w:ascii="Garamond" w:eastAsia="Calibri" w:hAnsi="Garamond" w:cs="Times New Roman"/>
          <w:sz w:val="24"/>
          <w:szCs w:val="24"/>
        </w:rPr>
        <w:lastRenderedPageBreak/>
        <w:t>……………………….</w:t>
      </w:r>
      <w:r w:rsidR="00623C6F" w:rsidRPr="00623C6F">
        <w:rPr>
          <w:rFonts w:ascii="Garamond" w:eastAsia="Calibri" w:hAnsi="Garamond" w:cs="Times New Roman"/>
          <w:sz w:val="24"/>
          <w:szCs w:val="24"/>
        </w:rPr>
        <w:t xml:space="preserve"> Advocates</w:t>
      </w:r>
    </w:p>
    <w:p w14:paraId="505A6528" w14:textId="77777777" w:rsidR="00623C6F" w:rsidRPr="00623C6F" w:rsidRDefault="00623C6F" w:rsidP="00623C6F">
      <w:pPr>
        <w:spacing w:after="0" w:line="360" w:lineRule="auto"/>
        <w:jc w:val="both"/>
        <w:rPr>
          <w:rFonts w:ascii="Garamond" w:eastAsia="Calibri" w:hAnsi="Garamond" w:cs="Times New Roman"/>
          <w:sz w:val="24"/>
          <w:szCs w:val="24"/>
        </w:rPr>
      </w:pPr>
      <w:r w:rsidRPr="00623C6F">
        <w:rPr>
          <w:rFonts w:ascii="Garamond" w:eastAsia="Calibri" w:hAnsi="Garamond" w:cs="Times New Roman"/>
          <w:sz w:val="24"/>
          <w:szCs w:val="24"/>
        </w:rPr>
        <w:t>ACK Garden House, 3</w:t>
      </w:r>
      <w:r w:rsidRPr="00623C6F">
        <w:rPr>
          <w:rFonts w:ascii="Garamond" w:eastAsia="Calibri" w:hAnsi="Garamond" w:cs="Times New Roman"/>
          <w:sz w:val="24"/>
          <w:szCs w:val="24"/>
          <w:vertAlign w:val="superscript"/>
        </w:rPr>
        <w:t>RD</w:t>
      </w:r>
      <w:r w:rsidR="004D5356">
        <w:rPr>
          <w:rFonts w:ascii="Garamond" w:eastAsia="Calibri" w:hAnsi="Garamond" w:cs="Times New Roman"/>
          <w:sz w:val="24"/>
          <w:szCs w:val="24"/>
        </w:rPr>
        <w:t xml:space="preserve"> Floor</w:t>
      </w:r>
    </w:p>
    <w:p w14:paraId="36E78327" w14:textId="77777777" w:rsidR="00623C6F" w:rsidRPr="00623C6F" w:rsidRDefault="004D5356" w:rsidP="00623C6F">
      <w:pPr>
        <w:spacing w:after="0" w:line="360" w:lineRule="auto"/>
        <w:jc w:val="both"/>
        <w:rPr>
          <w:rFonts w:ascii="Garamond" w:eastAsia="Calibri" w:hAnsi="Garamond" w:cs="Times New Roman"/>
          <w:sz w:val="24"/>
          <w:szCs w:val="24"/>
        </w:rPr>
      </w:pPr>
      <w:r>
        <w:rPr>
          <w:rFonts w:ascii="Garamond" w:eastAsia="Calibri" w:hAnsi="Garamond" w:cs="Times New Roman"/>
          <w:sz w:val="24"/>
          <w:szCs w:val="24"/>
        </w:rPr>
        <w:t xml:space="preserve">P.O Box </w:t>
      </w:r>
    </w:p>
    <w:p w14:paraId="6A9F3DEA" w14:textId="77777777" w:rsidR="00623C6F" w:rsidRPr="00623C6F" w:rsidRDefault="00623C6F" w:rsidP="00623C6F">
      <w:pPr>
        <w:spacing w:after="0" w:line="360" w:lineRule="auto"/>
        <w:jc w:val="both"/>
        <w:rPr>
          <w:rFonts w:ascii="Garamond" w:eastAsia="Calibri" w:hAnsi="Garamond" w:cs="Times New Roman"/>
          <w:b/>
          <w:sz w:val="24"/>
          <w:szCs w:val="24"/>
          <w:u w:val="single"/>
        </w:rPr>
      </w:pPr>
      <w:r w:rsidRPr="00623C6F">
        <w:rPr>
          <w:rFonts w:ascii="Garamond" w:eastAsia="Calibri" w:hAnsi="Garamond" w:cs="Times New Roman"/>
          <w:b/>
          <w:sz w:val="24"/>
          <w:szCs w:val="24"/>
          <w:u w:val="single"/>
        </w:rPr>
        <w:t>NAIROBI</w:t>
      </w:r>
    </w:p>
    <w:p w14:paraId="7A173689" w14:textId="77777777"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r>
        <w:rPr>
          <w:rFonts w:ascii="Garamond" w:eastAsia="Calibri" w:hAnsi="Garamond" w:cs="Times New Roman"/>
          <w:sz w:val="24"/>
          <w:szCs w:val="24"/>
        </w:rPr>
        <w:t>Tel:                       Fax:</w:t>
      </w:r>
    </w:p>
    <w:p w14:paraId="679421A0" w14:textId="77777777"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r>
        <w:rPr>
          <w:rFonts w:ascii="Garamond" w:eastAsia="Calibri" w:hAnsi="Garamond" w:cs="Times New Roman"/>
          <w:sz w:val="24"/>
          <w:szCs w:val="24"/>
        </w:rPr>
        <w:t xml:space="preserve">Mobile: </w:t>
      </w:r>
    </w:p>
    <w:p w14:paraId="38DADAB5" w14:textId="77777777"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sz w:val="24"/>
          <w:szCs w:val="24"/>
          <w:u w:val="single"/>
        </w:rPr>
      </w:pPr>
      <w:r>
        <w:rPr>
          <w:rFonts w:ascii="Garamond" w:eastAsia="Calibri" w:hAnsi="Garamond" w:cs="Times New Roman"/>
          <w:sz w:val="24"/>
          <w:szCs w:val="24"/>
        </w:rPr>
        <w:t>Email:</w:t>
      </w:r>
    </w:p>
    <w:p w14:paraId="3F051497" w14:textId="77777777"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u w:val="single"/>
        </w:rPr>
      </w:pPr>
      <w:r w:rsidRPr="00623C6F">
        <w:rPr>
          <w:rFonts w:ascii="Garamond" w:eastAsia="Calibri" w:hAnsi="Garamond" w:cs="Times New Roman"/>
          <w:sz w:val="24"/>
          <w:szCs w:val="24"/>
        </w:rPr>
        <w:t>Website:</w:t>
      </w:r>
      <w:r w:rsidR="004D5356">
        <w:rPr>
          <w:rFonts w:ascii="Garamond" w:eastAsia="Calibri" w:hAnsi="Garamond" w:cs="Times New Roman"/>
          <w:sz w:val="24"/>
          <w:szCs w:val="24"/>
          <w:u w:val="single"/>
        </w:rPr>
        <w:t xml:space="preserve"> </w:t>
      </w:r>
    </w:p>
    <w:p w14:paraId="40F3BF98" w14:textId="77777777" w:rsidR="00623C6F" w:rsidRDefault="00623C6F"/>
    <w:sectPr w:rsidR="00623C6F" w:rsidSect="00324EF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81" w:author="Salim Dhanji" w:date="2014-11-10T10:48:00Z" w:initials="SD">
    <w:p w14:paraId="04770671" w14:textId="77777777" w:rsidR="003F0762" w:rsidRDefault="00324EF9" w:rsidP="00CD1A8A">
      <w:pPr>
        <w:pStyle w:val="CommentText"/>
      </w:pPr>
      <w:r>
        <w:fldChar w:fldCharType="begin"/>
      </w:r>
      <w:r w:rsidR="003F0762">
        <w:instrText>PAGE \# "'Page: '#'</w:instrText>
      </w:r>
      <w:r w:rsidR="003F0762">
        <w:br/>
        <w:instrText>'"</w:instrText>
      </w:r>
      <w:r w:rsidR="003F0762">
        <w:rPr>
          <w:rStyle w:val="CommentReference"/>
        </w:rPr>
        <w:instrText xml:space="preserve">  </w:instrText>
      </w:r>
      <w:r>
        <w:fldChar w:fldCharType="end"/>
      </w:r>
      <w:r w:rsidR="003F0762">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77067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1F450" w14:textId="77777777" w:rsidR="00B372A0" w:rsidRDefault="00B372A0" w:rsidP="007103EB">
      <w:pPr>
        <w:spacing w:after="0" w:line="240" w:lineRule="auto"/>
      </w:pPr>
      <w:r>
        <w:separator/>
      </w:r>
    </w:p>
  </w:endnote>
  <w:endnote w:type="continuationSeparator" w:id="0">
    <w:p w14:paraId="0C0DFFC8" w14:textId="77777777" w:rsidR="00B372A0" w:rsidRDefault="00B372A0" w:rsidP="0071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udy Old Style">
    <w:panose1 w:val="0202050205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w:panose1 w:val="02020603050405020304"/>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76D83" w14:textId="77777777" w:rsidR="003F0762" w:rsidRDefault="003F076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181122"/>
      <w:docPartObj>
        <w:docPartGallery w:val="Page Numbers (Bottom of Page)"/>
        <w:docPartUnique/>
      </w:docPartObj>
    </w:sdtPr>
    <w:sdtEndPr/>
    <w:sdtContent>
      <w:sdt>
        <w:sdtPr>
          <w:id w:val="-1669238322"/>
          <w:docPartObj>
            <w:docPartGallery w:val="Page Numbers (Top of Page)"/>
            <w:docPartUnique/>
          </w:docPartObj>
        </w:sdtPr>
        <w:sdtEndPr/>
        <w:sdtContent>
          <w:p w14:paraId="05FD0ABE" w14:textId="2F0E0B86" w:rsidR="003F0762" w:rsidRDefault="003F0762">
            <w:pPr>
              <w:pStyle w:val="Footer"/>
              <w:jc w:val="center"/>
            </w:pPr>
            <w:r>
              <w:t xml:space="preserve">Page </w:t>
            </w:r>
            <w:r w:rsidR="00324EF9">
              <w:rPr>
                <w:b/>
                <w:bCs/>
                <w:sz w:val="24"/>
                <w:szCs w:val="24"/>
              </w:rPr>
              <w:fldChar w:fldCharType="begin"/>
            </w:r>
            <w:r>
              <w:rPr>
                <w:b/>
                <w:bCs/>
              </w:rPr>
              <w:instrText xml:space="preserve"> PAGE </w:instrText>
            </w:r>
            <w:r w:rsidR="00324EF9">
              <w:rPr>
                <w:b/>
                <w:bCs/>
                <w:sz w:val="24"/>
                <w:szCs w:val="24"/>
              </w:rPr>
              <w:fldChar w:fldCharType="separate"/>
            </w:r>
            <w:r w:rsidR="00F51C76">
              <w:rPr>
                <w:b/>
                <w:bCs/>
                <w:noProof/>
              </w:rPr>
              <w:t>41</w:t>
            </w:r>
            <w:r w:rsidR="00324EF9">
              <w:rPr>
                <w:b/>
                <w:bCs/>
                <w:sz w:val="24"/>
                <w:szCs w:val="24"/>
              </w:rPr>
              <w:fldChar w:fldCharType="end"/>
            </w:r>
            <w:r>
              <w:t xml:space="preserve"> of </w:t>
            </w:r>
            <w:r w:rsidR="00324EF9">
              <w:rPr>
                <w:b/>
                <w:bCs/>
                <w:sz w:val="24"/>
                <w:szCs w:val="24"/>
              </w:rPr>
              <w:fldChar w:fldCharType="begin"/>
            </w:r>
            <w:r>
              <w:rPr>
                <w:b/>
                <w:bCs/>
              </w:rPr>
              <w:instrText xml:space="preserve"> NUMPAGES  </w:instrText>
            </w:r>
            <w:r w:rsidR="00324EF9">
              <w:rPr>
                <w:b/>
                <w:bCs/>
                <w:sz w:val="24"/>
                <w:szCs w:val="24"/>
              </w:rPr>
              <w:fldChar w:fldCharType="separate"/>
            </w:r>
            <w:r w:rsidR="00F51C76">
              <w:rPr>
                <w:b/>
                <w:bCs/>
                <w:noProof/>
              </w:rPr>
              <w:t>179</w:t>
            </w:r>
            <w:r w:rsidR="00324EF9">
              <w:rPr>
                <w:b/>
                <w:bCs/>
                <w:sz w:val="24"/>
                <w:szCs w:val="24"/>
              </w:rPr>
              <w:fldChar w:fldCharType="end"/>
            </w:r>
          </w:p>
        </w:sdtContent>
      </w:sdt>
    </w:sdtContent>
  </w:sdt>
  <w:p w14:paraId="5791CE93" w14:textId="77777777" w:rsidR="003F0762" w:rsidRDefault="003F076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43C91" w14:textId="77777777" w:rsidR="003F0762" w:rsidRDefault="003F076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F2A1C" w14:textId="77777777" w:rsidR="00B372A0" w:rsidRDefault="00B372A0" w:rsidP="007103EB">
      <w:pPr>
        <w:spacing w:after="0" w:line="240" w:lineRule="auto"/>
      </w:pPr>
      <w:r>
        <w:separator/>
      </w:r>
    </w:p>
  </w:footnote>
  <w:footnote w:type="continuationSeparator" w:id="0">
    <w:p w14:paraId="0C2986FF" w14:textId="77777777" w:rsidR="00B372A0" w:rsidRDefault="00B372A0" w:rsidP="0071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971E4" w14:textId="77777777" w:rsidR="003F0762" w:rsidRDefault="003F076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75C68" w14:textId="77777777" w:rsidR="003F0762" w:rsidRDefault="003F076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A9944" w14:textId="77777777" w:rsidR="003F0762" w:rsidRDefault="003F076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0E40082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05725BC"/>
    <w:multiLevelType w:val="singleLevel"/>
    <w:tmpl w:val="C19E7DBE"/>
    <w:lvl w:ilvl="0">
      <w:start w:val="5"/>
      <w:numFmt w:val="lowerRoman"/>
      <w:lvlText w:val="%1)"/>
      <w:lvlJc w:val="left"/>
      <w:pPr>
        <w:tabs>
          <w:tab w:val="num" w:pos="2160"/>
        </w:tabs>
        <w:ind w:left="2160" w:hanging="720"/>
      </w:pPr>
      <w:rPr>
        <w:rFonts w:hint="default"/>
      </w:rPr>
    </w:lvl>
  </w:abstractNum>
  <w:abstractNum w:abstractNumId="2" w15:restartNumberingAfterBreak="0">
    <w:nsid w:val="020E7424"/>
    <w:multiLevelType w:val="singleLevel"/>
    <w:tmpl w:val="0409000F"/>
    <w:lvl w:ilvl="0">
      <w:start w:val="13"/>
      <w:numFmt w:val="decimal"/>
      <w:lvlText w:val="%1."/>
      <w:lvlJc w:val="left"/>
      <w:pPr>
        <w:tabs>
          <w:tab w:val="num" w:pos="360"/>
        </w:tabs>
        <w:ind w:left="360" w:hanging="360"/>
      </w:pPr>
      <w:rPr>
        <w:rFonts w:hint="default"/>
      </w:rPr>
    </w:lvl>
  </w:abstractNum>
  <w:abstractNum w:abstractNumId="3" w15:restartNumberingAfterBreak="0">
    <w:nsid w:val="021630DE"/>
    <w:multiLevelType w:val="hybridMultilevel"/>
    <w:tmpl w:val="49A232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3004A88"/>
    <w:multiLevelType w:val="hybridMultilevel"/>
    <w:tmpl w:val="29ECA6B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33238C"/>
    <w:multiLevelType w:val="hybridMultilevel"/>
    <w:tmpl w:val="6FE4F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535734"/>
    <w:multiLevelType w:val="hybridMultilevel"/>
    <w:tmpl w:val="7062FD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9F10272"/>
    <w:multiLevelType w:val="hybridMultilevel"/>
    <w:tmpl w:val="22905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5D50CD"/>
    <w:multiLevelType w:val="hybridMultilevel"/>
    <w:tmpl w:val="2F008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AD4B4B"/>
    <w:multiLevelType w:val="singleLevel"/>
    <w:tmpl w:val="715665D2"/>
    <w:lvl w:ilvl="0">
      <w:start w:val="1"/>
      <w:numFmt w:val="lowerLetter"/>
      <w:lvlText w:val="(%1)"/>
      <w:lvlJc w:val="left"/>
      <w:pPr>
        <w:tabs>
          <w:tab w:val="num" w:pos="720"/>
        </w:tabs>
        <w:ind w:left="720" w:hanging="720"/>
      </w:pPr>
      <w:rPr>
        <w:rFonts w:hint="default"/>
      </w:rPr>
    </w:lvl>
  </w:abstractNum>
  <w:abstractNum w:abstractNumId="10" w15:restartNumberingAfterBreak="0">
    <w:nsid w:val="0AC853EE"/>
    <w:multiLevelType w:val="singleLevel"/>
    <w:tmpl w:val="17F0BBD2"/>
    <w:lvl w:ilvl="0">
      <w:start w:val="1"/>
      <w:numFmt w:val="lowerLetter"/>
      <w:lvlText w:val="%1)"/>
      <w:lvlJc w:val="left"/>
      <w:pPr>
        <w:tabs>
          <w:tab w:val="num" w:pos="1440"/>
        </w:tabs>
        <w:ind w:left="1440" w:hanging="720"/>
      </w:pPr>
      <w:rPr>
        <w:rFonts w:hint="default"/>
      </w:rPr>
    </w:lvl>
  </w:abstractNum>
  <w:abstractNum w:abstractNumId="11" w15:restartNumberingAfterBreak="0">
    <w:nsid w:val="0BF44993"/>
    <w:multiLevelType w:val="singleLevel"/>
    <w:tmpl w:val="1F44D6C2"/>
    <w:lvl w:ilvl="0">
      <w:start w:val="1"/>
      <w:numFmt w:val="decimal"/>
      <w:lvlText w:val="%1."/>
      <w:lvlJc w:val="left"/>
      <w:pPr>
        <w:tabs>
          <w:tab w:val="num" w:pos="720"/>
        </w:tabs>
        <w:ind w:left="720" w:hanging="720"/>
      </w:pPr>
      <w:rPr>
        <w:rFonts w:hint="default"/>
      </w:rPr>
    </w:lvl>
  </w:abstractNum>
  <w:abstractNum w:abstractNumId="12" w15:restartNumberingAfterBreak="0">
    <w:nsid w:val="0E8070CD"/>
    <w:multiLevelType w:val="singleLevel"/>
    <w:tmpl w:val="4D6E03FE"/>
    <w:lvl w:ilvl="0">
      <w:start w:val="20"/>
      <w:numFmt w:val="decimal"/>
      <w:lvlText w:val="%1."/>
      <w:lvlJc w:val="left"/>
      <w:pPr>
        <w:tabs>
          <w:tab w:val="num" w:pos="720"/>
        </w:tabs>
        <w:ind w:left="720" w:hanging="720"/>
      </w:pPr>
      <w:rPr>
        <w:rFonts w:hint="default"/>
      </w:rPr>
    </w:lvl>
  </w:abstractNum>
  <w:abstractNum w:abstractNumId="13" w15:restartNumberingAfterBreak="0">
    <w:nsid w:val="13B25994"/>
    <w:multiLevelType w:val="hybridMultilevel"/>
    <w:tmpl w:val="EACE868A"/>
    <w:lvl w:ilvl="0" w:tplc="E856EDF6">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7D31F4B"/>
    <w:multiLevelType w:val="hybridMultilevel"/>
    <w:tmpl w:val="03B81D60"/>
    <w:lvl w:ilvl="0" w:tplc="332A30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86B761B"/>
    <w:multiLevelType w:val="singleLevel"/>
    <w:tmpl w:val="08090017"/>
    <w:lvl w:ilvl="0">
      <w:start w:val="1"/>
      <w:numFmt w:val="lowerLetter"/>
      <w:lvlText w:val="%1)"/>
      <w:lvlJc w:val="left"/>
      <w:pPr>
        <w:tabs>
          <w:tab w:val="num" w:pos="360"/>
        </w:tabs>
        <w:ind w:left="360" w:hanging="360"/>
      </w:pPr>
      <w:rPr>
        <w:rFonts w:hint="default"/>
      </w:rPr>
    </w:lvl>
  </w:abstractNum>
  <w:abstractNum w:abstractNumId="16" w15:restartNumberingAfterBreak="0">
    <w:nsid w:val="19325747"/>
    <w:multiLevelType w:val="hybridMultilevel"/>
    <w:tmpl w:val="122EBD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B78A9"/>
    <w:multiLevelType w:val="hybridMultilevel"/>
    <w:tmpl w:val="F4F89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636330"/>
    <w:multiLevelType w:val="singleLevel"/>
    <w:tmpl w:val="CBB0BB16"/>
    <w:lvl w:ilvl="0">
      <w:start w:val="1"/>
      <w:numFmt w:val="lowerRoman"/>
      <w:lvlText w:val="%1)"/>
      <w:lvlJc w:val="left"/>
      <w:pPr>
        <w:tabs>
          <w:tab w:val="num" w:pos="1800"/>
        </w:tabs>
        <w:ind w:left="1800" w:hanging="720"/>
      </w:pPr>
      <w:rPr>
        <w:rFonts w:hint="default"/>
      </w:rPr>
    </w:lvl>
  </w:abstractNum>
  <w:abstractNum w:abstractNumId="19" w15:restartNumberingAfterBreak="0">
    <w:nsid w:val="1DC26574"/>
    <w:multiLevelType w:val="singleLevel"/>
    <w:tmpl w:val="BB34443A"/>
    <w:lvl w:ilvl="0">
      <w:start w:val="1"/>
      <w:numFmt w:val="lowerLetter"/>
      <w:lvlText w:val="%1)"/>
      <w:lvlJc w:val="left"/>
      <w:pPr>
        <w:tabs>
          <w:tab w:val="num" w:pos="1800"/>
        </w:tabs>
        <w:ind w:left="1800" w:hanging="360"/>
      </w:pPr>
      <w:rPr>
        <w:rFonts w:hint="default"/>
        <w:sz w:val="26"/>
      </w:rPr>
    </w:lvl>
  </w:abstractNum>
  <w:abstractNum w:abstractNumId="20" w15:restartNumberingAfterBreak="0">
    <w:nsid w:val="1E22413B"/>
    <w:multiLevelType w:val="singleLevel"/>
    <w:tmpl w:val="6440858A"/>
    <w:lvl w:ilvl="0">
      <w:start w:val="1"/>
      <w:numFmt w:val="decimal"/>
      <w:lvlText w:val="%1."/>
      <w:lvlJc w:val="left"/>
      <w:pPr>
        <w:tabs>
          <w:tab w:val="num" w:pos="720"/>
        </w:tabs>
        <w:ind w:left="720" w:hanging="720"/>
      </w:pPr>
      <w:rPr>
        <w:rFonts w:hint="default"/>
        <w:b/>
        <w:sz w:val="22"/>
      </w:rPr>
    </w:lvl>
  </w:abstractNum>
  <w:abstractNum w:abstractNumId="21" w15:restartNumberingAfterBreak="0">
    <w:nsid w:val="1E6A1138"/>
    <w:multiLevelType w:val="singleLevel"/>
    <w:tmpl w:val="832A51EC"/>
    <w:lvl w:ilvl="0">
      <w:start w:val="1"/>
      <w:numFmt w:val="lowerLetter"/>
      <w:lvlText w:val="%1)"/>
      <w:lvlJc w:val="left"/>
      <w:pPr>
        <w:tabs>
          <w:tab w:val="num" w:pos="1800"/>
        </w:tabs>
        <w:ind w:left="1800" w:hanging="360"/>
      </w:pPr>
      <w:rPr>
        <w:rFonts w:hint="default"/>
      </w:rPr>
    </w:lvl>
  </w:abstractNum>
  <w:abstractNum w:abstractNumId="22" w15:restartNumberingAfterBreak="0">
    <w:nsid w:val="1EEA27AB"/>
    <w:multiLevelType w:val="singleLevel"/>
    <w:tmpl w:val="1CD6AB28"/>
    <w:lvl w:ilvl="0">
      <w:start w:val="1"/>
      <w:numFmt w:val="decimal"/>
      <w:lvlText w:val="%1."/>
      <w:lvlJc w:val="left"/>
      <w:pPr>
        <w:tabs>
          <w:tab w:val="num" w:pos="1080"/>
        </w:tabs>
        <w:ind w:left="1080" w:hanging="360"/>
      </w:pPr>
      <w:rPr>
        <w:rFonts w:hint="default"/>
      </w:rPr>
    </w:lvl>
  </w:abstractNum>
  <w:abstractNum w:abstractNumId="23" w15:restartNumberingAfterBreak="0">
    <w:nsid w:val="252F470B"/>
    <w:multiLevelType w:val="hybridMultilevel"/>
    <w:tmpl w:val="692EA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5BA17F8"/>
    <w:multiLevelType w:val="hybridMultilevel"/>
    <w:tmpl w:val="7F8A64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8F47A7"/>
    <w:multiLevelType w:val="hybridMultilevel"/>
    <w:tmpl w:val="8A4630FA"/>
    <w:lvl w:ilvl="0" w:tplc="6AAE3256">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AF7206"/>
    <w:multiLevelType w:val="singleLevel"/>
    <w:tmpl w:val="1F44D6C2"/>
    <w:lvl w:ilvl="0">
      <w:start w:val="11"/>
      <w:numFmt w:val="decimal"/>
      <w:lvlText w:val="%1."/>
      <w:lvlJc w:val="left"/>
      <w:pPr>
        <w:tabs>
          <w:tab w:val="num" w:pos="720"/>
        </w:tabs>
        <w:ind w:left="720" w:hanging="720"/>
      </w:pPr>
      <w:rPr>
        <w:rFonts w:hint="default"/>
      </w:rPr>
    </w:lvl>
  </w:abstractNum>
  <w:abstractNum w:abstractNumId="27" w15:restartNumberingAfterBreak="0">
    <w:nsid w:val="2ACD3651"/>
    <w:multiLevelType w:val="hybridMultilevel"/>
    <w:tmpl w:val="0B88D7B8"/>
    <w:lvl w:ilvl="0" w:tplc="30C8B20C">
      <w:start w:val="1"/>
      <w:numFmt w:val="upperRoman"/>
      <w:lvlText w:val="%1."/>
      <w:lvlJc w:val="right"/>
      <w:pPr>
        <w:ind w:left="9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551EF1"/>
    <w:multiLevelType w:val="hybridMultilevel"/>
    <w:tmpl w:val="D2B4FEE8"/>
    <w:lvl w:ilvl="0" w:tplc="FCE47AC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2D222A40"/>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2E9960CF"/>
    <w:multiLevelType w:val="singleLevel"/>
    <w:tmpl w:val="46EC520C"/>
    <w:lvl w:ilvl="0">
      <w:start w:val="1"/>
      <w:numFmt w:val="lowerLetter"/>
      <w:lvlText w:val="%1)"/>
      <w:lvlJc w:val="left"/>
      <w:pPr>
        <w:tabs>
          <w:tab w:val="num" w:pos="1440"/>
        </w:tabs>
        <w:ind w:left="1440" w:hanging="720"/>
      </w:pPr>
      <w:rPr>
        <w:rFonts w:hint="default"/>
      </w:rPr>
    </w:lvl>
  </w:abstractNum>
  <w:abstractNum w:abstractNumId="31" w15:restartNumberingAfterBreak="0">
    <w:nsid w:val="30445A41"/>
    <w:multiLevelType w:val="hybridMultilevel"/>
    <w:tmpl w:val="29029A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B633DB"/>
    <w:multiLevelType w:val="singleLevel"/>
    <w:tmpl w:val="426C8CE6"/>
    <w:lvl w:ilvl="0">
      <w:start w:val="5"/>
      <w:numFmt w:val="lowerRoman"/>
      <w:lvlText w:val="%1)"/>
      <w:lvlJc w:val="left"/>
      <w:pPr>
        <w:tabs>
          <w:tab w:val="num" w:pos="1440"/>
        </w:tabs>
        <w:ind w:left="1440" w:hanging="720"/>
      </w:pPr>
      <w:rPr>
        <w:rFonts w:hint="default"/>
      </w:rPr>
    </w:lvl>
  </w:abstractNum>
  <w:abstractNum w:abstractNumId="33" w15:restartNumberingAfterBreak="0">
    <w:nsid w:val="32CF6C48"/>
    <w:multiLevelType w:val="singleLevel"/>
    <w:tmpl w:val="C34CBAEA"/>
    <w:lvl w:ilvl="0">
      <w:start w:val="1"/>
      <w:numFmt w:val="decimal"/>
      <w:lvlText w:val="%1"/>
      <w:lvlJc w:val="left"/>
      <w:pPr>
        <w:tabs>
          <w:tab w:val="num" w:pos="720"/>
        </w:tabs>
        <w:ind w:left="720" w:hanging="720"/>
      </w:pPr>
      <w:rPr>
        <w:rFonts w:hint="default"/>
      </w:rPr>
    </w:lvl>
  </w:abstractNum>
  <w:abstractNum w:abstractNumId="34" w15:restartNumberingAfterBreak="0">
    <w:nsid w:val="32DC703F"/>
    <w:multiLevelType w:val="hybridMultilevel"/>
    <w:tmpl w:val="371807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730234"/>
    <w:multiLevelType w:val="hybridMultilevel"/>
    <w:tmpl w:val="6DE08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D93F23"/>
    <w:multiLevelType w:val="singleLevel"/>
    <w:tmpl w:val="C84222E2"/>
    <w:lvl w:ilvl="0">
      <w:start w:val="3"/>
      <w:numFmt w:val="decimal"/>
      <w:lvlText w:val="%1."/>
      <w:lvlJc w:val="left"/>
      <w:pPr>
        <w:tabs>
          <w:tab w:val="num" w:pos="720"/>
        </w:tabs>
        <w:ind w:left="720" w:hanging="720"/>
      </w:pPr>
      <w:rPr>
        <w:rFonts w:hint="default"/>
      </w:rPr>
    </w:lvl>
  </w:abstractNum>
  <w:abstractNum w:abstractNumId="37" w15:restartNumberingAfterBreak="0">
    <w:nsid w:val="35DB44C3"/>
    <w:multiLevelType w:val="hybridMultilevel"/>
    <w:tmpl w:val="A0406704"/>
    <w:lvl w:ilvl="0" w:tplc="9CC4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85225D"/>
    <w:multiLevelType w:val="singleLevel"/>
    <w:tmpl w:val="0809000F"/>
    <w:lvl w:ilvl="0">
      <w:start w:val="1"/>
      <w:numFmt w:val="decimal"/>
      <w:lvlText w:val="%1."/>
      <w:lvlJc w:val="left"/>
      <w:pPr>
        <w:tabs>
          <w:tab w:val="num" w:pos="360"/>
        </w:tabs>
        <w:ind w:left="360" w:hanging="360"/>
      </w:pPr>
    </w:lvl>
  </w:abstractNum>
  <w:abstractNum w:abstractNumId="39" w15:restartNumberingAfterBreak="0">
    <w:nsid w:val="388E5CD5"/>
    <w:multiLevelType w:val="hybridMultilevel"/>
    <w:tmpl w:val="232EEC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BB1B22"/>
    <w:multiLevelType w:val="hybridMultilevel"/>
    <w:tmpl w:val="5116142C"/>
    <w:lvl w:ilvl="0" w:tplc="32543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7A2DF7"/>
    <w:multiLevelType w:val="singleLevel"/>
    <w:tmpl w:val="8D243F18"/>
    <w:lvl w:ilvl="0">
      <w:start w:val="1"/>
      <w:numFmt w:val="decimal"/>
      <w:lvlText w:val="%1."/>
      <w:lvlJc w:val="left"/>
      <w:pPr>
        <w:tabs>
          <w:tab w:val="num" w:pos="720"/>
        </w:tabs>
        <w:ind w:left="720" w:hanging="720"/>
      </w:pPr>
      <w:rPr>
        <w:rFonts w:hint="default"/>
      </w:rPr>
    </w:lvl>
  </w:abstractNum>
  <w:abstractNum w:abstractNumId="42" w15:restartNumberingAfterBreak="0">
    <w:nsid w:val="39E25273"/>
    <w:multiLevelType w:val="hybridMultilevel"/>
    <w:tmpl w:val="7BCA8CC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B2A0A96"/>
    <w:multiLevelType w:val="hybridMultilevel"/>
    <w:tmpl w:val="D23CD4AA"/>
    <w:lvl w:ilvl="0" w:tplc="0409000F">
      <w:start w:val="1"/>
      <w:numFmt w:val="decimal"/>
      <w:lvlText w:val="%1."/>
      <w:lvlJc w:val="left"/>
      <w:pPr>
        <w:tabs>
          <w:tab w:val="num" w:pos="720"/>
        </w:tabs>
        <w:ind w:left="720" w:hanging="360"/>
      </w:pPr>
    </w:lvl>
    <w:lvl w:ilvl="1" w:tplc="8FFEA998">
      <w:start w:val="1"/>
      <w:numFmt w:val="decimal"/>
      <w:lvlText w:val="%2."/>
      <w:lvlJc w:val="left"/>
      <w:pPr>
        <w:tabs>
          <w:tab w:val="num" w:pos="1800"/>
        </w:tabs>
        <w:ind w:left="1800" w:hanging="72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3B613F5E"/>
    <w:multiLevelType w:val="hybridMultilevel"/>
    <w:tmpl w:val="50DA39F4"/>
    <w:lvl w:ilvl="0" w:tplc="9CC4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BA14A3D"/>
    <w:multiLevelType w:val="hybridMultilevel"/>
    <w:tmpl w:val="A9FE054A"/>
    <w:lvl w:ilvl="0" w:tplc="2770705E">
      <w:start w:val="1"/>
      <w:numFmt w:val="lowerLetter"/>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3DD4366F"/>
    <w:multiLevelType w:val="hybridMultilevel"/>
    <w:tmpl w:val="11089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D82A54"/>
    <w:multiLevelType w:val="hybridMultilevel"/>
    <w:tmpl w:val="7DE65D82"/>
    <w:lvl w:ilvl="0" w:tplc="0409000F">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8" w15:restartNumberingAfterBreak="0">
    <w:nsid w:val="41BC7F4C"/>
    <w:multiLevelType w:val="singleLevel"/>
    <w:tmpl w:val="94002C72"/>
    <w:lvl w:ilvl="0">
      <w:start w:val="16"/>
      <w:numFmt w:val="decimal"/>
      <w:lvlText w:val="%1"/>
      <w:lvlJc w:val="left"/>
      <w:pPr>
        <w:tabs>
          <w:tab w:val="num" w:pos="720"/>
        </w:tabs>
        <w:ind w:left="720" w:hanging="720"/>
      </w:pPr>
      <w:rPr>
        <w:rFonts w:hint="default"/>
      </w:rPr>
    </w:lvl>
  </w:abstractNum>
  <w:abstractNum w:abstractNumId="49" w15:restartNumberingAfterBreak="0">
    <w:nsid w:val="433164B0"/>
    <w:multiLevelType w:val="singleLevel"/>
    <w:tmpl w:val="0409000F"/>
    <w:lvl w:ilvl="0">
      <w:start w:val="11"/>
      <w:numFmt w:val="decimal"/>
      <w:lvlText w:val="%1."/>
      <w:lvlJc w:val="left"/>
      <w:pPr>
        <w:tabs>
          <w:tab w:val="num" w:pos="360"/>
        </w:tabs>
        <w:ind w:left="360" w:hanging="360"/>
      </w:pPr>
      <w:rPr>
        <w:rFonts w:hint="default"/>
      </w:rPr>
    </w:lvl>
  </w:abstractNum>
  <w:abstractNum w:abstractNumId="50" w15:restartNumberingAfterBreak="0">
    <w:nsid w:val="448553DC"/>
    <w:multiLevelType w:val="singleLevel"/>
    <w:tmpl w:val="BD2A8ED4"/>
    <w:lvl w:ilvl="0">
      <w:start w:val="1"/>
      <w:numFmt w:val="lowerLetter"/>
      <w:lvlText w:val="%1)"/>
      <w:lvlJc w:val="left"/>
      <w:pPr>
        <w:tabs>
          <w:tab w:val="num" w:pos="720"/>
        </w:tabs>
        <w:ind w:left="720" w:hanging="720"/>
      </w:pPr>
      <w:rPr>
        <w:rFonts w:hint="default"/>
      </w:rPr>
    </w:lvl>
  </w:abstractNum>
  <w:abstractNum w:abstractNumId="51" w15:restartNumberingAfterBreak="0">
    <w:nsid w:val="45354B1F"/>
    <w:multiLevelType w:val="hybridMultilevel"/>
    <w:tmpl w:val="4F781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55511B7"/>
    <w:multiLevelType w:val="singleLevel"/>
    <w:tmpl w:val="04090017"/>
    <w:lvl w:ilvl="0">
      <w:start w:val="1"/>
      <w:numFmt w:val="lowerLetter"/>
      <w:lvlText w:val="%1)"/>
      <w:lvlJc w:val="left"/>
      <w:pPr>
        <w:tabs>
          <w:tab w:val="num" w:pos="360"/>
        </w:tabs>
        <w:ind w:left="360" w:hanging="360"/>
      </w:pPr>
    </w:lvl>
  </w:abstractNum>
  <w:abstractNum w:abstractNumId="53" w15:restartNumberingAfterBreak="0">
    <w:nsid w:val="4580019D"/>
    <w:multiLevelType w:val="singleLevel"/>
    <w:tmpl w:val="3B64C0B0"/>
    <w:lvl w:ilvl="0">
      <w:start w:val="1"/>
      <w:numFmt w:val="decimal"/>
      <w:lvlText w:val="%1"/>
      <w:lvlJc w:val="left"/>
      <w:pPr>
        <w:tabs>
          <w:tab w:val="num" w:pos="540"/>
        </w:tabs>
        <w:ind w:left="540" w:hanging="540"/>
      </w:pPr>
      <w:rPr>
        <w:rFonts w:hint="default"/>
        <w:b/>
      </w:rPr>
    </w:lvl>
  </w:abstractNum>
  <w:abstractNum w:abstractNumId="54" w15:restartNumberingAfterBreak="0">
    <w:nsid w:val="45EB1829"/>
    <w:multiLevelType w:val="hybridMultilevel"/>
    <w:tmpl w:val="D46830B8"/>
    <w:lvl w:ilvl="0" w:tplc="0C0EB63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45F21F95"/>
    <w:multiLevelType w:val="singleLevel"/>
    <w:tmpl w:val="C6D0C93E"/>
    <w:lvl w:ilvl="0">
      <w:start w:val="1"/>
      <w:numFmt w:val="lowerLetter"/>
      <w:lvlText w:val="%1)"/>
      <w:lvlJc w:val="left"/>
      <w:pPr>
        <w:tabs>
          <w:tab w:val="num" w:pos="360"/>
        </w:tabs>
        <w:ind w:left="360" w:hanging="360"/>
      </w:pPr>
      <w:rPr>
        <w:rFonts w:hint="default"/>
      </w:rPr>
    </w:lvl>
  </w:abstractNum>
  <w:abstractNum w:abstractNumId="56" w15:restartNumberingAfterBreak="0">
    <w:nsid w:val="46FD1B40"/>
    <w:multiLevelType w:val="hybridMultilevel"/>
    <w:tmpl w:val="6FE4F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7DF091A"/>
    <w:multiLevelType w:val="hybridMultilevel"/>
    <w:tmpl w:val="74FEA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951A7B"/>
    <w:multiLevelType w:val="hybridMultilevel"/>
    <w:tmpl w:val="2FA2D0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667834"/>
    <w:multiLevelType w:val="hybridMultilevel"/>
    <w:tmpl w:val="4598360E"/>
    <w:lvl w:ilvl="0" w:tplc="45B003DA">
      <w:start w:val="1"/>
      <w:numFmt w:val="lowerLetter"/>
      <w:lvlText w:val="%1."/>
      <w:lvlJc w:val="left"/>
      <w:pPr>
        <w:ind w:left="720" w:hanging="360"/>
      </w:pPr>
      <w:rPr>
        <w:rFonts w:ascii="Times New Roman" w:eastAsia="Arial Unicode MS"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A6D7166"/>
    <w:multiLevelType w:val="hybridMultilevel"/>
    <w:tmpl w:val="A0406704"/>
    <w:lvl w:ilvl="0" w:tplc="9CC4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8130D7"/>
    <w:multiLevelType w:val="singleLevel"/>
    <w:tmpl w:val="DC624652"/>
    <w:lvl w:ilvl="0">
      <w:start w:val="1"/>
      <w:numFmt w:val="lowerLetter"/>
      <w:lvlText w:val="%1)"/>
      <w:lvlJc w:val="left"/>
      <w:pPr>
        <w:tabs>
          <w:tab w:val="num" w:pos="720"/>
        </w:tabs>
        <w:ind w:left="720" w:hanging="720"/>
      </w:pPr>
      <w:rPr>
        <w:rFonts w:hint="default"/>
        <w:b/>
      </w:rPr>
    </w:lvl>
  </w:abstractNum>
  <w:abstractNum w:abstractNumId="62" w15:restartNumberingAfterBreak="0">
    <w:nsid w:val="4D126BB4"/>
    <w:multiLevelType w:val="singleLevel"/>
    <w:tmpl w:val="390ABDD4"/>
    <w:lvl w:ilvl="0">
      <w:start w:val="1"/>
      <w:numFmt w:val="lowerLetter"/>
      <w:lvlText w:val="%1)"/>
      <w:lvlJc w:val="left"/>
      <w:pPr>
        <w:tabs>
          <w:tab w:val="num" w:pos="1080"/>
        </w:tabs>
        <w:ind w:left="1080" w:hanging="360"/>
      </w:pPr>
      <w:rPr>
        <w:rFonts w:hint="default"/>
      </w:rPr>
    </w:lvl>
  </w:abstractNum>
  <w:abstractNum w:abstractNumId="63" w15:restartNumberingAfterBreak="0">
    <w:nsid w:val="4D1D2605"/>
    <w:multiLevelType w:val="singleLevel"/>
    <w:tmpl w:val="7F3EE90A"/>
    <w:lvl w:ilvl="0">
      <w:start w:val="1"/>
      <w:numFmt w:val="lowerLetter"/>
      <w:lvlText w:val="%1)"/>
      <w:lvlJc w:val="left"/>
      <w:pPr>
        <w:tabs>
          <w:tab w:val="num" w:pos="1080"/>
        </w:tabs>
        <w:ind w:left="1080" w:hanging="360"/>
      </w:pPr>
      <w:rPr>
        <w:rFonts w:hint="default"/>
      </w:rPr>
    </w:lvl>
  </w:abstractNum>
  <w:abstractNum w:abstractNumId="64" w15:restartNumberingAfterBreak="0">
    <w:nsid w:val="4DEF0820"/>
    <w:multiLevelType w:val="hybridMultilevel"/>
    <w:tmpl w:val="5FA26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B00502"/>
    <w:multiLevelType w:val="singleLevel"/>
    <w:tmpl w:val="A1DE66B4"/>
    <w:lvl w:ilvl="0">
      <w:start w:val="1"/>
      <w:numFmt w:val="lowerRoman"/>
      <w:lvlText w:val="%1)"/>
      <w:lvlJc w:val="left"/>
      <w:pPr>
        <w:tabs>
          <w:tab w:val="num" w:pos="2160"/>
        </w:tabs>
        <w:ind w:left="2160" w:hanging="720"/>
      </w:pPr>
      <w:rPr>
        <w:rFonts w:hint="default"/>
      </w:rPr>
    </w:lvl>
  </w:abstractNum>
  <w:abstractNum w:abstractNumId="66" w15:restartNumberingAfterBreak="0">
    <w:nsid w:val="4F135197"/>
    <w:multiLevelType w:val="singleLevel"/>
    <w:tmpl w:val="90E2B710"/>
    <w:lvl w:ilvl="0">
      <w:start w:val="1"/>
      <w:numFmt w:val="lowerRoman"/>
      <w:lvlText w:val="%1)"/>
      <w:lvlJc w:val="left"/>
      <w:pPr>
        <w:tabs>
          <w:tab w:val="num" w:pos="1080"/>
        </w:tabs>
        <w:ind w:left="1080" w:hanging="720"/>
      </w:pPr>
      <w:rPr>
        <w:rFonts w:hint="default"/>
      </w:rPr>
    </w:lvl>
  </w:abstractNum>
  <w:abstractNum w:abstractNumId="67" w15:restartNumberingAfterBreak="0">
    <w:nsid w:val="4F6647E7"/>
    <w:multiLevelType w:val="hybridMultilevel"/>
    <w:tmpl w:val="452C339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F89072D"/>
    <w:multiLevelType w:val="hybridMultilevel"/>
    <w:tmpl w:val="5D70F82E"/>
    <w:lvl w:ilvl="0" w:tplc="5920BCA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4F907F10"/>
    <w:multiLevelType w:val="hybridMultilevel"/>
    <w:tmpl w:val="95461166"/>
    <w:lvl w:ilvl="0" w:tplc="2F564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0465FA1"/>
    <w:multiLevelType w:val="singleLevel"/>
    <w:tmpl w:val="F6E659F2"/>
    <w:lvl w:ilvl="0">
      <w:start w:val="1"/>
      <w:numFmt w:val="lowerLetter"/>
      <w:lvlText w:val="%1)"/>
      <w:lvlJc w:val="left"/>
      <w:pPr>
        <w:tabs>
          <w:tab w:val="num" w:pos="1440"/>
        </w:tabs>
        <w:ind w:left="1440" w:hanging="720"/>
      </w:pPr>
      <w:rPr>
        <w:rFonts w:hint="default"/>
      </w:rPr>
    </w:lvl>
  </w:abstractNum>
  <w:abstractNum w:abstractNumId="71" w15:restartNumberingAfterBreak="0">
    <w:nsid w:val="50A22077"/>
    <w:multiLevelType w:val="hybridMultilevel"/>
    <w:tmpl w:val="49468DD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1D93C6F"/>
    <w:multiLevelType w:val="singleLevel"/>
    <w:tmpl w:val="7610BA2E"/>
    <w:lvl w:ilvl="0">
      <w:start w:val="1"/>
      <w:numFmt w:val="lowerLetter"/>
      <w:lvlText w:val="%1)"/>
      <w:lvlJc w:val="left"/>
      <w:pPr>
        <w:tabs>
          <w:tab w:val="num" w:pos="720"/>
        </w:tabs>
        <w:ind w:left="720" w:hanging="720"/>
      </w:pPr>
      <w:rPr>
        <w:rFonts w:hint="default"/>
      </w:rPr>
    </w:lvl>
  </w:abstractNum>
  <w:abstractNum w:abstractNumId="73" w15:restartNumberingAfterBreak="0">
    <w:nsid w:val="53C85978"/>
    <w:multiLevelType w:val="singleLevel"/>
    <w:tmpl w:val="171ACA1A"/>
    <w:lvl w:ilvl="0">
      <w:start w:val="1"/>
      <w:numFmt w:val="lowerLetter"/>
      <w:lvlText w:val="%1)"/>
      <w:lvlJc w:val="left"/>
      <w:pPr>
        <w:tabs>
          <w:tab w:val="num" w:pos="900"/>
        </w:tabs>
        <w:ind w:left="900" w:hanging="360"/>
      </w:pPr>
      <w:rPr>
        <w:rFonts w:hint="default"/>
      </w:rPr>
    </w:lvl>
  </w:abstractNum>
  <w:abstractNum w:abstractNumId="74" w15:restartNumberingAfterBreak="0">
    <w:nsid w:val="55295F39"/>
    <w:multiLevelType w:val="hybridMultilevel"/>
    <w:tmpl w:val="FE7CA722"/>
    <w:lvl w:ilvl="0" w:tplc="0D04B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5A56ACE"/>
    <w:multiLevelType w:val="hybridMultilevel"/>
    <w:tmpl w:val="5D0C0ED0"/>
    <w:lvl w:ilvl="0" w:tplc="39B408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56610224"/>
    <w:multiLevelType w:val="singleLevel"/>
    <w:tmpl w:val="9CE8F782"/>
    <w:lvl w:ilvl="0">
      <w:start w:val="1"/>
      <w:numFmt w:val="lowerLetter"/>
      <w:lvlText w:val="%1)"/>
      <w:lvlJc w:val="left"/>
      <w:pPr>
        <w:tabs>
          <w:tab w:val="num" w:pos="795"/>
        </w:tabs>
        <w:ind w:left="795" w:hanging="795"/>
      </w:pPr>
      <w:rPr>
        <w:rFonts w:hint="default"/>
      </w:rPr>
    </w:lvl>
  </w:abstractNum>
  <w:abstractNum w:abstractNumId="77" w15:restartNumberingAfterBreak="0">
    <w:nsid w:val="56F37328"/>
    <w:multiLevelType w:val="singleLevel"/>
    <w:tmpl w:val="95C66074"/>
    <w:lvl w:ilvl="0">
      <w:start w:val="1"/>
      <w:numFmt w:val="lowerLetter"/>
      <w:lvlText w:val="%1)"/>
      <w:lvlJc w:val="left"/>
      <w:pPr>
        <w:tabs>
          <w:tab w:val="num" w:pos="1080"/>
        </w:tabs>
        <w:ind w:left="1080" w:hanging="360"/>
      </w:pPr>
      <w:rPr>
        <w:rFonts w:hint="default"/>
      </w:rPr>
    </w:lvl>
  </w:abstractNum>
  <w:abstractNum w:abstractNumId="78" w15:restartNumberingAfterBreak="0">
    <w:nsid w:val="5815693D"/>
    <w:multiLevelType w:val="hybridMultilevel"/>
    <w:tmpl w:val="F5AC528A"/>
    <w:lvl w:ilvl="0" w:tplc="CB5AF8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81C66D0"/>
    <w:multiLevelType w:val="singleLevel"/>
    <w:tmpl w:val="F662BA1A"/>
    <w:lvl w:ilvl="0">
      <w:start w:val="1"/>
      <w:numFmt w:val="decimal"/>
      <w:lvlText w:val="%1."/>
      <w:lvlJc w:val="left"/>
      <w:pPr>
        <w:tabs>
          <w:tab w:val="num" w:pos="720"/>
        </w:tabs>
        <w:ind w:left="720" w:hanging="720"/>
      </w:pPr>
      <w:rPr>
        <w:rFonts w:hint="default"/>
      </w:rPr>
    </w:lvl>
  </w:abstractNum>
  <w:abstractNum w:abstractNumId="80" w15:restartNumberingAfterBreak="0">
    <w:nsid w:val="58853198"/>
    <w:multiLevelType w:val="hybridMultilevel"/>
    <w:tmpl w:val="815635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9B70C42"/>
    <w:multiLevelType w:val="singleLevel"/>
    <w:tmpl w:val="F32A2A5A"/>
    <w:lvl w:ilvl="0">
      <w:start w:val="7"/>
      <w:numFmt w:val="bullet"/>
      <w:lvlText w:val="-"/>
      <w:lvlJc w:val="left"/>
      <w:pPr>
        <w:tabs>
          <w:tab w:val="num" w:pos="2160"/>
        </w:tabs>
        <w:ind w:left="2160" w:hanging="720"/>
      </w:pPr>
      <w:rPr>
        <w:rFonts w:hint="default"/>
      </w:rPr>
    </w:lvl>
  </w:abstractNum>
  <w:abstractNum w:abstractNumId="82" w15:restartNumberingAfterBreak="0">
    <w:nsid w:val="59BF2DBC"/>
    <w:multiLevelType w:val="hybridMultilevel"/>
    <w:tmpl w:val="77009CF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59F026E2"/>
    <w:multiLevelType w:val="hybridMultilevel"/>
    <w:tmpl w:val="C8EA3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A1E7FBF"/>
    <w:multiLevelType w:val="singleLevel"/>
    <w:tmpl w:val="35C884DC"/>
    <w:lvl w:ilvl="0">
      <w:start w:val="1"/>
      <w:numFmt w:val="lowerLetter"/>
      <w:lvlText w:val="%1)"/>
      <w:lvlJc w:val="left"/>
      <w:pPr>
        <w:tabs>
          <w:tab w:val="num" w:pos="1440"/>
        </w:tabs>
        <w:ind w:left="1440" w:hanging="720"/>
      </w:pPr>
      <w:rPr>
        <w:rFonts w:hint="default"/>
      </w:rPr>
    </w:lvl>
  </w:abstractNum>
  <w:abstractNum w:abstractNumId="85" w15:restartNumberingAfterBreak="0">
    <w:nsid w:val="5AC5031C"/>
    <w:multiLevelType w:val="hybridMultilevel"/>
    <w:tmpl w:val="087240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5C7D0487"/>
    <w:multiLevelType w:val="singleLevel"/>
    <w:tmpl w:val="A328CCD8"/>
    <w:lvl w:ilvl="0">
      <w:start w:val="1"/>
      <w:numFmt w:val="decimal"/>
      <w:lvlText w:val="%1."/>
      <w:lvlJc w:val="left"/>
      <w:pPr>
        <w:tabs>
          <w:tab w:val="num" w:pos="360"/>
        </w:tabs>
        <w:ind w:left="360" w:hanging="360"/>
      </w:pPr>
      <w:rPr>
        <w:rFonts w:ascii="Book Antiqua" w:hAnsi="Book Antiqua" w:hint="default"/>
        <w:sz w:val="20"/>
      </w:rPr>
    </w:lvl>
  </w:abstractNum>
  <w:abstractNum w:abstractNumId="87" w15:restartNumberingAfterBreak="0">
    <w:nsid w:val="5EA948F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8" w15:restartNumberingAfterBreak="0">
    <w:nsid w:val="5EBF0223"/>
    <w:multiLevelType w:val="hybridMultilevel"/>
    <w:tmpl w:val="5D2A79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0BD04F3"/>
    <w:multiLevelType w:val="hybridMultilevel"/>
    <w:tmpl w:val="39A4B5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1E1308F"/>
    <w:multiLevelType w:val="hybridMultilevel"/>
    <w:tmpl w:val="A9DCD2FA"/>
    <w:lvl w:ilvl="0" w:tplc="CD92D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2117670"/>
    <w:multiLevelType w:val="singleLevel"/>
    <w:tmpl w:val="F9CE1562"/>
    <w:lvl w:ilvl="0">
      <w:start w:val="1"/>
      <w:numFmt w:val="lowerLetter"/>
      <w:lvlText w:val="%1)"/>
      <w:lvlJc w:val="left"/>
      <w:pPr>
        <w:tabs>
          <w:tab w:val="num" w:pos="1080"/>
        </w:tabs>
        <w:ind w:left="1080" w:hanging="360"/>
      </w:pPr>
      <w:rPr>
        <w:rFonts w:hint="default"/>
      </w:rPr>
    </w:lvl>
  </w:abstractNum>
  <w:abstractNum w:abstractNumId="92" w15:restartNumberingAfterBreak="0">
    <w:nsid w:val="64B40B44"/>
    <w:multiLevelType w:val="singleLevel"/>
    <w:tmpl w:val="0809000F"/>
    <w:lvl w:ilvl="0">
      <w:start w:val="5"/>
      <w:numFmt w:val="decimal"/>
      <w:lvlText w:val="%1."/>
      <w:lvlJc w:val="left"/>
      <w:pPr>
        <w:tabs>
          <w:tab w:val="num" w:pos="360"/>
        </w:tabs>
        <w:ind w:left="360" w:hanging="360"/>
      </w:pPr>
      <w:rPr>
        <w:rFonts w:hint="default"/>
      </w:rPr>
    </w:lvl>
  </w:abstractNum>
  <w:abstractNum w:abstractNumId="93" w15:restartNumberingAfterBreak="0">
    <w:nsid w:val="66104DA3"/>
    <w:multiLevelType w:val="hybridMultilevel"/>
    <w:tmpl w:val="9ADC8178"/>
    <w:lvl w:ilvl="0" w:tplc="17126CE8">
      <w:start w:val="1"/>
      <w:numFmt w:val="lowerLetter"/>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674A5194"/>
    <w:multiLevelType w:val="hybridMultilevel"/>
    <w:tmpl w:val="6A64193E"/>
    <w:lvl w:ilvl="0" w:tplc="E1B2142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5" w15:restartNumberingAfterBreak="0">
    <w:nsid w:val="67EF0DA3"/>
    <w:multiLevelType w:val="singleLevel"/>
    <w:tmpl w:val="D32CE3F8"/>
    <w:lvl w:ilvl="0">
      <w:start w:val="1"/>
      <w:numFmt w:val="lowerLetter"/>
      <w:lvlText w:val="%1)"/>
      <w:lvlJc w:val="left"/>
      <w:pPr>
        <w:tabs>
          <w:tab w:val="num" w:pos="1080"/>
        </w:tabs>
        <w:ind w:left="1080" w:hanging="360"/>
      </w:pPr>
      <w:rPr>
        <w:rFonts w:hint="default"/>
        <w:sz w:val="26"/>
      </w:rPr>
    </w:lvl>
  </w:abstractNum>
  <w:abstractNum w:abstractNumId="96" w15:restartNumberingAfterBreak="0">
    <w:nsid w:val="69116FA7"/>
    <w:multiLevelType w:val="hybridMultilevel"/>
    <w:tmpl w:val="78EEDED8"/>
    <w:lvl w:ilvl="0" w:tplc="E66AFB1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A76049B"/>
    <w:multiLevelType w:val="singleLevel"/>
    <w:tmpl w:val="B59822C2"/>
    <w:lvl w:ilvl="0">
      <w:start w:val="1"/>
      <w:numFmt w:val="lowerLetter"/>
      <w:lvlText w:val="%1)"/>
      <w:lvlJc w:val="left"/>
      <w:pPr>
        <w:tabs>
          <w:tab w:val="num" w:pos="1440"/>
        </w:tabs>
        <w:ind w:left="1440" w:hanging="720"/>
      </w:pPr>
      <w:rPr>
        <w:rFonts w:hint="default"/>
      </w:rPr>
    </w:lvl>
  </w:abstractNum>
  <w:abstractNum w:abstractNumId="98" w15:restartNumberingAfterBreak="0">
    <w:nsid w:val="6B0D1E58"/>
    <w:multiLevelType w:val="hybridMultilevel"/>
    <w:tmpl w:val="BDE80670"/>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9" w15:restartNumberingAfterBreak="0">
    <w:nsid w:val="6B502A5B"/>
    <w:multiLevelType w:val="hybridMultilevel"/>
    <w:tmpl w:val="477C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BAB540B"/>
    <w:multiLevelType w:val="singleLevel"/>
    <w:tmpl w:val="FE0A6F8A"/>
    <w:lvl w:ilvl="0">
      <w:start w:val="1"/>
      <w:numFmt w:val="lowerLetter"/>
      <w:lvlText w:val="%1)"/>
      <w:lvlJc w:val="left"/>
      <w:pPr>
        <w:tabs>
          <w:tab w:val="num" w:pos="1095"/>
        </w:tabs>
        <w:ind w:left="1095" w:hanging="375"/>
      </w:pPr>
      <w:rPr>
        <w:rFonts w:hint="default"/>
      </w:rPr>
    </w:lvl>
  </w:abstractNum>
  <w:abstractNum w:abstractNumId="101" w15:restartNumberingAfterBreak="0">
    <w:nsid w:val="6C9862B9"/>
    <w:multiLevelType w:val="hybridMultilevel"/>
    <w:tmpl w:val="2B14F1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DDD1357"/>
    <w:multiLevelType w:val="hybridMultilevel"/>
    <w:tmpl w:val="9846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E226990"/>
    <w:multiLevelType w:val="singleLevel"/>
    <w:tmpl w:val="F9223330"/>
    <w:lvl w:ilvl="0">
      <w:start w:val="1"/>
      <w:numFmt w:val="decimal"/>
      <w:lvlText w:val="%1"/>
      <w:lvlJc w:val="left"/>
      <w:pPr>
        <w:tabs>
          <w:tab w:val="num" w:pos="720"/>
        </w:tabs>
        <w:ind w:left="720" w:hanging="720"/>
      </w:pPr>
      <w:rPr>
        <w:rFonts w:hint="default"/>
      </w:rPr>
    </w:lvl>
  </w:abstractNum>
  <w:abstractNum w:abstractNumId="104" w15:restartNumberingAfterBreak="0">
    <w:nsid w:val="6EA02DC6"/>
    <w:multiLevelType w:val="hybridMultilevel"/>
    <w:tmpl w:val="844CE8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F196F8D"/>
    <w:multiLevelType w:val="singleLevel"/>
    <w:tmpl w:val="68F62594"/>
    <w:lvl w:ilvl="0">
      <w:start w:val="1"/>
      <w:numFmt w:val="decimal"/>
      <w:lvlText w:val="%1."/>
      <w:lvlJc w:val="left"/>
      <w:pPr>
        <w:tabs>
          <w:tab w:val="num" w:pos="720"/>
        </w:tabs>
        <w:ind w:left="720" w:hanging="720"/>
      </w:pPr>
      <w:rPr>
        <w:rFonts w:hint="default"/>
      </w:rPr>
    </w:lvl>
  </w:abstractNum>
  <w:abstractNum w:abstractNumId="106" w15:restartNumberingAfterBreak="0">
    <w:nsid w:val="6FB8295A"/>
    <w:multiLevelType w:val="singleLevel"/>
    <w:tmpl w:val="39887F78"/>
    <w:lvl w:ilvl="0">
      <w:start w:val="1"/>
      <w:numFmt w:val="lowerLetter"/>
      <w:lvlText w:val="%1)"/>
      <w:lvlJc w:val="left"/>
      <w:pPr>
        <w:tabs>
          <w:tab w:val="num" w:pos="1080"/>
        </w:tabs>
        <w:ind w:left="1080" w:hanging="360"/>
      </w:pPr>
      <w:rPr>
        <w:rFonts w:hint="default"/>
      </w:rPr>
    </w:lvl>
  </w:abstractNum>
  <w:abstractNum w:abstractNumId="107" w15:restartNumberingAfterBreak="0">
    <w:nsid w:val="70275855"/>
    <w:multiLevelType w:val="hybridMultilevel"/>
    <w:tmpl w:val="6FE4F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05C3964"/>
    <w:multiLevelType w:val="hybridMultilevel"/>
    <w:tmpl w:val="F4F89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176063B"/>
    <w:multiLevelType w:val="singleLevel"/>
    <w:tmpl w:val="61B6F27C"/>
    <w:lvl w:ilvl="0">
      <w:start w:val="1"/>
      <w:numFmt w:val="lowerLetter"/>
      <w:lvlText w:val="%1)"/>
      <w:lvlJc w:val="left"/>
      <w:pPr>
        <w:tabs>
          <w:tab w:val="num" w:pos="1440"/>
        </w:tabs>
        <w:ind w:left="1440" w:hanging="720"/>
      </w:pPr>
      <w:rPr>
        <w:rFonts w:hint="default"/>
      </w:rPr>
    </w:lvl>
  </w:abstractNum>
  <w:abstractNum w:abstractNumId="110" w15:restartNumberingAfterBreak="0">
    <w:nsid w:val="718E1869"/>
    <w:multiLevelType w:val="singleLevel"/>
    <w:tmpl w:val="79901592"/>
    <w:lvl w:ilvl="0">
      <w:start w:val="1"/>
      <w:numFmt w:val="lowerLetter"/>
      <w:lvlText w:val="%1)"/>
      <w:lvlJc w:val="left"/>
      <w:pPr>
        <w:tabs>
          <w:tab w:val="num" w:pos="360"/>
        </w:tabs>
        <w:ind w:left="360" w:hanging="360"/>
      </w:pPr>
      <w:rPr>
        <w:rFonts w:hint="default"/>
        <w:sz w:val="26"/>
      </w:rPr>
    </w:lvl>
  </w:abstractNum>
  <w:abstractNum w:abstractNumId="111" w15:restartNumberingAfterBreak="0">
    <w:nsid w:val="73751C5D"/>
    <w:multiLevelType w:val="hybridMultilevel"/>
    <w:tmpl w:val="D570B9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56C7C4A"/>
    <w:multiLevelType w:val="singleLevel"/>
    <w:tmpl w:val="D7D45DB4"/>
    <w:lvl w:ilvl="0">
      <w:start w:val="1"/>
      <w:numFmt w:val="lowerLetter"/>
      <w:lvlText w:val="%1)"/>
      <w:lvlJc w:val="left"/>
      <w:pPr>
        <w:tabs>
          <w:tab w:val="num" w:pos="1080"/>
        </w:tabs>
        <w:ind w:left="1080" w:hanging="360"/>
      </w:pPr>
      <w:rPr>
        <w:rFonts w:hint="default"/>
      </w:rPr>
    </w:lvl>
  </w:abstractNum>
  <w:abstractNum w:abstractNumId="113" w15:restartNumberingAfterBreak="0">
    <w:nsid w:val="767F328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4" w15:restartNumberingAfterBreak="0">
    <w:nsid w:val="76C47C26"/>
    <w:multiLevelType w:val="singleLevel"/>
    <w:tmpl w:val="07165B76"/>
    <w:lvl w:ilvl="0">
      <w:start w:val="1"/>
      <w:numFmt w:val="lowerLetter"/>
      <w:lvlText w:val="%1)"/>
      <w:lvlJc w:val="left"/>
      <w:pPr>
        <w:tabs>
          <w:tab w:val="num" w:pos="720"/>
        </w:tabs>
        <w:ind w:left="720" w:hanging="720"/>
      </w:pPr>
      <w:rPr>
        <w:rFonts w:hint="default"/>
      </w:rPr>
    </w:lvl>
  </w:abstractNum>
  <w:abstractNum w:abstractNumId="115" w15:restartNumberingAfterBreak="0">
    <w:nsid w:val="791D30B0"/>
    <w:multiLevelType w:val="singleLevel"/>
    <w:tmpl w:val="0409000F"/>
    <w:lvl w:ilvl="0">
      <w:start w:val="14"/>
      <w:numFmt w:val="decimal"/>
      <w:lvlText w:val="%1."/>
      <w:lvlJc w:val="left"/>
      <w:pPr>
        <w:tabs>
          <w:tab w:val="num" w:pos="360"/>
        </w:tabs>
        <w:ind w:left="360" w:hanging="360"/>
      </w:pPr>
      <w:rPr>
        <w:rFonts w:hint="default"/>
      </w:rPr>
    </w:lvl>
  </w:abstractNum>
  <w:abstractNum w:abstractNumId="116" w15:restartNumberingAfterBreak="0">
    <w:nsid w:val="7A38785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17" w15:restartNumberingAfterBreak="0">
    <w:nsid w:val="7BAB1936"/>
    <w:multiLevelType w:val="hybridMultilevel"/>
    <w:tmpl w:val="E6C81000"/>
    <w:lvl w:ilvl="0" w:tplc="39B408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7D0F68FF"/>
    <w:multiLevelType w:val="hybridMultilevel"/>
    <w:tmpl w:val="BE22D8C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7"/>
  </w:num>
  <w:num w:numId="2">
    <w:abstractNumId w:val="69"/>
  </w:num>
  <w:num w:numId="3">
    <w:abstractNumId w:val="78"/>
  </w:num>
  <w:num w:numId="4">
    <w:abstractNumId w:val="102"/>
  </w:num>
  <w:num w:numId="5">
    <w:abstractNumId w:val="60"/>
  </w:num>
  <w:num w:numId="6">
    <w:abstractNumId w:val="44"/>
  </w:num>
  <w:num w:numId="7">
    <w:abstractNumId w:val="96"/>
  </w:num>
  <w:num w:numId="8">
    <w:abstractNumId w:val="90"/>
  </w:num>
  <w:num w:numId="9">
    <w:abstractNumId w:val="47"/>
  </w:num>
  <w:num w:numId="10">
    <w:abstractNumId w:val="8"/>
  </w:num>
  <w:num w:numId="11">
    <w:abstractNumId w:val="7"/>
  </w:num>
  <w:num w:numId="12">
    <w:abstractNumId w:val="51"/>
  </w:num>
  <w:num w:numId="13">
    <w:abstractNumId w:val="67"/>
  </w:num>
  <w:num w:numId="14">
    <w:abstractNumId w:val="35"/>
  </w:num>
  <w:num w:numId="15">
    <w:abstractNumId w:val="43"/>
  </w:num>
  <w:num w:numId="16">
    <w:abstractNumId w:val="23"/>
  </w:num>
  <w:num w:numId="17">
    <w:abstractNumId w:val="5"/>
  </w:num>
  <w:num w:numId="18">
    <w:abstractNumId w:val="59"/>
  </w:num>
  <w:num w:numId="19">
    <w:abstractNumId w:val="56"/>
  </w:num>
  <w:num w:numId="20">
    <w:abstractNumId w:val="107"/>
  </w:num>
  <w:num w:numId="21">
    <w:abstractNumId w:val="99"/>
  </w:num>
  <w:num w:numId="22">
    <w:abstractNumId w:val="3"/>
  </w:num>
  <w:num w:numId="23">
    <w:abstractNumId w:val="68"/>
  </w:num>
  <w:num w:numId="24">
    <w:abstractNumId w:val="28"/>
  </w:num>
  <w:num w:numId="25">
    <w:abstractNumId w:val="40"/>
  </w:num>
  <w:num w:numId="26">
    <w:abstractNumId w:val="13"/>
  </w:num>
  <w:num w:numId="27">
    <w:abstractNumId w:val="75"/>
  </w:num>
  <w:num w:numId="28">
    <w:abstractNumId w:val="117"/>
  </w:num>
  <w:num w:numId="29">
    <w:abstractNumId w:val="85"/>
  </w:num>
  <w:num w:numId="30">
    <w:abstractNumId w:val="118"/>
  </w:num>
  <w:num w:numId="31">
    <w:abstractNumId w:val="54"/>
  </w:num>
  <w:num w:numId="32">
    <w:abstractNumId w:val="0"/>
  </w:num>
  <w:num w:numId="33">
    <w:abstractNumId w:val="46"/>
  </w:num>
  <w:num w:numId="34">
    <w:abstractNumId w:val="83"/>
  </w:num>
  <w:num w:numId="35">
    <w:abstractNumId w:val="58"/>
  </w:num>
  <w:num w:numId="36">
    <w:abstractNumId w:val="79"/>
  </w:num>
  <w:num w:numId="37">
    <w:abstractNumId w:val="109"/>
  </w:num>
  <w:num w:numId="38">
    <w:abstractNumId w:val="70"/>
  </w:num>
  <w:num w:numId="39">
    <w:abstractNumId w:val="63"/>
  </w:num>
  <w:num w:numId="40">
    <w:abstractNumId w:val="112"/>
  </w:num>
  <w:num w:numId="41">
    <w:abstractNumId w:val="18"/>
  </w:num>
  <w:num w:numId="42">
    <w:abstractNumId w:val="106"/>
  </w:num>
  <w:num w:numId="43">
    <w:abstractNumId w:val="72"/>
  </w:num>
  <w:num w:numId="44">
    <w:abstractNumId w:val="26"/>
  </w:num>
  <w:num w:numId="45">
    <w:abstractNumId w:val="116"/>
  </w:num>
  <w:num w:numId="46">
    <w:abstractNumId w:val="32"/>
  </w:num>
  <w:num w:numId="47">
    <w:abstractNumId w:val="81"/>
  </w:num>
  <w:num w:numId="48">
    <w:abstractNumId w:val="10"/>
  </w:num>
  <w:num w:numId="49">
    <w:abstractNumId w:val="2"/>
  </w:num>
  <w:num w:numId="50">
    <w:abstractNumId w:val="86"/>
  </w:num>
  <w:num w:numId="51">
    <w:abstractNumId w:val="38"/>
  </w:num>
  <w:num w:numId="52">
    <w:abstractNumId w:val="66"/>
  </w:num>
  <w:num w:numId="53">
    <w:abstractNumId w:val="41"/>
  </w:num>
  <w:num w:numId="54">
    <w:abstractNumId w:val="52"/>
  </w:num>
  <w:num w:numId="55">
    <w:abstractNumId w:val="62"/>
  </w:num>
  <w:num w:numId="56">
    <w:abstractNumId w:val="15"/>
  </w:num>
  <w:num w:numId="57">
    <w:abstractNumId w:val="103"/>
  </w:num>
  <w:num w:numId="58">
    <w:abstractNumId w:val="61"/>
  </w:num>
  <w:num w:numId="59">
    <w:abstractNumId w:val="92"/>
  </w:num>
  <w:num w:numId="60">
    <w:abstractNumId w:val="93"/>
  </w:num>
  <w:num w:numId="61">
    <w:abstractNumId w:val="21"/>
  </w:num>
  <w:num w:numId="62">
    <w:abstractNumId w:val="36"/>
  </w:num>
  <w:num w:numId="63">
    <w:abstractNumId w:val="77"/>
  </w:num>
  <w:num w:numId="64">
    <w:abstractNumId w:val="30"/>
  </w:num>
  <w:num w:numId="65">
    <w:abstractNumId w:val="50"/>
  </w:num>
  <w:num w:numId="66">
    <w:abstractNumId w:val="55"/>
  </w:num>
  <w:num w:numId="67">
    <w:abstractNumId w:val="20"/>
  </w:num>
  <w:num w:numId="68">
    <w:abstractNumId w:val="65"/>
  </w:num>
  <w:num w:numId="69">
    <w:abstractNumId w:val="19"/>
  </w:num>
  <w:num w:numId="70">
    <w:abstractNumId w:val="110"/>
  </w:num>
  <w:num w:numId="71">
    <w:abstractNumId w:val="95"/>
  </w:num>
  <w:num w:numId="72">
    <w:abstractNumId w:val="49"/>
  </w:num>
  <w:num w:numId="73">
    <w:abstractNumId w:val="115"/>
  </w:num>
  <w:num w:numId="74">
    <w:abstractNumId w:val="1"/>
  </w:num>
  <w:num w:numId="75">
    <w:abstractNumId w:val="29"/>
  </w:num>
  <w:num w:numId="76">
    <w:abstractNumId w:val="33"/>
  </w:num>
  <w:num w:numId="77">
    <w:abstractNumId w:val="97"/>
  </w:num>
  <w:num w:numId="78">
    <w:abstractNumId w:val="91"/>
  </w:num>
  <w:num w:numId="79">
    <w:abstractNumId w:val="100"/>
  </w:num>
  <w:num w:numId="80">
    <w:abstractNumId w:val="73"/>
  </w:num>
  <w:num w:numId="81">
    <w:abstractNumId w:val="53"/>
  </w:num>
  <w:num w:numId="82">
    <w:abstractNumId w:val="11"/>
  </w:num>
  <w:num w:numId="83">
    <w:abstractNumId w:val="84"/>
  </w:num>
  <w:num w:numId="84">
    <w:abstractNumId w:val="48"/>
  </w:num>
  <w:num w:numId="85">
    <w:abstractNumId w:val="76"/>
  </w:num>
  <w:num w:numId="86">
    <w:abstractNumId w:val="114"/>
  </w:num>
  <w:num w:numId="87">
    <w:abstractNumId w:val="12"/>
  </w:num>
  <w:num w:numId="88">
    <w:abstractNumId w:val="105"/>
  </w:num>
  <w:num w:numId="89">
    <w:abstractNumId w:val="9"/>
  </w:num>
  <w:num w:numId="90">
    <w:abstractNumId w:val="64"/>
  </w:num>
  <w:num w:numId="91">
    <w:abstractNumId w:val="113"/>
  </w:num>
  <w:num w:numId="92">
    <w:abstractNumId w:val="39"/>
  </w:num>
  <w:num w:numId="93">
    <w:abstractNumId w:val="104"/>
  </w:num>
  <w:num w:numId="94">
    <w:abstractNumId w:val="111"/>
  </w:num>
  <w:num w:numId="95">
    <w:abstractNumId w:val="31"/>
  </w:num>
  <w:num w:numId="96">
    <w:abstractNumId w:val="34"/>
  </w:num>
  <w:num w:numId="97">
    <w:abstractNumId w:val="27"/>
  </w:num>
  <w:num w:numId="98">
    <w:abstractNumId w:val="87"/>
  </w:num>
  <w:num w:numId="99">
    <w:abstractNumId w:val="71"/>
  </w:num>
  <w:num w:numId="100">
    <w:abstractNumId w:val="88"/>
  </w:num>
  <w:num w:numId="101">
    <w:abstractNumId w:val="82"/>
  </w:num>
  <w:num w:numId="102">
    <w:abstractNumId w:val="14"/>
  </w:num>
  <w:num w:numId="103">
    <w:abstractNumId w:val="42"/>
  </w:num>
  <w:num w:numId="104">
    <w:abstractNumId w:val="101"/>
  </w:num>
  <w:num w:numId="105">
    <w:abstractNumId w:val="25"/>
  </w:num>
  <w:num w:numId="106">
    <w:abstractNumId w:val="16"/>
  </w:num>
  <w:num w:numId="107">
    <w:abstractNumId w:val="45"/>
  </w:num>
  <w:num w:numId="108">
    <w:abstractNumId w:val="57"/>
  </w:num>
  <w:num w:numId="109">
    <w:abstractNumId w:val="80"/>
  </w:num>
  <w:num w:numId="110">
    <w:abstractNumId w:val="89"/>
  </w:num>
  <w:num w:numId="111">
    <w:abstractNumId w:val="4"/>
  </w:num>
  <w:num w:numId="112">
    <w:abstractNumId w:val="108"/>
  </w:num>
  <w:num w:numId="113">
    <w:abstractNumId w:val="17"/>
  </w:num>
  <w:num w:numId="114">
    <w:abstractNumId w:val="24"/>
  </w:num>
  <w:num w:numId="115">
    <w:abstractNumId w:val="6"/>
  </w:num>
  <w:num w:numId="116">
    <w:abstractNumId w:val="22"/>
  </w:num>
  <w:num w:numId="117">
    <w:abstractNumId w:val="74"/>
  </w:num>
  <w:num w:numId="118">
    <w:abstractNumId w:val="94"/>
  </w:num>
  <w:num w:numId="119">
    <w:abstractNumId w:val="9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A73"/>
    <w:rsid w:val="001C7226"/>
    <w:rsid w:val="00272300"/>
    <w:rsid w:val="00274A73"/>
    <w:rsid w:val="00324EF9"/>
    <w:rsid w:val="00361ABE"/>
    <w:rsid w:val="003F0762"/>
    <w:rsid w:val="00434D84"/>
    <w:rsid w:val="00494946"/>
    <w:rsid w:val="004D5356"/>
    <w:rsid w:val="00623C6F"/>
    <w:rsid w:val="00664A0A"/>
    <w:rsid w:val="007103EB"/>
    <w:rsid w:val="007E733E"/>
    <w:rsid w:val="008C2328"/>
    <w:rsid w:val="009056BF"/>
    <w:rsid w:val="00962AC4"/>
    <w:rsid w:val="00AA44DA"/>
    <w:rsid w:val="00AB21F6"/>
    <w:rsid w:val="00B20F2B"/>
    <w:rsid w:val="00B372A0"/>
    <w:rsid w:val="00B45FBA"/>
    <w:rsid w:val="00B67BAA"/>
    <w:rsid w:val="00BA206F"/>
    <w:rsid w:val="00C44265"/>
    <w:rsid w:val="00C73773"/>
    <w:rsid w:val="00CA08DB"/>
    <w:rsid w:val="00CD1A8A"/>
    <w:rsid w:val="00CF7EDC"/>
    <w:rsid w:val="00D334B6"/>
    <w:rsid w:val="00D661D1"/>
    <w:rsid w:val="00D86541"/>
    <w:rsid w:val="00E14F62"/>
    <w:rsid w:val="00E20C02"/>
    <w:rsid w:val="00E74F72"/>
    <w:rsid w:val="00EA053E"/>
    <w:rsid w:val="00F51C76"/>
    <w:rsid w:val="00F56943"/>
    <w:rsid w:val="00F6382A"/>
    <w:rsid w:val="00F83095"/>
    <w:rsid w:val="00FA7E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25BA4A12"/>
  <w15:docId w15:val="{EA5ADB94-A5AA-418B-8B6E-AE27DC81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AC4"/>
  </w:style>
  <w:style w:type="paragraph" w:styleId="Heading1">
    <w:name w:val="heading 1"/>
    <w:basedOn w:val="Normal"/>
    <w:next w:val="Normal"/>
    <w:link w:val="Heading1Char"/>
    <w:qFormat/>
    <w:rsid w:val="00CD1A8A"/>
    <w:pPr>
      <w:keepNext/>
      <w:numPr>
        <w:numId w:val="32"/>
      </w:numPr>
      <w:spacing w:after="0" w:line="240" w:lineRule="auto"/>
      <w:ind w:left="720" w:hanging="720"/>
      <w:jc w:val="both"/>
      <w:outlineLvl w:val="0"/>
    </w:pPr>
    <w:rPr>
      <w:rFonts w:ascii="Arial Narrow" w:eastAsia="Times New Roman" w:hAnsi="Arial Narrow" w:cs="Times New Roman"/>
      <w:b/>
      <w:bCs/>
      <w:sz w:val="24"/>
      <w:szCs w:val="24"/>
    </w:rPr>
  </w:style>
  <w:style w:type="paragraph" w:styleId="Heading2">
    <w:name w:val="heading 2"/>
    <w:basedOn w:val="Normal"/>
    <w:next w:val="Normal"/>
    <w:link w:val="Heading2Char"/>
    <w:autoRedefine/>
    <w:qFormat/>
    <w:rsid w:val="00CD1A8A"/>
    <w:pPr>
      <w:keepNext/>
      <w:numPr>
        <w:ilvl w:val="1"/>
        <w:numId w:val="32"/>
      </w:numPr>
      <w:spacing w:after="0" w:line="240" w:lineRule="auto"/>
      <w:jc w:val="both"/>
      <w:outlineLvl w:val="1"/>
    </w:pPr>
    <w:rPr>
      <w:rFonts w:ascii="Arial Narrow" w:eastAsia="Times New Roman" w:hAnsi="Arial Narrow" w:cs="Times New Roman"/>
      <w:bCs/>
      <w:sz w:val="24"/>
      <w:szCs w:val="24"/>
    </w:rPr>
  </w:style>
  <w:style w:type="paragraph" w:styleId="Heading3">
    <w:name w:val="heading 3"/>
    <w:basedOn w:val="Normal"/>
    <w:next w:val="Normal"/>
    <w:link w:val="Heading3Char"/>
    <w:qFormat/>
    <w:rsid w:val="00CD1A8A"/>
    <w:pPr>
      <w:keepNext/>
      <w:numPr>
        <w:ilvl w:val="2"/>
        <w:numId w:val="32"/>
      </w:numPr>
      <w:spacing w:after="0" w:line="240" w:lineRule="auto"/>
      <w:ind w:left="1440" w:hanging="720"/>
      <w:jc w:val="both"/>
      <w:outlineLvl w:val="2"/>
    </w:pPr>
    <w:rPr>
      <w:rFonts w:ascii="Arial Narrow" w:eastAsia="Times New Roman" w:hAnsi="Arial Narrow" w:cs="Arial"/>
      <w:bCs/>
      <w:sz w:val="24"/>
      <w:szCs w:val="26"/>
    </w:rPr>
  </w:style>
  <w:style w:type="paragraph" w:styleId="Heading4">
    <w:name w:val="heading 4"/>
    <w:basedOn w:val="Normal"/>
    <w:next w:val="Normal"/>
    <w:link w:val="Heading4Char"/>
    <w:autoRedefine/>
    <w:qFormat/>
    <w:rsid w:val="00CD1A8A"/>
    <w:pPr>
      <w:keepNext/>
      <w:numPr>
        <w:ilvl w:val="3"/>
        <w:numId w:val="32"/>
      </w:numPr>
      <w:spacing w:after="0" w:line="240" w:lineRule="auto"/>
      <w:ind w:left="2304" w:hanging="864"/>
      <w:jc w:val="both"/>
      <w:outlineLvl w:val="3"/>
    </w:pPr>
    <w:rPr>
      <w:rFonts w:ascii="Arial Narrow" w:eastAsia="Times New Roman" w:hAnsi="Arial Narrow" w:cs="Times New Roman"/>
      <w:bCs/>
      <w:sz w:val="24"/>
      <w:szCs w:val="24"/>
    </w:rPr>
  </w:style>
  <w:style w:type="paragraph" w:styleId="Heading5">
    <w:name w:val="heading 5"/>
    <w:basedOn w:val="Normal"/>
    <w:next w:val="Normal"/>
    <w:link w:val="Heading5Char"/>
    <w:uiPriority w:val="9"/>
    <w:semiHidden/>
    <w:unhideWhenUsed/>
    <w:qFormat/>
    <w:rsid w:val="00CD1A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4426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44265"/>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0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3EB"/>
  </w:style>
  <w:style w:type="paragraph" w:styleId="Footer">
    <w:name w:val="footer"/>
    <w:basedOn w:val="Normal"/>
    <w:link w:val="FooterChar"/>
    <w:uiPriority w:val="99"/>
    <w:unhideWhenUsed/>
    <w:rsid w:val="00710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3EB"/>
  </w:style>
  <w:style w:type="paragraph" w:styleId="ListParagraph">
    <w:name w:val="List Paragraph"/>
    <w:basedOn w:val="Normal"/>
    <w:uiPriority w:val="34"/>
    <w:qFormat/>
    <w:rsid w:val="00962AC4"/>
    <w:pPr>
      <w:ind w:left="720"/>
      <w:contextualSpacing/>
    </w:pPr>
  </w:style>
  <w:style w:type="character" w:customStyle="1" w:styleId="Heading1Char">
    <w:name w:val="Heading 1 Char"/>
    <w:basedOn w:val="DefaultParagraphFont"/>
    <w:link w:val="Heading1"/>
    <w:rsid w:val="00CD1A8A"/>
    <w:rPr>
      <w:rFonts w:ascii="Arial Narrow" w:eastAsia="Times New Roman" w:hAnsi="Arial Narrow" w:cs="Times New Roman"/>
      <w:b/>
      <w:bCs/>
      <w:sz w:val="24"/>
      <w:szCs w:val="24"/>
    </w:rPr>
  </w:style>
  <w:style w:type="character" w:customStyle="1" w:styleId="Heading2Char">
    <w:name w:val="Heading 2 Char"/>
    <w:basedOn w:val="DefaultParagraphFont"/>
    <w:link w:val="Heading2"/>
    <w:rsid w:val="00CD1A8A"/>
    <w:rPr>
      <w:rFonts w:ascii="Arial Narrow" w:eastAsia="Times New Roman" w:hAnsi="Arial Narrow" w:cs="Times New Roman"/>
      <w:bCs/>
      <w:sz w:val="24"/>
      <w:szCs w:val="24"/>
    </w:rPr>
  </w:style>
  <w:style w:type="character" w:customStyle="1" w:styleId="Heading3Char">
    <w:name w:val="Heading 3 Char"/>
    <w:basedOn w:val="DefaultParagraphFont"/>
    <w:link w:val="Heading3"/>
    <w:rsid w:val="00CD1A8A"/>
    <w:rPr>
      <w:rFonts w:ascii="Arial Narrow" w:eastAsia="Times New Roman" w:hAnsi="Arial Narrow" w:cs="Arial"/>
      <w:bCs/>
      <w:sz w:val="24"/>
      <w:szCs w:val="26"/>
    </w:rPr>
  </w:style>
  <w:style w:type="character" w:customStyle="1" w:styleId="Heading4Char">
    <w:name w:val="Heading 4 Char"/>
    <w:basedOn w:val="DefaultParagraphFont"/>
    <w:link w:val="Heading4"/>
    <w:rsid w:val="00CD1A8A"/>
    <w:rPr>
      <w:rFonts w:ascii="Arial Narrow" w:eastAsia="Times New Roman" w:hAnsi="Arial Narrow" w:cs="Times New Roman"/>
      <w:bCs/>
      <w:sz w:val="24"/>
      <w:szCs w:val="24"/>
    </w:rPr>
  </w:style>
  <w:style w:type="character" w:customStyle="1" w:styleId="Heading5Char">
    <w:name w:val="Heading 5 Char"/>
    <w:basedOn w:val="DefaultParagraphFont"/>
    <w:link w:val="Heading5"/>
    <w:uiPriority w:val="9"/>
    <w:semiHidden/>
    <w:rsid w:val="00CD1A8A"/>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CD1A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A8A"/>
    <w:rPr>
      <w:rFonts w:ascii="Tahoma" w:hAnsi="Tahoma" w:cs="Tahoma"/>
      <w:sz w:val="16"/>
      <w:szCs w:val="16"/>
    </w:rPr>
  </w:style>
  <w:style w:type="paragraph" w:styleId="CommentText">
    <w:name w:val="annotation text"/>
    <w:basedOn w:val="Normal"/>
    <w:link w:val="CommentTextChar"/>
    <w:uiPriority w:val="99"/>
    <w:semiHidden/>
    <w:unhideWhenUsed/>
    <w:rsid w:val="00CD1A8A"/>
    <w:pPr>
      <w:spacing w:line="240" w:lineRule="auto"/>
    </w:pPr>
    <w:rPr>
      <w:sz w:val="20"/>
      <w:szCs w:val="20"/>
    </w:rPr>
  </w:style>
  <w:style w:type="character" w:customStyle="1" w:styleId="CommentTextChar">
    <w:name w:val="Comment Text Char"/>
    <w:basedOn w:val="DefaultParagraphFont"/>
    <w:link w:val="CommentText"/>
    <w:uiPriority w:val="99"/>
    <w:semiHidden/>
    <w:rsid w:val="00CD1A8A"/>
    <w:rPr>
      <w:sz w:val="20"/>
      <w:szCs w:val="20"/>
    </w:rPr>
  </w:style>
  <w:style w:type="paragraph" w:styleId="Title">
    <w:name w:val="Title"/>
    <w:basedOn w:val="Normal"/>
    <w:next w:val="Normal"/>
    <w:link w:val="TitleChar"/>
    <w:uiPriority w:val="10"/>
    <w:qFormat/>
    <w:rsid w:val="00CD1A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D1A8A"/>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semiHidden/>
    <w:rsid w:val="00CD1A8A"/>
    <w:rPr>
      <w:sz w:val="16"/>
    </w:rPr>
  </w:style>
  <w:style w:type="character" w:customStyle="1" w:styleId="Heading6Char">
    <w:name w:val="Heading 6 Char"/>
    <w:basedOn w:val="DefaultParagraphFont"/>
    <w:link w:val="Heading6"/>
    <w:uiPriority w:val="9"/>
    <w:semiHidden/>
    <w:rsid w:val="00C4426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44265"/>
    <w:rPr>
      <w:rFonts w:asciiTheme="majorHAnsi" w:eastAsiaTheme="majorEastAsia" w:hAnsiTheme="majorHAnsi" w:cstheme="majorBidi"/>
      <w:color w:val="404040" w:themeColor="text1" w:themeTint="BF"/>
      <w:sz w:val="20"/>
      <w:szCs w:val="20"/>
    </w:rPr>
  </w:style>
  <w:style w:type="paragraph" w:styleId="BodyText2">
    <w:name w:val="Body Text 2"/>
    <w:basedOn w:val="Normal"/>
    <w:link w:val="BodyText2Char"/>
    <w:uiPriority w:val="99"/>
    <w:semiHidden/>
    <w:unhideWhenUsed/>
    <w:rsid w:val="00C44265"/>
    <w:pPr>
      <w:spacing w:after="120" w:line="480" w:lineRule="auto"/>
    </w:pPr>
  </w:style>
  <w:style w:type="character" w:customStyle="1" w:styleId="BodyText2Char">
    <w:name w:val="Body Text 2 Char"/>
    <w:basedOn w:val="DefaultParagraphFont"/>
    <w:link w:val="BodyText2"/>
    <w:uiPriority w:val="99"/>
    <w:semiHidden/>
    <w:rsid w:val="00C44265"/>
  </w:style>
  <w:style w:type="paragraph" w:styleId="BodyText">
    <w:name w:val="Body Text"/>
    <w:basedOn w:val="Normal"/>
    <w:link w:val="BodyTextChar"/>
    <w:uiPriority w:val="99"/>
    <w:semiHidden/>
    <w:unhideWhenUsed/>
    <w:rsid w:val="00D86541"/>
    <w:pPr>
      <w:spacing w:after="120"/>
    </w:pPr>
  </w:style>
  <w:style w:type="character" w:customStyle="1" w:styleId="BodyTextChar">
    <w:name w:val="Body Text Char"/>
    <w:basedOn w:val="DefaultParagraphFont"/>
    <w:link w:val="BodyText"/>
    <w:uiPriority w:val="99"/>
    <w:semiHidden/>
    <w:rsid w:val="00D86541"/>
  </w:style>
  <w:style w:type="table" w:styleId="TableGrid">
    <w:name w:val="Table Grid"/>
    <w:basedOn w:val="TableNormal"/>
    <w:uiPriority w:val="59"/>
    <w:rsid w:val="00D8654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179</Pages>
  <Words>35414</Words>
  <Characters>201864</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KSL Guest Account</dc:creator>
  <cp:lastModifiedBy>KSL Guest Account</cp:lastModifiedBy>
  <cp:revision>2</cp:revision>
  <dcterms:created xsi:type="dcterms:W3CDTF">2018-10-30T16:36:00Z</dcterms:created>
  <dcterms:modified xsi:type="dcterms:W3CDTF">2018-10-30T16:36:00Z</dcterms:modified>
</cp:coreProperties>
</file>