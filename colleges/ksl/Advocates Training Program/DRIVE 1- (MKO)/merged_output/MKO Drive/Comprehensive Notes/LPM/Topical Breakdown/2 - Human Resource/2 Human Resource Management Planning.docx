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Palatino Linotype" w:cs="Palatino Linotype" w:eastAsia="Palatino Linotype" w:hAnsi="Palatino Linotype"/>
          <w:b w:val="0"/>
          <w:sz w:val="22"/>
          <w:szCs w:val="22"/>
          <w:vertAlign w:val="baseline"/>
        </w:rPr>
      </w:pPr>
      <w:sdt>
        <w:sdtPr>
          <w:tag w:val="goog_rdk_1"/>
        </w:sdtPr>
        <w:sdtContent>
          <w:ins w:author="Ian Mwaniki" w:id="0" w:date="2022-03-05T06:24:4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Fonts w:ascii="Palatino Linotype" w:cs="Palatino Linotype" w:eastAsia="Palatino Linotype" w:hAnsi="Palatino Linotype"/>
          <w:b w:val="1"/>
          <w:sz w:val="22"/>
          <w:szCs w:val="22"/>
          <w:vertAlign w:val="baseline"/>
          <w:rtl w:val="0"/>
        </w:rPr>
        <w:t xml:space="preserve">HUMAN RESOURCE PLANNING</w:t>
      </w:r>
      <w:r w:rsidDel="00000000" w:rsidR="00000000" w:rsidRPr="00000000">
        <w:rPr>
          <w:rtl w:val="0"/>
        </w:rPr>
      </w:r>
    </w:p>
    <w:p w:rsidR="00000000" w:rsidDel="00000000" w:rsidP="00000000" w:rsidRDefault="00000000" w:rsidRPr="00000000" w14:paraId="00000002">
      <w:pPr>
        <w:pageBreakBefore w:val="0"/>
        <w:jc w:val="center"/>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Learning Objectives:</w:t>
      </w:r>
      <w:r w:rsidDel="00000000" w:rsidR="00000000" w:rsidRPr="00000000">
        <w:rPr>
          <w:rtl w:val="0"/>
        </w:rPr>
      </w:r>
    </w:p>
    <w:p w:rsidR="00000000" w:rsidDel="00000000" w:rsidP="00000000" w:rsidRDefault="00000000" w:rsidRPr="00000000" w14:paraId="00000005">
      <w:pPr>
        <w:pageBreakBefore w:val="0"/>
        <w:jc w:val="both"/>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06">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After studying this topic, you should be able to:</w:t>
      </w:r>
      <w:sdt>
        <w:sdtPr>
          <w:tag w:val="goog_rdk_2"/>
        </w:sdtPr>
        <w:sdtContent>
          <w:ins w:author="Ogada Obila" w:id="1" w:date="2021-10-29T08:57:52Z">
            <w:r w:rsidDel="00000000" w:rsidR="00000000" w:rsidRPr="00000000">
              <w:rPr>
                <w:rFonts w:ascii="Palatino Linotype" w:cs="Palatino Linotype" w:eastAsia="Palatino Linotype" w:hAnsi="Palatino Linotype"/>
                <w:sz w:val="22"/>
                <w:szCs w:val="22"/>
                <w:vertAlign w:val="baseline"/>
                <w:rtl w:val="0"/>
              </w:rPr>
              <w:t xml:space="preserve"> </w:t>
            </w:r>
          </w:ins>
        </w:sdtContent>
      </w:sdt>
      <w:r w:rsidDel="00000000" w:rsidR="00000000" w:rsidRPr="00000000">
        <w:rPr>
          <w:rtl w:val="0"/>
        </w:rPr>
      </w:r>
    </w:p>
    <w:p w:rsidR="00000000" w:rsidDel="00000000" w:rsidP="00000000" w:rsidRDefault="00000000" w:rsidRPr="00000000" w14:paraId="0000000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8">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I. </w:t>
        <w:tab/>
        <w:t xml:space="preserve">Define human resource planning and differentiate it from manpower planning.</w:t>
      </w:r>
      <w:r w:rsidDel="00000000" w:rsidR="00000000" w:rsidRPr="00000000">
        <w:rPr>
          <w:rtl w:val="0"/>
        </w:rPr>
      </w:r>
    </w:p>
    <w:p w:rsidR="00000000" w:rsidDel="00000000" w:rsidP="00000000" w:rsidRDefault="00000000" w:rsidRPr="00000000" w14:paraId="00000009">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2. </w:t>
        <w:tab/>
        <w:t xml:space="preserve">Appreciate the need for and importance of human resource planning.</w:t>
      </w:r>
      <w:r w:rsidDel="00000000" w:rsidR="00000000" w:rsidRPr="00000000">
        <w:rPr>
          <w:rtl w:val="0"/>
        </w:rPr>
      </w:r>
    </w:p>
    <w:p w:rsidR="00000000" w:rsidDel="00000000" w:rsidP="00000000" w:rsidRDefault="00000000" w:rsidRPr="00000000" w14:paraId="0000000A">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3. </w:t>
        <w:tab/>
        <w:t xml:space="preserve">Outline and elaborate the process involved in human resource planning.</w:t>
      </w:r>
      <w:r w:rsidDel="00000000" w:rsidR="00000000" w:rsidRPr="00000000">
        <w:rPr>
          <w:rtl w:val="0"/>
        </w:rPr>
      </w:r>
    </w:p>
    <w:p w:rsidR="00000000" w:rsidDel="00000000" w:rsidP="00000000" w:rsidRDefault="00000000" w:rsidRPr="00000000" w14:paraId="0000000B">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4.</w:t>
        <w:tab/>
        <w:t xml:space="preserve">Describe human resource information system.</w:t>
      </w:r>
      <w:r w:rsidDel="00000000" w:rsidR="00000000" w:rsidRPr="00000000">
        <w:rPr>
          <w:rtl w:val="0"/>
        </w:rPr>
      </w:r>
    </w:p>
    <w:p w:rsidR="00000000" w:rsidDel="00000000" w:rsidP="00000000" w:rsidRDefault="00000000" w:rsidRPr="00000000" w14:paraId="0000000C">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5. </w:t>
        <w:tab/>
        <w:t xml:space="preserve">Identify problem/ barriers which complicate and distort the effectiveness of human resource planning.</w:t>
      </w:r>
      <w:r w:rsidDel="00000000" w:rsidR="00000000" w:rsidRPr="00000000">
        <w:rPr>
          <w:rtl w:val="0"/>
        </w:rPr>
      </w:r>
    </w:p>
    <w:p w:rsidR="00000000" w:rsidDel="00000000" w:rsidP="00000000" w:rsidRDefault="00000000" w:rsidRPr="00000000" w14:paraId="0000000D">
      <w:pPr>
        <w:pageBreakBefore w:val="0"/>
        <w:tabs>
          <w:tab w:val="left" w:pos="360"/>
        </w:tabs>
        <w:ind w:left="360" w:hanging="360"/>
        <w:jc w:val="both"/>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6. </w:t>
        <w:tab/>
        <w:t xml:space="preserve">Describe how human resource planning can be made effective?</w:t>
      </w:r>
      <w:r w:rsidDel="00000000" w:rsidR="00000000" w:rsidRPr="00000000">
        <w:rPr>
          <w:rtl w:val="0"/>
        </w:rPr>
      </w:r>
    </w:p>
    <w:p w:rsidR="00000000" w:rsidDel="00000000" w:rsidP="00000000" w:rsidRDefault="00000000" w:rsidRPr="00000000" w14:paraId="0000000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Most of us are fairly familiar with the term ‘planning’ in our every day lives. We often plan in advance about the things to be done on a busy day. Parents make advance decisions on the education of their children. As students, you may think in advance how to go ahead with the preparation for your examinations. In fact, planning has been an omni-present phenomenon in our lives. This holds true for organisations also.</w:t>
      </w:r>
    </w:p>
    <w:p w:rsidR="00000000" w:rsidDel="00000000" w:rsidP="00000000" w:rsidRDefault="00000000" w:rsidRPr="00000000" w14:paraId="0000001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1">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quality of an organisation is, to a large degree, considered merely the summation of the quality of people it hires and keeps. Therefore, before selecting the right people for right jobs, it becomes a prerequisite to decide on the quantity and quality of people required in the organisation. This is done through human resource planning. Human Resource Management, thus, begins with Human Resource Planning (HRP).</w:t>
      </w:r>
    </w:p>
    <w:p w:rsidR="00000000" w:rsidDel="00000000" w:rsidP="00000000" w:rsidRDefault="00000000" w:rsidRPr="00000000" w14:paraId="0000001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3">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It is against this backdrop that this chapter is devoted to expose you to various aspects of human resource planning especially in business </w:t>
      </w:r>
      <w:sdt>
        <w:sdtPr>
          <w:tag w:val="goog_rdk_3"/>
        </w:sdtPr>
        <w:sdtContent>
          <w:r w:rsidDel="00000000" w:rsidR="00000000" w:rsidRPr="00000000">
            <w:rPr>
              <w:rFonts w:ascii="Palatino Linotype" w:cs="Palatino Linotype" w:eastAsia="Palatino Linotype" w:hAnsi="Palatino Linotype"/>
              <w:sz w:val="22"/>
              <w:szCs w:val="22"/>
              <w:vertAlign w:val="baseline"/>
              <w:rtl w:val="0"/>
              <w:rPrChange w:author="Veronica Wanjugu Maina" w:id="2" w:date="2022-03-21T09:38:22Z">
                <w:rPr>
                  <w:rFonts w:ascii="Palatino Linotype" w:cs="Palatino Linotype" w:eastAsia="Palatino Linotype" w:hAnsi="Palatino Linotype"/>
                  <w:sz w:val="22"/>
                  <w:szCs w:val="22"/>
                  <w:vertAlign w:val="baseline"/>
                </w:rPr>
              </w:rPrChange>
            </w:rPr>
            <w:t xml:space="preserve">organisations</w:t>
          </w:r>
        </w:sdtContent>
      </w:sdt>
      <w:r w:rsidDel="00000000" w:rsidR="00000000" w:rsidRPr="00000000">
        <w:rPr>
          <w:rFonts w:ascii="Palatino Linotype" w:cs="Palatino Linotype" w:eastAsia="Palatino Linotype" w:hAnsi="Palatino Linotype"/>
          <w:sz w:val="22"/>
          <w:szCs w:val="22"/>
          <w:vertAlign w:val="baseline"/>
          <w:rtl w:val="0"/>
        </w:rPr>
        <w:t xml:space="preserve">. The chapter specifically deals with meaning, need, importance and process of human resource planning. It also discusses the prerequisites of a successful human resource planning and the limitations/barriers which complicate and distort effective human resource planning (HRP).</w:t>
      </w:r>
    </w:p>
    <w:p w:rsidR="00000000" w:rsidDel="00000000" w:rsidP="00000000" w:rsidRDefault="00000000" w:rsidRPr="00000000" w14:paraId="0000001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5">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HUMAN RESOURCE PLANNING (HRP) DEFINED</w:t>
      </w:r>
      <w:r w:rsidDel="00000000" w:rsidR="00000000" w:rsidRPr="00000000">
        <w:rPr>
          <w:rtl w:val="0"/>
        </w:rPr>
      </w:r>
    </w:p>
    <w:p w:rsidR="00000000" w:rsidDel="00000000" w:rsidP="00000000" w:rsidRDefault="00000000" w:rsidRPr="00000000" w14:paraId="00000016">
      <w:pPr>
        <w:pageBreakBefore w:val="0"/>
        <w:jc w:val="both"/>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17">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What is HRP? In simple words, HRP is a process of striking a balance between human resources required and acquired in an organisation. In other words, HRP is a process by which an organisation determines how it should acquire its desired manpower to achieve the organisational goals. Thus, HRP helps an organisation have the right number and kind of people at the right places and the right times to successfully achieve its overall objectives. Let us also consider a few important definitions of HRP:</w:t>
      </w:r>
    </w:p>
    <w:p w:rsidR="00000000" w:rsidDel="00000000" w:rsidP="00000000" w:rsidRDefault="00000000" w:rsidRPr="00000000" w14:paraId="0000001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9">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Terry L. Leap and Michael D. Crino, “ HRP includes estimation of how many qualified people are necessary to carry out the assigned activities, how many people will be available and what, if anything, must be done to ensure that personnel supply equals personnel demand at the appropriate point in the future.”</w:t>
      </w:r>
    </w:p>
    <w:p w:rsidR="00000000" w:rsidDel="00000000" w:rsidP="00000000" w:rsidRDefault="00000000" w:rsidRPr="00000000" w14:paraId="0000001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B">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the words of Beach, “ Human resource planning is a process of determining and assuming that the organisation will have an adequate number of qualified persons, available at the proper times, performing jobs which meet the needs of enterprise and which provide satisfaction for the individual involved”</w:t>
      </w:r>
    </w:p>
    <w:p w:rsidR="00000000" w:rsidDel="00000000" w:rsidP="00000000" w:rsidRDefault="00000000" w:rsidRPr="00000000" w14:paraId="0000001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D">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Geisler</w:t>
      </w:r>
      <w:r w:rsidDel="00000000" w:rsidR="00000000" w:rsidRPr="00000000">
        <w:rPr>
          <w:rFonts w:ascii="Palatino Linotype" w:cs="Palatino Linotype" w:eastAsia="Palatino Linotype" w:hAnsi="Palatino Linotype"/>
          <w:color w:val="ff0000"/>
          <w:sz w:val="22"/>
          <w:szCs w:val="22"/>
          <w:vertAlign w:val="baseline"/>
          <w:rtl w:val="0"/>
        </w:rPr>
        <w:t xml:space="preserve"> </w:t>
      </w:r>
      <w:r w:rsidDel="00000000" w:rsidR="00000000" w:rsidRPr="00000000">
        <w:rPr>
          <w:rFonts w:ascii="Palatino Linotype" w:cs="Palatino Linotype" w:eastAsia="Palatino Linotype" w:hAnsi="Palatino Linotype"/>
          <w:sz w:val="22"/>
          <w:szCs w:val="22"/>
          <w:vertAlign w:val="baseline"/>
          <w:rtl w:val="0"/>
        </w:rPr>
        <w:t xml:space="preserve">opines, “HRP is the process- including forecasting, developing and controlling-by which a firm ensures that it has the right number of people and the right kind of people at the right places, the right time and doing work for which they are economically most useful.”</w:t>
      </w:r>
    </w:p>
    <w:p w:rsidR="00000000" w:rsidDel="00000000" w:rsidP="00000000" w:rsidRDefault="00000000" w:rsidRPr="00000000" w14:paraId="0000001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Having gone through above definitions, HRP can now be defined as the comparison of organisation’s existing labour resources with forecast labour demand, and hence the scheduling activities for acquiring, training, redeploying and possibly discarding labour. It seeks to ensure that an adequate supply of labour is available precisely when required.</w:t>
      </w:r>
    </w:p>
    <w:p w:rsidR="00000000" w:rsidDel="00000000" w:rsidP="00000000" w:rsidRDefault="00000000" w:rsidRPr="00000000" w14:paraId="0000002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1">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HRP could be seen as a process, consisting of the following series of activities:</w:t>
      </w:r>
    </w:p>
    <w:p w:rsidR="00000000" w:rsidDel="00000000" w:rsidP="00000000" w:rsidRDefault="00000000" w:rsidRPr="00000000" w14:paraId="00000022">
      <w:pPr>
        <w:pageBreakBefore w:val="0"/>
        <w:tabs>
          <w:tab w:val="left" w:pos="360"/>
        </w:tabs>
        <w:spacing w:before="120" w:lineRule="auto"/>
        <w:ind w:left="1627" w:hanging="1627"/>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r>
      <w:r w:rsidDel="00000000" w:rsidR="00000000" w:rsidRPr="00000000">
        <w:rPr>
          <w:rFonts w:ascii="Palatino Linotype" w:cs="Palatino Linotype" w:eastAsia="Palatino Linotype" w:hAnsi="Palatino Linotype"/>
          <w:i w:val="1"/>
          <w:sz w:val="22"/>
          <w:szCs w:val="22"/>
          <w:u w:val="single"/>
          <w:vertAlign w:val="baseline"/>
          <w:rtl w:val="0"/>
        </w:rPr>
        <w:t xml:space="preserve">Forecasting</w:t>
      </w:r>
      <w:r w:rsidDel="00000000" w:rsidR="00000000" w:rsidRPr="00000000">
        <w:rPr>
          <w:rFonts w:ascii="Palatino Linotype" w:cs="Palatino Linotype" w:eastAsia="Palatino Linotype" w:hAnsi="Palatino Linotype"/>
          <w:sz w:val="22"/>
          <w:szCs w:val="22"/>
          <w:vertAlign w:val="baseline"/>
          <w:rtl w:val="0"/>
        </w:rPr>
        <w:t xml:space="preserve"> future personnel requirements, either in terms of mathematical projections, trends in the economy and developments in the industry, or of judgments and estimate based upon specific future plans of the company.</w:t>
      </w:r>
    </w:p>
    <w:p w:rsidR="00000000" w:rsidDel="00000000" w:rsidP="00000000" w:rsidRDefault="00000000" w:rsidRPr="00000000" w14:paraId="00000023">
      <w:pPr>
        <w:pageBreakBefore w:val="0"/>
        <w:tabs>
          <w:tab w:val="left" w:pos="360"/>
        </w:tabs>
        <w:spacing w:before="120" w:lineRule="auto"/>
        <w:ind w:left="1627" w:hanging="1627"/>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r>
      <w:r w:rsidDel="00000000" w:rsidR="00000000" w:rsidRPr="00000000">
        <w:rPr>
          <w:rFonts w:ascii="Palatino Linotype" w:cs="Palatino Linotype" w:eastAsia="Palatino Linotype" w:hAnsi="Palatino Linotype"/>
          <w:i w:val="1"/>
          <w:sz w:val="22"/>
          <w:szCs w:val="22"/>
          <w:u w:val="single"/>
          <w:vertAlign w:val="baseline"/>
          <w:rtl w:val="0"/>
        </w:rPr>
        <w:t xml:space="preserve">Inventorying</w:t>
      </w:r>
      <w:r w:rsidDel="00000000" w:rsidR="00000000" w:rsidRPr="00000000">
        <w:rPr>
          <w:rFonts w:ascii="Palatino Linotype" w:cs="Palatino Linotype" w:eastAsia="Palatino Linotype" w:hAnsi="Palatino Linotype"/>
          <w:sz w:val="22"/>
          <w:szCs w:val="22"/>
          <w:vertAlign w:val="baseline"/>
          <w:rtl w:val="0"/>
        </w:rPr>
        <w:t xml:space="preserve"> present manpower resources and analysing the degree to which these resources are employed optimally.</w:t>
      </w:r>
    </w:p>
    <w:p w:rsidR="00000000" w:rsidDel="00000000" w:rsidP="00000000" w:rsidRDefault="00000000" w:rsidRPr="00000000" w14:paraId="00000024">
      <w:pPr>
        <w:pageBreakBefore w:val="0"/>
        <w:tabs>
          <w:tab w:val="left" w:pos="360"/>
        </w:tabs>
        <w:spacing w:before="120" w:lineRule="auto"/>
        <w:ind w:left="1627" w:hanging="1627"/>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r>
      <w:r w:rsidDel="00000000" w:rsidR="00000000" w:rsidRPr="00000000">
        <w:rPr>
          <w:rFonts w:ascii="Palatino Linotype" w:cs="Palatino Linotype" w:eastAsia="Palatino Linotype" w:hAnsi="Palatino Linotype"/>
          <w:i w:val="1"/>
          <w:sz w:val="22"/>
          <w:szCs w:val="22"/>
          <w:u w:val="single"/>
          <w:vertAlign w:val="baseline"/>
          <w:rtl w:val="0"/>
        </w:rPr>
        <w:t xml:space="preserve">Anticipating</w:t>
      </w:r>
      <w:r w:rsidDel="00000000" w:rsidR="00000000" w:rsidRPr="00000000">
        <w:rPr>
          <w:rFonts w:ascii="Palatino Linotype" w:cs="Palatino Linotype" w:eastAsia="Palatino Linotype" w:hAnsi="Palatino Linotype"/>
          <w:sz w:val="22"/>
          <w:szCs w:val="22"/>
          <w:vertAlign w:val="baseline"/>
          <w:rtl w:val="0"/>
        </w:rPr>
        <w:t xml:space="preserve"> Manpower Problems by projecting present resources into the future and comparing them with the forecast of requirements, to determine their adequacy, both quantitatively and qualitatively.</w:t>
      </w:r>
    </w:p>
    <w:p w:rsidR="00000000" w:rsidDel="00000000" w:rsidP="00000000" w:rsidRDefault="00000000" w:rsidRPr="00000000" w14:paraId="00000025">
      <w:pPr>
        <w:pageBreakBefore w:val="0"/>
        <w:tabs>
          <w:tab w:val="left" w:pos="360"/>
        </w:tabs>
        <w:spacing w:before="120" w:lineRule="auto"/>
        <w:ind w:left="1627" w:hanging="1627"/>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r>
      <w:r w:rsidDel="00000000" w:rsidR="00000000" w:rsidRPr="00000000">
        <w:rPr>
          <w:rFonts w:ascii="Palatino Linotype" w:cs="Palatino Linotype" w:eastAsia="Palatino Linotype" w:hAnsi="Palatino Linotype"/>
          <w:i w:val="1"/>
          <w:sz w:val="22"/>
          <w:szCs w:val="22"/>
          <w:u w:val="single"/>
          <w:vertAlign w:val="baseline"/>
          <w:rtl w:val="0"/>
        </w:rPr>
        <w:t xml:space="preserve">Planning</w:t>
      </w:r>
      <w:r w:rsidDel="00000000" w:rsidR="00000000" w:rsidRPr="00000000">
        <w:rPr>
          <w:rFonts w:ascii="Palatino Linotype" w:cs="Palatino Linotype" w:eastAsia="Palatino Linotype" w:hAnsi="Palatino Linotype"/>
          <w:sz w:val="22"/>
          <w:szCs w:val="22"/>
          <w:vertAlign w:val="baseline"/>
          <w:rtl w:val="0"/>
        </w:rPr>
        <w:t xml:space="preserve"> </w:t>
        <w:tab/>
        <w:t xml:space="preserve">the necessary programmes of recruitment, selection, training, utilization, transfer, promotion, motivation and compensation so that future human resource requirements will be duly met.</w:t>
      </w:r>
    </w:p>
    <w:p w:rsidR="00000000" w:rsidDel="00000000" w:rsidP="00000000" w:rsidRDefault="00000000" w:rsidRPr="00000000" w14:paraId="0000002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7">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Manpower Planning vis-a-vis Human Resource Planning</w:t>
      </w:r>
      <w:r w:rsidDel="00000000" w:rsidR="00000000" w:rsidRPr="00000000">
        <w:rPr>
          <w:rtl w:val="0"/>
        </w:rPr>
      </w:r>
    </w:p>
    <w:p w:rsidR="00000000" w:rsidDel="00000000" w:rsidP="00000000" w:rsidRDefault="00000000" w:rsidRPr="00000000" w14:paraId="00000028">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There are two terms— manpower planning and human resource planning in H. R. literature. In the current pursuit of human resource management, many organisations appear to practice ‘Human Resource Planning’ as opposed to “Manpower Planning”. How are we to understand this change? Is it one which is best described as “old wine in new bottles”. And, hence, simply a matter of semantic change, or it is something more fundamental happening in the process, t ambitions and outcomes of resource planning? An attempt is made in this section to address to these questions.</w:t>
      </w:r>
    </w:p>
    <w:p w:rsidR="00000000" w:rsidDel="00000000" w:rsidP="00000000" w:rsidRDefault="00000000" w:rsidRPr="00000000" w14:paraId="00000029">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A">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fact, a shift from manpower planning to human resources planning is a shift of the concept of planning philosophy. In case of manpower planning, it is made based on the “power” or “strength” man possesses. “Manpower” is the concern of manpower planning. Manpower planning takes cognition of the “power” of people to make positive contribution. The other side of the coin, i.e. “weaknesses” are not its concern. Taking into account the organisation’s manpower system “manpower planning” includes the key elements like manpower forecasting, job analysis, career path, training etc.</w:t>
      </w:r>
    </w:p>
    <w:p w:rsidR="00000000" w:rsidDel="00000000" w:rsidP="00000000" w:rsidRDefault="00000000" w:rsidRPr="00000000" w14:paraId="0000002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C">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After all, all men are human beings, so to say, they are primarily human beings with human strengths, weaknesses, desires, needs, hopes and aspirations. This human side of manpower/workforce is stressed in the human resources planning. But, it does not mean that the manpower aspect ignored or rejected. The fact remains that the manpower aspect is taken care of, but the human aspects is given more emphasis in planning process.</w:t>
      </w:r>
    </w:p>
    <w:p w:rsidR="00000000" w:rsidDel="00000000" w:rsidP="00000000" w:rsidRDefault="00000000" w:rsidRPr="00000000" w14:paraId="0000002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E">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Human resources planning, thus, refers to the resourcefulness and human aspect of the whole enterprise. Human ability to contribute to productivity is the hallmark of human resource planning Therefore, it assigns greater importance to develop human potentiality and helps individual employees overcome his weaknesses, if any, so as to strengthen his/her positive contribution to the organisation. Accordingly, human resources planning primarily concentrates on the key elements like human resource development, succession planning, human resource needs, human values, personnel policy, overall human resources needs in a long-term perspective, a cordial organisational climate particularly with the help of cordial industrial relations and employee welfare, and so on.</w:t>
      </w:r>
    </w:p>
    <w:p w:rsidR="00000000" w:rsidDel="00000000" w:rsidP="00000000" w:rsidRDefault="00000000" w:rsidRPr="00000000" w14:paraId="0000002F">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0">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sum and substance, while manpower planning is concerned with the “power” of people to make positive contributions, human resource planning is primarily interested in the “people” themselves and not merely on peoples “power”. In other words, human and humane aspects are more emphasised in human resources planning.</w:t>
      </w:r>
    </w:p>
    <w:p w:rsidR="00000000" w:rsidDel="00000000" w:rsidP="00000000" w:rsidRDefault="00000000" w:rsidRPr="00000000" w14:paraId="00000031">
      <w:pPr>
        <w:pageBreakBefore w:val="0"/>
        <w:jc w:val="both"/>
        <w:rPr>
          <w:rFonts w:ascii="Palatino Linotype" w:cs="Palatino Linotype" w:eastAsia="Palatino Linotype" w:hAnsi="Palatino Linotype"/>
          <w:sz w:val="22"/>
          <w:szCs w:val="22"/>
          <w:vertAlign w:val="baseline"/>
        </w:rPr>
      </w:pPr>
      <w:sdt>
        <w:sdtPr>
          <w:tag w:val="goog_rdk_5"/>
        </w:sdtPr>
        <w:sdtContent>
          <w:ins w:author="Ogada Obila" w:id="3" w:date="2021-10-29T10:04:14Z">
            <w:r w:rsidDel="00000000" w:rsidR="00000000" w:rsidRPr="00000000">
              <w:rPr>
                <w:rFonts w:ascii="Palatino Linotype" w:cs="Palatino Linotype" w:eastAsia="Palatino Linotype" w:hAnsi="Palatino Linotype"/>
                <w:sz w:val="22"/>
                <w:szCs w:val="22"/>
                <w:vertAlign w:val="baseline"/>
                <w:rtl w:val="0"/>
              </w:rPr>
              <w:t xml:space="preserve"> </w:t>
            </w:r>
          </w:ins>
        </w:sdtContent>
      </w:sdt>
      <w:r w:rsidDel="00000000" w:rsidR="00000000" w:rsidRPr="00000000">
        <w:rPr>
          <w:rtl w:val="0"/>
        </w:rPr>
      </w:r>
    </w:p>
    <w:p w:rsidR="00000000" w:rsidDel="00000000" w:rsidP="00000000" w:rsidRDefault="00000000" w:rsidRPr="00000000" w14:paraId="00000032">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OBJECTIVES OF HRP</w:t>
      </w:r>
      <w:r w:rsidDel="00000000" w:rsidR="00000000" w:rsidRPr="00000000">
        <w:rPr>
          <w:rtl w:val="0"/>
        </w:rPr>
      </w:r>
    </w:p>
    <w:p w:rsidR="00000000" w:rsidDel="00000000" w:rsidP="00000000" w:rsidRDefault="00000000" w:rsidRPr="00000000" w14:paraId="00000033">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main objective of having human resource planning is to have an accurate number of employees required, with matching skill requirements to accomplish organisational goals. In other words, the objectives of human resource planning are to:</w:t>
      </w:r>
    </w:p>
    <w:p w:rsidR="00000000" w:rsidDel="00000000" w:rsidP="00000000" w:rsidRDefault="00000000" w:rsidRPr="00000000" w14:paraId="00000034">
      <w:pPr>
        <w:pageBreakBefore w:val="0"/>
        <w:tabs>
          <w:tab w:val="left" w:pos="360"/>
        </w:tabs>
        <w:spacing w:before="120" w:lineRule="auto"/>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Ensure adequate supply of manpower as and when required.</w:t>
      </w:r>
    </w:p>
    <w:p w:rsidR="00000000" w:rsidDel="00000000" w:rsidP="00000000" w:rsidRDefault="00000000" w:rsidRPr="00000000" w14:paraId="00000035">
      <w:pPr>
        <w:pageBreakBefore w:val="0"/>
        <w:tabs>
          <w:tab w:val="left" w:pos="36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Ensure proper use of existing human resources in the organisation.</w:t>
      </w:r>
    </w:p>
    <w:p w:rsidR="00000000" w:rsidDel="00000000" w:rsidP="00000000" w:rsidRDefault="00000000" w:rsidRPr="00000000" w14:paraId="00000036">
      <w:pPr>
        <w:pageBreakBefore w:val="0"/>
        <w:tabs>
          <w:tab w:val="left" w:pos="36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Forecast future requirements of human resources with different levels of skills.</w:t>
      </w:r>
    </w:p>
    <w:p w:rsidR="00000000" w:rsidDel="00000000" w:rsidP="00000000" w:rsidRDefault="00000000" w:rsidRPr="00000000" w14:paraId="00000037">
      <w:pPr>
        <w:pageBreakBefore w:val="0"/>
        <w:tabs>
          <w:tab w:val="left" w:pos="72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Assess surplus or shortage, if any, of human resources available over a specified period of time.</w:t>
      </w:r>
    </w:p>
    <w:p w:rsidR="00000000" w:rsidDel="00000000" w:rsidP="00000000" w:rsidRDefault="00000000" w:rsidRPr="00000000" w14:paraId="00000038">
      <w:pPr>
        <w:pageBreakBefore w:val="0"/>
        <w:tabs>
          <w:tab w:val="left" w:pos="36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Anticipate the impact of technology on jobs and requirements for human resources.</w:t>
      </w:r>
    </w:p>
    <w:p w:rsidR="00000000" w:rsidDel="00000000" w:rsidP="00000000" w:rsidRDefault="00000000" w:rsidRPr="00000000" w14:paraId="00000039">
      <w:pPr>
        <w:pageBreakBefore w:val="0"/>
        <w:tabs>
          <w:tab w:val="left" w:pos="36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Control the human resources already deployed in the organisation.</w:t>
      </w:r>
    </w:p>
    <w:p w:rsidR="00000000" w:rsidDel="00000000" w:rsidP="00000000" w:rsidRDefault="00000000" w:rsidRPr="00000000" w14:paraId="0000003A">
      <w:pPr>
        <w:pageBreakBefore w:val="0"/>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Provide adequate lead time to select and train the required additional human resource over a specified time period.</w:t>
      </w:r>
    </w:p>
    <w:p w:rsidR="00000000" w:rsidDel="00000000" w:rsidP="00000000" w:rsidRDefault="00000000" w:rsidRPr="00000000" w14:paraId="0000003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C">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Sikula, “the ultimate purpose/objective of human resource planning is to relate future human resources to future enterprise needs so as to maximise the future return on investment in human resources”.</w:t>
      </w:r>
    </w:p>
    <w:p w:rsidR="00000000" w:rsidDel="00000000" w:rsidP="00000000" w:rsidRDefault="00000000" w:rsidRPr="00000000" w14:paraId="0000003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E">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NEED FOR AND IMPORTANCE OF HRP</w:t>
      </w:r>
      <w:r w:rsidDel="00000000" w:rsidR="00000000" w:rsidRPr="00000000">
        <w:rPr>
          <w:rtl w:val="0"/>
        </w:rPr>
      </w:r>
    </w:p>
    <w:p w:rsidR="00000000" w:rsidDel="00000000" w:rsidP="00000000" w:rsidRDefault="00000000" w:rsidRPr="00000000" w14:paraId="0000003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need for human resource planning in organisation is seen in the light of the following reasons:</w:t>
      </w:r>
    </w:p>
    <w:p w:rsidR="00000000" w:rsidDel="00000000" w:rsidP="00000000" w:rsidRDefault="00000000" w:rsidRPr="00000000" w14:paraId="00000040">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Despite growing unemployment, there has been shortage of human resources with required skills, qualification and capabilities to carry on works. Hence the need for human resource planning.</w:t>
      </w:r>
    </w:p>
    <w:p w:rsidR="00000000" w:rsidDel="00000000" w:rsidP="00000000" w:rsidRDefault="00000000" w:rsidRPr="00000000" w14:paraId="00000041">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Large number of employees who retire, die, leave organisations, or become incapacitated because of physical or mental ailments, need to be replaced by the new employees. Human resource planning ensures smooth supply of workers without interruption.</w:t>
      </w:r>
    </w:p>
    <w:p w:rsidR="00000000" w:rsidDel="00000000" w:rsidP="00000000" w:rsidRDefault="00000000" w:rsidRPr="00000000" w14:paraId="00000042">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Human resource planning is also essential in the face of marked rise in workforce turnover which is unavoidable and even beneficial. Voluntary quits, discharges, marriages, promotions and seasonal fluctuations in business are the examples of factors leading to workforce turnover in organisations. These cause a constant ebb and flow in the work force in many organisations.</w:t>
      </w:r>
    </w:p>
    <w:p w:rsidR="00000000" w:rsidDel="00000000" w:rsidP="00000000" w:rsidRDefault="00000000" w:rsidRPr="00000000" w14:paraId="00000043">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Technological changes and globalisation usher in change in the methods of production and distribution of products and services and in management techniques. These changes may also require a change in the skills of employees, as well as change in the number of employees required. It is human resource planning that enables organisations to cope with such changes.</w:t>
      </w:r>
    </w:p>
    <w:p w:rsidR="00000000" w:rsidDel="00000000" w:rsidP="00000000" w:rsidRDefault="00000000" w:rsidRPr="00000000" w14:paraId="00000044">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Human resource planning is also needed in order to meet the needs of expansion and diversification programmes of an organisation.</w:t>
      </w:r>
    </w:p>
    <w:p w:rsidR="00000000" w:rsidDel="00000000" w:rsidP="00000000" w:rsidRDefault="00000000" w:rsidRPr="00000000" w14:paraId="00000045">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w:t>
        <w:tab/>
        <w:t xml:space="preserve">Human resource planning is needed to rationalize staff distribution in order to move staff from areas of surplus to areas of shortage.  Then, in case of general surplus the situation can be made good by downsizing the work force. If there is general shortage then recruitment can be considered.</w:t>
      </w:r>
    </w:p>
    <w:p w:rsidR="00000000" w:rsidDel="00000000" w:rsidP="00000000" w:rsidRDefault="00000000" w:rsidRPr="00000000" w14:paraId="0000004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7">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Importance of HRP</w:t>
      </w:r>
      <w:r w:rsidDel="00000000" w:rsidR="00000000" w:rsidRPr="00000000">
        <w:rPr>
          <w:rtl w:val="0"/>
        </w:rPr>
      </w:r>
    </w:p>
    <w:p w:rsidR="00000000" w:rsidDel="00000000" w:rsidP="00000000" w:rsidRDefault="00000000" w:rsidRPr="00000000" w14:paraId="00000048">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Human resource planning is important to firm because it benefits the organisation in several ways such as:-</w:t>
      </w:r>
    </w:p>
    <w:p w:rsidR="00000000" w:rsidDel="00000000" w:rsidP="00000000" w:rsidRDefault="00000000" w:rsidRPr="00000000" w14:paraId="00000049">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Human resource planning helps meet the organisation’s need for the right type of people in the right numbers at right times.</w:t>
      </w:r>
    </w:p>
    <w:p w:rsidR="00000000" w:rsidDel="00000000" w:rsidP="00000000" w:rsidRDefault="00000000" w:rsidRPr="00000000" w14:paraId="0000004A">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By maintaining a balance between demand for and supply of human resources, human resource planning makes optimum use of human resources, on the one hand, and reduces labour cost substantially, on the other.</w:t>
      </w:r>
    </w:p>
    <w:p w:rsidR="00000000" w:rsidDel="00000000" w:rsidP="00000000" w:rsidRDefault="00000000" w:rsidRPr="00000000" w14:paraId="0000004B">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Careful consideration of likely future events, through human resource planning might lead to the discovery of better means for managing human resources. Thus, foreseeable pitfalls might be avoided.</w:t>
      </w:r>
    </w:p>
    <w:p w:rsidR="00000000" w:rsidDel="00000000" w:rsidP="00000000" w:rsidRDefault="00000000" w:rsidRPr="00000000" w14:paraId="0000004C">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Manpower shortfalls and surpluses may be avoided, to a large extent.</w:t>
      </w:r>
    </w:p>
    <w:p w:rsidR="00000000" w:rsidDel="00000000" w:rsidP="00000000" w:rsidRDefault="00000000" w:rsidRPr="00000000" w14:paraId="0000004D">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Human resource planning helps the organisation create and develop training and succession planning for employees and managers. Thus, it provides enough lead time for internal succession of employees to higher positions through promotions.</w:t>
      </w:r>
    </w:p>
    <w:p w:rsidR="00000000" w:rsidDel="00000000" w:rsidP="00000000" w:rsidRDefault="00000000" w:rsidRPr="00000000" w14:paraId="0000004E">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It also provides multiple gains to the employees by way of promotions, increase in emoluments and other perquisites and fringe benefits.</w:t>
      </w:r>
    </w:p>
    <w:p w:rsidR="00000000" w:rsidDel="00000000" w:rsidP="00000000" w:rsidRDefault="00000000" w:rsidRPr="00000000" w14:paraId="0000004F">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7. </w:t>
        <w:tab/>
        <w:t xml:space="preserve">Some of the problems of managing change may be foreseen and their consequences mitigated. Consultations with affected groups and individuals can take place at an early stage in the change process. This may avoid resistance for change.</w:t>
      </w:r>
    </w:p>
    <w:p w:rsidR="00000000" w:rsidDel="00000000" w:rsidP="00000000" w:rsidRDefault="00000000" w:rsidRPr="00000000" w14:paraId="00000050">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8. Human resource planning compels management to asses critically the strength and weaknesses of its employees and personnel policies on continuous basis and, in turn, take corrective measures to improve the situation.</w:t>
      </w:r>
    </w:p>
    <w:p w:rsidR="00000000" w:rsidDel="00000000" w:rsidP="00000000" w:rsidRDefault="00000000" w:rsidRPr="00000000" w14:paraId="00000051">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9. Through human resource planning, duplication of efforts and conflict among efforts can be avoided, on the one hand, and coordination of worker’s efforts can be improved, on the other.</w:t>
      </w:r>
    </w:p>
    <w:p w:rsidR="00000000" w:rsidDel="00000000" w:rsidP="00000000" w:rsidRDefault="00000000" w:rsidRPr="00000000" w14:paraId="00000052">
      <w:pPr>
        <w:pageBreakBefore w:val="0"/>
        <w:tabs>
          <w:tab w:val="left" w:pos="720"/>
        </w:tabs>
        <w:spacing w:before="120" w:lineRule="auto"/>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10. Lastly, with increase in skill, knowledge, potentialities, productivity and job satisfaction, organisation becomes the main beneficiary. The organisation is benefitted in terms of increase in prosperity/production, growth, development, profit and, thus, an edge over its competitors in the market.</w:t>
      </w:r>
    </w:p>
    <w:p w:rsidR="00000000" w:rsidDel="00000000" w:rsidP="00000000" w:rsidRDefault="00000000" w:rsidRPr="00000000" w14:paraId="00000053">
      <w:pPr>
        <w:pageBreakBefore w:val="0"/>
        <w:tabs>
          <w:tab w:val="left" w:pos="720"/>
        </w:tabs>
        <w:ind w:left="720" w:hanging="36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5">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Levels of Human Resource Planning</w:t>
      </w:r>
      <w:r w:rsidDel="00000000" w:rsidR="00000000" w:rsidRPr="00000000">
        <w:rPr>
          <w:rtl w:val="0"/>
        </w:rPr>
      </w:r>
    </w:p>
    <w:p w:rsidR="00000000" w:rsidDel="00000000" w:rsidP="00000000" w:rsidRDefault="00000000" w:rsidRPr="00000000" w14:paraId="00000056">
      <w:pPr>
        <w:pageBreakBefore w:val="0"/>
        <w:spacing w:before="120" w:lineRule="auto"/>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Human resource planning is useful at different levels.</w:t>
      </w:r>
    </w:p>
    <w:p w:rsidR="00000000" w:rsidDel="00000000" w:rsidP="00000000" w:rsidRDefault="00000000" w:rsidRPr="00000000" w14:paraId="00000057">
      <w:pPr>
        <w:pageBreakBefore w:val="0"/>
        <w:ind w:left="540" w:hanging="54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At the National Level</w:t>
      </w:r>
      <w:r w:rsidDel="00000000" w:rsidR="00000000" w:rsidRPr="00000000">
        <w:rPr>
          <w:rFonts w:ascii="Palatino Linotype" w:cs="Palatino Linotype" w:eastAsia="Palatino Linotype" w:hAnsi="Palatino Linotype"/>
          <w:sz w:val="22"/>
          <w:szCs w:val="22"/>
          <w:vertAlign w:val="baseline"/>
          <w:rtl w:val="0"/>
        </w:rPr>
        <w:t xml:space="preserve">. Human resource planning by Government at the national level covers population projections, programme of economic development, educational and health facilities, occupational distribution and growth, mobility of personnel across industries and geographical regions. </w:t>
      </w:r>
    </w:p>
    <w:p w:rsidR="00000000" w:rsidDel="00000000" w:rsidP="00000000" w:rsidRDefault="00000000" w:rsidRPr="00000000" w14:paraId="00000058">
      <w:pPr>
        <w:pageBreakBefore w:val="0"/>
        <w:spacing w:before="120" w:lineRule="auto"/>
        <w:ind w:left="547" w:hanging="547"/>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At the Sector Level</w:t>
      </w:r>
      <w:r w:rsidDel="00000000" w:rsidR="00000000" w:rsidRPr="00000000">
        <w:rPr>
          <w:rFonts w:ascii="Palatino Linotype" w:cs="Palatino Linotype" w:eastAsia="Palatino Linotype" w:hAnsi="Palatino Linotype"/>
          <w:sz w:val="22"/>
          <w:szCs w:val="22"/>
          <w:vertAlign w:val="baseline"/>
          <w:rtl w:val="0"/>
        </w:rPr>
        <w:t xml:space="preserve">. This would cover manpower requirements of the agricultural sector, industrial sector and service sector.</w:t>
      </w:r>
    </w:p>
    <w:p w:rsidR="00000000" w:rsidDel="00000000" w:rsidP="00000000" w:rsidRDefault="00000000" w:rsidRPr="00000000" w14:paraId="00000059">
      <w:pPr>
        <w:pageBreakBefore w:val="0"/>
        <w:spacing w:before="120" w:lineRule="auto"/>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At the Industry Level</w:t>
      </w:r>
      <w:r w:rsidDel="00000000" w:rsidR="00000000" w:rsidRPr="00000000">
        <w:rPr>
          <w:rFonts w:ascii="Palatino Linotype" w:cs="Palatino Linotype" w:eastAsia="Palatino Linotype" w:hAnsi="Palatino Linotype"/>
          <w:sz w:val="22"/>
          <w:szCs w:val="22"/>
          <w:vertAlign w:val="baseline"/>
          <w:rtl w:val="0"/>
        </w:rPr>
        <w:t xml:space="preserve">. This would forecast manpower need for specific industries, such as</w:t>
      </w:r>
    </w:p>
    <w:p w:rsidR="00000000" w:rsidDel="00000000" w:rsidP="00000000" w:rsidRDefault="00000000" w:rsidRPr="00000000" w14:paraId="0000005A">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engineering, heavy industries, textile industries, plantation industries, etc. </w:t>
      </w:r>
    </w:p>
    <w:p w:rsidR="00000000" w:rsidDel="00000000" w:rsidP="00000000" w:rsidRDefault="00000000" w:rsidRPr="00000000" w14:paraId="0000005B">
      <w:pPr>
        <w:pageBreakBefore w:val="0"/>
        <w:spacing w:before="120" w:lineRule="auto"/>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At the Level of Industrial Unit (the Firm level).</w:t>
      </w:r>
      <w:r w:rsidDel="00000000" w:rsidR="00000000" w:rsidRPr="00000000">
        <w:rPr>
          <w:rFonts w:ascii="Palatino Linotype" w:cs="Palatino Linotype" w:eastAsia="Palatino Linotype" w:hAnsi="Palatino Linotype"/>
          <w:sz w:val="22"/>
          <w:szCs w:val="22"/>
          <w:vertAlign w:val="baseline"/>
          <w:rtl w:val="0"/>
        </w:rPr>
        <w:t xml:space="preserve"> It relates to the manpower needs of a particular enterprise.</w:t>
      </w:r>
    </w:p>
    <w:p w:rsidR="00000000" w:rsidDel="00000000" w:rsidP="00000000" w:rsidRDefault="00000000" w:rsidRPr="00000000" w14:paraId="0000005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E">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HUMAN RESOURCE PLANNING PROCESS</w:t>
      </w:r>
      <w:r w:rsidDel="00000000" w:rsidR="00000000" w:rsidRPr="00000000">
        <w:rPr>
          <w:rtl w:val="0"/>
        </w:rPr>
      </w:r>
    </w:p>
    <w:p w:rsidR="00000000" w:rsidDel="00000000" w:rsidP="00000000" w:rsidRDefault="00000000" w:rsidRPr="00000000" w14:paraId="0000005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 to have the right number of people with right skills at right times? The process of human resource planning helps in this regard. The human resource planning process consists of activities relating to future demand for and supply of manpower and matching the two in the context of overall organisational plans and objectives . Figure 4.1 illustrates these activities.</w:t>
      </w:r>
    </w:p>
    <w:p w:rsidR="00000000" w:rsidDel="00000000" w:rsidP="00000000" w:rsidRDefault="00000000" w:rsidRPr="00000000" w14:paraId="0000006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1">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5">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9">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F">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1">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5">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9">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76200</wp:posOffset>
                </wp:positionV>
                <wp:extent cx="2181225" cy="352425"/>
                <wp:effectExtent b="0" l="0" r="0" t="0"/>
                <wp:wrapNone/>
                <wp:docPr id="9" name=""/>
                <a:graphic>
                  <a:graphicData uri="http://schemas.microsoft.com/office/word/2010/wordprocessingShape">
                    <wps:wsp>
                      <wps:cNvSpPr/>
                      <wps:cNvPr id="10" name="Shape 10"/>
                      <wps:spPr>
                        <a:xfrm>
                          <a:off x="4260150" y="3608550"/>
                          <a:ext cx="2171700" cy="34290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COMPANY OBJECTIVE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76200</wp:posOffset>
                </wp:positionV>
                <wp:extent cx="2181225" cy="35242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181225" cy="352425"/>
                        </a:xfrm>
                        <a:prstGeom prst="rect"/>
                        <a:ln/>
                      </pic:spPr>
                    </pic:pic>
                  </a:graphicData>
                </a:graphic>
              </wp:anchor>
            </w:drawing>
          </mc:Fallback>
        </mc:AlternateContent>
      </w:r>
    </w:p>
    <w:p w:rsidR="00000000" w:rsidDel="00000000" w:rsidP="00000000" w:rsidRDefault="00000000" w:rsidRPr="00000000" w14:paraId="0000007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63500</wp:posOffset>
                </wp:positionV>
                <wp:extent cx="1143000" cy="25400"/>
                <wp:effectExtent b="0" l="0" r="0" t="0"/>
                <wp:wrapNone/>
                <wp:docPr id="7" name=""/>
                <a:graphic>
                  <a:graphicData uri="http://schemas.microsoft.com/office/word/2010/wordprocessingShape">
                    <wps:wsp>
                      <wps:cNvCnPr/>
                      <wps:spPr>
                        <a:xfrm>
                          <a:off x="4774500" y="3780000"/>
                          <a:ext cx="114300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63500</wp:posOffset>
                </wp:positionV>
                <wp:extent cx="1143000" cy="254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1430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76200</wp:posOffset>
                </wp:positionV>
                <wp:extent cx="12700" cy="2628900"/>
                <wp:effectExtent b="0" l="0" r="0" t="0"/>
                <wp:wrapNone/>
                <wp:docPr id="13" name=""/>
                <a:graphic>
                  <a:graphicData uri="http://schemas.microsoft.com/office/word/2010/wordprocessingShape">
                    <wps:wsp>
                      <wps:cNvCnPr/>
                      <wps:spPr>
                        <a:xfrm rot="10800000">
                          <a:off x="5346000" y="2465550"/>
                          <a:ext cx="0" cy="2628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76200</wp:posOffset>
                </wp:positionV>
                <wp:extent cx="12700" cy="2628900"/>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2700" cy="2628900"/>
                        </a:xfrm>
                        <a:prstGeom prst="rect"/>
                        <a:ln/>
                      </pic:spPr>
                    </pic:pic>
                  </a:graphicData>
                </a:graphic>
              </wp:anchor>
            </w:drawing>
          </mc:Fallback>
        </mc:AlternateContent>
      </w:r>
    </w:p>
    <w:p w:rsidR="00000000" w:rsidDel="00000000" w:rsidP="00000000" w:rsidRDefault="00000000" w:rsidRPr="00000000" w14:paraId="0000007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F">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50800</wp:posOffset>
                </wp:positionV>
                <wp:extent cx="2971800" cy="1943100"/>
                <wp:effectExtent b="0" l="0" r="0" t="0"/>
                <wp:wrapNone/>
                <wp:docPr id="12" name=""/>
                <a:graphic>
                  <a:graphicData uri="http://schemas.microsoft.com/office/word/2010/wordprocessingGroup">
                    <wpg:wgp>
                      <wpg:cNvGrpSpPr/>
                      <wpg:grpSpPr>
                        <a:xfrm>
                          <a:off x="3860100" y="2808450"/>
                          <a:ext cx="2971800" cy="1943100"/>
                          <a:chOff x="3860100" y="2808450"/>
                          <a:chExt cx="2971800" cy="1943100"/>
                        </a:xfrm>
                      </wpg:grpSpPr>
                      <wpg:grpSp>
                        <wpg:cNvGrpSpPr/>
                        <wpg:grpSpPr>
                          <a:xfrm>
                            <a:off x="3860100" y="2808450"/>
                            <a:ext cx="2971800" cy="1943100"/>
                            <a:chOff x="6405" y="3600"/>
                            <a:chExt cx="4680" cy="3060"/>
                          </a:xfrm>
                        </wpg:grpSpPr>
                        <wps:wsp>
                          <wps:cNvSpPr/>
                          <wps:cNvPr id="14" name="Shape 14"/>
                          <wps:spPr>
                            <a:xfrm>
                              <a:off x="6405" y="3600"/>
                              <a:ext cx="4675" cy="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6405" y="3600"/>
                              <a:ext cx="4680" cy="306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COMPANY OBJECTIVE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Present supply minus wastage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external labour market factors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Changes in hours.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productivity of working conditions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Possible and economic</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    increases in supply of labour e.g use of part-time workers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6735" y="4110"/>
                              <a:ext cx="180" cy="540"/>
                            </a:xfrm>
                            <a:prstGeom prst="leftBrace">
                              <a:avLst>
                                <a:gd fmla="val 8333"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6660" y="4860"/>
                              <a:ext cx="270" cy="540"/>
                            </a:xfrm>
                            <a:prstGeom prst="leftBrace">
                              <a:avLst>
                                <a:gd fmla="val 8333"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6690" y="5610"/>
                              <a:ext cx="270" cy="720"/>
                            </a:xfrm>
                            <a:prstGeom prst="leftBrace">
                              <a:avLst>
                                <a:gd fmla="val 8333"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50800</wp:posOffset>
                </wp:positionV>
                <wp:extent cx="2971800" cy="1943100"/>
                <wp:effectExtent b="0" l="0" r="0" t="0"/>
                <wp:wrapNone/>
                <wp:docPr id="1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971800" cy="1943100"/>
                        </a:xfrm>
                        <a:prstGeom prst="rect"/>
                        <a:ln/>
                      </pic:spPr>
                    </pic:pic>
                  </a:graphicData>
                </a:graphic>
              </wp:anchor>
            </w:drawing>
          </mc:Fallback>
        </mc:AlternateContent>
      </w:r>
    </w:p>
    <w:p w:rsidR="00000000" w:rsidDel="00000000" w:rsidP="00000000" w:rsidRDefault="00000000" w:rsidRPr="00000000" w14:paraId="0000008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1">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165100</wp:posOffset>
                </wp:positionV>
                <wp:extent cx="1266825" cy="1152525"/>
                <wp:effectExtent b="0" l="0" r="0" t="0"/>
                <wp:wrapNone/>
                <wp:docPr id="4" name=""/>
                <a:graphic>
                  <a:graphicData uri="http://schemas.microsoft.com/office/word/2010/wordprocessingShape">
                    <wps:wsp>
                      <wps:cNvSpPr/>
                      <wps:cNvPr id="5" name="Shape 5"/>
                      <wps:spPr>
                        <a:xfrm>
                          <a:off x="4717350" y="3208500"/>
                          <a:ext cx="1257300" cy="114300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DEMAND FOR LABOUR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How many?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What kind?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When?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Where?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165100</wp:posOffset>
                </wp:positionV>
                <wp:extent cx="1266825" cy="1152525"/>
                <wp:effectExtent b="0" l="0" r="0" t="0"/>
                <wp:wrapNone/>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266825" cy="1152525"/>
                        </a:xfrm>
                        <a:prstGeom prst="rect"/>
                        <a:ln/>
                      </pic:spPr>
                    </pic:pic>
                  </a:graphicData>
                </a:graphic>
              </wp:anchor>
            </w:drawing>
          </mc:Fallback>
        </mc:AlternateContent>
      </w:r>
    </w:p>
    <w:p w:rsidR="00000000" w:rsidDel="00000000" w:rsidP="00000000" w:rsidRDefault="00000000" w:rsidRPr="00000000" w14:paraId="0000008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5">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2286000</wp:posOffset>
                </wp:positionH>
                <wp:positionV relativeFrom="paragraph">
                  <wp:posOffset>-12699</wp:posOffset>
                </wp:positionV>
                <wp:extent cx="914400" cy="25400"/>
                <wp:effectExtent b="0" l="0" r="0" t="0"/>
                <wp:wrapNone/>
                <wp:docPr id="3" name=""/>
                <a:graphic>
                  <a:graphicData uri="http://schemas.microsoft.com/office/word/2010/wordprocessingShape">
                    <wps:wsp>
                      <wps:cNvCnPr/>
                      <wps:spPr>
                        <a:xfrm>
                          <a:off x="4888800" y="3780000"/>
                          <a:ext cx="91440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2286000</wp:posOffset>
                </wp:positionH>
                <wp:positionV relativeFrom="paragraph">
                  <wp:posOffset>-12699</wp:posOffset>
                </wp:positionV>
                <wp:extent cx="914400" cy="25400"/>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914400" cy="25400"/>
                        </a:xfrm>
                        <a:prstGeom prst="rect"/>
                        <a:ln/>
                      </pic:spPr>
                    </pic:pic>
                  </a:graphicData>
                </a:graphic>
              </wp:anchor>
            </w:drawing>
          </mc:Fallback>
        </mc:AlternateContent>
      </w:r>
    </w:p>
    <w:p w:rsidR="00000000" w:rsidDel="00000000" w:rsidP="00000000" w:rsidRDefault="00000000" w:rsidRPr="00000000" w14:paraId="0000008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1266825" cy="1266825"/>
                <wp:effectExtent b="0" l="0" r="0" t="0"/>
                <wp:wrapNone/>
                <wp:docPr id="6" name=""/>
                <a:graphic>
                  <a:graphicData uri="http://schemas.microsoft.com/office/word/2010/wordprocessingShape">
                    <wps:wsp>
                      <wps:cNvSpPr/>
                      <wps:cNvPr id="7" name="Shape 7"/>
                      <wps:spPr>
                        <a:xfrm>
                          <a:off x="4717350" y="3151350"/>
                          <a:ext cx="1257300" cy="125730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FEEDBACK</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possible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modification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to company objectives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1266825" cy="1266825"/>
                <wp:effectExtent b="0" l="0" r="0" t="0"/>
                <wp:wrapNone/>
                <wp:docPr id="6"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266825" cy="1266825"/>
                        </a:xfrm>
                        <a:prstGeom prst="rect"/>
                        <a:ln/>
                      </pic:spPr>
                    </pic:pic>
                  </a:graphicData>
                </a:graphic>
              </wp:anchor>
            </w:drawing>
          </mc:Fallback>
        </mc:AlternateContent>
      </w:r>
    </w:p>
    <w:p w:rsidR="00000000" w:rsidDel="00000000" w:rsidP="00000000" w:rsidRDefault="00000000" w:rsidRPr="00000000" w14:paraId="00000089">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114300</wp:posOffset>
                </wp:positionV>
                <wp:extent cx="25400" cy="1028700"/>
                <wp:effectExtent b="0" l="0" r="0" t="0"/>
                <wp:wrapNone/>
                <wp:docPr id="5" name=""/>
                <a:graphic>
                  <a:graphicData uri="http://schemas.microsoft.com/office/word/2010/wordprocessingShape">
                    <wps:wsp>
                      <wps:cNvCnPr/>
                      <wps:spPr>
                        <a:xfrm>
                          <a:off x="5346000" y="3265650"/>
                          <a:ext cx="0" cy="10287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114300</wp:posOffset>
                </wp:positionV>
                <wp:extent cx="25400" cy="1028700"/>
                <wp:effectExtent b="0" l="0" r="0" t="0"/>
                <wp:wrapNone/>
                <wp:docPr id="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25400" cy="1028700"/>
                        </a:xfrm>
                        <a:prstGeom prst="rect"/>
                        <a:ln/>
                      </pic:spPr>
                    </pic:pic>
                  </a:graphicData>
                </a:graphic>
              </wp:anchor>
            </w:drawing>
          </mc:Fallback>
        </mc:AlternateContent>
      </w:r>
    </w:p>
    <w:p w:rsidR="00000000" w:rsidDel="00000000" w:rsidP="00000000" w:rsidRDefault="00000000" w:rsidRPr="00000000" w14:paraId="0000008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-342899</wp:posOffset>
                </wp:positionV>
                <wp:extent cx="25400" cy="1143000"/>
                <wp:effectExtent b="0" l="0" r="0" t="0"/>
                <wp:wrapNone/>
                <wp:docPr id="2" name=""/>
                <a:graphic>
                  <a:graphicData uri="http://schemas.microsoft.com/office/word/2010/wordprocessingShape">
                    <wps:wsp>
                      <wps:cNvCnPr/>
                      <wps:spPr>
                        <a:xfrm>
                          <a:off x="5346000" y="3208500"/>
                          <a:ext cx="0" cy="11430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-342899</wp:posOffset>
                </wp:positionV>
                <wp:extent cx="25400" cy="1143000"/>
                <wp:effectExtent b="0" l="0" r="0" t="0"/>
                <wp:wrapNone/>
                <wp:docPr id="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5400" cy="1143000"/>
                        </a:xfrm>
                        <a:prstGeom prst="rect"/>
                        <a:ln/>
                      </pic:spPr>
                    </pic:pic>
                  </a:graphicData>
                </a:graphic>
              </wp:anchor>
            </w:drawing>
          </mc:Fallback>
        </mc:AlternateContent>
      </w:r>
    </w:p>
    <w:p w:rsidR="00000000" w:rsidDel="00000000" w:rsidP="00000000" w:rsidRDefault="00000000" w:rsidRPr="00000000" w14:paraId="0000008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3095625" cy="1038225"/>
                <wp:effectExtent b="0" l="0" r="0" t="0"/>
                <wp:wrapNone/>
                <wp:docPr id="14" name=""/>
                <a:graphic>
                  <a:graphicData uri="http://schemas.microsoft.com/office/word/2010/wordprocessingShape">
                    <wps:wsp>
                      <wps:cNvSpPr/>
                      <wps:cNvPr id="20" name="Shape 20"/>
                      <wps:spPr>
                        <a:xfrm>
                          <a:off x="3802950" y="3265650"/>
                          <a:ext cx="3086100" cy="102870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COMPANY OBJECTIVE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Recruitment/redundancy programme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Training and development programme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Industrial relations policy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Accommodation plan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3095625" cy="1038225"/>
                <wp:effectExtent b="0" l="0" r="0" t="0"/>
                <wp:wrapNone/>
                <wp:docPr id="14"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30956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25400" cy="571500"/>
                <wp:effectExtent b="0" l="0" r="0" t="0"/>
                <wp:wrapNone/>
                <wp:docPr id="1" name=""/>
                <a:graphic>
                  <a:graphicData uri="http://schemas.microsoft.com/office/word/2010/wordprocessingShape">
                    <wps:wsp>
                      <wps:cNvCnPr/>
                      <wps:spPr>
                        <a:xfrm rot="10800000">
                          <a:off x="5346000" y="3494250"/>
                          <a:ext cx="0" cy="5715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25400" cy="571500"/>
                <wp:effectExtent b="0" l="0" r="0" t="0"/>
                <wp:wrapNone/>
                <wp:docPr id="1" name="image1.png"/>
                <a:graphic>
                  <a:graphicData uri="http://schemas.openxmlformats.org/drawingml/2006/picture">
                    <pic:pic>
                      <pic:nvPicPr>
                        <pic:cNvPr id="0" name="image1.png"/>
                        <pic:cNvPicPr preferRelativeResize="0"/>
                      </pic:nvPicPr>
                      <pic:blipFill>
                        <a:blip r:embed="rId17"/>
                        <a:srcRect/>
                        <a:stretch>
                          <a:fillRect/>
                        </a:stretch>
                      </pic:blipFill>
                      <pic:spPr>
                        <a:xfrm>
                          <a:off x="0" y="0"/>
                          <a:ext cx="25400" cy="571500"/>
                        </a:xfrm>
                        <a:prstGeom prst="rect"/>
                        <a:ln/>
                      </pic:spPr>
                    </pic:pic>
                  </a:graphicData>
                </a:graphic>
              </wp:anchor>
            </w:drawing>
          </mc:Fallback>
        </mc:AlternateContent>
      </w:r>
    </w:p>
    <w:p w:rsidR="00000000" w:rsidDel="00000000" w:rsidP="00000000" w:rsidRDefault="00000000" w:rsidRPr="00000000" w14:paraId="0000009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1">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12700</wp:posOffset>
                </wp:positionV>
                <wp:extent cx="1028700" cy="12700"/>
                <wp:effectExtent b="0" l="0" r="0" t="0"/>
                <wp:wrapNone/>
                <wp:docPr id="8" name=""/>
                <a:graphic>
                  <a:graphicData uri="http://schemas.microsoft.com/office/word/2010/wordprocessingShape">
                    <wps:wsp>
                      <wps:cNvCnPr/>
                      <wps:spPr>
                        <a:xfrm rot="10800000">
                          <a:off x="4831650" y="3780000"/>
                          <a:ext cx="10287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12700</wp:posOffset>
                </wp:positionV>
                <wp:extent cx="1028700" cy="12700"/>
                <wp:effectExtent b="0" l="0" r="0" t="0"/>
                <wp:wrapNone/>
                <wp:docPr id="8"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1028700" cy="12700"/>
                        </a:xfrm>
                        <a:prstGeom prst="rect"/>
                        <a:ln/>
                      </pic:spPr>
                    </pic:pic>
                  </a:graphicData>
                </a:graphic>
              </wp:anchor>
            </w:drawing>
          </mc:Fallback>
        </mc:AlternateContent>
      </w:r>
    </w:p>
    <w:p w:rsidR="00000000" w:rsidDel="00000000" w:rsidP="00000000" w:rsidRDefault="00000000" w:rsidRPr="00000000" w14:paraId="0000009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5">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8">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Fig. 1 : The Human Resources Planning Process</w:t>
      </w:r>
      <w:r w:rsidDel="00000000" w:rsidR="00000000" w:rsidRPr="00000000">
        <w:rPr>
          <w:rtl w:val="0"/>
        </w:rPr>
      </w:r>
    </w:p>
    <w:p w:rsidR="00000000" w:rsidDel="00000000" w:rsidP="00000000" w:rsidRDefault="00000000" w:rsidRPr="00000000" w14:paraId="00000099">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various activities involved in the process of human resource planning are now discussed one by one.</w:t>
      </w:r>
    </w:p>
    <w:p w:rsidR="00000000" w:rsidDel="00000000" w:rsidP="00000000" w:rsidRDefault="00000000" w:rsidRPr="00000000" w14:paraId="0000009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B">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1. Analysing Organisational Plans and Objectives</w:t>
      </w:r>
      <w:r w:rsidDel="00000000" w:rsidR="00000000" w:rsidRPr="00000000">
        <w:rPr>
          <w:rFonts w:ascii="Palatino Linotype" w:cs="Palatino Linotype" w:eastAsia="Palatino Linotype" w:hAnsi="Palatino Linotype"/>
          <w:sz w:val="22"/>
          <w:szCs w:val="22"/>
          <w:vertAlign w:val="baseline"/>
          <w:rtl w:val="0"/>
        </w:rPr>
        <w:t xml:space="preserve">. The process of human resource planning begins with analysing the overall plans and objectives of organisation. The reason being that the human resource plans stem from business plans. Analysis of business plans into sub-sectional and functional plans such as technology, production, finance, marketing, expansion and diversification provides for assessing the human resource requirements for each activity in each section and department.</w:t>
      </w:r>
    </w:p>
    <w:p w:rsidR="00000000" w:rsidDel="00000000" w:rsidP="00000000" w:rsidRDefault="00000000" w:rsidRPr="00000000" w14:paraId="0000009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D">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Similarly, the analysis of organisational objectives also provides for human resources required by an organisation. For example, if the objective of the organisation is rapid growth and expansion, it would require more human resources for its all functional areas. Thus, it is evident that the human resource planning needs to be made in accordance to the overall organisational plans and objectives.</w:t>
      </w:r>
    </w:p>
    <w:p w:rsidR="00000000" w:rsidDel="00000000" w:rsidP="00000000" w:rsidRDefault="00000000" w:rsidRPr="00000000" w14:paraId="0000009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2. Analysing Objectives of Human Resource Planning</w:t>
      </w:r>
      <w:r w:rsidDel="00000000" w:rsidR="00000000" w:rsidRPr="00000000">
        <w:rPr>
          <w:rFonts w:ascii="Palatino Linotype" w:cs="Palatino Linotype" w:eastAsia="Palatino Linotype" w:hAnsi="Palatino Linotype"/>
          <w:sz w:val="22"/>
          <w:szCs w:val="22"/>
          <w:vertAlign w:val="baseline"/>
          <w:rtl w:val="0"/>
        </w:rPr>
        <w:t xml:space="preserve">. The main purpose of human resource planning is matching employees abilities to enterprise requirements, with an emphasis on the future instead of present arrangements. According to Sikula, “the ultimate mission or purpose of human resource planning is to relate future human resources to future enterprise need so as to maximize the future return on investment in human resources”. For this, managers need to specify the objectives of human resource planning with regard to the utilization of human resources in the organisation. While developing specific objectives of human resource planning, certain questions need to be addressed like:</w:t>
      </w:r>
    </w:p>
    <w:p w:rsidR="00000000" w:rsidDel="00000000" w:rsidP="00000000" w:rsidRDefault="00000000" w:rsidRPr="00000000" w14:paraId="000000A0">
      <w:pPr>
        <w:pageBreakBefore w:val="0"/>
        <w:tabs>
          <w:tab w:val="left" w:pos="72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Whether the vacancies, as and when these arise, will be filled in by promotion, transfer or from external sources?</w:t>
      </w:r>
    </w:p>
    <w:p w:rsidR="00000000" w:rsidDel="00000000" w:rsidP="00000000" w:rsidRDefault="00000000" w:rsidRPr="00000000" w14:paraId="000000A1">
      <w:pPr>
        <w:pageBreakBefore w:val="0"/>
        <w:tabs>
          <w:tab w:val="left" w:pos="72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What will be the selection procedure?</w:t>
      </w:r>
    </w:p>
    <w:p w:rsidR="00000000" w:rsidDel="00000000" w:rsidP="00000000" w:rsidRDefault="00000000" w:rsidRPr="00000000" w14:paraId="000000A2">
      <w:pPr>
        <w:pageBreakBefore w:val="0"/>
        <w:tabs>
          <w:tab w:val="left" w:pos="360"/>
        </w:tabs>
        <w:ind w:left="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How will provisions be made for training and development of employees?</w:t>
      </w:r>
    </w:p>
    <w:p w:rsidR="00000000" w:rsidDel="00000000" w:rsidP="00000000" w:rsidRDefault="00000000" w:rsidRPr="00000000" w14:paraId="000000A3">
      <w:pPr>
        <w:pageBreakBefore w:val="0"/>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How to restructure job positions, i.e., how to abolish the old or boring jobs and replace these by the challanging ones?</w:t>
      </w:r>
    </w:p>
    <w:p w:rsidR="00000000" w:rsidDel="00000000" w:rsidP="00000000" w:rsidRDefault="00000000" w:rsidRPr="00000000" w14:paraId="000000A4">
      <w:pPr>
        <w:pageBreakBefore w:val="0"/>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How to downsize the organisation in the light of changing business and industrial environment?</w:t>
      </w:r>
    </w:p>
    <w:p w:rsidR="00000000" w:rsidDel="00000000" w:rsidP="00000000" w:rsidRDefault="00000000" w:rsidRPr="00000000" w14:paraId="000000A5">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6">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3. Forecasting Demand for Human Resources.</w:t>
      </w:r>
      <w:r w:rsidDel="00000000" w:rsidR="00000000" w:rsidRPr="00000000">
        <w:rPr>
          <w:rFonts w:ascii="Palatino Linotype" w:cs="Palatino Linotype" w:eastAsia="Palatino Linotype" w:hAnsi="Palatino Linotype"/>
          <w:sz w:val="22"/>
          <w:szCs w:val="22"/>
          <w:vertAlign w:val="baseline"/>
          <w:rtl w:val="0"/>
        </w:rPr>
        <w:t xml:space="preserve"> The demand for human resources in an organisation is subject to vary from time to time, depending upon both external and internal factors. External factors include competition, economic and political climate, technological changes, government policy, etc. Among the internal factors include growth and expansion, design and structural changes, management philosophy, change in leadership style, employees resignation, retirement, termination, death, etc. Therefore, while forecasting future demand for human resources in the organisation, these factors need to be taken into consideration.</w:t>
      </w:r>
    </w:p>
    <w:p w:rsidR="00000000" w:rsidDel="00000000" w:rsidP="00000000" w:rsidRDefault="00000000" w:rsidRPr="00000000" w14:paraId="000000A7">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8">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Forecasting demand for human resources is good for several reasons because it helps: </w:t>
      </w:r>
    </w:p>
    <w:p w:rsidR="00000000" w:rsidDel="00000000" w:rsidP="00000000" w:rsidRDefault="00000000" w:rsidRPr="00000000" w14:paraId="000000A9">
      <w:pPr>
        <w:pageBreakBefore w:val="0"/>
        <w:numPr>
          <w:ilvl w:val="0"/>
          <w:numId w:val="1"/>
        </w:numPr>
        <w:ind w:left="1440" w:hanging="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quantify the number ofjobs required at a given time for producing a given number of goods, or offering a given amount of services. </w:t>
      </w:r>
    </w:p>
    <w:p w:rsidR="00000000" w:rsidDel="00000000" w:rsidP="00000000" w:rsidRDefault="00000000" w:rsidRPr="00000000" w14:paraId="000000AA">
      <w:pPr>
        <w:pageBreakBefore w:val="0"/>
        <w:numPr>
          <w:ilvl w:val="0"/>
          <w:numId w:val="1"/>
        </w:numPr>
        <w:ind w:left="1440" w:hanging="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ascertain a staff-mix needed at different points of time in the future, and </w:t>
      </w:r>
    </w:p>
    <w:p w:rsidR="00000000" w:rsidDel="00000000" w:rsidP="00000000" w:rsidRDefault="00000000" w:rsidRPr="00000000" w14:paraId="000000AB">
      <w:pPr>
        <w:pageBreakBefore w:val="0"/>
        <w:numPr>
          <w:ilvl w:val="0"/>
          <w:numId w:val="1"/>
        </w:numPr>
        <w:ind w:left="1440" w:hanging="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ensure adequate availability of people with varying qualifications and skills as and when required in the organisation. -</w:t>
      </w:r>
    </w:p>
    <w:p w:rsidR="00000000" w:rsidDel="00000000" w:rsidP="00000000" w:rsidRDefault="00000000" w:rsidRPr="00000000" w14:paraId="000000A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D">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 does one forecast requirements for human resources in the future? There are various techniques available. The techniques vary from simple to sophisticated ones these include:</w:t>
      </w:r>
    </w:p>
    <w:p w:rsidR="00000000" w:rsidDel="00000000" w:rsidP="00000000" w:rsidRDefault="00000000" w:rsidRPr="00000000" w14:paraId="000000AE">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Management Judgment</w:t>
      </w:r>
    </w:p>
    <w:p w:rsidR="00000000" w:rsidDel="00000000" w:rsidP="00000000" w:rsidRDefault="00000000" w:rsidRPr="00000000" w14:paraId="000000AF">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Work-Study Method</w:t>
      </w:r>
    </w:p>
    <w:p w:rsidR="00000000" w:rsidDel="00000000" w:rsidP="00000000" w:rsidRDefault="00000000" w:rsidRPr="00000000" w14:paraId="000000B0">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Ratio-Trend Analysis</w:t>
      </w:r>
    </w:p>
    <w:p w:rsidR="00000000" w:rsidDel="00000000" w:rsidP="00000000" w:rsidRDefault="00000000" w:rsidRPr="00000000" w14:paraId="000000B1">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Delphi Technique</w:t>
      </w:r>
    </w:p>
    <w:p w:rsidR="00000000" w:rsidDel="00000000" w:rsidP="00000000" w:rsidRDefault="00000000" w:rsidRPr="00000000" w14:paraId="000000B2">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Flow Models</w:t>
      </w:r>
    </w:p>
    <w:p w:rsidR="00000000" w:rsidDel="00000000" w:rsidP="00000000" w:rsidRDefault="00000000" w:rsidRPr="00000000" w14:paraId="000000B3">
      <w:pPr>
        <w:pageBreakBefore w:val="0"/>
        <w:spacing w:before="120" w:lineRule="auto"/>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Mathematical Models.</w:t>
      </w:r>
    </w:p>
    <w:p w:rsidR="00000000" w:rsidDel="00000000" w:rsidP="00000000" w:rsidRDefault="00000000" w:rsidRPr="00000000" w14:paraId="000000B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5">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1. Management Judgment</w:t>
      </w:r>
      <w:r w:rsidDel="00000000" w:rsidR="00000000" w:rsidRPr="00000000">
        <w:rPr>
          <w:rFonts w:ascii="Palatino Linotype" w:cs="Palatino Linotype" w:eastAsia="Palatino Linotype" w:hAnsi="Palatino Linotype"/>
          <w:sz w:val="22"/>
          <w:szCs w:val="22"/>
          <w:vertAlign w:val="baseline"/>
          <w:rtl w:val="0"/>
        </w:rPr>
        <w:t xml:space="preserve">. This technique is very simple and time-saving. Under this technique: either a “bottom-up’ or a ‘top-down’ approach is employed for forecasting future human resource requirement of an organisation. In case of bottom-up approach, line managers prepare departmental requirements for human resource and submit it to the top managers for their review and consideration. In the ‘top-down’ approach, the top managers prepare the departmental forecasts which are reviewed with the departmental heads or managers. However, neither of these approaches is accurate. Forecasts based on these approaches suffer from subjectivity. This technique is suitable only for small firms or in those organisations where sufficient data- base is not readily available.</w:t>
      </w:r>
    </w:p>
    <w:p w:rsidR="00000000" w:rsidDel="00000000" w:rsidP="00000000" w:rsidRDefault="00000000" w:rsidRPr="00000000" w14:paraId="000000B6">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7">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2. Work-Study Method.</w:t>
      </w:r>
      <w:r w:rsidDel="00000000" w:rsidR="00000000" w:rsidRPr="00000000">
        <w:rPr>
          <w:rFonts w:ascii="Palatino Linotype" w:cs="Palatino Linotype" w:eastAsia="Palatino Linotype" w:hAnsi="Palatino Linotype"/>
          <w:sz w:val="22"/>
          <w:szCs w:val="22"/>
          <w:vertAlign w:val="baseline"/>
          <w:rtl w:val="0"/>
        </w:rPr>
        <w:t xml:space="preserve"> This method can be used when it is possible to measure work and set standards and where job methods do not change frequently. In this method, as used by Fredrick Winslow Taylor in his ‘Scientific Management’, time and motion study are used to ascertain standard time for doing a standard work. Based on this, the number of workers required to do standard work is worked out. The following example illustrates this method.</w:t>
      </w:r>
    </w:p>
    <w:p w:rsidR="00000000" w:rsidDel="00000000" w:rsidP="00000000" w:rsidRDefault="00000000" w:rsidRPr="00000000" w14:paraId="000000B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9">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Planned output for next year </w:t>
        <w:tab/>
        <w:tab/>
        <w:tab/>
        <w:tab/>
        <w:t xml:space="preserve">25,000 units</w:t>
      </w:r>
    </w:p>
    <w:p w:rsidR="00000000" w:rsidDel="00000000" w:rsidP="00000000" w:rsidRDefault="00000000" w:rsidRPr="00000000" w14:paraId="000000BA">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Standard hours per unit </w:t>
        <w:tab/>
        <w:tab/>
        <w:tab/>
        <w:tab/>
        <w:t xml:space="preserve">4</w:t>
      </w:r>
    </w:p>
    <w:p w:rsidR="00000000" w:rsidDel="00000000" w:rsidP="00000000" w:rsidRDefault="00000000" w:rsidRPr="00000000" w14:paraId="000000BB">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Planned hours required for the year (25000 x 4) </w:t>
        <w:tab/>
        <w:t xml:space="preserve">100,000</w:t>
      </w:r>
    </w:p>
    <w:p w:rsidR="00000000" w:rsidDel="00000000" w:rsidP="00000000" w:rsidRDefault="00000000" w:rsidRPr="00000000" w14:paraId="000000BC">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Productive hours per worker/year (after allowing</w:t>
      </w:r>
    </w:p>
    <w:p w:rsidR="00000000" w:rsidDel="00000000" w:rsidP="00000000" w:rsidRDefault="00000000" w:rsidRPr="00000000" w14:paraId="000000BD">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normal overtime, absenteeism and idle time) </w:t>
        <w:tab/>
        <w:t xml:space="preserve">2,000</w:t>
      </w:r>
    </w:p>
    <w:p w:rsidR="00000000" w:rsidDel="00000000" w:rsidP="00000000" w:rsidRDefault="00000000" w:rsidRPr="00000000" w14:paraId="000000BE">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F">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Number of workers required </w:t>
        <w:tab/>
        <w:tab/>
        <w:t xml:space="preserve">l00,000</w:t>
        <w:tab/>
        <w:tab/>
        <w:t xml:space="preserve">50</w:t>
      </w:r>
    </w:p>
    <w:p w:rsidR="00000000" w:rsidDel="00000000" w:rsidP="00000000" w:rsidRDefault="00000000" w:rsidRPr="00000000" w14:paraId="000000C0">
      <w:pPr>
        <w:pageBreakBefore w:val="0"/>
        <w:ind w:left="1260" w:firstLine="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2,000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0</wp:posOffset>
                </wp:positionV>
                <wp:extent cx="457200" cy="12700"/>
                <wp:effectExtent b="0" l="0" r="0" t="0"/>
                <wp:wrapNone/>
                <wp:docPr id="10" name=""/>
                <a:graphic>
                  <a:graphicData uri="http://schemas.microsoft.com/office/word/2010/wordprocessingShape">
                    <wps:wsp>
                      <wps:cNvCnPr/>
                      <wps:spPr>
                        <a:xfrm>
                          <a:off x="5117400" y="3780000"/>
                          <a:ext cx="457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0</wp:posOffset>
                </wp:positionV>
                <wp:extent cx="457200" cy="12700"/>
                <wp:effectExtent b="0" l="0" r="0" t="0"/>
                <wp:wrapNone/>
                <wp:docPr id="10"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457200" cy="12700"/>
                        </a:xfrm>
                        <a:prstGeom prst="rect"/>
                        <a:ln/>
                      </pic:spPr>
                    </pic:pic>
                  </a:graphicData>
                </a:graphic>
              </wp:anchor>
            </w:drawing>
          </mc:Fallback>
        </mc:AlternateContent>
      </w:r>
    </w:p>
    <w:p w:rsidR="00000000" w:rsidDel="00000000" w:rsidP="00000000" w:rsidRDefault="00000000" w:rsidRPr="00000000" w14:paraId="000000C1">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2">
      <w:pPr>
        <w:pageBreakBefore w:val="0"/>
        <w:ind w:left="12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Supposing, the span of control is ten, then, there will be a requirement for 5 (50/10) supervisors needed to supervise the work of 50 workers as forecast just above.</w:t>
      </w:r>
    </w:p>
    <w:p w:rsidR="00000000" w:rsidDel="00000000" w:rsidP="00000000" w:rsidRDefault="00000000" w:rsidRPr="00000000" w14:paraId="000000C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4">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3. Ratio- Trend Analysis.</w:t>
      </w:r>
      <w:r w:rsidDel="00000000" w:rsidR="00000000" w:rsidRPr="00000000">
        <w:rPr>
          <w:rFonts w:ascii="Palatino Linotype" w:cs="Palatino Linotype" w:eastAsia="Palatino Linotype" w:hAnsi="Palatino Linotype"/>
          <w:sz w:val="22"/>
          <w:szCs w:val="22"/>
          <w:vertAlign w:val="baseline"/>
          <w:rtl w:val="0"/>
        </w:rPr>
        <w:t xml:space="preserve"> This is one of the quickest forecasting technique. Under this method, forecasting for future human resource requirements is made on the basis of time series data. In other words, this technique involves studying past ratios (e.g., total output/number of workers, total sales volume/number of sales persons, number of direct workers is used to determine the number of indirect workers) and, based on these, forecasting is made for future ratios. While calculating future ratios, allowances can be made for expected changes in organisation, methods and jobs . The demand for human resources is calculated on the basis of established ratios between two variables.</w:t>
      </w:r>
    </w:p>
    <w:p w:rsidR="00000000" w:rsidDel="00000000" w:rsidP="00000000" w:rsidRDefault="00000000" w:rsidRPr="00000000" w14:paraId="000000C5">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6">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Go through the following illustration. It will help you understand how Ratio-Trend Analysis is used for forecasting human resources requirement of an organisation.</w:t>
      </w:r>
    </w:p>
    <w:p w:rsidR="00000000" w:rsidDel="00000000" w:rsidP="00000000" w:rsidRDefault="00000000" w:rsidRPr="00000000" w14:paraId="000000C7">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Illustration</w:t>
      </w:r>
    </w:p>
    <w:p w:rsidR="00000000" w:rsidDel="00000000" w:rsidP="00000000" w:rsidRDefault="00000000" w:rsidRPr="00000000" w14:paraId="000000C8">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Production level in 2006-2007 </w:t>
        <w:tab/>
        <w:tab/>
        <w:tab/>
        <w:tab/>
        <w:t xml:space="preserve">100,000 Units</w:t>
      </w:r>
    </w:p>
    <w:p w:rsidR="00000000" w:rsidDel="00000000" w:rsidP="00000000" w:rsidRDefault="00000000" w:rsidRPr="00000000" w14:paraId="000000C9">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Number of workers in 2006-2007</w:t>
        <w:tab/>
        <w:tab/>
        <w:tab/>
        <w:tab/>
        <w:t xml:space="preserve">100</w:t>
      </w:r>
    </w:p>
    <w:p w:rsidR="00000000" w:rsidDel="00000000" w:rsidP="00000000" w:rsidRDefault="00000000" w:rsidRPr="00000000" w14:paraId="000000CA">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Ratio (worker/production) </w:t>
        <w:tab/>
        <w:tab/>
        <w:tab/>
        <w:tab/>
        <w:tab/>
        <w:t xml:space="preserve">100:1,00,000 or 1:1,000</w:t>
      </w:r>
    </w:p>
    <w:p w:rsidR="00000000" w:rsidDel="00000000" w:rsidP="00000000" w:rsidRDefault="00000000" w:rsidRPr="00000000" w14:paraId="000000CB">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Number of supervisors in 2006-2007</w:t>
        <w:tab/>
        <w:tab/>
        <w:tab/>
        <w:tab/>
        <w:t xml:space="preserve">10</w:t>
      </w:r>
    </w:p>
    <w:p w:rsidR="00000000" w:rsidDel="00000000" w:rsidP="00000000" w:rsidRDefault="00000000" w:rsidRPr="00000000" w14:paraId="000000CC">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Ratio </w:t>
        <w:tab/>
        <w:tab/>
        <w:tab/>
        <w:tab/>
        <w:tab/>
        <w:tab/>
        <w:tab/>
        <w:tab/>
        <w:t xml:space="preserve">l0:l00orl:10</w:t>
      </w:r>
    </w:p>
    <w:p w:rsidR="00000000" w:rsidDel="00000000" w:rsidP="00000000" w:rsidRDefault="00000000" w:rsidRPr="00000000" w14:paraId="000000CD">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Estimated production in 2007-2008 </w:t>
        <w:tab/>
        <w:tab/>
        <w:tab/>
        <w:tab/>
        <w:t xml:space="preserve">120,000 Units</w:t>
      </w:r>
    </w:p>
    <w:p w:rsidR="00000000" w:rsidDel="00000000" w:rsidP="00000000" w:rsidRDefault="00000000" w:rsidRPr="00000000" w14:paraId="000000CE">
      <w:pPr>
        <w:pageBreakBefore w:val="0"/>
        <w:ind w:left="720" w:firstLine="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F">
      <w:pPr>
        <w:pageBreakBefore w:val="0"/>
        <w:ind w:left="720" w:firstLine="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0">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Number of workers required in </w:t>
        <w:tab/>
        <w:t xml:space="preserve">120,000 x 1</w:t>
        <w:tab/>
        <w:tab/>
        <w:t xml:space="preserve">=120</w:t>
        <w:tab/>
        <w:tab/>
        <w:tab/>
        <w:tab/>
        <w:tab/>
        <w:tab/>
        <w:tab/>
        <w:tab/>
        <w:tab/>
        <w:t xml:space="preserve">1000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2717800</wp:posOffset>
                </wp:positionH>
                <wp:positionV relativeFrom="paragraph">
                  <wp:posOffset>203200</wp:posOffset>
                </wp:positionV>
                <wp:extent cx="685800" cy="12700"/>
                <wp:effectExtent b="0" l="0" r="0" t="0"/>
                <wp:wrapNone/>
                <wp:docPr id="11" name=""/>
                <a:graphic>
                  <a:graphicData uri="http://schemas.microsoft.com/office/word/2010/wordprocessingShape">
                    <wps:wsp>
                      <wps:cNvCnPr/>
                      <wps:spPr>
                        <a:xfrm>
                          <a:off x="5003100" y="3780000"/>
                          <a:ext cx="6858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203200</wp:posOffset>
                </wp:positionV>
                <wp:extent cx="685800" cy="12700"/>
                <wp:effectExtent b="0" l="0" r="0" t="0"/>
                <wp:wrapNone/>
                <wp:docPr id="11"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685800" cy="12700"/>
                        </a:xfrm>
                        <a:prstGeom prst="rect"/>
                        <a:ln/>
                      </pic:spPr>
                    </pic:pic>
                  </a:graphicData>
                </a:graphic>
              </wp:anchor>
            </w:drawing>
          </mc:Fallback>
        </mc:AlternateContent>
      </w:r>
    </w:p>
    <w:p w:rsidR="00000000" w:rsidDel="00000000" w:rsidP="00000000" w:rsidRDefault="00000000" w:rsidRPr="00000000" w14:paraId="000000D1">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Number of supervisors required in 2007-2008   120/10 </w:t>
        <w:tab/>
        <w:t xml:space="preserve">=12</w:t>
      </w:r>
    </w:p>
    <w:p w:rsidR="00000000" w:rsidDel="00000000" w:rsidP="00000000" w:rsidRDefault="00000000" w:rsidRPr="00000000" w14:paraId="000000D2">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3">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Additional staff 20 +2</w:t>
        <w:tab/>
        <w:tab/>
        <w:tab/>
        <w:tab/>
        <w:tab/>
        <w:tab/>
        <w:t xml:space="preserve">=22</w:t>
      </w:r>
    </w:p>
    <w:p w:rsidR="00000000" w:rsidDel="00000000" w:rsidP="00000000" w:rsidRDefault="00000000" w:rsidRPr="00000000" w14:paraId="000000D4">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5">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case, there is change in the employees mental and physical health in 2000-2001, the above estimates need to be revised accordingly in order to estimate appropriate requirement for human resources in 2000-2001.</w:t>
      </w:r>
    </w:p>
    <w:p w:rsidR="00000000" w:rsidDel="00000000" w:rsidP="00000000" w:rsidRDefault="00000000" w:rsidRPr="00000000" w14:paraId="000000D6">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7">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4. Delphi Technique.</w:t>
      </w:r>
      <w:r w:rsidDel="00000000" w:rsidR="00000000" w:rsidRPr="00000000">
        <w:rPr>
          <w:rFonts w:ascii="Palatino Linotype" w:cs="Palatino Linotype" w:eastAsia="Palatino Linotype" w:hAnsi="Palatino Linotype"/>
          <w:sz w:val="22"/>
          <w:szCs w:val="22"/>
          <w:vertAlign w:val="baseline"/>
          <w:rtl w:val="0"/>
        </w:rPr>
        <w:t xml:space="preserve"> Delphi technique is named after the ancient Greek oracle at the city of Delphi. This is one of the judgmental methods of forecasting human resource needs. It is a more complex and time-consuming technique which does not allow group members to meet face-to-face. Therefore, it does not require the physical presence of the group members. The following steps characterize the Delphi technique:</w:t>
      </w:r>
    </w:p>
    <w:p w:rsidR="00000000" w:rsidDel="00000000" w:rsidP="00000000" w:rsidRDefault="00000000" w:rsidRPr="00000000" w14:paraId="000000D8">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9">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The members are asked to provide their estimates of human resource requirements through a series of carefully designed questionnaires.</w:t>
      </w:r>
    </w:p>
    <w:p w:rsidR="00000000" w:rsidDel="00000000" w:rsidP="00000000" w:rsidRDefault="00000000" w:rsidRPr="00000000" w14:paraId="000000DA">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Each member anonymously and independently completes the first questionnaire.</w:t>
      </w:r>
    </w:p>
    <w:p w:rsidR="00000000" w:rsidDel="00000000" w:rsidP="00000000" w:rsidRDefault="00000000" w:rsidRPr="00000000" w14:paraId="000000DB">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Results of the first questionnaire are compiled at a central location, transcribed, and copied.</w:t>
      </w:r>
    </w:p>
    <w:p w:rsidR="00000000" w:rsidDel="00000000" w:rsidP="00000000" w:rsidRDefault="00000000" w:rsidRPr="00000000" w14:paraId="000000DC">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Each member receives the copy of the result.</w:t>
      </w:r>
    </w:p>
    <w:p w:rsidR="00000000" w:rsidDel="00000000" w:rsidP="00000000" w:rsidRDefault="00000000" w:rsidRPr="00000000" w14:paraId="000000DD">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After viewing the results, members are again asked to review their estimates. The initial results typically trigger new estimates or cause changes in the original position.</w:t>
      </w:r>
    </w:p>
    <w:p w:rsidR="00000000" w:rsidDel="00000000" w:rsidP="00000000" w:rsidRDefault="00000000" w:rsidRPr="00000000" w14:paraId="000000DE">
      <w:pPr>
        <w:pageBreakBefore w:val="0"/>
        <w:tabs>
          <w:tab w:val="left" w:pos="360"/>
        </w:tabs>
        <w:ind w:left="144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w:t>
        <w:tab/>
        <w:t xml:space="preserve">Steps 4 and 5 are repeated as often as necessary until a consensus is reached.</w:t>
      </w:r>
    </w:p>
    <w:p w:rsidR="00000000" w:rsidDel="00000000" w:rsidP="00000000" w:rsidRDefault="00000000" w:rsidRPr="00000000" w14:paraId="000000DF">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0">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Delphi technique insulates group members from the undue influence of others. Also, since it does not require the physical presence of group members, even a global company could use this technique with members/managers stationed in different countries. As the technique is extremely time consuming, it is frequently not appropriate when a speedy decision is necessary. Further, the technique might not develop the rich pool of alternatives that interacting or nominal groups do. The ideas that might arise from the heat of face-to-face interaction might never come up.</w:t>
      </w:r>
    </w:p>
    <w:p w:rsidR="00000000" w:rsidDel="00000000" w:rsidP="00000000" w:rsidRDefault="00000000" w:rsidRPr="00000000" w14:paraId="000000E1">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2">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5. Flow Models.</w:t>
      </w:r>
      <w:r w:rsidDel="00000000" w:rsidR="00000000" w:rsidRPr="00000000">
        <w:rPr>
          <w:rFonts w:ascii="Palatino Linotype" w:cs="Palatino Linotype" w:eastAsia="Palatino Linotype" w:hAnsi="Palatino Linotype"/>
          <w:sz w:val="22"/>
          <w:szCs w:val="22"/>
          <w:vertAlign w:val="baseline"/>
          <w:rtl w:val="0"/>
        </w:rPr>
        <w:t xml:space="preserve"> Among the flow models, the simplest one is called the Markov model. This model involves the following:</w:t>
      </w:r>
    </w:p>
    <w:p w:rsidR="00000000" w:rsidDel="00000000" w:rsidP="00000000" w:rsidRDefault="00000000" w:rsidRPr="00000000" w14:paraId="000000E3">
      <w:pPr>
        <w:pageBreakBefore w:val="0"/>
        <w:tabs>
          <w:tab w:val="left" w:pos="36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 </w:t>
        <w:tab/>
        <w:t xml:space="preserve">Determination of time period that will be covered under forecast.</w:t>
      </w:r>
    </w:p>
    <w:p w:rsidR="00000000" w:rsidDel="00000000" w:rsidP="00000000" w:rsidRDefault="00000000" w:rsidRPr="00000000" w14:paraId="000000E4">
      <w:pPr>
        <w:pageBreakBefore w:val="0"/>
        <w:tabs>
          <w:tab w:val="left" w:pos="36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(ii) Establishment of employee’s categories, also called states. There should be no overlapping among the various categories.</w:t>
      </w:r>
    </w:p>
    <w:p w:rsidR="00000000" w:rsidDel="00000000" w:rsidP="00000000" w:rsidRDefault="00000000" w:rsidRPr="00000000" w14:paraId="000000E5">
      <w:pPr>
        <w:pageBreakBefore w:val="0"/>
        <w:tabs>
          <w:tab w:val="left" w:pos="36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(iii) Enumeration of annual flows among various categories or states for several time periods.</w:t>
      </w:r>
    </w:p>
    <w:p w:rsidR="00000000" w:rsidDel="00000000" w:rsidP="00000000" w:rsidRDefault="00000000" w:rsidRPr="00000000" w14:paraId="000000E6">
      <w:pPr>
        <w:pageBreakBefore w:val="0"/>
        <w:tabs>
          <w:tab w:val="left" w:pos="360"/>
        </w:tabs>
        <w:ind w:left="72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(iv) Estimation of probability of flows or movements from one category to another based on past trends in this regard.</w:t>
      </w:r>
    </w:p>
    <w:p w:rsidR="00000000" w:rsidDel="00000000" w:rsidP="00000000" w:rsidRDefault="00000000" w:rsidRPr="00000000" w14:paraId="000000E7">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However, the Markovian model suffers from disadvantages like heavy reliance on past data, which may not be accurate in abnormal situations like periods of turbulant change, and individual accuracy in forecast is sacrificed at the cost of group accuracy.</w:t>
      </w:r>
    </w:p>
    <w:p w:rsidR="00000000" w:rsidDel="00000000" w:rsidP="00000000" w:rsidRDefault="00000000" w:rsidRPr="00000000" w14:paraId="000000E8">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9">
      <w:pPr>
        <w:pageBreakBefore w:val="0"/>
        <w:ind w:left="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6. Mathematical Models</w:t>
      </w:r>
      <w:r w:rsidDel="00000000" w:rsidR="00000000" w:rsidRPr="00000000">
        <w:rPr>
          <w:rFonts w:ascii="Palatino Linotype" w:cs="Palatino Linotype" w:eastAsia="Palatino Linotype" w:hAnsi="Palatino Linotype"/>
          <w:sz w:val="22"/>
          <w:szCs w:val="22"/>
          <w:vertAlign w:val="baseline"/>
          <w:rtl w:val="0"/>
        </w:rPr>
        <w:t xml:space="preserve">. Various mathematical models exist that express relationship between independent variables (e.g., production, sales, etc.) and dependent variable (e.g., number of workers required). </w:t>
      </w:r>
    </w:p>
    <w:p w:rsidR="00000000" w:rsidDel="00000000" w:rsidP="00000000" w:rsidRDefault="00000000" w:rsidRPr="00000000" w14:paraId="000000EA">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B">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4. Forecasting Supply of Human Resources.</w:t>
      </w:r>
      <w:r w:rsidDel="00000000" w:rsidR="00000000" w:rsidRPr="00000000">
        <w:rPr>
          <w:rFonts w:ascii="Palatino Linotype" w:cs="Palatino Linotype" w:eastAsia="Palatino Linotype" w:hAnsi="Palatino Linotype"/>
          <w:sz w:val="22"/>
          <w:szCs w:val="22"/>
          <w:vertAlign w:val="baseline"/>
          <w:rtl w:val="0"/>
        </w:rPr>
        <w:t xml:space="preserve"> Having forecast human resource demand, the next task involved in human resource planning is to forecast human resource supply. Forecast of human resource supply gives the quantity and quality of people available from internal and external sources of manpower supply, after making due allowances for absenteeism, transfers, promotions, changes in work hours, and other conditions of works’.</w:t>
      </w:r>
    </w:p>
    <w:p w:rsidR="00000000" w:rsidDel="00000000" w:rsidP="00000000" w:rsidRDefault="00000000" w:rsidRPr="00000000" w14:paraId="000000E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D">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Forecasting of human resources begins with the current human resource inventory, also called human resource audit. Human resource audit in brief, contains information about present human resources in tne organisation. It reveals what is available in the stock of manpower and what can be expected in future. Thus, it can indicate whether the supply of human resources is less than its demand or more than its demand. Whatever be the situation, the same will be made good accordingly.</w:t>
      </w:r>
    </w:p>
    <w:p w:rsidR="00000000" w:rsidDel="00000000" w:rsidP="00000000" w:rsidRDefault="00000000" w:rsidRPr="00000000" w14:paraId="000000E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F">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5. Matching Demand and Supply</w:t>
      </w:r>
      <w:r w:rsidDel="00000000" w:rsidR="00000000" w:rsidRPr="00000000">
        <w:rPr>
          <w:rFonts w:ascii="Palatino Linotype" w:cs="Palatino Linotype" w:eastAsia="Palatino Linotype" w:hAnsi="Palatino Linotype"/>
          <w:sz w:val="22"/>
          <w:szCs w:val="22"/>
          <w:vertAlign w:val="baseline"/>
          <w:rtl w:val="0"/>
        </w:rPr>
        <w:t xml:space="preserve">. Once demand for and supply of human resources of an organisation is forecast, the two need to be reconciled. Such reconciliation will reveal either shortage or surplus of human resources in future. Accordingly, action plans will be prepared to meet the situation, i.e., to strike a balance between the two. In the case of shortage of human resources, this will be met through recruitment, transfer, promotion, training and development, retention, etc. On the contrary, in case of surplus human resources, it can be made good through schemes like redeployment, retrenchment, voluntary retirement scheme (VRS) through golden hand shake, etc. will be recommended and implemented. Downsizing should be done in consultation with the employees union. This will help avoid employees resistance for change.</w:t>
      </w:r>
    </w:p>
    <w:p w:rsidR="00000000" w:rsidDel="00000000" w:rsidP="00000000" w:rsidRDefault="00000000" w:rsidRPr="00000000" w14:paraId="000000F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1">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u w:val="single"/>
          <w:vertAlign w:val="baseline"/>
          <w:rtl w:val="0"/>
        </w:rPr>
        <w:t xml:space="preserve">6. Monitoring and Control</w:t>
      </w:r>
      <w:r w:rsidDel="00000000" w:rsidR="00000000" w:rsidRPr="00000000">
        <w:rPr>
          <w:rFonts w:ascii="Palatino Linotype" w:cs="Palatino Linotype" w:eastAsia="Palatino Linotype" w:hAnsi="Palatino Linotype"/>
          <w:sz w:val="22"/>
          <w:szCs w:val="22"/>
          <w:vertAlign w:val="baseline"/>
          <w:rtl w:val="0"/>
        </w:rPr>
        <w:t xml:space="preserve">. The sixth and final step involved in human resource planning is monitoring and control. Once the action plans are implemented, these need to be reviewed, regulated and monitored against the set standards. Monitoring of action plans and programmes help reveal deficiencies, if any. Corrective measures help remove deficiency and, thus , control the implementation of action plans in the right direction. In case of changes in business environment, the action plans formulated earlier need to be modified in the light of changing needs of organisation m the changed environment.</w:t>
      </w:r>
    </w:p>
    <w:p w:rsidR="00000000" w:rsidDel="00000000" w:rsidP="00000000" w:rsidRDefault="00000000" w:rsidRPr="00000000" w14:paraId="000000F2">
      <w:pPr>
        <w:pageBreakBefore w:val="0"/>
        <w:jc w:val="both"/>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F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4">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Human Resource Information System (HRIS)</w:t>
      </w:r>
      <w:r w:rsidDel="00000000" w:rsidR="00000000" w:rsidRPr="00000000">
        <w:rPr>
          <w:rtl w:val="0"/>
        </w:rPr>
      </w:r>
    </w:p>
    <w:p w:rsidR="00000000" w:rsidDel="00000000" w:rsidP="00000000" w:rsidRDefault="00000000" w:rsidRPr="00000000" w14:paraId="000000F5">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Human Resource Information System (HIRS) refers to a computerised system that aids the processing of information relating to human resource management. It is a system of gathering, classifying, processing, recording and disseminating the information required for effective management of human resources in an organisation. HRIS forms an integral part of the Management Information</w:t>
      </w:r>
    </w:p>
    <w:p w:rsidR="00000000" w:rsidDel="00000000" w:rsidP="00000000" w:rsidRDefault="00000000" w:rsidRPr="00000000" w14:paraId="000000F6">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7">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HRIS is considered superior one to that of manual system. The main advantages that HRIS offers include:</w:t>
      </w:r>
    </w:p>
    <w:p w:rsidR="00000000" w:rsidDel="00000000" w:rsidP="00000000" w:rsidRDefault="00000000" w:rsidRPr="00000000" w14:paraId="000000F8">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 It is both time saving and cheaper device.</w:t>
      </w:r>
    </w:p>
    <w:p w:rsidR="00000000" w:rsidDel="00000000" w:rsidP="00000000" w:rsidRDefault="00000000" w:rsidRPr="00000000" w14:paraId="000000F9">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(ii) It gives accurate information relating to human resources.</w:t>
      </w:r>
    </w:p>
    <w:p w:rsidR="00000000" w:rsidDel="00000000" w:rsidP="00000000" w:rsidRDefault="00000000" w:rsidRPr="00000000" w14:paraId="000000FA">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(iii) It makes information readily available as and when desired.</w:t>
      </w:r>
    </w:p>
    <w:p w:rsidR="00000000" w:rsidDel="00000000" w:rsidP="00000000" w:rsidRDefault="00000000" w:rsidRPr="00000000" w14:paraId="000000FB">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(iv) It acts as a decision support system.</w:t>
      </w:r>
    </w:p>
    <w:p w:rsidR="00000000" w:rsidDel="00000000" w:rsidP="00000000" w:rsidRDefault="00000000" w:rsidRPr="00000000" w14:paraId="000000FC">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(v) It establishes strong management control.</w:t>
      </w:r>
    </w:p>
    <w:p w:rsidR="00000000" w:rsidDel="00000000" w:rsidP="00000000" w:rsidRDefault="00000000" w:rsidRPr="00000000" w14:paraId="000000FD">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like career planning, development, skill, morale, etc.</w:t>
      </w:r>
    </w:p>
    <w:p w:rsidR="00000000" w:rsidDel="00000000" w:rsidP="00000000" w:rsidRDefault="00000000" w:rsidRPr="00000000" w14:paraId="000000F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F">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PROBLEMS /BARRIERS TO HRP</w:t>
      </w:r>
      <w:r w:rsidDel="00000000" w:rsidR="00000000" w:rsidRPr="00000000">
        <w:rPr>
          <w:rtl w:val="0"/>
        </w:rPr>
      </w:r>
    </w:p>
    <w:p w:rsidR="00000000" w:rsidDel="00000000" w:rsidP="00000000" w:rsidRDefault="00000000" w:rsidRPr="00000000" w14:paraId="00000100">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Human resource planning is as important is not so easy to make. The planners face various problems while formulating human resource plans. The major ones are discussed as follows:</w:t>
      </w:r>
    </w:p>
    <w:p w:rsidR="00000000" w:rsidDel="00000000" w:rsidP="00000000" w:rsidRDefault="00000000" w:rsidRPr="00000000" w14:paraId="00000101">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People perceive that human resources are available in abundance in our labour surplus economy. Then, why spend time and money in forecasting human resources? Surprisingly, this perception about human resource planning is also held by the top management.</w:t>
      </w:r>
    </w:p>
    <w:p w:rsidR="00000000" w:rsidDel="00000000" w:rsidP="00000000" w:rsidRDefault="00000000" w:rsidRPr="00000000" w14:paraId="00000102">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Another problem in human resource planning is that the demand for and supply of human resources is not accurate. Experience suggests that the longer the time horizon for forecasting human resource requirements, greater is the possibility of inaccuracy in estimates of human resource needs.</w:t>
      </w:r>
    </w:p>
    <w:p w:rsidR="00000000" w:rsidDel="00000000" w:rsidP="00000000" w:rsidRDefault="00000000" w:rsidRPr="00000000" w14:paraId="00000103">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Various types of uncertainties like labour turnover, absenteeism, seasonal employment, market fluctuations and changes in technology render human resource planning unreliable. The reason being these uncertainties make human resource forecasts far from reflecting reality.</w:t>
      </w:r>
    </w:p>
    <w:p w:rsidR="00000000" w:rsidDel="00000000" w:rsidP="00000000" w:rsidRDefault="00000000" w:rsidRPr="00000000" w14:paraId="00000104">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Sometimes human resource planning suffers from a conflict between quantitative and qualitative approches used for it. Some people view human resource planning as a mere numbers game to track the flow of people across the departments and in and out of the organisation. Conversely, others take a qualitative approach focussing on the quality of human resources like career planning development, skill, morale, etc.</w:t>
      </w:r>
    </w:p>
    <w:p w:rsidR="00000000" w:rsidDel="00000000" w:rsidP="00000000" w:rsidRDefault="00000000" w:rsidRPr="00000000" w14:paraId="00000105">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Generally, human resource personnel are perceived as experts in handling personnel matters. But, they are not always experts. Hence, human resource requirements estimated by such people are not necessarily realistic. The organisational plans based on such estimates should be treated with caution.</w:t>
      </w:r>
    </w:p>
    <w:p w:rsidR="00000000" w:rsidDel="00000000" w:rsidP="00000000" w:rsidRDefault="00000000" w:rsidRPr="00000000" w14:paraId="00000106">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w:t>
        <w:tab/>
        <w:t xml:space="preserve">As human resource planning is based on data relating to human resources, the same is not maintained in a proper manner in some of the industrial organisations. In the absence of reliable data, it becomes difficult to develop effective human resource plans.</w:t>
      </w:r>
    </w:p>
    <w:p w:rsidR="00000000" w:rsidDel="00000000" w:rsidP="00000000" w:rsidRDefault="00000000" w:rsidRPr="00000000" w14:paraId="00000107">
      <w:pPr>
        <w:pageBreakBefore w:val="0"/>
        <w:spacing w:before="120" w:lineRule="auto"/>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sum and substance, problems in human resource planning arise both from inherent limitations of forecasting, on the one hand, and from weaknesses of human who do it, on the other. But, both can be overcome.</w:t>
      </w:r>
    </w:p>
    <w:p w:rsidR="00000000" w:rsidDel="00000000" w:rsidP="00000000" w:rsidRDefault="00000000" w:rsidRPr="00000000" w14:paraId="00000108">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09">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0A">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HOW DO WE MAKE HRP EFFECTIVE?</w:t>
      </w:r>
      <w:r w:rsidDel="00000000" w:rsidR="00000000" w:rsidRPr="00000000">
        <w:rPr>
          <w:rtl w:val="0"/>
        </w:rPr>
      </w:r>
    </w:p>
    <w:p w:rsidR="00000000" w:rsidDel="00000000" w:rsidP="00000000" w:rsidRDefault="00000000" w:rsidRPr="00000000" w14:paraId="0000010B">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Following are some of the steps that may improve the effectiveness of human resources planning.</w:t>
      </w:r>
    </w:p>
    <w:p w:rsidR="00000000" w:rsidDel="00000000" w:rsidP="00000000" w:rsidRDefault="00000000" w:rsidRPr="00000000" w14:paraId="0000010C">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Human resource plans must be viewed as an integral part of corporate planning. That is, human resource plans should be tailored with the objectives, strategies and overall environment of the particular organisation.</w:t>
      </w:r>
    </w:p>
    <w:p w:rsidR="00000000" w:rsidDel="00000000" w:rsidP="00000000" w:rsidRDefault="00000000" w:rsidRPr="00000000" w14:paraId="0000010D">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The support and commitment of the top management be ensured before starting the process of human resource planning.</w:t>
      </w:r>
    </w:p>
    <w:p w:rsidR="00000000" w:rsidDel="00000000" w:rsidP="00000000" w:rsidRDefault="00000000" w:rsidRPr="00000000" w14:paraId="0000010E">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Personnel records must be complete, up-to-date and readily available to ensure an adequate and strong data-base. Data-base serves as backbone for human resource planning.</w:t>
      </w:r>
    </w:p>
    <w:p w:rsidR="00000000" w:rsidDel="00000000" w:rsidP="00000000" w:rsidRDefault="00000000" w:rsidRPr="00000000" w14:paraId="0000010F">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The time horizon of the human resource plan should be appropriate to accommodate the changing needs and circumstances of the particular organisation.</w:t>
      </w:r>
    </w:p>
    <w:p w:rsidR="00000000" w:rsidDel="00000000" w:rsidP="00000000" w:rsidRDefault="00000000" w:rsidRPr="00000000" w14:paraId="00000110">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Both quantitative and qualitative aspects of human resource plans should be stressed in a balanced manner in order to avoid conflicts between the two.</w:t>
      </w:r>
    </w:p>
    <w:p w:rsidR="00000000" w:rsidDel="00000000" w:rsidP="00000000" w:rsidRDefault="00000000" w:rsidRPr="00000000" w14:paraId="00000111">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2">
      <w:pPr>
        <w:pageBreakBefore w:val="0"/>
        <w:jc w:val="both"/>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SUMMARY</w:t>
      </w:r>
      <w:r w:rsidDel="00000000" w:rsidR="00000000" w:rsidRPr="00000000">
        <w:rPr>
          <w:rtl w:val="0"/>
        </w:rPr>
      </w:r>
    </w:p>
    <w:p w:rsidR="00000000" w:rsidDel="00000000" w:rsidP="00000000" w:rsidRDefault="00000000" w:rsidRPr="00000000" w14:paraId="00000113">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This summary is organised by the learning objectives given on page1:</w:t>
      </w:r>
    </w:p>
    <w:p w:rsidR="00000000" w:rsidDel="00000000" w:rsidP="00000000" w:rsidRDefault="00000000" w:rsidRPr="00000000" w14:paraId="00000114">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Human resource planning is a process by which the management of an organisation ensures that it has the right number and kind of people at the right places and at the right times to successfully achieve its overall objectives. Human resource planning differs from manpower planning in the sense that while the former is primarily concerned with the ‘human aspects’ of people, the latter mainly concentrates on the ‘power’ of the people.</w:t>
      </w:r>
    </w:p>
    <w:p w:rsidR="00000000" w:rsidDel="00000000" w:rsidP="00000000" w:rsidRDefault="00000000" w:rsidRPr="00000000" w14:paraId="00000115">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The need for and importance of human resource planning is explained by the fact that it maintains a fine balance between demand for and supply of human resources required to effectively complete those tasks that help organisations achieve its objectives.</w:t>
      </w:r>
    </w:p>
    <w:p w:rsidR="00000000" w:rsidDel="00000000" w:rsidP="00000000" w:rsidRDefault="00000000" w:rsidRPr="00000000" w14:paraId="00000116">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The process of human resource planning includes activities like analysing organisational plans and objectives, forecasting demand for and supply of human resources, matching demand and supply and monitoring and controlling of human resource plans.</w:t>
      </w:r>
    </w:p>
    <w:p w:rsidR="00000000" w:rsidDel="00000000" w:rsidP="00000000" w:rsidRDefault="00000000" w:rsidRPr="00000000" w14:paraId="00000117">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Human resource information system is a computerized system of collecting and analysing information relating to human resources of an organisation.</w:t>
      </w:r>
    </w:p>
    <w:p w:rsidR="00000000" w:rsidDel="00000000" w:rsidP="00000000" w:rsidRDefault="00000000" w:rsidRPr="00000000" w14:paraId="00000118">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The main problems in human resource planning are misperception, inaccuracy, uncertainties, unbalanced focus, unrealistic, inefficient information system. etc.</w:t>
      </w:r>
    </w:p>
    <w:p w:rsidR="00000000" w:rsidDel="00000000" w:rsidP="00000000" w:rsidRDefault="00000000" w:rsidRPr="00000000" w14:paraId="00000119">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Tailor-made approach, support of the top management, sound and up-to-date information system, appropriate time horizon and balance focus are the prerequisites for making human resource planning effective.</w:t>
      </w:r>
    </w:p>
    <w:p w:rsidR="00000000" w:rsidDel="00000000" w:rsidP="00000000" w:rsidRDefault="00000000" w:rsidRPr="00000000" w14:paraId="0000011A">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B">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C">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D">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E">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F">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0">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1">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2">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3">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4">
      <w:pPr>
        <w:pageBreakBefore w:val="0"/>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5">
      <w:pPr>
        <w:pageBreakBefore w:val="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REVIEW AND DISCUSSION QUESTIONS</w:t>
      </w:r>
    </w:p>
    <w:p w:rsidR="00000000" w:rsidDel="00000000" w:rsidP="00000000" w:rsidRDefault="00000000" w:rsidRPr="00000000" w14:paraId="00000126">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tab/>
        <w:t xml:space="preserve">What do you understand by human resource planning? How is it different from manpower planning?</w:t>
      </w:r>
    </w:p>
    <w:p w:rsidR="00000000" w:rsidDel="00000000" w:rsidP="00000000" w:rsidRDefault="00000000" w:rsidRPr="00000000" w14:paraId="00000127">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tab/>
        <w:t xml:space="preserve">“Human resource planning is a prerequisite for effective management of human resources of an organisation”. In the light of this statement, analyse the significance of human resource planning.</w:t>
      </w:r>
    </w:p>
    <w:p w:rsidR="00000000" w:rsidDel="00000000" w:rsidP="00000000" w:rsidRDefault="00000000" w:rsidRPr="00000000" w14:paraId="00000128">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tab/>
        <w:t xml:space="preserve">Explain with suitable illustrations the process of human resource planning.</w:t>
      </w:r>
    </w:p>
    <w:p w:rsidR="00000000" w:rsidDel="00000000" w:rsidP="00000000" w:rsidRDefault="00000000" w:rsidRPr="00000000" w14:paraId="00000129">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w:t>
        <w:tab/>
        <w:t xml:space="preserve">How is demand for human resource forecast?</w:t>
      </w:r>
    </w:p>
    <w:p w:rsidR="00000000" w:rsidDel="00000000" w:rsidP="00000000" w:rsidRDefault="00000000" w:rsidRPr="00000000" w14:paraId="0000012A">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w:t>
        <w:tab/>
        <w:t xml:space="preserve">“The human resource planning is becoming more and more important and complex as organisations become more global”. Comment.</w:t>
      </w:r>
    </w:p>
    <w:p w:rsidR="00000000" w:rsidDel="00000000" w:rsidP="00000000" w:rsidRDefault="00000000" w:rsidRPr="00000000" w14:paraId="0000012B">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w:t>
        <w:tab/>
        <w:t xml:space="preserve">Discuss the problems faced in human resource planning. How can these problems be over come?</w:t>
      </w:r>
    </w:p>
    <w:p w:rsidR="00000000" w:rsidDel="00000000" w:rsidP="00000000" w:rsidRDefault="00000000" w:rsidRPr="00000000" w14:paraId="0000012C">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7. </w:t>
        <w:tab/>
        <w:t xml:space="preserve">How is human resource information system useful in human resource planning?</w:t>
      </w:r>
    </w:p>
    <w:p w:rsidR="00000000" w:rsidDel="00000000" w:rsidP="00000000" w:rsidRDefault="00000000" w:rsidRPr="00000000" w14:paraId="0000012D">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8. </w:t>
        <w:tab/>
        <w:t xml:space="preserve">If you were a human resource planner, how will you develop accurate human resource plans when there are so many rapidly changing environmental factors around you over which you have either little or no control?</w:t>
      </w:r>
    </w:p>
    <w:p w:rsidR="00000000" w:rsidDel="00000000" w:rsidP="00000000" w:rsidRDefault="00000000" w:rsidRPr="00000000" w14:paraId="0000012E">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10. Write notes on:</w:t>
      </w:r>
    </w:p>
    <w:p w:rsidR="00000000" w:rsidDel="00000000" w:rsidP="00000000" w:rsidRDefault="00000000" w:rsidRPr="00000000" w14:paraId="0000012F">
      <w:pPr>
        <w:pageBreakBefore w:val="0"/>
        <w:spacing w:before="120" w:lineRule="auto"/>
        <w:ind w:left="90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Delphi Technique of Human Resource Forecasting.</w:t>
      </w:r>
    </w:p>
    <w:p w:rsidR="00000000" w:rsidDel="00000000" w:rsidP="00000000" w:rsidRDefault="00000000" w:rsidRPr="00000000" w14:paraId="00000130">
      <w:pPr>
        <w:pageBreakBefore w:val="0"/>
        <w:spacing w:before="120" w:lineRule="auto"/>
        <w:ind w:left="90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(b) Human Resource Information System.</w:t>
      </w:r>
    </w:p>
    <w:p w:rsidR="00000000" w:rsidDel="00000000" w:rsidP="00000000" w:rsidRDefault="00000000" w:rsidRPr="00000000" w14:paraId="00000131">
      <w:pPr>
        <w:pageBreakBefore w:val="0"/>
        <w:spacing w:before="120" w:lineRule="auto"/>
        <w:ind w:left="90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(c) Personnel Audit.</w:t>
      </w:r>
    </w:p>
    <w:p w:rsidR="00000000" w:rsidDel="00000000" w:rsidP="00000000" w:rsidRDefault="00000000" w:rsidRPr="00000000" w14:paraId="00000132">
      <w:pPr>
        <w:pageBreakBefore w:val="0"/>
        <w:spacing w:before="120" w:lineRule="auto"/>
        <w:ind w:left="900" w:hanging="36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 Human Resource Inventory.</w:t>
      </w:r>
    </w:p>
    <w:p w:rsidR="00000000" w:rsidDel="00000000" w:rsidP="00000000" w:rsidRDefault="00000000" w:rsidRPr="00000000" w14:paraId="00000133">
      <w:pPr>
        <w:pageBreakBefore w:val="0"/>
        <w:tabs>
          <w:tab w:val="left" w:pos="360"/>
        </w:tabs>
        <w:spacing w:before="120" w:lineRule="auto"/>
        <w:ind w:left="360" w:hanging="360"/>
        <w:jc w:val="both"/>
        <w:rPr>
          <w:rFonts w:ascii="Palatino Linotype" w:cs="Palatino Linotype" w:eastAsia="Palatino Linotype" w:hAnsi="Palatino Linotype"/>
          <w:sz w:val="22"/>
          <w:szCs w:val="22"/>
          <w:vertAlign w:val="baseline"/>
        </w:rPr>
      </w:pPr>
      <w:r w:rsidDel="00000000" w:rsidR="00000000" w:rsidRPr="00000000">
        <w:rPr>
          <w:rtl w:val="0"/>
        </w:rPr>
      </w:r>
    </w:p>
    <w:sectPr>
      <w:footerReference r:id="rId21" w:type="default"/>
      <w:footerReference r:id="rId22" w:type="even"/>
      <w:pgSz w:h="15840" w:w="12240" w:orient="portrait"/>
      <w:pgMar w:bottom="1080" w:top="720" w:left="16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36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PGuE2fXKsAR+Mcj6SiuGdiLavQ==">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2008-02-11T11:44:00Z</dcterms:created>
  <dc:creator>comondi</dc:creator>
</cp:coreProperties>
</file>