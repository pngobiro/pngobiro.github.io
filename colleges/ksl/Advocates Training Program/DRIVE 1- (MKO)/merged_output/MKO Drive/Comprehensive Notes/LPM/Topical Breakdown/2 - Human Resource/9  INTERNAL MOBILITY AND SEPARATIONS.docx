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0"/>
          <w:sz w:val="28"/>
          <w:szCs w:val="28"/>
          <w:vertAlign w:val="baseline"/>
        </w:rPr>
      </w:pPr>
      <w:sdt>
        <w:sdtPr>
          <w:tag w:val="goog_rdk_1"/>
        </w:sdtPr>
        <w:sdtContent>
          <w:ins w:author="Wangechi Maina" w:id="0" w:date="2022-03-24T09:33:5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b w:val="1"/>
          <w:sz w:val="28"/>
          <w:szCs w:val="28"/>
          <w:vertAlign w:val="baseline"/>
          <w:rtl w:val="0"/>
        </w:rPr>
        <w:t xml:space="preserve">Human Resource Management</w:t>
      </w:r>
      <w:r w:rsidDel="00000000" w:rsidR="00000000" w:rsidRPr="00000000">
        <w:rPr>
          <w:rtl w:val="0"/>
        </w:rPr>
      </w:r>
    </w:p>
    <w:p w:rsidR="00000000" w:rsidDel="00000000" w:rsidP="00000000" w:rsidRDefault="00000000" w:rsidRPr="00000000" w14:paraId="00000002">
      <w:pPr>
        <w:pageBreakBefore w:val="0"/>
        <w:jc w:val="center"/>
        <w:rPr>
          <w:b w:val="0"/>
          <w:vertAlign w:val="baseline"/>
        </w:rPr>
      </w:pPr>
      <w:r w:rsidDel="00000000" w:rsidR="00000000" w:rsidRPr="00000000">
        <w:rPr>
          <w:rtl w:val="0"/>
        </w:rPr>
      </w:r>
    </w:p>
    <w:p w:rsidR="00000000" w:rsidDel="00000000" w:rsidP="00000000" w:rsidRDefault="00000000" w:rsidRPr="00000000" w14:paraId="00000003">
      <w:pPr>
        <w:pageBreakBefore w:val="0"/>
        <w:jc w:val="center"/>
        <w:rPr>
          <w:b w:val="0"/>
          <w:vertAlign w:val="baseline"/>
        </w:rPr>
      </w:pPr>
      <w:r w:rsidDel="00000000" w:rsidR="00000000" w:rsidRPr="00000000">
        <w:rPr>
          <w:b w:val="1"/>
          <w:vertAlign w:val="baseline"/>
          <w:rtl w:val="0"/>
        </w:rPr>
        <w:t xml:space="preserve">9 INTERNAL MOBILITY AND SEPARATIONS</w:t>
      </w:r>
      <w:r w:rsidDel="00000000" w:rsidR="00000000" w:rsidRPr="00000000">
        <w:rPr>
          <w:rtl w:val="0"/>
        </w:rPr>
      </w:r>
    </w:p>
    <w:p w:rsidR="00000000" w:rsidDel="00000000" w:rsidP="00000000" w:rsidRDefault="00000000" w:rsidRPr="00000000" w14:paraId="00000004">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05">
      <w:pPr>
        <w:pageBreakBefore w:val="0"/>
        <w:jc w:val="both"/>
        <w:rPr>
          <w:b w:val="0"/>
          <w:sz w:val="20"/>
          <w:szCs w:val="20"/>
          <w:vertAlign w:val="baseline"/>
        </w:rPr>
      </w:pPr>
      <w:r w:rsidDel="00000000" w:rsidR="00000000" w:rsidRPr="00000000">
        <w:rPr>
          <w:b w:val="1"/>
          <w:sz w:val="20"/>
          <w:szCs w:val="20"/>
          <w:vertAlign w:val="baseline"/>
          <w:rtl w:val="0"/>
        </w:rPr>
        <w:t xml:space="preserve">Learning Objectives</w:t>
      </w:r>
      <w:r w:rsidDel="00000000" w:rsidR="00000000" w:rsidRPr="00000000">
        <w:rPr>
          <w:rtl w:val="0"/>
        </w:rPr>
      </w:r>
    </w:p>
    <w:p w:rsidR="00000000" w:rsidDel="00000000" w:rsidP="00000000" w:rsidRDefault="00000000" w:rsidRPr="00000000" w14:paraId="00000006">
      <w:pPr>
        <w:pageBreakBefore w:val="0"/>
        <w:jc w:val="both"/>
        <w:rPr>
          <w:sz w:val="20"/>
          <w:szCs w:val="20"/>
          <w:vertAlign w:val="baseline"/>
        </w:rPr>
      </w:pPr>
      <w:r w:rsidDel="00000000" w:rsidR="00000000" w:rsidRPr="00000000">
        <w:rPr>
          <w:sz w:val="20"/>
          <w:szCs w:val="20"/>
          <w:vertAlign w:val="baseline"/>
          <w:rtl w:val="0"/>
        </w:rPr>
        <w:t xml:space="preserve">After studying this topic, you should be able to:</w:t>
      </w:r>
    </w:p>
    <w:sdt>
      <w:sdtPr>
        <w:tag w:val="goog_rdk_4"/>
      </w:sdtPr>
      <w:sdtContent>
        <w:p w:rsidR="00000000" w:rsidDel="00000000" w:rsidP="00000000" w:rsidRDefault="00000000" w:rsidRPr="00000000" w14:paraId="00000007">
          <w:pPr>
            <w:pageBreakBefore w:val="0"/>
            <w:numPr>
              <w:ilvl w:val="0"/>
              <w:numId w:val="1"/>
            </w:numPr>
            <w:ind w:left="1080" w:hanging="360"/>
            <w:jc w:val="both"/>
            <w:rPr>
              <w:del w:author="Wangechi Maina" w:id="1" w:date="2022-03-24T09:34:10Z"/>
              <w:i w:val="0"/>
              <w:sz w:val="20"/>
              <w:szCs w:val="20"/>
              <w:vertAlign w:val="baseline"/>
            </w:rPr>
          </w:pPr>
          <w:r w:rsidDel="00000000" w:rsidR="00000000" w:rsidRPr="00000000">
            <w:rPr>
              <w:i w:val="1"/>
              <w:sz w:val="20"/>
              <w:szCs w:val="20"/>
              <w:vertAlign w:val="baseline"/>
              <w:rtl w:val="0"/>
            </w:rPr>
            <w:t xml:space="preserve">Appreciate the purpose of promotion and how it is affected.</w:t>
          </w:r>
          <w:sdt>
            <w:sdtPr>
              <w:tag w:val="goog_rdk_2"/>
            </w:sdtPr>
            <w:sdtContent>
              <w:ins w:author="Wangechi Maina" w:id="1" w:date="2022-03-24T09:34:10Z">
                <w:r w:rsidDel="00000000" w:rsidR="00000000" w:rsidRPr="00000000">
                  <w:rPr>
                    <w:i w:val="1"/>
                    <w:sz w:val="20"/>
                    <w:szCs w:val="20"/>
                    <w:vertAlign w:val="baseline"/>
                    <w:rtl w:val="0"/>
                  </w:rPr>
                  <w:t xml:space="preserve"> </w:t>
                </w:r>
              </w:ins>
            </w:sdtContent>
          </w:sdt>
          <w:sdt>
            <w:sdtPr>
              <w:tag w:val="goog_rdk_3"/>
            </w:sdtPr>
            <w:sdtContent>
              <w:del w:author="Wangechi Maina" w:id="1" w:date="2022-03-24T09:34:10Z">
                <w:r w:rsidDel="00000000" w:rsidR="00000000" w:rsidRPr="00000000">
                  <w:rPr>
                    <w:rtl w:val="0"/>
                  </w:rPr>
                </w:r>
              </w:del>
            </w:sdtContent>
          </w:sdt>
        </w:p>
      </w:sdtContent>
    </w:sdt>
    <w:p w:rsidR="00000000" w:rsidDel="00000000" w:rsidP="00000000" w:rsidRDefault="00000000" w:rsidRPr="00000000" w14:paraId="00000008">
      <w:pPr>
        <w:pageBreakBefore w:val="0"/>
        <w:numPr>
          <w:ilvl w:val="0"/>
          <w:numId w:val="1"/>
        </w:numPr>
        <w:ind w:left="1080" w:hanging="360"/>
        <w:jc w:val="both"/>
        <w:rPr>
          <w:i w:val="0"/>
          <w:sz w:val="20"/>
          <w:szCs w:val="20"/>
          <w:vertAlign w:val="baseline"/>
        </w:rPr>
      </w:pPr>
      <w:sdt>
        <w:sdtPr>
          <w:tag w:val="goog_rdk_5"/>
        </w:sdtPr>
        <w:sdtContent>
          <w:del w:author="Wangechi Maina" w:id="1" w:date="2022-03-24T09:34:10Z">
            <w:r w:rsidDel="00000000" w:rsidR="00000000" w:rsidRPr="00000000">
              <w:rPr>
                <w:i w:val="1"/>
                <w:sz w:val="20"/>
                <w:szCs w:val="20"/>
                <w:vertAlign w:val="baseline"/>
                <w:rtl w:val="0"/>
              </w:rPr>
              <w:delText xml:space="preserve">Justify the need for employee transfer in an organisation an</w:delText>
            </w:r>
          </w:del>
        </w:sdtContent>
      </w:sdt>
      <w:r w:rsidDel="00000000" w:rsidR="00000000" w:rsidRPr="00000000">
        <w:rPr>
          <w:i w:val="1"/>
          <w:sz w:val="20"/>
          <w:szCs w:val="20"/>
          <w:vertAlign w:val="baseline"/>
          <w:rtl w:val="0"/>
        </w:rPr>
        <w:t xml:space="preserve">d outline a good transfer policy.</w:t>
      </w:r>
      <w:r w:rsidDel="00000000" w:rsidR="00000000" w:rsidRPr="00000000">
        <w:rPr>
          <w:rtl w:val="0"/>
        </w:rPr>
      </w:r>
    </w:p>
    <w:p w:rsidR="00000000" w:rsidDel="00000000" w:rsidP="00000000" w:rsidRDefault="00000000" w:rsidRPr="00000000" w14:paraId="00000009">
      <w:pPr>
        <w:pageBreakBefore w:val="0"/>
        <w:numPr>
          <w:ilvl w:val="0"/>
          <w:numId w:val="1"/>
        </w:numPr>
        <w:ind w:left="1080" w:hanging="360"/>
        <w:jc w:val="both"/>
        <w:rPr>
          <w:i w:val="0"/>
          <w:sz w:val="20"/>
          <w:szCs w:val="20"/>
          <w:vertAlign w:val="baseline"/>
        </w:rPr>
      </w:pPr>
      <w:r w:rsidDel="00000000" w:rsidR="00000000" w:rsidRPr="00000000">
        <w:rPr>
          <w:i w:val="1"/>
          <w:sz w:val="20"/>
          <w:szCs w:val="20"/>
          <w:vertAlign w:val="baseline"/>
          <w:rtl w:val="0"/>
        </w:rPr>
        <w:t xml:space="preserve">Discuss the need for  or causes of demotion and delineate a good demotion policy.</w:t>
      </w:r>
      <w:r w:rsidDel="00000000" w:rsidR="00000000" w:rsidRPr="00000000">
        <w:rPr>
          <w:rtl w:val="0"/>
        </w:rPr>
      </w:r>
    </w:p>
    <w:p w:rsidR="00000000" w:rsidDel="00000000" w:rsidP="00000000" w:rsidRDefault="00000000" w:rsidRPr="00000000" w14:paraId="0000000A">
      <w:pPr>
        <w:pageBreakBefore w:val="0"/>
        <w:numPr>
          <w:ilvl w:val="0"/>
          <w:numId w:val="1"/>
        </w:numPr>
        <w:ind w:left="1080" w:hanging="360"/>
        <w:jc w:val="both"/>
        <w:rPr>
          <w:sz w:val="20"/>
          <w:szCs w:val="20"/>
          <w:vertAlign w:val="baseline"/>
        </w:rPr>
      </w:pPr>
      <w:r w:rsidDel="00000000" w:rsidR="00000000" w:rsidRPr="00000000">
        <w:rPr>
          <w:i w:val="1"/>
          <w:sz w:val="20"/>
          <w:szCs w:val="20"/>
          <w:vertAlign w:val="baseline"/>
          <w:rtl w:val="0"/>
        </w:rPr>
        <w:t xml:space="preserve">Review the key forms of separation</w:t>
      </w:r>
      <w:r w:rsidDel="00000000" w:rsidR="00000000" w:rsidRPr="00000000">
        <w:rPr>
          <w:sz w:val="20"/>
          <w:szCs w:val="20"/>
          <w:vertAlign w:val="baseline"/>
          <w:rtl w:val="0"/>
        </w:rPr>
        <w:t xml:space="preserve">.</w:t>
      </w:r>
    </w:p>
    <w:p w:rsidR="00000000" w:rsidDel="00000000" w:rsidP="00000000" w:rsidRDefault="00000000" w:rsidRPr="00000000" w14:paraId="0000000B">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0C">
      <w:pPr>
        <w:pageBreakBefore w:val="0"/>
        <w:jc w:val="both"/>
        <w:rPr>
          <w:sz w:val="20"/>
          <w:szCs w:val="20"/>
          <w:vertAlign w:val="baseline"/>
        </w:rPr>
      </w:pPr>
      <w:r w:rsidDel="00000000" w:rsidR="00000000" w:rsidRPr="00000000">
        <w:rPr>
          <w:sz w:val="20"/>
          <w:szCs w:val="20"/>
          <w:vertAlign w:val="baseline"/>
          <w:rtl w:val="0"/>
        </w:rPr>
        <w:t xml:space="preserve">It normal for people to move.  In an organization movement can be vertical; promotion/demotion or horizontal; transfer/job rotation. </w:t>
      </w:r>
    </w:p>
    <w:p w:rsidR="00000000" w:rsidDel="00000000" w:rsidP="00000000" w:rsidRDefault="00000000" w:rsidRPr="00000000" w14:paraId="0000000D">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0E">
      <w:pPr>
        <w:pageBreakBefore w:val="0"/>
        <w:jc w:val="both"/>
        <w:rPr>
          <w:sz w:val="20"/>
          <w:szCs w:val="20"/>
          <w:vertAlign w:val="baseline"/>
        </w:rPr>
      </w:pPr>
      <w:r w:rsidDel="00000000" w:rsidR="00000000" w:rsidRPr="00000000">
        <w:rPr>
          <w:sz w:val="20"/>
          <w:szCs w:val="20"/>
          <w:vertAlign w:val="baseline"/>
          <w:rtl w:val="0"/>
        </w:rPr>
        <w:t xml:space="preserve">The following are reasons for employees movement within an organisation:</w:t>
      </w:r>
    </w:p>
    <w:p w:rsidR="00000000" w:rsidDel="00000000" w:rsidP="00000000" w:rsidRDefault="00000000" w:rsidRPr="00000000" w14:paraId="0000000F">
      <w:pPr>
        <w:pageBreakBefore w:val="0"/>
        <w:numPr>
          <w:ilvl w:val="0"/>
          <w:numId w:val="2"/>
        </w:numPr>
        <w:spacing w:before="120" w:lineRule="auto"/>
        <w:ind w:left="1080" w:hanging="360"/>
        <w:jc w:val="both"/>
        <w:rPr>
          <w:sz w:val="20"/>
          <w:szCs w:val="20"/>
          <w:vertAlign w:val="baseline"/>
        </w:rPr>
      </w:pPr>
      <w:r w:rsidDel="00000000" w:rsidR="00000000" w:rsidRPr="00000000">
        <w:rPr>
          <w:sz w:val="20"/>
          <w:szCs w:val="20"/>
          <w:vertAlign w:val="baseline"/>
          <w:rtl w:val="0"/>
        </w:rPr>
        <w:t xml:space="preserve">To improve the effectiveness of the employees to the organisation. </w:t>
      </w:r>
    </w:p>
    <w:p w:rsidR="00000000" w:rsidDel="00000000" w:rsidP="00000000" w:rsidRDefault="00000000" w:rsidRPr="00000000" w14:paraId="00000010">
      <w:pPr>
        <w:pageBreakBefore w:val="0"/>
        <w:numPr>
          <w:ilvl w:val="0"/>
          <w:numId w:val="2"/>
        </w:numPr>
        <w:ind w:left="1080" w:hanging="360"/>
        <w:jc w:val="both"/>
        <w:rPr>
          <w:sz w:val="20"/>
          <w:szCs w:val="20"/>
          <w:vertAlign w:val="baseline"/>
        </w:rPr>
      </w:pPr>
      <w:r w:rsidDel="00000000" w:rsidR="00000000" w:rsidRPr="00000000">
        <w:rPr>
          <w:sz w:val="20"/>
          <w:szCs w:val="20"/>
          <w:vertAlign w:val="baseline"/>
          <w:rtl w:val="0"/>
        </w:rPr>
        <w:t xml:space="preserve">To satisfy both employee and organisational needs.</w:t>
      </w:r>
    </w:p>
    <w:p w:rsidR="00000000" w:rsidDel="00000000" w:rsidP="00000000" w:rsidRDefault="00000000" w:rsidRPr="00000000" w14:paraId="00000011">
      <w:pPr>
        <w:pageBreakBefore w:val="0"/>
        <w:numPr>
          <w:ilvl w:val="0"/>
          <w:numId w:val="2"/>
        </w:numPr>
        <w:ind w:left="1080" w:hanging="360"/>
        <w:jc w:val="both"/>
        <w:rPr>
          <w:sz w:val="20"/>
          <w:szCs w:val="20"/>
          <w:vertAlign w:val="baseline"/>
        </w:rPr>
      </w:pPr>
      <w:r w:rsidDel="00000000" w:rsidR="00000000" w:rsidRPr="00000000">
        <w:rPr>
          <w:sz w:val="20"/>
          <w:szCs w:val="20"/>
          <w:vertAlign w:val="baseline"/>
          <w:rtl w:val="0"/>
        </w:rPr>
        <w:t xml:space="preserve">To provide for career and succession planning.</w:t>
      </w:r>
    </w:p>
    <w:p w:rsidR="00000000" w:rsidDel="00000000" w:rsidP="00000000" w:rsidRDefault="00000000" w:rsidRPr="00000000" w14:paraId="00000012">
      <w:pPr>
        <w:pageBreakBefore w:val="0"/>
        <w:numPr>
          <w:ilvl w:val="0"/>
          <w:numId w:val="2"/>
        </w:numPr>
        <w:ind w:left="1080" w:hanging="360"/>
        <w:jc w:val="both"/>
        <w:rPr>
          <w:sz w:val="20"/>
          <w:szCs w:val="20"/>
          <w:vertAlign w:val="baseline"/>
        </w:rPr>
      </w:pPr>
      <w:r w:rsidDel="00000000" w:rsidR="00000000" w:rsidRPr="00000000">
        <w:rPr>
          <w:sz w:val="20"/>
          <w:szCs w:val="20"/>
          <w:vertAlign w:val="baseline"/>
          <w:rtl w:val="0"/>
        </w:rPr>
        <w:t xml:space="preserve">To effect changes in jobs and organisational structure.</w:t>
      </w:r>
    </w:p>
    <w:p w:rsidR="00000000" w:rsidDel="00000000" w:rsidP="00000000" w:rsidRDefault="00000000" w:rsidRPr="00000000" w14:paraId="00000013">
      <w:pPr>
        <w:pageBreakBefore w:val="0"/>
        <w:numPr>
          <w:ilvl w:val="0"/>
          <w:numId w:val="2"/>
        </w:numPr>
        <w:ind w:left="1080" w:hanging="360"/>
        <w:jc w:val="both"/>
        <w:rPr>
          <w:sz w:val="20"/>
          <w:szCs w:val="20"/>
          <w:vertAlign w:val="baseline"/>
        </w:rPr>
      </w:pPr>
      <w:r w:rsidDel="00000000" w:rsidR="00000000" w:rsidRPr="00000000">
        <w:rPr>
          <w:sz w:val="20"/>
          <w:szCs w:val="20"/>
          <w:vertAlign w:val="baseline"/>
          <w:rtl w:val="0"/>
        </w:rPr>
        <w:t xml:space="preserve">To ensure discipline and make organisational rewards contingent on employee performance. </w:t>
      </w:r>
    </w:p>
    <w:p w:rsidR="00000000" w:rsidDel="00000000" w:rsidP="00000000" w:rsidRDefault="00000000" w:rsidRPr="00000000" w14:paraId="00000014">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15">
      <w:pPr>
        <w:pageBreakBefore w:val="0"/>
        <w:jc w:val="both"/>
        <w:rPr>
          <w:sz w:val="20"/>
          <w:szCs w:val="20"/>
          <w:vertAlign w:val="baseline"/>
        </w:rPr>
      </w:pPr>
      <w:r w:rsidDel="00000000" w:rsidR="00000000" w:rsidRPr="00000000">
        <w:rPr>
          <w:sz w:val="20"/>
          <w:szCs w:val="20"/>
          <w:vertAlign w:val="baseline"/>
          <w:rtl w:val="0"/>
        </w:rPr>
        <w:t xml:space="preserve">Horizontal or vertical movement of employees within the organisation is called ‘internal mobility’. It takes the form of of </w:t>
      </w:r>
      <w:r w:rsidDel="00000000" w:rsidR="00000000" w:rsidRPr="00000000">
        <w:rPr>
          <w:i w:val="1"/>
          <w:sz w:val="20"/>
          <w:szCs w:val="20"/>
          <w:vertAlign w:val="baseline"/>
          <w:rtl w:val="0"/>
        </w:rPr>
        <w:t xml:space="preserve">promotion, demotion,</w:t>
      </w:r>
      <w:r w:rsidDel="00000000" w:rsidR="00000000" w:rsidRPr="00000000">
        <w:rPr>
          <w:sz w:val="20"/>
          <w:szCs w:val="20"/>
          <w:vertAlign w:val="baseline"/>
          <w:rtl w:val="0"/>
        </w:rPr>
        <w:t xml:space="preserve"> </w:t>
      </w:r>
      <w:r w:rsidDel="00000000" w:rsidR="00000000" w:rsidRPr="00000000">
        <w:rPr>
          <w:i w:val="1"/>
          <w:sz w:val="20"/>
          <w:szCs w:val="20"/>
          <w:vertAlign w:val="baseline"/>
          <w:rtl w:val="0"/>
        </w:rPr>
        <w:t xml:space="preserve">transfer</w:t>
      </w:r>
      <w:r w:rsidDel="00000000" w:rsidR="00000000" w:rsidRPr="00000000">
        <w:rPr>
          <w:sz w:val="20"/>
          <w:szCs w:val="20"/>
          <w:vertAlign w:val="baseline"/>
          <w:rtl w:val="0"/>
        </w:rPr>
        <w:t xml:space="preserve"> or </w:t>
      </w:r>
      <w:r w:rsidDel="00000000" w:rsidR="00000000" w:rsidRPr="00000000">
        <w:rPr>
          <w:i w:val="1"/>
          <w:sz w:val="20"/>
          <w:szCs w:val="20"/>
          <w:vertAlign w:val="baseline"/>
          <w:rtl w:val="0"/>
        </w:rPr>
        <w:t xml:space="preserve">job</w:t>
      </w:r>
      <w:r w:rsidDel="00000000" w:rsidR="00000000" w:rsidRPr="00000000">
        <w:rPr>
          <w:sz w:val="20"/>
          <w:szCs w:val="20"/>
          <w:vertAlign w:val="baseline"/>
          <w:rtl w:val="0"/>
        </w:rPr>
        <w:t xml:space="preserve"> </w:t>
      </w:r>
      <w:r w:rsidDel="00000000" w:rsidR="00000000" w:rsidRPr="00000000">
        <w:rPr>
          <w:i w:val="1"/>
          <w:sz w:val="20"/>
          <w:szCs w:val="20"/>
          <w:vertAlign w:val="baseline"/>
          <w:rtl w:val="0"/>
        </w:rPr>
        <w:t xml:space="preserve">rotation</w:t>
      </w:r>
      <w:r w:rsidDel="00000000" w:rsidR="00000000" w:rsidRPr="00000000">
        <w:rPr>
          <w:sz w:val="20"/>
          <w:szCs w:val="20"/>
          <w:vertAlign w:val="baseline"/>
          <w:rtl w:val="0"/>
        </w:rPr>
        <w:t xml:space="preserve"> each of which are briefly discussed one. “Separation” is the term used for retirement, resignation termination etc. </w:t>
      </w:r>
    </w:p>
    <w:p w:rsidR="00000000" w:rsidDel="00000000" w:rsidP="00000000" w:rsidRDefault="00000000" w:rsidRPr="00000000" w14:paraId="00000016">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17">
      <w:pPr>
        <w:pageBreakBefore w:val="0"/>
        <w:jc w:val="both"/>
        <w:rPr>
          <w:b w:val="0"/>
          <w:sz w:val="20"/>
          <w:szCs w:val="20"/>
          <w:vertAlign w:val="baseline"/>
        </w:rPr>
      </w:pPr>
      <w:r w:rsidDel="00000000" w:rsidR="00000000" w:rsidRPr="00000000">
        <w:rPr>
          <w:b w:val="1"/>
          <w:sz w:val="20"/>
          <w:szCs w:val="20"/>
          <w:vertAlign w:val="baseline"/>
          <w:rtl w:val="0"/>
        </w:rPr>
        <w:t xml:space="preserve">PROMOTION</w:t>
      </w:r>
      <w:r w:rsidDel="00000000" w:rsidR="00000000" w:rsidRPr="00000000">
        <w:rPr>
          <w:rtl w:val="0"/>
        </w:rPr>
      </w:r>
    </w:p>
    <w:p w:rsidR="00000000" w:rsidDel="00000000" w:rsidP="00000000" w:rsidRDefault="00000000" w:rsidRPr="00000000" w14:paraId="00000018">
      <w:pPr>
        <w:pageBreakBefore w:val="0"/>
        <w:jc w:val="both"/>
        <w:rPr>
          <w:sz w:val="20"/>
          <w:szCs w:val="20"/>
          <w:vertAlign w:val="baseline"/>
        </w:rPr>
      </w:pPr>
      <w:r w:rsidDel="00000000" w:rsidR="00000000" w:rsidRPr="00000000">
        <w:rPr>
          <w:sz w:val="20"/>
          <w:szCs w:val="20"/>
          <w:vertAlign w:val="baseline"/>
          <w:rtl w:val="0"/>
        </w:rPr>
        <w:t xml:space="preserve">Promotion is vertical movement of an employee within the organisation. It takes the form of movement from one job to another one usually of higher status, perks and responsibilities. </w:t>
      </w:r>
    </w:p>
    <w:p w:rsidR="00000000" w:rsidDel="00000000" w:rsidP="00000000" w:rsidRDefault="00000000" w:rsidRPr="00000000" w14:paraId="00000019">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1A">
      <w:pPr>
        <w:pageBreakBefore w:val="0"/>
        <w:jc w:val="both"/>
        <w:rPr>
          <w:sz w:val="20"/>
          <w:szCs w:val="20"/>
          <w:vertAlign w:val="baseline"/>
        </w:rPr>
      </w:pPr>
      <w:r w:rsidDel="00000000" w:rsidR="00000000" w:rsidRPr="00000000">
        <w:rPr>
          <w:sz w:val="20"/>
          <w:szCs w:val="20"/>
          <w:vertAlign w:val="baseline"/>
          <w:rtl w:val="0"/>
        </w:rPr>
        <w:t xml:space="preserve">Promotion may be temporary (as in acting) or permanent, and may be with an increment of salary or not. </w:t>
      </w:r>
    </w:p>
    <w:p w:rsidR="00000000" w:rsidDel="00000000" w:rsidP="00000000" w:rsidRDefault="00000000" w:rsidRPr="00000000" w14:paraId="0000001B">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1C">
      <w:pPr>
        <w:pageBreakBefore w:val="0"/>
        <w:jc w:val="both"/>
        <w:rPr>
          <w:b w:val="0"/>
          <w:sz w:val="20"/>
          <w:szCs w:val="20"/>
          <w:vertAlign w:val="baseline"/>
        </w:rPr>
      </w:pPr>
      <w:r w:rsidDel="00000000" w:rsidR="00000000" w:rsidRPr="00000000">
        <w:rPr>
          <w:b w:val="1"/>
          <w:sz w:val="20"/>
          <w:szCs w:val="20"/>
          <w:vertAlign w:val="baseline"/>
          <w:rtl w:val="0"/>
        </w:rPr>
        <w:t xml:space="preserve">Types of promotion</w:t>
      </w:r>
      <w:r w:rsidDel="00000000" w:rsidR="00000000" w:rsidRPr="00000000">
        <w:rPr>
          <w:rtl w:val="0"/>
        </w:rPr>
      </w:r>
    </w:p>
    <w:p w:rsidR="00000000" w:rsidDel="00000000" w:rsidP="00000000" w:rsidRDefault="00000000" w:rsidRPr="00000000" w14:paraId="0000001D">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1E">
      <w:pPr>
        <w:pageBreakBefore w:val="0"/>
        <w:tabs>
          <w:tab w:val="left" w:pos="360"/>
        </w:tabs>
        <w:ind w:left="360" w:hanging="360"/>
        <w:jc w:val="both"/>
        <w:rPr>
          <w:sz w:val="20"/>
          <w:szCs w:val="20"/>
          <w:vertAlign w:val="baseline"/>
        </w:rPr>
      </w:pPr>
      <w:r w:rsidDel="00000000" w:rsidR="00000000" w:rsidRPr="00000000">
        <w:rPr>
          <w:i w:val="1"/>
          <w:sz w:val="20"/>
          <w:szCs w:val="20"/>
          <w:vertAlign w:val="baseline"/>
          <w:rtl w:val="0"/>
        </w:rPr>
        <w:t xml:space="preserve">1.  </w:t>
        <w:tab/>
        <w:t xml:space="preserve">Horizontal promotion. </w:t>
      </w:r>
      <w:r w:rsidDel="00000000" w:rsidR="00000000" w:rsidRPr="00000000">
        <w:rPr>
          <w:sz w:val="20"/>
          <w:szCs w:val="20"/>
          <w:vertAlign w:val="baseline"/>
          <w:rtl w:val="0"/>
        </w:rPr>
        <w:t xml:space="preserve">This happens when an employees</w:t>
      </w:r>
      <w:r w:rsidDel="00000000" w:rsidR="00000000" w:rsidRPr="00000000">
        <w:rPr>
          <w:i w:val="1"/>
          <w:sz w:val="20"/>
          <w:szCs w:val="20"/>
          <w:vertAlign w:val="baseline"/>
          <w:rtl w:val="0"/>
        </w:rPr>
        <w:t xml:space="preserve"> </w:t>
      </w:r>
      <w:r w:rsidDel="00000000" w:rsidR="00000000" w:rsidRPr="00000000">
        <w:rPr>
          <w:sz w:val="20"/>
          <w:szCs w:val="20"/>
          <w:vertAlign w:val="baseline"/>
          <w:rtl w:val="0"/>
        </w:rPr>
        <w:t xml:space="preserve">is promoted to a senior position within the same job. This kind of promotion may not have change in responsibilities and nor change in supervisory powers over other employees. An example is when a Legal Officer III is promoted to Legal Officer II. The promotion may come with improved salary and benefits or may be “dry”. </w:t>
      </w:r>
    </w:p>
    <w:p w:rsidR="00000000" w:rsidDel="00000000" w:rsidP="00000000" w:rsidRDefault="00000000" w:rsidRPr="00000000" w14:paraId="0000001F">
      <w:pPr>
        <w:pageBreakBefore w:val="0"/>
        <w:tabs>
          <w:tab w:val="left" w:pos="360"/>
        </w:tabs>
        <w:ind w:left="360" w:hanging="360"/>
        <w:jc w:val="both"/>
        <w:rPr>
          <w:sz w:val="20"/>
          <w:szCs w:val="20"/>
          <w:vertAlign w:val="baseline"/>
        </w:rPr>
      </w:pPr>
      <w:r w:rsidDel="00000000" w:rsidR="00000000" w:rsidRPr="00000000">
        <w:rPr>
          <w:rtl w:val="0"/>
        </w:rPr>
      </w:r>
    </w:p>
    <w:p w:rsidR="00000000" w:rsidDel="00000000" w:rsidP="00000000" w:rsidRDefault="00000000" w:rsidRPr="00000000" w14:paraId="00000020">
      <w:pPr>
        <w:pageBreakBefore w:val="0"/>
        <w:tabs>
          <w:tab w:val="left" w:pos="360"/>
        </w:tabs>
        <w:ind w:left="360" w:hanging="360"/>
        <w:jc w:val="both"/>
        <w:rPr>
          <w:sz w:val="20"/>
          <w:szCs w:val="20"/>
          <w:vertAlign w:val="baseline"/>
        </w:rPr>
      </w:pPr>
      <w:r w:rsidDel="00000000" w:rsidR="00000000" w:rsidRPr="00000000">
        <w:rPr>
          <w:i w:val="1"/>
          <w:sz w:val="20"/>
          <w:szCs w:val="20"/>
          <w:vertAlign w:val="baseline"/>
          <w:rtl w:val="0"/>
        </w:rPr>
        <w:t xml:space="preserve">2 . Vertical Promotion</w:t>
      </w:r>
      <w:r w:rsidDel="00000000" w:rsidR="00000000" w:rsidRPr="00000000">
        <w:rPr>
          <w:sz w:val="20"/>
          <w:szCs w:val="20"/>
          <w:vertAlign w:val="baseline"/>
          <w:rtl w:val="0"/>
        </w:rPr>
        <w:t xml:space="preserve">: This is the kind of promotion where an employee is moves from one job category to higher job category involving increase in salary, status, authority and responsibility. This is the ordinary  meaning of  the term promotion </w:t>
      </w:r>
    </w:p>
    <w:p w:rsidR="00000000" w:rsidDel="00000000" w:rsidP="00000000" w:rsidRDefault="00000000" w:rsidRPr="00000000" w14:paraId="00000021">
      <w:pPr>
        <w:pageBreakBefore w:val="0"/>
        <w:tabs>
          <w:tab w:val="left" w:pos="360"/>
        </w:tabs>
        <w:ind w:left="360" w:hanging="360"/>
        <w:jc w:val="both"/>
        <w:rPr>
          <w:sz w:val="20"/>
          <w:szCs w:val="20"/>
          <w:vertAlign w:val="baseline"/>
        </w:rPr>
      </w:pPr>
      <w:r w:rsidDel="00000000" w:rsidR="00000000" w:rsidRPr="00000000">
        <w:rPr>
          <w:rtl w:val="0"/>
        </w:rPr>
      </w:r>
    </w:p>
    <w:p w:rsidR="00000000" w:rsidDel="00000000" w:rsidP="00000000" w:rsidRDefault="00000000" w:rsidRPr="00000000" w14:paraId="00000022">
      <w:pPr>
        <w:pageBreakBefore w:val="0"/>
        <w:jc w:val="both"/>
        <w:rPr>
          <w:sz w:val="20"/>
          <w:szCs w:val="20"/>
          <w:vertAlign w:val="baseline"/>
        </w:rPr>
      </w:pPr>
      <w:r w:rsidDel="00000000" w:rsidR="00000000" w:rsidRPr="00000000">
        <w:rPr>
          <w:i w:val="1"/>
          <w:sz w:val="20"/>
          <w:szCs w:val="20"/>
          <w:vertAlign w:val="baseline"/>
          <w:rtl w:val="0"/>
        </w:rPr>
        <w:t xml:space="preserve">3. </w:t>
        <w:tab/>
        <w:t xml:space="preserve">Dry Promotion:</w:t>
      </w:r>
      <w:r w:rsidDel="00000000" w:rsidR="00000000" w:rsidRPr="00000000">
        <w:rPr>
          <w:sz w:val="20"/>
          <w:szCs w:val="20"/>
          <w:vertAlign w:val="baseline"/>
          <w:rtl w:val="0"/>
        </w:rPr>
        <w:t xml:space="preserve"> When promotion is made without increase in salary it is called ‘dry promotion’. Example, a lower the Legal Officer III promoted to Legal Officer II with out change in salary and benefits. Or a manager is promoted to senior level manager without increase in salary and benefits. Such promotion is made when either there is resource/fund crunch in the organisation or when some employees hanker more for status or authority than money.</w:t>
      </w:r>
    </w:p>
    <w:p w:rsidR="00000000" w:rsidDel="00000000" w:rsidP="00000000" w:rsidRDefault="00000000" w:rsidRPr="00000000" w14:paraId="00000023">
      <w:pPr>
        <w:pageBreakBefore w:val="0"/>
        <w:tabs>
          <w:tab w:val="left" w:pos="360"/>
        </w:tabs>
        <w:ind w:left="360" w:hanging="360"/>
        <w:jc w:val="both"/>
        <w:rPr>
          <w:sz w:val="20"/>
          <w:szCs w:val="20"/>
          <w:vertAlign w:val="baseline"/>
        </w:rPr>
      </w:pPr>
      <w:r w:rsidDel="00000000" w:rsidR="00000000" w:rsidRPr="00000000">
        <w:rPr>
          <w:rtl w:val="0"/>
        </w:rPr>
      </w:r>
    </w:p>
    <w:p w:rsidR="00000000" w:rsidDel="00000000" w:rsidP="00000000" w:rsidRDefault="00000000" w:rsidRPr="00000000" w14:paraId="00000024">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25">
      <w:pPr>
        <w:pageBreakBefore w:val="0"/>
        <w:jc w:val="both"/>
        <w:rPr>
          <w:sz w:val="20"/>
          <w:szCs w:val="20"/>
          <w:vertAlign w:val="baseline"/>
        </w:rPr>
      </w:pPr>
      <w:r w:rsidDel="00000000" w:rsidR="00000000" w:rsidRPr="00000000">
        <w:rPr>
          <w:sz w:val="20"/>
          <w:szCs w:val="20"/>
          <w:vertAlign w:val="baseline"/>
          <w:rtl w:val="0"/>
        </w:rPr>
        <w:t xml:space="preserve">Whichever type of promotion given it has in-built motivational value as it elevates the authority, power and status of an employee within an organisation. It is considered good personnel policy to fill vacancies in higher positions through promotions from within because such promotions provide an inducement and motivation in employees and also remove feelings of stagnation and frustration.</w:t>
      </w:r>
    </w:p>
    <w:p w:rsidR="00000000" w:rsidDel="00000000" w:rsidP="00000000" w:rsidRDefault="00000000" w:rsidRPr="00000000" w14:paraId="00000026">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27">
      <w:pPr>
        <w:pageBreakBefore w:val="0"/>
        <w:jc w:val="both"/>
        <w:rPr>
          <w:b w:val="0"/>
          <w:sz w:val="20"/>
          <w:szCs w:val="20"/>
          <w:vertAlign w:val="baseline"/>
        </w:rPr>
      </w:pPr>
      <w:r w:rsidDel="00000000" w:rsidR="00000000" w:rsidRPr="00000000">
        <w:rPr>
          <w:b w:val="1"/>
          <w:sz w:val="20"/>
          <w:szCs w:val="20"/>
          <w:vertAlign w:val="baseline"/>
          <w:rtl w:val="0"/>
        </w:rPr>
        <w:t xml:space="preserve">Purposes</w:t>
      </w:r>
      <w:r w:rsidDel="00000000" w:rsidR="00000000" w:rsidRPr="00000000">
        <w:rPr>
          <w:rtl w:val="0"/>
        </w:rPr>
      </w:r>
    </w:p>
    <w:p w:rsidR="00000000" w:rsidDel="00000000" w:rsidP="00000000" w:rsidRDefault="00000000" w:rsidRPr="00000000" w14:paraId="00000028">
      <w:pPr>
        <w:pageBreakBefore w:val="0"/>
        <w:jc w:val="both"/>
        <w:rPr>
          <w:sz w:val="20"/>
          <w:szCs w:val="20"/>
          <w:vertAlign w:val="baseline"/>
        </w:rPr>
      </w:pPr>
      <w:r w:rsidDel="00000000" w:rsidR="00000000" w:rsidRPr="00000000">
        <w:rPr>
          <w:sz w:val="20"/>
          <w:szCs w:val="20"/>
          <w:vertAlign w:val="baseline"/>
          <w:rtl w:val="0"/>
        </w:rPr>
        <w:t xml:space="preserve">The following are the purposes or objectives of promotion:</w:t>
      </w:r>
    </w:p>
    <w:p w:rsidR="00000000" w:rsidDel="00000000" w:rsidP="00000000" w:rsidRDefault="00000000" w:rsidRPr="00000000" w14:paraId="00000029">
      <w:pPr>
        <w:pageBreakBefore w:val="0"/>
        <w:numPr>
          <w:ilvl w:val="0"/>
          <w:numId w:val="6"/>
        </w:numPr>
        <w:spacing w:before="120" w:lineRule="auto"/>
        <w:ind w:left="720" w:hanging="360"/>
        <w:jc w:val="both"/>
        <w:rPr>
          <w:sz w:val="20"/>
          <w:szCs w:val="20"/>
          <w:vertAlign w:val="baseline"/>
        </w:rPr>
      </w:pPr>
      <w:r w:rsidDel="00000000" w:rsidR="00000000" w:rsidRPr="00000000">
        <w:rPr>
          <w:sz w:val="20"/>
          <w:szCs w:val="20"/>
          <w:vertAlign w:val="baseline"/>
          <w:rtl w:val="0"/>
        </w:rPr>
        <w:t xml:space="preserve">To recognize an employee’s skill and knowledge and utilize it to improve the organisational effectiveness.</w:t>
      </w:r>
    </w:p>
    <w:p w:rsidR="00000000" w:rsidDel="00000000" w:rsidP="00000000" w:rsidRDefault="00000000" w:rsidRPr="00000000" w14:paraId="0000002A">
      <w:pPr>
        <w:pageBreakBefore w:val="0"/>
        <w:numPr>
          <w:ilvl w:val="0"/>
          <w:numId w:val="6"/>
        </w:numPr>
        <w:ind w:left="720" w:hanging="360"/>
        <w:jc w:val="both"/>
        <w:rPr>
          <w:sz w:val="20"/>
          <w:szCs w:val="20"/>
          <w:vertAlign w:val="baseline"/>
        </w:rPr>
      </w:pPr>
      <w:r w:rsidDel="00000000" w:rsidR="00000000" w:rsidRPr="00000000">
        <w:rPr>
          <w:sz w:val="20"/>
          <w:szCs w:val="20"/>
          <w:vertAlign w:val="baseline"/>
          <w:rtl w:val="0"/>
        </w:rPr>
        <w:t xml:space="preserve">To reward and motivate employees to higher productivity.</w:t>
      </w:r>
    </w:p>
    <w:p w:rsidR="00000000" w:rsidDel="00000000" w:rsidP="00000000" w:rsidRDefault="00000000" w:rsidRPr="00000000" w14:paraId="0000002B">
      <w:pPr>
        <w:pageBreakBefore w:val="0"/>
        <w:numPr>
          <w:ilvl w:val="0"/>
          <w:numId w:val="6"/>
        </w:numPr>
        <w:ind w:left="720" w:hanging="360"/>
        <w:jc w:val="both"/>
        <w:rPr>
          <w:sz w:val="20"/>
          <w:szCs w:val="20"/>
          <w:vertAlign w:val="baseline"/>
        </w:rPr>
      </w:pPr>
      <w:r w:rsidDel="00000000" w:rsidR="00000000" w:rsidRPr="00000000">
        <w:rPr>
          <w:sz w:val="20"/>
          <w:szCs w:val="20"/>
          <w:vertAlign w:val="baseline"/>
          <w:rtl w:val="0"/>
        </w:rPr>
        <w:t xml:space="preserve">To develop competitive spirit and inculcate the zeal in the employees to acquire skills, knowledge etc.</w:t>
      </w:r>
    </w:p>
    <w:p w:rsidR="00000000" w:rsidDel="00000000" w:rsidP="00000000" w:rsidRDefault="00000000" w:rsidRPr="00000000" w14:paraId="0000002C">
      <w:pPr>
        <w:pageBreakBefore w:val="0"/>
        <w:numPr>
          <w:ilvl w:val="0"/>
          <w:numId w:val="6"/>
        </w:numPr>
        <w:ind w:left="720" w:hanging="360"/>
        <w:jc w:val="both"/>
        <w:rPr>
          <w:sz w:val="20"/>
          <w:szCs w:val="20"/>
          <w:vertAlign w:val="baseline"/>
        </w:rPr>
      </w:pPr>
      <w:r w:rsidDel="00000000" w:rsidR="00000000" w:rsidRPr="00000000">
        <w:rPr>
          <w:sz w:val="20"/>
          <w:szCs w:val="20"/>
          <w:vertAlign w:val="baseline"/>
          <w:rtl w:val="0"/>
        </w:rPr>
        <w:t xml:space="preserve">To promote employees satisfaction and boost their morale. </w:t>
      </w:r>
    </w:p>
    <w:p w:rsidR="00000000" w:rsidDel="00000000" w:rsidP="00000000" w:rsidRDefault="00000000" w:rsidRPr="00000000" w14:paraId="0000002D">
      <w:pPr>
        <w:pageBreakBefore w:val="0"/>
        <w:numPr>
          <w:ilvl w:val="0"/>
          <w:numId w:val="6"/>
        </w:numPr>
        <w:ind w:left="720" w:hanging="360"/>
        <w:jc w:val="both"/>
        <w:rPr>
          <w:sz w:val="20"/>
          <w:szCs w:val="20"/>
          <w:vertAlign w:val="baseline"/>
        </w:rPr>
      </w:pPr>
      <w:r w:rsidDel="00000000" w:rsidR="00000000" w:rsidRPr="00000000">
        <w:rPr>
          <w:sz w:val="20"/>
          <w:szCs w:val="20"/>
          <w:vertAlign w:val="baseline"/>
          <w:rtl w:val="0"/>
        </w:rPr>
        <w:t xml:space="preserve">To build loyalty among the employees toward organisation. </w:t>
      </w:r>
    </w:p>
    <w:p w:rsidR="00000000" w:rsidDel="00000000" w:rsidP="00000000" w:rsidRDefault="00000000" w:rsidRPr="00000000" w14:paraId="0000002E">
      <w:pPr>
        <w:pageBreakBefore w:val="0"/>
        <w:numPr>
          <w:ilvl w:val="0"/>
          <w:numId w:val="6"/>
        </w:numPr>
        <w:ind w:left="720" w:hanging="360"/>
        <w:jc w:val="both"/>
        <w:rPr>
          <w:sz w:val="20"/>
          <w:szCs w:val="20"/>
          <w:vertAlign w:val="baseline"/>
        </w:rPr>
      </w:pPr>
      <w:r w:rsidDel="00000000" w:rsidR="00000000" w:rsidRPr="00000000">
        <w:rPr>
          <w:sz w:val="20"/>
          <w:szCs w:val="20"/>
          <w:vertAlign w:val="baseline"/>
          <w:rtl w:val="0"/>
        </w:rPr>
        <w:t xml:space="preserve">To promote good human relations.</w:t>
      </w:r>
    </w:p>
    <w:p w:rsidR="00000000" w:rsidDel="00000000" w:rsidP="00000000" w:rsidRDefault="00000000" w:rsidRPr="00000000" w14:paraId="0000002F">
      <w:pPr>
        <w:pageBreakBefore w:val="0"/>
        <w:numPr>
          <w:ilvl w:val="0"/>
          <w:numId w:val="6"/>
        </w:numPr>
        <w:ind w:left="720" w:hanging="360"/>
        <w:jc w:val="both"/>
        <w:rPr>
          <w:sz w:val="20"/>
          <w:szCs w:val="20"/>
          <w:vertAlign w:val="baseline"/>
        </w:rPr>
      </w:pPr>
      <w:r w:rsidDel="00000000" w:rsidR="00000000" w:rsidRPr="00000000">
        <w:rPr>
          <w:sz w:val="20"/>
          <w:szCs w:val="20"/>
          <w:vertAlign w:val="baseline"/>
          <w:rtl w:val="0"/>
        </w:rPr>
        <w:t xml:space="preserve">To increase sense of belongingness. </w:t>
      </w:r>
    </w:p>
    <w:p w:rsidR="00000000" w:rsidDel="00000000" w:rsidP="00000000" w:rsidRDefault="00000000" w:rsidRPr="00000000" w14:paraId="00000030">
      <w:pPr>
        <w:pageBreakBefore w:val="0"/>
        <w:numPr>
          <w:ilvl w:val="0"/>
          <w:numId w:val="6"/>
        </w:numPr>
        <w:ind w:left="720" w:hanging="360"/>
        <w:jc w:val="both"/>
        <w:rPr>
          <w:sz w:val="20"/>
          <w:szCs w:val="20"/>
          <w:vertAlign w:val="baseline"/>
        </w:rPr>
      </w:pPr>
      <w:r w:rsidDel="00000000" w:rsidR="00000000" w:rsidRPr="00000000">
        <w:rPr>
          <w:sz w:val="20"/>
          <w:szCs w:val="20"/>
          <w:vertAlign w:val="baseline"/>
          <w:rtl w:val="0"/>
        </w:rPr>
        <w:t xml:space="preserve">To retain skilled and talented people.</w:t>
      </w:r>
    </w:p>
    <w:p w:rsidR="00000000" w:rsidDel="00000000" w:rsidP="00000000" w:rsidRDefault="00000000" w:rsidRPr="00000000" w14:paraId="00000031">
      <w:pPr>
        <w:pageBreakBefore w:val="0"/>
        <w:numPr>
          <w:ilvl w:val="0"/>
          <w:numId w:val="6"/>
        </w:numPr>
        <w:ind w:left="720" w:hanging="360"/>
        <w:jc w:val="both"/>
        <w:rPr>
          <w:sz w:val="20"/>
          <w:szCs w:val="20"/>
          <w:vertAlign w:val="baseline"/>
        </w:rPr>
      </w:pPr>
      <w:r w:rsidDel="00000000" w:rsidR="00000000" w:rsidRPr="00000000">
        <w:rPr>
          <w:sz w:val="20"/>
          <w:szCs w:val="20"/>
          <w:vertAlign w:val="baseline"/>
          <w:rtl w:val="0"/>
        </w:rPr>
        <w:t xml:space="preserve">To attract trained, competent and hard working people.</w:t>
      </w:r>
    </w:p>
    <w:p w:rsidR="00000000" w:rsidDel="00000000" w:rsidP="00000000" w:rsidRDefault="00000000" w:rsidRPr="00000000" w14:paraId="00000032">
      <w:pPr>
        <w:pageBreakBefore w:val="0"/>
        <w:numPr>
          <w:ilvl w:val="0"/>
          <w:numId w:val="6"/>
        </w:numPr>
        <w:ind w:left="720" w:hanging="360"/>
        <w:jc w:val="both"/>
        <w:rPr>
          <w:sz w:val="20"/>
          <w:szCs w:val="20"/>
          <w:vertAlign w:val="baseline"/>
        </w:rPr>
      </w:pPr>
      <w:r w:rsidDel="00000000" w:rsidR="00000000" w:rsidRPr="00000000">
        <w:rPr>
          <w:sz w:val="20"/>
          <w:szCs w:val="20"/>
          <w:vertAlign w:val="baseline"/>
          <w:rtl w:val="0"/>
        </w:rPr>
        <w:t xml:space="preserve">To impress the other employees that opportunities are available to them too if they perform well.</w:t>
      </w:r>
    </w:p>
    <w:p w:rsidR="00000000" w:rsidDel="00000000" w:rsidP="00000000" w:rsidRDefault="00000000" w:rsidRPr="00000000" w14:paraId="00000033">
      <w:pPr>
        <w:pageBreakBefore w:val="0"/>
        <w:ind w:left="360" w:firstLine="0"/>
        <w:jc w:val="both"/>
        <w:rPr>
          <w:sz w:val="20"/>
          <w:szCs w:val="20"/>
          <w:vertAlign w:val="baseline"/>
        </w:rPr>
      </w:pPr>
      <w:r w:rsidDel="00000000" w:rsidR="00000000" w:rsidRPr="00000000">
        <w:rPr>
          <w:rtl w:val="0"/>
        </w:rPr>
      </w:r>
    </w:p>
    <w:p w:rsidR="00000000" w:rsidDel="00000000" w:rsidP="00000000" w:rsidRDefault="00000000" w:rsidRPr="00000000" w14:paraId="00000034">
      <w:pPr>
        <w:pageBreakBefore w:val="0"/>
        <w:jc w:val="both"/>
        <w:rPr>
          <w:sz w:val="20"/>
          <w:szCs w:val="20"/>
          <w:vertAlign w:val="baseline"/>
        </w:rPr>
      </w:pPr>
      <w:r w:rsidDel="00000000" w:rsidR="00000000" w:rsidRPr="00000000">
        <w:rPr>
          <w:sz w:val="20"/>
          <w:szCs w:val="20"/>
          <w:vertAlign w:val="baseline"/>
          <w:rtl w:val="0"/>
        </w:rPr>
        <w:t xml:space="preserve">Promotion benefits both employees and the employer. However, it needs to be made with a great caution because wrong promotion may invite implications of one type or other for the organisation hence promotion is like a double-edged weapon. </w:t>
      </w:r>
    </w:p>
    <w:p w:rsidR="00000000" w:rsidDel="00000000" w:rsidP="00000000" w:rsidRDefault="00000000" w:rsidRPr="00000000" w14:paraId="00000035">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36">
      <w:pPr>
        <w:pageBreakBefore w:val="0"/>
        <w:jc w:val="both"/>
        <w:rPr>
          <w:sz w:val="20"/>
          <w:szCs w:val="20"/>
          <w:vertAlign w:val="baseline"/>
        </w:rPr>
      </w:pPr>
      <w:r w:rsidDel="00000000" w:rsidR="00000000" w:rsidRPr="00000000">
        <w:rPr>
          <w:sz w:val="20"/>
          <w:szCs w:val="20"/>
          <w:vertAlign w:val="baseline"/>
          <w:rtl w:val="0"/>
        </w:rPr>
        <w:t xml:space="preserve">Every organisation needs to evolve and implement a suitable promotion policy for its employees. </w:t>
      </w:r>
    </w:p>
    <w:p w:rsidR="00000000" w:rsidDel="00000000" w:rsidP="00000000" w:rsidRDefault="00000000" w:rsidRPr="00000000" w14:paraId="00000037">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38">
      <w:pPr>
        <w:pageBreakBefore w:val="0"/>
        <w:jc w:val="both"/>
        <w:rPr>
          <w:b w:val="0"/>
          <w:sz w:val="20"/>
          <w:szCs w:val="20"/>
          <w:vertAlign w:val="baseline"/>
        </w:rPr>
      </w:pPr>
      <w:r w:rsidDel="00000000" w:rsidR="00000000" w:rsidRPr="00000000">
        <w:rPr>
          <w:b w:val="1"/>
          <w:sz w:val="20"/>
          <w:szCs w:val="20"/>
          <w:vertAlign w:val="baseline"/>
          <w:rtl w:val="0"/>
        </w:rPr>
        <w:t xml:space="preserve">Policy</w:t>
      </w:r>
      <w:r w:rsidDel="00000000" w:rsidR="00000000" w:rsidRPr="00000000">
        <w:rPr>
          <w:rtl w:val="0"/>
        </w:rPr>
      </w:r>
    </w:p>
    <w:p w:rsidR="00000000" w:rsidDel="00000000" w:rsidP="00000000" w:rsidRDefault="00000000" w:rsidRPr="00000000" w14:paraId="00000039">
      <w:pPr>
        <w:pageBreakBefore w:val="0"/>
        <w:jc w:val="both"/>
        <w:rPr>
          <w:sz w:val="20"/>
          <w:szCs w:val="20"/>
          <w:vertAlign w:val="baseline"/>
        </w:rPr>
      </w:pPr>
      <w:r w:rsidDel="00000000" w:rsidR="00000000" w:rsidRPr="00000000">
        <w:rPr>
          <w:sz w:val="20"/>
          <w:szCs w:val="20"/>
          <w:vertAlign w:val="baseline"/>
          <w:rtl w:val="0"/>
        </w:rPr>
        <w:t xml:space="preserve">The following characteristics make a promotion policy sound and good:</w:t>
      </w:r>
    </w:p>
    <w:p w:rsidR="00000000" w:rsidDel="00000000" w:rsidP="00000000" w:rsidRDefault="00000000" w:rsidRPr="00000000" w14:paraId="0000003A">
      <w:pPr>
        <w:pageBreakBefore w:val="0"/>
        <w:numPr>
          <w:ilvl w:val="0"/>
          <w:numId w:val="4"/>
        </w:numPr>
        <w:spacing w:before="120" w:lineRule="auto"/>
        <w:ind w:left="720" w:hanging="360"/>
        <w:jc w:val="both"/>
        <w:rPr>
          <w:sz w:val="20"/>
          <w:szCs w:val="20"/>
          <w:vertAlign w:val="baseline"/>
        </w:rPr>
      </w:pPr>
      <w:r w:rsidDel="00000000" w:rsidR="00000000" w:rsidRPr="00000000">
        <w:rPr>
          <w:sz w:val="20"/>
          <w:szCs w:val="20"/>
          <w:vertAlign w:val="baseline"/>
          <w:rtl w:val="0"/>
        </w:rPr>
        <w:t xml:space="preserve">It must provide equal opportunities for promotion across the jobs, departments, and regions.</w:t>
      </w:r>
    </w:p>
    <w:p w:rsidR="00000000" w:rsidDel="00000000" w:rsidP="00000000" w:rsidRDefault="00000000" w:rsidRPr="00000000" w14:paraId="0000003B">
      <w:pPr>
        <w:pageBreakBefore w:val="0"/>
        <w:numPr>
          <w:ilvl w:val="0"/>
          <w:numId w:val="4"/>
        </w:numPr>
        <w:ind w:left="720" w:hanging="360"/>
        <w:jc w:val="both"/>
        <w:rPr>
          <w:sz w:val="20"/>
          <w:szCs w:val="20"/>
          <w:vertAlign w:val="baseline"/>
        </w:rPr>
      </w:pPr>
      <w:r w:rsidDel="00000000" w:rsidR="00000000" w:rsidRPr="00000000">
        <w:rPr>
          <w:sz w:val="20"/>
          <w:szCs w:val="20"/>
          <w:vertAlign w:val="baseline"/>
          <w:rtl w:val="0"/>
        </w:rPr>
        <w:t xml:space="preserve">It must be applied uniformly to all employees irrespective of their background.</w:t>
      </w:r>
    </w:p>
    <w:p w:rsidR="00000000" w:rsidDel="00000000" w:rsidP="00000000" w:rsidRDefault="00000000" w:rsidRPr="00000000" w14:paraId="0000003C">
      <w:pPr>
        <w:pageBreakBefore w:val="0"/>
        <w:numPr>
          <w:ilvl w:val="0"/>
          <w:numId w:val="4"/>
        </w:numPr>
        <w:ind w:left="720" w:hanging="360"/>
        <w:jc w:val="both"/>
        <w:rPr>
          <w:sz w:val="20"/>
          <w:szCs w:val="20"/>
          <w:vertAlign w:val="baseline"/>
        </w:rPr>
      </w:pPr>
      <w:r w:rsidDel="00000000" w:rsidR="00000000" w:rsidRPr="00000000">
        <w:rPr>
          <w:sz w:val="20"/>
          <w:szCs w:val="20"/>
          <w:vertAlign w:val="baseline"/>
          <w:rtl w:val="0"/>
        </w:rPr>
        <w:t xml:space="preserve">It must be fair and impartial.</w:t>
      </w:r>
    </w:p>
    <w:p w:rsidR="00000000" w:rsidDel="00000000" w:rsidP="00000000" w:rsidRDefault="00000000" w:rsidRPr="00000000" w14:paraId="0000003D">
      <w:pPr>
        <w:pageBreakBefore w:val="0"/>
        <w:numPr>
          <w:ilvl w:val="0"/>
          <w:numId w:val="4"/>
        </w:numPr>
        <w:ind w:left="720" w:hanging="360"/>
        <w:jc w:val="both"/>
        <w:rPr>
          <w:sz w:val="20"/>
          <w:szCs w:val="20"/>
          <w:vertAlign w:val="baseline"/>
        </w:rPr>
      </w:pPr>
      <w:r w:rsidDel="00000000" w:rsidR="00000000" w:rsidRPr="00000000">
        <w:rPr>
          <w:sz w:val="20"/>
          <w:szCs w:val="20"/>
          <w:vertAlign w:val="baseline"/>
          <w:rtl w:val="0"/>
        </w:rPr>
        <w:t xml:space="preserve">The basis of promotion must be clearly specified and made known to the employees.</w:t>
      </w:r>
    </w:p>
    <w:p w:rsidR="00000000" w:rsidDel="00000000" w:rsidP="00000000" w:rsidRDefault="00000000" w:rsidRPr="00000000" w14:paraId="0000003E">
      <w:pPr>
        <w:pageBreakBefore w:val="0"/>
        <w:numPr>
          <w:ilvl w:val="0"/>
          <w:numId w:val="4"/>
        </w:numPr>
        <w:ind w:left="720" w:hanging="360"/>
        <w:jc w:val="both"/>
        <w:rPr>
          <w:sz w:val="20"/>
          <w:szCs w:val="20"/>
          <w:vertAlign w:val="baseline"/>
        </w:rPr>
      </w:pPr>
      <w:r w:rsidDel="00000000" w:rsidR="00000000" w:rsidRPr="00000000">
        <w:rPr>
          <w:sz w:val="20"/>
          <w:szCs w:val="20"/>
          <w:vertAlign w:val="baseline"/>
          <w:rtl w:val="0"/>
        </w:rPr>
        <w:t xml:space="preserve">It must be correlated with career planning. Both quick (bunching) and delayed promotion must be avoided as these ultimately adversely affect the organisational effectiveness. Bunching may lead to lead to “Peters Principle” attributed to Laurence J. Peter (1919 - 1990) who averred “In a hierarchy every employee tends to rise to his level of incompetence.”</w:t>
      </w:r>
    </w:p>
    <w:p w:rsidR="00000000" w:rsidDel="00000000" w:rsidP="00000000" w:rsidRDefault="00000000" w:rsidRPr="00000000" w14:paraId="0000003F">
      <w:pPr>
        <w:pageBreakBefore w:val="0"/>
        <w:numPr>
          <w:ilvl w:val="0"/>
          <w:numId w:val="4"/>
        </w:numPr>
        <w:ind w:left="720" w:hanging="360"/>
        <w:jc w:val="both"/>
        <w:rPr>
          <w:sz w:val="20"/>
          <w:szCs w:val="20"/>
          <w:vertAlign w:val="baseline"/>
        </w:rPr>
      </w:pPr>
      <w:r w:rsidDel="00000000" w:rsidR="00000000" w:rsidRPr="00000000">
        <w:rPr>
          <w:sz w:val="20"/>
          <w:szCs w:val="20"/>
          <w:vertAlign w:val="baseline"/>
          <w:rtl w:val="0"/>
        </w:rPr>
        <w:t xml:space="preserve">Appropriate authority must be entrusted with the task of making final decision. </w:t>
      </w:r>
    </w:p>
    <w:p w:rsidR="00000000" w:rsidDel="00000000" w:rsidP="00000000" w:rsidRDefault="00000000" w:rsidRPr="00000000" w14:paraId="00000040">
      <w:pPr>
        <w:pageBreakBefore w:val="0"/>
        <w:numPr>
          <w:ilvl w:val="0"/>
          <w:numId w:val="4"/>
        </w:numPr>
        <w:ind w:left="720" w:hanging="360"/>
        <w:jc w:val="both"/>
        <w:rPr>
          <w:sz w:val="20"/>
          <w:szCs w:val="20"/>
          <w:vertAlign w:val="baseline"/>
        </w:rPr>
      </w:pPr>
      <w:r w:rsidDel="00000000" w:rsidR="00000000" w:rsidRPr="00000000">
        <w:rPr>
          <w:sz w:val="20"/>
          <w:szCs w:val="20"/>
          <w:vertAlign w:val="baseline"/>
          <w:rtl w:val="0"/>
        </w:rPr>
        <w:t xml:space="preserve">Promotion must be made on trial basis. The progress of the employee must be monitored. In case, the promoted employee does not make the required progress, provision must be made in the promotion policy to revert him/her to the former post.</w:t>
      </w:r>
    </w:p>
    <w:p w:rsidR="00000000" w:rsidDel="00000000" w:rsidP="00000000" w:rsidRDefault="00000000" w:rsidRPr="00000000" w14:paraId="00000041">
      <w:pPr>
        <w:pageBreakBefore w:val="0"/>
        <w:numPr>
          <w:ilvl w:val="0"/>
          <w:numId w:val="4"/>
        </w:numPr>
        <w:ind w:left="720" w:hanging="360"/>
        <w:jc w:val="both"/>
        <w:rPr>
          <w:sz w:val="20"/>
          <w:szCs w:val="20"/>
          <w:vertAlign w:val="baseline"/>
        </w:rPr>
      </w:pPr>
      <w:r w:rsidDel="00000000" w:rsidR="00000000" w:rsidRPr="00000000">
        <w:rPr>
          <w:sz w:val="20"/>
          <w:szCs w:val="20"/>
          <w:vertAlign w:val="baseline"/>
          <w:rtl w:val="0"/>
        </w:rPr>
        <w:t xml:space="preserve">The policy must be good blending of promotions made from inside the organisation and recruitments from outside.</w:t>
      </w:r>
    </w:p>
    <w:p w:rsidR="00000000" w:rsidDel="00000000" w:rsidP="00000000" w:rsidRDefault="00000000" w:rsidRPr="00000000" w14:paraId="00000042">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43">
      <w:pPr>
        <w:pageBreakBefore w:val="0"/>
        <w:jc w:val="both"/>
        <w:rPr>
          <w:sz w:val="20"/>
          <w:szCs w:val="20"/>
          <w:vertAlign w:val="baseline"/>
        </w:rPr>
      </w:pPr>
      <w:r w:rsidDel="00000000" w:rsidR="00000000" w:rsidRPr="00000000">
        <w:rPr>
          <w:sz w:val="20"/>
          <w:szCs w:val="20"/>
          <w:vertAlign w:val="baseline"/>
          <w:rtl w:val="0"/>
        </w:rPr>
        <w:t xml:space="preserve">Basis of promotion </w:t>
      </w:r>
    </w:p>
    <w:p w:rsidR="00000000" w:rsidDel="00000000" w:rsidP="00000000" w:rsidRDefault="00000000" w:rsidRPr="00000000" w14:paraId="00000044">
      <w:pPr>
        <w:pageBreakBefore w:val="0"/>
        <w:numPr>
          <w:ilvl w:val="0"/>
          <w:numId w:val="7"/>
        </w:numPr>
        <w:spacing w:before="120" w:lineRule="auto"/>
        <w:ind w:left="720" w:hanging="360"/>
        <w:jc w:val="both"/>
        <w:rPr>
          <w:sz w:val="20"/>
          <w:szCs w:val="20"/>
          <w:vertAlign w:val="baseline"/>
        </w:rPr>
      </w:pPr>
      <w:r w:rsidDel="00000000" w:rsidR="00000000" w:rsidRPr="00000000">
        <w:rPr>
          <w:sz w:val="20"/>
          <w:szCs w:val="20"/>
          <w:vertAlign w:val="baseline"/>
          <w:rtl w:val="0"/>
        </w:rPr>
        <w:t xml:space="preserve">Seniority i.e. length of service;</w:t>
      </w:r>
    </w:p>
    <w:p w:rsidR="00000000" w:rsidDel="00000000" w:rsidP="00000000" w:rsidRDefault="00000000" w:rsidRPr="00000000" w14:paraId="00000045">
      <w:pPr>
        <w:pageBreakBefore w:val="0"/>
        <w:numPr>
          <w:ilvl w:val="0"/>
          <w:numId w:val="7"/>
        </w:numPr>
        <w:ind w:left="720" w:hanging="360"/>
        <w:jc w:val="both"/>
        <w:rPr>
          <w:sz w:val="20"/>
          <w:szCs w:val="20"/>
          <w:vertAlign w:val="baseline"/>
        </w:rPr>
      </w:pPr>
      <w:r w:rsidDel="00000000" w:rsidR="00000000" w:rsidRPr="00000000">
        <w:rPr>
          <w:sz w:val="20"/>
          <w:szCs w:val="20"/>
          <w:vertAlign w:val="baseline"/>
          <w:rtl w:val="0"/>
        </w:rPr>
        <w:t xml:space="preserve">Merit, i.e. performance;</w:t>
      </w:r>
    </w:p>
    <w:p w:rsidR="00000000" w:rsidDel="00000000" w:rsidP="00000000" w:rsidRDefault="00000000" w:rsidRPr="00000000" w14:paraId="00000046">
      <w:pPr>
        <w:pageBreakBefore w:val="0"/>
        <w:numPr>
          <w:ilvl w:val="0"/>
          <w:numId w:val="7"/>
        </w:numPr>
        <w:ind w:left="720" w:hanging="360"/>
        <w:jc w:val="both"/>
        <w:rPr>
          <w:sz w:val="20"/>
          <w:szCs w:val="20"/>
          <w:vertAlign w:val="baseline"/>
        </w:rPr>
      </w:pPr>
      <w:r w:rsidDel="00000000" w:rsidR="00000000" w:rsidRPr="00000000">
        <w:rPr>
          <w:sz w:val="20"/>
          <w:szCs w:val="20"/>
          <w:vertAlign w:val="baseline"/>
          <w:rtl w:val="0"/>
        </w:rPr>
        <w:t xml:space="preserve">Educational and technical qualification;</w:t>
      </w:r>
    </w:p>
    <w:p w:rsidR="00000000" w:rsidDel="00000000" w:rsidP="00000000" w:rsidRDefault="00000000" w:rsidRPr="00000000" w14:paraId="00000047">
      <w:pPr>
        <w:pageBreakBefore w:val="0"/>
        <w:numPr>
          <w:ilvl w:val="0"/>
          <w:numId w:val="7"/>
        </w:numPr>
        <w:ind w:left="720" w:hanging="360"/>
        <w:jc w:val="both"/>
        <w:rPr>
          <w:sz w:val="20"/>
          <w:szCs w:val="20"/>
          <w:vertAlign w:val="baseline"/>
        </w:rPr>
      </w:pPr>
      <w:r w:rsidDel="00000000" w:rsidR="00000000" w:rsidRPr="00000000">
        <w:rPr>
          <w:sz w:val="20"/>
          <w:szCs w:val="20"/>
          <w:vertAlign w:val="baseline"/>
          <w:rtl w:val="0"/>
        </w:rPr>
        <w:t xml:space="preserve">Potential for better performance;</w:t>
      </w:r>
    </w:p>
    <w:p w:rsidR="00000000" w:rsidDel="00000000" w:rsidP="00000000" w:rsidRDefault="00000000" w:rsidRPr="00000000" w14:paraId="00000048">
      <w:pPr>
        <w:pageBreakBefore w:val="0"/>
        <w:numPr>
          <w:ilvl w:val="0"/>
          <w:numId w:val="7"/>
        </w:numPr>
        <w:ind w:left="720" w:hanging="360"/>
        <w:jc w:val="both"/>
        <w:rPr>
          <w:sz w:val="20"/>
          <w:szCs w:val="20"/>
          <w:vertAlign w:val="baseline"/>
        </w:rPr>
      </w:pPr>
      <w:r w:rsidDel="00000000" w:rsidR="00000000" w:rsidRPr="00000000">
        <w:rPr>
          <w:sz w:val="20"/>
          <w:szCs w:val="20"/>
          <w:vertAlign w:val="baseline"/>
          <w:rtl w:val="0"/>
        </w:rPr>
        <w:t xml:space="preserve">Career and succession plan;</w:t>
      </w:r>
    </w:p>
    <w:p w:rsidR="00000000" w:rsidDel="00000000" w:rsidP="00000000" w:rsidRDefault="00000000" w:rsidRPr="00000000" w14:paraId="00000049">
      <w:pPr>
        <w:pageBreakBefore w:val="0"/>
        <w:numPr>
          <w:ilvl w:val="0"/>
          <w:numId w:val="7"/>
        </w:numPr>
        <w:ind w:left="720" w:hanging="360"/>
        <w:jc w:val="both"/>
        <w:rPr>
          <w:sz w:val="20"/>
          <w:szCs w:val="20"/>
          <w:vertAlign w:val="baseline"/>
        </w:rPr>
      </w:pPr>
      <w:r w:rsidDel="00000000" w:rsidR="00000000" w:rsidRPr="00000000">
        <w:rPr>
          <w:sz w:val="20"/>
          <w:szCs w:val="20"/>
          <w:vertAlign w:val="baseline"/>
          <w:rtl w:val="0"/>
        </w:rPr>
        <w:t xml:space="preserve">Vacancies based on organisational chart;</w:t>
      </w:r>
    </w:p>
    <w:p w:rsidR="00000000" w:rsidDel="00000000" w:rsidP="00000000" w:rsidRDefault="00000000" w:rsidRPr="00000000" w14:paraId="0000004A">
      <w:pPr>
        <w:pageBreakBefore w:val="0"/>
        <w:numPr>
          <w:ilvl w:val="0"/>
          <w:numId w:val="7"/>
        </w:numPr>
        <w:ind w:left="720" w:hanging="360"/>
        <w:jc w:val="both"/>
        <w:rPr>
          <w:sz w:val="20"/>
          <w:szCs w:val="20"/>
          <w:vertAlign w:val="baseline"/>
        </w:rPr>
      </w:pPr>
      <w:r w:rsidDel="00000000" w:rsidR="00000000" w:rsidRPr="00000000">
        <w:rPr>
          <w:sz w:val="20"/>
          <w:szCs w:val="20"/>
          <w:vertAlign w:val="baseline"/>
          <w:rtl w:val="0"/>
        </w:rPr>
        <w:t xml:space="preserve">Motivational strategies like job enlargement;</w:t>
      </w:r>
    </w:p>
    <w:p w:rsidR="00000000" w:rsidDel="00000000" w:rsidP="00000000" w:rsidRDefault="00000000" w:rsidRPr="00000000" w14:paraId="0000004B">
      <w:pPr>
        <w:pageBreakBefore w:val="0"/>
        <w:numPr>
          <w:ilvl w:val="0"/>
          <w:numId w:val="7"/>
        </w:numPr>
        <w:ind w:left="720" w:hanging="360"/>
        <w:jc w:val="both"/>
        <w:rPr>
          <w:sz w:val="20"/>
          <w:szCs w:val="20"/>
          <w:vertAlign w:val="baseline"/>
        </w:rPr>
      </w:pPr>
      <w:r w:rsidDel="00000000" w:rsidR="00000000" w:rsidRPr="00000000">
        <w:rPr>
          <w:sz w:val="20"/>
          <w:szCs w:val="20"/>
          <w:vertAlign w:val="baseline"/>
          <w:rtl w:val="0"/>
        </w:rPr>
        <w:t xml:space="preserve">Training</w:t>
      </w:r>
    </w:p>
    <w:p w:rsidR="00000000" w:rsidDel="00000000" w:rsidP="00000000" w:rsidRDefault="00000000" w:rsidRPr="00000000" w14:paraId="0000004C">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4D">
      <w:pPr>
        <w:pageBreakBefore w:val="0"/>
        <w:jc w:val="both"/>
        <w:rPr>
          <w:sz w:val="20"/>
          <w:szCs w:val="20"/>
          <w:vertAlign w:val="baseline"/>
        </w:rPr>
      </w:pPr>
      <w:r w:rsidDel="00000000" w:rsidR="00000000" w:rsidRPr="00000000">
        <w:rPr>
          <w:sz w:val="20"/>
          <w:szCs w:val="20"/>
          <w:vertAlign w:val="baseline"/>
          <w:rtl w:val="0"/>
        </w:rPr>
        <w:t xml:space="preserve">What is the most significant basis for promotion?</w:t>
      </w:r>
    </w:p>
    <w:p w:rsidR="00000000" w:rsidDel="00000000" w:rsidP="00000000" w:rsidRDefault="00000000" w:rsidRPr="00000000" w14:paraId="0000004E">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4F">
      <w:pPr>
        <w:pageBreakBefore w:val="0"/>
        <w:jc w:val="both"/>
        <w:rPr>
          <w:b w:val="0"/>
          <w:sz w:val="20"/>
          <w:szCs w:val="20"/>
          <w:vertAlign w:val="baseline"/>
        </w:rPr>
      </w:pPr>
      <w:r w:rsidDel="00000000" w:rsidR="00000000" w:rsidRPr="00000000">
        <w:rPr>
          <w:b w:val="1"/>
          <w:sz w:val="20"/>
          <w:szCs w:val="20"/>
          <w:vertAlign w:val="baseline"/>
          <w:rtl w:val="0"/>
        </w:rPr>
        <w:t xml:space="preserve">TRANSFER</w:t>
      </w:r>
      <w:r w:rsidDel="00000000" w:rsidR="00000000" w:rsidRPr="00000000">
        <w:rPr>
          <w:rtl w:val="0"/>
        </w:rPr>
      </w:r>
    </w:p>
    <w:p w:rsidR="00000000" w:rsidDel="00000000" w:rsidP="00000000" w:rsidRDefault="00000000" w:rsidRPr="00000000" w14:paraId="00000050">
      <w:pPr>
        <w:pageBreakBefore w:val="0"/>
        <w:jc w:val="both"/>
        <w:rPr>
          <w:sz w:val="20"/>
          <w:szCs w:val="20"/>
          <w:vertAlign w:val="baseline"/>
        </w:rPr>
      </w:pPr>
      <w:r w:rsidDel="00000000" w:rsidR="00000000" w:rsidRPr="00000000">
        <w:rPr>
          <w:sz w:val="20"/>
          <w:szCs w:val="20"/>
          <w:vertAlign w:val="baseline"/>
          <w:rtl w:val="0"/>
        </w:rPr>
        <w:t xml:space="preserve">A transfer refers to horizontal (lateral) movement of employees within the same grade, from one job to another. According to Flippo </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“a transfer is a change in the job (usually accompanied by a change in the place of the job) of an employee without a change in responsibilities or remuneration”. </w:t>
      </w:r>
    </w:p>
    <w:p w:rsidR="00000000" w:rsidDel="00000000" w:rsidP="00000000" w:rsidRDefault="00000000" w:rsidRPr="00000000" w14:paraId="00000051">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52">
      <w:pPr>
        <w:pageBreakBefore w:val="0"/>
        <w:jc w:val="both"/>
        <w:rPr>
          <w:sz w:val="20"/>
          <w:szCs w:val="20"/>
          <w:vertAlign w:val="baseline"/>
        </w:rPr>
      </w:pPr>
      <w:r w:rsidDel="00000000" w:rsidR="00000000" w:rsidRPr="00000000">
        <w:rPr>
          <w:sz w:val="20"/>
          <w:szCs w:val="20"/>
          <w:vertAlign w:val="baseline"/>
          <w:rtl w:val="0"/>
        </w:rPr>
        <w:t xml:space="preserve">Transfer differs from promotion in the sense that the latter involves a change of job involving increase in salary, authority, status and responsibility, while all these remain unchanged in the case of former. Also, transfers are frequent and regular whereas promotions are infrequent, if not irregular.</w:t>
      </w:r>
    </w:p>
    <w:p w:rsidR="00000000" w:rsidDel="00000000" w:rsidP="00000000" w:rsidRDefault="00000000" w:rsidRPr="00000000" w14:paraId="00000053">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54">
      <w:pPr>
        <w:pageBreakBefore w:val="0"/>
        <w:jc w:val="both"/>
        <w:rPr>
          <w:sz w:val="20"/>
          <w:szCs w:val="20"/>
          <w:vertAlign w:val="baseline"/>
        </w:rPr>
      </w:pPr>
      <w:r w:rsidDel="00000000" w:rsidR="00000000" w:rsidRPr="00000000">
        <w:rPr>
          <w:sz w:val="20"/>
          <w:szCs w:val="20"/>
          <w:vertAlign w:val="baseline"/>
          <w:rtl w:val="0"/>
        </w:rPr>
        <w:t xml:space="preserve">Transfer may be initiated either by the company or the employee. In practice, the company may transfer the employee to the place where he/she can prove more useful and effective. Similarly, employee may initiate transfer to a location where he/she is likely to enjoy greater satisfaction. Transfer could be permanent, temporary or ad hoc to meet emergencies. </w:t>
      </w:r>
    </w:p>
    <w:p w:rsidR="00000000" w:rsidDel="00000000" w:rsidP="00000000" w:rsidRDefault="00000000" w:rsidRPr="00000000" w14:paraId="00000055">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56">
      <w:pPr>
        <w:pageBreakBefore w:val="0"/>
        <w:jc w:val="both"/>
        <w:rPr>
          <w:sz w:val="20"/>
          <w:szCs w:val="20"/>
          <w:vertAlign w:val="baseline"/>
        </w:rPr>
      </w:pPr>
      <w:r w:rsidDel="00000000" w:rsidR="00000000" w:rsidRPr="00000000">
        <w:rPr>
          <w:sz w:val="20"/>
          <w:szCs w:val="20"/>
          <w:vertAlign w:val="baseline"/>
          <w:rtl w:val="0"/>
        </w:rPr>
        <w:t xml:space="preserve">Usually, permanent transfers are made due to changes in work load or death, retirement, resignation, etc. of some employee. As regards temporary transfer, it arises mainly due to ill health, absenteeism, etc. of some employee.</w:t>
      </w:r>
    </w:p>
    <w:p w:rsidR="00000000" w:rsidDel="00000000" w:rsidP="00000000" w:rsidRDefault="00000000" w:rsidRPr="00000000" w14:paraId="00000057">
      <w:pPr>
        <w:pageBreakBefore w:val="0"/>
        <w:jc w:val="both"/>
        <w:rPr>
          <w:sz w:val="20"/>
          <w:szCs w:val="20"/>
          <w:vertAlign w:val="baseline"/>
        </w:rPr>
      </w:pPr>
      <w:r w:rsidDel="00000000" w:rsidR="00000000" w:rsidRPr="00000000">
        <w:rPr>
          <w:sz w:val="20"/>
          <w:szCs w:val="20"/>
          <w:vertAlign w:val="baseline"/>
          <w:rtl w:val="0"/>
        </w:rPr>
        <w:t xml:space="preserve">Transfer decisions may be perceived as negative or positive depending upon an individual’s personal preferences, needs and aspirations. For example, an organisation may consider transfer from Garissa regional office to Nairobi head office as positive and reward because it will enable the employee to broaden his/her knowledge and work experience. It may also accord the employee opportunities to develop himself or herself. </w:t>
      </w:r>
    </w:p>
    <w:p w:rsidR="00000000" w:rsidDel="00000000" w:rsidP="00000000" w:rsidRDefault="00000000" w:rsidRPr="00000000" w14:paraId="00000058">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59">
      <w:pPr>
        <w:pageBreakBefore w:val="0"/>
        <w:jc w:val="both"/>
        <w:rPr>
          <w:sz w:val="20"/>
          <w:szCs w:val="20"/>
          <w:vertAlign w:val="baseline"/>
        </w:rPr>
      </w:pPr>
      <w:r w:rsidDel="00000000" w:rsidR="00000000" w:rsidRPr="00000000">
        <w:rPr>
          <w:sz w:val="20"/>
          <w:szCs w:val="20"/>
          <w:vertAlign w:val="baseline"/>
          <w:rtl w:val="0"/>
        </w:rPr>
        <w:t xml:space="preserve">On the contrary, the employee may look down upon it as it breaks ties with his people and community in Garissa.</w:t>
      </w:r>
    </w:p>
    <w:p w:rsidR="00000000" w:rsidDel="00000000" w:rsidP="00000000" w:rsidRDefault="00000000" w:rsidRPr="00000000" w14:paraId="0000005A">
      <w:pPr>
        <w:pageBreakBefore w:val="0"/>
        <w:jc w:val="both"/>
        <w:rPr>
          <w:sz w:val="20"/>
          <w:szCs w:val="20"/>
          <w:vertAlign w:val="baseline"/>
        </w:rPr>
      </w:pPr>
      <w:r w:rsidDel="00000000" w:rsidR="00000000" w:rsidRPr="00000000">
        <w:rPr>
          <w:sz w:val="20"/>
          <w:szCs w:val="20"/>
          <w:vertAlign w:val="baseline"/>
          <w:rtl w:val="0"/>
        </w:rPr>
        <w:t xml:space="preserve">Sometimes, transfers are used as an instrument for victimizing the employees by management. Realizing it, provisions are made by constituting labour courts to set aside transfer orders proved as management strategy to victimize employees. In order to make transfers useful for employee and the company, some organisations have clear agreements with trade unions for the transfer of unionized staff especially on promotions. </w:t>
      </w:r>
    </w:p>
    <w:p w:rsidR="00000000" w:rsidDel="00000000" w:rsidP="00000000" w:rsidRDefault="00000000" w:rsidRPr="00000000" w14:paraId="0000005B">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5C">
      <w:pPr>
        <w:pageBreakBefore w:val="0"/>
        <w:jc w:val="both"/>
        <w:rPr>
          <w:b w:val="0"/>
          <w:sz w:val="20"/>
          <w:szCs w:val="20"/>
          <w:vertAlign w:val="baseline"/>
        </w:rPr>
      </w:pPr>
      <w:r w:rsidDel="00000000" w:rsidR="00000000" w:rsidRPr="00000000">
        <w:rPr>
          <w:b w:val="1"/>
          <w:sz w:val="20"/>
          <w:szCs w:val="20"/>
          <w:vertAlign w:val="baseline"/>
          <w:rtl w:val="0"/>
        </w:rPr>
        <w:t xml:space="preserve">Need</w:t>
      </w:r>
      <w:r w:rsidDel="00000000" w:rsidR="00000000" w:rsidRPr="00000000">
        <w:rPr>
          <w:rtl w:val="0"/>
        </w:rPr>
      </w:r>
    </w:p>
    <w:p w:rsidR="00000000" w:rsidDel="00000000" w:rsidP="00000000" w:rsidRDefault="00000000" w:rsidRPr="00000000" w14:paraId="0000005D">
      <w:pPr>
        <w:pageBreakBefore w:val="0"/>
        <w:jc w:val="both"/>
        <w:rPr>
          <w:sz w:val="20"/>
          <w:szCs w:val="20"/>
          <w:vertAlign w:val="baseline"/>
        </w:rPr>
      </w:pPr>
      <w:r w:rsidDel="00000000" w:rsidR="00000000" w:rsidRPr="00000000">
        <w:rPr>
          <w:sz w:val="20"/>
          <w:szCs w:val="20"/>
          <w:vertAlign w:val="baseline"/>
          <w:rtl w:val="0"/>
        </w:rPr>
        <w:t xml:space="preserve">Some of the reasons for transfer are listed below:</w:t>
      </w:r>
    </w:p>
    <w:p w:rsidR="00000000" w:rsidDel="00000000" w:rsidP="00000000" w:rsidRDefault="00000000" w:rsidRPr="00000000" w14:paraId="0000005E">
      <w:pPr>
        <w:pageBreakBefore w:val="0"/>
        <w:numPr>
          <w:ilvl w:val="0"/>
          <w:numId w:val="9"/>
        </w:numPr>
        <w:spacing w:after="120" w:before="120" w:lineRule="auto"/>
        <w:ind w:left="1080" w:hanging="360"/>
        <w:jc w:val="both"/>
        <w:rPr>
          <w:sz w:val="20"/>
          <w:szCs w:val="20"/>
          <w:vertAlign w:val="baseline"/>
        </w:rPr>
      </w:pPr>
      <w:r w:rsidDel="00000000" w:rsidR="00000000" w:rsidRPr="00000000">
        <w:rPr>
          <w:i w:val="1"/>
          <w:sz w:val="20"/>
          <w:szCs w:val="20"/>
          <w:vertAlign w:val="baseline"/>
          <w:rtl w:val="0"/>
        </w:rPr>
        <w:t xml:space="preserve">To Meet Organisational Needs</w:t>
      </w:r>
      <w:r w:rsidDel="00000000" w:rsidR="00000000" w:rsidRPr="00000000">
        <w:rPr>
          <w:sz w:val="20"/>
          <w:szCs w:val="20"/>
          <w:vertAlign w:val="baseline"/>
          <w:rtl w:val="0"/>
        </w:rPr>
        <w:t xml:space="preserve">: Changes in technology, volume of production, production schedule, product line, quality of products, organisational structure, etc. necessitate an organisation to reassign jobs among employees so that right employees are placed on the right jobs.</w:t>
      </w:r>
    </w:p>
    <w:p w:rsidR="00000000" w:rsidDel="00000000" w:rsidP="00000000" w:rsidRDefault="00000000" w:rsidRPr="00000000" w14:paraId="0000005F">
      <w:pPr>
        <w:pageBreakBefore w:val="0"/>
        <w:numPr>
          <w:ilvl w:val="0"/>
          <w:numId w:val="9"/>
        </w:numPr>
        <w:spacing w:after="120" w:lineRule="auto"/>
        <w:ind w:left="1080" w:hanging="360"/>
        <w:jc w:val="both"/>
        <w:rPr>
          <w:sz w:val="20"/>
          <w:szCs w:val="20"/>
          <w:vertAlign w:val="baseline"/>
        </w:rPr>
      </w:pPr>
      <w:r w:rsidDel="00000000" w:rsidR="00000000" w:rsidRPr="00000000">
        <w:rPr>
          <w:i w:val="1"/>
          <w:sz w:val="20"/>
          <w:szCs w:val="20"/>
          <w:vertAlign w:val="baseline"/>
          <w:rtl w:val="0"/>
        </w:rPr>
        <w:t xml:space="preserve">To Satisfy Employee Needs</w:t>
      </w:r>
      <w:r w:rsidDel="00000000" w:rsidR="00000000" w:rsidRPr="00000000">
        <w:rPr>
          <w:sz w:val="20"/>
          <w:szCs w:val="20"/>
          <w:vertAlign w:val="baseline"/>
          <w:rtl w:val="0"/>
        </w:rPr>
        <w:t xml:space="preserve">: Employees may request for transfer in order to satisfy their desire to work in a particular department, place and under some superior. Personal problems of employee like health, family circumstances, interpersonal conflicts may also necessitate transfer.</w:t>
      </w:r>
    </w:p>
    <w:p w:rsidR="00000000" w:rsidDel="00000000" w:rsidP="00000000" w:rsidRDefault="00000000" w:rsidRPr="00000000" w14:paraId="00000060">
      <w:pPr>
        <w:pageBreakBefore w:val="0"/>
        <w:numPr>
          <w:ilvl w:val="0"/>
          <w:numId w:val="9"/>
        </w:numPr>
        <w:spacing w:after="120" w:lineRule="auto"/>
        <w:ind w:left="1080" w:hanging="360"/>
        <w:jc w:val="both"/>
        <w:rPr>
          <w:sz w:val="20"/>
          <w:szCs w:val="20"/>
          <w:vertAlign w:val="baseline"/>
        </w:rPr>
      </w:pPr>
      <w:r w:rsidDel="00000000" w:rsidR="00000000" w:rsidRPr="00000000">
        <w:rPr>
          <w:i w:val="1"/>
          <w:sz w:val="20"/>
          <w:szCs w:val="20"/>
          <w:vertAlign w:val="baseline"/>
          <w:rtl w:val="0"/>
        </w:rPr>
        <w:t xml:space="preserve">To Better Utilization of Employees:</w:t>
      </w:r>
      <w:r w:rsidDel="00000000" w:rsidR="00000000" w:rsidRPr="00000000">
        <w:rPr>
          <w:sz w:val="20"/>
          <w:szCs w:val="20"/>
          <w:vertAlign w:val="baseline"/>
          <w:rtl w:val="0"/>
        </w:rPr>
        <w:t xml:space="preserve"> When an employee is not performing satisfactorily on one job and management thinks that his/her capabilities would be utilized better elsewhere, he/she may be transferred to other job.</w:t>
      </w:r>
    </w:p>
    <w:p w:rsidR="00000000" w:rsidDel="00000000" w:rsidP="00000000" w:rsidRDefault="00000000" w:rsidRPr="00000000" w14:paraId="00000061">
      <w:pPr>
        <w:pageBreakBefore w:val="0"/>
        <w:numPr>
          <w:ilvl w:val="0"/>
          <w:numId w:val="9"/>
        </w:numPr>
        <w:spacing w:after="120" w:lineRule="auto"/>
        <w:ind w:left="1080" w:hanging="360"/>
        <w:jc w:val="both"/>
        <w:rPr>
          <w:sz w:val="20"/>
          <w:szCs w:val="20"/>
          <w:vertAlign w:val="baseline"/>
        </w:rPr>
      </w:pPr>
      <w:r w:rsidDel="00000000" w:rsidR="00000000" w:rsidRPr="00000000">
        <w:rPr>
          <w:i w:val="1"/>
          <w:sz w:val="20"/>
          <w:szCs w:val="20"/>
          <w:vertAlign w:val="baseline"/>
          <w:rtl w:val="0"/>
        </w:rPr>
        <w:t xml:space="preserve">To Make the Employee More Versatile</w:t>
      </w:r>
      <w:r w:rsidDel="00000000" w:rsidR="00000000" w:rsidRPr="00000000">
        <w:rPr>
          <w:sz w:val="20"/>
          <w:szCs w:val="20"/>
          <w:vertAlign w:val="baseline"/>
          <w:rtl w:val="0"/>
        </w:rPr>
        <w:t xml:space="preserve">: After employees work on a job for a specified period he/she may be transferred to other job with a view to widen their knowledge and skill and also reduce monotony. This is also called ‘job rotation’.</w:t>
      </w:r>
    </w:p>
    <w:p w:rsidR="00000000" w:rsidDel="00000000" w:rsidP="00000000" w:rsidRDefault="00000000" w:rsidRPr="00000000" w14:paraId="00000062">
      <w:pPr>
        <w:pageBreakBefore w:val="0"/>
        <w:numPr>
          <w:ilvl w:val="0"/>
          <w:numId w:val="9"/>
        </w:numPr>
        <w:spacing w:after="120" w:lineRule="auto"/>
        <w:ind w:left="1080" w:hanging="360"/>
        <w:jc w:val="both"/>
        <w:rPr>
          <w:sz w:val="20"/>
          <w:szCs w:val="20"/>
          <w:vertAlign w:val="baseline"/>
        </w:rPr>
      </w:pPr>
      <w:r w:rsidDel="00000000" w:rsidR="00000000" w:rsidRPr="00000000">
        <w:rPr>
          <w:i w:val="1"/>
          <w:sz w:val="20"/>
          <w:szCs w:val="20"/>
          <w:vertAlign w:val="baseline"/>
          <w:rtl w:val="0"/>
        </w:rPr>
        <w:t xml:space="preserve">To Adjust the Workforce:</w:t>
      </w:r>
      <w:r w:rsidDel="00000000" w:rsidR="00000000" w:rsidRPr="00000000">
        <w:rPr>
          <w:sz w:val="20"/>
          <w:szCs w:val="20"/>
          <w:vertAlign w:val="baseline"/>
          <w:rtl w:val="0"/>
        </w:rPr>
        <w:t xml:space="preserve"> Workforce can be transferred from the departments where there is less work to the departments where is more work.</w:t>
      </w:r>
    </w:p>
    <w:p w:rsidR="00000000" w:rsidDel="00000000" w:rsidP="00000000" w:rsidRDefault="00000000" w:rsidRPr="00000000" w14:paraId="00000063">
      <w:pPr>
        <w:pageBreakBefore w:val="0"/>
        <w:numPr>
          <w:ilvl w:val="0"/>
          <w:numId w:val="9"/>
        </w:numPr>
        <w:spacing w:after="120" w:lineRule="auto"/>
        <w:ind w:left="1080" w:hanging="360"/>
        <w:jc w:val="both"/>
        <w:rPr>
          <w:sz w:val="20"/>
          <w:szCs w:val="20"/>
          <w:vertAlign w:val="baseline"/>
        </w:rPr>
      </w:pPr>
      <w:r w:rsidDel="00000000" w:rsidR="00000000" w:rsidRPr="00000000">
        <w:rPr>
          <w:i w:val="1"/>
          <w:sz w:val="20"/>
          <w:szCs w:val="20"/>
          <w:vertAlign w:val="baseline"/>
          <w:rtl w:val="0"/>
        </w:rPr>
        <w:t xml:space="preserve">To Provide Relief</w:t>
      </w:r>
      <w:r w:rsidDel="00000000" w:rsidR="00000000" w:rsidRPr="00000000">
        <w:rPr>
          <w:sz w:val="20"/>
          <w:szCs w:val="20"/>
          <w:vertAlign w:val="baseline"/>
          <w:rtl w:val="0"/>
        </w:rPr>
        <w:t xml:space="preserve">: Transfers may be made to give relief to the employees who are overburdened or doing hazardous work for long periods of time.</w:t>
      </w:r>
    </w:p>
    <w:p w:rsidR="00000000" w:rsidDel="00000000" w:rsidP="00000000" w:rsidRDefault="00000000" w:rsidRPr="00000000" w14:paraId="00000064">
      <w:pPr>
        <w:pageBreakBefore w:val="0"/>
        <w:numPr>
          <w:ilvl w:val="0"/>
          <w:numId w:val="9"/>
        </w:numPr>
        <w:spacing w:after="120" w:lineRule="auto"/>
        <w:ind w:left="1080" w:hanging="360"/>
        <w:jc w:val="both"/>
        <w:rPr>
          <w:sz w:val="20"/>
          <w:szCs w:val="20"/>
          <w:vertAlign w:val="baseline"/>
        </w:rPr>
      </w:pPr>
      <w:r w:rsidDel="00000000" w:rsidR="00000000" w:rsidRPr="00000000">
        <w:rPr>
          <w:i w:val="1"/>
          <w:sz w:val="20"/>
          <w:szCs w:val="20"/>
          <w:vertAlign w:val="baseline"/>
          <w:rtl w:val="0"/>
        </w:rPr>
        <w:t xml:space="preserve">To Punish Employee:</w:t>
      </w:r>
      <w:r w:rsidDel="00000000" w:rsidR="00000000" w:rsidRPr="00000000">
        <w:rPr>
          <w:sz w:val="20"/>
          <w:szCs w:val="20"/>
          <w:vertAlign w:val="baseline"/>
          <w:rtl w:val="0"/>
        </w:rPr>
        <w:t xml:space="preserve"> Management may use transfer as an instrument to penalize employees who are indulged in undesirable activities. As a disciplinary action, employees are transferred to remote and far-flung areas.</w:t>
      </w:r>
    </w:p>
    <w:p w:rsidR="00000000" w:rsidDel="00000000" w:rsidP="00000000" w:rsidRDefault="00000000" w:rsidRPr="00000000" w14:paraId="00000065">
      <w:pPr>
        <w:pageBreakBefore w:val="0"/>
        <w:jc w:val="both"/>
        <w:rPr>
          <w:b w:val="0"/>
          <w:sz w:val="20"/>
          <w:szCs w:val="20"/>
          <w:vertAlign w:val="baseline"/>
        </w:rPr>
      </w:pPr>
      <w:r w:rsidDel="00000000" w:rsidR="00000000" w:rsidRPr="00000000">
        <w:rPr>
          <w:b w:val="1"/>
          <w:sz w:val="20"/>
          <w:szCs w:val="20"/>
          <w:vertAlign w:val="baseline"/>
          <w:rtl w:val="0"/>
        </w:rPr>
        <w:t xml:space="preserve">Policy</w:t>
      </w:r>
      <w:r w:rsidDel="00000000" w:rsidR="00000000" w:rsidRPr="00000000">
        <w:rPr>
          <w:rtl w:val="0"/>
        </w:rPr>
      </w:r>
    </w:p>
    <w:p w:rsidR="00000000" w:rsidDel="00000000" w:rsidP="00000000" w:rsidRDefault="00000000" w:rsidRPr="00000000" w14:paraId="00000066">
      <w:pPr>
        <w:pageBreakBefore w:val="0"/>
        <w:spacing w:before="120" w:lineRule="auto"/>
        <w:jc w:val="both"/>
        <w:rPr>
          <w:sz w:val="20"/>
          <w:szCs w:val="20"/>
          <w:vertAlign w:val="baseline"/>
        </w:rPr>
      </w:pPr>
      <w:r w:rsidDel="00000000" w:rsidR="00000000" w:rsidRPr="00000000">
        <w:rPr>
          <w:sz w:val="20"/>
          <w:szCs w:val="20"/>
          <w:vertAlign w:val="baseline"/>
          <w:rtl w:val="0"/>
        </w:rPr>
        <w:t xml:space="preserve">Transfer involves costs as well. Therefore, every organisation should have a just and impartial transfer policy for its employees.</w:t>
      </w:r>
    </w:p>
    <w:p w:rsidR="00000000" w:rsidDel="00000000" w:rsidP="00000000" w:rsidRDefault="00000000" w:rsidRPr="00000000" w14:paraId="00000067">
      <w:pPr>
        <w:pageBreakBefore w:val="0"/>
        <w:spacing w:before="120" w:lineRule="auto"/>
        <w:jc w:val="both"/>
        <w:rPr>
          <w:sz w:val="20"/>
          <w:szCs w:val="20"/>
          <w:vertAlign w:val="baseline"/>
        </w:rPr>
      </w:pPr>
      <w:r w:rsidDel="00000000" w:rsidR="00000000" w:rsidRPr="00000000">
        <w:rPr>
          <w:rtl w:val="0"/>
        </w:rPr>
      </w:r>
    </w:p>
    <w:p w:rsidR="00000000" w:rsidDel="00000000" w:rsidP="00000000" w:rsidRDefault="00000000" w:rsidRPr="00000000" w14:paraId="00000068">
      <w:pPr>
        <w:pageBreakBefore w:val="0"/>
        <w:jc w:val="both"/>
        <w:rPr>
          <w:sz w:val="20"/>
          <w:szCs w:val="20"/>
          <w:vertAlign w:val="baseline"/>
        </w:rPr>
      </w:pPr>
      <w:r w:rsidDel="00000000" w:rsidR="00000000" w:rsidRPr="00000000">
        <w:rPr>
          <w:sz w:val="20"/>
          <w:szCs w:val="20"/>
          <w:vertAlign w:val="baseline"/>
          <w:rtl w:val="0"/>
        </w:rPr>
        <w:t xml:space="preserve">A good transfer policy should satisfy the following requirements: </w:t>
      </w:r>
    </w:p>
    <w:p w:rsidR="00000000" w:rsidDel="00000000" w:rsidP="00000000" w:rsidRDefault="00000000" w:rsidRPr="00000000" w14:paraId="00000069">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6A">
      <w:pPr>
        <w:pageBreakBefore w:val="0"/>
        <w:numPr>
          <w:ilvl w:val="0"/>
          <w:numId w:val="10"/>
        </w:numPr>
        <w:ind w:left="1080" w:hanging="360"/>
        <w:jc w:val="both"/>
        <w:rPr>
          <w:sz w:val="20"/>
          <w:szCs w:val="20"/>
          <w:vertAlign w:val="baseline"/>
        </w:rPr>
      </w:pPr>
      <w:r w:rsidDel="00000000" w:rsidR="00000000" w:rsidRPr="00000000">
        <w:rPr>
          <w:sz w:val="20"/>
          <w:szCs w:val="20"/>
          <w:vertAlign w:val="baseline"/>
          <w:rtl w:val="0"/>
        </w:rPr>
        <w:t xml:space="preserve">Specify the circumstances under which transfers will be made. These should be in writing and should be communicated to the employees. </w:t>
      </w:r>
    </w:p>
    <w:p w:rsidR="00000000" w:rsidDel="00000000" w:rsidP="00000000" w:rsidRDefault="00000000" w:rsidRPr="00000000" w14:paraId="0000006B">
      <w:pPr>
        <w:pageBreakBefore w:val="0"/>
        <w:numPr>
          <w:ilvl w:val="0"/>
          <w:numId w:val="10"/>
        </w:numPr>
        <w:ind w:left="1080" w:hanging="360"/>
        <w:jc w:val="both"/>
        <w:rPr>
          <w:sz w:val="20"/>
          <w:szCs w:val="20"/>
          <w:vertAlign w:val="baseline"/>
        </w:rPr>
      </w:pPr>
      <w:r w:rsidDel="00000000" w:rsidR="00000000" w:rsidRPr="00000000">
        <w:rPr>
          <w:sz w:val="20"/>
          <w:szCs w:val="20"/>
          <w:vertAlign w:val="baseline"/>
          <w:rtl w:val="0"/>
        </w:rPr>
        <w:t xml:space="preserve">Specify the basis for transfer i.e., whether transfer will be made on the basis of seniority or skill and competency or on any other basis.</w:t>
      </w:r>
    </w:p>
    <w:p w:rsidR="00000000" w:rsidDel="00000000" w:rsidP="00000000" w:rsidRDefault="00000000" w:rsidRPr="00000000" w14:paraId="0000006C">
      <w:pPr>
        <w:pageBreakBefore w:val="0"/>
        <w:numPr>
          <w:ilvl w:val="0"/>
          <w:numId w:val="10"/>
        </w:numPr>
        <w:ind w:left="1080" w:hanging="360"/>
        <w:jc w:val="both"/>
        <w:rPr>
          <w:sz w:val="20"/>
          <w:szCs w:val="20"/>
          <w:vertAlign w:val="baseline"/>
        </w:rPr>
      </w:pPr>
      <w:r w:rsidDel="00000000" w:rsidR="00000000" w:rsidRPr="00000000">
        <w:rPr>
          <w:sz w:val="20"/>
          <w:szCs w:val="20"/>
          <w:vertAlign w:val="baseline"/>
          <w:rtl w:val="0"/>
        </w:rPr>
        <w:t xml:space="preserve">Decide the authority which would handle transfers.</w:t>
      </w:r>
    </w:p>
    <w:p w:rsidR="00000000" w:rsidDel="00000000" w:rsidP="00000000" w:rsidRDefault="00000000" w:rsidRPr="00000000" w14:paraId="0000006D">
      <w:pPr>
        <w:pageBreakBefore w:val="0"/>
        <w:numPr>
          <w:ilvl w:val="0"/>
          <w:numId w:val="10"/>
        </w:numPr>
        <w:ind w:left="1080" w:hanging="360"/>
        <w:jc w:val="both"/>
        <w:rPr>
          <w:sz w:val="20"/>
          <w:szCs w:val="20"/>
          <w:vertAlign w:val="baseline"/>
        </w:rPr>
      </w:pPr>
      <w:r w:rsidDel="00000000" w:rsidR="00000000" w:rsidRPr="00000000">
        <w:rPr>
          <w:sz w:val="20"/>
          <w:szCs w:val="20"/>
          <w:vertAlign w:val="baseline"/>
          <w:rtl w:val="0"/>
        </w:rPr>
        <w:t xml:space="preserve">Communicate the fact of transfer to the person concerned well in advance.</w:t>
      </w:r>
    </w:p>
    <w:p w:rsidR="00000000" w:rsidDel="00000000" w:rsidP="00000000" w:rsidRDefault="00000000" w:rsidRPr="00000000" w14:paraId="0000006E">
      <w:pPr>
        <w:pageBreakBefore w:val="0"/>
        <w:numPr>
          <w:ilvl w:val="0"/>
          <w:numId w:val="10"/>
        </w:numPr>
        <w:ind w:left="1080" w:hanging="360"/>
        <w:jc w:val="both"/>
        <w:rPr>
          <w:sz w:val="20"/>
          <w:szCs w:val="20"/>
          <w:vertAlign w:val="baseline"/>
        </w:rPr>
      </w:pPr>
      <w:r w:rsidDel="00000000" w:rsidR="00000000" w:rsidRPr="00000000">
        <w:rPr>
          <w:sz w:val="20"/>
          <w:szCs w:val="20"/>
          <w:vertAlign w:val="baseline"/>
          <w:rtl w:val="0"/>
        </w:rPr>
        <w:t xml:space="preserve">Specify the jobs to which transfers will be made and duties and salary on assumption of new jobs should also be clarified.</w:t>
      </w:r>
    </w:p>
    <w:p w:rsidR="00000000" w:rsidDel="00000000" w:rsidP="00000000" w:rsidRDefault="00000000" w:rsidRPr="00000000" w14:paraId="0000006F">
      <w:pPr>
        <w:pageBreakBefore w:val="0"/>
        <w:numPr>
          <w:ilvl w:val="0"/>
          <w:numId w:val="10"/>
        </w:numPr>
        <w:ind w:left="1080" w:hanging="360"/>
        <w:jc w:val="both"/>
        <w:rPr>
          <w:sz w:val="20"/>
          <w:szCs w:val="20"/>
          <w:vertAlign w:val="baseline"/>
        </w:rPr>
      </w:pPr>
      <w:r w:rsidDel="00000000" w:rsidR="00000000" w:rsidRPr="00000000">
        <w:rPr>
          <w:sz w:val="20"/>
          <w:szCs w:val="20"/>
          <w:vertAlign w:val="baseline"/>
          <w:rtl w:val="0"/>
        </w:rPr>
        <w:t xml:space="preserve">Clarify whether transfer is permanent or temporary.</w:t>
      </w:r>
    </w:p>
    <w:p w:rsidR="00000000" w:rsidDel="00000000" w:rsidP="00000000" w:rsidRDefault="00000000" w:rsidRPr="00000000" w14:paraId="00000070">
      <w:pPr>
        <w:pageBreakBefore w:val="0"/>
        <w:numPr>
          <w:ilvl w:val="0"/>
          <w:numId w:val="10"/>
        </w:numPr>
        <w:ind w:left="1080" w:hanging="360"/>
        <w:jc w:val="both"/>
        <w:rPr>
          <w:sz w:val="20"/>
          <w:szCs w:val="20"/>
          <w:vertAlign w:val="baseline"/>
        </w:rPr>
      </w:pPr>
      <w:r w:rsidDel="00000000" w:rsidR="00000000" w:rsidRPr="00000000">
        <w:rPr>
          <w:sz w:val="20"/>
          <w:szCs w:val="20"/>
          <w:vertAlign w:val="baseline"/>
          <w:rtl w:val="0"/>
        </w:rPr>
        <w:t xml:space="preserve">Indicate whether transfers can be made within a department or between departments or between units.</w:t>
      </w:r>
    </w:p>
    <w:p w:rsidR="00000000" w:rsidDel="00000000" w:rsidP="00000000" w:rsidRDefault="00000000" w:rsidRPr="00000000" w14:paraId="00000071">
      <w:pPr>
        <w:pageBreakBefore w:val="0"/>
        <w:numPr>
          <w:ilvl w:val="0"/>
          <w:numId w:val="10"/>
        </w:numPr>
        <w:ind w:left="1080" w:hanging="360"/>
        <w:jc w:val="both"/>
        <w:rPr>
          <w:sz w:val="20"/>
          <w:szCs w:val="20"/>
          <w:vertAlign w:val="baseline"/>
        </w:rPr>
      </w:pPr>
      <w:r w:rsidDel="00000000" w:rsidR="00000000" w:rsidRPr="00000000">
        <w:rPr>
          <w:sz w:val="20"/>
          <w:szCs w:val="20"/>
          <w:vertAlign w:val="baseline"/>
          <w:rtl w:val="0"/>
        </w:rPr>
        <w:t xml:space="preserve">Not to be made frequent and not for the sake of transfer only.</w:t>
      </w:r>
    </w:p>
    <w:p w:rsidR="00000000" w:rsidDel="00000000" w:rsidP="00000000" w:rsidRDefault="00000000" w:rsidRPr="00000000" w14:paraId="00000072">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73">
      <w:pPr>
        <w:pageBreakBefore w:val="0"/>
        <w:jc w:val="both"/>
        <w:rPr>
          <w:sz w:val="20"/>
          <w:szCs w:val="20"/>
          <w:vertAlign w:val="baseline"/>
        </w:rPr>
      </w:pPr>
      <w:r w:rsidDel="00000000" w:rsidR="00000000" w:rsidRPr="00000000">
        <w:rPr>
          <w:sz w:val="20"/>
          <w:szCs w:val="20"/>
          <w:vertAlign w:val="baseline"/>
          <w:rtl w:val="0"/>
        </w:rPr>
        <w:t xml:space="preserve">In any case, a good transfer policy should be consistent with the overall objectives of the organisation.</w:t>
      </w:r>
    </w:p>
    <w:p w:rsidR="00000000" w:rsidDel="00000000" w:rsidP="00000000" w:rsidRDefault="00000000" w:rsidRPr="00000000" w14:paraId="00000074">
      <w:pPr>
        <w:pageBreakBefore w:val="0"/>
        <w:jc w:val="both"/>
        <w:rPr>
          <w:b w:val="0"/>
          <w:sz w:val="20"/>
          <w:szCs w:val="20"/>
          <w:vertAlign w:val="baseline"/>
        </w:rPr>
      </w:pPr>
      <w:r w:rsidDel="00000000" w:rsidR="00000000" w:rsidRPr="00000000">
        <w:rPr>
          <w:rtl w:val="0"/>
        </w:rPr>
      </w:r>
    </w:p>
    <w:p w:rsidR="00000000" w:rsidDel="00000000" w:rsidP="00000000" w:rsidRDefault="00000000" w:rsidRPr="00000000" w14:paraId="00000075">
      <w:pPr>
        <w:pageBreakBefore w:val="0"/>
        <w:jc w:val="both"/>
        <w:rPr>
          <w:b w:val="0"/>
          <w:sz w:val="20"/>
          <w:szCs w:val="20"/>
          <w:vertAlign w:val="baseline"/>
        </w:rPr>
      </w:pPr>
      <w:r w:rsidDel="00000000" w:rsidR="00000000" w:rsidRPr="00000000">
        <w:rPr>
          <w:b w:val="1"/>
          <w:sz w:val="20"/>
          <w:szCs w:val="20"/>
          <w:vertAlign w:val="baseline"/>
          <w:rtl w:val="0"/>
        </w:rPr>
        <w:t xml:space="preserve">Types</w:t>
      </w:r>
      <w:r w:rsidDel="00000000" w:rsidR="00000000" w:rsidRPr="00000000">
        <w:rPr>
          <w:rtl w:val="0"/>
        </w:rPr>
      </w:r>
    </w:p>
    <w:p w:rsidR="00000000" w:rsidDel="00000000" w:rsidP="00000000" w:rsidRDefault="00000000" w:rsidRPr="00000000" w14:paraId="00000076">
      <w:pPr>
        <w:pageBreakBefore w:val="0"/>
        <w:jc w:val="both"/>
        <w:rPr>
          <w:sz w:val="20"/>
          <w:szCs w:val="20"/>
          <w:vertAlign w:val="baseline"/>
        </w:rPr>
      </w:pPr>
      <w:r w:rsidDel="00000000" w:rsidR="00000000" w:rsidRPr="00000000">
        <w:rPr>
          <w:sz w:val="20"/>
          <w:szCs w:val="20"/>
          <w:vertAlign w:val="baseline"/>
          <w:rtl w:val="0"/>
        </w:rPr>
        <w:t xml:space="preserve">Employee transfers may be classified into following types:</w:t>
      </w:r>
    </w:p>
    <w:p w:rsidR="00000000" w:rsidDel="00000000" w:rsidP="00000000" w:rsidRDefault="00000000" w:rsidRPr="00000000" w14:paraId="00000077">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78">
      <w:pPr>
        <w:pageBreakBefore w:val="0"/>
        <w:numPr>
          <w:ilvl w:val="0"/>
          <w:numId w:val="3"/>
        </w:numPr>
        <w:spacing w:before="120" w:lineRule="auto"/>
        <w:ind w:left="1080" w:hanging="360"/>
        <w:jc w:val="both"/>
        <w:rPr>
          <w:sz w:val="20"/>
          <w:szCs w:val="20"/>
          <w:vertAlign w:val="baseline"/>
        </w:rPr>
      </w:pPr>
      <w:r w:rsidDel="00000000" w:rsidR="00000000" w:rsidRPr="00000000">
        <w:rPr>
          <w:b w:val="1"/>
          <w:sz w:val="20"/>
          <w:szCs w:val="20"/>
          <w:vertAlign w:val="baseline"/>
          <w:rtl w:val="0"/>
        </w:rPr>
        <w:t xml:space="preserve">Production Transfer</w:t>
      </w:r>
      <w:r w:rsidDel="00000000" w:rsidR="00000000" w:rsidRPr="00000000">
        <w:rPr>
          <w:sz w:val="20"/>
          <w:szCs w:val="20"/>
          <w:vertAlign w:val="baseline"/>
          <w:rtl w:val="0"/>
        </w:rPr>
        <w:t xml:space="preserve">: Such transfers are made when labour requirements in one division or branch is declining. The surplus employees from such division are transferred to those divisions or branches where there is shortage of employees. Such transfers help avoid lay off and stabilize employment.</w:t>
      </w:r>
    </w:p>
    <w:p w:rsidR="00000000" w:rsidDel="00000000" w:rsidP="00000000" w:rsidRDefault="00000000" w:rsidRPr="00000000" w14:paraId="00000079">
      <w:pPr>
        <w:pageBreakBefore w:val="0"/>
        <w:numPr>
          <w:ilvl w:val="0"/>
          <w:numId w:val="3"/>
        </w:numPr>
        <w:spacing w:before="120" w:lineRule="auto"/>
        <w:ind w:left="1080" w:hanging="360"/>
        <w:jc w:val="both"/>
        <w:rPr>
          <w:sz w:val="20"/>
          <w:szCs w:val="20"/>
          <w:vertAlign w:val="baseline"/>
        </w:rPr>
      </w:pPr>
      <w:r w:rsidDel="00000000" w:rsidR="00000000" w:rsidRPr="00000000">
        <w:rPr>
          <w:b w:val="1"/>
          <w:sz w:val="20"/>
          <w:szCs w:val="20"/>
          <w:vertAlign w:val="baseline"/>
          <w:rtl w:val="0"/>
        </w:rPr>
        <w:t xml:space="preserve">Remedial Transfer:</w:t>
      </w:r>
      <w:r w:rsidDel="00000000" w:rsidR="00000000" w:rsidRPr="00000000">
        <w:rPr>
          <w:sz w:val="20"/>
          <w:szCs w:val="20"/>
          <w:vertAlign w:val="baseline"/>
          <w:rtl w:val="0"/>
        </w:rPr>
        <w:t xml:space="preserve"> Such transfers are effected to correct the wrong selection and placement of employees. A wrongly placed employee is transferred to more suitable job. Such transfers protect the interest of the employee.</w:t>
      </w:r>
    </w:p>
    <w:p w:rsidR="00000000" w:rsidDel="00000000" w:rsidP="00000000" w:rsidRDefault="00000000" w:rsidRPr="00000000" w14:paraId="0000007A">
      <w:pPr>
        <w:pageBreakBefore w:val="0"/>
        <w:numPr>
          <w:ilvl w:val="0"/>
          <w:numId w:val="3"/>
        </w:numPr>
        <w:spacing w:before="120" w:lineRule="auto"/>
        <w:ind w:left="1080" w:hanging="360"/>
        <w:jc w:val="both"/>
        <w:rPr>
          <w:sz w:val="20"/>
          <w:szCs w:val="20"/>
          <w:vertAlign w:val="baseline"/>
        </w:rPr>
      </w:pPr>
      <w:r w:rsidDel="00000000" w:rsidR="00000000" w:rsidRPr="00000000">
        <w:rPr>
          <w:b w:val="1"/>
          <w:sz w:val="20"/>
          <w:szCs w:val="20"/>
          <w:vertAlign w:val="baseline"/>
          <w:rtl w:val="0"/>
        </w:rPr>
        <w:t xml:space="preserve">Replacement Transfer</w:t>
      </w:r>
      <w:r w:rsidDel="00000000" w:rsidR="00000000" w:rsidRPr="00000000">
        <w:rPr>
          <w:sz w:val="20"/>
          <w:szCs w:val="20"/>
          <w:vertAlign w:val="baseline"/>
          <w:rtl w:val="0"/>
        </w:rPr>
        <w:t xml:space="preserve">: Replacement transfers are similar to production transfers in their inherent, i.e. to avoid layoffs. Replacement transfers are affected when labour requirements are declining and are designed to replace a new employee by an employee who has been in the organisation for a sufficiently long time. The purpose of these transfers is to retain long service employees in the organisation and also give them some relief from the heavy pressure of work.</w:t>
      </w:r>
    </w:p>
    <w:p w:rsidR="00000000" w:rsidDel="00000000" w:rsidP="00000000" w:rsidRDefault="00000000" w:rsidRPr="00000000" w14:paraId="0000007B">
      <w:pPr>
        <w:pageBreakBefore w:val="0"/>
        <w:numPr>
          <w:ilvl w:val="0"/>
          <w:numId w:val="3"/>
        </w:numPr>
        <w:spacing w:before="120" w:lineRule="auto"/>
        <w:ind w:left="1080" w:hanging="360"/>
        <w:jc w:val="both"/>
        <w:rPr>
          <w:sz w:val="20"/>
          <w:szCs w:val="20"/>
          <w:vertAlign w:val="baseline"/>
        </w:rPr>
      </w:pPr>
      <w:r w:rsidDel="00000000" w:rsidR="00000000" w:rsidRPr="00000000">
        <w:rPr>
          <w:b w:val="1"/>
          <w:sz w:val="20"/>
          <w:szCs w:val="20"/>
          <w:vertAlign w:val="baseline"/>
          <w:rtl w:val="0"/>
        </w:rPr>
        <w:t xml:space="preserve">Versatility Transfers: </w:t>
      </w:r>
      <w:r w:rsidDel="00000000" w:rsidR="00000000" w:rsidRPr="00000000">
        <w:rPr>
          <w:sz w:val="20"/>
          <w:szCs w:val="20"/>
          <w:vertAlign w:val="baseline"/>
          <w:rtl w:val="0"/>
        </w:rPr>
        <w:t xml:space="preserve">These transfers are also known as ‘job rotation’ In such transfers, employees are made move from one job to another to gain varied and broader experience of work. It benefits both the employee and organisation. It reduces boredom and monotony and gives job enrichment to the employee. Also, employees’ versatility can be utilized by the organisation as and when needed.</w:t>
      </w:r>
    </w:p>
    <w:p w:rsidR="00000000" w:rsidDel="00000000" w:rsidP="00000000" w:rsidRDefault="00000000" w:rsidRPr="00000000" w14:paraId="0000007C">
      <w:pPr>
        <w:pageBreakBefore w:val="0"/>
        <w:numPr>
          <w:ilvl w:val="0"/>
          <w:numId w:val="3"/>
        </w:numPr>
        <w:spacing w:before="120" w:lineRule="auto"/>
        <w:ind w:left="1080" w:hanging="360"/>
        <w:jc w:val="both"/>
        <w:rPr>
          <w:sz w:val="20"/>
          <w:szCs w:val="20"/>
          <w:vertAlign w:val="baseline"/>
        </w:rPr>
      </w:pPr>
      <w:r w:rsidDel="00000000" w:rsidR="00000000" w:rsidRPr="00000000">
        <w:rPr>
          <w:b w:val="1"/>
          <w:sz w:val="20"/>
          <w:szCs w:val="20"/>
          <w:vertAlign w:val="baseline"/>
          <w:rtl w:val="0"/>
        </w:rPr>
        <w:t xml:space="preserve">Shift Transfers:</w:t>
      </w:r>
      <w:r w:rsidDel="00000000" w:rsidR="00000000" w:rsidRPr="00000000">
        <w:rPr>
          <w:sz w:val="20"/>
          <w:szCs w:val="20"/>
          <w:vertAlign w:val="baseline"/>
          <w:rtl w:val="0"/>
        </w:rPr>
        <w:t xml:space="preserve"> These transfers are affected in the organisations where work progresses for 24 hours or in shifts. Employees are transferred from one shift to another usually on the basis of mutual understanding and convenience.</w:t>
      </w:r>
    </w:p>
    <w:p w:rsidR="00000000" w:rsidDel="00000000" w:rsidP="00000000" w:rsidRDefault="00000000" w:rsidRPr="00000000" w14:paraId="0000007D">
      <w:pPr>
        <w:pageBreakBefore w:val="0"/>
        <w:numPr>
          <w:ilvl w:val="0"/>
          <w:numId w:val="3"/>
        </w:numPr>
        <w:spacing w:before="120" w:lineRule="auto"/>
        <w:ind w:left="1080" w:hanging="360"/>
        <w:jc w:val="both"/>
        <w:rPr>
          <w:sz w:val="20"/>
          <w:szCs w:val="20"/>
          <w:vertAlign w:val="baseline"/>
        </w:rPr>
      </w:pPr>
      <w:r w:rsidDel="00000000" w:rsidR="00000000" w:rsidRPr="00000000">
        <w:rPr>
          <w:b w:val="1"/>
          <w:sz w:val="20"/>
          <w:szCs w:val="20"/>
          <w:vertAlign w:val="baseline"/>
          <w:rtl w:val="0"/>
        </w:rPr>
        <w:t xml:space="preserve">Penalty Transfer</w:t>
      </w:r>
      <w:r w:rsidDel="00000000" w:rsidR="00000000" w:rsidRPr="00000000">
        <w:rPr>
          <w:sz w:val="20"/>
          <w:szCs w:val="20"/>
          <w:vertAlign w:val="baseline"/>
          <w:rtl w:val="0"/>
        </w:rPr>
        <w:t xml:space="preserve">: Management may use transfer as an instrument to penalize employees involved in undesirable activities in the organisation. Employee transfer from one’s place of convenience to a far-flung and remote area is considered as a penalty to the employee.</w:t>
      </w:r>
    </w:p>
    <w:p w:rsidR="00000000" w:rsidDel="00000000" w:rsidP="00000000" w:rsidRDefault="00000000" w:rsidRPr="00000000" w14:paraId="0000007E">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7F">
      <w:pPr>
        <w:pageBreakBefore w:val="0"/>
        <w:jc w:val="both"/>
        <w:rPr>
          <w:b w:val="0"/>
          <w:sz w:val="20"/>
          <w:szCs w:val="20"/>
          <w:vertAlign w:val="baseline"/>
        </w:rPr>
      </w:pPr>
      <w:r w:rsidDel="00000000" w:rsidR="00000000" w:rsidRPr="00000000">
        <w:rPr>
          <w:b w:val="1"/>
          <w:sz w:val="20"/>
          <w:szCs w:val="20"/>
          <w:vertAlign w:val="baseline"/>
          <w:rtl w:val="0"/>
        </w:rPr>
        <w:t xml:space="preserve">DEMOTION</w:t>
      </w:r>
      <w:r w:rsidDel="00000000" w:rsidR="00000000" w:rsidRPr="00000000">
        <w:rPr>
          <w:rtl w:val="0"/>
        </w:rPr>
      </w:r>
    </w:p>
    <w:p w:rsidR="00000000" w:rsidDel="00000000" w:rsidP="00000000" w:rsidRDefault="00000000" w:rsidRPr="00000000" w14:paraId="00000080">
      <w:pPr>
        <w:pageBreakBefore w:val="0"/>
        <w:jc w:val="both"/>
        <w:rPr>
          <w:sz w:val="20"/>
          <w:szCs w:val="20"/>
          <w:vertAlign w:val="baseline"/>
        </w:rPr>
      </w:pPr>
      <w:r w:rsidDel="00000000" w:rsidR="00000000" w:rsidRPr="00000000">
        <w:rPr>
          <w:sz w:val="20"/>
          <w:szCs w:val="20"/>
          <w:vertAlign w:val="baseline"/>
          <w:rtl w:val="0"/>
        </w:rPr>
        <w:t xml:space="preserve">Demotion is just the opposite of promotion: It is the downward movement of an employee in the organisational hierarchy with lower rank/status and pay. </w:t>
      </w:r>
    </w:p>
    <w:p w:rsidR="00000000" w:rsidDel="00000000" w:rsidP="00000000" w:rsidRDefault="00000000" w:rsidRPr="00000000" w14:paraId="00000081">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82">
      <w:pPr>
        <w:pageBreakBefore w:val="0"/>
        <w:jc w:val="both"/>
        <w:rPr>
          <w:sz w:val="20"/>
          <w:szCs w:val="20"/>
          <w:vertAlign w:val="baseline"/>
        </w:rPr>
      </w:pPr>
      <w:r w:rsidDel="00000000" w:rsidR="00000000" w:rsidRPr="00000000">
        <w:rPr>
          <w:sz w:val="20"/>
          <w:szCs w:val="20"/>
          <w:vertAlign w:val="baseline"/>
          <w:rtl w:val="0"/>
        </w:rPr>
        <w:t xml:space="preserve">Demotion affects the status, pride, career and income of the employee. Research studies report that an employee who is demoted suffers from more severe jolt than it does when a junior employee supersedes him/her. It is used as a punitive measure in case of serious breaches of duty on the part of an employee. It is often a preliminary to a dismissal. Since demotion causes an insult and emotional jolts, it should be, therefore, used very tactfully and only in case of absolute necessity.</w:t>
      </w:r>
    </w:p>
    <w:p w:rsidR="00000000" w:rsidDel="00000000" w:rsidP="00000000" w:rsidRDefault="00000000" w:rsidRPr="00000000" w14:paraId="00000083">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84">
      <w:pPr>
        <w:pageBreakBefore w:val="0"/>
        <w:jc w:val="both"/>
        <w:rPr>
          <w:b w:val="0"/>
          <w:sz w:val="20"/>
          <w:szCs w:val="20"/>
          <w:vertAlign w:val="baseline"/>
        </w:rPr>
      </w:pPr>
      <w:r w:rsidDel="00000000" w:rsidR="00000000" w:rsidRPr="00000000">
        <w:rPr>
          <w:b w:val="1"/>
          <w:sz w:val="20"/>
          <w:szCs w:val="20"/>
          <w:vertAlign w:val="baseline"/>
          <w:rtl w:val="0"/>
        </w:rPr>
        <w:t xml:space="preserve">Causes</w:t>
      </w:r>
      <w:r w:rsidDel="00000000" w:rsidR="00000000" w:rsidRPr="00000000">
        <w:rPr>
          <w:rtl w:val="0"/>
        </w:rPr>
      </w:r>
    </w:p>
    <w:p w:rsidR="00000000" w:rsidDel="00000000" w:rsidP="00000000" w:rsidRDefault="00000000" w:rsidRPr="00000000" w14:paraId="00000085">
      <w:pPr>
        <w:pageBreakBefore w:val="0"/>
        <w:jc w:val="both"/>
        <w:rPr>
          <w:sz w:val="20"/>
          <w:szCs w:val="20"/>
          <w:vertAlign w:val="baseline"/>
        </w:rPr>
      </w:pPr>
      <w:r w:rsidDel="00000000" w:rsidR="00000000" w:rsidRPr="00000000">
        <w:rPr>
          <w:sz w:val="20"/>
          <w:szCs w:val="20"/>
          <w:vertAlign w:val="baseline"/>
          <w:rtl w:val="0"/>
        </w:rPr>
        <w:t xml:space="preserve">Demotion may be caused by several factors which may be beyond an employee’s control.</w:t>
      </w:r>
    </w:p>
    <w:p w:rsidR="00000000" w:rsidDel="00000000" w:rsidP="00000000" w:rsidRDefault="00000000" w:rsidRPr="00000000" w14:paraId="00000086">
      <w:pPr>
        <w:pageBreakBefore w:val="0"/>
        <w:jc w:val="both"/>
        <w:rPr>
          <w:sz w:val="20"/>
          <w:szCs w:val="20"/>
          <w:vertAlign w:val="baseline"/>
        </w:rPr>
      </w:pPr>
      <w:r w:rsidDel="00000000" w:rsidR="00000000" w:rsidRPr="00000000">
        <w:rPr>
          <w:sz w:val="20"/>
          <w:szCs w:val="20"/>
          <w:vertAlign w:val="baseline"/>
          <w:rtl w:val="0"/>
        </w:rPr>
        <w:t xml:space="preserve">Following are the important ones:</w:t>
      </w:r>
    </w:p>
    <w:p w:rsidR="00000000" w:rsidDel="00000000" w:rsidP="00000000" w:rsidRDefault="00000000" w:rsidRPr="00000000" w14:paraId="00000087">
      <w:pPr>
        <w:pageBreakBefore w:val="0"/>
        <w:jc w:val="both"/>
        <w:rPr>
          <w:b w:val="0"/>
          <w:sz w:val="20"/>
          <w:szCs w:val="20"/>
          <w:vertAlign w:val="baseline"/>
        </w:rPr>
      </w:pPr>
      <w:r w:rsidDel="00000000" w:rsidR="00000000" w:rsidRPr="00000000">
        <w:rPr>
          <w:rtl w:val="0"/>
        </w:rPr>
      </w:r>
    </w:p>
    <w:p w:rsidR="00000000" w:rsidDel="00000000" w:rsidP="00000000" w:rsidRDefault="00000000" w:rsidRPr="00000000" w14:paraId="00000088">
      <w:pPr>
        <w:pageBreakBefore w:val="0"/>
        <w:numPr>
          <w:ilvl w:val="0"/>
          <w:numId w:val="5"/>
        </w:numPr>
        <w:ind w:left="720" w:hanging="360"/>
        <w:jc w:val="both"/>
        <w:rPr>
          <w:sz w:val="20"/>
          <w:szCs w:val="20"/>
          <w:vertAlign w:val="baseline"/>
        </w:rPr>
      </w:pPr>
      <w:r w:rsidDel="00000000" w:rsidR="00000000" w:rsidRPr="00000000">
        <w:rPr>
          <w:b w:val="1"/>
          <w:sz w:val="20"/>
          <w:szCs w:val="20"/>
          <w:vertAlign w:val="baseline"/>
          <w:rtl w:val="0"/>
        </w:rPr>
        <w:t xml:space="preserve">Incompetence:</w:t>
      </w:r>
      <w:r w:rsidDel="00000000" w:rsidR="00000000" w:rsidRPr="00000000">
        <w:rPr>
          <w:sz w:val="20"/>
          <w:szCs w:val="20"/>
          <w:vertAlign w:val="baseline"/>
          <w:rtl w:val="0"/>
        </w:rPr>
        <w:t xml:space="preserve"> When a promotee is found unable to meet the challenges posed by the new higher job, he may be demoted to jobs suitable to him to correct errors in promotion. It often happens in organisations that employees promoted on the basis of seniority and past experience are unable to adjust and cope with changes in technology, methods and practices. In other words, such promotees cannot meet the raised expectations substantially. Peter’s Principle</w:t>
      </w:r>
    </w:p>
    <w:p w:rsidR="00000000" w:rsidDel="00000000" w:rsidP="00000000" w:rsidRDefault="00000000" w:rsidRPr="00000000" w14:paraId="00000089">
      <w:pPr>
        <w:pageBreakBefore w:val="0"/>
        <w:jc w:val="both"/>
        <w:rPr>
          <w:b w:val="0"/>
          <w:sz w:val="20"/>
          <w:szCs w:val="20"/>
          <w:vertAlign w:val="baseline"/>
        </w:rPr>
      </w:pPr>
      <w:r w:rsidDel="00000000" w:rsidR="00000000" w:rsidRPr="00000000">
        <w:rPr>
          <w:rtl w:val="0"/>
        </w:rPr>
      </w:r>
    </w:p>
    <w:p w:rsidR="00000000" w:rsidDel="00000000" w:rsidP="00000000" w:rsidRDefault="00000000" w:rsidRPr="00000000" w14:paraId="0000008A">
      <w:pPr>
        <w:pageBreakBefore w:val="0"/>
        <w:numPr>
          <w:ilvl w:val="0"/>
          <w:numId w:val="5"/>
        </w:numPr>
        <w:ind w:left="720" w:hanging="360"/>
        <w:jc w:val="both"/>
        <w:rPr>
          <w:sz w:val="20"/>
          <w:szCs w:val="20"/>
          <w:vertAlign w:val="baseline"/>
        </w:rPr>
      </w:pPr>
      <w:r w:rsidDel="00000000" w:rsidR="00000000" w:rsidRPr="00000000">
        <w:rPr>
          <w:b w:val="1"/>
          <w:sz w:val="20"/>
          <w:szCs w:val="20"/>
          <w:vertAlign w:val="baseline"/>
          <w:rtl w:val="0"/>
        </w:rPr>
        <w:t xml:space="preserve">Adverse Business Conditions</w:t>
      </w:r>
      <w:r w:rsidDel="00000000" w:rsidR="00000000" w:rsidRPr="00000000">
        <w:rPr>
          <w:sz w:val="20"/>
          <w:szCs w:val="20"/>
          <w:vertAlign w:val="baseline"/>
          <w:rtl w:val="0"/>
        </w:rPr>
        <w:t xml:space="preserve">: At times, circumstances and conditions like recession and other crisis may necessitate a business to combine departments and eliminate jobs. In fact, this feature is on the increase. In case of lay-offs and bumping process, junior employees may be retrenched and senior employees may be required to accept lower level jobs, until normalcy is restored. However, such a demotion is not a black mark against an employee.</w:t>
      </w:r>
    </w:p>
    <w:p w:rsidR="00000000" w:rsidDel="00000000" w:rsidP="00000000" w:rsidRDefault="00000000" w:rsidRPr="00000000" w14:paraId="0000008B">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8C">
      <w:pPr>
        <w:pageBreakBefore w:val="0"/>
        <w:numPr>
          <w:ilvl w:val="0"/>
          <w:numId w:val="5"/>
        </w:numPr>
        <w:ind w:left="720" w:hanging="360"/>
        <w:jc w:val="both"/>
        <w:rPr>
          <w:sz w:val="20"/>
          <w:szCs w:val="20"/>
          <w:vertAlign w:val="baseline"/>
        </w:rPr>
      </w:pPr>
      <w:r w:rsidDel="00000000" w:rsidR="00000000" w:rsidRPr="00000000">
        <w:rPr>
          <w:b w:val="1"/>
          <w:sz w:val="20"/>
          <w:szCs w:val="20"/>
          <w:vertAlign w:val="baseline"/>
          <w:rtl w:val="0"/>
        </w:rPr>
        <w:t xml:space="preserve">Disciplinary Measures:</w:t>
      </w:r>
      <w:r w:rsidDel="00000000" w:rsidR="00000000" w:rsidRPr="00000000">
        <w:rPr>
          <w:sz w:val="20"/>
          <w:szCs w:val="20"/>
          <w:vertAlign w:val="baseline"/>
          <w:rtl w:val="0"/>
        </w:rPr>
        <w:t xml:space="preserve"> Demotion is also used as a disciplinary measure against erring employees. It is a penalty imposed on employee for violation of company rules of conduct. Since demotion affects employee job satisfaction and morale, it should be used with care and concern and that too when it is absolutely necessary. In order to use demotion properly, there must an appropriate demotion policy.</w:t>
      </w:r>
    </w:p>
    <w:p w:rsidR="00000000" w:rsidDel="00000000" w:rsidP="00000000" w:rsidRDefault="00000000" w:rsidRPr="00000000" w14:paraId="0000008D">
      <w:pPr>
        <w:pageBreakBefore w:val="0"/>
        <w:jc w:val="both"/>
        <w:rPr>
          <w:b w:val="0"/>
          <w:sz w:val="20"/>
          <w:szCs w:val="20"/>
          <w:vertAlign w:val="baseline"/>
        </w:rPr>
      </w:pPr>
      <w:r w:rsidDel="00000000" w:rsidR="00000000" w:rsidRPr="00000000">
        <w:rPr>
          <w:b w:val="1"/>
          <w:sz w:val="20"/>
          <w:szCs w:val="20"/>
          <w:vertAlign w:val="baseline"/>
          <w:rtl w:val="0"/>
        </w:rPr>
        <w:t xml:space="preserve">Policy</w:t>
      </w:r>
      <w:r w:rsidDel="00000000" w:rsidR="00000000" w:rsidRPr="00000000">
        <w:rPr>
          <w:rtl w:val="0"/>
        </w:rPr>
      </w:r>
    </w:p>
    <w:p w:rsidR="00000000" w:rsidDel="00000000" w:rsidP="00000000" w:rsidRDefault="00000000" w:rsidRPr="00000000" w14:paraId="0000008E">
      <w:pPr>
        <w:pageBreakBefore w:val="0"/>
        <w:jc w:val="both"/>
        <w:rPr>
          <w:sz w:val="20"/>
          <w:szCs w:val="20"/>
          <w:vertAlign w:val="baseline"/>
        </w:rPr>
      </w:pPr>
      <w:r w:rsidDel="00000000" w:rsidR="00000000" w:rsidRPr="00000000">
        <w:rPr>
          <w:sz w:val="20"/>
          <w:szCs w:val="20"/>
          <w:vertAlign w:val="baseline"/>
          <w:rtl w:val="0"/>
        </w:rPr>
        <w:t xml:space="preserve">As stated earlier, demotion affects employee’s morale, job satisfaction and relationship with the employer. It may also turn the employee into mental wreck.</w:t>
      </w:r>
    </w:p>
    <w:p w:rsidR="00000000" w:rsidDel="00000000" w:rsidP="00000000" w:rsidRDefault="00000000" w:rsidRPr="00000000" w14:paraId="0000008F">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90">
      <w:pPr>
        <w:pageBreakBefore w:val="0"/>
        <w:jc w:val="both"/>
        <w:rPr>
          <w:sz w:val="20"/>
          <w:szCs w:val="20"/>
          <w:vertAlign w:val="baseline"/>
        </w:rPr>
      </w:pPr>
      <w:r w:rsidDel="00000000" w:rsidR="00000000" w:rsidRPr="00000000">
        <w:rPr>
          <w:sz w:val="20"/>
          <w:szCs w:val="20"/>
          <w:vertAlign w:val="baseline"/>
          <w:rtl w:val="0"/>
        </w:rPr>
        <w:t xml:space="preserve">Yoder et. al.</w:t>
      </w:r>
      <w:r w:rsidDel="00000000" w:rsidR="00000000" w:rsidRPr="00000000">
        <w:rPr>
          <w:sz w:val="20"/>
          <w:szCs w:val="20"/>
          <w:vertAlign w:val="superscript"/>
          <w:rtl w:val="0"/>
        </w:rPr>
        <w:t xml:space="preserve">5</w:t>
      </w:r>
      <w:r w:rsidDel="00000000" w:rsidR="00000000" w:rsidRPr="00000000">
        <w:rPr>
          <w:sz w:val="20"/>
          <w:szCs w:val="20"/>
          <w:vertAlign w:val="baseline"/>
          <w:rtl w:val="0"/>
        </w:rPr>
        <w:t xml:space="preserve"> have suggested that a systematic policy on demotion should contain the following five points:</w:t>
      </w:r>
    </w:p>
    <w:p w:rsidR="00000000" w:rsidDel="00000000" w:rsidP="00000000" w:rsidRDefault="00000000" w:rsidRPr="00000000" w14:paraId="00000091">
      <w:pPr>
        <w:pageBreakBefore w:val="0"/>
        <w:numPr>
          <w:ilvl w:val="0"/>
          <w:numId w:val="8"/>
        </w:numPr>
        <w:spacing w:before="120" w:lineRule="auto"/>
        <w:ind w:left="1080" w:hanging="360"/>
        <w:jc w:val="both"/>
        <w:rPr>
          <w:sz w:val="20"/>
          <w:szCs w:val="20"/>
          <w:vertAlign w:val="baseline"/>
        </w:rPr>
      </w:pPr>
      <w:r w:rsidDel="00000000" w:rsidR="00000000" w:rsidRPr="00000000">
        <w:rPr>
          <w:sz w:val="20"/>
          <w:szCs w:val="20"/>
          <w:vertAlign w:val="baseline"/>
          <w:rtl w:val="0"/>
        </w:rPr>
        <w:t xml:space="preserve">A clear and reasonable list of rules should be framed, violation of which would subject an employee to demotion. </w:t>
      </w:r>
    </w:p>
    <w:p w:rsidR="00000000" w:rsidDel="00000000" w:rsidP="00000000" w:rsidRDefault="00000000" w:rsidRPr="00000000" w14:paraId="00000092">
      <w:pPr>
        <w:pageBreakBefore w:val="0"/>
        <w:numPr>
          <w:ilvl w:val="0"/>
          <w:numId w:val="8"/>
        </w:numPr>
        <w:spacing w:before="120" w:lineRule="auto"/>
        <w:ind w:left="1080" w:hanging="360"/>
        <w:jc w:val="both"/>
        <w:rPr>
          <w:sz w:val="20"/>
          <w:szCs w:val="20"/>
          <w:vertAlign w:val="baseline"/>
        </w:rPr>
      </w:pPr>
      <w:r w:rsidDel="00000000" w:rsidR="00000000" w:rsidRPr="00000000">
        <w:rPr>
          <w:sz w:val="20"/>
          <w:szCs w:val="20"/>
          <w:vertAlign w:val="baseline"/>
          <w:rtl w:val="0"/>
        </w:rPr>
        <w:t xml:space="preserve">This information should be clearly communicated to employees.</w:t>
      </w:r>
    </w:p>
    <w:p w:rsidR="00000000" w:rsidDel="00000000" w:rsidP="00000000" w:rsidRDefault="00000000" w:rsidRPr="00000000" w14:paraId="00000093">
      <w:pPr>
        <w:pageBreakBefore w:val="0"/>
        <w:numPr>
          <w:ilvl w:val="0"/>
          <w:numId w:val="8"/>
        </w:numPr>
        <w:ind w:left="1080" w:hanging="360"/>
        <w:jc w:val="both"/>
        <w:rPr>
          <w:sz w:val="20"/>
          <w:szCs w:val="20"/>
          <w:vertAlign w:val="baseline"/>
        </w:rPr>
      </w:pPr>
      <w:r w:rsidDel="00000000" w:rsidR="00000000" w:rsidRPr="00000000">
        <w:rPr>
          <w:sz w:val="20"/>
          <w:szCs w:val="20"/>
          <w:vertAlign w:val="baseline"/>
          <w:rtl w:val="0"/>
        </w:rPr>
        <w:t xml:space="preserve">There should be a competent investigation of any alleged violation.</w:t>
      </w:r>
    </w:p>
    <w:p w:rsidR="00000000" w:rsidDel="00000000" w:rsidP="00000000" w:rsidRDefault="00000000" w:rsidRPr="00000000" w14:paraId="00000094">
      <w:pPr>
        <w:pageBreakBefore w:val="0"/>
        <w:numPr>
          <w:ilvl w:val="0"/>
          <w:numId w:val="8"/>
        </w:numPr>
        <w:ind w:left="1080" w:hanging="360"/>
        <w:jc w:val="both"/>
        <w:rPr>
          <w:sz w:val="20"/>
          <w:szCs w:val="20"/>
          <w:vertAlign w:val="baseline"/>
        </w:rPr>
      </w:pPr>
      <w:r w:rsidDel="00000000" w:rsidR="00000000" w:rsidRPr="00000000">
        <w:rPr>
          <w:sz w:val="20"/>
          <w:szCs w:val="20"/>
          <w:vertAlign w:val="baseline"/>
          <w:rtl w:val="0"/>
        </w:rPr>
        <w:t xml:space="preserve">Once violations are proved, there should be a consistent and equitable application of the penalty, preferably by the immediate supervisor.</w:t>
      </w:r>
    </w:p>
    <w:p w:rsidR="00000000" w:rsidDel="00000000" w:rsidP="00000000" w:rsidRDefault="00000000" w:rsidRPr="00000000" w14:paraId="00000095">
      <w:pPr>
        <w:pageBreakBefore w:val="0"/>
        <w:numPr>
          <w:ilvl w:val="0"/>
          <w:numId w:val="8"/>
        </w:numPr>
        <w:spacing w:before="120" w:lineRule="auto"/>
        <w:ind w:left="1080" w:hanging="360"/>
        <w:jc w:val="both"/>
        <w:rPr>
          <w:sz w:val="20"/>
          <w:szCs w:val="20"/>
          <w:vertAlign w:val="baseline"/>
        </w:rPr>
      </w:pPr>
      <w:r w:rsidDel="00000000" w:rsidR="00000000" w:rsidRPr="00000000">
        <w:rPr>
          <w:sz w:val="20"/>
          <w:szCs w:val="20"/>
          <w:vertAlign w:val="baseline"/>
          <w:rtl w:val="0"/>
        </w:rPr>
        <w:t xml:space="preserve">There should be provision for review.</w:t>
      </w:r>
    </w:p>
    <w:p w:rsidR="00000000" w:rsidDel="00000000" w:rsidP="00000000" w:rsidRDefault="00000000" w:rsidRPr="00000000" w14:paraId="00000096">
      <w:pPr>
        <w:pageBreakBefore w:val="0"/>
        <w:jc w:val="both"/>
        <w:rPr>
          <w:b w:val="0"/>
          <w:sz w:val="20"/>
          <w:szCs w:val="20"/>
          <w:vertAlign w:val="baseline"/>
        </w:rPr>
      </w:pPr>
      <w:r w:rsidDel="00000000" w:rsidR="00000000" w:rsidRPr="00000000">
        <w:rPr>
          <w:rtl w:val="0"/>
        </w:rPr>
      </w:r>
    </w:p>
    <w:p w:rsidR="00000000" w:rsidDel="00000000" w:rsidP="00000000" w:rsidRDefault="00000000" w:rsidRPr="00000000" w14:paraId="00000097">
      <w:pPr>
        <w:pageBreakBefore w:val="0"/>
        <w:jc w:val="both"/>
        <w:rPr>
          <w:b w:val="0"/>
          <w:sz w:val="20"/>
          <w:szCs w:val="20"/>
          <w:vertAlign w:val="baseline"/>
        </w:rPr>
      </w:pPr>
      <w:r w:rsidDel="00000000" w:rsidR="00000000" w:rsidRPr="00000000">
        <w:rPr>
          <w:b w:val="1"/>
          <w:sz w:val="20"/>
          <w:szCs w:val="20"/>
          <w:vertAlign w:val="baseline"/>
          <w:rtl w:val="0"/>
        </w:rPr>
        <w:t xml:space="preserve"> SEPARATIONS</w:t>
      </w:r>
      <w:r w:rsidDel="00000000" w:rsidR="00000000" w:rsidRPr="00000000">
        <w:rPr>
          <w:rtl w:val="0"/>
        </w:rPr>
      </w:r>
    </w:p>
    <w:p w:rsidR="00000000" w:rsidDel="00000000" w:rsidP="00000000" w:rsidRDefault="00000000" w:rsidRPr="00000000" w14:paraId="00000098">
      <w:pPr>
        <w:pageBreakBefore w:val="0"/>
        <w:jc w:val="both"/>
        <w:rPr>
          <w:sz w:val="20"/>
          <w:szCs w:val="20"/>
          <w:vertAlign w:val="baseline"/>
        </w:rPr>
      </w:pPr>
      <w:r w:rsidDel="00000000" w:rsidR="00000000" w:rsidRPr="00000000">
        <w:rPr>
          <w:sz w:val="20"/>
          <w:szCs w:val="20"/>
          <w:vertAlign w:val="baseline"/>
          <w:rtl w:val="0"/>
        </w:rPr>
        <w:t xml:space="preserve">As studied in the previous section, the function of human resource management starts with hiring employees from the society for the employee to render service to the organization. It logical therefore that employees go back to the same society when they no longer wish to give service to the organization or the organisation no longer requires their services.</w:t>
      </w:r>
    </w:p>
    <w:p w:rsidR="00000000" w:rsidDel="00000000" w:rsidP="00000000" w:rsidRDefault="00000000" w:rsidRPr="00000000" w14:paraId="00000099">
      <w:pPr>
        <w:pageBreakBefore w:val="0"/>
        <w:jc w:val="both"/>
        <w:rPr>
          <w:sz w:val="20"/>
          <w:szCs w:val="20"/>
          <w:vertAlign w:val="baseline"/>
        </w:rPr>
      </w:pPr>
      <w:r w:rsidDel="00000000" w:rsidR="00000000" w:rsidRPr="00000000">
        <w:rPr>
          <w:sz w:val="20"/>
          <w:szCs w:val="20"/>
          <w:vertAlign w:val="baseline"/>
          <w:rtl w:val="0"/>
        </w:rPr>
        <w:t xml:space="preserve">At this point the employee must separation from the organisation. </w:t>
      </w:r>
    </w:p>
    <w:p w:rsidR="00000000" w:rsidDel="00000000" w:rsidP="00000000" w:rsidRDefault="00000000" w:rsidRPr="00000000" w14:paraId="0000009A">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9B">
      <w:pPr>
        <w:pageBreakBefore w:val="0"/>
        <w:jc w:val="both"/>
        <w:rPr>
          <w:sz w:val="20"/>
          <w:szCs w:val="20"/>
          <w:vertAlign w:val="baseline"/>
        </w:rPr>
      </w:pPr>
      <w:r w:rsidDel="00000000" w:rsidR="00000000" w:rsidRPr="00000000">
        <w:rPr>
          <w:sz w:val="20"/>
          <w:szCs w:val="20"/>
          <w:vertAlign w:val="baseline"/>
          <w:rtl w:val="0"/>
        </w:rPr>
        <w:t xml:space="preserve">Separation is a situation when the service agreement of an employee with his/her organisation comes to an end and employee leaves the organisation. In other words, separation is a decision that the individual and organisation part from each other. Whatever the types/forms of separation, it is an important and sometimes traumatic event for both the employee and organisation.</w:t>
      </w:r>
    </w:p>
    <w:p w:rsidR="00000000" w:rsidDel="00000000" w:rsidP="00000000" w:rsidRDefault="00000000" w:rsidRPr="00000000" w14:paraId="0000009C">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9D">
      <w:pPr>
        <w:pageBreakBefore w:val="0"/>
        <w:jc w:val="both"/>
        <w:rPr>
          <w:sz w:val="20"/>
          <w:szCs w:val="20"/>
          <w:vertAlign w:val="baseline"/>
        </w:rPr>
      </w:pPr>
      <w:r w:rsidDel="00000000" w:rsidR="00000000" w:rsidRPr="00000000">
        <w:rPr>
          <w:sz w:val="20"/>
          <w:szCs w:val="20"/>
          <w:vertAlign w:val="baseline"/>
          <w:rtl w:val="0"/>
        </w:rPr>
        <w:t xml:space="preserve">Various forms of employee separation are discussed now briefly.</w:t>
      </w:r>
    </w:p>
    <w:p w:rsidR="00000000" w:rsidDel="00000000" w:rsidP="00000000" w:rsidRDefault="00000000" w:rsidRPr="00000000" w14:paraId="0000009E">
      <w:pPr>
        <w:pageBreakBefore w:val="0"/>
        <w:jc w:val="both"/>
        <w:rPr>
          <w:b w:val="0"/>
          <w:sz w:val="20"/>
          <w:szCs w:val="20"/>
          <w:vertAlign w:val="baseline"/>
        </w:rPr>
      </w:pPr>
      <w:r w:rsidDel="00000000" w:rsidR="00000000" w:rsidRPr="00000000">
        <w:rPr>
          <w:rtl w:val="0"/>
        </w:rPr>
      </w:r>
    </w:p>
    <w:p w:rsidR="00000000" w:rsidDel="00000000" w:rsidP="00000000" w:rsidRDefault="00000000" w:rsidRPr="00000000" w14:paraId="0000009F">
      <w:pPr>
        <w:pageBreakBefore w:val="0"/>
        <w:jc w:val="both"/>
        <w:rPr>
          <w:b w:val="0"/>
          <w:sz w:val="20"/>
          <w:szCs w:val="20"/>
          <w:vertAlign w:val="baseline"/>
        </w:rPr>
      </w:pPr>
      <w:r w:rsidDel="00000000" w:rsidR="00000000" w:rsidRPr="00000000">
        <w:rPr>
          <w:b w:val="1"/>
          <w:sz w:val="20"/>
          <w:szCs w:val="20"/>
          <w:vertAlign w:val="baseline"/>
          <w:rtl w:val="0"/>
        </w:rPr>
        <w:t xml:space="preserve">Retirement</w:t>
      </w:r>
      <w:r w:rsidDel="00000000" w:rsidR="00000000" w:rsidRPr="00000000">
        <w:rPr>
          <w:rtl w:val="0"/>
        </w:rPr>
      </w:r>
    </w:p>
    <w:p w:rsidR="00000000" w:rsidDel="00000000" w:rsidP="00000000" w:rsidRDefault="00000000" w:rsidRPr="00000000" w14:paraId="000000A0">
      <w:pPr>
        <w:pageBreakBefore w:val="0"/>
        <w:jc w:val="both"/>
        <w:rPr>
          <w:sz w:val="20"/>
          <w:szCs w:val="20"/>
          <w:vertAlign w:val="baseline"/>
        </w:rPr>
      </w:pPr>
      <w:r w:rsidDel="00000000" w:rsidR="00000000" w:rsidRPr="00000000">
        <w:rPr>
          <w:sz w:val="20"/>
          <w:szCs w:val="20"/>
          <w:vertAlign w:val="baseline"/>
          <w:rtl w:val="0"/>
        </w:rPr>
        <w:t xml:space="preserve">Retirement is the major cause of separation of employees from the organisation. It can be defined as the termination of service of an employee on reaching the age of superannuation. For example, at present the superannuation age for civil servants is 55 years for the judiciary it is 70 years. </w:t>
      </w:r>
    </w:p>
    <w:p w:rsidR="00000000" w:rsidDel="00000000" w:rsidP="00000000" w:rsidRDefault="00000000" w:rsidRPr="00000000" w14:paraId="000000A1">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A2">
      <w:pPr>
        <w:pageBreakBefore w:val="0"/>
        <w:jc w:val="both"/>
        <w:rPr>
          <w:sz w:val="20"/>
          <w:szCs w:val="20"/>
          <w:vertAlign w:val="baseline"/>
        </w:rPr>
      </w:pPr>
      <w:r w:rsidDel="00000000" w:rsidR="00000000" w:rsidRPr="00000000">
        <w:rPr>
          <w:sz w:val="20"/>
          <w:szCs w:val="20"/>
          <w:vertAlign w:val="baseline"/>
          <w:rtl w:val="0"/>
        </w:rPr>
        <w:t xml:space="preserve">Retirement may be of two types:</w:t>
      </w:r>
    </w:p>
    <w:p w:rsidR="00000000" w:rsidDel="00000000" w:rsidP="00000000" w:rsidRDefault="00000000" w:rsidRPr="00000000" w14:paraId="000000A3">
      <w:pPr>
        <w:pageBreakBefore w:val="0"/>
        <w:numPr>
          <w:ilvl w:val="1"/>
          <w:numId w:val="4"/>
        </w:numPr>
        <w:spacing w:before="120" w:lineRule="auto"/>
        <w:ind w:left="907" w:hanging="360"/>
        <w:jc w:val="both"/>
        <w:rPr>
          <w:sz w:val="20"/>
          <w:szCs w:val="20"/>
          <w:vertAlign w:val="baseline"/>
        </w:rPr>
      </w:pPr>
      <w:r w:rsidDel="00000000" w:rsidR="00000000" w:rsidRPr="00000000">
        <w:rPr>
          <w:i w:val="1"/>
          <w:sz w:val="20"/>
          <w:szCs w:val="20"/>
          <w:vertAlign w:val="baseline"/>
          <w:rtl w:val="0"/>
        </w:rPr>
        <w:t xml:space="preserve">Compulsory Retirement.</w:t>
      </w:r>
      <w:r w:rsidDel="00000000" w:rsidR="00000000" w:rsidRPr="00000000">
        <w:rPr>
          <w:sz w:val="20"/>
          <w:szCs w:val="20"/>
          <w:vertAlign w:val="baseline"/>
          <w:rtl w:val="0"/>
        </w:rPr>
        <w:t xml:space="preserve"> This is the retirement when employees retire compulsorily from service on attaining the age of superannuation.</w:t>
      </w:r>
    </w:p>
    <w:p w:rsidR="00000000" w:rsidDel="00000000" w:rsidP="00000000" w:rsidRDefault="00000000" w:rsidRPr="00000000" w14:paraId="000000A4">
      <w:pPr>
        <w:pageBreakBefore w:val="0"/>
        <w:numPr>
          <w:ilvl w:val="1"/>
          <w:numId w:val="4"/>
        </w:numPr>
        <w:spacing w:before="120" w:lineRule="auto"/>
        <w:ind w:left="907" w:hanging="360"/>
        <w:jc w:val="both"/>
        <w:rPr>
          <w:sz w:val="20"/>
          <w:szCs w:val="20"/>
          <w:vertAlign w:val="baseline"/>
        </w:rPr>
      </w:pPr>
      <w:r w:rsidDel="00000000" w:rsidR="00000000" w:rsidRPr="00000000">
        <w:rPr>
          <w:sz w:val="20"/>
          <w:szCs w:val="20"/>
          <w:vertAlign w:val="baseline"/>
          <w:rtl w:val="0"/>
        </w:rPr>
        <w:t xml:space="preserve"> </w:t>
      </w:r>
      <w:r w:rsidDel="00000000" w:rsidR="00000000" w:rsidRPr="00000000">
        <w:rPr>
          <w:i w:val="1"/>
          <w:sz w:val="20"/>
          <w:szCs w:val="20"/>
          <w:vertAlign w:val="baseline"/>
          <w:rtl w:val="0"/>
        </w:rPr>
        <w:t xml:space="preserve">Voluntary Retirement:</w:t>
      </w:r>
      <w:r w:rsidDel="00000000" w:rsidR="00000000" w:rsidRPr="00000000">
        <w:rPr>
          <w:sz w:val="20"/>
          <w:szCs w:val="20"/>
          <w:vertAlign w:val="baseline"/>
          <w:rtl w:val="0"/>
        </w:rPr>
        <w:t xml:space="preserve"> When organisations give option to its employees to retire even before superannuation, it is called ‘voluntary retirement’ or ‘early retirement’. This may be used by organisations in their efforts to downsize the employees by providing certain incentives e.g. the ‘Golden Hand Shake’.</w:t>
      </w:r>
    </w:p>
    <w:p w:rsidR="00000000" w:rsidDel="00000000" w:rsidP="00000000" w:rsidRDefault="00000000" w:rsidRPr="00000000" w14:paraId="000000A5">
      <w:pPr>
        <w:pageBreakBefore w:val="0"/>
        <w:spacing w:before="120" w:lineRule="auto"/>
        <w:ind w:left="547" w:firstLine="0"/>
        <w:jc w:val="both"/>
        <w:rPr>
          <w:sz w:val="20"/>
          <w:szCs w:val="20"/>
          <w:vertAlign w:val="baseline"/>
        </w:rPr>
      </w:pPr>
      <w:r w:rsidDel="00000000" w:rsidR="00000000" w:rsidRPr="00000000">
        <w:rPr>
          <w:rtl w:val="0"/>
        </w:rPr>
      </w:r>
    </w:p>
    <w:p w:rsidR="00000000" w:rsidDel="00000000" w:rsidP="00000000" w:rsidRDefault="00000000" w:rsidRPr="00000000" w14:paraId="000000A6">
      <w:pPr>
        <w:pageBreakBefore w:val="0"/>
        <w:jc w:val="both"/>
        <w:rPr>
          <w:sz w:val="20"/>
          <w:szCs w:val="20"/>
          <w:vertAlign w:val="baseline"/>
        </w:rPr>
      </w:pPr>
      <w:r w:rsidDel="00000000" w:rsidR="00000000" w:rsidRPr="00000000">
        <w:rPr>
          <w:sz w:val="20"/>
          <w:szCs w:val="20"/>
          <w:vertAlign w:val="baseline"/>
          <w:rtl w:val="0"/>
        </w:rPr>
        <w:t xml:space="preserve">Retirement from service is a significant milestone in the life of an employee. Post-retirement life requires a great deal of adjustment on the part of (retired) employee. Here, the organisation has a major role in facilitating smooth transition from an employed state to a jobless stage by organising counselling sessions and also offer investment related services. Some organisations also extend medical and insurance benefits to the retirees.</w:t>
      </w:r>
    </w:p>
    <w:p w:rsidR="00000000" w:rsidDel="00000000" w:rsidP="00000000" w:rsidRDefault="00000000" w:rsidRPr="00000000" w14:paraId="000000A7">
      <w:pPr>
        <w:pageBreakBefore w:val="0"/>
        <w:jc w:val="both"/>
        <w:rPr>
          <w:b w:val="0"/>
          <w:sz w:val="20"/>
          <w:szCs w:val="20"/>
          <w:vertAlign w:val="baseline"/>
        </w:rPr>
      </w:pPr>
      <w:r w:rsidDel="00000000" w:rsidR="00000000" w:rsidRPr="00000000">
        <w:rPr>
          <w:rtl w:val="0"/>
        </w:rPr>
      </w:r>
    </w:p>
    <w:p w:rsidR="00000000" w:rsidDel="00000000" w:rsidP="00000000" w:rsidRDefault="00000000" w:rsidRPr="00000000" w14:paraId="000000A8">
      <w:pPr>
        <w:pageBreakBefore w:val="0"/>
        <w:jc w:val="both"/>
        <w:rPr>
          <w:b w:val="0"/>
          <w:sz w:val="20"/>
          <w:szCs w:val="20"/>
          <w:vertAlign w:val="baseline"/>
        </w:rPr>
      </w:pPr>
      <w:r w:rsidDel="00000000" w:rsidR="00000000" w:rsidRPr="00000000">
        <w:rPr>
          <w:b w:val="1"/>
          <w:sz w:val="20"/>
          <w:szCs w:val="20"/>
          <w:vertAlign w:val="baseline"/>
          <w:rtl w:val="0"/>
        </w:rPr>
        <w:t xml:space="preserve">Resignation</w:t>
      </w:r>
      <w:r w:rsidDel="00000000" w:rsidR="00000000" w:rsidRPr="00000000">
        <w:rPr>
          <w:rtl w:val="0"/>
        </w:rPr>
      </w:r>
    </w:p>
    <w:p w:rsidR="00000000" w:rsidDel="00000000" w:rsidP="00000000" w:rsidRDefault="00000000" w:rsidRPr="00000000" w14:paraId="000000A9">
      <w:pPr>
        <w:pageBreakBefore w:val="0"/>
        <w:spacing w:before="120" w:lineRule="auto"/>
        <w:jc w:val="both"/>
        <w:rPr>
          <w:sz w:val="20"/>
          <w:szCs w:val="20"/>
          <w:vertAlign w:val="baseline"/>
        </w:rPr>
      </w:pPr>
      <w:r w:rsidDel="00000000" w:rsidR="00000000" w:rsidRPr="00000000">
        <w:rPr>
          <w:sz w:val="20"/>
          <w:szCs w:val="20"/>
          <w:vertAlign w:val="baseline"/>
          <w:rtl w:val="0"/>
        </w:rPr>
        <w:t xml:space="preserve">Resignation is termination of service by an employee by serving a notice on the employer. Resignation may be voluntary or involuntary. A voluntary resignation is when an employee himself/herself decides to resign on the grounds of ill health, marriage, better job prospects in other organisations, etc. Resignation is considered involuntary or compulsory when the employer directs the employee to resign on grounds of duty and indiscipline or face disciplinary action. However, in case of involuntary resignation, a domestic enquiry should be conducted before asking the employee to resign. </w:t>
      </w:r>
    </w:p>
    <w:p w:rsidR="00000000" w:rsidDel="00000000" w:rsidP="00000000" w:rsidRDefault="00000000" w:rsidRPr="00000000" w14:paraId="000000AA">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AB">
      <w:pPr>
        <w:pageBreakBefore w:val="0"/>
        <w:jc w:val="both"/>
        <w:rPr>
          <w:sz w:val="20"/>
          <w:szCs w:val="20"/>
          <w:vertAlign w:val="baseline"/>
        </w:rPr>
      </w:pPr>
      <w:r w:rsidDel="00000000" w:rsidR="00000000" w:rsidRPr="00000000">
        <w:rPr>
          <w:sz w:val="20"/>
          <w:szCs w:val="20"/>
          <w:vertAlign w:val="baseline"/>
          <w:rtl w:val="0"/>
        </w:rPr>
        <w:t xml:space="preserve">This is because otherwise the affected employee can go to the union or court to complain that he/she was asked to resign under duress.</w:t>
      </w:r>
    </w:p>
    <w:p w:rsidR="00000000" w:rsidDel="00000000" w:rsidP="00000000" w:rsidRDefault="00000000" w:rsidRPr="00000000" w14:paraId="000000AC">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AD">
      <w:pPr>
        <w:pageBreakBefore w:val="0"/>
        <w:jc w:val="both"/>
        <w:rPr>
          <w:sz w:val="20"/>
          <w:szCs w:val="20"/>
          <w:vertAlign w:val="baseline"/>
        </w:rPr>
      </w:pPr>
      <w:r w:rsidDel="00000000" w:rsidR="00000000" w:rsidRPr="00000000">
        <w:rPr>
          <w:sz w:val="20"/>
          <w:szCs w:val="20"/>
          <w:vertAlign w:val="baseline"/>
          <w:rtl w:val="0"/>
        </w:rPr>
        <w:t xml:space="preserve">While some resignations may be advisable and beneficial for the organisation to rectify the mistakes committed in hiring the employees, excessive turnover may be alarming as well. In such a case, it is appropriate for the organisation to trace the reasons behind resignations by conducting ‘exit interviews’ with the employees who are leaving the organisation. </w:t>
      </w:r>
    </w:p>
    <w:p w:rsidR="00000000" w:rsidDel="00000000" w:rsidP="00000000" w:rsidRDefault="00000000" w:rsidRPr="00000000" w14:paraId="000000AE">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AF">
      <w:pPr>
        <w:pageBreakBefore w:val="0"/>
        <w:jc w:val="both"/>
        <w:rPr>
          <w:sz w:val="20"/>
          <w:szCs w:val="20"/>
          <w:vertAlign w:val="baseline"/>
        </w:rPr>
      </w:pPr>
      <w:r w:rsidDel="00000000" w:rsidR="00000000" w:rsidRPr="00000000">
        <w:rPr>
          <w:sz w:val="20"/>
          <w:szCs w:val="20"/>
          <w:vertAlign w:val="baseline"/>
          <w:rtl w:val="0"/>
        </w:rPr>
        <w:t xml:space="preserve">Exit interviews may enable the organisation to curb the employee turnover before it reaches to the proportion of exodus.</w:t>
      </w:r>
    </w:p>
    <w:p w:rsidR="00000000" w:rsidDel="00000000" w:rsidP="00000000" w:rsidRDefault="00000000" w:rsidRPr="00000000" w14:paraId="000000B0">
      <w:pPr>
        <w:pageBreakBefore w:val="0"/>
        <w:jc w:val="both"/>
        <w:rPr>
          <w:b w:val="0"/>
          <w:sz w:val="20"/>
          <w:szCs w:val="20"/>
          <w:vertAlign w:val="baseline"/>
        </w:rPr>
      </w:pPr>
      <w:r w:rsidDel="00000000" w:rsidR="00000000" w:rsidRPr="00000000">
        <w:rPr>
          <w:rtl w:val="0"/>
        </w:rPr>
      </w:r>
    </w:p>
    <w:p w:rsidR="00000000" w:rsidDel="00000000" w:rsidP="00000000" w:rsidRDefault="00000000" w:rsidRPr="00000000" w14:paraId="000000B1">
      <w:pPr>
        <w:pageBreakBefore w:val="0"/>
        <w:jc w:val="both"/>
        <w:rPr>
          <w:sz w:val="20"/>
          <w:szCs w:val="20"/>
          <w:vertAlign w:val="baseline"/>
        </w:rPr>
      </w:pPr>
      <w:r w:rsidDel="00000000" w:rsidR="00000000" w:rsidRPr="00000000">
        <w:rPr>
          <w:b w:val="1"/>
          <w:sz w:val="20"/>
          <w:szCs w:val="20"/>
          <w:vertAlign w:val="baseline"/>
          <w:rtl w:val="0"/>
        </w:rPr>
        <w:t xml:space="preserve">Death</w:t>
      </w:r>
      <w:r w:rsidDel="00000000" w:rsidR="00000000" w:rsidRPr="00000000">
        <w:rPr>
          <w:sz w:val="20"/>
          <w:szCs w:val="20"/>
          <w:vertAlign w:val="baseline"/>
          <w:rtl w:val="0"/>
        </w:rPr>
        <w:t xml:space="preserve"> </w:t>
      </w:r>
    </w:p>
    <w:p w:rsidR="00000000" w:rsidDel="00000000" w:rsidP="00000000" w:rsidRDefault="00000000" w:rsidRPr="00000000" w14:paraId="000000B2">
      <w:pPr>
        <w:pageBreakBefore w:val="0"/>
        <w:spacing w:before="120" w:lineRule="auto"/>
        <w:jc w:val="both"/>
        <w:rPr>
          <w:sz w:val="20"/>
          <w:szCs w:val="20"/>
          <w:vertAlign w:val="baseline"/>
        </w:rPr>
      </w:pPr>
      <w:r w:rsidDel="00000000" w:rsidR="00000000" w:rsidRPr="00000000">
        <w:rPr>
          <w:sz w:val="20"/>
          <w:szCs w:val="20"/>
          <w:vertAlign w:val="baseline"/>
          <w:rtl w:val="0"/>
        </w:rPr>
        <w:t xml:space="preserve">Death comes without call. Some employees may die in service before attaining the age of superannuation. When death occurs due to occupational hazards, the employee gets compensation as per the provisions of Workmen’s Compensation Act. Some organisations have provisions to give employment to the spouse/child or dependant of an employee who dies in service. The normal separation of employees from an organisation owing to resignation, retirement and death is known as ‘attrition’.</w:t>
      </w:r>
    </w:p>
    <w:p w:rsidR="00000000" w:rsidDel="00000000" w:rsidP="00000000" w:rsidRDefault="00000000" w:rsidRPr="00000000" w14:paraId="000000B3">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B4">
      <w:pPr>
        <w:pageBreakBefore w:val="0"/>
        <w:jc w:val="both"/>
        <w:rPr>
          <w:b w:val="0"/>
          <w:sz w:val="20"/>
          <w:szCs w:val="20"/>
          <w:vertAlign w:val="baseline"/>
        </w:rPr>
      </w:pPr>
      <w:r w:rsidDel="00000000" w:rsidR="00000000" w:rsidRPr="00000000">
        <w:rPr>
          <w:b w:val="1"/>
          <w:sz w:val="20"/>
          <w:szCs w:val="20"/>
          <w:vertAlign w:val="baseline"/>
          <w:rtl w:val="0"/>
        </w:rPr>
        <w:t xml:space="preserve">Layoff</w:t>
      </w:r>
      <w:r w:rsidDel="00000000" w:rsidR="00000000" w:rsidRPr="00000000">
        <w:rPr>
          <w:rtl w:val="0"/>
        </w:rPr>
      </w:r>
    </w:p>
    <w:p w:rsidR="00000000" w:rsidDel="00000000" w:rsidP="00000000" w:rsidRDefault="00000000" w:rsidRPr="00000000" w14:paraId="000000B5">
      <w:pPr>
        <w:pageBreakBefore w:val="0"/>
        <w:jc w:val="both"/>
        <w:rPr>
          <w:sz w:val="20"/>
          <w:szCs w:val="20"/>
          <w:vertAlign w:val="baseline"/>
        </w:rPr>
      </w:pPr>
      <w:r w:rsidDel="00000000" w:rsidR="00000000" w:rsidRPr="00000000">
        <w:rPr>
          <w:sz w:val="20"/>
          <w:szCs w:val="20"/>
          <w:vertAlign w:val="baseline"/>
          <w:rtl w:val="0"/>
        </w:rPr>
        <w:t xml:space="preserve">Layoff implies denial of employment to the employees for reasons beyond the control of employer. Breakdown of machinery, seasonal fluctuations in demand, shortage of power, raw materials, etc. are the examples of reasons leading to lay off. It is important to note that the employee-employer relationship does not come to an end but is suspended for some time. Layoffs may be temporary. In seasonal Industries like mines, sugar, etc., lay off occurs routinely. Layoff also may occur for an indefinite time. When layoff becomes a permanent one, it is called ‘retrenchment’.</w:t>
      </w:r>
    </w:p>
    <w:p w:rsidR="00000000" w:rsidDel="00000000" w:rsidP="00000000" w:rsidRDefault="00000000" w:rsidRPr="00000000" w14:paraId="000000B6">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B7">
      <w:pPr>
        <w:pageBreakBefore w:val="0"/>
        <w:jc w:val="both"/>
        <w:rPr>
          <w:b w:val="0"/>
          <w:sz w:val="20"/>
          <w:szCs w:val="20"/>
          <w:vertAlign w:val="baseline"/>
        </w:rPr>
      </w:pPr>
      <w:r w:rsidDel="00000000" w:rsidR="00000000" w:rsidRPr="00000000">
        <w:rPr>
          <w:b w:val="1"/>
          <w:sz w:val="20"/>
          <w:szCs w:val="20"/>
          <w:vertAlign w:val="baseline"/>
          <w:rtl w:val="0"/>
        </w:rPr>
        <w:t xml:space="preserve">Retrenchment</w:t>
      </w:r>
      <w:r w:rsidDel="00000000" w:rsidR="00000000" w:rsidRPr="00000000">
        <w:rPr>
          <w:rtl w:val="0"/>
        </w:rPr>
      </w:r>
    </w:p>
    <w:p w:rsidR="00000000" w:rsidDel="00000000" w:rsidP="00000000" w:rsidRDefault="00000000" w:rsidRPr="00000000" w14:paraId="000000B8">
      <w:pPr>
        <w:pageBreakBefore w:val="0"/>
        <w:spacing w:before="120" w:lineRule="auto"/>
        <w:jc w:val="both"/>
        <w:rPr>
          <w:sz w:val="20"/>
          <w:szCs w:val="20"/>
          <w:vertAlign w:val="baseline"/>
        </w:rPr>
      </w:pPr>
      <w:r w:rsidDel="00000000" w:rsidR="00000000" w:rsidRPr="00000000">
        <w:rPr>
          <w:sz w:val="20"/>
          <w:szCs w:val="20"/>
          <w:vertAlign w:val="baseline"/>
          <w:rtl w:val="0"/>
        </w:rPr>
        <w:t xml:space="preserve">Retrenchment means permanent termination of an employee’s services for economic reasons. Retrenchment occurs on account of surplus staff, poor demand for products, general economic slow down, etc. It’s worth noting that termination of services on account of retirement, illness or on disciplinary grounds does not constitute retrenchment. </w:t>
      </w:r>
    </w:p>
    <w:p w:rsidR="00000000" w:rsidDel="00000000" w:rsidP="00000000" w:rsidRDefault="00000000" w:rsidRPr="00000000" w14:paraId="000000B9">
      <w:pPr>
        <w:pageBreakBefore w:val="0"/>
        <w:spacing w:before="120" w:lineRule="auto"/>
        <w:jc w:val="both"/>
        <w:rPr>
          <w:sz w:val="20"/>
          <w:szCs w:val="20"/>
          <w:vertAlign w:val="baseline"/>
        </w:rPr>
      </w:pPr>
      <w:r w:rsidDel="00000000" w:rsidR="00000000" w:rsidRPr="00000000">
        <w:rPr>
          <w:rtl w:val="0"/>
        </w:rPr>
      </w:r>
    </w:p>
    <w:p w:rsidR="00000000" w:rsidDel="00000000" w:rsidP="00000000" w:rsidRDefault="00000000" w:rsidRPr="00000000" w14:paraId="000000BA">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BB">
      <w:pPr>
        <w:pageBreakBefore w:val="0"/>
        <w:jc w:val="both"/>
        <w:rPr>
          <w:b w:val="0"/>
          <w:sz w:val="20"/>
          <w:szCs w:val="20"/>
          <w:vertAlign w:val="baseline"/>
        </w:rPr>
      </w:pPr>
      <w:r w:rsidDel="00000000" w:rsidR="00000000" w:rsidRPr="00000000">
        <w:rPr>
          <w:b w:val="1"/>
          <w:sz w:val="20"/>
          <w:szCs w:val="20"/>
          <w:vertAlign w:val="baseline"/>
          <w:rtl w:val="0"/>
        </w:rPr>
        <w:t xml:space="preserve">Dismissal</w:t>
      </w:r>
      <w:r w:rsidDel="00000000" w:rsidR="00000000" w:rsidRPr="00000000">
        <w:rPr>
          <w:rtl w:val="0"/>
        </w:rPr>
      </w:r>
    </w:p>
    <w:p w:rsidR="00000000" w:rsidDel="00000000" w:rsidP="00000000" w:rsidRDefault="00000000" w:rsidRPr="00000000" w14:paraId="000000BC">
      <w:pPr>
        <w:pageBreakBefore w:val="0"/>
        <w:spacing w:before="120" w:lineRule="auto"/>
        <w:jc w:val="both"/>
        <w:rPr>
          <w:sz w:val="20"/>
          <w:szCs w:val="20"/>
          <w:vertAlign w:val="baseline"/>
        </w:rPr>
      </w:pPr>
      <w:r w:rsidDel="00000000" w:rsidR="00000000" w:rsidRPr="00000000">
        <w:rPr>
          <w:sz w:val="20"/>
          <w:szCs w:val="20"/>
          <w:vertAlign w:val="baseline"/>
          <w:rtl w:val="0"/>
        </w:rPr>
        <w:t xml:space="preserve">Dismissal is termination of service of an employee as a punitive measure. This may occur either on account of unsatisfactory performance or misconduct. Persistent failure on the part of employee to perform up to the expectations or specified standard is considered as unsatisfactory performance. Willful violation of rules and regulation by the employee is treated as misconduct. Dismissal is a drastic step seriously impairing the earnings and image of the employee. Therefore, dismissal as a measure should be resorted to with great care and caution. It must be justified and duly supported by just and sufficient cause. Before an employee is dismissed, he must be served advance notice to explain his position. The reasons for dismissal must be clearly made known to the employee.</w:t>
      </w:r>
    </w:p>
    <w:p w:rsidR="00000000" w:rsidDel="00000000" w:rsidP="00000000" w:rsidRDefault="00000000" w:rsidRPr="00000000" w14:paraId="000000BD">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BE">
      <w:pPr>
        <w:pageBreakBefore w:val="0"/>
        <w:jc w:val="both"/>
        <w:rPr>
          <w:b w:val="0"/>
          <w:sz w:val="20"/>
          <w:szCs w:val="20"/>
          <w:vertAlign w:val="baseline"/>
        </w:rPr>
      </w:pPr>
      <w:r w:rsidDel="00000000" w:rsidR="00000000" w:rsidRPr="00000000">
        <w:rPr>
          <w:b w:val="1"/>
          <w:sz w:val="20"/>
          <w:szCs w:val="20"/>
          <w:vertAlign w:val="baseline"/>
          <w:rtl w:val="0"/>
        </w:rPr>
        <w:t xml:space="preserve">SUMMARY</w:t>
      </w:r>
      <w:r w:rsidDel="00000000" w:rsidR="00000000" w:rsidRPr="00000000">
        <w:rPr>
          <w:rtl w:val="0"/>
        </w:rPr>
      </w:r>
    </w:p>
    <w:p w:rsidR="00000000" w:rsidDel="00000000" w:rsidP="00000000" w:rsidRDefault="00000000" w:rsidRPr="00000000" w14:paraId="000000BF">
      <w:pPr>
        <w:pageBreakBefore w:val="0"/>
        <w:jc w:val="both"/>
        <w:rPr>
          <w:sz w:val="20"/>
          <w:szCs w:val="20"/>
          <w:vertAlign w:val="baseline"/>
        </w:rPr>
      </w:pPr>
      <w:r w:rsidDel="00000000" w:rsidR="00000000" w:rsidRPr="00000000">
        <w:rPr>
          <w:sz w:val="20"/>
          <w:szCs w:val="20"/>
          <w:vertAlign w:val="baseline"/>
          <w:rtl w:val="0"/>
        </w:rPr>
        <w:t xml:space="preserve">This summary is organized by the learning objectives given earlier.</w:t>
      </w:r>
    </w:p>
    <w:p w:rsidR="00000000" w:rsidDel="00000000" w:rsidP="00000000" w:rsidRDefault="00000000" w:rsidRPr="00000000" w14:paraId="000000C0">
      <w:pPr>
        <w:pageBreakBefore w:val="0"/>
        <w:numPr>
          <w:ilvl w:val="0"/>
          <w:numId w:val="11"/>
        </w:numPr>
        <w:ind w:left="720" w:hanging="360"/>
        <w:jc w:val="both"/>
        <w:rPr>
          <w:sz w:val="20"/>
          <w:szCs w:val="20"/>
          <w:vertAlign w:val="baseline"/>
        </w:rPr>
      </w:pPr>
      <w:r w:rsidDel="00000000" w:rsidR="00000000" w:rsidRPr="00000000">
        <w:rPr>
          <w:sz w:val="20"/>
          <w:szCs w:val="20"/>
          <w:vertAlign w:val="baseline"/>
          <w:rtl w:val="0"/>
        </w:rPr>
        <w:t xml:space="preserve">Promotion is advancement of an employee from one job level to a higher one involving increased salary, status and responsibility. Promotion is affected to recognize competent employee, boost his morale, build loyalty, retain talented employees and encourage employees to perform well.</w:t>
      </w:r>
    </w:p>
    <w:p w:rsidR="00000000" w:rsidDel="00000000" w:rsidP="00000000" w:rsidRDefault="00000000" w:rsidRPr="00000000" w14:paraId="000000C1">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C2">
      <w:pPr>
        <w:pageBreakBefore w:val="0"/>
        <w:numPr>
          <w:ilvl w:val="0"/>
          <w:numId w:val="11"/>
        </w:numPr>
        <w:ind w:left="720" w:hanging="360"/>
        <w:jc w:val="both"/>
        <w:rPr>
          <w:sz w:val="20"/>
          <w:szCs w:val="20"/>
          <w:vertAlign w:val="baseline"/>
        </w:rPr>
      </w:pPr>
      <w:r w:rsidDel="00000000" w:rsidR="00000000" w:rsidRPr="00000000">
        <w:rPr>
          <w:sz w:val="20"/>
          <w:szCs w:val="20"/>
          <w:vertAlign w:val="baseline"/>
          <w:rtl w:val="0"/>
        </w:rPr>
        <w:t xml:space="preserve">Transfer is an employee’s lateral movement within the same grade from one job to another. Employees are transferred to satisfy both organisational and employee needs, make better use of them, adjust workforce, punish the employee, etc. A good transfer policy is characterized by features like clarification of circumstances and bases of transfer, authority handling transfer, nature and frequency of transfer, etc.</w:t>
      </w:r>
    </w:p>
    <w:p w:rsidR="00000000" w:rsidDel="00000000" w:rsidP="00000000" w:rsidRDefault="00000000" w:rsidRPr="00000000" w14:paraId="000000C3">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C4">
      <w:pPr>
        <w:pageBreakBefore w:val="0"/>
        <w:numPr>
          <w:ilvl w:val="0"/>
          <w:numId w:val="11"/>
        </w:numPr>
        <w:ind w:left="720" w:hanging="360"/>
        <w:jc w:val="both"/>
        <w:rPr>
          <w:sz w:val="20"/>
          <w:szCs w:val="20"/>
          <w:vertAlign w:val="baseline"/>
        </w:rPr>
      </w:pPr>
      <w:r w:rsidDel="00000000" w:rsidR="00000000" w:rsidRPr="00000000">
        <w:rPr>
          <w:sz w:val="20"/>
          <w:szCs w:val="20"/>
          <w:vertAlign w:val="baseline"/>
          <w:rtl w:val="0"/>
        </w:rPr>
        <w:t xml:space="preserve">Demotion is downward movement in job hierarchy with lower pay, authority and responsibility. Factors such as incompetence, adverse business conditions, disciplinary measures, etc. cause demotion. These causes should be communicated to the employees. A demotion policy should have provision for review also.</w:t>
      </w:r>
    </w:p>
    <w:p w:rsidR="00000000" w:rsidDel="00000000" w:rsidP="00000000" w:rsidRDefault="00000000" w:rsidRPr="00000000" w14:paraId="000000C5">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C6">
      <w:pPr>
        <w:pageBreakBefore w:val="0"/>
        <w:numPr>
          <w:ilvl w:val="0"/>
          <w:numId w:val="11"/>
        </w:numPr>
        <w:ind w:left="720" w:hanging="360"/>
        <w:jc w:val="both"/>
        <w:rPr>
          <w:sz w:val="20"/>
          <w:szCs w:val="20"/>
          <w:vertAlign w:val="baseline"/>
        </w:rPr>
      </w:pPr>
      <w:r w:rsidDel="00000000" w:rsidR="00000000" w:rsidRPr="00000000">
        <w:rPr>
          <w:sz w:val="20"/>
          <w:szCs w:val="20"/>
          <w:vertAlign w:val="baseline"/>
          <w:rtl w:val="0"/>
        </w:rPr>
        <w:t xml:space="preserve">Separation is a situation when the service agreement of an employee with his/her employer organisation comes to an end and employee leaves the organisation. Retirement, resignation, layoff, retrenchment and dismissal have been the common forms of employee separation.</w:t>
      </w:r>
    </w:p>
    <w:p w:rsidR="00000000" w:rsidDel="00000000" w:rsidP="00000000" w:rsidRDefault="00000000" w:rsidRPr="00000000" w14:paraId="000000C7">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C8">
      <w:pPr>
        <w:pageBreakBefore w:val="0"/>
        <w:ind w:left="360" w:firstLine="0"/>
        <w:jc w:val="both"/>
        <w:rPr>
          <w:sz w:val="20"/>
          <w:szCs w:val="20"/>
          <w:vertAlign w:val="baseline"/>
        </w:rPr>
      </w:pPr>
      <w:r w:rsidDel="00000000" w:rsidR="00000000" w:rsidRPr="00000000">
        <w:rPr>
          <w:rtl w:val="0"/>
        </w:rPr>
      </w:r>
    </w:p>
    <w:p w:rsidR="00000000" w:rsidDel="00000000" w:rsidP="00000000" w:rsidRDefault="00000000" w:rsidRPr="00000000" w14:paraId="000000C9">
      <w:pPr>
        <w:pageBreakBefore w:val="0"/>
        <w:jc w:val="both"/>
        <w:rPr>
          <w:sz w:val="20"/>
          <w:szCs w:val="20"/>
          <w:vertAlign w:val="baseline"/>
        </w:rPr>
      </w:pPr>
      <w:r w:rsidDel="00000000" w:rsidR="00000000" w:rsidRPr="00000000">
        <w:rPr>
          <w:sz w:val="20"/>
          <w:szCs w:val="20"/>
          <w:vertAlign w:val="baseline"/>
          <w:rtl w:val="0"/>
        </w:rPr>
        <w:t xml:space="preserve">REVIEW AND DISCUSSION QUESTIONS</w:t>
      </w:r>
    </w:p>
    <w:p w:rsidR="00000000" w:rsidDel="00000000" w:rsidP="00000000" w:rsidRDefault="00000000" w:rsidRPr="00000000" w14:paraId="000000CA">
      <w:pPr>
        <w:pageBreakBefore w:val="0"/>
        <w:numPr>
          <w:ilvl w:val="0"/>
          <w:numId w:val="12"/>
        </w:numPr>
        <w:spacing w:before="120" w:lineRule="auto"/>
        <w:ind w:left="720" w:hanging="360"/>
        <w:jc w:val="both"/>
        <w:rPr>
          <w:sz w:val="20"/>
          <w:szCs w:val="20"/>
          <w:vertAlign w:val="baseline"/>
        </w:rPr>
      </w:pPr>
      <w:r w:rsidDel="00000000" w:rsidR="00000000" w:rsidRPr="00000000">
        <w:rPr>
          <w:sz w:val="20"/>
          <w:szCs w:val="20"/>
          <w:vertAlign w:val="baseline"/>
          <w:rtl w:val="0"/>
        </w:rPr>
        <w:t xml:space="preserve">Why is it necessary to make an employee move from one job to another within the organisation?</w:t>
      </w:r>
    </w:p>
    <w:p w:rsidR="00000000" w:rsidDel="00000000" w:rsidP="00000000" w:rsidRDefault="00000000" w:rsidRPr="00000000" w14:paraId="000000CB">
      <w:pPr>
        <w:pageBreakBefore w:val="0"/>
        <w:numPr>
          <w:ilvl w:val="0"/>
          <w:numId w:val="12"/>
        </w:numPr>
        <w:spacing w:before="120" w:lineRule="auto"/>
        <w:ind w:left="720" w:hanging="360"/>
        <w:jc w:val="both"/>
        <w:rPr>
          <w:sz w:val="20"/>
          <w:szCs w:val="20"/>
          <w:vertAlign w:val="baseline"/>
        </w:rPr>
      </w:pPr>
      <w:r w:rsidDel="00000000" w:rsidR="00000000" w:rsidRPr="00000000">
        <w:rPr>
          <w:sz w:val="20"/>
          <w:szCs w:val="20"/>
          <w:vertAlign w:val="baseline"/>
          <w:rtl w:val="0"/>
        </w:rPr>
        <w:t xml:space="preserve">What is meant by promotion? Justify the need for employee promotion. Distinguish promotion from transfer.</w:t>
      </w:r>
    </w:p>
    <w:p w:rsidR="00000000" w:rsidDel="00000000" w:rsidP="00000000" w:rsidRDefault="00000000" w:rsidRPr="00000000" w14:paraId="000000CC">
      <w:pPr>
        <w:pageBreakBefore w:val="0"/>
        <w:numPr>
          <w:ilvl w:val="0"/>
          <w:numId w:val="12"/>
        </w:numPr>
        <w:spacing w:before="120" w:lineRule="auto"/>
        <w:ind w:left="720" w:hanging="360"/>
        <w:jc w:val="both"/>
        <w:rPr>
          <w:sz w:val="20"/>
          <w:szCs w:val="20"/>
          <w:vertAlign w:val="baseline"/>
        </w:rPr>
      </w:pPr>
      <w:r w:rsidDel="00000000" w:rsidR="00000000" w:rsidRPr="00000000">
        <w:rPr>
          <w:sz w:val="20"/>
          <w:szCs w:val="20"/>
          <w:vertAlign w:val="baseline"/>
          <w:rtl w:val="0"/>
        </w:rPr>
        <w:t xml:space="preserve">What causes transfer? List the salient features of a good transfer policy. Define demotion. Explain why it is needed.</w:t>
      </w:r>
    </w:p>
    <w:p w:rsidR="00000000" w:rsidDel="00000000" w:rsidP="00000000" w:rsidRDefault="00000000" w:rsidRPr="00000000" w14:paraId="000000CD">
      <w:pPr>
        <w:pageBreakBefore w:val="0"/>
        <w:numPr>
          <w:ilvl w:val="0"/>
          <w:numId w:val="12"/>
        </w:numPr>
        <w:spacing w:before="120" w:lineRule="auto"/>
        <w:ind w:left="720" w:hanging="360"/>
        <w:jc w:val="both"/>
        <w:rPr>
          <w:sz w:val="20"/>
          <w:szCs w:val="20"/>
          <w:vertAlign w:val="baseline"/>
        </w:rPr>
      </w:pPr>
      <w:r w:rsidDel="00000000" w:rsidR="00000000" w:rsidRPr="00000000">
        <w:rPr>
          <w:sz w:val="20"/>
          <w:szCs w:val="20"/>
          <w:vertAlign w:val="baseline"/>
          <w:rtl w:val="0"/>
        </w:rPr>
        <w:t xml:space="preserve">Briefly review the ways/forms by which employees separate themselves from the organisation they are serving.</w:t>
      </w:r>
    </w:p>
    <w:p w:rsidR="00000000" w:rsidDel="00000000" w:rsidP="00000000" w:rsidRDefault="00000000" w:rsidRPr="00000000" w14:paraId="000000CE">
      <w:pPr>
        <w:pageBreakBefore w:val="0"/>
        <w:numPr>
          <w:ilvl w:val="0"/>
          <w:numId w:val="12"/>
        </w:numPr>
        <w:spacing w:before="120" w:lineRule="auto"/>
        <w:ind w:left="720" w:hanging="360"/>
        <w:jc w:val="both"/>
        <w:rPr>
          <w:sz w:val="20"/>
          <w:szCs w:val="20"/>
          <w:vertAlign w:val="baseline"/>
        </w:rPr>
      </w:pPr>
      <w:r w:rsidDel="00000000" w:rsidR="00000000" w:rsidRPr="00000000">
        <w:rPr>
          <w:sz w:val="20"/>
          <w:szCs w:val="20"/>
          <w:vertAlign w:val="baseline"/>
          <w:rtl w:val="0"/>
        </w:rPr>
        <w:t xml:space="preserve">Distinguish between:</w:t>
      </w:r>
    </w:p>
    <w:p w:rsidR="00000000" w:rsidDel="00000000" w:rsidP="00000000" w:rsidRDefault="00000000" w:rsidRPr="00000000" w14:paraId="000000CF">
      <w:pPr>
        <w:pageBreakBefore w:val="0"/>
        <w:numPr>
          <w:ilvl w:val="1"/>
          <w:numId w:val="12"/>
        </w:numPr>
        <w:spacing w:before="120" w:lineRule="auto"/>
        <w:ind w:left="1440" w:hanging="360"/>
        <w:jc w:val="both"/>
        <w:rPr>
          <w:sz w:val="20"/>
          <w:szCs w:val="20"/>
          <w:vertAlign w:val="baseline"/>
        </w:rPr>
      </w:pPr>
      <w:r w:rsidDel="00000000" w:rsidR="00000000" w:rsidRPr="00000000">
        <w:rPr>
          <w:sz w:val="20"/>
          <w:szCs w:val="20"/>
          <w:vertAlign w:val="baseline"/>
          <w:rtl w:val="0"/>
        </w:rPr>
        <w:t xml:space="preserve">Promotion and Transfer</w:t>
      </w:r>
    </w:p>
    <w:p w:rsidR="00000000" w:rsidDel="00000000" w:rsidP="00000000" w:rsidRDefault="00000000" w:rsidRPr="00000000" w14:paraId="000000D0">
      <w:pPr>
        <w:pageBreakBefore w:val="0"/>
        <w:numPr>
          <w:ilvl w:val="1"/>
          <w:numId w:val="12"/>
        </w:numPr>
        <w:spacing w:before="120" w:lineRule="auto"/>
        <w:ind w:left="1440" w:hanging="360"/>
        <w:jc w:val="both"/>
        <w:rPr>
          <w:sz w:val="20"/>
          <w:szCs w:val="20"/>
          <w:vertAlign w:val="baseline"/>
        </w:rPr>
      </w:pPr>
      <w:r w:rsidDel="00000000" w:rsidR="00000000" w:rsidRPr="00000000">
        <w:rPr>
          <w:sz w:val="20"/>
          <w:szCs w:val="20"/>
          <w:vertAlign w:val="baseline"/>
          <w:rtl w:val="0"/>
        </w:rPr>
        <w:t xml:space="preserve">Dismissal and Retrenchment</w:t>
      </w:r>
    </w:p>
    <w:p w:rsidR="00000000" w:rsidDel="00000000" w:rsidP="00000000" w:rsidRDefault="00000000" w:rsidRPr="00000000" w14:paraId="000000D1">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D2">
      <w:pPr>
        <w:pageBreakBefore w:val="0"/>
        <w:jc w:val="both"/>
        <w:rPr>
          <w:sz w:val="20"/>
          <w:szCs w:val="20"/>
          <w:vertAlign w:val="baseline"/>
        </w:rPr>
      </w:pPr>
      <w:r w:rsidDel="00000000" w:rsidR="00000000" w:rsidRPr="00000000">
        <w:rPr>
          <w:sz w:val="20"/>
          <w:szCs w:val="20"/>
          <w:vertAlign w:val="baseline"/>
          <w:rtl w:val="0"/>
        </w:rPr>
        <w:t xml:space="preserve">REFERENCES</w:t>
      </w:r>
    </w:p>
    <w:p w:rsidR="00000000" w:rsidDel="00000000" w:rsidP="00000000" w:rsidRDefault="00000000" w:rsidRPr="00000000" w14:paraId="000000D3">
      <w:pPr>
        <w:pageBreakBefore w:val="0"/>
        <w:jc w:val="both"/>
        <w:rPr>
          <w:sz w:val="20"/>
          <w:szCs w:val="20"/>
          <w:vertAlign w:val="baseline"/>
        </w:rPr>
      </w:pPr>
      <w:r w:rsidDel="00000000" w:rsidR="00000000" w:rsidRPr="00000000">
        <w:rPr>
          <w:sz w:val="20"/>
          <w:szCs w:val="20"/>
          <w:vertAlign w:val="baseline"/>
          <w:rtl w:val="0"/>
        </w:rPr>
        <w:t xml:space="preserve">Dale Yoder: </w:t>
      </w:r>
      <w:r w:rsidDel="00000000" w:rsidR="00000000" w:rsidRPr="00000000">
        <w:rPr>
          <w:i w:val="1"/>
          <w:sz w:val="20"/>
          <w:szCs w:val="20"/>
          <w:vertAlign w:val="baseline"/>
          <w:rtl w:val="0"/>
        </w:rPr>
        <w:t xml:space="preserve">Personnel Management and Industrial Relations</w:t>
      </w:r>
      <w:r w:rsidDel="00000000" w:rsidR="00000000" w:rsidRPr="00000000">
        <w:rPr>
          <w:sz w:val="20"/>
          <w:szCs w:val="20"/>
          <w:vertAlign w:val="baseline"/>
          <w:rtl w:val="0"/>
        </w:rPr>
        <w:t xml:space="preserve">, Printice Hall of India, New</w:t>
      </w:r>
    </w:p>
    <w:p w:rsidR="00000000" w:rsidDel="00000000" w:rsidP="00000000" w:rsidRDefault="00000000" w:rsidRPr="00000000" w14:paraId="000000D4">
      <w:pPr>
        <w:pageBreakBefore w:val="0"/>
        <w:jc w:val="both"/>
        <w:rPr>
          <w:sz w:val="20"/>
          <w:szCs w:val="20"/>
          <w:vertAlign w:val="baseline"/>
        </w:rPr>
      </w:pPr>
      <w:r w:rsidDel="00000000" w:rsidR="00000000" w:rsidRPr="00000000">
        <w:rPr>
          <w:sz w:val="20"/>
          <w:szCs w:val="20"/>
          <w:vertAlign w:val="baseline"/>
          <w:rtl w:val="0"/>
        </w:rPr>
        <w:t xml:space="preserve">Delhi, 1977, p.95.</w:t>
      </w:r>
    </w:p>
    <w:p w:rsidR="00000000" w:rsidDel="00000000" w:rsidP="00000000" w:rsidRDefault="00000000" w:rsidRPr="00000000" w14:paraId="000000D5">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D6">
      <w:pPr>
        <w:pageBreakBefore w:val="0"/>
        <w:jc w:val="both"/>
        <w:rPr>
          <w:sz w:val="20"/>
          <w:szCs w:val="20"/>
          <w:vertAlign w:val="baseline"/>
        </w:rPr>
      </w:pPr>
      <w:r w:rsidDel="00000000" w:rsidR="00000000" w:rsidRPr="00000000">
        <w:rPr>
          <w:sz w:val="20"/>
          <w:szCs w:val="20"/>
          <w:vertAlign w:val="baseline"/>
          <w:rtl w:val="0"/>
        </w:rPr>
        <w:t xml:space="preserve">Edwin B. Flippo: </w:t>
      </w:r>
      <w:r w:rsidDel="00000000" w:rsidR="00000000" w:rsidRPr="00000000">
        <w:rPr>
          <w:i w:val="1"/>
          <w:sz w:val="20"/>
          <w:szCs w:val="20"/>
          <w:vertAlign w:val="baseline"/>
          <w:rtl w:val="0"/>
        </w:rPr>
        <w:t xml:space="preserve">Personnel Management</w:t>
      </w:r>
      <w:r w:rsidDel="00000000" w:rsidR="00000000" w:rsidRPr="00000000">
        <w:rPr>
          <w:sz w:val="20"/>
          <w:szCs w:val="20"/>
          <w:vertAlign w:val="baseline"/>
          <w:rtl w:val="0"/>
        </w:rPr>
        <w:t xml:space="preserve">, Mc-Graw Hill, New York, 1984, p.239.</w:t>
      </w:r>
    </w:p>
    <w:p w:rsidR="00000000" w:rsidDel="00000000" w:rsidP="00000000" w:rsidRDefault="00000000" w:rsidRPr="00000000" w14:paraId="000000D7">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D8">
      <w:pPr>
        <w:pageBreakBefore w:val="0"/>
        <w:jc w:val="both"/>
        <w:rPr>
          <w:sz w:val="20"/>
          <w:szCs w:val="20"/>
          <w:vertAlign w:val="baseline"/>
        </w:rPr>
      </w:pPr>
      <w:r w:rsidDel="00000000" w:rsidR="00000000" w:rsidRPr="00000000">
        <w:rPr>
          <w:sz w:val="20"/>
          <w:szCs w:val="20"/>
          <w:vertAlign w:val="baseline"/>
          <w:rtl w:val="0"/>
        </w:rPr>
        <w:t xml:space="preserve">D. S. Beach: </w:t>
      </w:r>
      <w:r w:rsidDel="00000000" w:rsidR="00000000" w:rsidRPr="00000000">
        <w:rPr>
          <w:i w:val="1"/>
          <w:sz w:val="20"/>
          <w:szCs w:val="20"/>
          <w:vertAlign w:val="baseline"/>
          <w:rtl w:val="0"/>
        </w:rPr>
        <w:t xml:space="preserve">Personnel: The Management of People at Work</w:t>
      </w:r>
      <w:r w:rsidDel="00000000" w:rsidR="00000000" w:rsidRPr="00000000">
        <w:rPr>
          <w:sz w:val="20"/>
          <w:szCs w:val="20"/>
          <w:vertAlign w:val="baseline"/>
          <w:rtl w:val="0"/>
        </w:rPr>
        <w:t xml:space="preserve">, Macmillan &amp; Company, New</w:t>
      </w:r>
    </w:p>
    <w:p w:rsidR="00000000" w:rsidDel="00000000" w:rsidP="00000000" w:rsidRDefault="00000000" w:rsidRPr="00000000" w14:paraId="000000D9">
      <w:pPr>
        <w:pageBreakBefore w:val="0"/>
        <w:jc w:val="both"/>
        <w:rPr>
          <w:sz w:val="20"/>
          <w:szCs w:val="20"/>
          <w:vertAlign w:val="baseline"/>
        </w:rPr>
      </w:pPr>
      <w:r w:rsidDel="00000000" w:rsidR="00000000" w:rsidRPr="00000000">
        <w:rPr>
          <w:sz w:val="20"/>
          <w:szCs w:val="20"/>
          <w:vertAlign w:val="baseline"/>
          <w:rtl w:val="0"/>
        </w:rPr>
        <w:t xml:space="preserve">York, 1975.</w:t>
      </w:r>
    </w:p>
    <w:p w:rsidR="00000000" w:rsidDel="00000000" w:rsidP="00000000" w:rsidRDefault="00000000" w:rsidRPr="00000000" w14:paraId="000000DA">
      <w:pPr>
        <w:pageBreakBefore w:val="0"/>
        <w:jc w:val="both"/>
        <w:rPr>
          <w:sz w:val="20"/>
          <w:szCs w:val="20"/>
          <w:vertAlign w:val="baseline"/>
        </w:rPr>
      </w:pPr>
      <w:r w:rsidDel="00000000" w:rsidR="00000000" w:rsidRPr="00000000">
        <w:rPr>
          <w:sz w:val="20"/>
          <w:szCs w:val="20"/>
          <w:vertAlign w:val="baseline"/>
          <w:rtl w:val="0"/>
        </w:rPr>
        <w:t xml:space="preserve">Government of India: </w:t>
      </w:r>
      <w:r w:rsidDel="00000000" w:rsidR="00000000" w:rsidRPr="00000000">
        <w:rPr>
          <w:i w:val="1"/>
          <w:sz w:val="20"/>
          <w:szCs w:val="20"/>
          <w:vertAlign w:val="baseline"/>
          <w:rtl w:val="0"/>
        </w:rPr>
        <w:t xml:space="preserve">Report of the National Commission on Labour, New Delhi</w:t>
      </w:r>
      <w:r w:rsidDel="00000000" w:rsidR="00000000" w:rsidRPr="00000000">
        <w:rPr>
          <w:sz w:val="20"/>
          <w:szCs w:val="20"/>
          <w:vertAlign w:val="baseline"/>
          <w:rtl w:val="0"/>
        </w:rPr>
        <w:t xml:space="preserve">, 1969, pp.;’</w:t>
      </w:r>
    </w:p>
    <w:p w:rsidR="00000000" w:rsidDel="00000000" w:rsidP="00000000" w:rsidRDefault="00000000" w:rsidRPr="00000000" w14:paraId="000000DB">
      <w:pPr>
        <w:pageBreakBefore w:val="0"/>
        <w:jc w:val="both"/>
        <w:rPr>
          <w:sz w:val="20"/>
          <w:szCs w:val="20"/>
          <w:vertAlign w:val="baseline"/>
        </w:rPr>
      </w:pPr>
      <w:r w:rsidDel="00000000" w:rsidR="00000000" w:rsidRPr="00000000">
        <w:rPr>
          <w:sz w:val="20"/>
          <w:szCs w:val="20"/>
          <w:vertAlign w:val="baseline"/>
          <w:rtl w:val="0"/>
        </w:rPr>
        <w:t xml:space="preserve">67-79.</w:t>
      </w:r>
    </w:p>
    <w:p w:rsidR="00000000" w:rsidDel="00000000" w:rsidP="00000000" w:rsidRDefault="00000000" w:rsidRPr="00000000" w14:paraId="000000DC">
      <w:pPr>
        <w:pageBreakBefore w:val="0"/>
        <w:jc w:val="both"/>
        <w:rPr>
          <w:i w:val="0"/>
          <w:sz w:val="20"/>
          <w:szCs w:val="20"/>
          <w:vertAlign w:val="baseline"/>
        </w:rPr>
      </w:pPr>
      <w:r w:rsidDel="00000000" w:rsidR="00000000" w:rsidRPr="00000000">
        <w:rPr>
          <w:sz w:val="20"/>
          <w:szCs w:val="20"/>
          <w:vertAlign w:val="baseline"/>
          <w:rtl w:val="0"/>
        </w:rPr>
        <w:t xml:space="preserve">Dale Yoder, H. G. Heneman, J.C. Turnbull and C. H. Stone: </w:t>
      </w:r>
      <w:r w:rsidDel="00000000" w:rsidR="00000000" w:rsidRPr="00000000">
        <w:rPr>
          <w:i w:val="1"/>
          <w:sz w:val="20"/>
          <w:szCs w:val="20"/>
          <w:vertAlign w:val="baseline"/>
          <w:rtl w:val="0"/>
        </w:rPr>
        <w:t xml:space="preserve">Handbook of Personnel</w:t>
      </w:r>
      <w:r w:rsidDel="00000000" w:rsidR="00000000" w:rsidRPr="00000000">
        <w:rPr>
          <w:rtl w:val="0"/>
        </w:rPr>
      </w:r>
    </w:p>
    <w:p w:rsidR="00000000" w:rsidDel="00000000" w:rsidP="00000000" w:rsidRDefault="00000000" w:rsidRPr="00000000" w14:paraId="000000DD">
      <w:pPr>
        <w:pageBreakBefore w:val="0"/>
        <w:jc w:val="both"/>
        <w:rPr>
          <w:sz w:val="20"/>
          <w:szCs w:val="20"/>
          <w:vertAlign w:val="baseline"/>
        </w:rPr>
      </w:pPr>
      <w:r w:rsidDel="00000000" w:rsidR="00000000" w:rsidRPr="00000000">
        <w:rPr>
          <w:i w:val="1"/>
          <w:sz w:val="20"/>
          <w:szCs w:val="20"/>
          <w:vertAlign w:val="baseline"/>
          <w:rtl w:val="0"/>
        </w:rPr>
        <w:t xml:space="preserve">and Labour Relations</w:t>
      </w:r>
      <w:r w:rsidDel="00000000" w:rsidR="00000000" w:rsidRPr="00000000">
        <w:rPr>
          <w:sz w:val="20"/>
          <w:szCs w:val="20"/>
          <w:vertAlign w:val="baseline"/>
          <w:rtl w:val="0"/>
        </w:rPr>
        <w:t xml:space="preserve">, McGraw-Hill, New York, 1958.</w:t>
      </w:r>
    </w:p>
    <w:p w:rsidR="00000000" w:rsidDel="00000000" w:rsidP="00000000" w:rsidRDefault="00000000" w:rsidRPr="00000000" w14:paraId="000000DE">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DF">
      <w:pPr>
        <w:pageBreakBefore w:val="0"/>
        <w:jc w:val="both"/>
        <w:rPr>
          <w:sz w:val="20"/>
          <w:szCs w:val="20"/>
          <w:vertAlign w:val="baseline"/>
        </w:rPr>
      </w:pPr>
      <w:r w:rsidDel="00000000" w:rsidR="00000000" w:rsidRPr="00000000">
        <w:rPr>
          <w:sz w:val="20"/>
          <w:szCs w:val="20"/>
          <w:vertAlign w:val="baseline"/>
          <w:rtl w:val="0"/>
        </w:rPr>
        <w:t xml:space="preserve">Edwin B. Hippo; op. cit. 1984, p. 547.</w:t>
      </w:r>
    </w:p>
    <w:p w:rsidR="00000000" w:rsidDel="00000000" w:rsidP="00000000" w:rsidRDefault="00000000" w:rsidRPr="00000000" w14:paraId="000000E0">
      <w:pPr>
        <w:pageBreakBefore w:val="0"/>
        <w:jc w:val="both"/>
        <w:rPr>
          <w:sz w:val="20"/>
          <w:szCs w:val="20"/>
          <w:vertAlign w:val="baseline"/>
        </w:rPr>
      </w:pPr>
      <w:r w:rsidDel="00000000" w:rsidR="00000000" w:rsidRPr="00000000">
        <w:rPr>
          <w:sz w:val="20"/>
          <w:szCs w:val="20"/>
          <w:vertAlign w:val="baseline"/>
          <w:rtl w:val="0"/>
        </w:rPr>
        <w:t xml:space="preserve">Shyam L.Kaushal: </w:t>
      </w:r>
      <w:r w:rsidDel="00000000" w:rsidR="00000000" w:rsidRPr="00000000">
        <w:rPr>
          <w:i w:val="1"/>
          <w:sz w:val="20"/>
          <w:szCs w:val="20"/>
          <w:vertAlign w:val="baseline"/>
          <w:rtl w:val="0"/>
        </w:rPr>
        <w:t xml:space="preserve">Downsizing: Boon or Bane</w:t>
      </w:r>
      <w:r w:rsidDel="00000000" w:rsidR="00000000" w:rsidRPr="00000000">
        <w:rPr>
          <w:sz w:val="20"/>
          <w:szCs w:val="20"/>
          <w:vertAlign w:val="baseline"/>
          <w:rtl w:val="0"/>
        </w:rPr>
        <w:t xml:space="preserve">, Pratibimba, Volume 2, No.1, January-June</w:t>
      </w:r>
    </w:p>
    <w:p w:rsidR="00000000" w:rsidDel="00000000" w:rsidP="00000000" w:rsidRDefault="00000000" w:rsidRPr="00000000" w14:paraId="000000E1">
      <w:pPr>
        <w:pageBreakBefore w:val="0"/>
        <w:jc w:val="both"/>
        <w:rPr>
          <w:sz w:val="20"/>
          <w:szCs w:val="20"/>
          <w:vertAlign w:val="baseline"/>
        </w:rPr>
      </w:pPr>
      <w:r w:rsidDel="00000000" w:rsidR="00000000" w:rsidRPr="00000000">
        <w:rPr>
          <w:sz w:val="20"/>
          <w:szCs w:val="20"/>
          <w:vertAlign w:val="baseline"/>
          <w:rtl w:val="0"/>
        </w:rPr>
        <w:t xml:space="preserve">2002, pp.27-33.</w:t>
      </w:r>
    </w:p>
    <w:p w:rsidR="00000000" w:rsidDel="00000000" w:rsidP="00000000" w:rsidRDefault="00000000" w:rsidRPr="00000000" w14:paraId="000000E2">
      <w:pPr>
        <w:pageBreakBefore w:val="0"/>
        <w:jc w:val="both"/>
        <w:rPr>
          <w:sz w:val="20"/>
          <w:szCs w:val="20"/>
          <w:vertAlign w:val="baseline"/>
        </w:rPr>
      </w:pPr>
      <w:r w:rsidDel="00000000" w:rsidR="00000000" w:rsidRPr="00000000">
        <w:rPr>
          <w:rtl w:val="0"/>
        </w:rPr>
      </w:r>
    </w:p>
    <w:sectPr>
      <w:footerReference r:id="rId7" w:type="default"/>
      <w:footerReference r:id="rId8" w:type="even"/>
      <w:pgSz w:h="15840" w:w="12240" w:orient="portrait"/>
      <w:pgMar w:bottom="720" w:top="540" w:left="1260" w:right="16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
    <w:lvl w:ilvl="0">
      <w:start w:val="1"/>
      <w:numFmt w:val="decimal"/>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080" w:hanging="360"/>
      </w:pPr>
      <w:rPr>
        <w:b w:val="1"/>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Roman"/>
      <w:lvlText w:val="(%2)"/>
      <w:lvlJc w:val="left"/>
      <w:pPr>
        <w:ind w:left="1800" w:hanging="720"/>
      </w:pPr>
      <w:rPr>
        <w:i w:val="1"/>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9">
    <w:lvl w:ilvl="0">
      <w:start w:val="1"/>
      <w:numFmt w:val="decimal"/>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pREdPch1LZvhbQ2c4+0h6mbHUQ==">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2008-03-24T07:28:00Z</dcterms:created>
  <dc:creator>dobondo</dc:creator>
</cp:coreProperties>
</file>