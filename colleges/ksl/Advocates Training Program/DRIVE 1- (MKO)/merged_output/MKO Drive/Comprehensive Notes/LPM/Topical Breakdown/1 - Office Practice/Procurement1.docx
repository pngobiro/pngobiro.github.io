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sdt>
        <w:sdtPr>
          <w:tag w:val="goog_rdk_1"/>
        </w:sdtPr>
        <w:sdtContent>
          <w:ins w:author="Wangechi Maina" w:id="0" w:date="2022-03-11T07:02:35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tl w:val="0"/>
        </w:rPr>
      </w:r>
    </w:p>
    <w:p w:rsidR="00000000" w:rsidDel="00000000" w:rsidP="00000000" w:rsidRDefault="00000000" w:rsidRPr="00000000" w14:paraId="00000002">
      <w:pPr>
        <w:pStyle w:val="Heading1"/>
        <w:pageBreakBefore w:val="0"/>
        <w:rPr/>
      </w:pPr>
      <w:r w:rsidDel="00000000" w:rsidR="00000000" w:rsidRPr="00000000">
        <w:rPr>
          <w:rtl w:val="0"/>
        </w:rPr>
        <w:t xml:space="preserve">Basic Concepts</w:t>
      </w:r>
    </w:p>
    <w:p w:rsidR="00000000" w:rsidDel="00000000" w:rsidP="00000000" w:rsidRDefault="00000000" w:rsidRPr="00000000" w14:paraId="00000003">
      <w:pPr>
        <w:pStyle w:val="Heading1"/>
        <w:pageBreakBefore w:val="0"/>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Procurement </w:t>
      </w:r>
    </w:p>
    <w:p w:rsidR="00000000" w:rsidDel="00000000" w:rsidP="00000000" w:rsidRDefault="00000000" w:rsidRPr="00000000" w14:paraId="00000004">
      <w:pPr>
        <w:pStyle w:val="Heading1"/>
        <w:pageBreakBefore w:val="0"/>
        <w:spacing w:before="120" w:lineRule="auto"/>
        <w:rPr>
          <w:rFonts w:ascii="Arial" w:cs="Arial" w:eastAsia="Arial" w:hAnsi="Arial"/>
          <w:color w:val="333333"/>
          <w:sz w:val="22"/>
          <w:szCs w:val="22"/>
          <w:highlight w:val="white"/>
        </w:rPr>
      </w:pPr>
      <w:r w:rsidDel="00000000" w:rsidR="00000000" w:rsidRPr="00000000">
        <w:rPr>
          <w:rFonts w:ascii="Arial" w:cs="Arial" w:eastAsia="Arial" w:hAnsi="Arial"/>
          <w:color w:val="333333"/>
          <w:sz w:val="22"/>
          <w:szCs w:val="22"/>
          <w:highlight w:val="white"/>
          <w:rtl w:val="0"/>
        </w:rPr>
        <w:t xml:space="preserve">Is the process by which an organization enters into a contract with an external contractor to carry out works or provide goods or services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Heading2"/>
        <w:pageBreakBefore w:val="0"/>
        <w:shd w:fill="f9f9f9" w:val="clear"/>
        <w:spacing w:after="161" w:before="161" w:lineRule="auto"/>
        <w:rPr>
          <w:rFonts w:ascii="Arial" w:cs="Arial" w:eastAsia="Arial" w:hAnsi="Arial"/>
          <w:color w:val="d94a01"/>
          <w:sz w:val="22"/>
          <w:szCs w:val="22"/>
        </w:rPr>
      </w:pPr>
      <w:r w:rsidDel="00000000" w:rsidR="00000000" w:rsidRPr="00000000">
        <w:rPr>
          <w:rFonts w:ascii="Arial" w:cs="Arial" w:eastAsia="Arial" w:hAnsi="Arial"/>
          <w:color w:val="d94a01"/>
          <w:sz w:val="22"/>
          <w:szCs w:val="22"/>
          <w:rtl w:val="0"/>
        </w:rPr>
        <w:t xml:space="preserve">Transparency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Transparency is the principle that should underpin the whole of procurement to ensure fairness, equal treatment and accountability. Transparency means that you must provide full and accurate information regarding a contract and the procedures you will use to select tenderers and to award the contract.</w:t>
      </w:r>
    </w:p>
    <w:p w:rsidR="00000000" w:rsidDel="00000000" w:rsidP="00000000" w:rsidRDefault="00000000" w:rsidRPr="00000000" w14:paraId="00000008">
      <w:pPr>
        <w:pStyle w:val="Heading2"/>
        <w:pageBreakBefore w:val="0"/>
        <w:shd w:fill="f9f9f9" w:val="clear"/>
        <w:spacing w:after="210" w:before="210" w:lineRule="auto"/>
        <w:rPr>
          <w:rFonts w:ascii="Arial" w:cs="Arial" w:eastAsia="Arial" w:hAnsi="Arial"/>
          <w:color w:val="d94a01"/>
          <w:sz w:val="22"/>
          <w:szCs w:val="22"/>
        </w:rPr>
      </w:pPr>
      <w:r w:rsidDel="00000000" w:rsidR="00000000" w:rsidRPr="00000000">
        <w:rPr>
          <w:rFonts w:ascii="Arial" w:cs="Arial" w:eastAsia="Arial" w:hAnsi="Arial"/>
          <w:color w:val="d94a01"/>
          <w:sz w:val="22"/>
          <w:szCs w:val="22"/>
          <w:rtl w:val="0"/>
        </w:rPr>
        <w:t xml:space="preserve">Equal treatment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Is a fundamental principle. It requires fair and equal treatment of all tenderers or prospective tenderers, ensuring that competition for contracts is honest, open and unbiased</w:t>
      </w:r>
    </w:p>
    <w:p w:rsidR="00000000" w:rsidDel="00000000" w:rsidP="00000000" w:rsidRDefault="00000000" w:rsidRPr="00000000" w14:paraId="0000000A">
      <w:pPr>
        <w:pStyle w:val="Heading2"/>
        <w:pageBreakBefore w:val="0"/>
        <w:shd w:fill="f9f9f9" w:val="clear"/>
        <w:spacing w:after="210" w:before="210" w:lineRule="auto"/>
        <w:rPr>
          <w:rFonts w:ascii="Arial" w:cs="Arial" w:eastAsia="Arial" w:hAnsi="Arial"/>
          <w:color w:val="d94a01"/>
          <w:sz w:val="22"/>
          <w:szCs w:val="22"/>
        </w:rPr>
      </w:pPr>
      <w:r w:rsidDel="00000000" w:rsidR="00000000" w:rsidRPr="00000000">
        <w:rPr>
          <w:rFonts w:ascii="Arial" w:cs="Arial" w:eastAsia="Arial" w:hAnsi="Arial"/>
          <w:color w:val="d94a01"/>
          <w:sz w:val="22"/>
          <w:szCs w:val="22"/>
          <w:rtl w:val="0"/>
        </w:rPr>
        <w:t xml:space="preserve">Non-discrimination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Non-discrimination in the context of procurement means that at each stage of the procurement process one must not do anything to make it more difficult for some suppliers to tender for their contracts.</w:t>
      </w:r>
    </w:p>
    <w:p w:rsidR="00000000" w:rsidDel="00000000" w:rsidP="00000000" w:rsidRDefault="00000000" w:rsidRPr="00000000" w14:paraId="0000000C">
      <w:pPr>
        <w:pStyle w:val="Heading2"/>
        <w:pageBreakBefore w:val="0"/>
        <w:shd w:fill="f9f9f9" w:val="clear"/>
        <w:spacing w:after="210" w:before="210" w:lineRule="auto"/>
        <w:rPr>
          <w:rFonts w:ascii="Arial" w:cs="Arial" w:eastAsia="Arial" w:hAnsi="Arial"/>
          <w:color w:val="d94a01"/>
          <w:sz w:val="22"/>
          <w:szCs w:val="22"/>
        </w:rPr>
      </w:pPr>
      <w:r w:rsidDel="00000000" w:rsidR="00000000" w:rsidRPr="00000000">
        <w:rPr>
          <w:rFonts w:ascii="Arial" w:cs="Arial" w:eastAsia="Arial" w:hAnsi="Arial"/>
          <w:color w:val="d94a01"/>
          <w:sz w:val="22"/>
          <w:szCs w:val="22"/>
          <w:rtl w:val="0"/>
        </w:rPr>
        <w:t xml:space="preserve">Value for money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Value for money is not the lowest price. It is the “optimum combination of whole-life cost and quality – or fitness for purpose – to meet the user’s requirement” –</w:t>
      </w:r>
    </w:p>
    <w:p w:rsidR="00000000" w:rsidDel="00000000" w:rsidP="00000000" w:rsidRDefault="00000000" w:rsidRPr="00000000" w14:paraId="0000000E">
      <w:pPr>
        <w:pStyle w:val="Heading2"/>
        <w:pageBreakBefore w:val="0"/>
        <w:shd w:fill="f9f9f9" w:val="clear"/>
        <w:spacing w:after="210" w:before="210" w:lineRule="auto"/>
        <w:rPr>
          <w:rFonts w:ascii="Arial" w:cs="Arial" w:eastAsia="Arial" w:hAnsi="Arial"/>
          <w:color w:val="d94a01"/>
          <w:sz w:val="22"/>
          <w:szCs w:val="22"/>
        </w:rPr>
      </w:pPr>
      <w:r w:rsidDel="00000000" w:rsidR="00000000" w:rsidRPr="00000000">
        <w:rPr>
          <w:rFonts w:ascii="Arial" w:cs="Arial" w:eastAsia="Arial" w:hAnsi="Arial"/>
          <w:color w:val="d94a01"/>
          <w:sz w:val="22"/>
          <w:szCs w:val="22"/>
          <w:rtl w:val="0"/>
        </w:rPr>
        <w:t xml:space="preserve"> Thresholds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The budget beyond which (or below which) a certain procurement style is to be employed.</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Heading1"/>
        <w:pageBreakBefore w:val="0"/>
        <w:rPr>
          <w:sz w:val="22"/>
          <w:szCs w:val="22"/>
        </w:rPr>
      </w:pPr>
      <w:r w:rsidDel="00000000" w:rsidR="00000000" w:rsidRPr="00000000">
        <w:rPr>
          <w:sz w:val="22"/>
          <w:szCs w:val="22"/>
          <w:rtl w:val="0"/>
        </w:rPr>
        <w:t xml:space="preserve">Procurement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According to Wikipedia, Procurement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the acquisition of goods or services. It is favorable that the goods/services are appropriate and that they are procured at the best possible </w:t>
      </w:r>
      <w:hyperlink r:id="rId7">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cost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meet the needs of the purchaser in terms of quality and quantity, time, and location (Weele 2010) . Corporations and public bodies often define processes intended to promote fair and open competition for their business while minimizing exposure to fraud and collusion.</w:t>
      </w:r>
    </w:p>
    <w:p w:rsidR="00000000" w:rsidDel="00000000" w:rsidP="00000000" w:rsidRDefault="00000000" w:rsidRPr="00000000" w14:paraId="00000013">
      <w:pPr>
        <w:pStyle w:val="Heading2"/>
        <w:pageBreakBefore w:val="0"/>
        <w:rPr>
          <w:sz w:val="22"/>
          <w:szCs w:val="22"/>
        </w:rPr>
      </w:pPr>
      <w:r w:rsidDel="00000000" w:rsidR="00000000" w:rsidRPr="00000000">
        <w:rPr>
          <w:sz w:val="22"/>
          <w:szCs w:val="22"/>
          <w:rtl w:val="0"/>
        </w:rPr>
        <w:t xml:space="preserve">Overview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Almost all purchasing decisions include factors such as delivery and handling, marginal benefit, and price fluctuations. Procurement generally involves making buying decisions under conditions of </w:t>
      </w:r>
      <w:hyperlink r:id="rId8">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scarcity</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If good data is available, it is good practice to make use of economic analysis methods such as </w:t>
      </w:r>
      <w:hyperlink r:id="rId9">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cost-benefit analysis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w:t>
      </w:r>
      <w:hyperlink r:id="rId10">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cost-utility analysis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important distinction is made between analyses without </w:t>
      </w:r>
      <w:hyperlink r:id="rId11">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risk</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those with risk. Where risk is involved, either in the costs or the benefits, the concept of </w:t>
      </w:r>
      <w:hyperlink r:id="rId12">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expected value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may be employed.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on the consumption purposes of the acquired goods and services, procurement activities are often split into two distinct categories. The first category being direct, production-related procurement and the second being indirect, non-production-related procurement.</w:t>
      </w:r>
    </w:p>
    <w:p w:rsidR="00000000" w:rsidDel="00000000" w:rsidP="00000000" w:rsidRDefault="00000000" w:rsidRPr="00000000" w14:paraId="00000017">
      <w:pPr>
        <w:pStyle w:val="Heading3"/>
        <w:pageBreakBefore w:val="0"/>
        <w:rPr/>
      </w:pPr>
      <w:r w:rsidDel="00000000" w:rsidR="00000000" w:rsidRPr="00000000">
        <w:rPr>
          <w:rtl w:val="0"/>
        </w:rPr>
        <w:t xml:space="preserve"> Procurement systems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Another common procurement issue is the timing of purchases. </w:t>
      </w:r>
      <w:hyperlink r:id="rId13">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Just-in-time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a system of timing the purchases of consumables so as to keep </w:t>
      </w:r>
      <w:hyperlink r:id="rId14">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inventory</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costs low. Just-in-time is commonly used by Japanese companies but widely adopted by many global manufacturers from the 1990s onwards. Typically a framework agreement setting terms and price is created between a supplier and purchaser, and specific orders are then </w:t>
      </w:r>
      <w:hyperlink r:id="rId15">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called-off</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as required.</w:t>
      </w:r>
    </w:p>
    <w:p w:rsidR="00000000" w:rsidDel="00000000" w:rsidP="00000000" w:rsidRDefault="00000000" w:rsidRPr="00000000" w14:paraId="00000019">
      <w:pPr>
        <w:pStyle w:val="Heading3"/>
        <w:pageBreakBefore w:val="0"/>
        <w:rPr/>
      </w:pPr>
      <w:r w:rsidDel="00000000" w:rsidR="00000000" w:rsidRPr="00000000">
        <w:rPr>
          <w:rtl w:val="0"/>
        </w:rPr>
        <w:t xml:space="preserve">Shared services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order to achieve greater </w:t>
      </w:r>
      <w:hyperlink r:id="rId16">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economies of scale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 organization’s procurement functions may be joined into </w:t>
      </w:r>
      <w:hyperlink r:id="rId17">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shared services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combines several small procurement agents into one centralized procurement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ystem.</w:t>
      </w:r>
    </w:p>
    <w:p w:rsidR="00000000" w:rsidDel="00000000" w:rsidP="00000000" w:rsidRDefault="00000000" w:rsidRPr="00000000" w14:paraId="0000001B">
      <w:pPr>
        <w:pStyle w:val="Heading3"/>
        <w:pageBreakBefore w:val="0"/>
        <w:rPr/>
      </w:pPr>
      <w:r w:rsidDel="00000000" w:rsidR="00000000" w:rsidRPr="00000000">
        <w:rPr>
          <w:rtl w:val="0"/>
        </w:rPr>
        <w:t xml:space="preserve"> Procurement process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Procurement may also involve a </w:t>
      </w:r>
      <w:hyperlink r:id="rId1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bidding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process i.e., Tendering. A company may want to purchase a given product or service whose cost price is high. if the cost for that product/service is over a threshold that has been established (e.g.: Company X policy: "any product/service desired that is over 50,000 requires a bidding process"), then the company  is required to state the product/service desired and make the contract open to the bidding process. The company may then have say ten submitters that state the cost of the product/service they are willing to provide. The company will usually select the lowest bidder. If the lowest bidder is deemed incompetent to provide the desired product/service, the company will then select the submitter who has the next best price, and is competent to provide the product/service.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Kenya is a law and strict rules on procurement processes that must be followed by public bodies, with contract value thresholds dictating what processes should be observed (relating to advertising the contract, the actual process etc.).</w:t>
      </w:r>
    </w:p>
    <w:p w:rsidR="00000000" w:rsidDel="00000000" w:rsidP="00000000" w:rsidRDefault="00000000" w:rsidRPr="00000000" w14:paraId="0000001E">
      <w:pPr>
        <w:pStyle w:val="Heading3"/>
        <w:pageBreakBefore w:val="0"/>
        <w:rPr/>
      </w:pPr>
      <w:r w:rsidDel="00000000" w:rsidR="00000000" w:rsidRPr="00000000">
        <w:rPr>
          <w:rtl w:val="0"/>
        </w:rPr>
        <w:t xml:space="preserve">Procurement steps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Procurement life cycle in modern businesses usually consists of eight steps:</w:t>
      </w:r>
    </w:p>
    <w:p w:rsidR="00000000" w:rsidDel="00000000" w:rsidP="00000000" w:rsidRDefault="00000000" w:rsidRPr="00000000" w14:paraId="00000020">
      <w:pPr>
        <w:pageBreakBefore w:val="0"/>
        <w:numPr>
          <w:ilvl w:val="0"/>
          <w:numId w:val="2"/>
        </w:numPr>
        <w:spacing w:after="120" w:before="280" w:line="240" w:lineRule="auto"/>
        <w:ind w:left="720" w:hanging="360"/>
        <w:rPr/>
      </w:pPr>
      <w:r w:rsidDel="00000000" w:rsidR="00000000" w:rsidRPr="00000000">
        <w:rPr>
          <w:b w:val="1"/>
          <w:rtl w:val="0"/>
        </w:rPr>
        <w:t xml:space="preserve">Information gathering</w:t>
      </w:r>
      <w:r w:rsidDel="00000000" w:rsidR="00000000" w:rsidRPr="00000000">
        <w:rPr>
          <w:rtl w:val="0"/>
        </w:rPr>
        <w:t xml:space="preserve">: If the potential customer does not already have an established relationship with sales/ marketing functions of suppliers of needed products and services (P/S), it is necessary to search for suppliers who can satisfy the requirements.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Supplier contact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When one or more suitable suppliers have been identified, </w:t>
      </w:r>
      <w:hyperlink r:id="rId1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requests for quotation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2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requests for proposals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2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requests for information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w:t>
      </w:r>
      <w:hyperlink r:id="rId2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requests for tender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may be advertised, or direct contact may be made with the suppliers.</w:t>
      </w:r>
    </w:p>
    <w:p w:rsidR="00000000" w:rsidDel="00000000" w:rsidP="00000000" w:rsidRDefault="00000000" w:rsidRPr="00000000" w14:paraId="00000022">
      <w:pPr>
        <w:pageBreakBefore w:val="0"/>
        <w:numPr>
          <w:ilvl w:val="0"/>
          <w:numId w:val="2"/>
        </w:numPr>
        <w:spacing w:after="120" w:before="0" w:line="240" w:lineRule="auto"/>
        <w:ind w:left="720" w:hanging="360"/>
        <w:rPr/>
      </w:pPr>
      <w:r w:rsidDel="00000000" w:rsidR="00000000" w:rsidRPr="00000000">
        <w:rPr>
          <w:b w:val="1"/>
          <w:rtl w:val="0"/>
        </w:rPr>
        <w:t xml:space="preserve">Background review</w:t>
      </w:r>
      <w:r w:rsidDel="00000000" w:rsidR="00000000" w:rsidRPr="00000000">
        <w:rPr>
          <w:rtl w:val="0"/>
        </w:rPr>
        <w:t xml:space="preserve">: References for product/service quality are consulted, and any requirements for follow-up services including installation, maintenance, and </w:t>
      </w:r>
      <w:hyperlink r:id="rId23">
        <w:r w:rsidDel="00000000" w:rsidR="00000000" w:rsidRPr="00000000">
          <w:rPr>
            <w:color w:val="0000ff"/>
            <w:u w:val="single"/>
            <w:rtl w:val="0"/>
          </w:rPr>
          <w:t xml:space="preserve">warranty</w:t>
        </w:r>
      </w:hyperlink>
      <w:r w:rsidDel="00000000" w:rsidR="00000000" w:rsidRPr="00000000">
        <w:rPr>
          <w:rtl w:val="0"/>
        </w:rPr>
        <w:t xml:space="preserve"> are investigated. Samples of the P/S being considered may be examined, or trials undertaken.</w:t>
      </w:r>
    </w:p>
    <w:p w:rsidR="00000000" w:rsidDel="00000000" w:rsidP="00000000" w:rsidRDefault="00000000" w:rsidRPr="00000000" w14:paraId="00000023">
      <w:pPr>
        <w:pageBreakBefore w:val="0"/>
        <w:numPr>
          <w:ilvl w:val="0"/>
          <w:numId w:val="2"/>
        </w:numPr>
        <w:spacing w:after="120" w:before="0" w:line="240" w:lineRule="auto"/>
        <w:ind w:left="720" w:hanging="360"/>
        <w:rPr/>
      </w:pPr>
      <w:r w:rsidDel="00000000" w:rsidR="00000000" w:rsidRPr="00000000">
        <w:rPr>
          <w:b w:val="1"/>
          <w:rtl w:val="0"/>
        </w:rPr>
        <w:t xml:space="preserve">Negotiation</w:t>
      </w:r>
      <w:r w:rsidDel="00000000" w:rsidR="00000000" w:rsidRPr="00000000">
        <w:rPr>
          <w:rtl w:val="0"/>
        </w:rPr>
        <w:t xml:space="preserve">: </w:t>
      </w:r>
      <w:hyperlink r:id="rId24">
        <w:r w:rsidDel="00000000" w:rsidR="00000000" w:rsidRPr="00000000">
          <w:rPr>
            <w:color w:val="0000ff"/>
            <w:u w:val="single"/>
            <w:rtl w:val="0"/>
          </w:rPr>
          <w:t xml:space="preserve">Negotiations</w:t>
        </w:r>
      </w:hyperlink>
      <w:r w:rsidDel="00000000" w:rsidR="00000000" w:rsidRPr="00000000">
        <w:rPr>
          <w:rtl w:val="0"/>
        </w:rPr>
        <w:t xml:space="preserve"> are undertaken, and price, availability, and customization possibilities are established. Delivery schedules are negotiated, and a contract to acquire the P/S is completed.</w:t>
      </w:r>
    </w:p>
    <w:p w:rsidR="00000000" w:rsidDel="00000000" w:rsidP="00000000" w:rsidRDefault="00000000" w:rsidRPr="00000000" w14:paraId="00000024">
      <w:pPr>
        <w:pageBreakBefore w:val="0"/>
        <w:numPr>
          <w:ilvl w:val="0"/>
          <w:numId w:val="2"/>
        </w:numPr>
        <w:spacing w:after="120" w:before="0" w:line="240" w:lineRule="auto"/>
        <w:ind w:left="720" w:hanging="360"/>
        <w:rPr/>
      </w:pPr>
      <w:r w:rsidDel="00000000" w:rsidR="00000000" w:rsidRPr="00000000">
        <w:rPr>
          <w:b w:val="1"/>
          <w:rtl w:val="0"/>
        </w:rPr>
        <w:t xml:space="preserve">Fulfillment</w:t>
      </w:r>
      <w:r w:rsidDel="00000000" w:rsidR="00000000" w:rsidRPr="00000000">
        <w:rPr>
          <w:rtl w:val="0"/>
        </w:rPr>
        <w:t xml:space="preserve">: Supplier preparation, </w:t>
      </w:r>
      <w:hyperlink r:id="rId25">
        <w:r w:rsidDel="00000000" w:rsidR="00000000" w:rsidRPr="00000000">
          <w:rPr>
            <w:color w:val="0000ff"/>
            <w:u w:val="single"/>
            <w:rtl w:val="0"/>
          </w:rPr>
          <w:t xml:space="preserve">expediting</w:t>
        </w:r>
      </w:hyperlink>
      <w:r w:rsidDel="00000000" w:rsidR="00000000" w:rsidRPr="00000000">
        <w:rPr>
          <w:rtl w:val="0"/>
        </w:rPr>
        <w:t xml:space="preserve">, shipment, delivery, and payment for the P/S are completed, based on contract terms. Installation and training may also be included.</w:t>
      </w:r>
    </w:p>
    <w:p w:rsidR="00000000" w:rsidDel="00000000" w:rsidP="00000000" w:rsidRDefault="00000000" w:rsidRPr="00000000" w14:paraId="00000025">
      <w:pPr>
        <w:pageBreakBefore w:val="0"/>
        <w:numPr>
          <w:ilvl w:val="0"/>
          <w:numId w:val="2"/>
        </w:numPr>
        <w:spacing w:after="120" w:before="0" w:line="240" w:lineRule="auto"/>
        <w:ind w:left="720" w:hanging="360"/>
        <w:rPr/>
      </w:pPr>
      <w:r w:rsidDel="00000000" w:rsidR="00000000" w:rsidRPr="00000000">
        <w:rPr>
          <w:b w:val="1"/>
          <w:rtl w:val="0"/>
        </w:rPr>
        <w:t xml:space="preserve">Consumption, maintenance, and disposal</w:t>
      </w:r>
      <w:r w:rsidDel="00000000" w:rsidR="00000000" w:rsidRPr="00000000">
        <w:rPr>
          <w:rtl w:val="0"/>
        </w:rPr>
        <w:t xml:space="preserve">: During this phase, the company evaluates the performance of the P/S and any accompanying service support, as they are consumed.</w:t>
      </w:r>
    </w:p>
    <w:p w:rsidR="00000000" w:rsidDel="00000000" w:rsidP="00000000" w:rsidRDefault="00000000" w:rsidRPr="00000000" w14:paraId="00000026">
      <w:pPr>
        <w:pageBreakBefore w:val="0"/>
        <w:numPr>
          <w:ilvl w:val="0"/>
          <w:numId w:val="2"/>
        </w:numPr>
        <w:spacing w:after="120" w:before="0" w:line="240" w:lineRule="auto"/>
        <w:ind w:left="720" w:hanging="360"/>
        <w:rPr/>
      </w:pPr>
      <w:r w:rsidDel="00000000" w:rsidR="00000000" w:rsidRPr="00000000">
        <w:rPr>
          <w:b w:val="1"/>
          <w:rtl w:val="0"/>
        </w:rPr>
        <w:t xml:space="preserve">Renewal</w:t>
      </w:r>
      <w:r w:rsidDel="00000000" w:rsidR="00000000" w:rsidRPr="00000000">
        <w:rPr>
          <w:rtl w:val="0"/>
        </w:rPr>
        <w:t xml:space="preserve">: When the P/S has been consumed or disposed of, the contract expires, or the product or service is to be re-ordered, company experience with the P/S is reviewed. If the P/S is to be re-ordered, the company determines whether to consider other suppliers or to continue with the same supplier.</w:t>
      </w:r>
    </w:p>
    <w:p w:rsidR="00000000" w:rsidDel="00000000" w:rsidP="00000000" w:rsidRDefault="00000000" w:rsidRPr="00000000" w14:paraId="00000027">
      <w:pPr>
        <w:pageBreakBefore w:val="0"/>
        <w:numPr>
          <w:ilvl w:val="0"/>
          <w:numId w:val="2"/>
        </w:numPr>
        <w:spacing w:after="120" w:before="0" w:line="240" w:lineRule="auto"/>
        <w:ind w:left="720" w:hanging="360"/>
        <w:rPr/>
      </w:pPr>
      <w:r w:rsidDel="00000000" w:rsidR="00000000" w:rsidRPr="00000000">
        <w:rPr>
          <w:b w:val="1"/>
          <w:rtl w:val="0"/>
        </w:rPr>
        <w:t xml:space="preserve">Additional Step - Tender Notification</w:t>
      </w:r>
      <w:r w:rsidDel="00000000" w:rsidR="00000000" w:rsidRPr="00000000">
        <w:rPr>
          <w:rtl w:val="0"/>
        </w:rPr>
        <w:t xml:space="preserve">: Some institutions choose to use a </w:t>
      </w:r>
      <w:hyperlink r:id="rId26">
        <w:r w:rsidDel="00000000" w:rsidR="00000000" w:rsidRPr="00000000">
          <w:rPr>
            <w:color w:val="0000ff"/>
            <w:u w:val="single"/>
            <w:rtl w:val="0"/>
          </w:rPr>
          <w:t xml:space="preserve">notification service</w:t>
        </w:r>
      </w:hyperlink>
      <w:r w:rsidDel="00000000" w:rsidR="00000000" w:rsidRPr="00000000">
        <w:rPr>
          <w:rtl w:val="0"/>
        </w:rPr>
        <w:t xml:space="preserve"> in order to raise the competition for the chosen opportunity. These systems can either be direct from their e-tendering software, or as a re-packaged notification from an external notification company.</w:t>
      </w:r>
    </w:p>
    <w:p w:rsidR="00000000" w:rsidDel="00000000" w:rsidP="00000000" w:rsidRDefault="00000000" w:rsidRPr="00000000" w14:paraId="00000028">
      <w:pPr>
        <w:pStyle w:val="Heading1"/>
        <w:pageBreakBefore w:val="0"/>
        <w:rPr/>
      </w:pPr>
      <w:r w:rsidDel="00000000" w:rsidR="00000000" w:rsidRPr="00000000">
        <w:rPr>
          <w:rtl w:val="0"/>
        </w:rPr>
        <w:t xml:space="preserve">Supply management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supply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describes the methods and processes of modern corporate or institutional </w:t>
      </w:r>
      <w:hyperlink r:id="rId2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buying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may be for the purchasing of supplies for internal use referred to as indirect goods and services, purchasing raw materials</w:t>
      </w:r>
      <w:sdt>
        <w:sdtPr>
          <w:tag w:val="goog_rdk_2"/>
        </w:sdtPr>
        <w:sdtContent>
          <w:del w:author="Shristine Nanjala" w:id="1" w:date="2022-03-20T09:5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consumption during the </w:t>
      </w:r>
      <w:hyperlink r:id="rId2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manufacturing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process, or for the purchasing of goods for </w:t>
      </w:r>
      <w:hyperlink r:id="rId2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inventory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be resold as </w:t>
      </w:r>
      <w:hyperlink r:id="rId3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products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w:t>
      </w:r>
      <w:hyperlink r:id="rId3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distribution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3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retail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process.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many organizations, acquisition or buying of services is called </w:t>
      </w:r>
      <w:hyperlink r:id="rId3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contracting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that of goods is called </w:t>
      </w:r>
      <w:hyperlink r:id="rId3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purchasing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hyperlink r:id="rId3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procurement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supply management function of an organization is responsible for various aspects of these acquisitions:</w:t>
      </w:r>
    </w:p>
    <w:sdt>
      <w:sdtPr>
        <w:tag w:val="goog_rdk_4"/>
      </w:sdtPr>
      <w:sdtContent>
        <w:p w:rsidR="00000000" w:rsidDel="00000000" w:rsidP="00000000" w:rsidRDefault="00000000" w:rsidRPr="00000000" w14:paraId="0000002B">
          <w:pPr>
            <w:pageBreakBefore w:val="0"/>
            <w:numPr>
              <w:ilvl w:val="0"/>
              <w:numId w:val="1"/>
            </w:numPr>
            <w:spacing w:after="0" w:before="280" w:line="240" w:lineRule="auto"/>
            <w:ind w:left="720" w:hanging="360"/>
            <w:rPr>
              <w:del w:author="Shristine Nanjala" w:id="2" w:date="2022-03-20T09:57:11Z"/>
            </w:rPr>
          </w:pPr>
          <w:r w:rsidDel="00000000" w:rsidR="00000000" w:rsidRPr="00000000">
            <w:rPr>
              <w:rtl w:val="0"/>
            </w:rPr>
            <w:t xml:space="preserve">Working with business leaders who have identified a business need or requirement to identify, source, contract, and pro</w:t>
          </w:r>
          <w:sdt>
            <w:sdtPr>
              <w:tag w:val="goog_rdk_3"/>
            </w:sdtPr>
            <w:sdtContent>
              <w:del w:author="Shristine Nanjala" w:id="2" w:date="2022-03-20T09:57:11Z">
                <w:r w:rsidDel="00000000" w:rsidR="00000000" w:rsidRPr="00000000">
                  <w:rPr>
                    <w:rtl w:val="0"/>
                  </w:rPr>
                  <w:delText xml:space="preserve">cure the needed good or service from qualified suppliers</w:delText>
                </w:r>
              </w:del>
            </w:sdtContent>
          </w:sdt>
        </w:p>
      </w:sdtContent>
    </w:sdt>
    <w:sdt>
      <w:sdtPr>
        <w:tag w:val="goog_rdk_6"/>
      </w:sdtPr>
      <w:sdtContent>
        <w:p w:rsidR="00000000" w:rsidDel="00000000" w:rsidP="00000000" w:rsidRDefault="00000000" w:rsidRPr="00000000" w14:paraId="0000002C">
          <w:pPr>
            <w:pageBreakBefore w:val="0"/>
            <w:numPr>
              <w:ilvl w:val="0"/>
              <w:numId w:val="1"/>
            </w:numPr>
            <w:spacing w:after="0" w:before="280" w:line="240" w:lineRule="auto"/>
            <w:ind w:left="720" w:hanging="360"/>
            <w:rPr>
              <w:del w:author="Shristine Nanjala" w:id="2" w:date="2022-03-20T09:57:11Z"/>
              <w:rPrChange w:author="Shristine Nanjala" w:id="3" w:date="2022-03-20T09:57:11Z">
                <w:rPr/>
              </w:rPrChange>
            </w:rPr>
            <w:pPrChange w:author="Shristine Nanjala" w:id="0" w:date="2022-03-20T09:57:11Z">
              <w:pPr>
                <w:pageBreakBefore w:val="0"/>
                <w:numPr>
                  <w:ilvl w:val="0"/>
                  <w:numId w:val="1"/>
                </w:numPr>
                <w:spacing w:after="0" w:before="0" w:line="240" w:lineRule="auto"/>
                <w:ind w:left="720" w:hanging="360"/>
              </w:pPr>
            </w:pPrChange>
          </w:pPr>
          <w:sdt>
            <w:sdtPr>
              <w:tag w:val="goog_rdk_5"/>
            </w:sdtPr>
            <w:sdtContent>
              <w:del w:author="Shristine Nanjala" w:id="2" w:date="2022-03-20T09:57:11Z">
                <w:r w:rsidDel="00000000" w:rsidR="00000000" w:rsidRPr="00000000">
                  <w:rPr>
                    <w:rtl w:val="0"/>
                  </w:rPr>
                  <w:delText xml:space="preserve">Managing supplier performance</w:delText>
                </w:r>
              </w:del>
            </w:sdtContent>
          </w:sdt>
        </w:p>
      </w:sdtContent>
    </w:sdt>
    <w:sdt>
      <w:sdtPr>
        <w:tag w:val="goog_rdk_8"/>
      </w:sdtPr>
      <w:sdtContent>
        <w:p w:rsidR="00000000" w:rsidDel="00000000" w:rsidP="00000000" w:rsidRDefault="00000000" w:rsidRPr="00000000" w14:paraId="0000002D">
          <w:pPr>
            <w:pageBreakBefore w:val="0"/>
            <w:numPr>
              <w:ilvl w:val="0"/>
              <w:numId w:val="1"/>
            </w:numPr>
            <w:spacing w:after="0" w:before="0" w:line="240" w:lineRule="auto"/>
            <w:ind w:left="720" w:hanging="360"/>
            <w:rPr>
              <w:del w:author="Shristine Nanjala" w:id="2" w:date="2022-03-20T09:57:11Z"/>
              <w:rPrChange w:author="Shristine Nanjala" w:id="3" w:date="2022-03-20T09:57:11Z">
                <w:rPr/>
              </w:rPrChange>
            </w:rPr>
            <w:pPrChange w:author="Shristine Nanjala" w:id="0" w:date="2022-03-20T09:57:11Z">
              <w:pPr>
                <w:pageBreakBefore w:val="0"/>
                <w:numPr>
                  <w:ilvl w:val="0"/>
                  <w:numId w:val="1"/>
                </w:numPr>
                <w:spacing w:after="0" w:before="0" w:line="240" w:lineRule="auto"/>
                <w:ind w:left="720" w:hanging="360"/>
              </w:pPr>
            </w:pPrChange>
          </w:pPr>
          <w:sdt>
            <w:sdtPr>
              <w:tag w:val="goog_rdk_7"/>
            </w:sdtPr>
            <w:sdtContent>
              <w:del w:author="Shristine Nanjala" w:id="2" w:date="2022-03-20T09:57:11Z">
                <w:r w:rsidDel="00000000" w:rsidR="00000000" w:rsidRPr="00000000">
                  <w:rPr>
                    <w:rtl w:val="0"/>
                  </w:rPr>
                  <w:delText xml:space="preserve">Implementing technologies, processes, policies, and procedures to support the purchasing process (</w:delText>
                </w:r>
                <w:r w:rsidDel="00000000" w:rsidR="00000000" w:rsidRPr="00000000">
                  <w:rPr>
                    <w:b w:val="1"/>
                    <w:rtl w:val="0"/>
                  </w:rPr>
                  <w:delText xml:space="preserve">Supplier Relationship Management</w:delText>
                </w:r>
                <w:r w:rsidDel="00000000" w:rsidR="00000000" w:rsidRPr="00000000">
                  <w:rPr>
                    <w:rtl w:val="0"/>
                  </w:rPr>
                  <w:delText xml:space="preserve">).</w:delText>
                </w:r>
              </w:del>
            </w:sdtContent>
          </w:sdt>
        </w:p>
      </w:sdtContent>
    </w:sdt>
    <w:sdt>
      <w:sdtPr>
        <w:tag w:val="goog_rdk_10"/>
      </w:sdtPr>
      <w:sdtContent>
        <w:p w:rsidR="00000000" w:rsidDel="00000000" w:rsidP="00000000" w:rsidRDefault="00000000" w:rsidRPr="00000000" w14:paraId="0000002E">
          <w:pPr>
            <w:pageBreakBefore w:val="0"/>
            <w:numPr>
              <w:ilvl w:val="0"/>
              <w:numId w:val="1"/>
            </w:numPr>
            <w:spacing w:after="0" w:before="0" w:line="240" w:lineRule="auto"/>
            <w:ind w:left="720" w:hanging="360"/>
            <w:rPr>
              <w:del w:author="Shristine Nanjala" w:id="2" w:date="2022-03-20T09:57:11Z"/>
              <w:rPrChange w:author="Shristine Nanjala" w:id="3" w:date="2022-03-20T09:57:11Z">
                <w:rPr/>
              </w:rPrChange>
            </w:rPr>
            <w:pPrChange w:author="Shristine Nanjala" w:id="0" w:date="2022-03-20T09:57:11Z">
              <w:pPr>
                <w:pageBreakBefore w:val="0"/>
                <w:numPr>
                  <w:ilvl w:val="0"/>
                  <w:numId w:val="1"/>
                </w:numPr>
                <w:spacing w:after="0" w:before="0" w:line="240" w:lineRule="auto"/>
                <w:ind w:left="720" w:hanging="360"/>
              </w:pPr>
            </w:pPrChange>
          </w:pPr>
          <w:sdt>
            <w:sdtPr>
              <w:tag w:val="goog_rdk_9"/>
            </w:sdtPr>
            <w:sdtContent>
              <w:del w:author="Shristine Nanjala" w:id="2" w:date="2022-03-20T09:57:11Z">
                <w:r w:rsidDel="00000000" w:rsidR="00000000" w:rsidRPr="00000000">
                  <w:rPr>
                    <w:rtl w:val="0"/>
                  </w:rPr>
                  <w:delText xml:space="preserve">The supplier relationship management process: a process for providing the structure for how relationships with suppliers will be developed and maintained.</w:delText>
                </w:r>
                <w:r w:rsidDel="00000000" w:rsidR="00000000" w:rsidRPr="00000000">
                  <w:fldChar w:fldCharType="begin"/>
                </w:r>
                <w:r w:rsidDel="00000000" w:rsidR="00000000" w:rsidRPr="00000000">
                  <w:delInstrText xml:space="preserve">HYPERLINK "http://en.wikipedia.org/wiki/Supply_management#cite_note-0"</w:delInstrText>
                </w:r>
                <w:r w:rsidDel="00000000" w:rsidR="00000000" w:rsidRPr="00000000">
                  <w:fldChar w:fldCharType="separate"/>
                </w:r>
                <w:r w:rsidDel="00000000" w:rsidR="00000000" w:rsidRPr="00000000">
                  <w:rPr>
                    <w:color w:val="0000ff"/>
                    <w:u w:val="single"/>
                    <w:vertAlign w:val="superscript"/>
                    <w:rtl w:val="0"/>
                  </w:rPr>
                  <w:delText xml:space="preserve">[1]</w:delText>
                </w:r>
                <w:r w:rsidDel="00000000" w:rsidR="00000000" w:rsidRPr="00000000">
                  <w:fldChar w:fldCharType="end"/>
                </w:r>
                <w:r w:rsidDel="00000000" w:rsidR="00000000" w:rsidRPr="00000000">
                  <w:rPr>
                    <w:rtl w:val="0"/>
                  </w:rPr>
                </w:r>
              </w:del>
            </w:sdtContent>
          </w:sdt>
        </w:p>
      </w:sdtContent>
    </w:sdt>
    <w:sdt>
      <w:sdtPr>
        <w:tag w:val="goog_rdk_12"/>
      </w:sdtPr>
      <w:sdtContent>
        <w:p w:rsidR="00000000" w:rsidDel="00000000" w:rsidP="00000000" w:rsidRDefault="00000000" w:rsidRPr="00000000" w14:paraId="0000002F">
          <w:pPr>
            <w:pageBreakBefore w:val="0"/>
            <w:numPr>
              <w:ilvl w:val="0"/>
              <w:numId w:val="1"/>
            </w:numPr>
            <w:spacing w:after="0" w:before="0" w:line="240" w:lineRule="auto"/>
            <w:ind w:left="720" w:hanging="360"/>
            <w:rPr>
              <w:del w:author="Shristine Nanjala" w:id="2" w:date="2022-03-20T09:57:11Z"/>
              <w:rPrChange w:author="Shristine Nanjala" w:id="3" w:date="2022-03-20T09:57:11Z">
                <w:rPr/>
              </w:rPrChange>
            </w:rPr>
            <w:pPrChange w:author="Shristine Nanjala" w:id="0" w:date="2022-03-20T09:57:11Z">
              <w:pPr>
                <w:pageBreakBefore w:val="0"/>
                <w:numPr>
                  <w:ilvl w:val="0"/>
                  <w:numId w:val="1"/>
                </w:numPr>
                <w:spacing w:after="280" w:before="0" w:line="240" w:lineRule="auto"/>
                <w:ind w:left="720" w:hanging="360"/>
              </w:pPr>
            </w:pPrChange>
          </w:pPr>
          <w:sdt>
            <w:sdtPr>
              <w:tag w:val="goog_rdk_11"/>
            </w:sdtPr>
            <w:sdtContent>
              <w:del w:author="Shristine Nanjala" w:id="2" w:date="2022-03-20T09:57:11Z">
                <w:r w:rsidDel="00000000" w:rsidR="00000000" w:rsidRPr="00000000">
                  <w:rPr>
                    <w:rtl w:val="0"/>
                  </w:rPr>
                  <w:delText xml:space="preserve">Economic theories of supply and demand</w:delText>
                </w:r>
              </w:del>
            </w:sdtContent>
          </w:sdt>
        </w:p>
      </w:sdtContent>
    </w:sdt>
    <w:sdt>
      <w:sdtPr>
        <w:tag w:val="goog_rdk_14"/>
      </w:sdtPr>
      <w:sdtContent>
        <w:p w:rsidR="00000000" w:rsidDel="00000000" w:rsidP="00000000" w:rsidRDefault="00000000" w:rsidRPr="00000000" w14:paraId="00000030">
          <w:pPr>
            <w:pageBreakBefore w:val="0"/>
            <w:numPr>
              <w:ilvl w:val="0"/>
              <w:numId w:val="1"/>
            </w:numPr>
            <w:spacing w:after="280" w:before="0" w:line="240" w:lineRule="auto"/>
            <w:ind w:left="720" w:hanging="360"/>
            <w:rPr>
              <w:rPrChange w:author="Shristine Nanjala" w:id="3" w:date="2022-03-20T09:57:11Z">
                <w:rPr>
                  <w:rFonts w:ascii="Times New Roman" w:cs="Times New Roman" w:eastAsia="Times New Roman" w:hAnsi="Times New Roman"/>
                  <w:b w:val="0"/>
                  <w:i w:val="0"/>
                  <w:smallCaps w:val="0"/>
                  <w:strike w:val="0"/>
                  <w:color w:val="000000"/>
                  <w:sz w:val="24"/>
                  <w:szCs w:val="24"/>
                  <w:u w:val="none"/>
                  <w:shd w:fill="auto" w:val="clear"/>
                  <w:vertAlign w:val="baseline"/>
                </w:rPr>
              </w:rPrChange>
            </w:rPr>
            <w:pPrChange w:author="Shristine Nanjala" w:id="0" w:date="2022-03-20T09:57:11Z">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pPrChange>
          </w:pPr>
          <w:sdt>
            <w:sdtPr>
              <w:tag w:val="goog_rdk_13"/>
            </w:sdtPr>
            <w:sdtContent>
              <w:del w:author="Shristine Nanjala" w:id="2" w:date="2022-03-20T09:57:11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Supply management is generally regarded as a systematic business process that includes more function</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than traditional buying, such as coordinating inbound and internal pre-production logistics and managing inventory.</w:t>
          </w:r>
        </w:p>
      </w:sdtContent>
    </w:sdt>
    <w:p w:rsidR="00000000" w:rsidDel="00000000" w:rsidP="00000000" w:rsidRDefault="00000000" w:rsidRPr="00000000" w14:paraId="00000031">
      <w:pPr>
        <w:pageBreakBefore w:val="0"/>
        <w:rPr/>
      </w:pPr>
      <w:r w:rsidDel="00000000" w:rsidR="00000000" w:rsidRPr="00000000">
        <w:rPr>
          <w:rtl w:val="0"/>
        </w:rPr>
        <w:t xml:space="preserve">Supply management deals primarily with the oversight and management of materials and services inputs, management of the suppliers who provide those inputs, and support of the process of acquiring those inputs. The performance of supply management departments and supply management professionals is commonly measured in terms of amount of money saved for the organization. However, </w:t>
      </w:r>
      <w:hyperlink r:id="rId36">
        <w:r w:rsidDel="00000000" w:rsidR="00000000" w:rsidRPr="00000000">
          <w:rPr>
            <w:color w:val="0000ff"/>
            <w:u w:val="single"/>
            <w:rtl w:val="0"/>
          </w:rPr>
          <w:t xml:space="preserve">managing risk</w:t>
        </w:r>
      </w:hyperlink>
      <w:r w:rsidDel="00000000" w:rsidR="00000000" w:rsidRPr="00000000">
        <w:rPr>
          <w:rtl w:val="0"/>
        </w:rPr>
        <w:t xml:space="preserve"> is one of the other critical aspects of supply management; especially the risk of non-availability at the required time of quality goods and services critical for an organization's survival and growth.</w:t>
      </w:r>
    </w:p>
    <w:tbl>
      <w:tblPr>
        <w:tblStyle w:val="Table1"/>
        <w:tblW w:w="96.0" w:type="dxa"/>
        <w:jc w:val="left"/>
        <w:tblInd w:w="0.0" w:type="dxa"/>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32">
            <w:pPr>
              <w:pageBreakBefore w:val="0"/>
              <w:numPr>
                <w:ilvl w:val="0"/>
                <w:numId w:val="3"/>
              </w:numPr>
              <w:spacing w:line="240" w:lineRule="auto"/>
              <w:ind w:left="720" w:hanging="360"/>
              <w:rPr>
                <w:sz w:val="24"/>
                <w:szCs w:val="24"/>
              </w:rPr>
            </w:pPr>
            <w:r w:rsidDel="00000000" w:rsidR="00000000" w:rsidRPr="00000000">
              <w:rPr>
                <w:rtl w:val="0"/>
              </w:rPr>
            </w:r>
          </w:p>
        </w:tc>
      </w:tr>
    </w:tbl>
    <w:p w:rsidR="00000000" w:rsidDel="00000000" w:rsidP="00000000" w:rsidRDefault="00000000" w:rsidRPr="00000000" w14:paraId="00000033">
      <w:pPr>
        <w:pStyle w:val="Heading2"/>
        <w:pageBreakBefore w:val="0"/>
        <w:rPr/>
      </w:pPr>
      <w:r w:rsidDel="00000000" w:rsidR="00000000" w:rsidRPr="00000000">
        <w:rPr>
          <w:rtl w:val="0"/>
        </w:rPr>
        <w:t xml:space="preserve"> History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 to 1900, purchasing was recognized as an independent function by many railroad organizations, but in few other industries.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 to World War I, purchasing was regarded as primarily clerical.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World War I &amp; II – The function increased due to the importance of obtaining raw materials, supplies, and services needed to keep the factories and mines operating.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1950s &amp; 1960s - Purchasing continued to gain stature as the techniques for performing the function became more refined and as the number of trained professionals increased. The emphasis became more managerial.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1970s &amp; 1980s - More emphasis was placed on purchasing strategy as the ability to obtain needed items from suppliers at realistic prices increased.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1983 - In September 1983, Harvard Business Review published a ground-breaking article by Peter Kraljic on purchasing strategy that is widely cited today as the beginning of the transformation of the function from "purchasing," something that is viewed as highly tactical to supply management or procurement, something that is viewed as very strategic to the business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1990s - Supply management (procurement) starts to become more integrated into the overall corporate strategy and a broad-based transformation of the business function is ignited, fueled strongly by the development of supply management software solutions which help automate the source-to-settle process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2000s - The leader of the supply management function within many enterprises is established with a C-Level title - the </w:t>
      </w:r>
      <w:hyperlink r:id="rId3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Chief Procurement Officer</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(sometimes called the Head of Procurement). Publications, events, and websites that are dedicated solely to the advancement of supply management and Chief Procurement Officers arise. The global recession of 2008-2009 places supply management at the crux of business strategy.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2011 - With the advancement of social networks (facebook.com/supply management), supply management professionals prefer to unite around common interests and values.</w:t>
      </w:r>
    </w:p>
    <w:p w:rsidR="00000000" w:rsidDel="00000000" w:rsidP="00000000" w:rsidRDefault="00000000" w:rsidRPr="00000000" w14:paraId="0000003D">
      <w:pPr>
        <w:pStyle w:val="Heading2"/>
        <w:pageBreakBefore w:val="0"/>
        <w:rPr/>
      </w:pPr>
      <w:r w:rsidDel="00000000" w:rsidR="00000000" w:rsidRPr="00000000">
        <w:rPr>
          <w:rtl w:val="0"/>
        </w:rPr>
        <w:t xml:space="preserve">Groups and certifications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importance of supply management in global business has prompted the formation of professional organizations to address the need for higher levels of supply management skill and expertise. One of the largest of these is the </w:t>
      </w:r>
      <w:hyperlink r:id="rId3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Institute for Supply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United States not-for-profit association that includes more than 40,000 members. It is affiliated with the International Federation of Purchasing and Supply Management, a union of local and national purchasing associations with approximately 200,000 members.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companies seeking to fulfill diversity supplier spend commitments, the National Minority Supplier Development Council with 37 affiliated regional councils, was established in 1972 to assist in promoting supplier development of Asian, Black, Hispanic and Native American-owned businesses, and providing management training and capacity-building to minority business enterprises and corporate program staff.</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certification programs are relevant to the supply management profession. Some are offered through non-profit associations, such as the Certified Purchasing Manager (CPM) and Certified Professional in Supply Management (CPSM) through the Institute for Supply Management. There are also for-profit companies who offer certification programs, such as Next Level Purchasing, Inc. who offers the Senior Professional in Supply Management (SPSM) Certification.</w:t>
      </w:r>
    </w:p>
    <w:p w:rsidR="00000000" w:rsidDel="00000000" w:rsidP="00000000" w:rsidRDefault="00000000" w:rsidRPr="00000000" w14:paraId="00000041">
      <w:pPr>
        <w:pStyle w:val="Heading2"/>
        <w:pageBreakBefore w:val="0"/>
        <w:rPr/>
      </w:pPr>
      <w:r w:rsidDel="00000000" w:rsidR="00000000" w:rsidRPr="00000000">
        <w:rPr>
          <w:rtl w:val="0"/>
        </w:rPr>
        <w:t xml:space="preserve">Supply management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Supply management is different from </w:t>
      </w:r>
      <w:hyperlink r:id="rId3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supply chain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though it can be considered a component of supply chain management. Conversely, where the supply management function is established as a C-level strategic effort, supply chain management is but one component of an overall strategic supply management approach. Supply management is a complementary discipline that encompasses the alignment of organizations, processes, and systems for </w:t>
      </w:r>
      <w:hyperlink r:id="rId4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strategic sourcing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4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contract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supplier management, </w:t>
      </w:r>
      <w:hyperlink r:id="rId4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spend analysis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continuously improve global supply for best-value performance in support of the strategic objectives of the business.</w:t>
      </w:r>
    </w:p>
    <w:p w:rsidR="00000000" w:rsidDel="00000000" w:rsidP="00000000" w:rsidRDefault="00000000" w:rsidRPr="00000000" w14:paraId="00000043">
      <w:pPr>
        <w:pStyle w:val="Heading2"/>
        <w:pageBreakBefore w:val="0"/>
        <w:rPr/>
      </w:pPr>
      <w:r w:rsidDel="00000000" w:rsidR="00000000" w:rsidRPr="00000000">
        <w:rPr>
          <w:rtl w:val="0"/>
        </w:rPr>
        <w:t xml:space="preserve">Supply Management Software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Supply Management software comprises all of the different solutions which automate the source-to-settle process and include Spend Analysis, eSourcing, Contracts, Supply Base Management, eProcurement, eCatalogs (for Supplier Enablement), and Accounts Payable or ePayables solutions. Software which helps automate the management of complex services like business travel and temporary labor are also included in this software segment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report that focuses on a sub-set of the space is the "Magic Quadrant For Strategic Sourcing Application Suites, 2010,” a </w:t>
      </w:r>
      <w:hyperlink r:id="rId4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Gartner</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research report, summarizes: "Sourcing applications provide a systematic and scalable means for organizations to manage the full sourcing process, including finalizing purchase specifications, selecting suppliers and negotiating prices....Most sourcing solution vendors bundle spend analysis, contract management and supplier performance management tools into their suites." The Gartner report summarizes, "Best-of-breed providers with suites delivered via software as a service dominate the strategic sourcing application market, while ERP companies with integrated offerings are gaining traction by providing tactical sourcing support." Gartner estimates the sourcing software market at close to a half-billion dollars in 2007 with an annual growth rate of 5%. According to Gartner, the research firm, leading providers of supply and contract management software include </w:t>
      </w:r>
      <w:hyperlink r:id="rId4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SAP</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4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Ariba</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4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GEP</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4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BravoSolution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4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Ivalua</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4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AECsoft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Rosslyn Analytics</w:t>
      </w:r>
      <w:hyperlink r:id="rId5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superscript"/>
            <w:rtl w:val="0"/>
          </w:rPr>
          <w:t xml:space="preserve">[2]</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5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Emptoris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r:id="rId5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superscript"/>
            <w:rtl w:val="0"/>
          </w:rPr>
          <w:t xml:space="preserve">[3]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shops now 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stock control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systems. The term "stock control system" can be used to include various aspects of controlling the amount of </w:t>
      </w:r>
      <w:hyperlink r:id="rId5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stock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shelves and in the stockroom and how reordering happens. Typical features include:</w:t>
      </w:r>
    </w:p>
    <w:p w:rsidR="00000000" w:rsidDel="00000000" w:rsidP="00000000" w:rsidRDefault="00000000" w:rsidRPr="00000000" w14:paraId="00000048">
      <w:pPr>
        <w:pageBreakBefore w:val="0"/>
        <w:numPr>
          <w:ilvl w:val="0"/>
          <w:numId w:val="4"/>
        </w:numPr>
        <w:spacing w:after="0" w:before="280" w:line="240" w:lineRule="auto"/>
        <w:ind w:left="720" w:hanging="360"/>
        <w:rPr/>
      </w:pPr>
      <w:r w:rsidDel="00000000" w:rsidR="00000000" w:rsidRPr="00000000">
        <w:rPr>
          <w:rtl w:val="0"/>
        </w:rPr>
        <w:t xml:space="preserve">Ensuring that </w:t>
      </w:r>
      <w:hyperlink r:id="rId54">
        <w:r w:rsidDel="00000000" w:rsidR="00000000" w:rsidRPr="00000000">
          <w:rPr>
            <w:color w:val="0000ff"/>
            <w:u w:val="single"/>
            <w:rtl w:val="0"/>
          </w:rPr>
          <w:t xml:space="preserve">products</w:t>
        </w:r>
      </w:hyperlink>
      <w:r w:rsidDel="00000000" w:rsidR="00000000" w:rsidRPr="00000000">
        <w:rPr>
          <w:rtl w:val="0"/>
        </w:rPr>
        <w:t xml:space="preserve"> are on the shelf in shops in just the right quantity.</w:t>
      </w:r>
    </w:p>
    <w:p w:rsidR="00000000" w:rsidDel="00000000" w:rsidP="00000000" w:rsidRDefault="00000000" w:rsidRPr="00000000" w14:paraId="00000049">
      <w:pPr>
        <w:pageBreakBefore w:val="0"/>
        <w:numPr>
          <w:ilvl w:val="0"/>
          <w:numId w:val="4"/>
        </w:numPr>
        <w:spacing w:after="0" w:before="0" w:line="240" w:lineRule="auto"/>
        <w:ind w:left="720" w:hanging="360"/>
        <w:rPr/>
      </w:pPr>
      <w:r w:rsidDel="00000000" w:rsidR="00000000" w:rsidRPr="00000000">
        <w:rPr>
          <w:rtl w:val="0"/>
        </w:rPr>
        <w:t xml:space="preserve">Recognising when a </w:t>
      </w:r>
      <w:hyperlink r:id="rId55">
        <w:r w:rsidDel="00000000" w:rsidR="00000000" w:rsidRPr="00000000">
          <w:rPr>
            <w:color w:val="0000ff"/>
            <w:u w:val="single"/>
            <w:rtl w:val="0"/>
          </w:rPr>
          <w:t xml:space="preserve">customer</w:t>
        </w:r>
      </w:hyperlink>
      <w:r w:rsidDel="00000000" w:rsidR="00000000" w:rsidRPr="00000000">
        <w:rPr>
          <w:rtl w:val="0"/>
        </w:rPr>
        <w:t xml:space="preserve"> has bought a product.</w:t>
      </w:r>
    </w:p>
    <w:p w:rsidR="00000000" w:rsidDel="00000000" w:rsidP="00000000" w:rsidRDefault="00000000" w:rsidRPr="00000000" w14:paraId="0000004A">
      <w:pPr>
        <w:pageBreakBefore w:val="0"/>
        <w:numPr>
          <w:ilvl w:val="0"/>
          <w:numId w:val="4"/>
        </w:numPr>
        <w:spacing w:after="0" w:before="0" w:line="240" w:lineRule="auto"/>
        <w:ind w:left="720" w:hanging="360"/>
        <w:rPr/>
      </w:pPr>
      <w:r w:rsidDel="00000000" w:rsidR="00000000" w:rsidRPr="00000000">
        <w:rPr>
          <w:rtl w:val="0"/>
        </w:rPr>
        <w:t xml:space="preserve">Automatically signalling when more products need to be put on the shelf from the stockroom.</w:t>
      </w:r>
    </w:p>
    <w:p w:rsidR="00000000" w:rsidDel="00000000" w:rsidP="00000000" w:rsidRDefault="00000000" w:rsidRPr="00000000" w14:paraId="0000004B">
      <w:pPr>
        <w:pageBreakBefore w:val="0"/>
        <w:numPr>
          <w:ilvl w:val="0"/>
          <w:numId w:val="4"/>
        </w:numPr>
        <w:spacing w:after="0" w:before="0" w:line="240" w:lineRule="auto"/>
        <w:ind w:left="720" w:hanging="360"/>
        <w:rPr/>
      </w:pPr>
      <w:r w:rsidDel="00000000" w:rsidR="00000000" w:rsidRPr="00000000">
        <w:rPr>
          <w:rtl w:val="0"/>
        </w:rPr>
        <w:t xml:space="preserve">Automatically reordering stock at the appropriate time from the main </w:t>
      </w:r>
      <w:hyperlink r:id="rId56">
        <w:r w:rsidDel="00000000" w:rsidR="00000000" w:rsidRPr="00000000">
          <w:rPr>
            <w:color w:val="0000ff"/>
            <w:u w:val="single"/>
            <w:rtl w:val="0"/>
          </w:rPr>
          <w:t xml:space="preserve">warehouse</w:t>
        </w:r>
      </w:hyperlink>
      <w:r w:rsidDel="00000000" w:rsidR="00000000" w:rsidRPr="00000000">
        <w:rPr>
          <w:rtl w:val="0"/>
        </w:rPr>
        <w:t xml:space="preserve">.</w:t>
      </w:r>
    </w:p>
    <w:p w:rsidR="00000000" w:rsidDel="00000000" w:rsidP="00000000" w:rsidRDefault="00000000" w:rsidRPr="00000000" w14:paraId="0000004C">
      <w:pPr>
        <w:pageBreakBefore w:val="0"/>
        <w:numPr>
          <w:ilvl w:val="0"/>
          <w:numId w:val="4"/>
        </w:numPr>
        <w:spacing w:after="280" w:before="0" w:line="240" w:lineRule="auto"/>
        <w:ind w:left="720" w:hanging="360"/>
        <w:rPr/>
      </w:pPr>
      <w:r w:rsidDel="00000000" w:rsidR="00000000" w:rsidRPr="00000000">
        <w:rPr>
          <w:rtl w:val="0"/>
        </w:rPr>
        <w:t xml:space="preserve">Automatically producing management information reports that could be used both by local managers and at </w:t>
      </w:r>
      <w:hyperlink r:id="rId57">
        <w:r w:rsidDel="00000000" w:rsidR="00000000" w:rsidRPr="00000000">
          <w:rPr>
            <w:color w:val="0000ff"/>
            <w:u w:val="single"/>
            <w:rtl w:val="0"/>
          </w:rPr>
          <w:t xml:space="preserve">Head office</w:t>
        </w:r>
      </w:hyperlink>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might detail what has sold, how quickly and at what price, for example. Reports could be used to predict when to stock up on extra products, for example, at </w:t>
      </w:r>
      <w:hyperlink r:id="rId5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Christmas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to make decisions about </w:t>
      </w:r>
      <w:hyperlink r:id="rId5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special offers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discontinuing products and so on. Sending reordering information not only to the warehouse but also directly to the </w:t>
      </w:r>
      <w:hyperlink r:id="rId6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factory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producing the products to enable them to optimise production.</w:t>
      </w:r>
    </w:p>
    <w:p w:rsidR="00000000" w:rsidDel="00000000" w:rsidP="00000000" w:rsidRDefault="00000000" w:rsidRPr="00000000" w14:paraId="0000004E">
      <w:pPr>
        <w:pStyle w:val="Heading2"/>
        <w:pageBreakBefore w:val="0"/>
        <w:rPr/>
      </w:pPr>
      <w:r w:rsidDel="00000000" w:rsidR="00000000" w:rsidRPr="00000000">
        <w:rPr>
          <w:rtl w:val="0"/>
        </w:rPr>
        <w:t xml:space="preserve">Advantages and disadvantages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Stock control systems ensure that just the right amount of stock are on the shelves. If there is too much stock, it ties up a company's money, money that might be better spent on reducing their </w:t>
      </w:r>
      <w:hyperlink r:id="rId6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overdraft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hyperlink r:id="rId6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advertising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hyperlink r:id="rId6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business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on paying for better facilities for customers, for example. Too much stock means that some </w:t>
      </w:r>
      <w:hyperlink r:id="rId6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perishable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products might not sell and would have to be thrown away and this would reduce a company's </w:t>
      </w:r>
      <w:hyperlink r:id="rId6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profit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there were not enough products on the shelf, they might run out. If this happens, they would lose business and again, profits would not be as good as they ought to be.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Stock control systems save a lot of staff time. Savings may be possible by reducing the number of staff needed in the business thereby improving profits. A stock control system will not remove the necessity for checking what is on the shelves regularly - things get stolen and these won't be recorded.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Stock control systems also mean that a business may have to close down while the system is changed from a manual one. They may also involve a considerable investment in equipment and support. Stock control systems require </w:t>
      </w:r>
      <w:hyperlink r:id="rId6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training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some staff might find them difficult to use. They can also break down so a procedure needs to be in place so the business can continue to trade. This could involve further costs as well, perhaps requiring the purchase of </w:t>
      </w:r>
      <w:hyperlink r:id="rId6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backup</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equipment or a support agreement. Usually, the benefits of a stock control system outweigh the disadvantages.</w:t>
      </w:r>
    </w:p>
    <w:p w:rsidR="00000000" w:rsidDel="00000000" w:rsidP="00000000" w:rsidRDefault="00000000" w:rsidRPr="00000000" w14:paraId="00000052">
      <w:pPr>
        <w:pStyle w:val="Heading2"/>
        <w:pageBreakBefore w:val="0"/>
        <w:rPr/>
      </w:pPr>
      <w:r w:rsidDel="00000000" w:rsidR="00000000" w:rsidRPr="00000000">
        <w:rPr>
          <w:rtl w:val="0"/>
        </w:rPr>
        <w:t xml:space="preserve"> An example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Imagine a shop that is part of a chain of shops. It has no </w:t>
      </w:r>
      <w:hyperlink r:id="rId6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computer</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systems. At the moment, the owner of the shop orders goods. This takes up her valuable time. She knows what to order by using her experience of how quickly things sell and by looking on the shelves and seeing what is there! She also has to produce regular reports about how the business is going for Head office. This again is very time-consuming. Headquarters decide to introduce a stock control system. One simple solution would involve getting:</w:t>
      </w:r>
    </w:p>
    <w:p w:rsidR="00000000" w:rsidDel="00000000" w:rsidP="00000000" w:rsidRDefault="00000000" w:rsidRPr="00000000" w14:paraId="00000054">
      <w:pPr>
        <w:pageBreakBefore w:val="0"/>
        <w:numPr>
          <w:ilvl w:val="0"/>
          <w:numId w:val="5"/>
        </w:numPr>
        <w:spacing w:after="0" w:before="280" w:line="240" w:lineRule="auto"/>
        <w:ind w:left="720" w:hanging="360"/>
        <w:rPr/>
      </w:pPr>
      <w:r w:rsidDel="00000000" w:rsidR="00000000" w:rsidRPr="00000000">
        <w:rPr>
          <w:rtl w:val="0"/>
        </w:rPr>
        <w:t xml:space="preserve">A method of scanning in products at the </w:t>
      </w:r>
      <w:hyperlink r:id="rId69">
        <w:r w:rsidDel="00000000" w:rsidR="00000000" w:rsidRPr="00000000">
          <w:rPr>
            <w:color w:val="0000ff"/>
            <w:u w:val="single"/>
            <w:rtl w:val="0"/>
          </w:rPr>
          <w:t xml:space="preserve">checkout</w:t>
        </w:r>
      </w:hyperlink>
      <w:r w:rsidDel="00000000" w:rsidR="00000000" w:rsidRPr="00000000">
        <w:rPr>
          <w:rtl w:val="0"/>
        </w:rPr>
        <w:t xml:space="preserve">.</w:t>
      </w:r>
    </w:p>
    <w:p w:rsidR="00000000" w:rsidDel="00000000" w:rsidP="00000000" w:rsidRDefault="00000000" w:rsidRPr="00000000" w14:paraId="00000055">
      <w:pPr>
        <w:pageBreakBefore w:val="0"/>
        <w:numPr>
          <w:ilvl w:val="0"/>
          <w:numId w:val="5"/>
        </w:numPr>
        <w:spacing w:after="0" w:before="0" w:line="240" w:lineRule="auto"/>
        <w:ind w:left="720" w:hanging="360"/>
        <w:rPr/>
      </w:pPr>
      <w:r w:rsidDel="00000000" w:rsidR="00000000" w:rsidRPr="00000000">
        <w:rPr>
          <w:rtl w:val="0"/>
        </w:rPr>
        <w:t xml:space="preserve">A computer with a </w:t>
      </w:r>
      <w:hyperlink r:id="rId70">
        <w:r w:rsidDel="00000000" w:rsidR="00000000" w:rsidRPr="00000000">
          <w:rPr>
            <w:color w:val="0000ff"/>
            <w:u w:val="single"/>
            <w:rtl w:val="0"/>
          </w:rPr>
          <w:t xml:space="preserve">modem</w:t>
        </w:r>
      </w:hyperlink>
      <w:r w:rsidDel="00000000" w:rsidR="00000000" w:rsidRPr="00000000">
        <w:rPr>
          <w:rtl w:val="0"/>
        </w:rPr>
        <w:t xml:space="preserve">.</w:t>
      </w:r>
    </w:p>
    <w:p w:rsidR="00000000" w:rsidDel="00000000" w:rsidP="00000000" w:rsidRDefault="00000000" w:rsidRPr="00000000" w14:paraId="00000056">
      <w:pPr>
        <w:pageBreakBefore w:val="0"/>
        <w:numPr>
          <w:ilvl w:val="0"/>
          <w:numId w:val="5"/>
        </w:numPr>
        <w:spacing w:after="0" w:before="0" w:line="240" w:lineRule="auto"/>
        <w:ind w:left="720" w:hanging="360"/>
        <w:rPr/>
      </w:pPr>
      <w:r w:rsidDel="00000000" w:rsidR="00000000" w:rsidRPr="00000000">
        <w:rPr>
          <w:rtl w:val="0"/>
        </w:rPr>
        <w:t xml:space="preserve">A phone line if they haven't already got one.</w:t>
      </w:r>
    </w:p>
    <w:p w:rsidR="00000000" w:rsidDel="00000000" w:rsidP="00000000" w:rsidRDefault="00000000" w:rsidRPr="00000000" w14:paraId="00000057">
      <w:pPr>
        <w:pageBreakBefore w:val="0"/>
        <w:numPr>
          <w:ilvl w:val="0"/>
          <w:numId w:val="5"/>
        </w:numPr>
        <w:spacing w:after="0" w:before="0" w:line="240" w:lineRule="auto"/>
        <w:ind w:left="720" w:hanging="360"/>
        <w:rPr/>
      </w:pPr>
      <w:r w:rsidDel="00000000" w:rsidR="00000000" w:rsidRPr="00000000">
        <w:rPr>
          <w:rtl w:val="0"/>
        </w:rPr>
        <w:t xml:space="preserve">Some connections between the checkout and the computer and between the computer and the phone.</w:t>
      </w:r>
    </w:p>
    <w:p w:rsidR="00000000" w:rsidDel="00000000" w:rsidP="00000000" w:rsidRDefault="00000000" w:rsidRPr="00000000" w14:paraId="00000058">
      <w:pPr>
        <w:pageBreakBefore w:val="0"/>
        <w:numPr>
          <w:ilvl w:val="0"/>
          <w:numId w:val="5"/>
        </w:numPr>
        <w:spacing w:after="0" w:before="0" w:line="240" w:lineRule="auto"/>
        <w:ind w:left="720" w:hanging="360"/>
        <w:rPr/>
      </w:pPr>
      <w:r w:rsidDel="00000000" w:rsidR="00000000" w:rsidRPr="00000000">
        <w:rPr>
          <w:rtl w:val="0"/>
        </w:rPr>
        <w:t xml:space="preserve">Software.</w:t>
      </w:r>
    </w:p>
    <w:p w:rsidR="00000000" w:rsidDel="00000000" w:rsidP="00000000" w:rsidRDefault="00000000" w:rsidRPr="00000000" w14:paraId="00000059">
      <w:pPr>
        <w:pageBreakBefore w:val="0"/>
        <w:numPr>
          <w:ilvl w:val="0"/>
          <w:numId w:val="5"/>
        </w:numPr>
        <w:spacing w:after="0" w:before="0" w:line="240" w:lineRule="auto"/>
        <w:ind w:left="720" w:hanging="360"/>
        <w:rPr/>
      </w:pPr>
      <w:r w:rsidDel="00000000" w:rsidR="00000000" w:rsidRPr="00000000">
        <w:rPr>
          <w:rtl w:val="0"/>
        </w:rPr>
        <w:t xml:space="preserve">An ISP.</w:t>
      </w:r>
    </w:p>
    <w:p w:rsidR="00000000" w:rsidDel="00000000" w:rsidP="00000000" w:rsidRDefault="00000000" w:rsidRPr="00000000" w14:paraId="0000005A">
      <w:pPr>
        <w:pageBreakBefore w:val="0"/>
        <w:numPr>
          <w:ilvl w:val="0"/>
          <w:numId w:val="5"/>
        </w:numPr>
        <w:spacing w:after="0" w:before="0" w:line="240" w:lineRule="auto"/>
        <w:ind w:left="720" w:hanging="360"/>
        <w:rPr/>
      </w:pPr>
      <w:r w:rsidDel="00000000" w:rsidR="00000000" w:rsidRPr="00000000">
        <w:rPr>
          <w:rtl w:val="0"/>
        </w:rPr>
        <w:t xml:space="preserve">Computer systems set up at the warehouse, the factory and Head office.</w:t>
      </w:r>
    </w:p>
    <w:p w:rsidR="00000000" w:rsidDel="00000000" w:rsidP="00000000" w:rsidRDefault="00000000" w:rsidRPr="00000000" w14:paraId="0000005B">
      <w:pPr>
        <w:pageBreakBefore w:val="0"/>
        <w:numPr>
          <w:ilvl w:val="0"/>
          <w:numId w:val="5"/>
        </w:numPr>
        <w:spacing w:after="0" w:before="0" w:line="240" w:lineRule="auto"/>
        <w:ind w:left="720" w:hanging="360"/>
        <w:rPr/>
      </w:pPr>
      <w:r w:rsidDel="00000000" w:rsidR="00000000" w:rsidRPr="00000000">
        <w:rPr>
          <w:rtl w:val="0"/>
        </w:rPr>
        <w:t xml:space="preserve">Some training on how to use the system.</w:t>
      </w:r>
    </w:p>
    <w:p w:rsidR="00000000" w:rsidDel="00000000" w:rsidP="00000000" w:rsidRDefault="00000000" w:rsidRPr="00000000" w14:paraId="0000005C">
      <w:pPr>
        <w:pageBreakBefore w:val="0"/>
        <w:numPr>
          <w:ilvl w:val="0"/>
          <w:numId w:val="5"/>
        </w:numPr>
        <w:spacing w:after="0" w:before="0" w:line="240" w:lineRule="auto"/>
        <w:ind w:left="720" w:hanging="360"/>
        <w:rPr/>
      </w:pPr>
      <w:r w:rsidDel="00000000" w:rsidR="00000000" w:rsidRPr="00000000">
        <w:rPr>
          <w:rtl w:val="0"/>
        </w:rPr>
        <w:t xml:space="preserve">Some support for when things don't work.</w:t>
      </w:r>
    </w:p>
    <w:p w:rsidR="00000000" w:rsidDel="00000000" w:rsidP="00000000" w:rsidRDefault="00000000" w:rsidRPr="00000000" w14:paraId="0000005D">
      <w:pPr>
        <w:pageBreakBefore w:val="0"/>
        <w:numPr>
          <w:ilvl w:val="0"/>
          <w:numId w:val="5"/>
        </w:numPr>
        <w:spacing w:after="280" w:before="0" w:line="240" w:lineRule="auto"/>
        <w:ind w:left="720" w:hanging="360"/>
        <w:rPr/>
      </w:pPr>
      <w:r w:rsidDel="00000000" w:rsidR="00000000" w:rsidRPr="00000000">
        <w:rPr>
          <w:rtl w:val="0"/>
        </w:rPr>
        <w:t xml:space="preserve">Back-up systems in case the computer breaks down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pageBreakBefore w:val="0"/>
        <w:rPr/>
      </w:pPr>
      <w:r w:rsidDel="00000000" w:rsidR="00000000" w:rsidRPr="00000000">
        <w:rPr>
          <w:rtl w:val="0"/>
        </w:rPr>
        <w:t xml:space="preserve">Inventory control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Inventory Control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supervision of supply, storage and accessibility of items in order to ensure an adequate supply without excessive oversupply.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also be referred as internal control - an accounting procedure or system designed to promote efficiency or assure the implementation of a policy or safeguard assets or avoid fraud and error etc.</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Inventory control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refer to:</w:t>
      </w:r>
    </w:p>
    <w:p w:rsidR="00000000" w:rsidDel="00000000" w:rsidP="00000000" w:rsidRDefault="00000000" w:rsidRPr="00000000" w14:paraId="00000063">
      <w:pPr>
        <w:pageBreakBefore w:val="0"/>
        <w:numPr>
          <w:ilvl w:val="0"/>
          <w:numId w:val="6"/>
        </w:numPr>
        <w:spacing w:after="0" w:before="280" w:line="240" w:lineRule="auto"/>
        <w:ind w:left="720" w:hanging="360"/>
        <w:rPr/>
      </w:pPr>
      <w:r w:rsidDel="00000000" w:rsidR="00000000" w:rsidRPr="00000000">
        <w:rPr>
          <w:rtl w:val="0"/>
        </w:rPr>
        <w:t xml:space="preserve">In economics, the </w:t>
      </w:r>
      <w:hyperlink r:id="rId71">
        <w:r w:rsidDel="00000000" w:rsidR="00000000" w:rsidRPr="00000000">
          <w:rPr>
            <w:color w:val="0000ff"/>
            <w:u w:val="single"/>
            <w:rtl w:val="0"/>
          </w:rPr>
          <w:t xml:space="preserve">inventory control problem</w:t>
        </w:r>
      </w:hyperlink>
      <w:r w:rsidDel="00000000" w:rsidR="00000000" w:rsidRPr="00000000">
        <w:rPr>
          <w:rtl w:val="0"/>
        </w:rPr>
        <w:t xml:space="preserve">, which aims to reduce overhead cost without hurting sales</w:t>
      </w:r>
    </w:p>
    <w:p w:rsidR="00000000" w:rsidDel="00000000" w:rsidP="00000000" w:rsidRDefault="00000000" w:rsidRPr="00000000" w14:paraId="00000064">
      <w:pPr>
        <w:pageBreakBefore w:val="0"/>
        <w:numPr>
          <w:ilvl w:val="0"/>
          <w:numId w:val="6"/>
        </w:numPr>
        <w:spacing w:after="280" w:before="0" w:line="240" w:lineRule="auto"/>
        <w:ind w:left="720" w:hanging="360"/>
        <w:rPr/>
      </w:pPr>
      <w:r w:rsidDel="00000000" w:rsidR="00000000" w:rsidRPr="00000000">
        <w:rPr>
          <w:rtl w:val="0"/>
        </w:rPr>
        <w:t xml:space="preserve">In the field of </w:t>
      </w:r>
      <w:hyperlink r:id="rId72">
        <w:r w:rsidDel="00000000" w:rsidR="00000000" w:rsidRPr="00000000">
          <w:rPr>
            <w:color w:val="0000ff"/>
            <w:u w:val="single"/>
            <w:rtl w:val="0"/>
          </w:rPr>
          <w:t xml:space="preserve">loss prevention</w:t>
        </w:r>
      </w:hyperlink>
      <w:r w:rsidDel="00000000" w:rsidR="00000000" w:rsidRPr="00000000">
        <w:rPr>
          <w:rtl w:val="0"/>
        </w:rPr>
        <w:t xml:space="preserve">, systems designed to introduce technical barriers to </w:t>
      </w:r>
      <w:hyperlink r:id="rId73">
        <w:r w:rsidDel="00000000" w:rsidR="00000000" w:rsidRPr="00000000">
          <w:rPr>
            <w:color w:val="0000ff"/>
            <w:u w:val="single"/>
            <w:rtl w:val="0"/>
          </w:rPr>
          <w:t xml:space="preserve">shoplifting</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answers the 3 basic questions of any supply chain: 1. When? 2. Where? 3. How much?</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0" w:before="200" w:lineRule="auto"/>
    </w:pPr>
    <w:rPr>
      <w:rFonts w:ascii="Cambria" w:cs="Cambria" w:eastAsia="Cambria" w:hAnsi="Cambria"/>
      <w:b w:val="1"/>
      <w:color w:val="4f81bd"/>
    </w:rPr>
  </w:style>
  <w:style w:type="paragraph" w:styleId="Heading4">
    <w:name w:val="heading 4"/>
    <w:basedOn w:val="Normal"/>
    <w:next w:val="Normal"/>
    <w:pPr>
      <w:pageBreakBefore w:val="0"/>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rsid w:val="00F47574"/>
  </w:style>
  <w:style w:type="paragraph" w:styleId="Heading1">
    <w:name w:val="heading 1"/>
    <w:basedOn w:val="Normal"/>
    <w:next w:val="Normal"/>
    <w:link w:val="Heading1Char"/>
    <w:uiPriority w:val="9"/>
    <w:qFormat w:val="1"/>
    <w:rsid w:val="003430FD"/>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3430FD"/>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semiHidden w:val="1"/>
    <w:unhideWhenUsed w:val="1"/>
    <w:qFormat w:val="1"/>
    <w:rsid w:val="00323176"/>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link w:val="Heading4Char"/>
    <w:uiPriority w:val="9"/>
    <w:qFormat w:val="1"/>
    <w:rsid w:val="00203EA3"/>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en-GB"/>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uiPriority w:val="9"/>
    <w:rsid w:val="00203EA3"/>
    <w:rPr>
      <w:rFonts w:ascii="Times New Roman" w:cs="Times New Roman" w:eastAsia="Times New Roman" w:hAnsi="Times New Roman"/>
      <w:b w:val="1"/>
      <w:bCs w:val="1"/>
      <w:sz w:val="24"/>
      <w:szCs w:val="24"/>
      <w:lang w:eastAsia="en-GB"/>
    </w:rPr>
  </w:style>
  <w:style w:type="character" w:styleId="Hyperlink">
    <w:name w:val="Hyperlink"/>
    <w:basedOn w:val="DefaultParagraphFont"/>
    <w:uiPriority w:val="99"/>
    <w:semiHidden w:val="1"/>
    <w:unhideWhenUsed w:val="1"/>
    <w:rsid w:val="00203EA3"/>
    <w:rPr>
      <w:color w:val="0000ff"/>
      <w:u w:val="single"/>
    </w:rPr>
  </w:style>
  <w:style w:type="paragraph" w:styleId="NormalWeb">
    <w:name w:val="Normal (Web)"/>
    <w:basedOn w:val="Normal"/>
    <w:uiPriority w:val="99"/>
    <w:unhideWhenUsed w:val="1"/>
    <w:rsid w:val="00203EA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Emphasis">
    <w:name w:val="Emphasis"/>
    <w:basedOn w:val="DefaultParagraphFont"/>
    <w:uiPriority w:val="20"/>
    <w:qFormat w:val="1"/>
    <w:rsid w:val="00203EA3"/>
    <w:rPr>
      <w:i w:val="1"/>
      <w:iCs w:val="1"/>
    </w:rPr>
  </w:style>
  <w:style w:type="character" w:styleId="Strong">
    <w:name w:val="Strong"/>
    <w:basedOn w:val="DefaultParagraphFont"/>
    <w:uiPriority w:val="22"/>
    <w:qFormat w:val="1"/>
    <w:rsid w:val="00203EA3"/>
    <w:rPr>
      <w:b w:val="1"/>
      <w:bCs w:val="1"/>
    </w:rPr>
  </w:style>
  <w:style w:type="character" w:styleId="Heading3Char" w:customStyle="1">
    <w:name w:val="Heading 3 Char"/>
    <w:basedOn w:val="DefaultParagraphFont"/>
    <w:link w:val="Heading3"/>
    <w:uiPriority w:val="9"/>
    <w:semiHidden w:val="1"/>
    <w:rsid w:val="00323176"/>
    <w:rPr>
      <w:rFonts w:asciiTheme="majorHAnsi" w:cstheme="majorBidi" w:eastAsiaTheme="majorEastAsia" w:hAnsiTheme="majorHAnsi"/>
      <w:b w:val="1"/>
      <w:bCs w:val="1"/>
      <w:color w:val="4f81bd" w:themeColor="accent1"/>
    </w:rPr>
  </w:style>
  <w:style w:type="character" w:styleId="Heading1Char" w:customStyle="1">
    <w:name w:val="Heading 1 Char"/>
    <w:basedOn w:val="DefaultParagraphFont"/>
    <w:link w:val="Heading1"/>
    <w:uiPriority w:val="9"/>
    <w:rsid w:val="003430FD"/>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3430FD"/>
    <w:rPr>
      <w:rFonts w:asciiTheme="majorHAnsi" w:cstheme="majorBidi" w:eastAsiaTheme="majorEastAsia" w:hAnsiTheme="majorHAnsi"/>
      <w:b w:val="1"/>
      <w:bCs w:val="1"/>
      <w:color w:val="4f81bd" w:themeColor="accent1"/>
      <w:sz w:val="26"/>
      <w:szCs w:val="26"/>
    </w:rPr>
  </w:style>
  <w:style w:type="character" w:styleId="toctoggle" w:customStyle="1">
    <w:name w:val="toctoggle"/>
    <w:basedOn w:val="DefaultParagraphFont"/>
    <w:rsid w:val="003430FD"/>
  </w:style>
  <w:style w:type="character" w:styleId="tocnumber2" w:customStyle="1">
    <w:name w:val="tocnumber2"/>
    <w:basedOn w:val="DefaultParagraphFont"/>
    <w:rsid w:val="003430FD"/>
  </w:style>
  <w:style w:type="character" w:styleId="toctext" w:customStyle="1">
    <w:name w:val="toctext"/>
    <w:basedOn w:val="DefaultParagraphFont"/>
    <w:rsid w:val="003430FD"/>
  </w:style>
  <w:style w:type="character" w:styleId="editsection" w:customStyle="1">
    <w:name w:val="editsection"/>
    <w:basedOn w:val="DefaultParagraphFont"/>
    <w:rsid w:val="003430FD"/>
  </w:style>
  <w:style w:type="character" w:styleId="mw-headline" w:customStyle="1">
    <w:name w:val="mw-headline"/>
    <w:basedOn w:val="DefaultParagraphFont"/>
    <w:rsid w:val="003430FD"/>
  </w:style>
  <w:style w:type="paragraph" w:styleId="BalloonText">
    <w:name w:val="Balloon Text"/>
    <w:basedOn w:val="Normal"/>
    <w:link w:val="BalloonTextChar"/>
    <w:uiPriority w:val="99"/>
    <w:semiHidden w:val="1"/>
    <w:unhideWhenUsed w:val="1"/>
    <w:rsid w:val="003430F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30FD"/>
    <w:rPr>
      <w:rFonts w:ascii="Tahoma" w:cs="Tahoma" w:hAnsi="Tahoma"/>
      <w:sz w:val="16"/>
      <w:szCs w:val="16"/>
    </w:rPr>
  </w:style>
  <w:style w:type="paragraph" w:styleId="ListParagraph">
    <w:name w:val="List Paragraph"/>
    <w:basedOn w:val="Normal"/>
    <w:uiPriority w:val="34"/>
    <w:qFormat w:val="1"/>
    <w:rsid w:val="00FB4B80"/>
    <w:pPr>
      <w:ind w:left="720"/>
      <w:contextualSpacing w:val="1"/>
    </w:pPr>
  </w:style>
  <w:style w:type="paragraph" w:styleId="Title">
    <w:name w:val="Title"/>
    <w:basedOn w:val="Normal"/>
    <w:next w:val="Normal"/>
    <w:link w:val="TitleChar"/>
    <w:uiPriority w:val="10"/>
    <w:qFormat w:val="1"/>
    <w:rsid w:val="00AB42C0"/>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AB42C0"/>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en.wikipedia.org/wiki/Strategic_sourcing" TargetMode="External"/><Relationship Id="rId42" Type="http://schemas.openxmlformats.org/officeDocument/2006/relationships/hyperlink" Target="http://en.wikipedia.org/wiki/Spend_analysis" TargetMode="External"/><Relationship Id="rId41" Type="http://schemas.openxmlformats.org/officeDocument/2006/relationships/hyperlink" Target="http://en.wikipedia.org/wiki/Contract_management" TargetMode="External"/><Relationship Id="rId44" Type="http://schemas.openxmlformats.org/officeDocument/2006/relationships/hyperlink" Target="http://en.wikipedia.org/wiki/SAP_AG" TargetMode="External"/><Relationship Id="rId43" Type="http://schemas.openxmlformats.org/officeDocument/2006/relationships/hyperlink" Target="http://en.wikipedia.org/wiki/Gartner" TargetMode="External"/><Relationship Id="rId46" Type="http://schemas.openxmlformats.org/officeDocument/2006/relationships/hyperlink" Target="http://en.wikipedia.org/wiki/GEP" TargetMode="External"/><Relationship Id="rId45" Type="http://schemas.openxmlformats.org/officeDocument/2006/relationships/hyperlink" Target="http://en.wikipedia.org/wiki/Arib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Cost-benefit_analysis" TargetMode="External"/><Relationship Id="rId48" Type="http://schemas.openxmlformats.org/officeDocument/2006/relationships/hyperlink" Target="http://en.wikipedia.org/w/index.php?title=Ivalua&amp;action=edit&amp;redlink=1" TargetMode="External"/><Relationship Id="rId47" Type="http://schemas.openxmlformats.org/officeDocument/2006/relationships/hyperlink" Target="http://en.wikipedia.org/wiki/BravoSolution" TargetMode="External"/><Relationship Id="rId49" Type="http://schemas.openxmlformats.org/officeDocument/2006/relationships/hyperlink" Target="http://en.wikipedia.org/w/index.php?title=AECsoft&amp;action=edit&amp;redlink=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n.wikipedia.org/wiki/Total_cost_of_ownership" TargetMode="External"/><Relationship Id="rId8" Type="http://schemas.openxmlformats.org/officeDocument/2006/relationships/hyperlink" Target="http://en.wikipedia.org/wiki/Scarcity" TargetMode="External"/><Relationship Id="rId73" Type="http://schemas.openxmlformats.org/officeDocument/2006/relationships/hyperlink" Target="http://en.wikipedia.org/wiki/Shoplifting" TargetMode="External"/><Relationship Id="rId72" Type="http://schemas.openxmlformats.org/officeDocument/2006/relationships/hyperlink" Target="http://en.wikipedia.org/wiki/Loss_prevention" TargetMode="External"/><Relationship Id="rId31" Type="http://schemas.openxmlformats.org/officeDocument/2006/relationships/hyperlink" Target="http://en.wikipedia.org/wiki/Distribution_(business)" TargetMode="External"/><Relationship Id="rId30" Type="http://schemas.openxmlformats.org/officeDocument/2006/relationships/hyperlink" Target="http://en.wikipedia.org/wiki/Product_(business)" TargetMode="External"/><Relationship Id="rId33" Type="http://schemas.openxmlformats.org/officeDocument/2006/relationships/hyperlink" Target="http://en.wikipedia.org/wiki/Contracting" TargetMode="External"/><Relationship Id="rId32" Type="http://schemas.openxmlformats.org/officeDocument/2006/relationships/hyperlink" Target="http://en.wikipedia.org/wiki/Retail" TargetMode="External"/><Relationship Id="rId35" Type="http://schemas.openxmlformats.org/officeDocument/2006/relationships/hyperlink" Target="http://en.wikipedia.org/wiki/Procurement" TargetMode="External"/><Relationship Id="rId34" Type="http://schemas.openxmlformats.org/officeDocument/2006/relationships/hyperlink" Target="http://en.wikipedia.org/wiki/Purchasing" TargetMode="External"/><Relationship Id="rId71" Type="http://schemas.openxmlformats.org/officeDocument/2006/relationships/hyperlink" Target="http://en.wikipedia.org/wiki/Inventory_control_problem" TargetMode="External"/><Relationship Id="rId70" Type="http://schemas.openxmlformats.org/officeDocument/2006/relationships/hyperlink" Target="http://en.wikipedia.org/wiki/Modem" TargetMode="External"/><Relationship Id="rId37" Type="http://schemas.openxmlformats.org/officeDocument/2006/relationships/hyperlink" Target="http://en.wikipedia.org/wiki/Chief_Procurement_Officer" TargetMode="External"/><Relationship Id="rId36" Type="http://schemas.openxmlformats.org/officeDocument/2006/relationships/hyperlink" Target="http://en.wikipedia.org/wiki/Risk_management" TargetMode="External"/><Relationship Id="rId39" Type="http://schemas.openxmlformats.org/officeDocument/2006/relationships/hyperlink" Target="http://en.wikipedia.org/wiki/Supply_chain_management" TargetMode="External"/><Relationship Id="rId38" Type="http://schemas.openxmlformats.org/officeDocument/2006/relationships/hyperlink" Target="http://en.wikipedia.org/wiki/Institute_for_Supply_Management" TargetMode="External"/><Relationship Id="rId62" Type="http://schemas.openxmlformats.org/officeDocument/2006/relationships/hyperlink" Target="http://en.wikipedia.org/wiki/Advertising" TargetMode="External"/><Relationship Id="rId61" Type="http://schemas.openxmlformats.org/officeDocument/2006/relationships/hyperlink" Target="http://en.wikipedia.org/wiki/Overdraft" TargetMode="External"/><Relationship Id="rId20" Type="http://schemas.openxmlformats.org/officeDocument/2006/relationships/hyperlink" Target="http://en.wikipedia.org/wiki/Request_for_proposal" TargetMode="External"/><Relationship Id="rId64" Type="http://schemas.openxmlformats.org/officeDocument/2006/relationships/hyperlink" Target="http://en.wikipedia.org/wiki/Perishable" TargetMode="External"/><Relationship Id="rId63" Type="http://schemas.openxmlformats.org/officeDocument/2006/relationships/hyperlink" Target="http://en.wikipedia.org/wiki/Business" TargetMode="External"/><Relationship Id="rId22" Type="http://schemas.openxmlformats.org/officeDocument/2006/relationships/hyperlink" Target="http://en.wikipedia.org/wiki/Request_for_tender" TargetMode="External"/><Relationship Id="rId66" Type="http://schemas.openxmlformats.org/officeDocument/2006/relationships/hyperlink" Target="http://en.wikipedia.org/wiki/Training" TargetMode="External"/><Relationship Id="rId21" Type="http://schemas.openxmlformats.org/officeDocument/2006/relationships/hyperlink" Target="http://en.wikipedia.org/wiki/Request_for_information" TargetMode="External"/><Relationship Id="rId65" Type="http://schemas.openxmlformats.org/officeDocument/2006/relationships/hyperlink" Target="http://en.wikipedia.org/wiki/Profit_(accounting)" TargetMode="External"/><Relationship Id="rId24" Type="http://schemas.openxmlformats.org/officeDocument/2006/relationships/hyperlink" Target="http://en.wikipedia.org/wiki/Negotiation" TargetMode="External"/><Relationship Id="rId68" Type="http://schemas.openxmlformats.org/officeDocument/2006/relationships/hyperlink" Target="http://en.wikipedia.org/wiki/Computer" TargetMode="External"/><Relationship Id="rId23" Type="http://schemas.openxmlformats.org/officeDocument/2006/relationships/hyperlink" Target="http://en.wikipedia.org/wiki/Warranty" TargetMode="External"/><Relationship Id="rId67" Type="http://schemas.openxmlformats.org/officeDocument/2006/relationships/hyperlink" Target="http://en.wikipedia.org/wiki/Backup" TargetMode="External"/><Relationship Id="rId60" Type="http://schemas.openxmlformats.org/officeDocument/2006/relationships/hyperlink" Target="http://en.wikipedia.org/wiki/Factory" TargetMode="External"/><Relationship Id="rId26" Type="http://schemas.openxmlformats.org/officeDocument/2006/relationships/hyperlink" Target="http://en.wikipedia.org/wiki/Tender_Notification" TargetMode="External"/><Relationship Id="rId25" Type="http://schemas.openxmlformats.org/officeDocument/2006/relationships/hyperlink" Target="http://en.wikipedia.org/wiki/Expediting" TargetMode="External"/><Relationship Id="rId69" Type="http://schemas.openxmlformats.org/officeDocument/2006/relationships/hyperlink" Target="http://en.wikipedia.org/wiki/Checkout" TargetMode="External"/><Relationship Id="rId28" Type="http://schemas.openxmlformats.org/officeDocument/2006/relationships/hyperlink" Target="http://en.wikipedia.org/wiki/Manufacturing" TargetMode="External"/><Relationship Id="rId27" Type="http://schemas.openxmlformats.org/officeDocument/2006/relationships/hyperlink" Target="http://en.wikipedia.org/wiki/Buying" TargetMode="External"/><Relationship Id="rId29" Type="http://schemas.openxmlformats.org/officeDocument/2006/relationships/hyperlink" Target="http://en.wikipedia.org/wiki/Inventory" TargetMode="External"/><Relationship Id="rId51" Type="http://schemas.openxmlformats.org/officeDocument/2006/relationships/hyperlink" Target="http://en.wikipedia.org/w/index.php?title=Emptoris,_Inc.&amp;action=edit&amp;redlink=1" TargetMode="External"/><Relationship Id="rId50" Type="http://schemas.openxmlformats.org/officeDocument/2006/relationships/hyperlink" Target="http://en.wikipedia.org/wiki/Supply_management#cite_note-1" TargetMode="External"/><Relationship Id="rId53" Type="http://schemas.openxmlformats.org/officeDocument/2006/relationships/hyperlink" Target="http://en.wikipedia.org/wiki/Stock" TargetMode="External"/><Relationship Id="rId52" Type="http://schemas.openxmlformats.org/officeDocument/2006/relationships/hyperlink" Target="http://en.wikipedia.org/wiki/Supply_management#cite_note-2" TargetMode="External"/><Relationship Id="rId11" Type="http://schemas.openxmlformats.org/officeDocument/2006/relationships/hyperlink" Target="http://en.wikipedia.org/wiki/Risk" TargetMode="External"/><Relationship Id="rId55" Type="http://schemas.openxmlformats.org/officeDocument/2006/relationships/hyperlink" Target="http://en.wikipedia.org/wiki/Customer" TargetMode="External"/><Relationship Id="rId10" Type="http://schemas.openxmlformats.org/officeDocument/2006/relationships/hyperlink" Target="http://en.wikipedia.org/wiki/Cost-utility_analysis" TargetMode="External"/><Relationship Id="rId54" Type="http://schemas.openxmlformats.org/officeDocument/2006/relationships/hyperlink" Target="http://en.wikipedia.org/wiki/Product_(business)" TargetMode="External"/><Relationship Id="rId13" Type="http://schemas.openxmlformats.org/officeDocument/2006/relationships/hyperlink" Target="http://en.wikipedia.org/wiki/Just-in-time_(business)" TargetMode="External"/><Relationship Id="rId57" Type="http://schemas.openxmlformats.org/officeDocument/2006/relationships/hyperlink" Target="http://en.wikipedia.org/wiki/Head_office" TargetMode="External"/><Relationship Id="rId12" Type="http://schemas.openxmlformats.org/officeDocument/2006/relationships/hyperlink" Target="http://en.wikipedia.org/wiki/Expected_value" TargetMode="External"/><Relationship Id="rId56" Type="http://schemas.openxmlformats.org/officeDocument/2006/relationships/hyperlink" Target="http://en.wikipedia.org/wiki/Warehouse" TargetMode="External"/><Relationship Id="rId15" Type="http://schemas.openxmlformats.org/officeDocument/2006/relationships/hyperlink" Target="http://en.wikipedia.org/w/index.php?title=Call-off_contract&amp;action=edit&amp;redlink=1" TargetMode="External"/><Relationship Id="rId59" Type="http://schemas.openxmlformats.org/officeDocument/2006/relationships/hyperlink" Target="http://en.wikipedia.org/wiki/Special_offer" TargetMode="External"/><Relationship Id="rId14" Type="http://schemas.openxmlformats.org/officeDocument/2006/relationships/hyperlink" Target="http://en.wikipedia.org/wiki/Inventory" TargetMode="External"/><Relationship Id="rId58" Type="http://schemas.openxmlformats.org/officeDocument/2006/relationships/hyperlink" Target="http://en.wikipedia.org/wiki/Christmas" TargetMode="External"/><Relationship Id="rId17" Type="http://schemas.openxmlformats.org/officeDocument/2006/relationships/hyperlink" Target="http://en.wikipedia.org/wiki/Shared_services" TargetMode="External"/><Relationship Id="rId16" Type="http://schemas.openxmlformats.org/officeDocument/2006/relationships/hyperlink" Target="http://en.wikipedia.org/wiki/Economies_of_scale" TargetMode="External"/><Relationship Id="rId19" Type="http://schemas.openxmlformats.org/officeDocument/2006/relationships/hyperlink" Target="http://en.wikipedia.org/wiki/Request_for_quotation" TargetMode="External"/><Relationship Id="rId18" Type="http://schemas.openxmlformats.org/officeDocument/2006/relationships/hyperlink" Target="http://en.wikipedia.org/wiki/Bid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NJPjo9OI+xIv/RILocWzBhNSeA==">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2012-06-04T04:52:00Z</dcterms:created>
  <dc:creator>Dismus O. Obondo</dc:creator>
</cp:coreProperties>
</file>