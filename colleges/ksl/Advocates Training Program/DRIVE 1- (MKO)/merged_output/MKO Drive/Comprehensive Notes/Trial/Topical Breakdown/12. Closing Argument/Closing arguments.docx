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14" w14:textId="77777777" w:rsidR="00E8767D" w:rsidRDefault="00E8767D">
      <w:pPr>
        <w:rPr>
          <w:rFonts w:ascii="Times New Roman" w:eastAsia="Times New Roman" w:hAnsi="Times New Roman" w:cs="Times New Roman"/>
          <w:sz w:val="24"/>
          <w:szCs w:val="24"/>
        </w:rPr>
      </w:pPr>
    </w:p>
    <w:p w14:paraId="00000015" w14:textId="54F65346" w:rsidR="00E8767D" w:rsidRDefault="00000000">
      <w:pPr>
        <w:numPr>
          <w:ilvl w:val="0"/>
          <w:numId w:val="6"/>
        </w:numPr>
        <w:pBdr>
          <w:top w:val="nil"/>
          <w:left w:val="nil"/>
          <w:bottom w:val="nil"/>
          <w:right w:val="nil"/>
          <w:between w:val="nil"/>
        </w:pBdr>
        <w:spacing w:after="0" w:line="240" w:lineRule="auto"/>
        <w:ind w:left="360"/>
        <w:jc w:val="both"/>
        <w:rPr>
          <w:rFonts w:ascii="Times New Roman" w:eastAsia="Times New Roman" w:hAnsi="Times New Roman" w:cs="Times New Roman"/>
          <w:b/>
          <w:color w:val="000000"/>
          <w:sz w:val="24"/>
          <w:szCs w:val="24"/>
        </w:rPr>
      </w:pPr>
      <w:bookmarkStart w:id="0" w:name="_Hlk162552631"/>
      <w:r>
        <w:rPr>
          <w:rFonts w:ascii="Times New Roman" w:eastAsia="Times New Roman" w:hAnsi="Times New Roman" w:cs="Times New Roman"/>
          <w:b/>
          <w:color w:val="000000"/>
          <w:sz w:val="24"/>
          <w:szCs w:val="24"/>
        </w:rPr>
        <w:t>INTRODUCTION</w:t>
      </w:r>
    </w:p>
    <w:p w14:paraId="00000016"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0000017" w14:textId="77777777" w:rsidR="00E8767D"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Showing Them the Way: The Art of Closing Arguments</w:t>
      </w:r>
    </w:p>
    <w:p w14:paraId="00000018" w14:textId="77777777" w:rsidR="00E8767D" w:rsidRDefault="00E8767D">
      <w:pPr>
        <w:spacing w:after="0" w:line="240" w:lineRule="auto"/>
        <w:rPr>
          <w:rFonts w:ascii="Times New Roman" w:eastAsia="Times New Roman" w:hAnsi="Times New Roman" w:cs="Times New Roman"/>
          <w:b/>
          <w:sz w:val="24"/>
          <w:szCs w:val="24"/>
        </w:rPr>
      </w:pPr>
    </w:p>
    <w:p w14:paraId="00000019" w14:textId="77777777" w:rsidR="00E8767D" w:rsidRDefault="00000000">
      <w:pPr>
        <w:pBdr>
          <w:top w:val="nil"/>
          <w:left w:val="nil"/>
          <w:bottom w:val="nil"/>
          <w:right w:val="nil"/>
          <w:between w:val="nil"/>
        </w:pBdr>
        <w:spacing w:after="0" w:line="240" w:lineRule="auto"/>
        <w:ind w:left="1440" w:right="1656"/>
        <w:rPr>
          <w:rFonts w:ascii="Times New Roman" w:eastAsia="Times New Roman" w:hAnsi="Times New Roman" w:cs="Times New Roman"/>
          <w:i/>
          <w:color w:val="000000"/>
        </w:rPr>
      </w:pPr>
      <w:r>
        <w:rPr>
          <w:rFonts w:ascii="Times New Roman" w:eastAsia="Times New Roman" w:hAnsi="Times New Roman" w:cs="Times New Roman"/>
          <w:i/>
          <w:color w:val="000000"/>
        </w:rPr>
        <w:t>“The closing speech is the reason why advocates exist. It is their weapon, their art, their moment of persuasion.”</w:t>
      </w:r>
    </w:p>
    <w:p w14:paraId="0000001A" w14:textId="77777777" w:rsidR="00E8767D" w:rsidRDefault="00000000">
      <w:pPr>
        <w:spacing w:after="0" w:line="240" w:lineRule="auto"/>
        <w:ind w:left="1440" w:firstLine="720"/>
        <w:rPr>
          <w:rFonts w:ascii="Times New Roman" w:eastAsia="Times New Roman" w:hAnsi="Times New Roman" w:cs="Times New Roman"/>
          <w:i/>
        </w:rPr>
      </w:pPr>
      <w:r>
        <w:rPr>
          <w:rFonts w:ascii="Times New Roman" w:eastAsia="Times New Roman" w:hAnsi="Times New Roman" w:cs="Times New Roman"/>
          <w:i/>
        </w:rPr>
        <w:t>Lain Morley QC - The Devil’s Advocate</w:t>
      </w:r>
    </w:p>
    <w:p w14:paraId="0000001B" w14:textId="77777777" w:rsidR="00E8767D" w:rsidRDefault="00E8767D">
      <w:pPr>
        <w:tabs>
          <w:tab w:val="left" w:pos="540"/>
          <w:tab w:val="left" w:pos="720"/>
        </w:tabs>
        <w:spacing w:after="0" w:line="240" w:lineRule="auto"/>
        <w:ind w:right="1080"/>
        <w:rPr>
          <w:rFonts w:ascii="Times New Roman" w:eastAsia="Times New Roman" w:hAnsi="Times New Roman" w:cs="Times New Roman"/>
        </w:rPr>
      </w:pPr>
    </w:p>
    <w:p w14:paraId="0000001C" w14:textId="77777777" w:rsidR="00E8767D" w:rsidRDefault="00000000">
      <w:pPr>
        <w:tabs>
          <w:tab w:val="left" w:pos="540"/>
          <w:tab w:val="left" w:pos="720"/>
        </w:tabs>
        <w:spacing w:after="0" w:line="240" w:lineRule="auto"/>
        <w:ind w:left="1440" w:right="108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i/>
        </w:rPr>
        <w:t xml:space="preserve">It is more probable that a well tried case will be lost due to a weak, poorly organized final argument than it is that a poorly tried case will be won by an effective argument.” </w:t>
      </w:r>
      <w:r>
        <w:rPr>
          <w:rFonts w:ascii="Times New Roman" w:eastAsia="Times New Roman" w:hAnsi="Times New Roman" w:cs="Times New Roman"/>
          <w:i/>
          <w:vertAlign w:val="superscript"/>
        </w:rPr>
        <w:footnoteReference w:id="1"/>
      </w:r>
    </w:p>
    <w:p w14:paraId="0000001D" w14:textId="77777777" w:rsidR="00E8767D" w:rsidRDefault="00E8767D">
      <w:pPr>
        <w:spacing w:after="0" w:line="240" w:lineRule="auto"/>
        <w:jc w:val="both"/>
        <w:rPr>
          <w:rFonts w:ascii="Times New Roman" w:eastAsia="Times New Roman" w:hAnsi="Times New Roman" w:cs="Times New Roman"/>
          <w:sz w:val="24"/>
          <w:szCs w:val="24"/>
        </w:rPr>
      </w:pPr>
    </w:p>
    <w:p w14:paraId="0000001E"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Closing arguments are a trial lawyer’s final statement to the fact finder before deliberation begins, in which the lawyer requests the fact finder to consider the evidence and to apply the law in his or her client’s favor. They are also known as final speech, final submissions, final summations or closing statements. Closing arguments form a stage of the trial where each of the opposing trial lawyers or parties attempts to persuade the court by inviting the latter to consider the case advanced and hold in his or her favor. Therefore, the ability to make a good speech is key to persuasion in advocacy, with the term ‘advocacy’ deriving from the Latin ‘</w:t>
      </w:r>
      <w:r>
        <w:rPr>
          <w:rFonts w:ascii="Times New Roman" w:eastAsia="Times New Roman" w:hAnsi="Times New Roman" w:cs="Times New Roman"/>
          <w:i/>
          <w:sz w:val="24"/>
          <w:szCs w:val="24"/>
        </w:rPr>
        <w:t>ad vocare’</w:t>
      </w:r>
      <w:r>
        <w:rPr>
          <w:rFonts w:ascii="Times New Roman" w:eastAsia="Times New Roman" w:hAnsi="Times New Roman" w:cs="Times New Roman"/>
          <w:sz w:val="24"/>
          <w:szCs w:val="24"/>
        </w:rPr>
        <w:t>, meaning literally ‘to call towards’.</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w:t>
      </w:r>
    </w:p>
    <w:p w14:paraId="0000001F" w14:textId="77777777" w:rsidR="00E8767D" w:rsidRDefault="00E8767D">
      <w:pPr>
        <w:spacing w:after="0" w:line="240" w:lineRule="auto"/>
        <w:jc w:val="both"/>
        <w:rPr>
          <w:rFonts w:ascii="Times New Roman" w:eastAsia="Times New Roman" w:hAnsi="Times New Roman" w:cs="Times New Roman"/>
          <w:sz w:val="24"/>
          <w:szCs w:val="24"/>
        </w:rPr>
      </w:pPr>
    </w:p>
    <w:p w14:paraId="00000020"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Advocacy is, then, the art of winning the listener over to the advocate’s cause by persuasive speaking.</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It is the art of persuasion. It tells the tribunal why the advocate’s side ought to win. It is an occasion when the speaker is given an opportunity to be spell-binding. </w:t>
      </w:r>
    </w:p>
    <w:p w14:paraId="00000021" w14:textId="77777777" w:rsidR="00E8767D" w:rsidRDefault="00E8767D">
      <w:pPr>
        <w:spacing w:after="0" w:line="240" w:lineRule="auto"/>
        <w:jc w:val="both"/>
        <w:rPr>
          <w:rFonts w:ascii="Times New Roman" w:eastAsia="Times New Roman" w:hAnsi="Times New Roman" w:cs="Times New Roman"/>
          <w:color w:val="FF0000"/>
          <w:sz w:val="24"/>
          <w:szCs w:val="24"/>
        </w:rPr>
      </w:pPr>
    </w:p>
    <w:p w14:paraId="00000022" w14:textId="77777777" w:rsidR="00E8767D" w:rsidRDefault="00000000">
      <w:pPr>
        <w:numPr>
          <w:ilvl w:val="1"/>
          <w:numId w:val="7"/>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p w14:paraId="00000023" w14:textId="77777777" w:rsidR="00E8767D" w:rsidRDefault="00E8767D">
      <w:pPr>
        <w:spacing w:after="0" w:line="240" w:lineRule="auto"/>
        <w:ind w:left="360"/>
        <w:jc w:val="both"/>
        <w:rPr>
          <w:rFonts w:ascii="Times New Roman" w:eastAsia="Times New Roman" w:hAnsi="Times New Roman" w:cs="Times New Roman"/>
          <w:b/>
          <w:sz w:val="24"/>
          <w:szCs w:val="24"/>
        </w:rPr>
      </w:pPr>
    </w:p>
    <w:p w14:paraId="00000024"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the objectives of closing arguments:</w:t>
      </w:r>
    </w:p>
    <w:p w14:paraId="00000025" w14:textId="77777777" w:rsidR="00E8767D" w:rsidRDefault="00E8767D">
      <w:pPr>
        <w:spacing w:after="0" w:line="240" w:lineRule="auto"/>
        <w:jc w:val="both"/>
        <w:rPr>
          <w:rFonts w:ascii="Times New Roman" w:eastAsia="Times New Roman" w:hAnsi="Times New Roman" w:cs="Times New Roman"/>
          <w:sz w:val="24"/>
          <w:szCs w:val="24"/>
        </w:rPr>
      </w:pPr>
    </w:p>
    <w:p w14:paraId="00000026" w14:textId="77777777" w:rsidR="00E8767D"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persuade the court to find a decision that is favorable to a party.</w:t>
      </w:r>
    </w:p>
    <w:p w14:paraId="00000027" w14:textId="77777777" w:rsidR="00E8767D"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provide the court with a concise, clear and logical discussion on the merits of a case from a fairness, moral, societal position and especially from strict interpretation of the law as applicable to the case at hand.</w:t>
      </w:r>
    </w:p>
    <w:p w14:paraId="00000028" w14:textId="77777777" w:rsidR="00E8767D"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summarize the facts of the case, evidence adduced and the law as applied, and to bring the court up to par on issues at hand.</w:t>
      </w:r>
    </w:p>
    <w:p w14:paraId="00000029" w14:textId="77777777" w:rsidR="00E8767D" w:rsidRDefault="00000000">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provide an opportunity for a free and unfettered discussion of the facts by the implications that arise from the facts. </w:t>
      </w:r>
    </w:p>
    <w:p w14:paraId="0000002A"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2B" w14:textId="77777777" w:rsidR="00E8767D" w:rsidRDefault="00000000">
      <w:pPr>
        <w:numPr>
          <w:ilvl w:val="1"/>
          <w:numId w:val="7"/>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NATURE OF CLOSING ARGUMENTS: WRITTEN VERSUS ORAL</w:t>
      </w:r>
    </w:p>
    <w:p w14:paraId="0000002C" w14:textId="77777777" w:rsidR="00E8767D" w:rsidRDefault="00E8767D">
      <w:pPr>
        <w:spacing w:after="0" w:line="240" w:lineRule="auto"/>
        <w:jc w:val="both"/>
        <w:rPr>
          <w:rFonts w:ascii="Times New Roman" w:eastAsia="Times New Roman" w:hAnsi="Times New Roman" w:cs="Times New Roman"/>
          <w:sz w:val="24"/>
          <w:szCs w:val="24"/>
        </w:rPr>
      </w:pPr>
    </w:p>
    <w:p w14:paraId="0000002D" w14:textId="77777777" w:rsidR="00E8767D"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Closing arguments can be either oral or written. The choice depends on the legal or practical requirements in every jurisdiction. As will be discussed shortly herein below, the practice in Kenya exhibits a distinct practice in civil cases from that in criminal ones. Oral arguments are in many ways a dominant feature of the Common Law legal system.</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Nevertheless, the use of written submissions has increased in the recent years.  </w:t>
      </w:r>
    </w:p>
    <w:p w14:paraId="0000002E" w14:textId="77777777" w:rsidR="00E8767D" w:rsidRDefault="00E8767D">
      <w:pPr>
        <w:spacing w:after="0" w:line="240" w:lineRule="auto"/>
        <w:jc w:val="both"/>
        <w:rPr>
          <w:rFonts w:ascii="Times New Roman" w:eastAsia="Times New Roman" w:hAnsi="Times New Roman" w:cs="Times New Roman"/>
          <w:b/>
          <w:sz w:val="24"/>
          <w:szCs w:val="24"/>
        </w:rPr>
      </w:pPr>
    </w:p>
    <w:p w14:paraId="0000002F" w14:textId="77777777" w:rsidR="00E8767D" w:rsidRDefault="00000000">
      <w:pPr>
        <w:numPr>
          <w:ilvl w:val="2"/>
          <w:numId w:val="7"/>
        </w:numPr>
        <w:spacing w:after="0" w:line="240" w:lineRule="auto"/>
        <w:ind w:left="115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Pros and Cons of Written Submissions</w:t>
      </w:r>
    </w:p>
    <w:p w14:paraId="00000030" w14:textId="77777777" w:rsidR="00E8767D" w:rsidRDefault="00E8767D">
      <w:pPr>
        <w:spacing w:after="0" w:line="240" w:lineRule="auto"/>
        <w:jc w:val="both"/>
        <w:rPr>
          <w:rFonts w:ascii="Times New Roman" w:eastAsia="Times New Roman" w:hAnsi="Times New Roman" w:cs="Times New Roman"/>
          <w:b/>
          <w:sz w:val="24"/>
          <w:szCs w:val="24"/>
        </w:rPr>
      </w:pPr>
    </w:p>
    <w:p w14:paraId="00000031"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Written submissions help identify the issues between the parties, and hence enhance expeditious disposal of the case. Second, they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enhance credibility of the relevant facts to the case. Third, they aid a party to order the presentation of their case in an unambiguous and organized manner. They also enable the court to make notes on them by availing a record of the issues raised for reference.</w:t>
      </w:r>
    </w:p>
    <w:p w14:paraId="00000032" w14:textId="77777777" w:rsidR="00E8767D" w:rsidRDefault="00E8767D">
      <w:pPr>
        <w:spacing w:after="0" w:line="240" w:lineRule="auto"/>
        <w:jc w:val="both"/>
        <w:rPr>
          <w:rFonts w:ascii="Times New Roman" w:eastAsia="Times New Roman" w:hAnsi="Times New Roman" w:cs="Times New Roman"/>
          <w:sz w:val="24"/>
          <w:szCs w:val="24"/>
        </w:rPr>
      </w:pPr>
    </w:p>
    <w:p w14:paraId="00000033"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written closing arguments may overburden the court with paperwork, requiring the fact finder to go through all of them to get the gist of the arguments. In addition, they may lead to increased costs of litigation in terms of printing, filing and the general person-hours committed in the processing.</w:t>
      </w:r>
      <w:r>
        <w:rPr>
          <w:rFonts w:ascii="Times New Roman" w:eastAsia="Times New Roman" w:hAnsi="Times New Roman" w:cs="Times New Roman"/>
          <w:sz w:val="24"/>
          <w:szCs w:val="24"/>
          <w:vertAlign w:val="superscript"/>
        </w:rPr>
        <w:footnoteReference w:id="5"/>
      </w:r>
    </w:p>
    <w:p w14:paraId="00000034" w14:textId="77777777" w:rsidR="00E8767D" w:rsidRDefault="00E8767D">
      <w:pPr>
        <w:spacing w:after="0" w:line="240" w:lineRule="auto"/>
        <w:jc w:val="both"/>
        <w:rPr>
          <w:rFonts w:ascii="Times New Roman" w:eastAsia="Times New Roman" w:hAnsi="Times New Roman" w:cs="Times New Roman"/>
          <w:sz w:val="24"/>
          <w:szCs w:val="24"/>
        </w:rPr>
      </w:pPr>
    </w:p>
    <w:p w14:paraId="00000035" w14:textId="77777777" w:rsidR="00E8767D" w:rsidRDefault="00000000">
      <w:pPr>
        <w:numPr>
          <w:ilvl w:val="2"/>
          <w:numId w:val="7"/>
        </w:numPr>
        <w:spacing w:after="0" w:line="240" w:lineRule="auto"/>
        <w:ind w:left="115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Pros and Cons of Oral Submission</w:t>
      </w:r>
    </w:p>
    <w:p w14:paraId="00000036" w14:textId="77777777" w:rsidR="00E8767D" w:rsidRDefault="00E8767D">
      <w:pPr>
        <w:spacing w:after="0" w:line="240" w:lineRule="auto"/>
        <w:jc w:val="both"/>
        <w:rPr>
          <w:rFonts w:ascii="Times New Roman" w:eastAsia="Times New Roman" w:hAnsi="Times New Roman" w:cs="Times New Roman"/>
          <w:sz w:val="24"/>
          <w:szCs w:val="24"/>
        </w:rPr>
      </w:pPr>
    </w:p>
    <w:p w14:paraId="00000037"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Oral submissions provide an opportunity for justice to be conducted publicly by enabling the adverse parties to listen and observe on the proceedings. They may also provide an opportunity for ‘exchange’ with the bench and refining of issues, and thus easier clarity of the mind both for the bench and for the party. Thirdly, they provide an opportunity for counsel to engage the court logically and emotionally, thus assisting in the persuasion process. This, he may achieve by utilizing body language. Lastly, they help reduce paper work, which in turn reduces litigation costs.</w:t>
      </w:r>
    </w:p>
    <w:p w14:paraId="00000038" w14:textId="77777777" w:rsidR="00E8767D" w:rsidRDefault="00E8767D">
      <w:pPr>
        <w:spacing w:after="0" w:line="240" w:lineRule="auto"/>
        <w:jc w:val="both"/>
        <w:rPr>
          <w:rFonts w:ascii="Times New Roman" w:eastAsia="Times New Roman" w:hAnsi="Times New Roman" w:cs="Times New Roman"/>
          <w:sz w:val="24"/>
          <w:szCs w:val="24"/>
        </w:rPr>
      </w:pPr>
    </w:p>
    <w:p w14:paraId="00000039"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contrary, oral submissions do not provide the court with a record of the issues highlighted during the closing submission. In addition, the counsel may forget or mix up important issues, which ought to be raised in order to persuade the court to make a favorable decision.</w:t>
      </w:r>
      <w:r>
        <w:rPr>
          <w:rFonts w:ascii="Times New Roman" w:eastAsia="Times New Roman" w:hAnsi="Times New Roman" w:cs="Times New Roman"/>
          <w:sz w:val="24"/>
          <w:szCs w:val="24"/>
          <w:vertAlign w:val="superscript"/>
        </w:rPr>
        <w:footnoteReference w:id="6"/>
      </w:r>
    </w:p>
    <w:p w14:paraId="0000003A" w14:textId="77777777" w:rsidR="00E8767D" w:rsidRDefault="00E8767D">
      <w:pPr>
        <w:spacing w:after="0" w:line="240" w:lineRule="auto"/>
        <w:jc w:val="both"/>
        <w:rPr>
          <w:rFonts w:ascii="Times New Roman" w:eastAsia="Times New Roman" w:hAnsi="Times New Roman" w:cs="Times New Roman"/>
          <w:sz w:val="24"/>
          <w:szCs w:val="24"/>
        </w:rPr>
      </w:pPr>
    </w:p>
    <w:p w14:paraId="0000003B" w14:textId="77777777" w:rsidR="00E8767D" w:rsidRDefault="00000000">
      <w:pPr>
        <w:numPr>
          <w:ilvl w:val="1"/>
          <w:numId w:val="7"/>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CONTENTS OF CLOSING ARGUMENTS</w:t>
      </w:r>
    </w:p>
    <w:p w14:paraId="0000003C" w14:textId="77777777" w:rsidR="00E8767D" w:rsidRDefault="00E8767D">
      <w:pPr>
        <w:spacing w:after="0" w:line="240" w:lineRule="auto"/>
        <w:jc w:val="both"/>
        <w:rPr>
          <w:rFonts w:ascii="Times New Roman" w:eastAsia="Times New Roman" w:hAnsi="Times New Roman" w:cs="Times New Roman"/>
          <w:b/>
          <w:sz w:val="24"/>
          <w:szCs w:val="24"/>
        </w:rPr>
      </w:pPr>
    </w:p>
    <w:p w14:paraId="0000003D" w14:textId="77777777" w:rsidR="00E8767D"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Introduction</w:t>
      </w:r>
    </w:p>
    <w:p w14:paraId="0000003E"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begins the submissions and encompasses thanking the judge for his patience and attention during the case proceedings. It is important to remind the judges of the key issues that are in dispute and the decision that the judge is being asked to make. In this instance, one can rely on opening statements, skeleton arguments or the pleadings used. </w:t>
      </w:r>
    </w:p>
    <w:p w14:paraId="0000003F" w14:textId="77777777" w:rsidR="00E8767D" w:rsidRDefault="00E8767D">
      <w:pPr>
        <w:spacing w:after="0" w:line="240" w:lineRule="auto"/>
        <w:jc w:val="both"/>
        <w:rPr>
          <w:rFonts w:ascii="Times New Roman" w:eastAsia="Times New Roman" w:hAnsi="Times New Roman" w:cs="Times New Roman"/>
          <w:b/>
          <w:sz w:val="24"/>
          <w:szCs w:val="24"/>
        </w:rPr>
      </w:pPr>
    </w:p>
    <w:p w14:paraId="00000040" w14:textId="77777777" w:rsidR="00E8767D"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Statement</w:t>
      </w:r>
    </w:p>
    <w:p w14:paraId="00000041"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entails the statement and explanation of what needs to be proved: the facts in issue. The statement should cover the following;</w:t>
      </w:r>
    </w:p>
    <w:p w14:paraId="00000042" w14:textId="77777777" w:rsidR="00E8767D" w:rsidRDefault="00E8767D">
      <w:pPr>
        <w:spacing w:after="0" w:line="240" w:lineRule="auto"/>
        <w:jc w:val="both"/>
        <w:rPr>
          <w:rFonts w:ascii="Times New Roman" w:eastAsia="Times New Roman" w:hAnsi="Times New Roman" w:cs="Times New Roman"/>
          <w:sz w:val="24"/>
          <w:szCs w:val="24"/>
        </w:rPr>
      </w:pPr>
    </w:p>
    <w:p w14:paraId="00000043" w14:textId="77777777" w:rsidR="00E8767D"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The issues: </w:t>
      </w:r>
    </w:p>
    <w:p w14:paraId="00000044"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require proof. One ought to bring the judges’ attention to those issues, which are common cause, and those, which are not in dispute, for a number of reasons: prior arrangement between the parties; formal admissions made before or during trial; or evidence of both parties on the aspect being identical.  </w:t>
      </w:r>
    </w:p>
    <w:p w14:paraId="00000045" w14:textId="77777777" w:rsidR="00E8767D" w:rsidRDefault="00E8767D">
      <w:pPr>
        <w:spacing w:after="0" w:line="240" w:lineRule="auto"/>
        <w:jc w:val="both"/>
        <w:rPr>
          <w:rFonts w:ascii="Times New Roman" w:eastAsia="Times New Roman" w:hAnsi="Times New Roman" w:cs="Times New Roman"/>
          <w:i/>
          <w:sz w:val="24"/>
          <w:szCs w:val="24"/>
        </w:rPr>
      </w:pPr>
    </w:p>
    <w:p w14:paraId="00000046" w14:textId="77777777" w:rsidR="00E8767D" w:rsidRDefault="00000000">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u w:val="single"/>
        </w:rPr>
        <w:t>The onus on the issue</w:t>
      </w:r>
      <w:r>
        <w:rPr>
          <w:rFonts w:ascii="Times New Roman" w:eastAsia="Times New Roman" w:hAnsi="Times New Roman" w:cs="Times New Roman"/>
          <w:b/>
          <w:sz w:val="24"/>
          <w:szCs w:val="24"/>
          <w:u w:val="single"/>
        </w:rPr>
        <w:t xml:space="preserve">: </w:t>
      </w:r>
    </w:p>
    <w:p w14:paraId="00000047"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ought to</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draw the attention of the court to the overall onus and the appropriate standard, but it may be necessary to highlight any aspects of the case where the evidentiary burden of proof may have shifted to the other party.</w:t>
      </w:r>
    </w:p>
    <w:p w14:paraId="00000048" w14:textId="77777777" w:rsidR="00E8767D" w:rsidRDefault="00E8767D">
      <w:pPr>
        <w:spacing w:after="0" w:line="240" w:lineRule="auto"/>
        <w:jc w:val="both"/>
        <w:rPr>
          <w:rFonts w:ascii="Times New Roman" w:eastAsia="Times New Roman" w:hAnsi="Times New Roman" w:cs="Times New Roman"/>
          <w:sz w:val="24"/>
          <w:szCs w:val="24"/>
        </w:rPr>
      </w:pPr>
    </w:p>
    <w:p w14:paraId="00000049" w14:textId="77777777" w:rsidR="00E8767D"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The legal test applicable to the issue</w:t>
      </w:r>
      <w:r>
        <w:rPr>
          <w:rFonts w:ascii="Times New Roman" w:eastAsia="Times New Roman" w:hAnsi="Times New Roman" w:cs="Times New Roman"/>
          <w:b/>
          <w:sz w:val="24"/>
          <w:szCs w:val="24"/>
          <w:u w:val="single"/>
        </w:rPr>
        <w:t>:</w:t>
      </w:r>
      <w:r>
        <w:rPr>
          <w:rFonts w:ascii="Times New Roman" w:eastAsia="Times New Roman" w:hAnsi="Times New Roman" w:cs="Times New Roman"/>
          <w:sz w:val="24"/>
          <w:szCs w:val="24"/>
          <w:u w:val="single"/>
        </w:rPr>
        <w:t xml:space="preserve"> </w:t>
      </w:r>
    </w:p>
    <w:p w14:paraId="0000004A"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law applicable to the issue: case law, legislation or legal writings on the subject.</w:t>
      </w:r>
    </w:p>
    <w:p w14:paraId="0000004B" w14:textId="77777777" w:rsidR="00E8767D" w:rsidRDefault="00E8767D">
      <w:pPr>
        <w:spacing w:after="0" w:line="240" w:lineRule="auto"/>
        <w:jc w:val="both"/>
        <w:rPr>
          <w:rFonts w:ascii="Times New Roman" w:eastAsia="Times New Roman" w:hAnsi="Times New Roman" w:cs="Times New Roman"/>
          <w:b/>
          <w:sz w:val="24"/>
          <w:szCs w:val="24"/>
        </w:rPr>
      </w:pPr>
    </w:p>
    <w:p w14:paraId="0000004C" w14:textId="77777777" w:rsidR="00E8767D"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Proof</w:t>
      </w:r>
    </w:p>
    <w:p w14:paraId="0000004D"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entails arguments in support or in opposition of a case. Thus, one ought to play the devil’s advocate by anticipating likely arguments to be advanced, objections to its validity or setting up a counter argument. It includes;</w:t>
      </w:r>
    </w:p>
    <w:p w14:paraId="0000004E" w14:textId="77777777" w:rsidR="00E8767D" w:rsidRDefault="00E8767D">
      <w:pPr>
        <w:spacing w:after="0" w:line="240" w:lineRule="auto"/>
        <w:jc w:val="both"/>
        <w:rPr>
          <w:rFonts w:ascii="Times New Roman" w:eastAsia="Times New Roman" w:hAnsi="Times New Roman" w:cs="Times New Roman"/>
          <w:i/>
          <w:sz w:val="24"/>
          <w:szCs w:val="24"/>
        </w:rPr>
      </w:pPr>
    </w:p>
    <w:p w14:paraId="0000004F" w14:textId="77777777" w:rsidR="00E8767D"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Agreed facts: </w:t>
      </w:r>
    </w:p>
    <w:p w14:paraId="00000050"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ought to</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begin with facts which are not in dispute and demonstrate to the court that those facts are more consistent with his client’s explanation of the matters than the explanation put forward by the other side. </w:t>
      </w:r>
    </w:p>
    <w:p w14:paraId="00000051" w14:textId="77777777" w:rsidR="00E8767D" w:rsidRDefault="00E8767D">
      <w:pPr>
        <w:spacing w:after="0" w:line="240" w:lineRule="auto"/>
        <w:jc w:val="both"/>
        <w:rPr>
          <w:rFonts w:ascii="Times New Roman" w:eastAsia="Times New Roman" w:hAnsi="Times New Roman" w:cs="Times New Roman"/>
          <w:sz w:val="24"/>
          <w:szCs w:val="24"/>
        </w:rPr>
      </w:pPr>
    </w:p>
    <w:p w14:paraId="00000052" w14:textId="77777777" w:rsidR="00E8767D" w:rsidRDefault="00000000">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u w:val="single"/>
        </w:rPr>
        <w:t>Summary of relevant evidence:</w:t>
      </w:r>
      <w:r>
        <w:rPr>
          <w:rFonts w:ascii="Times New Roman" w:eastAsia="Times New Roman" w:hAnsi="Times New Roman" w:cs="Times New Roman"/>
          <w:b/>
          <w:sz w:val="24"/>
          <w:szCs w:val="24"/>
          <w:u w:val="single"/>
        </w:rPr>
        <w:t xml:space="preserve"> </w:t>
      </w:r>
    </w:p>
    <w:p w14:paraId="00000053"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Summarize the evidence that the court has to consider to decide the case. Objects, documents and other items of evidence are discussed in closing argument with reference to the witness through whom they were handed to court. The essence is to show the facts in issue through the tool of cross-referencing.</w:t>
      </w:r>
    </w:p>
    <w:p w14:paraId="00000054" w14:textId="77777777" w:rsidR="00E8767D" w:rsidRDefault="00E8767D">
      <w:pPr>
        <w:spacing w:after="0" w:line="240" w:lineRule="auto"/>
        <w:jc w:val="both"/>
        <w:rPr>
          <w:rFonts w:ascii="Times New Roman" w:eastAsia="Times New Roman" w:hAnsi="Times New Roman" w:cs="Times New Roman"/>
          <w:i/>
          <w:sz w:val="24"/>
          <w:szCs w:val="24"/>
        </w:rPr>
      </w:pPr>
    </w:p>
    <w:p w14:paraId="00000055" w14:textId="77777777" w:rsidR="00E8767D"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Scrutinizing the evidence: </w:t>
      </w:r>
    </w:p>
    <w:p w14:paraId="00000056"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crucial part of the submission. Analyze any instances of contradictory evidence with other witnesses, corroboration of the relied evidence by drawing the judge’s attention to oral evidence, which has been supported by the documents, rather than evidence, which is neither supported nor indeed contradicted by what has been contained in the documentation or are indications of untruthfulness or exaggeration. Highlight the inherent probabilities when considering the witnesses’ versions, the demeanor of witnesses as well as the weight to be attached to objects and documents handed in by witnesses. Assess the witnesses, their testimony and other evidence as being truthful, untruthful, mistaken, consistent, reliable or unreliable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Counsel may suggest inconsistencies in the witnesses’ evidence on crucial aspects such as the explanation of distances, description of lighting, explanations as to time or description of a person. </w:t>
      </w:r>
    </w:p>
    <w:p w14:paraId="00000057" w14:textId="77777777" w:rsidR="00E8767D" w:rsidRDefault="00E8767D">
      <w:pPr>
        <w:spacing w:after="0" w:line="240" w:lineRule="auto"/>
        <w:jc w:val="both"/>
        <w:rPr>
          <w:rFonts w:ascii="Times New Roman" w:eastAsia="Times New Roman" w:hAnsi="Times New Roman" w:cs="Times New Roman"/>
          <w:i/>
          <w:sz w:val="24"/>
          <w:szCs w:val="24"/>
        </w:rPr>
      </w:pPr>
    </w:p>
    <w:p w14:paraId="00000058" w14:textId="77777777" w:rsidR="00E8767D" w:rsidRDefault="00000000">
      <w:pPr>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Application of the legal test and discharging the onus of proof:</w:t>
      </w:r>
    </w:p>
    <w:p w14:paraId="00000059" w14:textId="77777777" w:rsidR="00E8767D"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Proven facts are integrated with the law to discharge the burden of proof by explaining how best the facts fit into the law.</w:t>
      </w:r>
    </w:p>
    <w:p w14:paraId="0000005A" w14:textId="77777777" w:rsidR="00E8767D" w:rsidRDefault="00E8767D">
      <w:pPr>
        <w:spacing w:after="0" w:line="240" w:lineRule="auto"/>
        <w:jc w:val="both"/>
        <w:rPr>
          <w:rFonts w:ascii="Times New Roman" w:eastAsia="Times New Roman" w:hAnsi="Times New Roman" w:cs="Times New Roman"/>
          <w:b/>
          <w:sz w:val="24"/>
          <w:szCs w:val="24"/>
        </w:rPr>
      </w:pPr>
    </w:p>
    <w:p w14:paraId="0000005B" w14:textId="77777777" w:rsidR="00E8767D"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Peroration/Climax/Summary</w:t>
      </w:r>
    </w:p>
    <w:p w14:paraId="0000005C"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litigant applies a finishing ‘veneer’ to the speech by developing a most convincing rational argument founded in law and the facts of the case aimed at disposing the case in his client’s favor. </w:t>
      </w:r>
      <w:r>
        <w:rPr>
          <w:rFonts w:ascii="Times New Roman" w:eastAsia="Times New Roman" w:hAnsi="Times New Roman" w:cs="Times New Roman"/>
          <w:i/>
          <w:sz w:val="24"/>
          <w:szCs w:val="24"/>
        </w:rPr>
        <w:t>It entails asking or urging the court to make a finding in favor of a client and setting out the relief sought.</w:t>
      </w:r>
      <w:r>
        <w:rPr>
          <w:rFonts w:ascii="Times New Roman" w:eastAsia="Times New Roman" w:hAnsi="Times New Roman" w:cs="Times New Roman"/>
          <w:sz w:val="24"/>
          <w:szCs w:val="24"/>
        </w:rPr>
        <w:t xml:space="preserve"> Its role is to end the speech and drive home the entire essential arguments while arousing the feelings to which the facts of the case naturally give rise. </w:t>
      </w:r>
    </w:p>
    <w:p w14:paraId="0000005D" w14:textId="77777777" w:rsidR="00E8767D" w:rsidRDefault="00E8767D">
      <w:pPr>
        <w:spacing w:after="0" w:line="240" w:lineRule="auto"/>
        <w:jc w:val="both"/>
        <w:rPr>
          <w:rFonts w:ascii="Times New Roman" w:eastAsia="Times New Roman" w:hAnsi="Times New Roman" w:cs="Times New Roman"/>
          <w:b/>
          <w:sz w:val="24"/>
          <w:szCs w:val="24"/>
        </w:rPr>
      </w:pPr>
    </w:p>
    <w:p w14:paraId="0000005E" w14:textId="77777777" w:rsidR="00E8767D" w:rsidRDefault="00000000">
      <w:pPr>
        <w:numPr>
          <w:ilvl w:val="1"/>
          <w:numId w:val="7"/>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LAW OF CLOSING ARGUMENTS</w:t>
      </w:r>
    </w:p>
    <w:p w14:paraId="0000005F" w14:textId="77777777" w:rsidR="00E8767D" w:rsidRDefault="00E8767D">
      <w:pPr>
        <w:spacing w:after="0" w:line="240" w:lineRule="auto"/>
        <w:jc w:val="both"/>
        <w:rPr>
          <w:rFonts w:ascii="Times New Roman" w:eastAsia="Times New Roman" w:hAnsi="Times New Roman" w:cs="Times New Roman"/>
          <w:sz w:val="24"/>
          <w:szCs w:val="24"/>
        </w:rPr>
      </w:pPr>
    </w:p>
    <w:p w14:paraId="00000060"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jurisdictions have different rules regarding the closing arguments but generally, the plaintiff has a right to address the court first, followed by the defendant with the plaintiff having a right of reply. This is premised on the rule that the one on whom the onus rests must start the closing argument. The burden of proof lies on the party who must prove an issue in the court. In civil cases, it lies on the one who alleges a fact and who must prove it in order to succeed in establishing his claim or defense while in criminal cases; the prosecution bears the burden of proof.</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w:t>
      </w:r>
    </w:p>
    <w:p w14:paraId="00000061" w14:textId="77777777" w:rsidR="00E8767D" w:rsidRDefault="00E8767D">
      <w:pPr>
        <w:spacing w:after="0" w:line="240" w:lineRule="auto"/>
        <w:jc w:val="both"/>
        <w:rPr>
          <w:rFonts w:ascii="Times New Roman" w:eastAsia="Times New Roman" w:hAnsi="Times New Roman" w:cs="Times New Roman"/>
          <w:sz w:val="24"/>
          <w:szCs w:val="24"/>
        </w:rPr>
      </w:pPr>
    </w:p>
    <w:p w14:paraId="00000062"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distinction exists between burden of proof and standard of proof.  The latter defines the degree of persuasiveness, which a court must attain before it may convict a defendant or grant relief in respect of a cause of action, as the case may be.</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The standard of proof in civil cases, and in the words of Lord Mansfield, is based on a superior number of probabilities (preponderance of probabilities) while that of criminal cases, is beyond reasonable doubt (not beyond the shadow of doubt that is, certainty, but must carry a higher degree of probability.</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w:t>
      </w:r>
    </w:p>
    <w:p w14:paraId="00000063" w14:textId="77777777" w:rsidR="00E8767D" w:rsidRDefault="00E8767D">
      <w:pPr>
        <w:spacing w:after="0" w:line="240" w:lineRule="auto"/>
        <w:jc w:val="both"/>
        <w:rPr>
          <w:rFonts w:ascii="Times New Roman" w:eastAsia="Times New Roman" w:hAnsi="Times New Roman" w:cs="Times New Roman"/>
          <w:sz w:val="24"/>
          <w:szCs w:val="24"/>
        </w:rPr>
      </w:pPr>
    </w:p>
    <w:p w14:paraId="00000064" w14:textId="77777777" w:rsidR="00E8767D" w:rsidRDefault="00000000">
      <w:pPr>
        <w:numPr>
          <w:ilvl w:val="2"/>
          <w:numId w:val="7"/>
        </w:numPr>
        <w:spacing w:after="0" w:line="240" w:lineRule="auto"/>
        <w:ind w:left="115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Law and Practice in  Kenya</w:t>
      </w:r>
    </w:p>
    <w:p w14:paraId="00000065" w14:textId="77777777" w:rsidR="00E8767D" w:rsidRDefault="00E8767D">
      <w:pPr>
        <w:spacing w:after="0" w:line="240" w:lineRule="auto"/>
        <w:jc w:val="both"/>
        <w:rPr>
          <w:rFonts w:ascii="Times New Roman" w:eastAsia="Times New Roman" w:hAnsi="Times New Roman" w:cs="Times New Roman"/>
          <w:b/>
          <w:sz w:val="24"/>
          <w:szCs w:val="24"/>
        </w:rPr>
      </w:pPr>
    </w:p>
    <w:p w14:paraId="00000066" w14:textId="77777777" w:rsidR="00E8767D" w:rsidRDefault="00000000">
      <w:pP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1.4.1.1. Civil Cases</w:t>
      </w:r>
    </w:p>
    <w:p w14:paraId="00000067" w14:textId="77777777" w:rsidR="00E8767D" w:rsidRDefault="00E8767D">
      <w:pPr>
        <w:spacing w:after="0" w:line="240" w:lineRule="auto"/>
        <w:jc w:val="both"/>
        <w:rPr>
          <w:rFonts w:ascii="Times New Roman" w:eastAsia="Times New Roman" w:hAnsi="Times New Roman" w:cs="Times New Roman"/>
          <w:sz w:val="24"/>
          <w:szCs w:val="24"/>
        </w:rPr>
      </w:pPr>
    </w:p>
    <w:p w14:paraId="00000068"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 Order 18 of </w:t>
      </w:r>
      <w:r>
        <w:rPr>
          <w:rFonts w:ascii="Times New Roman" w:eastAsia="Times New Roman" w:hAnsi="Times New Roman" w:cs="Times New Roman"/>
          <w:i/>
          <w:sz w:val="24"/>
          <w:szCs w:val="24"/>
        </w:rPr>
        <w:t>Civil Procedure Rules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2010</w:t>
      </w:r>
      <w:r>
        <w:rPr>
          <w:rFonts w:ascii="Times New Roman" w:eastAsia="Times New Roman" w:hAnsi="Times New Roman" w:cs="Times New Roman"/>
          <w:sz w:val="24"/>
          <w:szCs w:val="24"/>
        </w:rPr>
        <w:t>, the plaintiff or the claimant has the right to begin in the summation of his arguments.</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After the plaintiff or claimant has produced his evidence, he has the right to address the court generally on the case; the defendant or respondent is then invited to address the court in reply. However, if in the course of his submissions, the defendant cites a case or cases the plaintiff acquires the right to address the court at the conclusion of the address of the defendant to observe on the case or cases cited.</w:t>
      </w:r>
      <w:r>
        <w:rPr>
          <w:rFonts w:ascii="Times New Roman" w:eastAsia="Times New Roman" w:hAnsi="Times New Roman" w:cs="Times New Roman"/>
          <w:sz w:val="24"/>
          <w:szCs w:val="24"/>
          <w:vertAlign w:val="superscript"/>
        </w:rPr>
        <w:footnoteReference w:id="11"/>
      </w:r>
    </w:p>
    <w:p w14:paraId="00000069" w14:textId="77777777" w:rsidR="00E8767D" w:rsidRDefault="00E8767D">
      <w:pPr>
        <w:spacing w:after="0" w:line="240" w:lineRule="auto"/>
        <w:jc w:val="both"/>
        <w:rPr>
          <w:rFonts w:ascii="Times New Roman" w:eastAsia="Times New Roman" w:hAnsi="Times New Roman" w:cs="Times New Roman"/>
          <w:sz w:val="24"/>
          <w:szCs w:val="24"/>
        </w:rPr>
      </w:pPr>
    </w:p>
    <w:p w14:paraId="0000006A"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bid to enhance expedient disposal of cases the Rules have allowed Kenyan courts to limit the time within which the parties submit their arguments. This, in practice, calls for preciseness and straightforwardness to the point on the facts and the law.</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The time factor is also buttressed by the </w:t>
      </w:r>
      <w:r>
        <w:rPr>
          <w:rFonts w:ascii="Times New Roman" w:eastAsia="Times New Roman" w:hAnsi="Times New Roman" w:cs="Times New Roman"/>
          <w:sz w:val="24"/>
          <w:szCs w:val="24"/>
        </w:rPr>
        <w:lastRenderedPageBreak/>
        <w:t xml:space="preserve">proposals of the Expeditious Disposal of Cases Committee that led to the establishment of the </w:t>
      </w:r>
      <w:r>
        <w:rPr>
          <w:rFonts w:ascii="Times New Roman" w:eastAsia="Times New Roman" w:hAnsi="Times New Roman" w:cs="Times New Roman"/>
          <w:i/>
          <w:sz w:val="24"/>
          <w:szCs w:val="24"/>
        </w:rPr>
        <w:t>Practice Directions on Expeditious Disposal of Cases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2008</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xml:space="preserve"> Rule 13 thereof encourages all courts to cap the time for hearing of cases [including submissions] in accordance with the relevant provision of the </w:t>
      </w:r>
      <w:r>
        <w:rPr>
          <w:rFonts w:ascii="Times New Roman" w:eastAsia="Times New Roman" w:hAnsi="Times New Roman" w:cs="Times New Roman"/>
          <w:i/>
          <w:sz w:val="24"/>
          <w:szCs w:val="24"/>
        </w:rPr>
        <w:t>Civil Procedure Rules</w:t>
      </w:r>
      <w:r>
        <w:rPr>
          <w:rFonts w:ascii="Times New Roman" w:eastAsia="Times New Roman" w:hAnsi="Times New Roman" w:cs="Times New Roman"/>
          <w:sz w:val="24"/>
          <w:szCs w:val="24"/>
        </w:rPr>
        <w:t>. The capping of time, however, depends on the complexity of the issues for determination.</w:t>
      </w:r>
    </w:p>
    <w:p w14:paraId="0000006B" w14:textId="77777777" w:rsidR="00E8767D" w:rsidRDefault="00E8767D">
      <w:pPr>
        <w:spacing w:after="0" w:line="240" w:lineRule="auto"/>
        <w:jc w:val="both"/>
        <w:rPr>
          <w:rFonts w:ascii="Times New Roman" w:eastAsia="Times New Roman" w:hAnsi="Times New Roman" w:cs="Times New Roman"/>
          <w:sz w:val="24"/>
          <w:szCs w:val="24"/>
        </w:rPr>
      </w:pPr>
    </w:p>
    <w:p w14:paraId="0000006C"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in civil appeals, rule 100(1) of the </w:t>
      </w:r>
      <w:r>
        <w:rPr>
          <w:rFonts w:ascii="Times New Roman" w:eastAsia="Times New Roman" w:hAnsi="Times New Roman" w:cs="Times New Roman"/>
          <w:i/>
          <w:sz w:val="24"/>
          <w:szCs w:val="24"/>
        </w:rPr>
        <w:t>Court of Appeal Rules 2010</w:t>
      </w:r>
      <w:r>
        <w:rPr>
          <w:rFonts w:ascii="Times New Roman" w:eastAsia="Times New Roman" w:hAnsi="Times New Roman" w:cs="Times New Roman"/>
          <w:sz w:val="24"/>
          <w:szCs w:val="24"/>
        </w:rPr>
        <w:t xml:space="preserve"> allow a party who does not wish to be present during the hearing of the case to file their written submissions in the appropriate registry. He should then serve a copy of it on each party to the appeal within seven days from the date of filing the submissions.</w:t>
      </w:r>
      <w:r>
        <w:rPr>
          <w:rFonts w:ascii="Times New Roman" w:eastAsia="Times New Roman" w:hAnsi="Times New Roman" w:cs="Times New Roman"/>
          <w:sz w:val="24"/>
          <w:szCs w:val="24"/>
          <w:vertAlign w:val="superscript"/>
        </w:rPr>
        <w:footnoteReference w:id="14"/>
      </w:r>
      <w:r>
        <w:rPr>
          <w:rFonts w:ascii="Times New Roman" w:eastAsia="Times New Roman" w:hAnsi="Times New Roman" w:cs="Times New Roman"/>
          <w:sz w:val="24"/>
          <w:szCs w:val="24"/>
        </w:rPr>
        <w:t xml:space="preserve"> Generally, however, any appellant must file his written submissions within 14 days of his filing of the Memorandum of Appeal.</w:t>
      </w:r>
      <w:r>
        <w:rPr>
          <w:rFonts w:ascii="Times New Roman" w:eastAsia="Times New Roman" w:hAnsi="Times New Roman" w:cs="Times New Roman"/>
          <w:sz w:val="24"/>
          <w:szCs w:val="24"/>
          <w:vertAlign w:val="superscript"/>
        </w:rPr>
        <w:footnoteReference w:id="15"/>
      </w:r>
      <w:r>
        <w:rPr>
          <w:rFonts w:ascii="Times New Roman" w:eastAsia="Times New Roman" w:hAnsi="Times New Roman" w:cs="Times New Roman"/>
          <w:sz w:val="24"/>
          <w:szCs w:val="24"/>
        </w:rPr>
        <w:t xml:space="preserve"> The respondent must then file his within 30 days of service on him of the memorandum and record of appeal.</w:t>
      </w:r>
      <w:r>
        <w:rPr>
          <w:rFonts w:ascii="Times New Roman" w:eastAsia="Times New Roman" w:hAnsi="Times New Roman" w:cs="Times New Roman"/>
          <w:sz w:val="24"/>
          <w:szCs w:val="24"/>
          <w:vertAlign w:val="superscript"/>
        </w:rPr>
        <w:footnoteReference w:id="16"/>
      </w:r>
      <w:r>
        <w:rPr>
          <w:rFonts w:ascii="Times New Roman" w:eastAsia="Times New Roman" w:hAnsi="Times New Roman" w:cs="Times New Roman"/>
          <w:sz w:val="24"/>
          <w:szCs w:val="24"/>
        </w:rPr>
        <w:t xml:space="preserve"> If  in addition , the respondent files a cross appeal in that appeal, the appellant may file supplementary written submissions in opposition to the cross appeal within 14 day s of service upon him of the cross appeal.</w:t>
      </w:r>
      <w:r>
        <w:rPr>
          <w:rFonts w:ascii="Times New Roman" w:eastAsia="Times New Roman" w:hAnsi="Times New Roman" w:cs="Times New Roman"/>
          <w:sz w:val="24"/>
          <w:szCs w:val="24"/>
          <w:vertAlign w:val="superscript"/>
        </w:rPr>
        <w:footnoteReference w:id="17"/>
      </w:r>
      <w:r>
        <w:rPr>
          <w:rFonts w:ascii="Times New Roman" w:eastAsia="Times New Roman" w:hAnsi="Times New Roman" w:cs="Times New Roman"/>
          <w:sz w:val="24"/>
          <w:szCs w:val="24"/>
        </w:rPr>
        <w:t xml:space="preserve"> Written submissions in civil appeals do not exclusively replace oral submissions. The party filing them may, nevertheless, appear in Court and argue them orally. This is, however, only possible by leave of the Court.</w:t>
      </w:r>
    </w:p>
    <w:p w14:paraId="0000006D" w14:textId="77777777" w:rsidR="00E8767D" w:rsidRDefault="00E8767D">
      <w:pPr>
        <w:spacing w:after="0" w:line="240" w:lineRule="auto"/>
        <w:jc w:val="both"/>
        <w:rPr>
          <w:rFonts w:ascii="Times New Roman" w:eastAsia="Times New Roman" w:hAnsi="Times New Roman" w:cs="Times New Roman"/>
          <w:sz w:val="24"/>
          <w:szCs w:val="24"/>
        </w:rPr>
      </w:pPr>
    </w:p>
    <w:p w14:paraId="0000006E"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practice, however, and in all courts, parties reduce their arguments into writing, file them in the appropriate court and serve upon each other in exchange. Then, parties take a date for </w:t>
      </w:r>
      <w:r>
        <w:rPr>
          <w:rFonts w:ascii="Times New Roman" w:eastAsia="Times New Roman" w:hAnsi="Times New Roman" w:cs="Times New Roman"/>
          <w:b/>
          <w:sz w:val="24"/>
          <w:szCs w:val="24"/>
        </w:rPr>
        <w:t>mention</w:t>
      </w:r>
      <w:r>
        <w:rPr>
          <w:rFonts w:ascii="Times New Roman" w:eastAsia="Times New Roman" w:hAnsi="Times New Roman" w:cs="Times New Roman"/>
          <w:sz w:val="24"/>
          <w:szCs w:val="24"/>
        </w:rPr>
        <w:t xml:space="preserve"> to confirm that they have filed their submissions. The court allocates time, probably on a different date, for the oral </w:t>
      </w:r>
      <w:r>
        <w:rPr>
          <w:rFonts w:ascii="Times New Roman" w:eastAsia="Times New Roman" w:hAnsi="Times New Roman" w:cs="Times New Roman"/>
          <w:b/>
          <w:sz w:val="24"/>
          <w:szCs w:val="24"/>
        </w:rPr>
        <w:t>highlighting</w:t>
      </w:r>
      <w:r>
        <w:rPr>
          <w:rFonts w:ascii="Times New Roman" w:eastAsia="Times New Roman" w:hAnsi="Times New Roman" w:cs="Times New Roman"/>
          <w:sz w:val="24"/>
          <w:szCs w:val="24"/>
        </w:rPr>
        <w:t xml:space="preserve"> of the arguments in an open court or at the Judge’s chambers. </w:t>
      </w:r>
    </w:p>
    <w:p w14:paraId="0000006F" w14:textId="77777777" w:rsidR="00E8767D" w:rsidRDefault="00E8767D">
      <w:pPr>
        <w:spacing w:after="0" w:line="240" w:lineRule="auto"/>
        <w:jc w:val="both"/>
        <w:rPr>
          <w:rFonts w:ascii="Times New Roman" w:eastAsia="Times New Roman" w:hAnsi="Times New Roman" w:cs="Times New Roman"/>
          <w:sz w:val="24"/>
          <w:szCs w:val="24"/>
        </w:rPr>
      </w:pPr>
    </w:p>
    <w:sdt>
      <w:sdtPr>
        <w:tag w:val="goog_rdk_3"/>
        <w:id w:val="899478989"/>
      </w:sdtPr>
      <w:sdtContent>
        <w:p w14:paraId="00000070" w14:textId="77777777" w:rsidR="00E8767D" w:rsidRDefault="00000000">
          <w:pPr>
            <w:spacing w:after="0" w:line="240" w:lineRule="auto"/>
            <w:jc w:val="both"/>
            <w:rPr>
              <w:ins w:id="1" w:author="FAITH WANJIRU" w:date="2021-10-07T09:20: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practice in civil cases came about due to the congested diary of the courts to save time towards expeditious conclusion of matters. Written submissions also encourage the judge to make notes on the parties’ material for further cross reference. They also help the advocates order their presentation in court in a </w:t>
          </w:r>
          <w:sdt>
            <w:sdtPr>
              <w:tag w:val="goog_rdk_2"/>
              <w:id w:val="1832319821"/>
            </w:sdtPr>
            <w:sdtContent/>
          </w:sdt>
        </w:p>
      </w:sdtContent>
    </w:sdt>
    <w:p w14:paraId="00000071"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systematic manner.</w:t>
      </w:r>
    </w:p>
    <w:p w14:paraId="00000072" w14:textId="77777777" w:rsidR="00E8767D" w:rsidRDefault="00E8767D">
      <w:pPr>
        <w:spacing w:after="0" w:line="240" w:lineRule="auto"/>
        <w:jc w:val="both"/>
        <w:rPr>
          <w:rFonts w:ascii="Times New Roman" w:eastAsia="Times New Roman" w:hAnsi="Times New Roman" w:cs="Times New Roman"/>
          <w:b/>
          <w:sz w:val="24"/>
          <w:szCs w:val="24"/>
        </w:rPr>
      </w:pPr>
    </w:p>
    <w:p w14:paraId="00000073" w14:textId="77777777" w:rsidR="00E8767D" w:rsidRDefault="00000000">
      <w:pPr>
        <w:spacing w:after="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1.4.1.2. Criminal Cases</w:t>
      </w:r>
    </w:p>
    <w:p w14:paraId="00000074" w14:textId="77777777" w:rsidR="00E8767D" w:rsidRDefault="00E8767D">
      <w:pPr>
        <w:spacing w:after="0" w:line="240" w:lineRule="auto"/>
        <w:jc w:val="both"/>
        <w:rPr>
          <w:rFonts w:ascii="Times New Roman" w:eastAsia="Times New Roman" w:hAnsi="Times New Roman" w:cs="Times New Roman"/>
          <w:sz w:val="24"/>
          <w:szCs w:val="24"/>
        </w:rPr>
      </w:pPr>
    </w:p>
    <w:p w14:paraId="00000075" w14:textId="77777777" w:rsidR="00E8767D" w:rsidRDefault="00000000">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The criminal law practice exhibits certain controversial position. Courts have insisted that the same must be oral. This position is founded on right of the accused person to a fair hearing under Section 50(1</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of the </w:t>
      </w:r>
      <w:r>
        <w:rPr>
          <w:rFonts w:ascii="Times New Roman" w:eastAsia="Times New Roman" w:hAnsi="Times New Roman" w:cs="Times New Roman"/>
          <w:i/>
          <w:sz w:val="24"/>
          <w:szCs w:val="24"/>
        </w:rPr>
        <w:t>Constitution of Kenya</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footnoteReference w:id="18"/>
      </w:r>
      <w:r>
        <w:rPr>
          <w:rFonts w:ascii="Times New Roman" w:eastAsia="Times New Roman" w:hAnsi="Times New Roman" w:cs="Times New Roman"/>
          <w:sz w:val="24"/>
          <w:szCs w:val="24"/>
        </w:rPr>
        <w:t xml:space="preserve">  In both the Subordinate Courts</w:t>
      </w:r>
      <w:r>
        <w:rPr>
          <w:rFonts w:ascii="Times New Roman" w:eastAsia="Times New Roman" w:hAnsi="Times New Roman" w:cs="Times New Roman"/>
          <w:sz w:val="24"/>
          <w:szCs w:val="24"/>
          <w:vertAlign w:val="superscript"/>
        </w:rPr>
        <w:footnoteReference w:id="19"/>
      </w:r>
      <w:r>
        <w:rPr>
          <w:rFonts w:ascii="Times New Roman" w:eastAsia="Times New Roman" w:hAnsi="Times New Roman" w:cs="Times New Roman"/>
          <w:sz w:val="24"/>
          <w:szCs w:val="24"/>
        </w:rPr>
        <w:t xml:space="preserve"> and at the High Court, parties </w:t>
      </w:r>
      <w:r>
        <w:rPr>
          <w:rFonts w:ascii="Times New Roman" w:eastAsia="Times New Roman" w:hAnsi="Times New Roman" w:cs="Times New Roman"/>
          <w:sz w:val="24"/>
          <w:szCs w:val="24"/>
        </w:rPr>
        <w:lastRenderedPageBreak/>
        <w:t>ought to make oral submissions.</w:t>
      </w:r>
      <w:r>
        <w:rPr>
          <w:rFonts w:ascii="Times New Roman" w:eastAsia="Times New Roman" w:hAnsi="Times New Roman" w:cs="Times New Roman"/>
          <w:sz w:val="24"/>
          <w:szCs w:val="24"/>
          <w:vertAlign w:val="superscript"/>
        </w:rPr>
        <w:footnoteReference w:id="20"/>
      </w:r>
      <w:r>
        <w:rPr>
          <w:rFonts w:ascii="Times New Roman" w:eastAsia="Times New Roman" w:hAnsi="Times New Roman" w:cs="Times New Roman"/>
          <w:sz w:val="24"/>
          <w:szCs w:val="24"/>
        </w:rPr>
        <w:t xml:space="preserve"> The wording used in these texts is the parties shall ‘address’ the court which ordinarily means to make a speech.</w:t>
      </w:r>
    </w:p>
    <w:p w14:paraId="00000076" w14:textId="77777777" w:rsidR="00E8767D" w:rsidRDefault="00E8767D">
      <w:pPr>
        <w:spacing w:after="0" w:line="240" w:lineRule="auto"/>
        <w:jc w:val="both"/>
        <w:rPr>
          <w:rFonts w:ascii="Times New Roman" w:eastAsia="Times New Roman" w:hAnsi="Times New Roman" w:cs="Times New Roman"/>
          <w:sz w:val="24"/>
          <w:szCs w:val="24"/>
        </w:rPr>
      </w:pPr>
    </w:p>
    <w:p w14:paraId="00000077"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i/>
          <w:sz w:val="24"/>
          <w:szCs w:val="24"/>
        </w:rPr>
        <w:t>Akhuya vs. Republic,</w:t>
      </w:r>
      <w:r>
        <w:rPr>
          <w:rFonts w:ascii="Times New Roman" w:eastAsia="Times New Roman" w:hAnsi="Times New Roman" w:cs="Times New Roman"/>
          <w:b/>
          <w:i/>
          <w:sz w:val="24"/>
          <w:szCs w:val="24"/>
          <w:vertAlign w:val="superscript"/>
        </w:rPr>
        <w:footnoteReference w:id="21"/>
      </w:r>
      <w:r>
        <w:rPr>
          <w:rFonts w:ascii="Times New Roman" w:eastAsia="Times New Roman" w:hAnsi="Times New Roman" w:cs="Times New Roman"/>
          <w:sz w:val="24"/>
          <w:szCs w:val="24"/>
        </w:rPr>
        <w:t xml:space="preserve"> the issue for determination by the court was whether submissions at close of arguments need be in writing or presented orally in open court. On appeal, the court stated that sections </w:t>
      </w:r>
      <w:r>
        <w:rPr>
          <w:rFonts w:ascii="Times New Roman" w:eastAsia="Times New Roman" w:hAnsi="Times New Roman" w:cs="Times New Roman"/>
          <w:i/>
          <w:sz w:val="24"/>
          <w:szCs w:val="24"/>
        </w:rPr>
        <w:t>213 and 310 of the Criminal Procedure Code</w:t>
      </w:r>
      <w:r>
        <w:rPr>
          <w:rFonts w:ascii="Times New Roman" w:eastAsia="Times New Roman" w:hAnsi="Times New Roman" w:cs="Times New Roman"/>
          <w:i/>
          <w:sz w:val="24"/>
          <w:szCs w:val="24"/>
          <w:vertAlign w:val="superscript"/>
        </w:rPr>
        <w:footnoteReference w:id="22"/>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use the phrase ‘address the court’ which in ordinary parlance means to talk to or lecture an audience. A presiding officer is expected to orally hear such submissions as both sides wish to make and seek clarifications as deemed necessary in order to appreciate each side in a case before delivering his opinion orally. The accused person also has the right to hear those submissions, ask for clarification on any point raised or to object to an issue being raise Written submissions deny the accused persons their fundamental rights to enter to and understand all that is being said in his trial.</w:t>
      </w:r>
    </w:p>
    <w:p w14:paraId="00000078" w14:textId="77777777" w:rsidR="00E8767D" w:rsidRDefault="00E8767D">
      <w:pPr>
        <w:spacing w:after="0" w:line="240" w:lineRule="auto"/>
        <w:jc w:val="both"/>
        <w:rPr>
          <w:rFonts w:ascii="Times New Roman" w:eastAsia="Times New Roman" w:hAnsi="Times New Roman" w:cs="Times New Roman"/>
          <w:sz w:val="24"/>
          <w:szCs w:val="24"/>
        </w:rPr>
      </w:pPr>
    </w:p>
    <w:p w14:paraId="00000079"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foregoing position was reinforced in </w:t>
      </w:r>
      <w:r>
        <w:rPr>
          <w:rFonts w:ascii="Times New Roman" w:eastAsia="Times New Roman" w:hAnsi="Times New Roman" w:cs="Times New Roman"/>
          <w:i/>
          <w:sz w:val="24"/>
          <w:szCs w:val="24"/>
        </w:rPr>
        <w:t>Salim Dean v Republic.</w:t>
      </w:r>
      <w:r>
        <w:rPr>
          <w:rFonts w:ascii="Times New Roman" w:eastAsia="Times New Roman" w:hAnsi="Times New Roman" w:cs="Times New Roman"/>
          <w:i/>
          <w:sz w:val="24"/>
          <w:szCs w:val="24"/>
          <w:vertAlign w:val="superscript"/>
        </w:rPr>
        <w:footnoteReference w:id="23"/>
      </w:r>
      <w:r>
        <w:rPr>
          <w:rFonts w:ascii="Times New Roman" w:eastAsia="Times New Roman" w:hAnsi="Times New Roman" w:cs="Times New Roman"/>
          <w:sz w:val="24"/>
          <w:szCs w:val="24"/>
        </w:rPr>
        <w:t xml:space="preserve"> It was held that the magistrate may not hear in chambers what has not been heard in open court as this would be prejudicial to the accused person.</w:t>
      </w:r>
    </w:p>
    <w:p w14:paraId="0000007A" w14:textId="77777777" w:rsidR="00E8767D" w:rsidRDefault="00E8767D">
      <w:pPr>
        <w:spacing w:after="0" w:line="240" w:lineRule="auto"/>
        <w:jc w:val="both"/>
        <w:rPr>
          <w:rFonts w:ascii="Times New Roman" w:eastAsia="Times New Roman" w:hAnsi="Times New Roman" w:cs="Times New Roman"/>
          <w:sz w:val="24"/>
          <w:szCs w:val="24"/>
        </w:rPr>
      </w:pPr>
    </w:p>
    <w:p w14:paraId="0000007B"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cases where the right of reply depends upon whether evidence has been called for the defence, the fact that the person charged is a witness shall not confer upon the prosecution right of reply.</w:t>
      </w:r>
      <w:r>
        <w:rPr>
          <w:rFonts w:ascii="Times New Roman" w:eastAsia="Times New Roman" w:hAnsi="Times New Roman" w:cs="Times New Roman"/>
          <w:sz w:val="24"/>
          <w:szCs w:val="24"/>
          <w:vertAlign w:val="superscript"/>
        </w:rPr>
        <w:footnoteReference w:id="24"/>
      </w:r>
      <w:r>
        <w:rPr>
          <w:rFonts w:ascii="Times New Roman" w:eastAsia="Times New Roman" w:hAnsi="Times New Roman" w:cs="Times New Roman"/>
          <w:sz w:val="24"/>
          <w:szCs w:val="24"/>
        </w:rPr>
        <w:t xml:space="preserve"> This issue was litigated upon in </w:t>
      </w:r>
      <w:r>
        <w:rPr>
          <w:rFonts w:ascii="Times New Roman" w:eastAsia="Times New Roman" w:hAnsi="Times New Roman" w:cs="Times New Roman"/>
          <w:i/>
          <w:sz w:val="24"/>
          <w:szCs w:val="24"/>
        </w:rPr>
        <w:t>Joseph Mbebi v R</w:t>
      </w:r>
      <w:r>
        <w:rPr>
          <w:rFonts w:ascii="Times New Roman" w:eastAsia="Times New Roman" w:hAnsi="Times New Roman" w:cs="Times New Roman"/>
          <w:i/>
          <w:sz w:val="24"/>
          <w:szCs w:val="24"/>
          <w:vertAlign w:val="superscript"/>
        </w:rPr>
        <w:footnoteReference w:id="25"/>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where the prosecution had been allowed to make oral submissions yet the defence had not called any witnesses on appeal the court ruled that this was wrong practice. </w:t>
      </w:r>
      <w:r>
        <w:rPr>
          <w:rFonts w:ascii="Times New Roman" w:eastAsia="Times New Roman" w:hAnsi="Times New Roman" w:cs="Times New Roman"/>
          <w:color w:val="333333"/>
          <w:sz w:val="24"/>
          <w:szCs w:val="24"/>
        </w:rPr>
        <w:t>Failure to allow for oral submissions would make the proceedings void leading to quashing of both the conviction and the sentence on appeal.</w:t>
      </w:r>
      <w:r>
        <w:rPr>
          <w:rFonts w:ascii="Times New Roman" w:eastAsia="Times New Roman" w:hAnsi="Times New Roman" w:cs="Times New Roman"/>
          <w:sz w:val="24"/>
          <w:szCs w:val="24"/>
        </w:rPr>
        <w:t xml:space="preserve"> Such practice amounts to amounts to failure of justice that cannot be cured</w:t>
      </w:r>
      <w:r>
        <w:rPr>
          <w:rFonts w:ascii="Times New Roman" w:eastAsia="Times New Roman" w:hAnsi="Times New Roman" w:cs="Times New Roman"/>
          <w:sz w:val="24"/>
          <w:szCs w:val="24"/>
          <w:vertAlign w:val="superscript"/>
        </w:rPr>
        <w:footnoteReference w:id="26"/>
      </w:r>
      <w:r>
        <w:rPr>
          <w:rFonts w:ascii="Times New Roman" w:eastAsia="Times New Roman" w:hAnsi="Times New Roman" w:cs="Times New Roman"/>
          <w:sz w:val="24"/>
          <w:szCs w:val="24"/>
        </w:rPr>
        <w:t>.</w:t>
      </w:r>
    </w:p>
    <w:p w14:paraId="0000007C" w14:textId="77777777" w:rsidR="00E8767D" w:rsidRDefault="00E8767D">
      <w:pPr>
        <w:spacing w:after="0" w:line="240" w:lineRule="auto"/>
        <w:jc w:val="both"/>
        <w:rPr>
          <w:rFonts w:ascii="Times New Roman" w:eastAsia="Times New Roman" w:hAnsi="Times New Roman" w:cs="Times New Roman"/>
          <w:sz w:val="24"/>
          <w:szCs w:val="24"/>
        </w:rPr>
      </w:pPr>
    </w:p>
    <w:p w14:paraId="0000007D"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other hand, courts have decided elsewhere that where the accused person opts to make written submissions they would not be prejudiced  if the court accords them their wish since there are persons who put their thoughts better in writing than through speech. Furthermore, by putting it in writing one may have more time and opportunity to put in greater thought to the matter.</w:t>
      </w:r>
      <w:r>
        <w:rPr>
          <w:rFonts w:ascii="Times New Roman" w:eastAsia="Times New Roman" w:hAnsi="Times New Roman" w:cs="Times New Roman"/>
          <w:sz w:val="24"/>
          <w:szCs w:val="24"/>
          <w:vertAlign w:val="superscript"/>
        </w:rPr>
        <w:footnoteReference w:id="27"/>
      </w:r>
    </w:p>
    <w:p w14:paraId="0000007E"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w:t>
      </w:r>
      <w:r>
        <w:rPr>
          <w:rFonts w:ascii="Times New Roman" w:eastAsia="Times New Roman" w:hAnsi="Times New Roman" w:cs="Times New Roman"/>
          <w:i/>
          <w:sz w:val="24"/>
          <w:szCs w:val="24"/>
        </w:rPr>
        <w:t>Humbelwa Muchocho and Anor v Republic,</w:t>
      </w:r>
      <w:r>
        <w:rPr>
          <w:rFonts w:ascii="Times New Roman" w:eastAsia="Times New Roman" w:hAnsi="Times New Roman" w:cs="Times New Roman"/>
          <w:b/>
          <w:i/>
          <w:sz w:val="24"/>
          <w:szCs w:val="24"/>
          <w:vertAlign w:val="superscript"/>
        </w:rPr>
        <w:footnoteReference w:id="28"/>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the applicants were present before the judges but each side chose to provide the judges with what they called written submissions. The court did not compel them to address them verbally. The court was not bound to hear the appellants in any manner so long as they were heard.</w:t>
      </w:r>
    </w:p>
    <w:p w14:paraId="0000007F" w14:textId="77777777" w:rsidR="00E8767D" w:rsidRDefault="00E8767D">
      <w:pPr>
        <w:spacing w:after="0" w:line="240" w:lineRule="auto"/>
        <w:jc w:val="both"/>
        <w:rPr>
          <w:rFonts w:ascii="Times New Roman" w:eastAsia="Times New Roman" w:hAnsi="Times New Roman" w:cs="Times New Roman"/>
          <w:sz w:val="24"/>
          <w:szCs w:val="24"/>
        </w:rPr>
      </w:pPr>
    </w:p>
    <w:p w14:paraId="00000080"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the </w:t>
      </w:r>
      <w:r>
        <w:rPr>
          <w:rFonts w:ascii="Times New Roman" w:eastAsia="Times New Roman" w:hAnsi="Times New Roman" w:cs="Times New Roman"/>
          <w:i/>
          <w:sz w:val="24"/>
          <w:szCs w:val="24"/>
        </w:rPr>
        <w:t>Practice Directions on Expeditious Disposal of Cases</w:t>
      </w:r>
      <w:r>
        <w:rPr>
          <w:rFonts w:ascii="Times New Roman" w:eastAsia="Times New Roman" w:hAnsi="Times New Roman" w:cs="Times New Roman"/>
          <w:sz w:val="24"/>
          <w:szCs w:val="24"/>
        </w:rPr>
        <w:t xml:space="preserve"> (2008)</w:t>
      </w:r>
      <w:r>
        <w:rPr>
          <w:rFonts w:ascii="Times New Roman" w:eastAsia="Times New Roman" w:hAnsi="Times New Roman" w:cs="Times New Roman"/>
          <w:sz w:val="24"/>
          <w:szCs w:val="24"/>
          <w:vertAlign w:val="superscript"/>
        </w:rPr>
        <w:footnoteReference w:id="29"/>
      </w:r>
      <w:r>
        <w:rPr>
          <w:rFonts w:ascii="Times New Roman" w:eastAsia="Times New Roman" w:hAnsi="Times New Roman" w:cs="Times New Roman"/>
          <w:sz w:val="24"/>
          <w:szCs w:val="24"/>
        </w:rPr>
        <w:t xml:space="preserve"> seem to have changed the seemingly strict position. The current practice from 2008 might seem to be that parties may not be prevented from filing written submission in criminal cases.</w:t>
      </w:r>
    </w:p>
    <w:p w14:paraId="00000081" w14:textId="77777777" w:rsidR="00E8767D" w:rsidRDefault="00000000">
      <w:pPr>
        <w:spacing w:before="28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333333"/>
          <w:sz w:val="24"/>
          <w:szCs w:val="24"/>
        </w:rPr>
        <w:t>Court of Appeal Rules 2010</w:t>
      </w:r>
      <w:r>
        <w:rPr>
          <w:rFonts w:ascii="Times New Roman" w:eastAsia="Times New Roman" w:hAnsi="Times New Roman" w:cs="Times New Roman"/>
          <w:color w:val="333333"/>
          <w:sz w:val="24"/>
          <w:szCs w:val="24"/>
        </w:rPr>
        <w:t xml:space="preserve"> </w:t>
      </w:r>
      <w:r>
        <w:rPr>
          <w:rFonts w:ascii="Times New Roman" w:eastAsia="Times New Roman" w:hAnsi="Times New Roman" w:cs="Times New Roman"/>
          <w:sz w:val="24"/>
          <w:szCs w:val="24"/>
        </w:rPr>
        <w:t>provides for filing of written submissions in the court of appeal in criminal cases where an appellant does not intend to appear in person or by advocate at the hearing of the appeal. Such appellant may lodge with the Registrar or with the Deputy registrar at the place where the appeal is to be heard a statement in writing of his arguments’ in support of or in opposition to the appeal, as the case may be.</w:t>
      </w:r>
      <w:r>
        <w:rPr>
          <w:rFonts w:ascii="Times New Roman" w:eastAsia="Times New Roman" w:hAnsi="Times New Roman" w:cs="Times New Roman"/>
          <w:sz w:val="24"/>
          <w:szCs w:val="24"/>
          <w:vertAlign w:val="superscript"/>
        </w:rPr>
        <w:footnoteReference w:id="30"/>
      </w:r>
      <w:r>
        <w:rPr>
          <w:rFonts w:ascii="Times New Roman" w:eastAsia="Times New Roman" w:hAnsi="Times New Roman" w:cs="Times New Roman"/>
          <w:sz w:val="24"/>
          <w:szCs w:val="24"/>
        </w:rPr>
        <w:t xml:space="preserve"> A person who has lodged a statement under this rule shall not, except with leave of the Court, address the Court at the hearing of the appeal.</w:t>
      </w:r>
      <w:r>
        <w:rPr>
          <w:rFonts w:ascii="Times New Roman" w:eastAsia="Times New Roman" w:hAnsi="Times New Roman" w:cs="Times New Roman"/>
          <w:sz w:val="24"/>
          <w:szCs w:val="24"/>
          <w:vertAlign w:val="superscript"/>
        </w:rPr>
        <w:footnoteReference w:id="31"/>
      </w:r>
      <w:r>
        <w:rPr>
          <w:rFonts w:ascii="Times New Roman" w:eastAsia="Times New Roman" w:hAnsi="Times New Roman" w:cs="Times New Roman"/>
          <w:sz w:val="24"/>
          <w:szCs w:val="24"/>
        </w:rPr>
        <w:t xml:space="preserve"> </w:t>
      </w:r>
    </w:p>
    <w:p w14:paraId="00000082"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law on closing arguments in criminal cases is consistent with the practice since the courts insist on presentation of oral arguments in court unless the accused person opts otherwise. </w:t>
      </w:r>
    </w:p>
    <w:p w14:paraId="00000083" w14:textId="77777777" w:rsidR="00E8767D" w:rsidRDefault="00E8767D">
      <w:pPr>
        <w:spacing w:after="0" w:line="240" w:lineRule="auto"/>
        <w:jc w:val="both"/>
        <w:rPr>
          <w:rFonts w:ascii="Times New Roman" w:eastAsia="Times New Roman" w:hAnsi="Times New Roman" w:cs="Times New Roman"/>
          <w:sz w:val="24"/>
          <w:szCs w:val="24"/>
        </w:rPr>
      </w:pPr>
    </w:p>
    <w:p w14:paraId="00000084" w14:textId="77777777" w:rsidR="00E8767D" w:rsidRDefault="00000000">
      <w:pPr>
        <w:numPr>
          <w:ilvl w:val="2"/>
          <w:numId w:val="7"/>
        </w:numPr>
        <w:spacing w:after="0" w:line="240" w:lineRule="auto"/>
        <w:ind w:left="115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 Study of the United States of America</w:t>
      </w:r>
    </w:p>
    <w:p w14:paraId="00000085" w14:textId="77777777" w:rsidR="00E8767D" w:rsidRDefault="00E8767D">
      <w:pPr>
        <w:spacing w:after="0" w:line="240" w:lineRule="auto"/>
        <w:jc w:val="both"/>
        <w:rPr>
          <w:rFonts w:ascii="Times New Roman" w:eastAsia="Times New Roman" w:hAnsi="Times New Roman" w:cs="Times New Roman"/>
          <w:b/>
          <w:sz w:val="24"/>
          <w:szCs w:val="24"/>
        </w:rPr>
      </w:pPr>
    </w:p>
    <w:p w14:paraId="00000086"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United States, closing arguments are confined to matters in issue and to facts shown by competent evidence as was held in   </w:t>
      </w:r>
      <w:r>
        <w:rPr>
          <w:rFonts w:ascii="Times New Roman" w:eastAsia="Times New Roman" w:hAnsi="Times New Roman" w:cs="Times New Roman"/>
          <w:i/>
          <w:color w:val="000000"/>
          <w:sz w:val="24"/>
          <w:szCs w:val="24"/>
        </w:rPr>
        <w:t>H.H. Triplett v. Napier</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footnoteReference w:id="32"/>
      </w:r>
      <w:r>
        <w:rPr>
          <w:rFonts w:ascii="Times New Roman" w:eastAsia="Times New Roman" w:hAnsi="Times New Roman" w:cs="Times New Roman"/>
          <w:color w:val="000000"/>
          <w:sz w:val="24"/>
          <w:szCs w:val="24"/>
        </w:rPr>
        <w:t xml:space="preserve">  Elsewhere, in Horton</w:t>
      </w:r>
      <w:r>
        <w:rPr>
          <w:rFonts w:ascii="Times New Roman" w:eastAsia="Times New Roman" w:hAnsi="Times New Roman" w:cs="Times New Roman"/>
          <w:i/>
          <w:color w:val="000000"/>
          <w:sz w:val="24"/>
          <w:szCs w:val="24"/>
        </w:rPr>
        <w:t xml:space="preserve"> v. Herndon</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footnoteReference w:id="33"/>
      </w:r>
      <w:r>
        <w:rPr>
          <w:rFonts w:ascii="Times New Roman" w:eastAsia="Times New Roman" w:hAnsi="Times New Roman" w:cs="Times New Roman"/>
          <w:color w:val="000000"/>
          <w:sz w:val="24"/>
          <w:szCs w:val="24"/>
        </w:rPr>
        <w:t xml:space="preserve"> the court highlighted that where counsel’s statement is prejudicial or not supported by competent evidence, the court has the discretion to set aside the verdict. </w:t>
      </w:r>
    </w:p>
    <w:p w14:paraId="00000087"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88"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While presenting closing arguments, counsel should not engage in inflammatory appeals in the form of non-factual attacks on the opposing party as was envisaged in </w:t>
      </w:r>
      <w:r>
        <w:rPr>
          <w:rFonts w:ascii="Times New Roman" w:eastAsia="Times New Roman" w:hAnsi="Times New Roman" w:cs="Times New Roman"/>
          <w:i/>
          <w:color w:val="000000"/>
          <w:sz w:val="24"/>
          <w:szCs w:val="24"/>
        </w:rPr>
        <w:t>Blair v. Eblen</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footnoteReference w:id="34"/>
      </w:r>
      <w:r>
        <w:rPr>
          <w:rFonts w:ascii="Times New Roman" w:eastAsia="Times New Roman" w:hAnsi="Times New Roman" w:cs="Times New Roman"/>
          <w:color w:val="000000"/>
          <w:sz w:val="24"/>
          <w:szCs w:val="24"/>
        </w:rPr>
        <w:t xml:space="preserve"> Furthermore, such non-factual attacks on the opposing party may form the basis of a new trial. In </w:t>
      </w:r>
      <w:r>
        <w:rPr>
          <w:rFonts w:ascii="Times New Roman" w:eastAsia="Times New Roman" w:hAnsi="Times New Roman" w:cs="Times New Roman"/>
          <w:i/>
          <w:color w:val="000000"/>
          <w:sz w:val="24"/>
          <w:szCs w:val="24"/>
        </w:rPr>
        <w:t>Boden v. Rogers</w:t>
      </w:r>
      <w:r>
        <w:rPr>
          <w:rFonts w:ascii="Times New Roman" w:eastAsia="Times New Roman" w:hAnsi="Times New Roman" w:cs="Times New Roman"/>
          <w:color w:val="000000"/>
          <w:sz w:val="24"/>
          <w:szCs w:val="24"/>
        </w:rPr>
        <w:t>, 249 S.W.2d 707, 710 (Ky. App. 1952), the court found it improper during the closing argument to refer to the defendant as a “city slicker’ who had gotten rich selling Cadillacs and Oldsmobile.”</w:t>
      </w:r>
    </w:p>
    <w:p w14:paraId="00000089"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8A"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criminal proceedings, some lawyers argue that objecting during the closing argument alienates the jury or may even highlight prejudicial evidence. Others argue that most comments are permissible hence; there is no need to object. The case of </w:t>
      </w:r>
      <w:r>
        <w:rPr>
          <w:rFonts w:ascii="Times New Roman" w:eastAsia="Times New Roman" w:hAnsi="Times New Roman" w:cs="Times New Roman"/>
          <w:i/>
          <w:color w:val="000000"/>
          <w:sz w:val="24"/>
          <w:szCs w:val="24"/>
        </w:rPr>
        <w:t>Bowles v State</w:t>
      </w:r>
      <w:r>
        <w:rPr>
          <w:rFonts w:ascii="Times New Roman" w:eastAsia="Times New Roman" w:hAnsi="Times New Roman" w:cs="Times New Roman"/>
          <w:color w:val="000000"/>
          <w:sz w:val="24"/>
          <w:szCs w:val="24"/>
          <w:vertAlign w:val="superscript"/>
        </w:rPr>
        <w:footnoteReference w:id="35"/>
      </w:r>
      <w:r>
        <w:rPr>
          <w:rFonts w:ascii="Times New Roman" w:eastAsia="Times New Roman" w:hAnsi="Times New Roman" w:cs="Times New Roman"/>
          <w:color w:val="000000"/>
          <w:sz w:val="24"/>
          <w:szCs w:val="24"/>
        </w:rPr>
        <w:t xml:space="preserve"> did support this position. Here, the court found that there was no abuse of the latitude granted during closing arguments when it permitted the prosecutor to read a poem about a cockroach and analogize the cockroach to the defendant. On the </w:t>
      </w:r>
      <w:r>
        <w:rPr>
          <w:rFonts w:ascii="Times New Roman" w:eastAsia="Times New Roman" w:hAnsi="Times New Roman" w:cs="Times New Roman"/>
          <w:color w:val="000000"/>
          <w:sz w:val="24"/>
          <w:szCs w:val="24"/>
        </w:rPr>
        <w:lastRenderedPageBreak/>
        <w:t xml:space="preserve">contrary, the Supreme Court in </w:t>
      </w:r>
      <w:r>
        <w:rPr>
          <w:rFonts w:ascii="Times New Roman" w:eastAsia="Times New Roman" w:hAnsi="Times New Roman" w:cs="Times New Roman"/>
          <w:i/>
          <w:color w:val="000000"/>
          <w:sz w:val="24"/>
          <w:szCs w:val="24"/>
        </w:rPr>
        <w:t>Cooper v. State</w:t>
      </w:r>
      <w:r>
        <w:rPr>
          <w:rFonts w:ascii="Times New Roman" w:eastAsia="Times New Roman" w:hAnsi="Times New Roman" w:cs="Times New Roman"/>
          <w:color w:val="000000"/>
          <w:sz w:val="24"/>
          <w:szCs w:val="24"/>
        </w:rPr>
        <w:t>, reversed the defendant's sentence of life without parole because “the prosecutor's improper remarks hampered the jury's ability to decide dispassionately whether the defendant should receive a term of years rather than life without parole.</w:t>
      </w:r>
    </w:p>
    <w:p w14:paraId="0000008B" w14:textId="77777777" w:rsidR="00E8767D" w:rsidRDefault="00000000">
      <w:pPr>
        <w:pBdr>
          <w:top w:val="nil"/>
          <w:left w:val="nil"/>
          <w:bottom w:val="nil"/>
          <w:right w:val="nil"/>
          <w:between w:val="nil"/>
        </w:pBdr>
        <w:spacing w:before="280"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Rule 29.1 of the </w:t>
      </w:r>
      <w:r>
        <w:rPr>
          <w:rFonts w:ascii="Times New Roman" w:eastAsia="Times New Roman" w:hAnsi="Times New Roman" w:cs="Times New Roman"/>
          <w:i/>
          <w:color w:val="000000"/>
          <w:sz w:val="24"/>
          <w:szCs w:val="24"/>
        </w:rPr>
        <w:t>Federal Rules of Criminal Procedure</w:t>
      </w:r>
      <w:r>
        <w:rPr>
          <w:rFonts w:ascii="Times New Roman" w:eastAsia="Times New Roman" w:hAnsi="Times New Roman" w:cs="Times New Roman"/>
          <w:color w:val="000000"/>
          <w:sz w:val="24"/>
          <w:szCs w:val="24"/>
        </w:rPr>
        <w:t xml:space="preserve"> adopted by the Supreme Court was enacted to ensure a uniform federal practice as to the order of carrying out closing arguments. The reasoning behind the rule was that in order to meet the ends of justice, the defendant should be aware of the prosecution’s arguments on behalf of conviction. This would enable the said defendant to decide on whether to reply, and if he chooses to reply, what issues to reply to.</w:t>
      </w:r>
      <w:r>
        <w:rPr>
          <w:rFonts w:ascii="Times New Roman" w:eastAsia="Times New Roman" w:hAnsi="Times New Roman" w:cs="Times New Roman"/>
          <w:color w:val="000000"/>
          <w:sz w:val="24"/>
          <w:szCs w:val="24"/>
          <w:vertAlign w:val="superscript"/>
        </w:rPr>
        <w:footnoteReference w:id="36"/>
      </w:r>
      <w:r>
        <w:rPr>
          <w:rFonts w:ascii="Times New Roman" w:eastAsia="Times New Roman" w:hAnsi="Times New Roman" w:cs="Times New Roman"/>
          <w:color w:val="000000"/>
          <w:sz w:val="24"/>
          <w:szCs w:val="24"/>
        </w:rPr>
        <w:t xml:space="preserve">   </w:t>
      </w:r>
    </w:p>
    <w:p w14:paraId="0000008C"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8D"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 the Rule, in criminal proceedings, the prosecution or government submits first, followed by the defendant. After which the prosecution has the discretion to reply in rebuttal. This rule however does not envisage a situation where the prosecution waives its initial closing argument.</w:t>
      </w:r>
      <w:r>
        <w:rPr>
          <w:rFonts w:ascii="Times New Roman" w:eastAsia="Times New Roman" w:hAnsi="Times New Roman" w:cs="Times New Roman"/>
          <w:color w:val="000000"/>
          <w:sz w:val="24"/>
          <w:szCs w:val="24"/>
          <w:vertAlign w:val="superscript"/>
        </w:rPr>
        <w:footnoteReference w:id="37"/>
      </w:r>
      <w:r>
        <w:rPr>
          <w:rFonts w:ascii="Times New Roman" w:eastAsia="Times New Roman" w:hAnsi="Times New Roman" w:cs="Times New Roman"/>
          <w:color w:val="000000"/>
          <w:sz w:val="24"/>
          <w:szCs w:val="24"/>
        </w:rPr>
        <w:t xml:space="preserve"> </w:t>
      </w:r>
    </w:p>
    <w:p w14:paraId="0000008E"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8F"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Supreme Court in </w:t>
      </w:r>
      <w:r>
        <w:rPr>
          <w:rFonts w:ascii="Times New Roman" w:eastAsia="Times New Roman" w:hAnsi="Times New Roman" w:cs="Times New Roman"/>
          <w:i/>
          <w:color w:val="000000"/>
          <w:sz w:val="24"/>
          <w:szCs w:val="24"/>
        </w:rPr>
        <w:t>Cooper v. State</w:t>
      </w:r>
      <w:r>
        <w:rPr>
          <w:rFonts w:ascii="Times New Roman" w:eastAsia="Times New Roman" w:hAnsi="Times New Roman" w:cs="Times New Roman"/>
          <w:color w:val="000000"/>
          <w:sz w:val="24"/>
          <w:szCs w:val="24"/>
          <w:vertAlign w:val="superscript"/>
        </w:rPr>
        <w:footnoteReference w:id="38"/>
      </w:r>
      <w:r>
        <w:rPr>
          <w:rFonts w:ascii="Times New Roman" w:eastAsia="Times New Roman" w:hAnsi="Times New Roman" w:cs="Times New Roman"/>
          <w:color w:val="000000"/>
          <w:sz w:val="24"/>
          <w:szCs w:val="24"/>
        </w:rPr>
        <w:t xml:space="preserve"> therefore did lay down three fundamental rules as regards closing arguments. First, a prosecutor cannot request a jury to convict a defendant based on the defendant’s character. The court emphasized that such an act would amount to misconduct and any request by the prosecution to the jury to convict should be solely on the basis of the defendant’s guilt. In addition, the Supreme Court held that during the closing argument, it is also misconduct for the prosecution to request the jury to convict a defendant of a grievous offence other than an alternative and less grievous offence. Such an instance, the court said, would only be allowed where the mitigating factors clearly outweigh the aggravating factors. </w:t>
      </w:r>
    </w:p>
    <w:p w14:paraId="00000090"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91"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Second, a lawyer should not imply that he or she has personal knowledge of the evidence or offer his or her personal opinion as to the credibility of a witness. This position has been adopted in several states such as the state of Indiana under Rule 304(e) of the Indiana Rules of Professional Conduct. There is however an exception to this rule. In </w:t>
      </w:r>
      <w:r>
        <w:rPr>
          <w:rFonts w:ascii="Times New Roman" w:eastAsia="Times New Roman" w:hAnsi="Times New Roman" w:cs="Times New Roman"/>
          <w:i/>
          <w:color w:val="000000"/>
          <w:sz w:val="24"/>
          <w:szCs w:val="24"/>
        </w:rPr>
        <w:t>Lopez v. State,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vertAlign w:val="superscript"/>
        </w:rPr>
        <w:footnoteReference w:id="39"/>
      </w:r>
      <w:r>
        <w:rPr>
          <w:rFonts w:ascii="Times New Roman" w:eastAsia="Times New Roman" w:hAnsi="Times New Roman" w:cs="Times New Roman"/>
          <w:color w:val="000000"/>
          <w:sz w:val="24"/>
          <w:szCs w:val="24"/>
        </w:rPr>
        <w:t xml:space="preserve"> the court was of the opinion that a prosecutor “may comment on the credibility of the witnesses as long as the assertions are based on reasons which arise from the evidence”.</w:t>
      </w:r>
    </w:p>
    <w:p w14:paraId="00000092"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93"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Third, prosecutors are entitled to respond to allegations and inferences raised by the defence even if the prosecutor's response would otherwise be objectionable.</w:t>
      </w:r>
      <w:r>
        <w:rPr>
          <w:rFonts w:ascii="Times New Roman" w:eastAsia="Times New Roman" w:hAnsi="Times New Roman" w:cs="Times New Roman"/>
          <w:color w:val="000000"/>
          <w:sz w:val="24"/>
          <w:szCs w:val="24"/>
          <w:vertAlign w:val="superscript"/>
        </w:rPr>
        <w:footnoteReference w:id="40"/>
      </w:r>
    </w:p>
    <w:p w14:paraId="00000094"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95"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Fourth, the Court did allude to the importance of objecting to improper closing arguments. The court did hold that failure to object to such arguments would result in a waiver. </w:t>
      </w:r>
    </w:p>
    <w:p w14:paraId="00000096"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0000097" w14:textId="77777777" w:rsidR="00E8767D" w:rsidRDefault="00000000">
      <w:pPr>
        <w:numPr>
          <w:ilvl w:val="1"/>
          <w:numId w:val="7"/>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DO’S AND DON’TS : GUIDELINES TO EFFECTIVE SUMMATIONS</w:t>
      </w:r>
    </w:p>
    <w:p w14:paraId="00000098" w14:textId="77777777" w:rsidR="00E8767D" w:rsidRDefault="00E8767D">
      <w:pPr>
        <w:spacing w:after="0" w:line="240" w:lineRule="auto"/>
        <w:jc w:val="both"/>
        <w:rPr>
          <w:rFonts w:ascii="Times New Roman" w:eastAsia="Times New Roman" w:hAnsi="Times New Roman" w:cs="Times New Roman"/>
          <w:sz w:val="24"/>
          <w:szCs w:val="24"/>
        </w:rPr>
      </w:pPr>
    </w:p>
    <w:p w14:paraId="00000099"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following are some of the numerous guidelines of what and what not to do when submitting.</w:t>
      </w:r>
    </w:p>
    <w:p w14:paraId="0000009A" w14:textId="77777777" w:rsidR="00E8767D" w:rsidRDefault="00E8767D">
      <w:pPr>
        <w:spacing w:after="0" w:line="240" w:lineRule="auto"/>
        <w:jc w:val="both"/>
        <w:rPr>
          <w:rFonts w:ascii="Times New Roman" w:eastAsia="Times New Roman" w:hAnsi="Times New Roman" w:cs="Times New Roman"/>
          <w:sz w:val="24"/>
          <w:szCs w:val="24"/>
        </w:rPr>
      </w:pPr>
    </w:p>
    <w:p w14:paraId="0000009B" w14:textId="77777777" w:rsidR="00E8767D" w:rsidRDefault="00000000">
      <w:pPr>
        <w:numPr>
          <w:ilvl w:val="2"/>
          <w:numId w:val="7"/>
        </w:numPr>
        <w:spacing w:after="0" w:line="240" w:lineRule="auto"/>
        <w:ind w:left="1152"/>
        <w:rPr>
          <w:rFonts w:ascii="Times New Roman" w:eastAsia="Times New Roman" w:hAnsi="Times New Roman" w:cs="Times New Roman"/>
          <w:b/>
          <w:sz w:val="24"/>
          <w:szCs w:val="24"/>
        </w:rPr>
      </w:pPr>
      <w:r>
        <w:rPr>
          <w:rFonts w:ascii="Times New Roman" w:eastAsia="Times New Roman" w:hAnsi="Times New Roman" w:cs="Times New Roman"/>
          <w:b/>
          <w:sz w:val="24"/>
          <w:szCs w:val="24"/>
        </w:rPr>
        <w:t>Do’s</w:t>
      </w:r>
    </w:p>
    <w:p w14:paraId="0000009C" w14:textId="77777777" w:rsidR="00E8767D" w:rsidRDefault="00E8767D">
      <w:pPr>
        <w:spacing w:after="0" w:line="240" w:lineRule="auto"/>
        <w:ind w:left="432"/>
        <w:rPr>
          <w:rFonts w:ascii="Times New Roman" w:eastAsia="Times New Roman" w:hAnsi="Times New Roman" w:cs="Times New Roman"/>
          <w:b/>
          <w:sz w:val="24"/>
          <w:szCs w:val="24"/>
        </w:rPr>
      </w:pPr>
    </w:p>
    <w:p w14:paraId="0000009D" w14:textId="77777777" w:rsidR="00E8767D" w:rsidRDefault="00000000">
      <w:pPr>
        <w:numPr>
          <w:ilvl w:val="0"/>
          <w:numId w:val="8"/>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Thank the judge for their patience and attention before formally beginning and give a short summary of the theory of the case and the establishing evidentiary facts; this should be delivered as if one is telling a story.</w:t>
      </w:r>
    </w:p>
    <w:p w14:paraId="0000009E" w14:textId="77777777" w:rsidR="00E8767D" w:rsidRDefault="00000000">
      <w:pPr>
        <w:numPr>
          <w:ilvl w:val="0"/>
          <w:numId w:val="8"/>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Always write it out and practice your closing speech before presenting it but do not cram. Simply allow the thoughts to flow as you present. Remember to tell the court why you should win. Therefore, you ought to anticipate the arguments that will be made by the other side and prepare to rebut those arguments before they are made.</w:t>
      </w:r>
    </w:p>
    <w:p w14:paraId="0000009F" w14:textId="77777777" w:rsidR="00E8767D" w:rsidRDefault="00000000">
      <w:pPr>
        <w:numPr>
          <w:ilvl w:val="0"/>
          <w:numId w:val="8"/>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Employ body language:-Vary your voice when speaking; use purposeful gesticulation; where practicable, use a shared image where possible to control the judge’s perception. Make eye contact with the bench.</w:t>
      </w:r>
    </w:p>
    <w:p w14:paraId="000000A0" w14:textId="77777777" w:rsidR="00E8767D" w:rsidRDefault="00000000">
      <w:pPr>
        <w:numPr>
          <w:ilvl w:val="0"/>
          <w:numId w:val="8"/>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Keep it simple and show the way to persuade the court. Note to use simple and plain language. If complex terms must be used, they must be fully explained and defined.</w:t>
      </w:r>
    </w:p>
    <w:p w14:paraId="000000A1" w14:textId="77777777" w:rsidR="00E8767D" w:rsidRDefault="00000000">
      <w:pPr>
        <w:numPr>
          <w:ilvl w:val="0"/>
          <w:numId w:val="8"/>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the law to the facts and issues objectively noting to support yourself with case law, rules of equity and where applicable the practice.</w:t>
      </w:r>
    </w:p>
    <w:p w14:paraId="000000A2" w14:textId="77777777" w:rsidR="00E8767D" w:rsidRDefault="00000000">
      <w:pPr>
        <w:numPr>
          <w:ilvl w:val="0"/>
          <w:numId w:val="8"/>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 sincere and avoid arguing inconsistent theories.</w:t>
      </w:r>
    </w:p>
    <w:p w14:paraId="000000A3" w14:textId="77777777" w:rsidR="00E8767D" w:rsidRDefault="00000000">
      <w:pPr>
        <w:numPr>
          <w:ilvl w:val="0"/>
          <w:numId w:val="8"/>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Choose language carefully noting to be clear and organized.</w:t>
      </w:r>
    </w:p>
    <w:p w14:paraId="000000A4" w14:textId="77777777" w:rsidR="00E8767D" w:rsidRDefault="00000000">
      <w:pPr>
        <w:numPr>
          <w:ilvl w:val="0"/>
          <w:numId w:val="8"/>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Start strong and end strong.</w:t>
      </w:r>
    </w:p>
    <w:p w14:paraId="000000A5" w14:textId="77777777" w:rsidR="00E8767D" w:rsidRDefault="00E8767D">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0A6" w14:textId="77777777" w:rsidR="00E8767D" w:rsidRDefault="00000000">
      <w:pPr>
        <w:numPr>
          <w:ilvl w:val="2"/>
          <w:numId w:val="7"/>
        </w:numPr>
        <w:pBdr>
          <w:top w:val="nil"/>
          <w:left w:val="nil"/>
          <w:bottom w:val="nil"/>
          <w:right w:val="nil"/>
          <w:between w:val="nil"/>
        </w:pBdr>
        <w:spacing w:after="0" w:line="240" w:lineRule="auto"/>
        <w:ind w:left="115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Don’ts</w:t>
      </w:r>
    </w:p>
    <w:p w14:paraId="000000A7" w14:textId="77777777" w:rsidR="00E8767D" w:rsidRDefault="00E8767D">
      <w:pPr>
        <w:pBdr>
          <w:top w:val="nil"/>
          <w:left w:val="nil"/>
          <w:bottom w:val="nil"/>
          <w:right w:val="nil"/>
          <w:between w:val="nil"/>
        </w:pBdr>
        <w:spacing w:after="0" w:line="240" w:lineRule="auto"/>
        <w:ind w:left="432"/>
        <w:jc w:val="both"/>
        <w:rPr>
          <w:rFonts w:ascii="Times New Roman" w:eastAsia="Times New Roman" w:hAnsi="Times New Roman" w:cs="Times New Roman"/>
          <w:b/>
          <w:color w:val="000000"/>
          <w:sz w:val="24"/>
          <w:szCs w:val="24"/>
        </w:rPr>
      </w:pPr>
    </w:p>
    <w:p w14:paraId="000000A8"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make personal attacks on the opposing counsel. This is unethical.</w:t>
      </w:r>
    </w:p>
    <w:p w14:paraId="000000A9"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appear to be angry with the witness/witnesses.</w:t>
      </w:r>
    </w:p>
    <w:p w14:paraId="000000AA"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not give personal statements about yourself. </w:t>
      </w:r>
    </w:p>
    <w:p w14:paraId="000000AB"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Avoid rhetoric questions.</w:t>
      </w:r>
    </w:p>
    <w:p w14:paraId="000000AC"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not speak slowly; rather, have tone and pace variation so as to capture full the attention of the fact finder. The last thing you want is to be boring! </w:t>
      </w:r>
    </w:p>
    <w:p w14:paraId="000000AD"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repeat or regurgitate facts. Try and explain the facts from different angles</w:t>
      </w:r>
    </w:p>
    <w:p w14:paraId="000000AE"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Avoid dramatics that you see on television by actors who mimic lawyers by clapping, stumping feet or thumping tables. This is not necessary and adds no value to your case. In fact, it may annoy or irritate the fact finder.</w:t>
      </w:r>
    </w:p>
    <w:p w14:paraId="000000AF"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Refrain from too much hand movement. Remember that you want the fact finder’s undivided attention to be on your closing speech.</w:t>
      </w:r>
    </w:p>
    <w:p w14:paraId="000000B0"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attempt to be humorous unless you are very good and tactical at it. You do not to appear ignorant of the serious nature of the case.</w:t>
      </w:r>
    </w:p>
    <w:p w14:paraId="000000B1"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 not introduce any new evidence which was not adduced at the trial. </w:t>
      </w:r>
    </w:p>
    <w:p w14:paraId="000000B2"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Never assume that the fact finder has missed a point.</w:t>
      </w:r>
    </w:p>
    <w:p w14:paraId="000000B3"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 careful not to assume that you can give closing arguments without writing it down. You may forget or mix up important facts that determine the fate of your case.</w:t>
      </w:r>
    </w:p>
    <w:p w14:paraId="000000B4"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try and make a decision for the fact finder. That is not your job! Simply persuade the fact finder to find a decision favorable to your client.</w:t>
      </w:r>
    </w:p>
    <w:p w14:paraId="000000B5"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 not make appeals to sympathy e.g. referring to the tears of the victim’s parents or referring to the victim’s recent heart attack.</w:t>
      </w:r>
    </w:p>
    <w:p w14:paraId="000000B6"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appeal to racial or religious prejudice and neither attempt to give xenophobic arguments against foreigners.</w:t>
      </w:r>
    </w:p>
    <w:p w14:paraId="000000B7"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not ask the fact finder for vengeance against the defendant or accused person/opposing party.</w:t>
      </w:r>
    </w:p>
    <w:p w14:paraId="000000B8" w14:textId="77777777" w:rsidR="00E8767D" w:rsidRDefault="00000000">
      <w:pPr>
        <w:numPr>
          <w:ilvl w:val="0"/>
          <w:numId w:val="9"/>
        </w:num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Resist from asking the fact finder to make an example out of the opposing party by punishing him/her severely</w:t>
      </w:r>
    </w:p>
    <w:p w14:paraId="000000B9" w14:textId="77777777" w:rsidR="00E8767D" w:rsidRDefault="00E8767D">
      <w:pPr>
        <w:spacing w:after="0" w:line="240" w:lineRule="auto"/>
        <w:jc w:val="both"/>
        <w:rPr>
          <w:rFonts w:ascii="Times New Roman" w:eastAsia="Times New Roman" w:hAnsi="Times New Roman" w:cs="Times New Roman"/>
          <w:sz w:val="24"/>
          <w:szCs w:val="24"/>
        </w:rPr>
      </w:pPr>
    </w:p>
    <w:p w14:paraId="000000BA" w14:textId="77777777" w:rsidR="00E8767D" w:rsidRDefault="00E8767D">
      <w:pPr>
        <w:spacing w:after="0" w:line="240" w:lineRule="auto"/>
        <w:jc w:val="both"/>
        <w:rPr>
          <w:rFonts w:ascii="Times New Roman" w:eastAsia="Times New Roman" w:hAnsi="Times New Roman" w:cs="Times New Roman"/>
          <w:sz w:val="24"/>
          <w:szCs w:val="24"/>
        </w:rPr>
      </w:pPr>
    </w:p>
    <w:p w14:paraId="000000BB" w14:textId="77777777" w:rsidR="00E8767D" w:rsidRDefault="00000000">
      <w:pPr>
        <w:numPr>
          <w:ilvl w:val="1"/>
          <w:numId w:val="7"/>
        </w:numPr>
        <w:spacing w:after="0" w:line="240" w:lineRule="auto"/>
        <w:ind w:left="3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 AND RECOMMENDATIONS</w:t>
      </w:r>
    </w:p>
    <w:p w14:paraId="000000BC" w14:textId="77777777" w:rsidR="00E8767D" w:rsidRDefault="00E8767D">
      <w:pPr>
        <w:spacing w:after="0" w:line="240" w:lineRule="auto"/>
        <w:jc w:val="both"/>
        <w:rPr>
          <w:rFonts w:ascii="Times New Roman" w:eastAsia="Times New Roman" w:hAnsi="Times New Roman" w:cs="Times New Roman"/>
          <w:sz w:val="24"/>
          <w:szCs w:val="24"/>
        </w:rPr>
      </w:pPr>
    </w:p>
    <w:p w14:paraId="000000BD"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That there is non-uniformity in the field of closing arguments in Kenya is the finding of this study. The paper has uncovered that civil practice seems to have come under certain regulations whereas its criminal counterpart continues to edge on court holdings and the circumstances founding at the time. To this end, therefore, the research recommends an approach akin to the system in the USA. There is need for a uniform Code of practice to lay open the required standard to be adopted by all courts as the cases may allow. This may not only help in the long yearned for expeditious disposal of cases but it may also bring about a sense of certainty in the adversarial oriented court regime.</w:t>
      </w:r>
    </w:p>
    <w:p w14:paraId="000000BE" w14:textId="77777777" w:rsidR="00E8767D" w:rsidRDefault="00E8767D">
      <w:pPr>
        <w:spacing w:after="0" w:line="240" w:lineRule="auto"/>
        <w:jc w:val="both"/>
        <w:rPr>
          <w:rFonts w:ascii="Times New Roman" w:eastAsia="Times New Roman" w:hAnsi="Times New Roman" w:cs="Times New Roman"/>
          <w:sz w:val="24"/>
          <w:szCs w:val="24"/>
        </w:rPr>
      </w:pPr>
    </w:p>
    <w:p w14:paraId="000000BF"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Though there seems to be light at the end of the tunnel sparked by the reformist rules on expeditious disposal of cases under </w:t>
      </w:r>
      <w:r>
        <w:rPr>
          <w:rFonts w:ascii="Times New Roman" w:eastAsia="Times New Roman" w:hAnsi="Times New Roman" w:cs="Times New Roman"/>
          <w:i/>
          <w:sz w:val="24"/>
          <w:szCs w:val="24"/>
        </w:rPr>
        <w:t>Legal Notice No. 8167</w:t>
      </w:r>
      <w:r>
        <w:rPr>
          <w:rFonts w:ascii="Times New Roman" w:eastAsia="Times New Roman" w:hAnsi="Times New Roman" w:cs="Times New Roman"/>
          <w:sz w:val="24"/>
          <w:szCs w:val="24"/>
        </w:rPr>
        <w:t>, that light might turn out to be that of an oncoming train, rather than that of hope, and thus spelling a grisly crash with the legal system. The rules as such seem to be merely regulatory than enforcing. Whichever system the rules committee would wish to adopt, it is high recommended that the same be injected with the ‘good blood’ of sanctions. Positivism would require that every man made law must, and not “ought”, to be accompanied by sanctions. The Rules ought not to “encourage” the courts but to compel both the courts and the parties to do that which is spelt therein. Again, that may help bring about certainty in the Kenyan legal system.</w:t>
      </w:r>
    </w:p>
    <w:p w14:paraId="000000C0" w14:textId="77777777" w:rsidR="00E8767D" w:rsidRDefault="00E8767D">
      <w:pPr>
        <w:spacing w:after="0" w:line="240" w:lineRule="auto"/>
        <w:jc w:val="both"/>
        <w:rPr>
          <w:rFonts w:ascii="Times New Roman" w:eastAsia="Times New Roman" w:hAnsi="Times New Roman" w:cs="Times New Roman"/>
          <w:sz w:val="24"/>
          <w:szCs w:val="24"/>
        </w:rPr>
      </w:pPr>
    </w:p>
    <w:p w14:paraId="000000C1"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Thirdly, criminal cases call for massive education and skills in this field. Practice has exposed it that the prosecutors do not really study the law nor prepare adequately for this crucial exercise. In most cases the State has ended up losing major cases. Core among the reasons has been that the prosecution lacked in sufficient evidence and failed to prove its case beyond all reasonable doubt. However, most of these failed cases found themselves on inadequate persuasion of the court. There is need to integrate advocates in to the prosecution department. Most of the prosecutors are police officers who have received inadequate know how in complex fields of the law; for instance in corporate criminal liability, money laundering, public international law and terrorism among others.</w:t>
      </w:r>
    </w:p>
    <w:p w14:paraId="000000C2" w14:textId="77777777" w:rsidR="00E8767D" w:rsidRDefault="00E8767D">
      <w:pPr>
        <w:spacing w:after="0" w:line="240" w:lineRule="auto"/>
        <w:jc w:val="both"/>
        <w:rPr>
          <w:rFonts w:ascii="Times New Roman" w:eastAsia="Times New Roman" w:hAnsi="Times New Roman" w:cs="Times New Roman"/>
          <w:sz w:val="24"/>
          <w:szCs w:val="24"/>
        </w:rPr>
      </w:pPr>
    </w:p>
    <w:p w14:paraId="000000C3" w14:textId="77777777" w:rsidR="00E8767D"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said and done, summations present the final opportunity to salvage ones case. The same should, therefore, bear one’s own ‘stamp’. Filled with a variety of techniques, summations can either damage or build one’s case. That then calls for careful consideration of every step in the preparation of the same. At least, justice must not only be done, but must also be seen to be done.</w:t>
      </w:r>
    </w:p>
    <w:p w14:paraId="000000C4" w14:textId="77777777" w:rsidR="00E8767D" w:rsidRDefault="00000000">
      <w:pPr>
        <w:spacing w:after="0" w:line="240" w:lineRule="auto"/>
        <w:jc w:val="both"/>
        <w:rPr>
          <w:rFonts w:ascii="Times New Roman" w:eastAsia="Times New Roman" w:hAnsi="Times New Roman" w:cs="Times New Roman"/>
          <w:sz w:val="24"/>
          <w:szCs w:val="24"/>
        </w:rPr>
      </w:pPr>
      <w:r>
        <w:br w:type="page"/>
      </w:r>
      <w:r>
        <w:rPr>
          <w:rFonts w:ascii="Times New Roman" w:eastAsia="Times New Roman" w:hAnsi="Times New Roman" w:cs="Times New Roman"/>
          <w:b/>
          <w:sz w:val="24"/>
          <w:szCs w:val="24"/>
        </w:rPr>
        <w:lastRenderedPageBreak/>
        <w:t>BIBLIOGRAPHY</w:t>
      </w:r>
    </w:p>
    <w:p w14:paraId="000000C5"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00000C6"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Books</w:t>
      </w:r>
    </w:p>
    <w:p w14:paraId="000000C7"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00000C8" w14:textId="77777777" w:rsidR="00E8767D" w:rsidRDefault="00000000">
      <w:pPr>
        <w:numPr>
          <w:ilvl w:val="0"/>
          <w:numId w:val="1"/>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 Murphy &amp; D. Barnard, </w:t>
      </w:r>
      <w:r>
        <w:rPr>
          <w:rFonts w:ascii="Times New Roman" w:eastAsia="Times New Roman" w:hAnsi="Times New Roman" w:cs="Times New Roman"/>
          <w:i/>
          <w:color w:val="000000"/>
          <w:sz w:val="24"/>
          <w:szCs w:val="24"/>
        </w:rPr>
        <w:t>Evidence &amp; Advocacy</w:t>
      </w:r>
      <w:r>
        <w:rPr>
          <w:rFonts w:ascii="Times New Roman" w:eastAsia="Times New Roman" w:hAnsi="Times New Roman" w:cs="Times New Roman"/>
          <w:color w:val="000000"/>
          <w:sz w:val="24"/>
          <w:szCs w:val="24"/>
        </w:rPr>
        <w:t xml:space="preserve"> (1986) 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ed. Blackstone press, London.</w:t>
      </w:r>
    </w:p>
    <w:p w14:paraId="000000C9"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00000CA"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Journals </w:t>
      </w:r>
    </w:p>
    <w:p w14:paraId="000000CB"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00000CC" w14:textId="77777777" w:rsidR="00E8767D" w:rsidRDefault="00000000">
      <w:pPr>
        <w:numPr>
          <w:ilvl w:val="0"/>
          <w:numId w:val="2"/>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Hong, ‘A Theory of Final Argument in Civil Trials,’ </w:t>
      </w:r>
      <w:r>
        <w:rPr>
          <w:rFonts w:ascii="Times New Roman" w:eastAsia="Times New Roman" w:hAnsi="Times New Roman" w:cs="Times New Roman"/>
          <w:i/>
          <w:color w:val="000000"/>
          <w:sz w:val="24"/>
          <w:szCs w:val="24"/>
        </w:rPr>
        <w:t>Hamline L. Rev</w:t>
      </w:r>
      <w:r>
        <w:rPr>
          <w:rFonts w:ascii="Times New Roman" w:eastAsia="Times New Roman" w:hAnsi="Times New Roman" w:cs="Times New Roman"/>
          <w:color w:val="000000"/>
          <w:sz w:val="24"/>
          <w:szCs w:val="24"/>
        </w:rPr>
        <w:t>. (1997) vol.21 p 31.</w:t>
      </w:r>
    </w:p>
    <w:p w14:paraId="000000CD" w14:textId="77777777" w:rsidR="00E8767D" w:rsidRDefault="00000000">
      <w:pPr>
        <w:numPr>
          <w:ilvl w:val="0"/>
          <w:numId w:val="2"/>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Meyer, ‘Making the Narrative Move: Observations Based upon Reading Gerry Spence's Closing Argument in the Estate of </w:t>
      </w:r>
      <w:r>
        <w:rPr>
          <w:rFonts w:ascii="Times New Roman" w:eastAsia="Times New Roman" w:hAnsi="Times New Roman" w:cs="Times New Roman"/>
          <w:i/>
          <w:color w:val="000000"/>
          <w:sz w:val="24"/>
          <w:szCs w:val="24"/>
        </w:rPr>
        <w:t>Karen Silkwood v. Kerr-McGee, Inc</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Clinical L. Rev</w:t>
      </w:r>
      <w:r>
        <w:rPr>
          <w:rFonts w:ascii="Times New Roman" w:eastAsia="Times New Roman" w:hAnsi="Times New Roman" w:cs="Times New Roman"/>
          <w:color w:val="000000"/>
          <w:sz w:val="24"/>
          <w:szCs w:val="24"/>
        </w:rPr>
        <w:t>. (2002) vol. 9 pp 219-378.</w:t>
      </w:r>
    </w:p>
    <w:p w14:paraId="000000CE" w14:textId="77777777" w:rsidR="00E8767D" w:rsidRDefault="00000000">
      <w:pPr>
        <w:numPr>
          <w:ilvl w:val="0"/>
          <w:numId w:val="2"/>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Tanford, ‘The Limits of Closing Argument,’ </w:t>
      </w:r>
      <w:r>
        <w:rPr>
          <w:rFonts w:ascii="Times New Roman" w:eastAsia="Times New Roman" w:hAnsi="Times New Roman" w:cs="Times New Roman"/>
          <w:i/>
          <w:color w:val="000000"/>
          <w:sz w:val="24"/>
          <w:szCs w:val="24"/>
        </w:rPr>
        <w:t>Indiana Civil Lit. Rev</w:t>
      </w:r>
      <w:r>
        <w:rPr>
          <w:rFonts w:ascii="Times New Roman" w:eastAsia="Times New Roman" w:hAnsi="Times New Roman" w:cs="Times New Roman"/>
          <w:color w:val="000000"/>
          <w:sz w:val="24"/>
          <w:szCs w:val="24"/>
        </w:rPr>
        <w:t xml:space="preserve">. (2004) vol.1 pp101-198. </w:t>
      </w:r>
    </w:p>
    <w:p w14:paraId="000000CF" w14:textId="77777777" w:rsidR="00E8767D" w:rsidRDefault="00000000">
      <w:pPr>
        <w:numPr>
          <w:ilvl w:val="0"/>
          <w:numId w:val="2"/>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Watts &amp; Gowan, ‘Closing Arguments from a Plaintiff's Perspective,’ </w:t>
      </w:r>
      <w:r>
        <w:rPr>
          <w:rFonts w:ascii="Times New Roman" w:eastAsia="Times New Roman" w:hAnsi="Times New Roman" w:cs="Times New Roman"/>
          <w:i/>
          <w:color w:val="000000"/>
          <w:sz w:val="24"/>
          <w:szCs w:val="24"/>
        </w:rPr>
        <w:t>Am. J. Trial Advoc</w:t>
      </w:r>
      <w:r>
        <w:rPr>
          <w:rFonts w:ascii="Times New Roman" w:eastAsia="Times New Roman" w:hAnsi="Times New Roman" w:cs="Times New Roman"/>
          <w:color w:val="000000"/>
          <w:sz w:val="24"/>
          <w:szCs w:val="24"/>
        </w:rPr>
        <w:t>. (2003) vol. 26.</w:t>
      </w:r>
    </w:p>
    <w:p w14:paraId="000000D0"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00000D1"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Legislation</w:t>
      </w:r>
    </w:p>
    <w:p w14:paraId="000000D2" w14:textId="77777777" w:rsidR="00E8767D" w:rsidRDefault="00E8767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00000D3" w14:textId="77777777" w:rsidR="00E8767D" w:rsidRDefault="00000000">
      <w:pPr>
        <w:numPr>
          <w:ilvl w:val="0"/>
          <w:numId w:val="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Civil Procedure Rule 2010</w:t>
      </w:r>
      <w:r>
        <w:rPr>
          <w:rFonts w:ascii="Times New Roman" w:eastAsia="Times New Roman" w:hAnsi="Times New Roman" w:cs="Times New Roman"/>
          <w:color w:val="000000"/>
          <w:sz w:val="24"/>
          <w:szCs w:val="24"/>
        </w:rPr>
        <w:t>.</w:t>
      </w:r>
    </w:p>
    <w:p w14:paraId="000000D4" w14:textId="77777777" w:rsidR="00E8767D" w:rsidRDefault="00000000">
      <w:pPr>
        <w:numPr>
          <w:ilvl w:val="0"/>
          <w:numId w:val="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Constitution of Kenya.</w:t>
      </w:r>
    </w:p>
    <w:p w14:paraId="000000D5" w14:textId="77777777" w:rsidR="00E8767D" w:rsidRDefault="00000000">
      <w:pPr>
        <w:numPr>
          <w:ilvl w:val="0"/>
          <w:numId w:val="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Court of Appeal Rules, 2010</w:t>
      </w:r>
      <w:r>
        <w:rPr>
          <w:rFonts w:ascii="Times New Roman" w:eastAsia="Times New Roman" w:hAnsi="Times New Roman" w:cs="Times New Roman"/>
          <w:color w:val="000000"/>
          <w:sz w:val="24"/>
          <w:szCs w:val="24"/>
        </w:rPr>
        <w:t xml:space="preserve"> .</w:t>
      </w:r>
    </w:p>
    <w:p w14:paraId="000000D6" w14:textId="77777777" w:rsidR="00E8767D" w:rsidRDefault="00000000">
      <w:pPr>
        <w:numPr>
          <w:ilvl w:val="0"/>
          <w:numId w:val="4"/>
        </w:numPr>
        <w:pBdr>
          <w:top w:val="nil"/>
          <w:left w:val="nil"/>
          <w:bottom w:val="nil"/>
          <w:right w:val="nil"/>
          <w:between w:val="nil"/>
        </w:pBdr>
        <w:spacing w:after="0" w:line="240" w:lineRule="auto"/>
        <w:ind w:left="36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Criminal Procedure code,</w:t>
      </w:r>
      <w:r>
        <w:rPr>
          <w:rFonts w:ascii="Times New Roman" w:eastAsia="Times New Roman" w:hAnsi="Times New Roman" w:cs="Times New Roman"/>
          <w:color w:val="000000"/>
          <w:sz w:val="24"/>
          <w:szCs w:val="24"/>
        </w:rPr>
        <w:t xml:space="preserve"> Cap. 7</w:t>
      </w:r>
      <w:r>
        <w:rPr>
          <w:rFonts w:ascii="Times New Roman" w:eastAsia="Times New Roman" w:hAnsi="Times New Roman" w:cs="Times New Roman"/>
          <w:i/>
          <w:color w:val="000000"/>
          <w:sz w:val="24"/>
          <w:szCs w:val="24"/>
        </w:rPr>
        <w:t>5.</w:t>
      </w:r>
    </w:p>
    <w:p w14:paraId="000000D7" w14:textId="77777777" w:rsidR="00E8767D" w:rsidRDefault="00000000">
      <w:pPr>
        <w:numPr>
          <w:ilvl w:val="0"/>
          <w:numId w:val="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Federal Rules of Criminal Procedure (USA).</w:t>
      </w:r>
    </w:p>
    <w:p w14:paraId="000000D8" w14:textId="77777777" w:rsidR="00E8767D" w:rsidRDefault="00000000">
      <w:pPr>
        <w:numPr>
          <w:ilvl w:val="0"/>
          <w:numId w:val="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Judicature Act</w:t>
      </w:r>
      <w:r>
        <w:rPr>
          <w:rFonts w:ascii="Times New Roman" w:eastAsia="Times New Roman" w:hAnsi="Times New Roman" w:cs="Times New Roman"/>
          <w:color w:val="000000"/>
          <w:sz w:val="24"/>
          <w:szCs w:val="24"/>
        </w:rPr>
        <w:t>, Cap. 8.</w:t>
      </w:r>
    </w:p>
    <w:p w14:paraId="000000D9" w14:textId="77777777" w:rsidR="00E8767D" w:rsidRDefault="00000000">
      <w:pPr>
        <w:numPr>
          <w:ilvl w:val="0"/>
          <w:numId w:val="4"/>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Practice Directions on Expeditious Disposal of Cases </w:t>
      </w:r>
      <w:r>
        <w:rPr>
          <w:rFonts w:ascii="Times New Roman" w:eastAsia="Times New Roman" w:hAnsi="Times New Roman" w:cs="Times New Roman"/>
          <w:color w:val="000000"/>
          <w:sz w:val="24"/>
          <w:szCs w:val="24"/>
        </w:rPr>
        <w:t>Legal Notice No.8167 of 2008.</w:t>
      </w:r>
    </w:p>
    <w:p w14:paraId="000000DA" w14:textId="77777777" w:rsidR="00E8767D" w:rsidRDefault="00E8767D">
      <w:pPr>
        <w:spacing w:line="240" w:lineRule="auto"/>
        <w:jc w:val="both"/>
        <w:rPr>
          <w:rFonts w:ascii="Times New Roman" w:eastAsia="Times New Roman" w:hAnsi="Times New Roman" w:cs="Times New Roman"/>
          <w:b/>
          <w:sz w:val="24"/>
          <w:szCs w:val="24"/>
        </w:rPr>
      </w:pPr>
    </w:p>
    <w:p w14:paraId="000000DB" w14:textId="77777777" w:rsidR="00E8767D" w:rsidRDefault="00000000">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Case Law</w:t>
      </w:r>
    </w:p>
    <w:p w14:paraId="000000DC"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Akhuya vs. Republic </w:t>
      </w:r>
      <w:r>
        <w:rPr>
          <w:rFonts w:ascii="Times New Roman" w:eastAsia="Times New Roman" w:hAnsi="Times New Roman" w:cs="Times New Roman"/>
          <w:color w:val="000000"/>
          <w:sz w:val="24"/>
          <w:szCs w:val="24"/>
        </w:rPr>
        <w:t xml:space="preserve"> Criminal Appeal Number 42 of 2002.</w:t>
      </w:r>
    </w:p>
    <w:p w14:paraId="000000DD"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Blair v. Eblen</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 461 S.W.2d 370, 374 (Ky. App. 1970).</w:t>
      </w:r>
    </w:p>
    <w:p w14:paraId="000000DE"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Boden v. Rogers</w:t>
      </w:r>
      <w:r>
        <w:rPr>
          <w:rFonts w:ascii="Times New Roman" w:eastAsia="Times New Roman" w:hAnsi="Times New Roman" w:cs="Times New Roman"/>
          <w:color w:val="000000"/>
          <w:sz w:val="24"/>
          <w:szCs w:val="24"/>
        </w:rPr>
        <w:t>, 249 S.W.2d 707, 710 (Ky. App. 1952).</w:t>
      </w:r>
    </w:p>
    <w:p w14:paraId="000000DF"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Cooper v. State</w:t>
      </w:r>
      <w:r>
        <w:rPr>
          <w:rFonts w:ascii="Times New Roman" w:eastAsia="Times New Roman" w:hAnsi="Times New Roman" w:cs="Times New Roman"/>
          <w:color w:val="000000"/>
          <w:sz w:val="24"/>
          <w:szCs w:val="24"/>
        </w:rPr>
        <w:t>, 854 N.E.2d 831 (Ind. 2006).</w:t>
      </w:r>
    </w:p>
    <w:p w14:paraId="000000E0"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H.H. Triplett v. Napier</w:t>
      </w:r>
      <w:r>
        <w:rPr>
          <w:rFonts w:ascii="Times New Roman" w:eastAsia="Times New Roman" w:hAnsi="Times New Roman" w:cs="Times New Roman"/>
          <w:color w:val="000000"/>
          <w:sz w:val="24"/>
          <w:szCs w:val="24"/>
        </w:rPr>
        <w:t xml:space="preserve"> 286 S.W.2d 87, 90 (Ky. App. 1955).</w:t>
      </w:r>
    </w:p>
    <w:p w14:paraId="000000E1"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Humbelwa Muchocho and Anor v Republic </w:t>
      </w:r>
      <w:r>
        <w:rPr>
          <w:rFonts w:ascii="Times New Roman" w:eastAsia="Times New Roman" w:hAnsi="Times New Roman" w:cs="Times New Roman"/>
          <w:color w:val="000000"/>
          <w:sz w:val="24"/>
          <w:szCs w:val="24"/>
        </w:rPr>
        <w:t xml:space="preserve"> Criminal Appeal Number 24 of 2003.</w:t>
      </w:r>
    </w:p>
    <w:p w14:paraId="000000E2"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Joseph Mbebi v R</w:t>
      </w:r>
      <w:r>
        <w:rPr>
          <w:rFonts w:ascii="Times New Roman" w:eastAsia="Times New Roman" w:hAnsi="Times New Roman" w:cs="Times New Roman"/>
          <w:color w:val="000000"/>
          <w:sz w:val="24"/>
          <w:szCs w:val="24"/>
        </w:rPr>
        <w:t xml:space="preserve"> (1957)EA 426.</w:t>
      </w:r>
    </w:p>
    <w:p w14:paraId="000000E3"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Lopez v. State</w:t>
      </w:r>
      <w:r>
        <w:rPr>
          <w:rFonts w:ascii="Times New Roman" w:eastAsia="Times New Roman" w:hAnsi="Times New Roman" w:cs="Times New Roman"/>
          <w:color w:val="000000"/>
          <w:sz w:val="24"/>
          <w:szCs w:val="24"/>
        </w:rPr>
        <w:t xml:space="preserve"> 527 N.E.2d 1119, 1127 (Ind. 1988).</w:t>
      </w:r>
    </w:p>
    <w:p w14:paraId="000000E4"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Salim Dean v Republic.</w:t>
      </w:r>
      <w:r>
        <w:rPr>
          <w:rFonts w:ascii="Times New Roman" w:eastAsia="Times New Roman" w:hAnsi="Times New Roman" w:cs="Times New Roman"/>
          <w:color w:val="000000"/>
          <w:sz w:val="24"/>
          <w:szCs w:val="24"/>
        </w:rPr>
        <w:t xml:space="preserve"> [1966] EA 272.</w:t>
      </w:r>
    </w:p>
    <w:p w14:paraId="000000E5"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United States of America v Hugo Sarmiento</w:t>
      </w:r>
      <w:r>
        <w:rPr>
          <w:rFonts w:ascii="Times New Roman" w:eastAsia="Times New Roman" w:hAnsi="Times New Roman" w:cs="Times New Roman"/>
          <w:color w:val="000000"/>
          <w:sz w:val="24"/>
          <w:szCs w:val="24"/>
        </w:rPr>
        <w:t xml:space="preserve"> (1984) 744 F. 2d 755.</w:t>
      </w:r>
    </w:p>
    <w:p w14:paraId="000000E6" w14:textId="77777777" w:rsidR="00E8767D" w:rsidRDefault="00000000">
      <w:pPr>
        <w:numPr>
          <w:ilvl w:val="0"/>
          <w:numId w:val="5"/>
        </w:numPr>
        <w:pBdr>
          <w:top w:val="nil"/>
          <w:left w:val="nil"/>
          <w:bottom w:val="nil"/>
          <w:right w:val="nil"/>
          <w:between w:val="nil"/>
        </w:pBdr>
        <w:spacing w:after="0" w:line="240" w:lineRule="auto"/>
        <w:ind w:left="36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Woolmington v. DPP</w:t>
      </w:r>
      <w:r>
        <w:rPr>
          <w:rFonts w:ascii="Times New Roman" w:eastAsia="Times New Roman" w:hAnsi="Times New Roman" w:cs="Times New Roman"/>
          <w:color w:val="000000"/>
          <w:sz w:val="24"/>
          <w:szCs w:val="24"/>
        </w:rPr>
        <w:t xml:space="preserve"> [1935] AC 462 HL (E).</w:t>
      </w:r>
    </w:p>
    <w:p w14:paraId="000000E7" w14:textId="77777777" w:rsidR="00E8767D" w:rsidRDefault="00E8767D">
      <w:pPr>
        <w:pBdr>
          <w:top w:val="nil"/>
          <w:left w:val="nil"/>
          <w:bottom w:val="nil"/>
          <w:right w:val="nil"/>
          <w:between w:val="nil"/>
        </w:pBdr>
        <w:spacing w:after="0" w:line="240" w:lineRule="auto"/>
        <w:ind w:left="720"/>
        <w:jc w:val="both"/>
        <w:rPr>
          <w:rFonts w:ascii="Times New Roman" w:eastAsia="Times New Roman" w:hAnsi="Times New Roman" w:cs="Times New Roman"/>
          <w:i/>
          <w:color w:val="000000"/>
          <w:sz w:val="24"/>
          <w:szCs w:val="24"/>
        </w:rPr>
      </w:pPr>
    </w:p>
    <w:p w14:paraId="000000E8" w14:textId="77777777" w:rsidR="00E8767D" w:rsidRDefault="00E8767D">
      <w:pPr>
        <w:pBdr>
          <w:top w:val="nil"/>
          <w:left w:val="nil"/>
          <w:bottom w:val="nil"/>
          <w:right w:val="nil"/>
          <w:between w:val="nil"/>
        </w:pBdr>
        <w:spacing w:after="0" w:line="240" w:lineRule="auto"/>
        <w:ind w:left="720"/>
        <w:jc w:val="both"/>
        <w:rPr>
          <w:rFonts w:ascii="Times New Roman" w:eastAsia="Times New Roman" w:hAnsi="Times New Roman" w:cs="Times New Roman"/>
          <w:i/>
          <w:color w:val="000000"/>
          <w:sz w:val="24"/>
          <w:szCs w:val="24"/>
        </w:rPr>
      </w:pPr>
    </w:p>
    <w:p w14:paraId="000000E9" w14:textId="77777777" w:rsidR="00E8767D" w:rsidRDefault="00E8767D">
      <w:pPr>
        <w:pBdr>
          <w:top w:val="nil"/>
          <w:left w:val="nil"/>
          <w:bottom w:val="nil"/>
          <w:right w:val="nil"/>
          <w:between w:val="nil"/>
        </w:pBdr>
        <w:spacing w:after="0" w:line="240" w:lineRule="auto"/>
        <w:ind w:left="720"/>
        <w:jc w:val="both"/>
        <w:rPr>
          <w:rFonts w:ascii="Times New Roman" w:eastAsia="Times New Roman" w:hAnsi="Times New Roman" w:cs="Times New Roman"/>
          <w:i/>
          <w:color w:val="000000"/>
          <w:sz w:val="24"/>
          <w:szCs w:val="24"/>
        </w:rPr>
      </w:pPr>
    </w:p>
    <w:p w14:paraId="000000EA" w14:textId="77777777" w:rsidR="00E8767D" w:rsidRDefault="00E8767D">
      <w:pPr>
        <w:pBdr>
          <w:top w:val="nil"/>
          <w:left w:val="nil"/>
          <w:bottom w:val="nil"/>
          <w:right w:val="nil"/>
          <w:between w:val="nil"/>
        </w:pBdr>
        <w:spacing w:after="0" w:line="240" w:lineRule="auto"/>
        <w:ind w:left="720"/>
        <w:jc w:val="both"/>
        <w:rPr>
          <w:rFonts w:ascii="Times New Roman" w:eastAsia="Times New Roman" w:hAnsi="Times New Roman" w:cs="Times New Roman"/>
          <w:i/>
          <w:color w:val="000000"/>
          <w:sz w:val="24"/>
          <w:szCs w:val="24"/>
        </w:rPr>
      </w:pPr>
    </w:p>
    <w:p w14:paraId="000000EB" w14:textId="77777777" w:rsidR="00E8767D" w:rsidRDefault="00E8767D">
      <w:pPr>
        <w:jc w:val="both"/>
        <w:rPr>
          <w:rFonts w:ascii="Times New Roman" w:eastAsia="Times New Roman" w:hAnsi="Times New Roman" w:cs="Times New Roman"/>
          <w:i/>
          <w:sz w:val="24"/>
          <w:szCs w:val="24"/>
        </w:rPr>
      </w:pPr>
    </w:p>
    <w:p w14:paraId="000000EC" w14:textId="77777777" w:rsidR="00E8767D" w:rsidRDefault="00000000">
      <w:pPr>
        <w:jc w:val="both"/>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lastRenderedPageBreak/>
        <w:t>2.0. APPENDICES</w:t>
      </w:r>
    </w:p>
    <w:p w14:paraId="000000ED" w14:textId="77777777" w:rsidR="00E8767D"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APPENDIX 1: SAMPLE CLOSING ARGUMENTS</w:t>
      </w:r>
    </w:p>
    <w:p w14:paraId="000000EE" w14:textId="77777777" w:rsidR="00E8767D" w:rsidRDefault="00E8767D">
      <w:pPr>
        <w:jc w:val="both"/>
        <w:rPr>
          <w:rFonts w:ascii="Times New Roman" w:eastAsia="Times New Roman" w:hAnsi="Times New Roman" w:cs="Times New Roman"/>
          <w:b/>
          <w:sz w:val="24"/>
          <w:szCs w:val="24"/>
        </w:rPr>
      </w:pPr>
    </w:p>
    <w:p w14:paraId="000000EF" w14:textId="77777777" w:rsidR="00E8767D"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REPUBLIC OF KENYA</w:t>
      </w:r>
    </w:p>
    <w:p w14:paraId="000000F0" w14:textId="77777777" w:rsidR="00E8767D"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THE HIGH COURT OF KENYA AT NAIROBI</w:t>
      </w:r>
    </w:p>
    <w:p w14:paraId="000000F1" w14:textId="77777777" w:rsidR="00E8767D"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PETITION NO. 169 OF 2010</w:t>
      </w:r>
    </w:p>
    <w:p w14:paraId="000000F2" w14:textId="77777777" w:rsidR="00E8767D" w:rsidRDefault="00E8767D">
      <w:pPr>
        <w:spacing w:after="0" w:line="240" w:lineRule="auto"/>
        <w:jc w:val="center"/>
        <w:rPr>
          <w:rFonts w:ascii="Times New Roman" w:eastAsia="Times New Roman" w:hAnsi="Times New Roman" w:cs="Times New Roman"/>
          <w:sz w:val="24"/>
          <w:szCs w:val="24"/>
        </w:rPr>
      </w:pPr>
    </w:p>
    <w:p w14:paraId="000000F3" w14:textId="77777777" w:rsidR="00E8767D"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IN THE MATTER OF:</w:t>
      </w:r>
      <w:r>
        <w:rPr>
          <w:rFonts w:ascii="Times New Roman" w:eastAsia="Times New Roman" w:hAnsi="Times New Roman" w:cs="Times New Roman"/>
          <w:sz w:val="24"/>
          <w:szCs w:val="24"/>
        </w:rPr>
        <w:tab/>
        <w:t>CHAPTER FOUR OF THE CONSTITUTION OF KENYA 2010</w:t>
      </w:r>
    </w:p>
    <w:p w14:paraId="000000F4" w14:textId="77777777" w:rsidR="00E8767D" w:rsidRDefault="00E8767D">
      <w:pPr>
        <w:spacing w:after="0" w:line="240" w:lineRule="auto"/>
        <w:ind w:left="2880" w:hanging="2880"/>
        <w:rPr>
          <w:rFonts w:ascii="Times New Roman" w:eastAsia="Times New Roman" w:hAnsi="Times New Roman" w:cs="Times New Roman"/>
          <w:sz w:val="24"/>
          <w:szCs w:val="24"/>
        </w:rPr>
      </w:pPr>
    </w:p>
    <w:p w14:paraId="000000F5" w14:textId="77777777" w:rsidR="00E8767D" w:rsidRDefault="00000000">
      <w:pPr>
        <w:spacing w:after="0" w:line="240" w:lineRule="auto"/>
        <w:ind w:left="2880" w:hanging="28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w:t>
      </w:r>
    </w:p>
    <w:p w14:paraId="000000F6" w14:textId="77777777" w:rsidR="00E8767D" w:rsidRDefault="00E8767D">
      <w:pPr>
        <w:spacing w:after="0" w:line="240" w:lineRule="auto"/>
        <w:ind w:left="2880" w:hanging="2880"/>
        <w:jc w:val="center"/>
        <w:rPr>
          <w:rFonts w:ascii="Times New Roman" w:eastAsia="Times New Roman" w:hAnsi="Times New Roman" w:cs="Times New Roman"/>
          <w:sz w:val="24"/>
          <w:szCs w:val="24"/>
        </w:rPr>
      </w:pPr>
    </w:p>
    <w:p w14:paraId="000000F7" w14:textId="77777777" w:rsidR="00E8767D"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IN THE MATTER OF:</w:t>
      </w:r>
      <w:r>
        <w:rPr>
          <w:rFonts w:ascii="Times New Roman" w:eastAsia="Times New Roman" w:hAnsi="Times New Roman" w:cs="Times New Roman"/>
          <w:sz w:val="24"/>
          <w:szCs w:val="24"/>
        </w:rPr>
        <w:tab/>
        <w:t>ALLEGED CONTRAVENTION OF RIGHTS AND FUNDAMENTAL FREEDOMS UNDER ARTICLES 22, 23, 40 AND 165 OF THE CONSTITUTION OF KENYA 2010</w:t>
      </w:r>
    </w:p>
    <w:p w14:paraId="000000F8" w14:textId="77777777" w:rsidR="00E8767D" w:rsidRDefault="00E8767D">
      <w:pPr>
        <w:spacing w:after="0" w:line="240" w:lineRule="auto"/>
        <w:ind w:left="2880" w:hanging="2880"/>
        <w:rPr>
          <w:rFonts w:ascii="Times New Roman" w:eastAsia="Times New Roman" w:hAnsi="Times New Roman" w:cs="Times New Roman"/>
          <w:sz w:val="24"/>
          <w:szCs w:val="24"/>
        </w:rPr>
      </w:pPr>
    </w:p>
    <w:p w14:paraId="000000F9" w14:textId="77777777" w:rsidR="00E8767D" w:rsidRDefault="00000000">
      <w:pPr>
        <w:spacing w:after="0" w:line="240" w:lineRule="auto"/>
        <w:ind w:left="2880" w:hanging="28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BETWEEN</w:t>
      </w:r>
    </w:p>
    <w:p w14:paraId="000000FA" w14:textId="77777777" w:rsidR="00E8767D" w:rsidRDefault="00E8767D">
      <w:pPr>
        <w:spacing w:after="0" w:line="240" w:lineRule="auto"/>
        <w:ind w:left="2880" w:hanging="2880"/>
        <w:jc w:val="center"/>
        <w:rPr>
          <w:rFonts w:ascii="Times New Roman" w:eastAsia="Times New Roman" w:hAnsi="Times New Roman" w:cs="Times New Roman"/>
          <w:sz w:val="24"/>
          <w:szCs w:val="24"/>
        </w:rPr>
      </w:pPr>
    </w:p>
    <w:p w14:paraId="000000FB" w14:textId="77777777" w:rsidR="00E8767D"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FIRE COMPANY LIMITED……………………………………….…………………..PETITIONER</w:t>
      </w:r>
    </w:p>
    <w:p w14:paraId="000000FC" w14:textId="77777777" w:rsidR="00E8767D" w:rsidRDefault="00E8767D">
      <w:pPr>
        <w:spacing w:after="0" w:line="240" w:lineRule="auto"/>
        <w:ind w:left="2880" w:hanging="2880"/>
        <w:rPr>
          <w:rFonts w:ascii="Times New Roman" w:eastAsia="Times New Roman" w:hAnsi="Times New Roman" w:cs="Times New Roman"/>
          <w:sz w:val="24"/>
          <w:szCs w:val="24"/>
        </w:rPr>
      </w:pPr>
    </w:p>
    <w:p w14:paraId="000000FD" w14:textId="77777777" w:rsidR="00E8767D" w:rsidRDefault="00000000">
      <w:pPr>
        <w:spacing w:after="0" w:line="240" w:lineRule="auto"/>
        <w:ind w:left="2880" w:hanging="28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w:t>
      </w:r>
    </w:p>
    <w:p w14:paraId="000000FE" w14:textId="77777777" w:rsidR="00E8767D" w:rsidRDefault="00E8767D">
      <w:pPr>
        <w:spacing w:after="0" w:line="240" w:lineRule="auto"/>
        <w:ind w:left="2880" w:hanging="2880"/>
        <w:jc w:val="center"/>
        <w:rPr>
          <w:rFonts w:ascii="Times New Roman" w:eastAsia="Times New Roman" w:hAnsi="Times New Roman" w:cs="Times New Roman"/>
          <w:sz w:val="24"/>
          <w:szCs w:val="24"/>
        </w:rPr>
      </w:pPr>
    </w:p>
    <w:p w14:paraId="000000FF" w14:textId="77777777" w:rsidR="00E8767D"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THE HONOURABLE ATTORNEY GENERAL</w:t>
      </w:r>
    </w:p>
    <w:p w14:paraId="00000100" w14:textId="77777777" w:rsidR="00E8767D"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OF THE REPUBLIC OF KENYA………………………...……………….………1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RESPONDENT</w:t>
      </w:r>
    </w:p>
    <w:p w14:paraId="00000101" w14:textId="77777777" w:rsidR="00E8767D"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PRINCIPAL REGISTRAR OF TITLES………..…..………………………..2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RESPONDENT</w:t>
      </w:r>
    </w:p>
    <w:p w14:paraId="00000102" w14:textId="77777777" w:rsidR="00E8767D" w:rsidRDefault="00000000">
      <w:pPr>
        <w:spacing w:after="0" w:line="24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FORESIGHT INVESTMENTS LIMITED……………….…………………....…..3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w:t>
      </w:r>
    </w:p>
    <w:p w14:paraId="00000103" w14:textId="77777777" w:rsidR="00E8767D" w:rsidRDefault="00E8767D">
      <w:pPr>
        <w:spacing w:after="0" w:line="240" w:lineRule="auto"/>
        <w:ind w:left="2880" w:hanging="2880"/>
        <w:rPr>
          <w:rFonts w:ascii="Times New Roman" w:eastAsia="Times New Roman" w:hAnsi="Times New Roman" w:cs="Times New Roman"/>
          <w:b/>
          <w:sz w:val="24"/>
          <w:szCs w:val="24"/>
        </w:rPr>
      </w:pPr>
    </w:p>
    <w:p w14:paraId="00000104" w14:textId="77777777" w:rsidR="00E8767D" w:rsidRDefault="00E8767D">
      <w:pPr>
        <w:spacing w:after="0" w:line="240" w:lineRule="auto"/>
        <w:ind w:left="2880" w:hanging="2880"/>
        <w:jc w:val="center"/>
        <w:rPr>
          <w:rFonts w:ascii="Times New Roman" w:eastAsia="Times New Roman" w:hAnsi="Times New Roman" w:cs="Times New Roman"/>
          <w:b/>
          <w:sz w:val="24"/>
          <w:szCs w:val="24"/>
          <w:u w:val="single"/>
        </w:rPr>
      </w:pPr>
    </w:p>
    <w:p w14:paraId="00000105" w14:textId="77777777" w:rsidR="00E8767D" w:rsidRDefault="00000000">
      <w:pPr>
        <w:spacing w:after="0" w:line="240" w:lineRule="auto"/>
        <w:ind w:left="2880" w:hanging="28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vertAlign w:val="superscript"/>
        </w:rPr>
        <w:t xml:space="preserve">RD </w:t>
      </w:r>
      <w:r>
        <w:rPr>
          <w:rFonts w:ascii="Times New Roman" w:eastAsia="Times New Roman" w:hAnsi="Times New Roman" w:cs="Times New Roman"/>
          <w:sz w:val="24"/>
          <w:szCs w:val="24"/>
        </w:rPr>
        <w:t>RESPONDENT’S SUBMISSIONS</w:t>
      </w:r>
    </w:p>
    <w:p w14:paraId="00000106" w14:textId="77777777" w:rsidR="00E8767D" w:rsidRDefault="00E8767D">
      <w:pPr>
        <w:spacing w:after="0" w:line="360" w:lineRule="auto"/>
        <w:ind w:left="2880" w:hanging="2880"/>
        <w:rPr>
          <w:rFonts w:ascii="Times New Roman" w:eastAsia="Times New Roman" w:hAnsi="Times New Roman" w:cs="Times New Roman"/>
          <w:sz w:val="24"/>
          <w:szCs w:val="24"/>
        </w:rPr>
      </w:pPr>
    </w:p>
    <w:p w14:paraId="00000107" w14:textId="77777777" w:rsidR="00E8767D" w:rsidRDefault="00000000">
      <w:pPr>
        <w:spacing w:after="0" w:line="360" w:lineRule="auto"/>
        <w:ind w:left="2880" w:hanging="2880"/>
        <w:rPr>
          <w:rFonts w:ascii="Times New Roman" w:eastAsia="Times New Roman" w:hAnsi="Times New Roman" w:cs="Times New Roman"/>
          <w:sz w:val="24"/>
          <w:szCs w:val="24"/>
        </w:rPr>
      </w:pPr>
      <w:r>
        <w:rPr>
          <w:rFonts w:ascii="Times New Roman" w:eastAsia="Times New Roman" w:hAnsi="Times New Roman" w:cs="Times New Roman"/>
          <w:sz w:val="24"/>
          <w:szCs w:val="24"/>
        </w:rPr>
        <w:t>My Lord,</w:t>
      </w:r>
    </w:p>
    <w:p w14:paraId="00000108" w14:textId="77777777" w:rsidR="00E8767D" w:rsidRDefault="00E8767D">
      <w:pPr>
        <w:spacing w:after="0" w:line="360" w:lineRule="auto"/>
        <w:ind w:left="2880" w:hanging="2880"/>
        <w:rPr>
          <w:rFonts w:ascii="Times New Roman" w:eastAsia="Times New Roman" w:hAnsi="Times New Roman" w:cs="Times New Roman"/>
          <w:sz w:val="24"/>
          <w:szCs w:val="24"/>
        </w:rPr>
      </w:pPr>
    </w:p>
    <w:p w14:paraId="00000109" w14:textId="77777777" w:rsidR="00E8767D"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i/>
          <w:sz w:val="24"/>
          <w:szCs w:val="24"/>
        </w:rPr>
        <w:t>“Section 23(1) of the Registration of Titles Act, CAP 281 gives an absolute and indefeasible title to the owner of the property. The title of such an owner can only be subject to challenge on grounds of fraud or misrepresentation to which the owner is proved to be party. Such is the sanctity of title bestowed upon the title holder under the Act. It is our law and law takes precedence over all other equitable rights to title. In fact the Act is meant to give such sanctity of title, otherwise the whole process of registration of titles and the entire system in relation to ownership of property in Kenya would be in jeopardy.”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Dr. Joseph Songok -Vs- Justice Moijo Ole Keiwua and 4 Others Civil Appeal No.6 of 1997 (unreported)</w:t>
      </w:r>
    </w:p>
    <w:p w14:paraId="0000010A"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Section 22 of the Registration of Titles Act empowers the Registrar of Titles, upon transfer of land as provided, and on payment of a prescribed fee, to issue a certificate of title in favor of the new proprietor and thereafter register the certificate of title to the new proprietor.</w:t>
      </w:r>
    </w:p>
    <w:p w14:paraId="0000010B"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Sanctity of title, is reserved under section 23 of the Act</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as observed in the case of</w:t>
      </w:r>
      <w:r>
        <w:rPr>
          <w:rFonts w:ascii="Times New Roman" w:eastAsia="Times New Roman" w:hAnsi="Times New Roman" w:cs="Times New Roman"/>
          <w:b/>
          <w:sz w:val="24"/>
          <w:szCs w:val="24"/>
        </w:rPr>
        <w:t xml:space="preserve"> Charles Mwangi –Vs – Paul Musili &amp; 2 others Civil Case No. 1279 of 2007 (2008) eKLR Osiemo J, …</w:t>
      </w:r>
      <w:r>
        <w:rPr>
          <w:rFonts w:ascii="Times New Roman" w:eastAsia="Times New Roman" w:hAnsi="Times New Roman" w:cs="Times New Roman"/>
          <w:i/>
          <w:sz w:val="24"/>
          <w:szCs w:val="24"/>
        </w:rPr>
        <w:t>the plaintiff was allocated the suit land by the President on behalf of the Government and the same was registered under the Provisions of the Registration of Titles Act Cap. 281 and was issued with a Certificate of Registration. Section 23(1) of the Act provides that the certificate of title issued by the Registrar to a purchaser of land upon a transfer or transmission by the proprietor thereof, shall be taken by all courts as conclusive evidence that the person named therein as proprietor of the land is the absolute indefeasible owner, subject to the encumbrances, easements, restrictions, and conditions contained therein or endorsed thereon, and the title of that proprietor shall not be subject to challenge, except on the ground of fraud or misrepresentation to which he is proved to be party</w:t>
      </w:r>
      <w:r>
        <w:rPr>
          <w:rFonts w:ascii="Times New Roman" w:eastAsia="Times New Roman" w:hAnsi="Times New Roman" w:cs="Times New Roman"/>
          <w:sz w:val="24"/>
          <w:szCs w:val="24"/>
        </w:rPr>
        <w:t xml:space="preserve">. </w:t>
      </w:r>
    </w:p>
    <w:p w14:paraId="0000010C" w14:textId="77777777" w:rsidR="00E8767D"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The Court of Appeal in the case of </w:t>
      </w:r>
      <w:r>
        <w:rPr>
          <w:rFonts w:ascii="Times New Roman" w:eastAsia="Times New Roman" w:hAnsi="Times New Roman" w:cs="Times New Roman"/>
          <w:b/>
          <w:sz w:val="24"/>
          <w:szCs w:val="24"/>
        </w:rPr>
        <w:t>Wreck Motor Enterprises – Vs – Commissioner of Lands, Civil Appeal No. 71 of 1997 Omollo, Tunoi, Pall, JJ.A</w:t>
      </w:r>
      <w:r>
        <w:rPr>
          <w:rFonts w:ascii="Times New Roman" w:eastAsia="Times New Roman" w:hAnsi="Times New Roman" w:cs="Times New Roman"/>
          <w:b/>
          <w:sz w:val="24"/>
          <w:szCs w:val="24"/>
          <w:u w:val="single"/>
        </w:rPr>
        <w:t xml:space="preserve"> </w:t>
      </w:r>
      <w:r>
        <w:rPr>
          <w:rFonts w:ascii="Times New Roman" w:eastAsia="Times New Roman" w:hAnsi="Times New Roman" w:cs="Times New Roman"/>
          <w:sz w:val="24"/>
          <w:szCs w:val="24"/>
        </w:rPr>
        <w:t>affirmed sanctity of title under section 23 of the Registration of Titles Act except on the ground of fraud or misrepresentation. The court stated, “</w:t>
      </w:r>
      <w:r>
        <w:rPr>
          <w:rFonts w:ascii="Times New Roman" w:eastAsia="Times New Roman" w:hAnsi="Times New Roman" w:cs="Times New Roman"/>
          <w:i/>
          <w:sz w:val="24"/>
          <w:szCs w:val="24"/>
        </w:rPr>
        <w:t>The pleadings do not disclose any fraud on the part of the 2</w:t>
      </w:r>
      <w:r>
        <w:rPr>
          <w:rFonts w:ascii="Times New Roman" w:eastAsia="Times New Roman" w:hAnsi="Times New Roman" w:cs="Times New Roman"/>
          <w:i/>
          <w:sz w:val="24"/>
          <w:szCs w:val="24"/>
          <w:vertAlign w:val="superscript"/>
        </w:rPr>
        <w:t>nd</w:t>
      </w:r>
      <w:r>
        <w:rPr>
          <w:rFonts w:ascii="Times New Roman" w:eastAsia="Times New Roman" w:hAnsi="Times New Roman" w:cs="Times New Roman"/>
          <w:i/>
          <w:sz w:val="24"/>
          <w:szCs w:val="24"/>
        </w:rPr>
        <w:t xml:space="preserve"> respondent. In such event, therefore, the 2</w:t>
      </w:r>
      <w:r>
        <w:rPr>
          <w:rFonts w:ascii="Times New Roman" w:eastAsia="Times New Roman" w:hAnsi="Times New Roman" w:cs="Times New Roman"/>
          <w:i/>
          <w:sz w:val="24"/>
          <w:szCs w:val="24"/>
          <w:vertAlign w:val="superscript"/>
        </w:rPr>
        <w:t>nd</w:t>
      </w:r>
      <w:r>
        <w:rPr>
          <w:rFonts w:ascii="Times New Roman" w:eastAsia="Times New Roman" w:hAnsi="Times New Roman" w:cs="Times New Roman"/>
          <w:i/>
          <w:sz w:val="24"/>
          <w:szCs w:val="24"/>
        </w:rPr>
        <w:t xml:space="preserve"> respondent is a bona fide purchaser for value without notice.  His title takes precedence and is supreme over all other alleged equitable rights of title. In such circumstances, it is now too late and irrelevant whether or not the Commissioner of Lands ignored the appellant’s application for the suit plot…”</w:t>
      </w:r>
    </w:p>
    <w:p w14:paraId="0000010D"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is a body corporate duly registered under the Companies Act, CAP 486 Laws of Kenya. </w:t>
      </w:r>
    </w:p>
    <w:p w14:paraId="0000010E"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original registered owner of the property namely, L.R. 15981/69, Grant Number I.R No. 35869 situate in Westlands area of Nairobi was Tyrese Jones, who held the lease for a term of 99 years from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November 1986. On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January 2007, Tyrese Jones appointed and gave Stephen R. Otieno, a general power of attorney to be his true and lawful attorney and agent. As a matter of course, the power of attorney was registered in the Registry of Documents, Nairobi on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September 2009. It is worthy to point out that this power of attorney is not in dispute.</w:t>
      </w:r>
    </w:p>
    <w:p w14:paraId="0000010F"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entered into a sale agreement, dated 26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October 2009, with respect to the property, with the Stephen R. Otieno, who based on the power of attorney had the </w:t>
      </w:r>
      <w:r>
        <w:rPr>
          <w:rFonts w:ascii="Times New Roman" w:eastAsia="Times New Roman" w:hAnsi="Times New Roman" w:cs="Times New Roman"/>
          <w:i/>
          <w:sz w:val="24"/>
          <w:szCs w:val="24"/>
        </w:rPr>
        <w:t>locus</w:t>
      </w:r>
      <w:r>
        <w:rPr>
          <w:rFonts w:ascii="Times New Roman" w:eastAsia="Times New Roman" w:hAnsi="Times New Roman" w:cs="Times New Roman"/>
          <w:sz w:val="24"/>
          <w:szCs w:val="24"/>
        </w:rPr>
        <w:t xml:space="preserve"> to enter into such a transaction. The sale agreement was executed in the presence of counsels for both Stephen R. Otieno, being the Attorney, and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w:t>
      </w:r>
    </w:p>
    <w:p w14:paraId="00000110"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course of the transaction,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was notified that the Original Grant in respect of the property, L.R. 15981/69, Grant Number I.R No. 35869, was untraceable in the Land Titles Registry, Nairobi. In the circumstance, the requisite notice for purposes of issuance of a Provisional Certificate of Title was advertised on Page 48 of the Kenya Gazette Volume CXI No. 5 of 29</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January 2010 as Notice No. 165.  The issuance of the Provisional Certificate was further captured as Item No. 6 in the title’s register.</w:t>
      </w:r>
    </w:p>
    <w:p w14:paraId="00000111"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necessary transfer documents were executed and the transfer presented for assessment for purposes of payment of stamp duty. The property having been valued at 20,000,000/- the stamp duty was assessed at 800,000/- and the same paid by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on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February 2010.</w:t>
      </w:r>
    </w:p>
    <w:p w14:paraId="00000112"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lodging the transfer for registration on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July 2010,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Respondent’s Advocate presented all the requisite documents including, Rates Clearance Certificate, Rent Clearance Certificate, Consent to Transfer and the Power of Attorney. The transfer was successfully completed and the property duly transferred to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which transfer was further entered into and appears as Item No. 7 of the titles register.</w:t>
      </w:r>
    </w:p>
    <w:p w14:paraId="00000113" w14:textId="77777777" w:rsidR="00E8767D"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From the foregoing, it is evident that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herein has exhibited a proprietary interest over the property, subject matter herein,  and has therefore, every right to enjoy the interest and rights entitled to as the registered proprietor of the property. The case of </w:t>
      </w:r>
      <w:r>
        <w:rPr>
          <w:rFonts w:ascii="Times New Roman" w:eastAsia="Times New Roman" w:hAnsi="Times New Roman" w:cs="Times New Roman"/>
          <w:b/>
          <w:sz w:val="24"/>
          <w:szCs w:val="24"/>
        </w:rPr>
        <w:t xml:space="preserve"> Homacc Ltd – Vs – S. Ajode &amp; 22 Others Civil Suit No. 261 of 2007 (2009) eKLR Sergon, J. </w:t>
      </w:r>
      <w:r>
        <w:rPr>
          <w:rFonts w:ascii="Times New Roman" w:eastAsia="Times New Roman" w:hAnsi="Times New Roman" w:cs="Times New Roman"/>
          <w:sz w:val="24"/>
          <w:szCs w:val="24"/>
        </w:rPr>
        <w:t>demonstrates establishment of proprietary interest. The court observed,</w:t>
      </w:r>
      <w:r>
        <w:rPr>
          <w:rFonts w:ascii="Times New Roman" w:eastAsia="Times New Roman" w:hAnsi="Times New Roman" w:cs="Times New Roman"/>
          <w:i/>
          <w:sz w:val="24"/>
          <w:szCs w:val="24"/>
        </w:rPr>
        <w:t>” The issues which have boldly come out are: One, whether the plaintiff has established a proprietary interest over the suit land. Two, whether the plaintiff has established that the defendants have interfered with his proprietary rights. Three, whether the plaintiff is entitled to the prayers sought in the plaint. Let me begin with the first issue. I have carefully examined the certificate of title produced in evidence by the Plaintiff’s witness as an exhibit. The same was issued on the 23</w:t>
      </w:r>
      <w:r>
        <w:rPr>
          <w:rFonts w:ascii="Times New Roman" w:eastAsia="Times New Roman" w:hAnsi="Times New Roman" w:cs="Times New Roman"/>
          <w:i/>
          <w:sz w:val="24"/>
          <w:szCs w:val="24"/>
          <w:vertAlign w:val="superscript"/>
        </w:rPr>
        <w:t>rd</w:t>
      </w:r>
      <w:r>
        <w:rPr>
          <w:rFonts w:ascii="Times New Roman" w:eastAsia="Times New Roman" w:hAnsi="Times New Roman" w:cs="Times New Roman"/>
          <w:i/>
          <w:sz w:val="24"/>
          <w:szCs w:val="24"/>
        </w:rPr>
        <w:t xml:space="preserve"> September 1988 under the provisions of the Registration of Titles Act. It is in respect of a lease for 99 years with effect from 1</w:t>
      </w:r>
      <w:r>
        <w:rPr>
          <w:rFonts w:ascii="Times New Roman" w:eastAsia="Times New Roman" w:hAnsi="Times New Roman" w:cs="Times New Roman"/>
          <w:i/>
          <w:sz w:val="24"/>
          <w:szCs w:val="24"/>
          <w:vertAlign w:val="superscript"/>
        </w:rPr>
        <w:t>st</w:t>
      </w:r>
      <w:r>
        <w:rPr>
          <w:rFonts w:ascii="Times New Roman" w:eastAsia="Times New Roman" w:hAnsi="Times New Roman" w:cs="Times New Roman"/>
          <w:i/>
          <w:sz w:val="24"/>
          <w:szCs w:val="24"/>
        </w:rPr>
        <w:t xml:space="preserve"> September 1988. No one has come forward to challenge title. The plaintiff in </w:t>
      </w:r>
      <w:r>
        <w:rPr>
          <w:rFonts w:ascii="Times New Roman" w:eastAsia="Times New Roman" w:hAnsi="Times New Roman" w:cs="Times New Roman"/>
          <w:i/>
          <w:sz w:val="24"/>
          <w:szCs w:val="24"/>
        </w:rPr>
        <w:lastRenderedPageBreak/>
        <w:t>view has established that he has proprietary interest over the suit land over everybody else.” The judge went on to state, “Courts will always approve sanctity of title in accordance with the law stated in the statute.”</w:t>
      </w:r>
    </w:p>
    <w:p w14:paraId="00000114" w14:textId="77777777" w:rsidR="00E8767D" w:rsidRDefault="00000000">
      <w:pPr>
        <w:spacing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sz w:val="24"/>
          <w:szCs w:val="24"/>
        </w:rPr>
        <w:t>It is prudent to note that it is neither alleged nor proven that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was involved in or perpetuated any fraud or misrepresentation in the transfer of the property to its name. The court in the case of </w:t>
      </w:r>
      <w:r>
        <w:rPr>
          <w:rFonts w:ascii="Times New Roman" w:eastAsia="Times New Roman" w:hAnsi="Times New Roman" w:cs="Times New Roman"/>
          <w:b/>
          <w:sz w:val="24"/>
          <w:szCs w:val="24"/>
        </w:rPr>
        <w:t xml:space="preserve">Rose Njoki Kingau &amp; Another – Vs – Shaba Trustees &amp; Another Civil Suit No. 2002 of 2007 (2010) eKLR, Sitati, J. </w:t>
      </w:r>
      <w:r>
        <w:rPr>
          <w:rFonts w:ascii="Times New Roman" w:eastAsia="Times New Roman" w:hAnsi="Times New Roman" w:cs="Times New Roman"/>
          <w:sz w:val="24"/>
          <w:szCs w:val="24"/>
        </w:rPr>
        <w:t xml:space="preserve">remarked that it was not enough to merely plead the particulars of fraud, but there must be evidence to support such claims. The court stated, </w:t>
      </w:r>
      <w:r>
        <w:rPr>
          <w:rFonts w:ascii="Times New Roman" w:eastAsia="Times New Roman" w:hAnsi="Times New Roman" w:cs="Times New Roman"/>
          <w:i/>
          <w:sz w:val="24"/>
          <w:szCs w:val="24"/>
        </w:rPr>
        <w:t>“…the Plaintiffs contend that the 1</w:t>
      </w:r>
      <w:r>
        <w:rPr>
          <w:rFonts w:ascii="Times New Roman" w:eastAsia="Times New Roman" w:hAnsi="Times New Roman" w:cs="Times New Roman"/>
          <w:i/>
          <w:sz w:val="24"/>
          <w:szCs w:val="24"/>
          <w:vertAlign w:val="superscript"/>
        </w:rPr>
        <w:t>st</w:t>
      </w:r>
      <w:r>
        <w:rPr>
          <w:rFonts w:ascii="Times New Roman" w:eastAsia="Times New Roman" w:hAnsi="Times New Roman" w:cs="Times New Roman"/>
          <w:i/>
          <w:sz w:val="24"/>
          <w:szCs w:val="24"/>
        </w:rPr>
        <w:t xml:space="preserve"> Defendant fraudulently caused the Commissioner of Lands to issue them with the grant over the suit land, but the plaintiffs have not placed any evidence before me to support their claims.”</w:t>
      </w:r>
    </w:p>
    <w:p w14:paraId="00000115"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Respondent’s submission that it is the registered proprietor of the property, subject matter of the suit, and further, has established proprietary interest over the said property. The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Respondent thus prays that the application before this court be dismissed with costs and the orders therein be discharged.</w:t>
      </w:r>
    </w:p>
    <w:p w14:paraId="00000116" w14:textId="77777777" w:rsidR="00E8767D"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DATED</w:t>
      </w:r>
      <w:r>
        <w:rPr>
          <w:rFonts w:ascii="Times New Roman" w:eastAsia="Times New Roman" w:hAnsi="Times New Roman" w:cs="Times New Roman"/>
          <w:sz w:val="24"/>
          <w:szCs w:val="24"/>
        </w:rPr>
        <w:t xml:space="preserve"> at </w:t>
      </w:r>
      <w:r>
        <w:rPr>
          <w:rFonts w:ascii="Times New Roman" w:eastAsia="Times New Roman" w:hAnsi="Times New Roman" w:cs="Times New Roman"/>
          <w:b/>
          <w:sz w:val="24"/>
          <w:szCs w:val="24"/>
        </w:rPr>
        <w:t>NAIROBI</w:t>
      </w:r>
      <w:r>
        <w:rPr>
          <w:rFonts w:ascii="Times New Roman" w:eastAsia="Times New Roman" w:hAnsi="Times New Roman" w:cs="Times New Roman"/>
          <w:sz w:val="24"/>
          <w:szCs w:val="24"/>
        </w:rPr>
        <w:t xml:space="preserve"> this………………………..day of……………………2010</w:t>
      </w:r>
    </w:p>
    <w:p w14:paraId="00000117" w14:textId="77777777" w:rsidR="00E8767D" w:rsidRDefault="00E8767D">
      <w:pPr>
        <w:spacing w:line="360" w:lineRule="auto"/>
        <w:jc w:val="both"/>
        <w:rPr>
          <w:rFonts w:ascii="Times New Roman" w:eastAsia="Times New Roman" w:hAnsi="Times New Roman" w:cs="Times New Roman"/>
          <w:sz w:val="24"/>
          <w:szCs w:val="24"/>
        </w:rPr>
      </w:pPr>
    </w:p>
    <w:p w14:paraId="00000118" w14:textId="77777777" w:rsidR="00E8767D" w:rsidRDefault="00000000">
      <w:pPr>
        <w:spacing w:line="36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___________________________________</w:t>
      </w:r>
    </w:p>
    <w:p w14:paraId="00000119" w14:textId="77777777" w:rsidR="00E8767D"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 9D &amp; COMPANY</w:t>
      </w:r>
    </w:p>
    <w:p w14:paraId="0000011A" w14:textId="77777777" w:rsidR="00E8767D"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ADVOCATES FOR THE 3</w:t>
      </w:r>
      <w:r>
        <w:rPr>
          <w:rFonts w:ascii="Times New Roman" w:eastAsia="Times New Roman" w:hAnsi="Times New Roman" w:cs="Times New Roman"/>
          <w:b/>
          <w:sz w:val="24"/>
          <w:szCs w:val="24"/>
          <w:vertAlign w:val="superscript"/>
        </w:rPr>
        <w:t>RD</w:t>
      </w:r>
      <w:r>
        <w:rPr>
          <w:rFonts w:ascii="Times New Roman" w:eastAsia="Times New Roman" w:hAnsi="Times New Roman" w:cs="Times New Roman"/>
          <w:b/>
          <w:sz w:val="24"/>
          <w:szCs w:val="24"/>
        </w:rPr>
        <w:t xml:space="preserve"> RESPONDENT </w:t>
      </w:r>
    </w:p>
    <w:p w14:paraId="0000011B" w14:textId="77777777" w:rsidR="00E8767D" w:rsidRDefault="00000000">
      <w:pPr>
        <w:pStyle w:val="Heading1"/>
        <w:spacing w:line="360" w:lineRule="auto"/>
        <w:jc w:val="both"/>
      </w:pPr>
      <w:r>
        <w:rPr>
          <w:u w:val="single"/>
        </w:rPr>
        <w:t>DRAWN &amp; FILED BY:</w:t>
      </w:r>
    </w:p>
    <w:p w14:paraId="0000011C" w14:textId="77777777" w:rsidR="00E8767D" w:rsidRDefault="00000000">
      <w:pPr>
        <w:pStyle w:val="Heading1"/>
        <w:spacing w:line="360" w:lineRule="auto"/>
        <w:jc w:val="both"/>
        <w:rPr>
          <w:b w:val="0"/>
        </w:rPr>
      </w:pPr>
      <w:r>
        <w:rPr>
          <w:b w:val="0"/>
        </w:rPr>
        <w:t>Firm 9D &amp; Company</w:t>
      </w:r>
    </w:p>
    <w:p w14:paraId="0000011D" w14:textId="77777777" w:rsidR="00E8767D" w:rsidRDefault="00000000">
      <w:pPr>
        <w:pStyle w:val="Heading1"/>
        <w:spacing w:line="360" w:lineRule="auto"/>
        <w:jc w:val="both"/>
        <w:rPr>
          <w:b w:val="0"/>
        </w:rPr>
      </w:pPr>
      <w:r>
        <w:rPr>
          <w:b w:val="0"/>
        </w:rPr>
        <w:t>Advocates</w:t>
      </w:r>
    </w:p>
    <w:p w14:paraId="0000011E"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Hughes Building,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Floor</w:t>
      </w:r>
    </w:p>
    <w:p w14:paraId="0000011F"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Kenyatta Avenue</w:t>
      </w:r>
    </w:p>
    <w:p w14:paraId="00000120"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 Box 12345-00100</w:t>
      </w:r>
    </w:p>
    <w:p w14:paraId="00000121" w14:textId="77777777" w:rsidR="00E8767D" w:rsidRDefault="00000000">
      <w:pPr>
        <w:spacing w:after="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NAIROBI</w:t>
      </w:r>
    </w:p>
    <w:p w14:paraId="00000122" w14:textId="77777777" w:rsidR="00E8767D" w:rsidRDefault="00E8767D">
      <w:pPr>
        <w:spacing w:after="0" w:line="360" w:lineRule="auto"/>
        <w:jc w:val="both"/>
        <w:rPr>
          <w:rFonts w:ascii="Times New Roman" w:eastAsia="Times New Roman" w:hAnsi="Times New Roman" w:cs="Times New Roman"/>
          <w:b/>
          <w:sz w:val="24"/>
          <w:szCs w:val="24"/>
          <w:u w:val="single"/>
        </w:rPr>
      </w:pPr>
    </w:p>
    <w:p w14:paraId="00000123" w14:textId="77777777" w:rsidR="00E8767D" w:rsidRDefault="00000000">
      <w:pPr>
        <w:spacing w:after="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TO BE SERVED UPON:</w:t>
      </w:r>
    </w:p>
    <w:p w14:paraId="00000124"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Atieno, Achieng &amp; Co Advocates</w:t>
      </w:r>
    </w:p>
    <w:p w14:paraId="00000125"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Kimathi House,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Floor</w:t>
      </w:r>
    </w:p>
    <w:p w14:paraId="00000126"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Kenyatta Avenue/Kimathi Street</w:t>
      </w:r>
    </w:p>
    <w:p w14:paraId="00000127"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 Box 15690 – 00100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0000128" w14:textId="77777777" w:rsidR="00E8767D" w:rsidRDefault="00000000">
      <w:pPr>
        <w:spacing w:after="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 xml:space="preserve"> NAIROBI</w:t>
      </w:r>
    </w:p>
    <w:p w14:paraId="00000129" w14:textId="77777777" w:rsidR="00E8767D" w:rsidRDefault="00E8767D">
      <w:pPr>
        <w:spacing w:after="0" w:line="360" w:lineRule="auto"/>
        <w:jc w:val="both"/>
        <w:rPr>
          <w:rFonts w:ascii="Times New Roman" w:eastAsia="Times New Roman" w:hAnsi="Times New Roman" w:cs="Times New Roman"/>
          <w:b/>
          <w:sz w:val="24"/>
          <w:szCs w:val="24"/>
          <w:u w:val="single"/>
        </w:rPr>
      </w:pPr>
    </w:p>
    <w:p w14:paraId="0000012A"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The Honorable Attorney General</w:t>
      </w:r>
    </w:p>
    <w:p w14:paraId="0000012B"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Attorney General’s Chambers</w:t>
      </w:r>
    </w:p>
    <w:p w14:paraId="0000012C"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Harambee Avenue</w:t>
      </w:r>
    </w:p>
    <w:p w14:paraId="0000012D"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 Box 40112</w:t>
      </w:r>
    </w:p>
    <w:p w14:paraId="0000012E" w14:textId="77777777" w:rsidR="00E8767D" w:rsidRDefault="00000000">
      <w:pPr>
        <w:spacing w:after="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NAIROBI</w:t>
      </w:r>
    </w:p>
    <w:p w14:paraId="0000012F" w14:textId="77777777" w:rsidR="00E8767D" w:rsidRDefault="00E8767D">
      <w:pPr>
        <w:spacing w:after="0" w:line="360" w:lineRule="auto"/>
        <w:jc w:val="both"/>
        <w:rPr>
          <w:rFonts w:ascii="Times New Roman" w:eastAsia="Times New Roman" w:hAnsi="Times New Roman" w:cs="Times New Roman"/>
          <w:sz w:val="24"/>
          <w:szCs w:val="24"/>
        </w:rPr>
      </w:pPr>
    </w:p>
    <w:p w14:paraId="00000130"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Principal Registrar of Titles</w:t>
      </w:r>
    </w:p>
    <w:p w14:paraId="00000131"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Ardhi House, Ngong Road</w:t>
      </w:r>
    </w:p>
    <w:p w14:paraId="00000132" w14:textId="77777777" w:rsidR="00E8767D"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P.O Box 30450 – 00100</w:t>
      </w:r>
    </w:p>
    <w:p w14:paraId="00000133" w14:textId="77777777" w:rsidR="00E8767D" w:rsidRDefault="00000000">
      <w:pPr>
        <w:spacing w:after="0" w:line="36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u w:val="single"/>
        </w:rPr>
        <w:t>NAIROBI</w:t>
      </w:r>
    </w:p>
    <w:bookmarkEnd w:id="0"/>
    <w:p w14:paraId="00000134" w14:textId="77777777" w:rsidR="00E8767D" w:rsidRDefault="00E8767D">
      <w:pPr>
        <w:spacing w:after="0"/>
        <w:rPr>
          <w:rFonts w:ascii="Times New Roman" w:eastAsia="Times New Roman" w:hAnsi="Times New Roman" w:cs="Times New Roman"/>
          <w:sz w:val="24"/>
          <w:szCs w:val="24"/>
        </w:rPr>
      </w:pPr>
    </w:p>
    <w:p w14:paraId="00000135" w14:textId="77777777" w:rsidR="00E8767D" w:rsidRDefault="00E8767D">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00000136" w14:textId="77777777" w:rsidR="00E8767D" w:rsidRDefault="00E8767D">
      <w:pPr>
        <w:rPr>
          <w:rFonts w:ascii="Times New Roman" w:eastAsia="Times New Roman" w:hAnsi="Times New Roman" w:cs="Times New Roman"/>
          <w:sz w:val="24"/>
          <w:szCs w:val="24"/>
        </w:rPr>
      </w:pPr>
    </w:p>
    <w:sectPr w:rsidR="00E8767D">
      <w:footerReference w:type="default" r:id="rId8"/>
      <w:footerReference w:type="first" r:id="rId9"/>
      <w:pgSz w:w="12240" w:h="15840"/>
      <w:pgMar w:top="1080" w:right="1080" w:bottom="1080" w:left="129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A92998" w14:textId="77777777" w:rsidR="00FE6060" w:rsidRDefault="00FE6060">
      <w:pPr>
        <w:spacing w:after="0" w:line="240" w:lineRule="auto"/>
      </w:pPr>
      <w:r>
        <w:separator/>
      </w:r>
    </w:p>
  </w:endnote>
  <w:endnote w:type="continuationSeparator" w:id="0">
    <w:p w14:paraId="1550F4EC" w14:textId="77777777" w:rsidR="00FE6060" w:rsidRDefault="00FE6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2" w14:textId="2A82E114" w:rsidR="00E8767D" w:rsidRDefault="00000000">
    <w:pPr>
      <w:pBdr>
        <w:top w:val="single" w:sz="24" w:space="1" w:color="622423"/>
        <w:left w:val="nil"/>
        <w:bottom w:val="nil"/>
        <w:right w:val="nil"/>
        <w:between w:val="nil"/>
      </w:pBdr>
      <w:tabs>
        <w:tab w:val="center" w:pos="4680"/>
        <w:tab w:val="right" w:pos="9360"/>
        <w:tab w:val="right" w:pos="10080"/>
      </w:tabs>
      <w:rPr>
        <w:rFonts w:ascii="Cambria" w:eastAsia="Cambria" w:hAnsi="Cambria" w:cs="Cambria"/>
        <w:color w:val="000000"/>
      </w:rPr>
    </w:pPr>
    <w:r>
      <w:rPr>
        <w:rFonts w:ascii="Cambria" w:eastAsia="Cambria" w:hAnsi="Cambria" w:cs="Cambria"/>
        <w:color w:val="000000"/>
      </w:rPr>
      <w:t>TRIAL ADVOCACY ASSIGNMENT: CLOSING ARGUMENTS</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C06D7D">
      <w:rPr>
        <w:noProof/>
        <w:color w:val="000000"/>
      </w:rPr>
      <w:t>1</w:t>
    </w:r>
    <w:r>
      <w:rPr>
        <w:color w:val="000000"/>
      </w:rPr>
      <w:fldChar w:fldCharType="end"/>
    </w:r>
  </w:p>
  <w:p w14:paraId="00000163" w14:textId="77777777" w:rsidR="00E8767D" w:rsidRDefault="00E8767D">
    <w:pPr>
      <w:pBdr>
        <w:top w:val="nil"/>
        <w:left w:val="nil"/>
        <w:bottom w:val="nil"/>
        <w:right w:val="nil"/>
        <w:between w:val="nil"/>
      </w:pBdr>
      <w:tabs>
        <w:tab w:val="center" w:pos="4680"/>
        <w:tab w:val="right" w:pos="9360"/>
      </w:tabs>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60" w14:textId="77777777" w:rsidR="00E8767D" w:rsidRDefault="00000000">
    <w:pPr>
      <w:pBdr>
        <w:top w:val="single" w:sz="24" w:space="1" w:color="622423"/>
        <w:left w:val="nil"/>
        <w:bottom w:val="nil"/>
        <w:right w:val="nil"/>
        <w:between w:val="nil"/>
      </w:pBdr>
      <w:tabs>
        <w:tab w:val="center" w:pos="4680"/>
        <w:tab w:val="right" w:pos="9360"/>
        <w:tab w:val="right" w:pos="10080"/>
      </w:tabs>
      <w:rPr>
        <w:rFonts w:ascii="Cambria" w:eastAsia="Cambria" w:hAnsi="Cambria" w:cs="Cambria"/>
        <w:color w:val="000000"/>
      </w:rPr>
    </w:pPr>
    <w:r>
      <w:rPr>
        <w:rFonts w:ascii="Cambria" w:eastAsia="Cambria" w:hAnsi="Cambria" w:cs="Cambria"/>
        <w:color w:val="000000"/>
      </w:rPr>
      <w:t>FIRM 9D</w:t>
    </w:r>
    <w:r>
      <w:rPr>
        <w:rFonts w:ascii="Cambria" w:eastAsia="Cambria" w:hAnsi="Cambria" w:cs="Cambria"/>
        <w:color w:val="000000"/>
      </w:rPr>
      <w:tab/>
    </w:r>
    <w:r>
      <w:rPr>
        <w:rFonts w:ascii="Cambria" w:eastAsia="Cambria" w:hAnsi="Cambria" w:cs="Cambria"/>
        <w:color w:val="000000"/>
      </w:rPr>
      <w:tab/>
    </w:r>
  </w:p>
  <w:p w14:paraId="00000161" w14:textId="77777777" w:rsidR="00E8767D" w:rsidRDefault="00E8767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D7B6EA" w14:textId="77777777" w:rsidR="00FE6060" w:rsidRDefault="00FE6060">
      <w:pPr>
        <w:spacing w:after="0" w:line="240" w:lineRule="auto"/>
      </w:pPr>
      <w:r>
        <w:separator/>
      </w:r>
    </w:p>
  </w:footnote>
  <w:footnote w:type="continuationSeparator" w:id="0">
    <w:p w14:paraId="0E28796D" w14:textId="77777777" w:rsidR="00FE6060" w:rsidRDefault="00FE6060">
      <w:pPr>
        <w:spacing w:after="0" w:line="240" w:lineRule="auto"/>
      </w:pPr>
      <w:r>
        <w:continuationSeparator/>
      </w:r>
    </w:p>
  </w:footnote>
  <w:footnote w:id="1">
    <w:p w14:paraId="00000137"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color w:val="000000"/>
          <w:sz w:val="20"/>
          <w:szCs w:val="20"/>
        </w:rPr>
        <w:t>Joseph V. Guestaferro</w:t>
      </w:r>
      <w:r>
        <w:rPr>
          <w:rFonts w:ascii="Times New Roman" w:eastAsia="Times New Roman" w:hAnsi="Times New Roman" w:cs="Times New Roman"/>
          <w:color w:val="000000"/>
          <w:sz w:val="20"/>
          <w:szCs w:val="20"/>
        </w:rPr>
        <w:t xml:space="preserve"> cited in  http://docs.google.com/gview?a=v&amp;q=cache:yPUtfI2ED_IJ:www.wisspd.org/html/publications/WdefFall2005/ClosingArgument.pdf+aim+of+closing+arguments&amp;hl=en&amp;gl=ke as at 2</w:t>
      </w:r>
      <w:r>
        <w:rPr>
          <w:rFonts w:ascii="Times New Roman" w:eastAsia="Times New Roman" w:hAnsi="Times New Roman" w:cs="Times New Roman"/>
          <w:color w:val="000000"/>
          <w:sz w:val="20"/>
          <w:szCs w:val="20"/>
          <w:vertAlign w:val="superscript"/>
        </w:rPr>
        <w:t>nd</w:t>
      </w:r>
      <w:r>
        <w:rPr>
          <w:rFonts w:ascii="Times New Roman" w:eastAsia="Times New Roman" w:hAnsi="Times New Roman" w:cs="Times New Roman"/>
          <w:color w:val="000000"/>
          <w:sz w:val="20"/>
          <w:szCs w:val="20"/>
        </w:rPr>
        <w:t xml:space="preserve">  June 2011. Viewed this way, submissions should be formulated on the same lines of thought as the Judge would, for they form the foundation of the judgment of the court.</w:t>
      </w:r>
    </w:p>
  </w:footnote>
  <w:footnote w:id="2">
    <w:p w14:paraId="00000138"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P. Murphy &amp; D. Barnard, </w:t>
      </w:r>
      <w:r>
        <w:rPr>
          <w:rFonts w:ascii="Times New Roman" w:eastAsia="Times New Roman" w:hAnsi="Times New Roman" w:cs="Times New Roman"/>
          <w:i/>
          <w:color w:val="000000"/>
          <w:sz w:val="20"/>
          <w:szCs w:val="20"/>
        </w:rPr>
        <w:t>Evidence &amp; Advocacy</w:t>
      </w:r>
      <w:r>
        <w:rPr>
          <w:rFonts w:ascii="Times New Roman" w:eastAsia="Times New Roman" w:hAnsi="Times New Roman" w:cs="Times New Roman"/>
          <w:color w:val="000000"/>
          <w:sz w:val="20"/>
          <w:szCs w:val="20"/>
        </w:rPr>
        <w:t xml:space="preserve"> (1986) 2</w:t>
      </w:r>
      <w:r>
        <w:rPr>
          <w:rFonts w:ascii="Times New Roman" w:eastAsia="Times New Roman" w:hAnsi="Times New Roman" w:cs="Times New Roman"/>
          <w:color w:val="000000"/>
          <w:sz w:val="20"/>
          <w:szCs w:val="20"/>
          <w:vertAlign w:val="superscript"/>
        </w:rPr>
        <w:t>nd</w:t>
      </w:r>
      <w:r>
        <w:rPr>
          <w:rFonts w:ascii="Times New Roman" w:eastAsia="Times New Roman" w:hAnsi="Times New Roman" w:cs="Times New Roman"/>
          <w:color w:val="000000"/>
          <w:sz w:val="20"/>
          <w:szCs w:val="20"/>
        </w:rPr>
        <w:t xml:space="preserve"> ed. Blackstone press, London. p172. </w:t>
      </w:r>
    </w:p>
  </w:footnote>
  <w:footnote w:id="3">
    <w:p w14:paraId="00000139"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Ibid.</w:t>
      </w:r>
    </w:p>
  </w:footnote>
  <w:footnote w:id="4">
    <w:p w14:paraId="0000013A"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Meyer, ‘Making the Narrative Move: Observations Based upon Reading Gerry Spence's Closing Argument in the Estate of </w:t>
      </w:r>
      <w:r>
        <w:rPr>
          <w:rFonts w:ascii="Times New Roman" w:eastAsia="Times New Roman" w:hAnsi="Times New Roman" w:cs="Times New Roman"/>
          <w:i/>
          <w:color w:val="000000"/>
          <w:sz w:val="20"/>
          <w:szCs w:val="20"/>
        </w:rPr>
        <w:t>Karen Silkwood v. Kerr-McGee, Inc</w:t>
      </w:r>
      <w:r>
        <w:rPr>
          <w:rFonts w:ascii="Times New Roman" w:eastAsia="Times New Roman" w:hAnsi="Times New Roman" w:cs="Times New Roman"/>
          <w:color w:val="000000"/>
          <w:sz w:val="20"/>
          <w:szCs w:val="20"/>
        </w:rPr>
        <w:t xml:space="preserve">.,’ (2002) 9 </w:t>
      </w:r>
      <w:r>
        <w:rPr>
          <w:rFonts w:ascii="Times New Roman" w:eastAsia="Times New Roman" w:hAnsi="Times New Roman" w:cs="Times New Roman"/>
          <w:i/>
          <w:color w:val="000000"/>
          <w:sz w:val="20"/>
          <w:szCs w:val="20"/>
        </w:rPr>
        <w:t>Clinical L. Rev</w:t>
      </w:r>
      <w:r>
        <w:rPr>
          <w:rFonts w:ascii="Times New Roman" w:eastAsia="Times New Roman" w:hAnsi="Times New Roman" w:cs="Times New Roman"/>
          <w:color w:val="000000"/>
          <w:sz w:val="20"/>
          <w:szCs w:val="20"/>
        </w:rPr>
        <w:t>. 229.</w:t>
      </w:r>
    </w:p>
  </w:footnote>
  <w:footnote w:id="5">
    <w:p w14:paraId="0000013B"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Hong, ‘A Theory of Final Argument in Civil Trials,’ </w:t>
      </w:r>
      <w:r>
        <w:rPr>
          <w:rFonts w:ascii="Times New Roman" w:eastAsia="Times New Roman" w:hAnsi="Times New Roman" w:cs="Times New Roman"/>
          <w:i/>
          <w:color w:val="000000"/>
          <w:sz w:val="20"/>
          <w:szCs w:val="20"/>
        </w:rPr>
        <w:t>Hamline L. Rev</w:t>
      </w:r>
      <w:r>
        <w:rPr>
          <w:rFonts w:ascii="Times New Roman" w:eastAsia="Times New Roman" w:hAnsi="Times New Roman" w:cs="Times New Roman"/>
          <w:color w:val="000000"/>
          <w:sz w:val="20"/>
          <w:szCs w:val="20"/>
        </w:rPr>
        <w:t xml:space="preserve">. (1997) vol.21 p 31; see also Tanford, ‘The Limits of Closing Argument,’ </w:t>
      </w:r>
      <w:r>
        <w:rPr>
          <w:rFonts w:ascii="Times New Roman" w:eastAsia="Times New Roman" w:hAnsi="Times New Roman" w:cs="Times New Roman"/>
          <w:i/>
          <w:color w:val="000000"/>
          <w:sz w:val="20"/>
          <w:szCs w:val="20"/>
        </w:rPr>
        <w:t>Indiana Civil Lit. Rev</w:t>
      </w:r>
      <w:r>
        <w:rPr>
          <w:rFonts w:ascii="Times New Roman" w:eastAsia="Times New Roman" w:hAnsi="Times New Roman" w:cs="Times New Roman"/>
          <w:color w:val="000000"/>
          <w:sz w:val="20"/>
          <w:szCs w:val="20"/>
        </w:rPr>
        <w:t xml:space="preserve">. (2004) vol.1 pp111. </w:t>
      </w:r>
    </w:p>
  </w:footnote>
  <w:footnote w:id="6">
    <w:p w14:paraId="0000013C"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Watts &amp; Gowan, ‘Closing Arguments from a Plaintiff's Perspective,’ Am</w:t>
      </w:r>
      <w:r>
        <w:rPr>
          <w:rFonts w:ascii="Times New Roman" w:eastAsia="Times New Roman" w:hAnsi="Times New Roman" w:cs="Times New Roman"/>
          <w:i/>
          <w:color w:val="000000"/>
          <w:sz w:val="20"/>
          <w:szCs w:val="20"/>
        </w:rPr>
        <w:t>. J. Trial Advoc</w:t>
      </w:r>
      <w:r>
        <w:rPr>
          <w:rFonts w:ascii="Times New Roman" w:eastAsia="Times New Roman" w:hAnsi="Times New Roman" w:cs="Times New Roman"/>
          <w:color w:val="000000"/>
          <w:sz w:val="20"/>
          <w:szCs w:val="20"/>
        </w:rPr>
        <w:t>. (2003) 26 p 505.</w:t>
      </w:r>
    </w:p>
    <w:p w14:paraId="0000013D" w14:textId="77777777" w:rsidR="00E8767D" w:rsidRDefault="00E8767D">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footnote>
  <w:footnote w:id="7">
    <w:p w14:paraId="0000013E"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color w:val="000000"/>
          <w:sz w:val="20"/>
          <w:szCs w:val="20"/>
        </w:rPr>
        <w:t>Woolmington .v. DPP</w:t>
      </w:r>
      <w:r>
        <w:rPr>
          <w:rFonts w:ascii="Times New Roman" w:eastAsia="Times New Roman" w:hAnsi="Times New Roman" w:cs="Times New Roman"/>
          <w:color w:val="000000"/>
          <w:sz w:val="20"/>
          <w:szCs w:val="20"/>
        </w:rPr>
        <w:t xml:space="preserve"> [1935] AC 462 HL (E).</w:t>
      </w:r>
    </w:p>
  </w:footnote>
  <w:footnote w:id="8">
    <w:p w14:paraId="0000013F" w14:textId="77777777" w:rsidR="00E8767D"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For a detailed statement on the same, see P. Murphy &amp; D. Barnard, </w:t>
      </w:r>
      <w:r>
        <w:rPr>
          <w:rFonts w:ascii="Times New Roman" w:eastAsia="Times New Roman" w:hAnsi="Times New Roman" w:cs="Times New Roman"/>
          <w:i/>
          <w:color w:val="000000"/>
          <w:sz w:val="20"/>
          <w:szCs w:val="20"/>
        </w:rPr>
        <w:t>Evidence &amp; Advocacy</w:t>
      </w:r>
      <w:r>
        <w:rPr>
          <w:rFonts w:ascii="Times New Roman" w:eastAsia="Times New Roman" w:hAnsi="Times New Roman" w:cs="Times New Roman"/>
          <w:color w:val="000000"/>
          <w:sz w:val="20"/>
          <w:szCs w:val="20"/>
        </w:rPr>
        <w:t xml:space="preserve"> (1986) 2</w:t>
      </w:r>
      <w:r>
        <w:rPr>
          <w:rFonts w:ascii="Times New Roman" w:eastAsia="Times New Roman" w:hAnsi="Times New Roman" w:cs="Times New Roman"/>
          <w:color w:val="000000"/>
          <w:sz w:val="20"/>
          <w:szCs w:val="20"/>
          <w:vertAlign w:val="superscript"/>
        </w:rPr>
        <w:t>nd</w:t>
      </w:r>
      <w:r>
        <w:rPr>
          <w:rFonts w:ascii="Times New Roman" w:eastAsia="Times New Roman" w:hAnsi="Times New Roman" w:cs="Times New Roman"/>
          <w:color w:val="000000"/>
          <w:sz w:val="20"/>
          <w:szCs w:val="20"/>
        </w:rPr>
        <w:t xml:space="preserve"> ed., Blackstone press, London p. 172.</w:t>
      </w:r>
    </w:p>
  </w:footnote>
  <w:footnote w:id="9">
    <w:p w14:paraId="00000140"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See Lord Denning’s judgment in </w:t>
      </w:r>
      <w:r>
        <w:rPr>
          <w:rFonts w:ascii="Times New Roman" w:eastAsia="Times New Roman" w:hAnsi="Times New Roman" w:cs="Times New Roman"/>
          <w:i/>
          <w:color w:val="000000"/>
          <w:sz w:val="20"/>
          <w:szCs w:val="20"/>
        </w:rPr>
        <w:t>Miller .v. Minister of Pensions</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[1947] 2 All ER 372 ;</w:t>
      </w:r>
    </w:p>
  </w:footnote>
  <w:footnote w:id="10">
    <w:p w14:paraId="00000141"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Order. 18 rule 1 provides that the plaintiff shall have the right to begin unless the court otherwise orders.</w:t>
      </w:r>
    </w:p>
  </w:footnote>
  <w:footnote w:id="11">
    <w:p w14:paraId="00000142"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color w:val="000000"/>
          <w:sz w:val="20"/>
          <w:szCs w:val="20"/>
        </w:rPr>
        <w:t>Civil Procedure Rules</w:t>
      </w:r>
      <w:r>
        <w:rPr>
          <w:rFonts w:ascii="Times New Roman" w:eastAsia="Times New Roman" w:hAnsi="Times New Roman" w:cs="Times New Roman"/>
          <w:color w:val="000000"/>
          <w:sz w:val="20"/>
          <w:szCs w:val="20"/>
        </w:rPr>
        <w:t xml:space="preserve"> O.18.r. 2(3).</w:t>
      </w:r>
    </w:p>
  </w:footnote>
  <w:footnote w:id="12">
    <w:p w14:paraId="00000143"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See O.18 .r. 2(4), which is a deviation from the former Order xvii r.4 that permitted the High Court alone to wield this discretion.</w:t>
      </w:r>
    </w:p>
  </w:footnote>
  <w:footnote w:id="13">
    <w:p w14:paraId="00000144"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Legal Notice No. 8167 of 2008. The Chief Justice Evan Gicheru, as he then was, made these rules on September 1, 2008, under section 10 of the </w:t>
      </w:r>
      <w:r>
        <w:rPr>
          <w:rFonts w:ascii="Times New Roman" w:eastAsia="Times New Roman" w:hAnsi="Times New Roman" w:cs="Times New Roman"/>
          <w:i/>
          <w:color w:val="000000"/>
          <w:sz w:val="20"/>
          <w:szCs w:val="20"/>
        </w:rPr>
        <w:t>Judicature Act</w:t>
      </w:r>
      <w:r>
        <w:rPr>
          <w:rFonts w:ascii="Times New Roman" w:eastAsia="Times New Roman" w:hAnsi="Times New Roman" w:cs="Times New Roman"/>
          <w:color w:val="000000"/>
          <w:sz w:val="20"/>
          <w:szCs w:val="20"/>
        </w:rPr>
        <w:t>, Cap. 8 and upon the recommendations of the Expeditious Disposal of Cases Committee.</w:t>
      </w:r>
    </w:p>
  </w:footnote>
  <w:footnote w:id="14">
    <w:p w14:paraId="00000145"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color w:val="000000"/>
          <w:sz w:val="20"/>
          <w:szCs w:val="20"/>
        </w:rPr>
        <w:t>Court of Appeal Rules, 2010</w:t>
      </w:r>
      <w:r>
        <w:rPr>
          <w:rFonts w:ascii="Times New Roman" w:eastAsia="Times New Roman" w:hAnsi="Times New Roman" w:cs="Times New Roman"/>
          <w:color w:val="000000"/>
          <w:sz w:val="20"/>
          <w:szCs w:val="20"/>
        </w:rPr>
        <w:t xml:space="preserve"> Rule 100 (1).</w:t>
      </w:r>
    </w:p>
  </w:footnote>
  <w:footnote w:id="15">
    <w:p w14:paraId="00000146"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Ibid Rule 100(2) (a).</w:t>
      </w:r>
    </w:p>
  </w:footnote>
  <w:footnote w:id="16">
    <w:p w14:paraId="00000147"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Ibid Rule 100(2) (b).</w:t>
      </w:r>
    </w:p>
  </w:footnote>
  <w:footnote w:id="17">
    <w:p w14:paraId="00000148"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Ibid Rule 100(3).</w:t>
      </w:r>
    </w:p>
  </w:footnote>
  <w:footnote w:id="18">
    <w:p w14:paraId="00000149"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The section provides that every accused person have a right to fair and public hearing. Fair hearing comprises of the right of an accused person to be present during trial and to adduce and challenge evidence.</w:t>
      </w:r>
    </w:p>
  </w:footnote>
  <w:footnote w:id="19">
    <w:p w14:paraId="0000014A"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In terms of section 213 of the </w:t>
      </w:r>
      <w:r>
        <w:rPr>
          <w:rFonts w:ascii="Times New Roman" w:eastAsia="Times New Roman" w:hAnsi="Times New Roman" w:cs="Times New Roman"/>
          <w:i/>
          <w:color w:val="000000"/>
          <w:sz w:val="20"/>
          <w:szCs w:val="20"/>
        </w:rPr>
        <w:t>Criminal Procedure Code</w:t>
      </w:r>
      <w:r>
        <w:rPr>
          <w:rFonts w:ascii="Times New Roman" w:eastAsia="Times New Roman" w:hAnsi="Times New Roman" w:cs="Times New Roman"/>
          <w:color w:val="000000"/>
          <w:sz w:val="20"/>
          <w:szCs w:val="20"/>
        </w:rPr>
        <w:t>, the prosecutor or his advocate and the accused shall be entitled to address the court in the same and order as in a trial under this code before the High Court trial procedures</w:t>
      </w:r>
    </w:p>
  </w:footnote>
  <w:footnote w:id="20">
    <w:p w14:paraId="0000014B"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Section 311 of the Criminal Procedure Code .</w:t>
      </w:r>
    </w:p>
  </w:footnote>
  <w:footnote w:id="21">
    <w:p w14:paraId="0000014C" w14:textId="77777777" w:rsidR="00E8767D"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Criminal Appeal Number 42 of 2002 (Appeal from the High Court at Kisumu (Tanui and Mbito JJ) Dated July 15, 1999. In H.C.C.R. No 246b of 1998). The appellant had been charged before the Chief Magistrates Court at Kakamega with attempted robbery with violence and unlawfully being in possession of a firearm contrary to section 297 (2) of the Penal Code and section 4(1) of the Firearms Act respectively. At the close of the defence case, and at the request of counsel for the appellant, the trial magistrate directed that both the prosecution and defence file written submissions and submit the same to the registry. </w:t>
      </w:r>
    </w:p>
  </w:footnote>
  <w:footnote w:id="22">
    <w:p w14:paraId="0000014D"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Ibid.</w:t>
      </w:r>
    </w:p>
  </w:footnote>
  <w:footnote w:id="23">
    <w:p w14:paraId="0000014E"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[1966] EA 272. The trial magistrate in this case wanted to ascertain the correctness the translation of a recorded transcript from Punjabi into English.</w:t>
      </w:r>
    </w:p>
  </w:footnote>
  <w:footnote w:id="24">
    <w:p w14:paraId="0000014F"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color w:val="000000"/>
          <w:sz w:val="20"/>
          <w:szCs w:val="20"/>
        </w:rPr>
        <w:t>Criminal procedure code</w:t>
      </w:r>
      <w:r>
        <w:rPr>
          <w:rFonts w:ascii="Times New Roman" w:eastAsia="Times New Roman" w:hAnsi="Times New Roman" w:cs="Times New Roman"/>
          <w:color w:val="000000"/>
          <w:sz w:val="20"/>
          <w:szCs w:val="20"/>
        </w:rPr>
        <w:t xml:space="preserve"> s 161.</w:t>
      </w:r>
    </w:p>
  </w:footnote>
  <w:footnote w:id="25">
    <w:p w14:paraId="00000150"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(1957)EA 426.</w:t>
      </w:r>
    </w:p>
  </w:footnote>
  <w:footnote w:id="26">
    <w:p w14:paraId="00000151" w14:textId="77777777" w:rsidR="00E8767D"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Criminal Procedure code s</w:t>
      </w:r>
      <w:r>
        <w:rPr>
          <w:rFonts w:ascii="Times New Roman" w:eastAsia="Times New Roman" w:hAnsi="Times New Roman" w:cs="Times New Roman"/>
          <w:sz w:val="20"/>
          <w:szCs w:val="20"/>
        </w:rPr>
        <w:t>ection 382.</w:t>
      </w:r>
    </w:p>
  </w:footnote>
  <w:footnote w:id="27">
    <w:p w14:paraId="00000152" w14:textId="77777777" w:rsidR="00E8767D"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 xml:space="preserve">Robert Oyoo v Republic </w:t>
      </w:r>
      <w:r>
        <w:rPr>
          <w:rFonts w:ascii="Times New Roman" w:eastAsia="Times New Roman" w:hAnsi="Times New Roman" w:cs="Times New Roman"/>
          <w:sz w:val="20"/>
          <w:szCs w:val="20"/>
        </w:rPr>
        <w:t>Criminal Appeal Number 802 of 1997 [2004];the accused was charged with six counts of forgery contrary to section 349 of the penal code and  three counts of altering a false document contrary to section 353 of the Penal Code and one count of stealing contrary to section 275 of the penal code.  The accused was convicted on all counts except of one count of altering a forged document and also the one stealing. He was sentenced on each count for eight months running concurrently. The trial court asked for and received written submission from the appellate counsel.</w:t>
      </w:r>
      <w:r>
        <w:rPr>
          <w:rFonts w:ascii="Times New Roman" w:eastAsia="Times New Roman" w:hAnsi="Times New Roman" w:cs="Times New Roman"/>
          <w:sz w:val="24"/>
          <w:szCs w:val="24"/>
        </w:rPr>
        <w:t xml:space="preserve"> </w:t>
      </w:r>
      <w:r>
        <w:rPr>
          <w:rFonts w:ascii="Times New Roman" w:eastAsia="Times New Roman" w:hAnsi="Times New Roman" w:cs="Times New Roman"/>
          <w:sz w:val="20"/>
          <w:szCs w:val="20"/>
        </w:rPr>
        <w:t xml:space="preserve">It has been observed that most appellants who are not represented are unable to address the court orally; to insist on oral submissions is to oppress them.   Nevertheless, the marginal notes to section 213 of the </w:t>
      </w:r>
      <w:r>
        <w:rPr>
          <w:rFonts w:ascii="Times New Roman" w:eastAsia="Times New Roman" w:hAnsi="Times New Roman" w:cs="Times New Roman"/>
          <w:i/>
          <w:sz w:val="20"/>
          <w:szCs w:val="20"/>
        </w:rPr>
        <w:t>Criminal Procedure Code</w:t>
      </w:r>
      <w:r>
        <w:rPr>
          <w:rFonts w:ascii="Times New Roman" w:eastAsia="Times New Roman" w:hAnsi="Times New Roman" w:cs="Times New Roman"/>
          <w:sz w:val="20"/>
          <w:szCs w:val="20"/>
        </w:rPr>
        <w:t xml:space="preserve"> refer to ‘order of speeches’. Therefore, justice may be served better by looking to the substance than the formalities. </w:t>
      </w:r>
    </w:p>
  </w:footnote>
  <w:footnote w:id="28">
    <w:p w14:paraId="00000153" w14:textId="77777777" w:rsidR="00E8767D" w:rsidRDefault="00000000">
      <w:pPr>
        <w:spacing w:after="0" w:line="240" w:lineRule="auto"/>
        <w:jc w:val="both"/>
        <w:rPr>
          <w:rFonts w:ascii="Times New Roman" w:eastAsia="Times New Roman" w:hAnsi="Times New Roman" w:cs="Times New Roman"/>
          <w:sz w:val="20"/>
          <w:szCs w:val="20"/>
        </w:rPr>
      </w:pPr>
      <w:r>
        <w:rPr>
          <w:rStyle w:val="FootnoteReference"/>
        </w:rPr>
        <w:footnoteRef/>
      </w:r>
      <w:r>
        <w:rPr>
          <w:rFonts w:ascii="Times New Roman" w:eastAsia="Times New Roman" w:hAnsi="Times New Roman" w:cs="Times New Roman"/>
          <w:sz w:val="20"/>
          <w:szCs w:val="20"/>
        </w:rPr>
        <w:t xml:space="preserve"> Criminal Appeal Number 24 of 2003.</w:t>
      </w:r>
    </w:p>
  </w:footnote>
  <w:footnote w:id="29">
    <w:p w14:paraId="00000154"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Legal Notice No.8167 of 2008.</w:t>
      </w:r>
    </w:p>
  </w:footnote>
  <w:footnote w:id="30">
    <w:p w14:paraId="00000155"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color w:val="000000"/>
          <w:sz w:val="20"/>
          <w:szCs w:val="20"/>
        </w:rPr>
        <w:t>Court of Appeal Rules</w:t>
      </w:r>
      <w:r>
        <w:rPr>
          <w:rFonts w:ascii="Times New Roman" w:eastAsia="Times New Roman" w:hAnsi="Times New Roman" w:cs="Times New Roman"/>
          <w:color w:val="000000"/>
          <w:sz w:val="20"/>
          <w:szCs w:val="20"/>
        </w:rPr>
        <w:t xml:space="preserve"> Rule 66 (1).</w:t>
      </w:r>
    </w:p>
  </w:footnote>
  <w:footnote w:id="31">
    <w:p w14:paraId="00000156"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i/>
          <w:color w:val="000000"/>
          <w:sz w:val="20"/>
          <w:szCs w:val="20"/>
        </w:rPr>
        <w:t>Court of Appeal Rules Rule</w:t>
      </w:r>
      <w:r>
        <w:rPr>
          <w:rFonts w:ascii="Times New Roman" w:eastAsia="Times New Roman" w:hAnsi="Times New Roman" w:cs="Times New Roman"/>
          <w:color w:val="000000"/>
          <w:sz w:val="20"/>
          <w:szCs w:val="20"/>
        </w:rPr>
        <w:t xml:space="preserve"> 66 (3).</w:t>
      </w:r>
    </w:p>
  </w:footnote>
  <w:footnote w:id="32">
    <w:p w14:paraId="00000157"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286 S.W.2d 87, 90 (Ky. App. 1955).</w:t>
      </w:r>
    </w:p>
  </w:footnote>
  <w:footnote w:id="33">
    <w:p w14:paraId="00000158"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70 S.W.2d 975, 977 (Ky. App. 1934).</w:t>
      </w:r>
    </w:p>
  </w:footnote>
  <w:footnote w:id="34">
    <w:p w14:paraId="00000159"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461 S.W.2d 370, 374 (Ky. App. 1970).</w:t>
      </w:r>
    </w:p>
  </w:footnote>
  <w:footnote w:id="35">
    <w:p w14:paraId="0000015A"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737 N.E.2d 1150, 1154 (Ind. 2000).</w:t>
      </w:r>
    </w:p>
  </w:footnote>
  <w:footnote w:id="36">
    <w:p w14:paraId="0000015B"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Montz, ‘Why Lawyers Continue to Cross the Line in Closing Arguments: An Examination of Federal and State</w:t>
      </w:r>
      <w:r>
        <w:rPr>
          <w:rFonts w:ascii="Times New Roman" w:eastAsia="Times New Roman" w:hAnsi="Times New Roman" w:cs="Times New Roman"/>
          <w:i/>
          <w:color w:val="000000"/>
          <w:sz w:val="20"/>
          <w:szCs w:val="20"/>
        </w:rPr>
        <w:t xml:space="preserve"> </w:t>
      </w:r>
      <w:r>
        <w:rPr>
          <w:rFonts w:ascii="Times New Roman" w:eastAsia="Times New Roman" w:hAnsi="Times New Roman" w:cs="Times New Roman"/>
          <w:color w:val="000000"/>
          <w:sz w:val="20"/>
          <w:szCs w:val="20"/>
        </w:rPr>
        <w:t xml:space="preserve">Cases,’ </w:t>
      </w:r>
      <w:r>
        <w:rPr>
          <w:rFonts w:ascii="Times New Roman" w:eastAsia="Times New Roman" w:hAnsi="Times New Roman" w:cs="Times New Roman"/>
          <w:i/>
          <w:color w:val="000000"/>
          <w:sz w:val="20"/>
          <w:szCs w:val="20"/>
        </w:rPr>
        <w:t>Ohio N. U. L. Rev</w:t>
      </w:r>
      <w:r>
        <w:rPr>
          <w:rFonts w:ascii="Times New Roman" w:eastAsia="Times New Roman" w:hAnsi="Times New Roman" w:cs="Times New Roman"/>
          <w:color w:val="000000"/>
          <w:sz w:val="20"/>
          <w:szCs w:val="20"/>
        </w:rPr>
        <w:t>. (2001) vol. 28 p 67.</w:t>
      </w:r>
    </w:p>
  </w:footnote>
  <w:footnote w:id="37">
    <w:p w14:paraId="0000015C"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color w:val="000000"/>
          <w:sz w:val="20"/>
          <w:szCs w:val="20"/>
        </w:rPr>
        <w:t>United States of America v Hugo Sarmiento</w:t>
      </w:r>
      <w:r>
        <w:rPr>
          <w:rFonts w:ascii="Times New Roman" w:eastAsia="Times New Roman" w:hAnsi="Times New Roman" w:cs="Times New Roman"/>
          <w:color w:val="000000"/>
          <w:sz w:val="20"/>
          <w:szCs w:val="20"/>
        </w:rPr>
        <w:t xml:space="preserve"> (1984) 744 F. 2d 755.</w:t>
      </w:r>
    </w:p>
  </w:footnote>
  <w:footnote w:id="38">
    <w:p w14:paraId="0000015D"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854 N.E.2d 831 (Ind. 2006).</w:t>
      </w:r>
    </w:p>
  </w:footnote>
  <w:footnote w:id="39">
    <w:p w14:paraId="0000015E"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527 N.E.2d 1119, 1127 (Ind. 1988).</w:t>
      </w:r>
    </w:p>
  </w:footnote>
  <w:footnote w:id="40">
    <w:p w14:paraId="0000015F" w14:textId="77777777" w:rsidR="00E8767D"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The court while making this holding was referring to an instance where the prosecution had referred to the defendant as “one of the finest liars”. The court in this instance did allow the prosecution to make such statements. This is because great disparity was shown between the defendant’s testimony and the physical evidence as well as his initial statements.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B70FD"/>
    <w:multiLevelType w:val="multilevel"/>
    <w:tmpl w:val="DDEC5EB6"/>
    <w:lvl w:ilvl="0">
      <w:start w:val="1"/>
      <w:numFmt w:val="decimal"/>
      <w:lvlText w:val="%1."/>
      <w:lvlJc w:val="left"/>
      <w:pPr>
        <w:ind w:left="-1314" w:hanging="360"/>
      </w:pPr>
    </w:lvl>
    <w:lvl w:ilvl="1">
      <w:start w:val="1"/>
      <w:numFmt w:val="decimal"/>
      <w:lvlText w:val="%1.%2."/>
      <w:lvlJc w:val="left"/>
      <w:pPr>
        <w:ind w:left="-1314" w:hanging="360"/>
      </w:pPr>
    </w:lvl>
    <w:lvl w:ilvl="2">
      <w:start w:val="1"/>
      <w:numFmt w:val="decimal"/>
      <w:lvlText w:val="%1.%2.%3."/>
      <w:lvlJc w:val="left"/>
      <w:pPr>
        <w:ind w:left="-954" w:hanging="720"/>
      </w:pPr>
    </w:lvl>
    <w:lvl w:ilvl="3">
      <w:start w:val="1"/>
      <w:numFmt w:val="decimal"/>
      <w:lvlText w:val="%1.%2.%3.%4."/>
      <w:lvlJc w:val="left"/>
      <w:pPr>
        <w:ind w:left="-954" w:hanging="720"/>
      </w:pPr>
    </w:lvl>
    <w:lvl w:ilvl="4">
      <w:start w:val="1"/>
      <w:numFmt w:val="decimal"/>
      <w:lvlText w:val="%1.%2.%3.%4.%5."/>
      <w:lvlJc w:val="left"/>
      <w:pPr>
        <w:ind w:left="-594" w:hanging="1080"/>
      </w:pPr>
    </w:lvl>
    <w:lvl w:ilvl="5">
      <w:start w:val="1"/>
      <w:numFmt w:val="decimal"/>
      <w:lvlText w:val="%1.%2.%3.%4.%5.%6."/>
      <w:lvlJc w:val="left"/>
      <w:pPr>
        <w:ind w:left="-594" w:hanging="1080"/>
      </w:pPr>
    </w:lvl>
    <w:lvl w:ilvl="6">
      <w:start w:val="1"/>
      <w:numFmt w:val="decimal"/>
      <w:lvlText w:val="%1.%2.%3.%4.%5.%6.%7."/>
      <w:lvlJc w:val="left"/>
      <w:pPr>
        <w:ind w:left="-234" w:hanging="1440"/>
      </w:pPr>
    </w:lvl>
    <w:lvl w:ilvl="7">
      <w:start w:val="1"/>
      <w:numFmt w:val="decimal"/>
      <w:lvlText w:val="%1.%2.%3.%4.%5.%6.%7.%8."/>
      <w:lvlJc w:val="left"/>
      <w:pPr>
        <w:ind w:left="-234" w:hanging="1440"/>
      </w:pPr>
    </w:lvl>
    <w:lvl w:ilvl="8">
      <w:start w:val="1"/>
      <w:numFmt w:val="decimal"/>
      <w:lvlText w:val="%1.%2.%3.%4.%5.%6.%7.%8.%9."/>
      <w:lvlJc w:val="left"/>
      <w:pPr>
        <w:ind w:left="126" w:hanging="1800"/>
      </w:pPr>
    </w:lvl>
  </w:abstractNum>
  <w:abstractNum w:abstractNumId="1" w15:restartNumberingAfterBreak="0">
    <w:nsid w:val="0DF061FA"/>
    <w:multiLevelType w:val="multilevel"/>
    <w:tmpl w:val="0C963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A46158"/>
    <w:multiLevelType w:val="multilevel"/>
    <w:tmpl w:val="6824B6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E210EA"/>
    <w:multiLevelType w:val="multilevel"/>
    <w:tmpl w:val="32EC146C"/>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F150FDA"/>
    <w:multiLevelType w:val="multilevel"/>
    <w:tmpl w:val="86282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C942F6"/>
    <w:multiLevelType w:val="multilevel"/>
    <w:tmpl w:val="3252F0D4"/>
    <w:lvl w:ilvl="0">
      <w:start w:val="1"/>
      <w:numFmt w:val="decimal"/>
      <w:lvlText w:val="%1.0"/>
      <w:lvlJc w:val="left"/>
      <w:pPr>
        <w:ind w:left="2460" w:hanging="360"/>
      </w:pPr>
    </w:lvl>
    <w:lvl w:ilvl="1">
      <w:start w:val="1"/>
      <w:numFmt w:val="decimal"/>
      <w:lvlText w:val="%1.%2"/>
      <w:lvlJc w:val="left"/>
      <w:pPr>
        <w:ind w:left="3180" w:hanging="360"/>
      </w:pPr>
    </w:lvl>
    <w:lvl w:ilvl="2">
      <w:start w:val="1"/>
      <w:numFmt w:val="decimal"/>
      <w:lvlText w:val="%1.%2.%3"/>
      <w:lvlJc w:val="left"/>
      <w:pPr>
        <w:ind w:left="4260" w:hanging="720"/>
      </w:pPr>
    </w:lvl>
    <w:lvl w:ilvl="3">
      <w:start w:val="1"/>
      <w:numFmt w:val="decimal"/>
      <w:lvlText w:val="%1.%2.%3.%4"/>
      <w:lvlJc w:val="left"/>
      <w:pPr>
        <w:ind w:left="4980" w:hanging="720"/>
      </w:pPr>
    </w:lvl>
    <w:lvl w:ilvl="4">
      <w:start w:val="1"/>
      <w:numFmt w:val="decimal"/>
      <w:lvlText w:val="%1.%2.%3.%4.%5"/>
      <w:lvlJc w:val="left"/>
      <w:pPr>
        <w:ind w:left="6060" w:hanging="1080"/>
      </w:pPr>
    </w:lvl>
    <w:lvl w:ilvl="5">
      <w:start w:val="1"/>
      <w:numFmt w:val="decimal"/>
      <w:lvlText w:val="%1.%2.%3.%4.%5.%6"/>
      <w:lvlJc w:val="left"/>
      <w:pPr>
        <w:ind w:left="6780" w:hanging="1080"/>
      </w:pPr>
    </w:lvl>
    <w:lvl w:ilvl="6">
      <w:start w:val="1"/>
      <w:numFmt w:val="decimal"/>
      <w:lvlText w:val="%1.%2.%3.%4.%5.%6.%7"/>
      <w:lvlJc w:val="left"/>
      <w:pPr>
        <w:ind w:left="7860" w:hanging="1440"/>
      </w:pPr>
    </w:lvl>
    <w:lvl w:ilvl="7">
      <w:start w:val="1"/>
      <w:numFmt w:val="decimal"/>
      <w:lvlText w:val="%1.%2.%3.%4.%5.%6.%7.%8"/>
      <w:lvlJc w:val="left"/>
      <w:pPr>
        <w:ind w:left="8580" w:hanging="1440"/>
      </w:pPr>
    </w:lvl>
    <w:lvl w:ilvl="8">
      <w:start w:val="1"/>
      <w:numFmt w:val="decimal"/>
      <w:lvlText w:val="%1.%2.%3.%4.%5.%6.%7.%8.%9"/>
      <w:lvlJc w:val="left"/>
      <w:pPr>
        <w:ind w:left="9660" w:hanging="1800"/>
      </w:pPr>
    </w:lvl>
  </w:abstractNum>
  <w:abstractNum w:abstractNumId="6" w15:restartNumberingAfterBreak="0">
    <w:nsid w:val="2DF42246"/>
    <w:multiLevelType w:val="multilevel"/>
    <w:tmpl w:val="12E8C6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6BC3017"/>
    <w:multiLevelType w:val="multilevel"/>
    <w:tmpl w:val="54942C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0A0B9C"/>
    <w:multiLevelType w:val="multilevel"/>
    <w:tmpl w:val="1D24308E"/>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15:restartNumberingAfterBreak="0">
    <w:nsid w:val="741D5CD2"/>
    <w:multiLevelType w:val="multilevel"/>
    <w:tmpl w:val="7FC2B2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8009560">
    <w:abstractNumId w:val="4"/>
  </w:num>
  <w:num w:numId="2" w16cid:durableId="863438725">
    <w:abstractNumId w:val="2"/>
  </w:num>
  <w:num w:numId="3" w16cid:durableId="798230197">
    <w:abstractNumId w:val="0"/>
  </w:num>
  <w:num w:numId="4" w16cid:durableId="1529098654">
    <w:abstractNumId w:val="7"/>
  </w:num>
  <w:num w:numId="5" w16cid:durableId="1834640863">
    <w:abstractNumId w:val="6"/>
  </w:num>
  <w:num w:numId="6" w16cid:durableId="693112110">
    <w:abstractNumId w:val="5"/>
  </w:num>
  <w:num w:numId="7" w16cid:durableId="1991206864">
    <w:abstractNumId w:val="8"/>
  </w:num>
  <w:num w:numId="8" w16cid:durableId="2105110152">
    <w:abstractNumId w:val="1"/>
  </w:num>
  <w:num w:numId="9" w16cid:durableId="903219198">
    <w:abstractNumId w:val="9"/>
  </w:num>
  <w:num w:numId="10" w16cid:durableId="6484399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67D"/>
    <w:rsid w:val="002315A3"/>
    <w:rsid w:val="00C06D7D"/>
    <w:rsid w:val="00CB7D97"/>
    <w:rsid w:val="00D76121"/>
    <w:rsid w:val="00E8767D"/>
    <w:rsid w:val="00FE60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4C28"/>
  <w15:docId w15:val="{D4C07881-FADD-42DA-8DCA-74B57B7B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437"/>
  </w:style>
  <w:style w:type="paragraph" w:styleId="Heading1">
    <w:name w:val="heading 1"/>
    <w:basedOn w:val="Normal"/>
    <w:next w:val="Normal"/>
    <w:link w:val="Heading1Char"/>
    <w:uiPriority w:val="9"/>
    <w:qFormat/>
    <w:rsid w:val="00505437"/>
    <w:pPr>
      <w:keepNext/>
      <w:widowControl w:val="0"/>
      <w:autoSpaceDE w:val="0"/>
      <w:autoSpaceDN w:val="0"/>
      <w:adjustRightInd w:val="0"/>
      <w:spacing w:after="0" w:line="240" w:lineRule="auto"/>
      <w:outlineLvl w:val="0"/>
    </w:pPr>
    <w:rPr>
      <w:rFonts w:ascii="Times New Roman" w:eastAsia="Times New Roman" w:hAnsi="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505437"/>
    <w:rPr>
      <w:rFonts w:ascii="Times New Roman" w:eastAsia="Times New Roman" w:hAnsi="Times New Roman" w:cs="Times New Roman"/>
      <w:b/>
      <w:sz w:val="24"/>
      <w:szCs w:val="24"/>
    </w:rPr>
  </w:style>
  <w:style w:type="paragraph" w:styleId="ListParagraph">
    <w:name w:val="List Paragraph"/>
    <w:basedOn w:val="Normal"/>
    <w:uiPriority w:val="34"/>
    <w:qFormat/>
    <w:rsid w:val="00505437"/>
    <w:pPr>
      <w:ind w:left="720"/>
      <w:contextualSpacing/>
    </w:pPr>
  </w:style>
  <w:style w:type="paragraph" w:styleId="Footer">
    <w:name w:val="footer"/>
    <w:basedOn w:val="Normal"/>
    <w:link w:val="FooterChar"/>
    <w:uiPriority w:val="99"/>
    <w:unhideWhenUsed/>
    <w:rsid w:val="00505437"/>
    <w:pPr>
      <w:tabs>
        <w:tab w:val="center" w:pos="4680"/>
        <w:tab w:val="right" w:pos="9360"/>
      </w:tabs>
    </w:pPr>
  </w:style>
  <w:style w:type="character" w:customStyle="1" w:styleId="FooterChar">
    <w:name w:val="Footer Char"/>
    <w:basedOn w:val="DefaultParagraphFont"/>
    <w:link w:val="Footer"/>
    <w:uiPriority w:val="99"/>
    <w:rsid w:val="00505437"/>
    <w:rPr>
      <w:rFonts w:ascii="Calibri" w:eastAsia="Calibri" w:hAnsi="Calibri" w:cs="Times New Roman"/>
    </w:rPr>
  </w:style>
  <w:style w:type="paragraph" w:styleId="NormalWeb">
    <w:name w:val="Normal (Web)"/>
    <w:basedOn w:val="Normal"/>
    <w:uiPriority w:val="99"/>
    <w:unhideWhenUsed/>
    <w:rsid w:val="00505437"/>
    <w:pPr>
      <w:spacing w:before="100" w:beforeAutospacing="1" w:after="100" w:afterAutospacing="1" w:line="240" w:lineRule="auto"/>
    </w:pPr>
    <w:rPr>
      <w:rFonts w:ascii="Times New Roman" w:eastAsia="Times New Roman" w:hAnsi="Times New Roman"/>
      <w:sz w:val="24"/>
      <w:szCs w:val="24"/>
    </w:rPr>
  </w:style>
  <w:style w:type="paragraph" w:customStyle="1" w:styleId="text-level2">
    <w:name w:val="text-level2"/>
    <w:basedOn w:val="Normal"/>
    <w:rsid w:val="00505437"/>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qFormat/>
    <w:rsid w:val="00505437"/>
    <w:rPr>
      <w:i/>
      <w:iCs/>
    </w:rPr>
  </w:style>
  <w:style w:type="paragraph" w:styleId="FootnoteText">
    <w:name w:val="footnote text"/>
    <w:basedOn w:val="Normal"/>
    <w:link w:val="FootnoteTextChar"/>
    <w:uiPriority w:val="99"/>
    <w:unhideWhenUsed/>
    <w:rsid w:val="00505437"/>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505437"/>
    <w:rPr>
      <w:rFonts w:ascii="Times New Roman" w:eastAsia="Times New Roman" w:hAnsi="Times New Roman" w:cs="Times New Roman"/>
      <w:sz w:val="20"/>
      <w:szCs w:val="20"/>
    </w:rPr>
  </w:style>
  <w:style w:type="character" w:styleId="FootnoteReference">
    <w:name w:val="footnote reference"/>
    <w:semiHidden/>
    <w:unhideWhenUsed/>
    <w:rsid w:val="00505437"/>
    <w:rPr>
      <w:vertAlign w:val="superscript"/>
    </w:rPr>
  </w:style>
  <w:style w:type="character" w:styleId="Hyperlink">
    <w:name w:val="Hyperlink"/>
    <w:semiHidden/>
    <w:rsid w:val="00505437"/>
    <w:rPr>
      <w:color w:val="0000FF"/>
      <w:u w:val="single"/>
    </w:rPr>
  </w:style>
  <w:style w:type="paragraph" w:styleId="Header">
    <w:name w:val="header"/>
    <w:basedOn w:val="Normal"/>
    <w:link w:val="HeaderChar"/>
    <w:uiPriority w:val="99"/>
    <w:semiHidden/>
    <w:unhideWhenUsed/>
    <w:rsid w:val="00EC5695"/>
    <w:pPr>
      <w:tabs>
        <w:tab w:val="center" w:pos="4680"/>
        <w:tab w:val="right" w:pos="9360"/>
      </w:tabs>
    </w:pPr>
  </w:style>
  <w:style w:type="character" w:customStyle="1" w:styleId="HeaderChar">
    <w:name w:val="Header Char"/>
    <w:basedOn w:val="DefaultParagraphFont"/>
    <w:link w:val="Header"/>
    <w:uiPriority w:val="99"/>
    <w:semiHidden/>
    <w:rsid w:val="00EC5695"/>
    <w:rPr>
      <w:sz w:val="22"/>
      <w:szCs w:val="22"/>
    </w:rPr>
  </w:style>
  <w:style w:type="paragraph" w:styleId="BalloonText">
    <w:name w:val="Balloon Text"/>
    <w:basedOn w:val="Normal"/>
    <w:link w:val="BalloonTextChar"/>
    <w:uiPriority w:val="99"/>
    <w:semiHidden/>
    <w:unhideWhenUsed/>
    <w:rsid w:val="000D4F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F8E"/>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3RU/g8z6Q6GMeW9se338xrjBuQ==">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5402</Words>
  <Characters>30793</Characters>
  <Application>Microsoft Office Word</Application>
  <DocSecurity>0</DocSecurity>
  <Lines>256</Lines>
  <Paragraphs>72</Paragraphs>
  <ScaleCrop>false</ScaleCrop>
  <Company/>
  <LinksUpToDate>false</LinksUpToDate>
  <CharactersWithSpaces>36123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pupil</dc:creator>
  <cp:lastModifiedBy>MBURO KENNEDY OTIENO</cp:lastModifiedBy>
  <cp:revision>3</cp:revision>
  <dcterms:created xsi:type="dcterms:W3CDTF">2011-06-29T04:32:00Z</dcterms:created>
  <dcterms:modified xsi:type="dcterms:W3CDTF">2024-05-13T03:21:00Z</dcterms:modified>
</cp:coreProperties>
</file>