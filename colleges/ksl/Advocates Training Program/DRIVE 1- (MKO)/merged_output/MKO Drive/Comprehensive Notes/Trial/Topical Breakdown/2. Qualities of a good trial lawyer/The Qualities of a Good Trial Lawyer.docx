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64479" w14:textId="45202848" w:rsidR="0C87BB5A" w:rsidRDefault="0C87BB5A" w:rsidP="0C87BB5A">
      <w:pPr>
        <w:jc w:val="center"/>
        <w:rPr>
          <w:rFonts w:ascii="Times New Roman" w:eastAsia="Times New Roman" w:hAnsi="Times New Roman" w:cs="Times New Roman"/>
          <w:b/>
          <w:bCs/>
          <w:sz w:val="24"/>
          <w:szCs w:val="24"/>
          <w:u w:val="single"/>
        </w:rPr>
      </w:pPr>
    </w:p>
    <w:p w14:paraId="457B1C32" w14:textId="6896152E" w:rsidR="2EA42900" w:rsidRDefault="2EA42900" w:rsidP="0C87BB5A">
      <w:pPr>
        <w:jc w:val="cente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 xml:space="preserve">TRIAL ADVOCACY ATP </w:t>
      </w:r>
      <w:r w:rsidR="12E21A31" w:rsidRPr="0C87BB5A">
        <w:rPr>
          <w:rFonts w:ascii="Times New Roman" w:eastAsia="Times New Roman" w:hAnsi="Times New Roman" w:cs="Times New Roman"/>
          <w:b/>
          <w:bCs/>
          <w:sz w:val="24"/>
          <w:szCs w:val="24"/>
          <w:u w:val="single"/>
        </w:rPr>
        <w:t>104</w:t>
      </w:r>
      <w:r w:rsidRPr="0C87BB5A">
        <w:rPr>
          <w:rFonts w:ascii="Times New Roman" w:eastAsia="Times New Roman" w:hAnsi="Times New Roman" w:cs="Times New Roman"/>
          <w:b/>
          <w:bCs/>
          <w:sz w:val="24"/>
          <w:szCs w:val="24"/>
          <w:u w:val="single"/>
        </w:rPr>
        <w:t>/</w:t>
      </w:r>
      <w:r w:rsidR="51C965EF" w:rsidRPr="0C87BB5A">
        <w:rPr>
          <w:rFonts w:ascii="Times New Roman" w:eastAsia="Times New Roman" w:hAnsi="Times New Roman" w:cs="Times New Roman"/>
          <w:b/>
          <w:bCs/>
          <w:sz w:val="24"/>
          <w:szCs w:val="24"/>
          <w:u w:val="single"/>
        </w:rPr>
        <w:t>2024</w:t>
      </w:r>
    </w:p>
    <w:p w14:paraId="0AB45550" w14:textId="0FB8222A" w:rsidR="2EA42900" w:rsidRDefault="2EA42900" w:rsidP="0C87BB5A">
      <w:pPr>
        <w:jc w:val="cente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 xml:space="preserve">CLASS C </w:t>
      </w:r>
    </w:p>
    <w:p w14:paraId="6A200001" w14:textId="11B4319F" w:rsidR="2EA42900" w:rsidRDefault="2EA42900" w:rsidP="0C87BB5A">
      <w:pPr>
        <w:jc w:val="cente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FIRM 6</w:t>
      </w:r>
    </w:p>
    <w:p w14:paraId="371A0C04" w14:textId="31FCA958" w:rsidR="2361EEB4" w:rsidRDefault="2361EEB4" w:rsidP="0C87BB5A">
      <w:pP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Assignment 1: The Qualities of a Good Trial Advocate</w:t>
      </w:r>
    </w:p>
    <w:p w14:paraId="0E2923B6" w14:textId="503E9EDB" w:rsidR="2361EEB4" w:rsidRDefault="2361EEB4" w:rsidP="0C87BB5A">
      <w:pP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 xml:space="preserve">Submitted </w:t>
      </w:r>
      <w:r w:rsidR="7ABDB265" w:rsidRPr="0C87BB5A">
        <w:rPr>
          <w:rFonts w:ascii="Times New Roman" w:eastAsia="Times New Roman" w:hAnsi="Times New Roman" w:cs="Times New Roman"/>
          <w:b/>
          <w:bCs/>
          <w:sz w:val="24"/>
          <w:szCs w:val="24"/>
          <w:u w:val="single"/>
        </w:rPr>
        <w:t>on:</w:t>
      </w:r>
      <w:r w:rsidRPr="0C87BB5A">
        <w:rPr>
          <w:rFonts w:ascii="Times New Roman" w:eastAsia="Times New Roman" w:hAnsi="Times New Roman" w:cs="Times New Roman"/>
          <w:b/>
          <w:bCs/>
          <w:sz w:val="24"/>
          <w:szCs w:val="24"/>
          <w:u w:val="single"/>
        </w:rPr>
        <w:t xml:space="preserve"> 14 February 2024</w:t>
      </w:r>
    </w:p>
    <w:p w14:paraId="5F7971F3" w14:textId="511A0EAF" w:rsidR="0C87BB5A" w:rsidRDefault="0C87BB5A" w:rsidP="0C87BB5A">
      <w:pPr>
        <w:jc w:val="center"/>
        <w:rPr>
          <w:rFonts w:ascii="Times New Roman" w:eastAsia="Times New Roman" w:hAnsi="Times New Roman" w:cs="Times New Roman"/>
          <w:b/>
          <w:bCs/>
          <w:sz w:val="24"/>
          <w:szCs w:val="24"/>
          <w:u w:val="single"/>
        </w:rPr>
      </w:pPr>
    </w:p>
    <w:p w14:paraId="4BCF7C94" w14:textId="1635D6E3" w:rsidR="2361EEB4" w:rsidRDefault="2361EEB4" w:rsidP="0C87BB5A">
      <w:pPr>
        <w:jc w:val="cente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 xml:space="preserve">Class C Firm 6 </w:t>
      </w:r>
      <w:r w:rsidR="2EA42900" w:rsidRPr="0C87BB5A">
        <w:rPr>
          <w:rFonts w:ascii="Times New Roman" w:eastAsia="Times New Roman" w:hAnsi="Times New Roman" w:cs="Times New Roman"/>
          <w:b/>
          <w:bCs/>
          <w:sz w:val="24"/>
          <w:szCs w:val="24"/>
          <w:u w:val="single"/>
        </w:rPr>
        <w:t>Members:</w:t>
      </w:r>
    </w:p>
    <w:tbl>
      <w:tblPr>
        <w:tblStyle w:val="TableGrid"/>
        <w:tblW w:w="0" w:type="auto"/>
        <w:tblLayout w:type="fixed"/>
        <w:tblLook w:val="06A0" w:firstRow="1" w:lastRow="0" w:firstColumn="1" w:lastColumn="0" w:noHBand="1" w:noVBand="1"/>
      </w:tblPr>
      <w:tblGrid>
        <w:gridCol w:w="2340"/>
        <w:gridCol w:w="2340"/>
        <w:gridCol w:w="2730"/>
        <w:gridCol w:w="2062"/>
      </w:tblGrid>
      <w:tr w:rsidR="0C87BB5A" w14:paraId="4DABD973" w14:textId="77777777" w:rsidTr="0C87BB5A">
        <w:trPr>
          <w:trHeight w:val="300"/>
        </w:trPr>
        <w:tc>
          <w:tcPr>
            <w:tcW w:w="2340" w:type="dxa"/>
          </w:tcPr>
          <w:p w14:paraId="2AC79A78" w14:textId="311087D8" w:rsidR="4228C18E" w:rsidRDefault="4228C18E" w:rsidP="0C87BB5A">
            <w:pP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Member Name</w:t>
            </w:r>
          </w:p>
        </w:tc>
        <w:tc>
          <w:tcPr>
            <w:tcW w:w="2340" w:type="dxa"/>
          </w:tcPr>
          <w:p w14:paraId="0B981710" w14:textId="614C4767" w:rsidR="4228C18E" w:rsidRDefault="4228C18E" w:rsidP="0C87BB5A">
            <w:pP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Admission No</w:t>
            </w:r>
          </w:p>
        </w:tc>
        <w:tc>
          <w:tcPr>
            <w:tcW w:w="2730" w:type="dxa"/>
          </w:tcPr>
          <w:p w14:paraId="7F6D6974" w14:textId="29DF3CBF" w:rsidR="0C87BB5A" w:rsidRDefault="0C87BB5A" w:rsidP="0C87BB5A">
            <w:pPr>
              <w:rPr>
                <w:rFonts w:ascii="Times New Roman" w:eastAsia="Times New Roman" w:hAnsi="Times New Roman" w:cs="Times New Roman"/>
                <w:b/>
                <w:bCs/>
                <w:sz w:val="24"/>
                <w:szCs w:val="24"/>
                <w:u w:val="single"/>
              </w:rPr>
            </w:pPr>
          </w:p>
        </w:tc>
        <w:tc>
          <w:tcPr>
            <w:tcW w:w="2062" w:type="dxa"/>
          </w:tcPr>
          <w:p w14:paraId="2669A7E2" w14:textId="4CB14EAD" w:rsidR="0C87BB5A" w:rsidRDefault="0C87BB5A" w:rsidP="0C87BB5A">
            <w:pPr>
              <w:rPr>
                <w:rFonts w:ascii="Times New Roman" w:eastAsia="Times New Roman" w:hAnsi="Times New Roman" w:cs="Times New Roman"/>
                <w:b/>
                <w:bCs/>
                <w:sz w:val="24"/>
                <w:szCs w:val="24"/>
                <w:u w:val="single"/>
              </w:rPr>
            </w:pPr>
          </w:p>
        </w:tc>
      </w:tr>
      <w:tr w:rsidR="0C87BB5A" w14:paraId="76939BE2" w14:textId="77777777" w:rsidTr="0C87BB5A">
        <w:trPr>
          <w:trHeight w:val="300"/>
        </w:trPr>
        <w:tc>
          <w:tcPr>
            <w:tcW w:w="2340" w:type="dxa"/>
          </w:tcPr>
          <w:p w14:paraId="79A9120C" w14:textId="0FB3A1ED" w:rsidR="0C87BB5A" w:rsidRDefault="0C87BB5A" w:rsidP="0C87BB5A">
            <w:pPr>
              <w:rPr>
                <w:rFonts w:ascii="Times New Roman" w:eastAsia="Times New Roman" w:hAnsi="Times New Roman" w:cs="Times New Roman"/>
                <w:b/>
                <w:bCs/>
                <w:color w:val="000000" w:themeColor="text1"/>
                <w:sz w:val="24"/>
                <w:szCs w:val="24"/>
              </w:rPr>
            </w:pPr>
          </w:p>
        </w:tc>
        <w:tc>
          <w:tcPr>
            <w:tcW w:w="2340" w:type="dxa"/>
          </w:tcPr>
          <w:p w14:paraId="26B6B4EF" w14:textId="3E0D511F" w:rsidR="0C87BB5A" w:rsidRDefault="0C87BB5A" w:rsidP="0C87BB5A">
            <w:pPr>
              <w:rPr>
                <w:rFonts w:ascii="Times New Roman" w:eastAsia="Times New Roman" w:hAnsi="Times New Roman" w:cs="Times New Roman"/>
                <w:b/>
                <w:bCs/>
                <w:color w:val="000000" w:themeColor="text1"/>
                <w:sz w:val="24"/>
                <w:szCs w:val="24"/>
              </w:rPr>
            </w:pPr>
          </w:p>
        </w:tc>
        <w:tc>
          <w:tcPr>
            <w:tcW w:w="2730" w:type="dxa"/>
          </w:tcPr>
          <w:p w14:paraId="0529CC17" w14:textId="4753A5B4"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b/>
                <w:bCs/>
                <w:color w:val="000000" w:themeColor="text1"/>
                <w:sz w:val="24"/>
                <w:szCs w:val="24"/>
              </w:rPr>
              <w:t>Teams Email</w:t>
            </w:r>
          </w:p>
        </w:tc>
        <w:tc>
          <w:tcPr>
            <w:tcW w:w="2062" w:type="dxa"/>
          </w:tcPr>
          <w:p w14:paraId="6327D348" w14:textId="4FF759A7"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b/>
                <w:bCs/>
                <w:color w:val="000000" w:themeColor="text1"/>
                <w:sz w:val="24"/>
                <w:szCs w:val="24"/>
              </w:rPr>
              <w:t>Personal Email</w:t>
            </w:r>
          </w:p>
        </w:tc>
      </w:tr>
      <w:tr w:rsidR="0C87BB5A" w14:paraId="09A75666" w14:textId="77777777" w:rsidTr="0C87BB5A">
        <w:trPr>
          <w:trHeight w:val="300"/>
        </w:trPr>
        <w:tc>
          <w:tcPr>
            <w:tcW w:w="2340" w:type="dxa"/>
          </w:tcPr>
          <w:p w14:paraId="2727DECB" w14:textId="2D0DB381"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Musau Mutisya</w:t>
            </w:r>
          </w:p>
        </w:tc>
        <w:tc>
          <w:tcPr>
            <w:tcW w:w="2340" w:type="dxa"/>
          </w:tcPr>
          <w:p w14:paraId="3F7E2ED6" w14:textId="211CCC6E"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20240338</w:t>
            </w:r>
          </w:p>
        </w:tc>
        <w:tc>
          <w:tcPr>
            <w:tcW w:w="2730" w:type="dxa"/>
          </w:tcPr>
          <w:p w14:paraId="2928A781" w14:textId="61E2CEFF" w:rsidR="0C87BB5A" w:rsidRDefault="00000000" w:rsidP="0C87BB5A">
            <w:pPr>
              <w:rPr>
                <w:rFonts w:ascii="Times New Roman" w:eastAsia="Times New Roman" w:hAnsi="Times New Roman" w:cs="Times New Roman"/>
                <w:color w:val="000000" w:themeColor="text1"/>
                <w:sz w:val="24"/>
                <w:szCs w:val="24"/>
              </w:rPr>
            </w:pPr>
            <w:hyperlink r:id="rId7">
              <w:r w:rsidR="0C87BB5A" w:rsidRPr="0C87BB5A">
                <w:rPr>
                  <w:rStyle w:val="Hyperlink"/>
                  <w:rFonts w:ascii="Times New Roman" w:eastAsia="Times New Roman" w:hAnsi="Times New Roman" w:cs="Times New Roman"/>
                  <w:sz w:val="24"/>
                  <w:szCs w:val="24"/>
                </w:rPr>
                <w:t>20240338@teams.ksl.ac.ke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77DE2CF2" w14:textId="03062C60" w:rsidR="0C87BB5A" w:rsidRDefault="0C87BB5A" w:rsidP="0C87BB5A">
            <w:pPr>
              <w:rPr>
                <w:rFonts w:ascii="Times New Roman" w:eastAsia="Times New Roman" w:hAnsi="Times New Roman" w:cs="Times New Roman"/>
                <w:color w:val="000000" w:themeColor="text1"/>
                <w:sz w:val="24"/>
                <w:szCs w:val="24"/>
              </w:rPr>
            </w:pPr>
          </w:p>
        </w:tc>
      </w:tr>
      <w:tr w:rsidR="0C87BB5A" w14:paraId="3B668489" w14:textId="77777777" w:rsidTr="0C87BB5A">
        <w:trPr>
          <w:trHeight w:val="300"/>
        </w:trPr>
        <w:tc>
          <w:tcPr>
            <w:tcW w:w="2340" w:type="dxa"/>
          </w:tcPr>
          <w:p w14:paraId="2D63CEBD" w14:textId="606334C9"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Roy Kimani</w:t>
            </w:r>
          </w:p>
        </w:tc>
        <w:tc>
          <w:tcPr>
            <w:tcW w:w="2340" w:type="dxa"/>
          </w:tcPr>
          <w:p w14:paraId="4641C083" w14:textId="1831AB35"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20240318</w:t>
            </w:r>
          </w:p>
        </w:tc>
        <w:tc>
          <w:tcPr>
            <w:tcW w:w="2730" w:type="dxa"/>
          </w:tcPr>
          <w:p w14:paraId="5C0B1C91" w14:textId="461F0637" w:rsidR="0C87BB5A" w:rsidRDefault="00000000" w:rsidP="0C87BB5A">
            <w:pPr>
              <w:rPr>
                <w:rFonts w:ascii="Times New Roman" w:eastAsia="Times New Roman" w:hAnsi="Times New Roman" w:cs="Times New Roman"/>
                <w:color w:val="000000" w:themeColor="text1"/>
                <w:sz w:val="24"/>
                <w:szCs w:val="24"/>
              </w:rPr>
            </w:pPr>
            <w:hyperlink r:id="rId8">
              <w:r w:rsidR="0C87BB5A" w:rsidRPr="0C87BB5A">
                <w:rPr>
                  <w:rStyle w:val="Hyperlink"/>
                  <w:rFonts w:ascii="Times New Roman" w:eastAsia="Times New Roman" w:hAnsi="Times New Roman" w:cs="Times New Roman"/>
                  <w:sz w:val="24"/>
                  <w:szCs w:val="24"/>
                </w:rPr>
                <w:t>20240318@teams.ksl.ac.ke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48B32A3F" w14:textId="74230558" w:rsidR="0C87BB5A" w:rsidRDefault="0C87BB5A" w:rsidP="0C87BB5A">
            <w:pPr>
              <w:rPr>
                <w:rFonts w:ascii="Times New Roman" w:eastAsia="Times New Roman" w:hAnsi="Times New Roman" w:cs="Times New Roman"/>
                <w:color w:val="000000" w:themeColor="text1"/>
                <w:sz w:val="24"/>
                <w:szCs w:val="24"/>
              </w:rPr>
            </w:pPr>
          </w:p>
        </w:tc>
      </w:tr>
      <w:tr w:rsidR="0C87BB5A" w14:paraId="24B80643" w14:textId="77777777" w:rsidTr="0C87BB5A">
        <w:trPr>
          <w:trHeight w:val="300"/>
        </w:trPr>
        <w:tc>
          <w:tcPr>
            <w:tcW w:w="2340" w:type="dxa"/>
          </w:tcPr>
          <w:p w14:paraId="5A2D653F" w14:textId="1C97EB69" w:rsidR="0C87BB5A" w:rsidRDefault="0C87BB5A" w:rsidP="0C87BB5A">
            <w:pPr>
              <w:rPr>
                <w:rFonts w:ascii="Times New Roman" w:eastAsia="Times New Roman" w:hAnsi="Times New Roman" w:cs="Times New Roman"/>
                <w:color w:val="000000" w:themeColor="text1"/>
                <w:sz w:val="24"/>
                <w:szCs w:val="24"/>
              </w:rPr>
            </w:pPr>
            <w:proofErr w:type="spellStart"/>
            <w:r w:rsidRPr="0C87BB5A">
              <w:rPr>
                <w:rFonts w:ascii="Times New Roman" w:eastAsia="Times New Roman" w:hAnsi="Times New Roman" w:cs="Times New Roman"/>
                <w:color w:val="000000" w:themeColor="text1"/>
                <w:sz w:val="24"/>
                <w:szCs w:val="24"/>
              </w:rPr>
              <w:t>Kimwele</w:t>
            </w:r>
            <w:proofErr w:type="spellEnd"/>
            <w:r w:rsidRPr="0C87BB5A">
              <w:rPr>
                <w:rFonts w:ascii="Times New Roman" w:eastAsia="Times New Roman" w:hAnsi="Times New Roman" w:cs="Times New Roman"/>
                <w:color w:val="000000" w:themeColor="text1"/>
                <w:sz w:val="24"/>
                <w:szCs w:val="24"/>
              </w:rPr>
              <w:t xml:space="preserve"> Madonna</w:t>
            </w:r>
          </w:p>
        </w:tc>
        <w:tc>
          <w:tcPr>
            <w:tcW w:w="2340" w:type="dxa"/>
          </w:tcPr>
          <w:p w14:paraId="2D62BFF2" w14:textId="0E27EFC2"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20240299</w:t>
            </w:r>
          </w:p>
        </w:tc>
        <w:tc>
          <w:tcPr>
            <w:tcW w:w="2730" w:type="dxa"/>
          </w:tcPr>
          <w:p w14:paraId="41AD9922" w14:textId="34501646" w:rsidR="0C87BB5A" w:rsidRDefault="00000000" w:rsidP="0C87BB5A">
            <w:pPr>
              <w:rPr>
                <w:rFonts w:ascii="Times New Roman" w:eastAsia="Times New Roman" w:hAnsi="Times New Roman" w:cs="Times New Roman"/>
                <w:color w:val="000000" w:themeColor="text1"/>
                <w:sz w:val="24"/>
                <w:szCs w:val="24"/>
              </w:rPr>
            </w:pPr>
            <w:hyperlink r:id="rId9">
              <w:r w:rsidR="0C87BB5A" w:rsidRPr="0C87BB5A">
                <w:rPr>
                  <w:rStyle w:val="Hyperlink"/>
                  <w:rFonts w:ascii="Times New Roman" w:eastAsia="Times New Roman" w:hAnsi="Times New Roman" w:cs="Times New Roman"/>
                  <w:sz w:val="24"/>
                  <w:szCs w:val="24"/>
                </w:rPr>
                <w:t>20240299@teams.ksl.ac.ke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557567FF" w14:textId="44D1EFC1" w:rsidR="0C87BB5A" w:rsidRDefault="0C87BB5A" w:rsidP="0C87BB5A">
            <w:pPr>
              <w:rPr>
                <w:rFonts w:ascii="Times New Roman" w:eastAsia="Times New Roman" w:hAnsi="Times New Roman" w:cs="Times New Roman"/>
                <w:color w:val="000000" w:themeColor="text1"/>
                <w:sz w:val="24"/>
                <w:szCs w:val="24"/>
              </w:rPr>
            </w:pPr>
          </w:p>
        </w:tc>
      </w:tr>
      <w:tr w:rsidR="0C87BB5A" w14:paraId="2FD7ED6B" w14:textId="77777777" w:rsidTr="0C87BB5A">
        <w:trPr>
          <w:trHeight w:val="300"/>
        </w:trPr>
        <w:tc>
          <w:tcPr>
            <w:tcW w:w="2340" w:type="dxa"/>
          </w:tcPr>
          <w:p w14:paraId="4B391BC7" w14:textId="2F70485A"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Teddy Odira</w:t>
            </w:r>
          </w:p>
        </w:tc>
        <w:tc>
          <w:tcPr>
            <w:tcW w:w="2340" w:type="dxa"/>
          </w:tcPr>
          <w:p w14:paraId="43672242" w14:textId="55A23646"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20241213</w:t>
            </w:r>
          </w:p>
        </w:tc>
        <w:tc>
          <w:tcPr>
            <w:tcW w:w="2730" w:type="dxa"/>
          </w:tcPr>
          <w:p w14:paraId="44D6E54D" w14:textId="7D6B6208" w:rsidR="0C87BB5A" w:rsidRDefault="00000000" w:rsidP="0C87BB5A">
            <w:pPr>
              <w:rPr>
                <w:rFonts w:ascii="Times New Roman" w:eastAsia="Times New Roman" w:hAnsi="Times New Roman" w:cs="Times New Roman"/>
                <w:color w:val="000000" w:themeColor="text1"/>
                <w:sz w:val="24"/>
                <w:szCs w:val="24"/>
              </w:rPr>
            </w:pPr>
            <w:hyperlink r:id="rId10">
              <w:r w:rsidR="0C87BB5A" w:rsidRPr="0C87BB5A">
                <w:rPr>
                  <w:rStyle w:val="Hyperlink"/>
                  <w:rFonts w:ascii="Times New Roman" w:eastAsia="Times New Roman" w:hAnsi="Times New Roman" w:cs="Times New Roman"/>
                  <w:sz w:val="24"/>
                  <w:szCs w:val="24"/>
                </w:rPr>
                <w:t>20241213@teams.ksl.ac.ke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4452534B" w14:textId="3C5B0CED" w:rsidR="0C87BB5A" w:rsidRDefault="0C87BB5A" w:rsidP="0C87BB5A">
            <w:pPr>
              <w:rPr>
                <w:rFonts w:ascii="Times New Roman" w:eastAsia="Times New Roman" w:hAnsi="Times New Roman" w:cs="Times New Roman"/>
                <w:color w:val="000000" w:themeColor="text1"/>
                <w:sz w:val="24"/>
                <w:szCs w:val="24"/>
              </w:rPr>
            </w:pPr>
          </w:p>
        </w:tc>
      </w:tr>
      <w:tr w:rsidR="0C87BB5A" w14:paraId="3EE0B06B" w14:textId="77777777" w:rsidTr="0C87BB5A">
        <w:trPr>
          <w:trHeight w:val="300"/>
        </w:trPr>
        <w:tc>
          <w:tcPr>
            <w:tcW w:w="2340" w:type="dxa"/>
          </w:tcPr>
          <w:p w14:paraId="163A411D" w14:textId="3BDE81C3" w:rsidR="0C87BB5A" w:rsidRDefault="0C87BB5A" w:rsidP="0C87BB5A">
            <w:pPr>
              <w:rPr>
                <w:rFonts w:ascii="Times New Roman" w:eastAsia="Times New Roman" w:hAnsi="Times New Roman" w:cs="Times New Roman"/>
                <w:color w:val="000000" w:themeColor="text1"/>
                <w:sz w:val="24"/>
                <w:szCs w:val="24"/>
              </w:rPr>
            </w:pPr>
            <w:proofErr w:type="spellStart"/>
            <w:r w:rsidRPr="0C87BB5A">
              <w:rPr>
                <w:rFonts w:ascii="Times New Roman" w:eastAsia="Times New Roman" w:hAnsi="Times New Roman" w:cs="Times New Roman"/>
                <w:color w:val="000000" w:themeColor="text1"/>
                <w:sz w:val="24"/>
                <w:szCs w:val="24"/>
              </w:rPr>
              <w:t>Mbuthi</w:t>
            </w:r>
            <w:proofErr w:type="spellEnd"/>
            <w:r w:rsidRPr="0C87BB5A">
              <w:rPr>
                <w:rFonts w:ascii="Times New Roman" w:eastAsia="Times New Roman" w:hAnsi="Times New Roman" w:cs="Times New Roman"/>
                <w:color w:val="000000" w:themeColor="text1"/>
                <w:sz w:val="24"/>
                <w:szCs w:val="24"/>
              </w:rPr>
              <w:t xml:space="preserve"> Hope Nyokabi</w:t>
            </w:r>
          </w:p>
        </w:tc>
        <w:tc>
          <w:tcPr>
            <w:tcW w:w="2340" w:type="dxa"/>
          </w:tcPr>
          <w:p w14:paraId="3138EF59" w14:textId="4CAFFC63"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20241492</w:t>
            </w:r>
          </w:p>
        </w:tc>
        <w:tc>
          <w:tcPr>
            <w:tcW w:w="2730" w:type="dxa"/>
          </w:tcPr>
          <w:p w14:paraId="54B83A5C" w14:textId="59EF82DD" w:rsidR="0C87BB5A" w:rsidRDefault="00000000" w:rsidP="0C87BB5A">
            <w:pPr>
              <w:rPr>
                <w:rFonts w:ascii="Times New Roman" w:eastAsia="Times New Roman" w:hAnsi="Times New Roman" w:cs="Times New Roman"/>
                <w:color w:val="000000" w:themeColor="text1"/>
                <w:sz w:val="24"/>
                <w:szCs w:val="24"/>
              </w:rPr>
            </w:pPr>
            <w:hyperlink r:id="rId11">
              <w:r w:rsidR="0C87BB5A" w:rsidRPr="0C87BB5A">
                <w:rPr>
                  <w:rStyle w:val="Hyperlink"/>
                  <w:rFonts w:ascii="Times New Roman" w:eastAsia="Times New Roman" w:hAnsi="Times New Roman" w:cs="Times New Roman"/>
                  <w:sz w:val="24"/>
                  <w:szCs w:val="24"/>
                </w:rPr>
                <w:t>20241492@teams.ksl.ac.ke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061795A1" w14:textId="14121A92" w:rsidR="0C87BB5A" w:rsidRDefault="0C87BB5A" w:rsidP="0C87BB5A">
            <w:pPr>
              <w:rPr>
                <w:rFonts w:ascii="Times New Roman" w:eastAsia="Times New Roman" w:hAnsi="Times New Roman" w:cs="Times New Roman"/>
                <w:color w:val="000000" w:themeColor="text1"/>
                <w:sz w:val="24"/>
                <w:szCs w:val="24"/>
              </w:rPr>
            </w:pPr>
          </w:p>
        </w:tc>
      </w:tr>
      <w:tr w:rsidR="0C87BB5A" w14:paraId="1EF8BB78" w14:textId="77777777" w:rsidTr="0C87BB5A">
        <w:trPr>
          <w:trHeight w:val="300"/>
        </w:trPr>
        <w:tc>
          <w:tcPr>
            <w:tcW w:w="2340" w:type="dxa"/>
          </w:tcPr>
          <w:p w14:paraId="571D48FE" w14:textId="3D14565E"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Taib Khadija</w:t>
            </w:r>
          </w:p>
        </w:tc>
        <w:tc>
          <w:tcPr>
            <w:tcW w:w="2340" w:type="dxa"/>
          </w:tcPr>
          <w:p w14:paraId="35BE4C69" w14:textId="2467A1C1"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20240305</w:t>
            </w:r>
          </w:p>
        </w:tc>
        <w:tc>
          <w:tcPr>
            <w:tcW w:w="2730" w:type="dxa"/>
          </w:tcPr>
          <w:p w14:paraId="4C3ED922" w14:textId="0108B88D" w:rsidR="0C87BB5A" w:rsidRDefault="00000000" w:rsidP="0C87BB5A">
            <w:pPr>
              <w:rPr>
                <w:rFonts w:ascii="Times New Roman" w:eastAsia="Times New Roman" w:hAnsi="Times New Roman" w:cs="Times New Roman"/>
                <w:color w:val="000000" w:themeColor="text1"/>
                <w:sz w:val="24"/>
                <w:szCs w:val="24"/>
              </w:rPr>
            </w:pPr>
            <w:hyperlink r:id="rId12">
              <w:r w:rsidR="0C87BB5A" w:rsidRPr="0C87BB5A">
                <w:rPr>
                  <w:rStyle w:val="Hyperlink"/>
                  <w:rFonts w:ascii="Times New Roman" w:eastAsia="Times New Roman" w:hAnsi="Times New Roman" w:cs="Times New Roman"/>
                  <w:sz w:val="24"/>
                  <w:szCs w:val="24"/>
                </w:rPr>
                <w:t>20240305@teams.ksl.ac.ke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4B39C195" w14:textId="5DFF839C" w:rsidR="0C87BB5A" w:rsidRDefault="0C87BB5A" w:rsidP="0C87BB5A">
            <w:pPr>
              <w:rPr>
                <w:rFonts w:ascii="Times New Roman" w:eastAsia="Times New Roman" w:hAnsi="Times New Roman" w:cs="Times New Roman"/>
                <w:color w:val="000000" w:themeColor="text1"/>
                <w:sz w:val="24"/>
                <w:szCs w:val="24"/>
              </w:rPr>
            </w:pPr>
          </w:p>
        </w:tc>
      </w:tr>
      <w:tr w:rsidR="0C87BB5A" w14:paraId="68FFB99B" w14:textId="77777777" w:rsidTr="0C87BB5A">
        <w:trPr>
          <w:trHeight w:val="300"/>
        </w:trPr>
        <w:tc>
          <w:tcPr>
            <w:tcW w:w="2340" w:type="dxa"/>
          </w:tcPr>
          <w:p w14:paraId="5E406ED6" w14:textId="3D249CF0" w:rsidR="0C87BB5A" w:rsidRDefault="0C87BB5A" w:rsidP="0C87BB5A">
            <w:pPr>
              <w:rPr>
                <w:rFonts w:ascii="Times New Roman" w:eastAsia="Times New Roman" w:hAnsi="Times New Roman" w:cs="Times New Roman"/>
                <w:color w:val="000000" w:themeColor="text1"/>
                <w:sz w:val="24"/>
                <w:szCs w:val="24"/>
              </w:rPr>
            </w:pPr>
            <w:proofErr w:type="spellStart"/>
            <w:r w:rsidRPr="0C87BB5A">
              <w:rPr>
                <w:rFonts w:ascii="Times New Roman" w:eastAsia="Times New Roman" w:hAnsi="Times New Roman" w:cs="Times New Roman"/>
                <w:color w:val="000000" w:themeColor="text1"/>
                <w:sz w:val="24"/>
                <w:szCs w:val="24"/>
              </w:rPr>
              <w:t>Mwanasha</w:t>
            </w:r>
            <w:proofErr w:type="spellEnd"/>
            <w:r w:rsidRPr="0C87BB5A">
              <w:rPr>
                <w:rFonts w:ascii="Times New Roman" w:eastAsia="Times New Roman" w:hAnsi="Times New Roman" w:cs="Times New Roman"/>
                <w:color w:val="000000" w:themeColor="text1"/>
                <w:sz w:val="24"/>
                <w:szCs w:val="24"/>
              </w:rPr>
              <w:t xml:space="preserve"> Musa</w:t>
            </w:r>
          </w:p>
        </w:tc>
        <w:tc>
          <w:tcPr>
            <w:tcW w:w="2340" w:type="dxa"/>
          </w:tcPr>
          <w:p w14:paraId="11E84790" w14:textId="553A9DE0"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20240385</w:t>
            </w:r>
          </w:p>
        </w:tc>
        <w:tc>
          <w:tcPr>
            <w:tcW w:w="2730" w:type="dxa"/>
          </w:tcPr>
          <w:p w14:paraId="40BA1FE3" w14:textId="0F7D14AE" w:rsidR="0C87BB5A" w:rsidRDefault="00000000" w:rsidP="0C87BB5A">
            <w:pPr>
              <w:rPr>
                <w:rFonts w:ascii="Times New Roman" w:eastAsia="Times New Roman" w:hAnsi="Times New Roman" w:cs="Times New Roman"/>
                <w:color w:val="000000" w:themeColor="text1"/>
                <w:sz w:val="24"/>
                <w:szCs w:val="24"/>
              </w:rPr>
            </w:pPr>
            <w:hyperlink r:id="rId13">
              <w:r w:rsidR="0C87BB5A" w:rsidRPr="0C87BB5A">
                <w:rPr>
                  <w:rStyle w:val="Hyperlink"/>
                  <w:rFonts w:ascii="Times New Roman" w:eastAsia="Times New Roman" w:hAnsi="Times New Roman" w:cs="Times New Roman"/>
                  <w:sz w:val="24"/>
                  <w:szCs w:val="24"/>
                </w:rPr>
                <w:t>20240385@teams.ksl.ac.ke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282390A0" w14:textId="78D5C593" w:rsidR="0C87BB5A" w:rsidRDefault="0C87BB5A" w:rsidP="0C87BB5A">
            <w:pPr>
              <w:rPr>
                <w:rFonts w:ascii="Times New Roman" w:eastAsia="Times New Roman" w:hAnsi="Times New Roman" w:cs="Times New Roman"/>
                <w:color w:val="000000" w:themeColor="text1"/>
                <w:sz w:val="24"/>
                <w:szCs w:val="24"/>
              </w:rPr>
            </w:pPr>
          </w:p>
        </w:tc>
      </w:tr>
      <w:tr w:rsidR="0C87BB5A" w14:paraId="4DB2A225" w14:textId="77777777" w:rsidTr="0C87BB5A">
        <w:trPr>
          <w:trHeight w:val="300"/>
        </w:trPr>
        <w:tc>
          <w:tcPr>
            <w:tcW w:w="2340" w:type="dxa"/>
          </w:tcPr>
          <w:p w14:paraId="75429691" w14:textId="2BA9E7E8"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Victoria Muthoka</w:t>
            </w:r>
          </w:p>
        </w:tc>
        <w:tc>
          <w:tcPr>
            <w:tcW w:w="2340" w:type="dxa"/>
          </w:tcPr>
          <w:p w14:paraId="75F5C566" w14:textId="11D14EC9"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20240341</w:t>
            </w:r>
          </w:p>
        </w:tc>
        <w:tc>
          <w:tcPr>
            <w:tcW w:w="2730" w:type="dxa"/>
          </w:tcPr>
          <w:p w14:paraId="07D6A409" w14:textId="1370F48C" w:rsidR="0C87BB5A" w:rsidRDefault="00000000" w:rsidP="0C87BB5A">
            <w:pPr>
              <w:rPr>
                <w:rFonts w:ascii="Times New Roman" w:eastAsia="Times New Roman" w:hAnsi="Times New Roman" w:cs="Times New Roman"/>
                <w:color w:val="000000" w:themeColor="text1"/>
                <w:sz w:val="24"/>
                <w:szCs w:val="24"/>
              </w:rPr>
            </w:pPr>
            <w:hyperlink r:id="rId14">
              <w:r w:rsidR="0C87BB5A" w:rsidRPr="0C87BB5A">
                <w:rPr>
                  <w:rStyle w:val="Hyperlink"/>
                  <w:rFonts w:ascii="Times New Roman" w:eastAsia="Times New Roman" w:hAnsi="Times New Roman" w:cs="Times New Roman"/>
                  <w:sz w:val="24"/>
                  <w:szCs w:val="24"/>
                </w:rPr>
                <w:t>20240341@teams.ksl.ac.ke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2013FB36" w14:textId="688DCF5E" w:rsidR="0C87BB5A" w:rsidRDefault="0C87BB5A" w:rsidP="0C87BB5A">
            <w:pPr>
              <w:rPr>
                <w:rFonts w:ascii="Times New Roman" w:eastAsia="Times New Roman" w:hAnsi="Times New Roman" w:cs="Times New Roman"/>
                <w:color w:val="000000" w:themeColor="text1"/>
                <w:sz w:val="24"/>
                <w:szCs w:val="24"/>
              </w:rPr>
            </w:pPr>
          </w:p>
        </w:tc>
      </w:tr>
      <w:tr w:rsidR="0C87BB5A" w14:paraId="6897FF04" w14:textId="77777777" w:rsidTr="0C87BB5A">
        <w:trPr>
          <w:trHeight w:val="300"/>
        </w:trPr>
        <w:tc>
          <w:tcPr>
            <w:tcW w:w="2340" w:type="dxa"/>
          </w:tcPr>
          <w:p w14:paraId="52714360" w14:textId="093520CD"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Wanjiru Wainaina</w:t>
            </w:r>
          </w:p>
        </w:tc>
        <w:tc>
          <w:tcPr>
            <w:tcW w:w="2340" w:type="dxa"/>
          </w:tcPr>
          <w:p w14:paraId="2CE440C8" w14:textId="1C42339D"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20240433</w:t>
            </w:r>
          </w:p>
        </w:tc>
        <w:tc>
          <w:tcPr>
            <w:tcW w:w="2730" w:type="dxa"/>
          </w:tcPr>
          <w:p w14:paraId="07CE4152" w14:textId="7AA11E73" w:rsidR="0C87BB5A" w:rsidRDefault="00000000" w:rsidP="0C87BB5A">
            <w:pPr>
              <w:rPr>
                <w:rFonts w:ascii="Times New Roman" w:eastAsia="Times New Roman" w:hAnsi="Times New Roman" w:cs="Times New Roman"/>
                <w:color w:val="000000" w:themeColor="text1"/>
                <w:sz w:val="24"/>
                <w:szCs w:val="24"/>
              </w:rPr>
            </w:pPr>
            <w:hyperlink r:id="rId15">
              <w:r w:rsidR="0C87BB5A" w:rsidRPr="0C87BB5A">
                <w:rPr>
                  <w:rStyle w:val="Hyperlink"/>
                  <w:rFonts w:ascii="Times New Roman" w:eastAsia="Times New Roman" w:hAnsi="Times New Roman" w:cs="Times New Roman"/>
                  <w:sz w:val="24"/>
                  <w:szCs w:val="24"/>
                </w:rPr>
                <w:t>20240433@teams.ksl.ac.ke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40C7DCC0" w14:textId="62A9FDD6" w:rsidR="0C87BB5A" w:rsidRDefault="0C87BB5A" w:rsidP="0C87BB5A">
            <w:pPr>
              <w:rPr>
                <w:rFonts w:ascii="Times New Roman" w:eastAsia="Times New Roman" w:hAnsi="Times New Roman" w:cs="Times New Roman"/>
                <w:color w:val="000000" w:themeColor="text1"/>
                <w:sz w:val="24"/>
                <w:szCs w:val="24"/>
              </w:rPr>
            </w:pPr>
          </w:p>
        </w:tc>
      </w:tr>
      <w:tr w:rsidR="0C87BB5A" w14:paraId="37E4A15C" w14:textId="77777777" w:rsidTr="0C87BB5A">
        <w:trPr>
          <w:trHeight w:val="300"/>
        </w:trPr>
        <w:tc>
          <w:tcPr>
            <w:tcW w:w="2340" w:type="dxa"/>
          </w:tcPr>
          <w:p w14:paraId="50523B85" w14:textId="24BFC436" w:rsidR="0C87BB5A" w:rsidRDefault="0C87BB5A" w:rsidP="0C87BB5A">
            <w:pPr>
              <w:rPr>
                <w:rFonts w:ascii="Times New Roman" w:eastAsia="Times New Roman" w:hAnsi="Times New Roman" w:cs="Times New Roman"/>
                <w:color w:val="000000" w:themeColor="text1"/>
                <w:sz w:val="24"/>
                <w:szCs w:val="24"/>
              </w:rPr>
            </w:pPr>
            <w:proofErr w:type="spellStart"/>
            <w:r w:rsidRPr="0C87BB5A">
              <w:rPr>
                <w:rFonts w:ascii="Times New Roman" w:eastAsia="Times New Roman" w:hAnsi="Times New Roman" w:cs="Times New Roman"/>
                <w:color w:val="000000" w:themeColor="text1"/>
                <w:sz w:val="24"/>
                <w:szCs w:val="24"/>
              </w:rPr>
              <w:t>Alwiya</w:t>
            </w:r>
            <w:proofErr w:type="spellEnd"/>
            <w:r w:rsidRPr="0C87BB5A">
              <w:rPr>
                <w:rFonts w:ascii="Times New Roman" w:eastAsia="Times New Roman" w:hAnsi="Times New Roman" w:cs="Times New Roman"/>
                <w:color w:val="000000" w:themeColor="text1"/>
                <w:sz w:val="24"/>
                <w:szCs w:val="24"/>
              </w:rPr>
              <w:t xml:space="preserve"> Alawi</w:t>
            </w:r>
          </w:p>
        </w:tc>
        <w:tc>
          <w:tcPr>
            <w:tcW w:w="2340" w:type="dxa"/>
          </w:tcPr>
          <w:p w14:paraId="122AC9A8" w14:textId="68CD5341"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20240306</w:t>
            </w:r>
          </w:p>
          <w:p w14:paraId="48F67192" w14:textId="2BD4F1D1" w:rsidR="0C87BB5A" w:rsidRDefault="0C87BB5A" w:rsidP="0C87BB5A">
            <w:pPr>
              <w:rPr>
                <w:rFonts w:ascii="Times New Roman" w:eastAsia="Times New Roman" w:hAnsi="Times New Roman" w:cs="Times New Roman"/>
                <w:color w:val="000000" w:themeColor="text1"/>
                <w:sz w:val="24"/>
                <w:szCs w:val="24"/>
              </w:rPr>
            </w:pPr>
          </w:p>
        </w:tc>
        <w:tc>
          <w:tcPr>
            <w:tcW w:w="2730" w:type="dxa"/>
          </w:tcPr>
          <w:p w14:paraId="757DE37F" w14:textId="49185A18" w:rsidR="0C87BB5A" w:rsidRDefault="00000000" w:rsidP="0C87BB5A">
            <w:pPr>
              <w:rPr>
                <w:rFonts w:ascii="Times New Roman" w:eastAsia="Times New Roman" w:hAnsi="Times New Roman" w:cs="Times New Roman"/>
                <w:color w:val="000000" w:themeColor="text1"/>
                <w:sz w:val="24"/>
                <w:szCs w:val="24"/>
              </w:rPr>
            </w:pPr>
            <w:hyperlink r:id="rId16">
              <w:r w:rsidR="0C87BB5A" w:rsidRPr="0C87BB5A">
                <w:rPr>
                  <w:rStyle w:val="Hyperlink"/>
                  <w:rFonts w:ascii="Times New Roman" w:eastAsia="Times New Roman" w:hAnsi="Times New Roman" w:cs="Times New Roman"/>
                  <w:sz w:val="24"/>
                  <w:szCs w:val="24"/>
                </w:rPr>
                <w:t>20240306@teams.ksl.ac.ke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17808343" w14:textId="42EAAD03" w:rsidR="0C87BB5A" w:rsidRDefault="0C87BB5A" w:rsidP="0C87BB5A">
            <w:pPr>
              <w:rPr>
                <w:rFonts w:ascii="Times New Roman" w:eastAsia="Times New Roman" w:hAnsi="Times New Roman" w:cs="Times New Roman"/>
                <w:color w:val="000000" w:themeColor="text1"/>
                <w:sz w:val="24"/>
                <w:szCs w:val="24"/>
              </w:rPr>
            </w:pPr>
          </w:p>
        </w:tc>
      </w:tr>
      <w:tr w:rsidR="0C87BB5A" w14:paraId="5D4092AD" w14:textId="77777777" w:rsidTr="0C87BB5A">
        <w:trPr>
          <w:trHeight w:val="300"/>
        </w:trPr>
        <w:tc>
          <w:tcPr>
            <w:tcW w:w="2340" w:type="dxa"/>
          </w:tcPr>
          <w:p w14:paraId="7582F793" w14:textId="6E6876DF"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 xml:space="preserve">Wendy </w:t>
            </w:r>
            <w:proofErr w:type="spellStart"/>
            <w:r w:rsidRPr="0C87BB5A">
              <w:rPr>
                <w:rFonts w:ascii="Times New Roman" w:eastAsia="Times New Roman" w:hAnsi="Times New Roman" w:cs="Times New Roman"/>
                <w:color w:val="000000" w:themeColor="text1"/>
                <w:sz w:val="24"/>
                <w:szCs w:val="24"/>
              </w:rPr>
              <w:t>Bochere</w:t>
            </w:r>
            <w:proofErr w:type="spellEnd"/>
          </w:p>
        </w:tc>
        <w:tc>
          <w:tcPr>
            <w:tcW w:w="2340" w:type="dxa"/>
          </w:tcPr>
          <w:p w14:paraId="55CAC109" w14:textId="1714B278" w:rsidR="0C87BB5A" w:rsidRDefault="0C87BB5A" w:rsidP="0C87BB5A">
            <w:pPr>
              <w:rPr>
                <w:rFonts w:ascii="Times New Roman" w:eastAsia="Times New Roman" w:hAnsi="Times New Roman" w:cs="Times New Roman"/>
                <w:color w:val="000000" w:themeColor="text1"/>
                <w:sz w:val="24"/>
                <w:szCs w:val="24"/>
              </w:rPr>
            </w:pPr>
            <w:r w:rsidRPr="0C87BB5A">
              <w:rPr>
                <w:rFonts w:ascii="Times New Roman" w:eastAsia="Times New Roman" w:hAnsi="Times New Roman" w:cs="Times New Roman"/>
                <w:color w:val="000000" w:themeColor="text1"/>
                <w:sz w:val="24"/>
                <w:szCs w:val="24"/>
              </w:rPr>
              <w:t>20241932</w:t>
            </w:r>
          </w:p>
        </w:tc>
        <w:tc>
          <w:tcPr>
            <w:tcW w:w="2730" w:type="dxa"/>
          </w:tcPr>
          <w:p w14:paraId="602508BA" w14:textId="5C3C15D2" w:rsidR="0C87BB5A" w:rsidRDefault="00000000" w:rsidP="0C87BB5A">
            <w:pPr>
              <w:rPr>
                <w:rFonts w:ascii="Times New Roman" w:eastAsia="Times New Roman" w:hAnsi="Times New Roman" w:cs="Times New Roman"/>
                <w:color w:val="000000" w:themeColor="text1"/>
                <w:sz w:val="24"/>
                <w:szCs w:val="24"/>
              </w:rPr>
            </w:pPr>
            <w:hyperlink r:id="rId17">
              <w:r w:rsidR="0C87BB5A" w:rsidRPr="0C87BB5A">
                <w:rPr>
                  <w:rStyle w:val="Hyperlink"/>
                  <w:rFonts w:ascii="Times New Roman" w:eastAsia="Times New Roman" w:hAnsi="Times New Roman" w:cs="Times New Roman"/>
                  <w:sz w:val="24"/>
                  <w:szCs w:val="24"/>
                </w:rPr>
                <w:t>20241932@teams.ksl.ac.ke</w:t>
              </w:r>
            </w:hyperlink>
            <w:r w:rsidR="0C87BB5A" w:rsidRPr="0C87BB5A">
              <w:rPr>
                <w:rFonts w:ascii="Times New Roman" w:eastAsia="Times New Roman" w:hAnsi="Times New Roman" w:cs="Times New Roman"/>
                <w:color w:val="000000" w:themeColor="text1"/>
                <w:sz w:val="24"/>
                <w:szCs w:val="24"/>
              </w:rPr>
              <w:t xml:space="preserve"> </w:t>
            </w:r>
          </w:p>
        </w:tc>
        <w:tc>
          <w:tcPr>
            <w:tcW w:w="2062" w:type="dxa"/>
          </w:tcPr>
          <w:p w14:paraId="37469107" w14:textId="482C2D22" w:rsidR="0C87BB5A" w:rsidRDefault="0C87BB5A" w:rsidP="0C87BB5A">
            <w:pPr>
              <w:rPr>
                <w:rFonts w:ascii="Times New Roman" w:eastAsia="Times New Roman" w:hAnsi="Times New Roman" w:cs="Times New Roman"/>
                <w:sz w:val="24"/>
                <w:szCs w:val="24"/>
              </w:rPr>
            </w:pPr>
          </w:p>
        </w:tc>
      </w:tr>
    </w:tbl>
    <w:p w14:paraId="07C51EE7" w14:textId="38CB8022" w:rsidR="0C87BB5A" w:rsidRDefault="0C87BB5A" w:rsidP="0C87BB5A">
      <w:pPr>
        <w:jc w:val="center"/>
        <w:rPr>
          <w:rFonts w:ascii="Times New Roman" w:eastAsia="Times New Roman" w:hAnsi="Times New Roman" w:cs="Times New Roman"/>
          <w:b/>
          <w:bCs/>
          <w:sz w:val="24"/>
          <w:szCs w:val="24"/>
          <w:u w:val="single"/>
        </w:rPr>
      </w:pPr>
    </w:p>
    <w:p w14:paraId="53F1C302" w14:textId="4B0A8F41" w:rsidR="0C87BB5A" w:rsidRDefault="0C87BB5A" w:rsidP="0C87BB5A">
      <w:pPr>
        <w:rPr>
          <w:rFonts w:ascii="Times New Roman" w:eastAsia="Times New Roman" w:hAnsi="Times New Roman" w:cs="Times New Roman"/>
        </w:rPr>
      </w:pPr>
      <w:r w:rsidRPr="0C87BB5A">
        <w:rPr>
          <w:rFonts w:ascii="Times New Roman" w:eastAsia="Times New Roman" w:hAnsi="Times New Roman" w:cs="Times New Roman"/>
        </w:rPr>
        <w:br w:type="page"/>
      </w:r>
    </w:p>
    <w:p w14:paraId="2C078E63" w14:textId="34E05340" w:rsidR="000E5DF7" w:rsidRDefault="0F8C2B11" w:rsidP="0C87BB5A">
      <w:pPr>
        <w:jc w:val="center"/>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lastRenderedPageBreak/>
        <w:t>The Qualities of a Good Trial</w:t>
      </w:r>
      <w:r w:rsidR="4ECA5981" w:rsidRPr="0C87BB5A">
        <w:rPr>
          <w:rFonts w:ascii="Times New Roman" w:eastAsia="Times New Roman" w:hAnsi="Times New Roman" w:cs="Times New Roman"/>
          <w:b/>
          <w:bCs/>
          <w:sz w:val="24"/>
          <w:szCs w:val="24"/>
          <w:u w:val="single"/>
        </w:rPr>
        <w:t xml:space="preserve"> </w:t>
      </w:r>
      <w:r w:rsidR="6D7E162B" w:rsidRPr="0C87BB5A">
        <w:rPr>
          <w:rFonts w:ascii="Times New Roman" w:eastAsia="Times New Roman" w:hAnsi="Times New Roman" w:cs="Times New Roman"/>
          <w:b/>
          <w:bCs/>
          <w:sz w:val="24"/>
          <w:szCs w:val="24"/>
          <w:u w:val="single"/>
        </w:rPr>
        <w:t>Advocate</w:t>
      </w:r>
    </w:p>
    <w:p w14:paraId="20AD77B0" w14:textId="301B53BD" w:rsidR="113F5FF1" w:rsidRDefault="113F5FF1" w:rsidP="0C87BB5A">
      <w:pPr>
        <w:spacing w:line="360" w:lineRule="auto"/>
        <w:jc w:val="both"/>
        <w:rPr>
          <w:rFonts w:ascii="Times New Roman" w:eastAsia="Times New Roman" w:hAnsi="Times New Roman" w:cs="Times New Roman"/>
          <w:sz w:val="24"/>
          <w:szCs w:val="24"/>
        </w:rPr>
      </w:pPr>
      <w:r w:rsidRPr="0C87BB5A">
        <w:rPr>
          <w:rFonts w:ascii="Times New Roman" w:eastAsia="Times New Roman" w:hAnsi="Times New Roman" w:cs="Times New Roman"/>
          <w:sz w:val="24"/>
          <w:szCs w:val="24"/>
        </w:rPr>
        <w:t xml:space="preserve">As we delve into the qualities that define an exceptional trial </w:t>
      </w:r>
      <w:proofErr w:type="gramStart"/>
      <w:r w:rsidRPr="0C87BB5A">
        <w:rPr>
          <w:rFonts w:ascii="Times New Roman" w:eastAsia="Times New Roman" w:hAnsi="Times New Roman" w:cs="Times New Roman"/>
          <w:sz w:val="24"/>
          <w:szCs w:val="24"/>
        </w:rPr>
        <w:t>lawyer,  a</w:t>
      </w:r>
      <w:proofErr w:type="gramEnd"/>
      <w:r w:rsidRPr="0C87BB5A">
        <w:rPr>
          <w:rFonts w:ascii="Times New Roman" w:eastAsia="Times New Roman" w:hAnsi="Times New Roman" w:cs="Times New Roman"/>
          <w:sz w:val="24"/>
          <w:szCs w:val="24"/>
        </w:rPr>
        <w:t xml:space="preserve"> symbol that encapsulates the very essence of our legal systems worldwide—Lady Justice. With her blindfold, scale, and sword, she epitomizes the ideals of fairness, impartiality, and justice in the legal process. Her image serves as a powerful reminder of the objective and unbiased nature that the law demands. In the pursuit of legal excellence, effective trial lawyers draw inspiration from Lady Justice, striving to emulate her qualities as they advocate for their clients. T</w:t>
      </w:r>
      <w:r w:rsidR="7141C05D" w:rsidRPr="0C87BB5A">
        <w:rPr>
          <w:rFonts w:ascii="Times New Roman" w:eastAsia="Times New Roman" w:hAnsi="Times New Roman" w:cs="Times New Roman"/>
          <w:sz w:val="24"/>
          <w:szCs w:val="24"/>
        </w:rPr>
        <w:t>his article outlines</w:t>
      </w:r>
      <w:r w:rsidRPr="0C87BB5A">
        <w:rPr>
          <w:rFonts w:ascii="Times New Roman" w:eastAsia="Times New Roman" w:hAnsi="Times New Roman" w:cs="Times New Roman"/>
          <w:sz w:val="24"/>
          <w:szCs w:val="24"/>
        </w:rPr>
        <w:t xml:space="preserve"> the attributes that make a trial </w:t>
      </w:r>
      <w:r w:rsidR="0752F01A" w:rsidRPr="0C87BB5A">
        <w:rPr>
          <w:rFonts w:ascii="Times New Roman" w:eastAsia="Times New Roman" w:hAnsi="Times New Roman" w:cs="Times New Roman"/>
          <w:sz w:val="24"/>
          <w:szCs w:val="24"/>
        </w:rPr>
        <w:t>advocate not</w:t>
      </w:r>
      <w:r w:rsidRPr="0C87BB5A">
        <w:rPr>
          <w:rFonts w:ascii="Times New Roman" w:eastAsia="Times New Roman" w:hAnsi="Times New Roman" w:cs="Times New Roman"/>
          <w:sz w:val="24"/>
          <w:szCs w:val="24"/>
        </w:rPr>
        <w:t xml:space="preserve"> only skilled but also ethically </w:t>
      </w:r>
      <w:r w:rsidR="22724BC0" w:rsidRPr="0C87BB5A">
        <w:rPr>
          <w:rFonts w:ascii="Times New Roman" w:eastAsia="Times New Roman" w:hAnsi="Times New Roman" w:cs="Times New Roman"/>
          <w:sz w:val="24"/>
          <w:szCs w:val="24"/>
        </w:rPr>
        <w:t>grounded</w:t>
      </w:r>
      <w:r w:rsidR="509432F6" w:rsidRPr="0C87BB5A">
        <w:rPr>
          <w:rFonts w:ascii="Times New Roman" w:eastAsia="Times New Roman" w:hAnsi="Times New Roman" w:cs="Times New Roman"/>
          <w:sz w:val="24"/>
          <w:szCs w:val="24"/>
        </w:rPr>
        <w:t xml:space="preserve"> with</w:t>
      </w:r>
      <w:r w:rsidR="22724BC0" w:rsidRPr="0C87BB5A">
        <w:rPr>
          <w:rFonts w:ascii="Times New Roman" w:eastAsia="Times New Roman" w:hAnsi="Times New Roman" w:cs="Times New Roman"/>
          <w:sz w:val="24"/>
          <w:szCs w:val="24"/>
        </w:rPr>
        <w:t xml:space="preserve"> qualities</w:t>
      </w:r>
      <w:r w:rsidRPr="0C87BB5A">
        <w:rPr>
          <w:rFonts w:ascii="Times New Roman" w:eastAsia="Times New Roman" w:hAnsi="Times New Roman" w:cs="Times New Roman"/>
          <w:sz w:val="24"/>
          <w:szCs w:val="24"/>
        </w:rPr>
        <w:t xml:space="preserve"> that align with the timeless principles symbolized by Lady Justice.</w:t>
      </w:r>
    </w:p>
    <w:p w14:paraId="55827CA9" w14:textId="16885DA8" w:rsidR="0C87BB5A" w:rsidRDefault="0C87BB5A" w:rsidP="0C87BB5A">
      <w:pPr>
        <w:spacing w:line="360" w:lineRule="auto"/>
        <w:jc w:val="both"/>
        <w:rPr>
          <w:rFonts w:ascii="Times New Roman" w:eastAsia="Times New Roman" w:hAnsi="Times New Roman" w:cs="Times New Roman"/>
          <w:sz w:val="24"/>
          <w:szCs w:val="24"/>
        </w:rPr>
      </w:pPr>
    </w:p>
    <w:p w14:paraId="46C97717" w14:textId="6914D218" w:rsidR="008ED654" w:rsidRDefault="008ED654" w:rsidP="0C87BB5A">
      <w:pPr>
        <w:pStyle w:val="ListParagraph"/>
        <w:numPr>
          <w:ilvl w:val="0"/>
          <w:numId w:val="2"/>
        </w:numPr>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 xml:space="preserve">Gritty determination to become a great trial </w:t>
      </w:r>
      <w:r w:rsidR="7F9753D0" w:rsidRPr="0C87BB5A">
        <w:rPr>
          <w:rFonts w:ascii="Times New Roman" w:eastAsia="Times New Roman" w:hAnsi="Times New Roman" w:cs="Times New Roman"/>
          <w:b/>
          <w:bCs/>
          <w:sz w:val="24"/>
          <w:szCs w:val="24"/>
          <w:u w:val="single"/>
          <w:lang w:val="en-GB"/>
        </w:rPr>
        <w:t>advocate</w:t>
      </w:r>
    </w:p>
    <w:p w14:paraId="2F9A3C5F" w14:textId="0EFE847D" w:rsidR="5761B3EF" w:rsidRDefault="5761B3EF"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Grit is </w:t>
      </w:r>
      <w:r w:rsidR="3F3CFED0" w:rsidRPr="0C87BB5A">
        <w:rPr>
          <w:rFonts w:ascii="Times New Roman" w:eastAsia="Times New Roman" w:hAnsi="Times New Roman" w:cs="Times New Roman"/>
          <w:sz w:val="24"/>
          <w:szCs w:val="24"/>
          <w:lang w:val="en-GB"/>
        </w:rPr>
        <w:t>perseverance</w:t>
      </w:r>
      <w:r w:rsidRPr="0C87BB5A">
        <w:rPr>
          <w:rFonts w:ascii="Times New Roman" w:eastAsia="Times New Roman" w:hAnsi="Times New Roman" w:cs="Times New Roman"/>
          <w:sz w:val="24"/>
          <w:szCs w:val="24"/>
          <w:lang w:val="en-GB"/>
        </w:rPr>
        <w:t xml:space="preserve"> and passion for long</w:t>
      </w:r>
      <w:r w:rsidR="14B0812A" w:rsidRPr="0C87BB5A">
        <w:rPr>
          <w:rFonts w:ascii="Times New Roman" w:eastAsia="Times New Roman" w:hAnsi="Times New Roman" w:cs="Times New Roman"/>
          <w:sz w:val="24"/>
          <w:szCs w:val="24"/>
          <w:lang w:val="en-GB"/>
        </w:rPr>
        <w:t>-</w:t>
      </w:r>
      <w:r w:rsidRPr="0C87BB5A">
        <w:rPr>
          <w:rFonts w:ascii="Times New Roman" w:eastAsia="Times New Roman" w:hAnsi="Times New Roman" w:cs="Times New Roman"/>
          <w:sz w:val="24"/>
          <w:szCs w:val="24"/>
          <w:lang w:val="en-GB"/>
        </w:rPr>
        <w:t xml:space="preserve">term </w:t>
      </w:r>
      <w:r w:rsidR="02BB8858" w:rsidRPr="0C87BB5A">
        <w:rPr>
          <w:rFonts w:ascii="Times New Roman" w:eastAsia="Times New Roman" w:hAnsi="Times New Roman" w:cs="Times New Roman"/>
          <w:sz w:val="24"/>
          <w:szCs w:val="24"/>
          <w:lang w:val="en-GB"/>
        </w:rPr>
        <w:t>goal</w:t>
      </w:r>
      <w:r w:rsidR="27337C0D" w:rsidRPr="0C87BB5A">
        <w:rPr>
          <w:rFonts w:ascii="Times New Roman" w:eastAsia="Times New Roman" w:hAnsi="Times New Roman" w:cs="Times New Roman"/>
          <w:sz w:val="24"/>
          <w:szCs w:val="24"/>
          <w:lang w:val="en-GB"/>
        </w:rPr>
        <w:t xml:space="preserve">s. </w:t>
      </w:r>
      <w:r w:rsidR="16029D4B" w:rsidRPr="0C87BB5A">
        <w:rPr>
          <w:rFonts w:ascii="Times New Roman" w:eastAsia="Times New Roman" w:hAnsi="Times New Roman" w:cs="Times New Roman"/>
          <w:sz w:val="24"/>
          <w:szCs w:val="24"/>
          <w:lang w:val="en-GB"/>
        </w:rPr>
        <w:t xml:space="preserve">The lawyer should be persistent; have a burning passion to become the best; have an </w:t>
      </w:r>
      <w:r w:rsidR="593B76C2" w:rsidRPr="0C87BB5A">
        <w:rPr>
          <w:rFonts w:ascii="Times New Roman" w:eastAsia="Times New Roman" w:hAnsi="Times New Roman" w:cs="Times New Roman"/>
          <w:sz w:val="24"/>
          <w:szCs w:val="24"/>
          <w:lang w:val="en-GB"/>
        </w:rPr>
        <w:t>unparallel</w:t>
      </w:r>
      <w:r w:rsidR="16029D4B" w:rsidRPr="0C87BB5A">
        <w:rPr>
          <w:rFonts w:ascii="Times New Roman" w:eastAsia="Times New Roman" w:hAnsi="Times New Roman" w:cs="Times New Roman"/>
          <w:sz w:val="24"/>
          <w:szCs w:val="24"/>
          <w:lang w:val="en-GB"/>
        </w:rPr>
        <w:t xml:space="preserve"> work ethic, have insightful </w:t>
      </w:r>
      <w:r w:rsidR="6CED8A34" w:rsidRPr="0C87BB5A">
        <w:rPr>
          <w:rFonts w:ascii="Times New Roman" w:eastAsia="Times New Roman" w:hAnsi="Times New Roman" w:cs="Times New Roman"/>
          <w:sz w:val="24"/>
          <w:szCs w:val="24"/>
          <w:lang w:val="en-GB"/>
        </w:rPr>
        <w:t>introspection</w:t>
      </w:r>
      <w:r w:rsidR="26DF7D84" w:rsidRPr="0C87BB5A">
        <w:rPr>
          <w:rFonts w:ascii="Times New Roman" w:eastAsia="Times New Roman" w:hAnsi="Times New Roman" w:cs="Times New Roman"/>
          <w:sz w:val="24"/>
          <w:szCs w:val="24"/>
          <w:lang w:val="en-GB"/>
        </w:rPr>
        <w:t xml:space="preserve"> to learn from mistakes and desire to read and learn everything they can about the craft to become a great trial lawyer</w:t>
      </w:r>
      <w:r w:rsidR="1D682914" w:rsidRPr="0C87BB5A">
        <w:rPr>
          <w:rFonts w:ascii="Times New Roman" w:eastAsia="Times New Roman" w:hAnsi="Times New Roman" w:cs="Times New Roman"/>
          <w:sz w:val="24"/>
          <w:szCs w:val="24"/>
          <w:lang w:val="en-GB"/>
        </w:rPr>
        <w:t xml:space="preserve"> a</w:t>
      </w:r>
      <w:r w:rsidR="26DF7D84" w:rsidRPr="0C87BB5A">
        <w:rPr>
          <w:rFonts w:ascii="Times New Roman" w:eastAsia="Times New Roman" w:hAnsi="Times New Roman" w:cs="Times New Roman"/>
          <w:sz w:val="24"/>
          <w:szCs w:val="24"/>
          <w:lang w:val="en-GB"/>
        </w:rPr>
        <w:t xml:space="preserve">s this </w:t>
      </w:r>
      <w:r w:rsidR="68F90083" w:rsidRPr="0C87BB5A">
        <w:rPr>
          <w:rFonts w:ascii="Times New Roman" w:eastAsia="Times New Roman" w:hAnsi="Times New Roman" w:cs="Times New Roman"/>
          <w:sz w:val="24"/>
          <w:szCs w:val="24"/>
          <w:lang w:val="en-GB"/>
        </w:rPr>
        <w:t>is essential</w:t>
      </w:r>
      <w:r w:rsidRPr="0C87BB5A">
        <w:rPr>
          <w:rFonts w:ascii="Times New Roman" w:eastAsia="Times New Roman" w:hAnsi="Times New Roman" w:cs="Times New Roman"/>
          <w:sz w:val="24"/>
          <w:szCs w:val="24"/>
          <w:lang w:val="en-GB"/>
        </w:rPr>
        <w:t xml:space="preserve"> to high achievement.</w:t>
      </w:r>
      <w:r w:rsidR="08E121D0" w:rsidRPr="0C87BB5A">
        <w:rPr>
          <w:rFonts w:ascii="Times New Roman" w:eastAsia="Times New Roman" w:hAnsi="Times New Roman" w:cs="Times New Roman"/>
          <w:sz w:val="24"/>
          <w:szCs w:val="24"/>
          <w:lang w:val="en-GB"/>
        </w:rPr>
        <w:t xml:space="preserve"> Great trial lawyers are not easily deterred by early failures </w:t>
      </w:r>
      <w:r w:rsidR="3F6C33F5" w:rsidRPr="0C87BB5A">
        <w:rPr>
          <w:rFonts w:ascii="Times New Roman" w:eastAsia="Times New Roman" w:hAnsi="Times New Roman" w:cs="Times New Roman"/>
          <w:sz w:val="24"/>
          <w:szCs w:val="24"/>
          <w:lang w:val="en-GB"/>
        </w:rPr>
        <w:t>like lack of talent</w:t>
      </w:r>
      <w:r w:rsidR="08E121D0" w:rsidRPr="0C87BB5A">
        <w:rPr>
          <w:rFonts w:ascii="Times New Roman" w:eastAsia="Times New Roman" w:hAnsi="Times New Roman" w:cs="Times New Roman"/>
          <w:sz w:val="24"/>
          <w:szCs w:val="24"/>
          <w:lang w:val="en-GB"/>
        </w:rPr>
        <w:t>, they are</w:t>
      </w:r>
      <w:r w:rsidR="30CE11A6" w:rsidRPr="0C87BB5A">
        <w:rPr>
          <w:rFonts w:ascii="Times New Roman" w:eastAsia="Times New Roman" w:hAnsi="Times New Roman" w:cs="Times New Roman"/>
          <w:sz w:val="24"/>
          <w:szCs w:val="24"/>
          <w:lang w:val="en-GB"/>
        </w:rPr>
        <w:t xml:space="preserve"> instead</w:t>
      </w:r>
      <w:r w:rsidR="08E121D0" w:rsidRPr="0C87BB5A">
        <w:rPr>
          <w:rFonts w:ascii="Times New Roman" w:eastAsia="Times New Roman" w:hAnsi="Times New Roman" w:cs="Times New Roman"/>
          <w:sz w:val="24"/>
          <w:szCs w:val="24"/>
          <w:lang w:val="en-GB"/>
        </w:rPr>
        <w:t xml:space="preserve"> willing to </w:t>
      </w:r>
      <w:r w:rsidR="7F208956" w:rsidRPr="0C87BB5A">
        <w:rPr>
          <w:rFonts w:ascii="Times New Roman" w:eastAsia="Times New Roman" w:hAnsi="Times New Roman" w:cs="Times New Roman"/>
          <w:sz w:val="24"/>
          <w:szCs w:val="24"/>
          <w:lang w:val="en-GB"/>
        </w:rPr>
        <w:t xml:space="preserve">exert a lot of </w:t>
      </w:r>
      <w:r w:rsidR="08E121D0" w:rsidRPr="0C87BB5A">
        <w:rPr>
          <w:rFonts w:ascii="Times New Roman" w:eastAsia="Times New Roman" w:hAnsi="Times New Roman" w:cs="Times New Roman"/>
          <w:sz w:val="24"/>
          <w:szCs w:val="24"/>
          <w:lang w:val="en-GB"/>
        </w:rPr>
        <w:t>effort to become great</w:t>
      </w:r>
      <w:r w:rsidR="20512560" w:rsidRPr="0C87BB5A">
        <w:rPr>
          <w:rFonts w:ascii="Times New Roman" w:eastAsia="Times New Roman" w:hAnsi="Times New Roman" w:cs="Times New Roman"/>
          <w:sz w:val="24"/>
          <w:szCs w:val="24"/>
          <w:lang w:val="en-GB"/>
        </w:rPr>
        <w:t xml:space="preserve">. </w:t>
      </w:r>
      <w:r w:rsidRPr="0C87BB5A">
        <w:rPr>
          <w:rStyle w:val="FootnoteReference"/>
          <w:rFonts w:ascii="Times New Roman" w:eastAsia="Times New Roman" w:hAnsi="Times New Roman" w:cs="Times New Roman"/>
          <w:sz w:val="24"/>
          <w:szCs w:val="24"/>
          <w:lang w:val="en-GB"/>
        </w:rPr>
        <w:footnoteReference w:id="1"/>
      </w:r>
    </w:p>
    <w:p w14:paraId="357EF231" w14:textId="7C6B61B5" w:rsidR="0C87BB5A" w:rsidRDefault="0C87BB5A" w:rsidP="0C87BB5A">
      <w:pPr>
        <w:spacing w:after="0" w:line="360" w:lineRule="auto"/>
        <w:jc w:val="both"/>
        <w:rPr>
          <w:rFonts w:ascii="Times New Roman" w:eastAsia="Times New Roman" w:hAnsi="Times New Roman" w:cs="Times New Roman"/>
          <w:sz w:val="24"/>
          <w:szCs w:val="24"/>
          <w:lang w:val="en-GB"/>
        </w:rPr>
      </w:pPr>
    </w:p>
    <w:p w14:paraId="1D2204EF" w14:textId="103A2811" w:rsidR="0416544B" w:rsidRDefault="0416544B" w:rsidP="0C87BB5A">
      <w:pPr>
        <w:pStyle w:val="ListParagraph"/>
        <w:numPr>
          <w:ilvl w:val="0"/>
          <w:numId w:val="2"/>
        </w:num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b/>
          <w:bCs/>
          <w:sz w:val="24"/>
          <w:szCs w:val="24"/>
          <w:u w:val="single"/>
          <w:lang w:val="en-GB"/>
        </w:rPr>
        <w:t>Unsurpassed storytelling skills</w:t>
      </w:r>
    </w:p>
    <w:p w14:paraId="2C7BB486" w14:textId="79753EE0" w:rsidR="0416544B" w:rsidRDefault="0416544B"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“Storytelling, especially among lawyers, is a dying art.” —Tom Galbraith</w:t>
      </w:r>
      <w:r w:rsidRPr="0C87BB5A">
        <w:rPr>
          <w:rStyle w:val="FootnoteReference"/>
          <w:rFonts w:ascii="Times New Roman" w:eastAsia="Times New Roman" w:hAnsi="Times New Roman" w:cs="Times New Roman"/>
          <w:sz w:val="24"/>
          <w:szCs w:val="24"/>
          <w:lang w:val="en-GB"/>
        </w:rPr>
        <w:footnoteReference w:id="2"/>
      </w:r>
    </w:p>
    <w:p w14:paraId="4AF874E0" w14:textId="3A7B07A8" w:rsidR="0416544B" w:rsidRDefault="0416544B"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All great trial lawyers are story tellers, </w:t>
      </w:r>
      <w:r w:rsidR="506D645C" w:rsidRPr="0C87BB5A">
        <w:rPr>
          <w:rFonts w:ascii="Times New Roman" w:eastAsia="Times New Roman" w:hAnsi="Times New Roman" w:cs="Times New Roman"/>
          <w:sz w:val="24"/>
          <w:szCs w:val="24"/>
          <w:lang w:val="en-GB"/>
        </w:rPr>
        <w:t>it</w:t>
      </w:r>
      <w:r w:rsidRPr="0C87BB5A">
        <w:rPr>
          <w:rFonts w:ascii="Times New Roman" w:eastAsia="Times New Roman" w:hAnsi="Times New Roman" w:cs="Times New Roman"/>
          <w:sz w:val="24"/>
          <w:szCs w:val="24"/>
          <w:lang w:val="en-GB"/>
        </w:rPr>
        <w:t xml:space="preserve"> is the attribute of storytelling that separates </w:t>
      </w:r>
      <w:r w:rsidR="2EA218BA" w:rsidRPr="0C87BB5A">
        <w:rPr>
          <w:rFonts w:ascii="Times New Roman" w:eastAsia="Times New Roman" w:hAnsi="Times New Roman" w:cs="Times New Roman"/>
          <w:sz w:val="24"/>
          <w:szCs w:val="24"/>
          <w:lang w:val="en-GB"/>
        </w:rPr>
        <w:t>great</w:t>
      </w:r>
      <w:r w:rsidR="207BC3E0" w:rsidRPr="0C87BB5A">
        <w:rPr>
          <w:rFonts w:ascii="Times New Roman" w:eastAsia="Times New Roman" w:hAnsi="Times New Roman" w:cs="Times New Roman"/>
          <w:sz w:val="24"/>
          <w:szCs w:val="24"/>
          <w:lang w:val="en-GB"/>
        </w:rPr>
        <w:t xml:space="preserve"> trial lawyers from others. It is a powerful </w:t>
      </w:r>
      <w:r w:rsidR="50399FC3" w:rsidRPr="0C87BB5A">
        <w:rPr>
          <w:rFonts w:ascii="Times New Roman" w:eastAsia="Times New Roman" w:hAnsi="Times New Roman" w:cs="Times New Roman"/>
          <w:sz w:val="24"/>
          <w:szCs w:val="24"/>
          <w:lang w:val="en-GB"/>
        </w:rPr>
        <w:t>form of communication</w:t>
      </w:r>
      <w:r w:rsidR="4094478A" w:rsidRPr="0C87BB5A">
        <w:rPr>
          <w:rFonts w:ascii="Times New Roman" w:eastAsia="Times New Roman" w:hAnsi="Times New Roman" w:cs="Times New Roman"/>
          <w:sz w:val="24"/>
          <w:szCs w:val="24"/>
          <w:lang w:val="en-GB"/>
        </w:rPr>
        <w:t xml:space="preserve"> that activates brains.</w:t>
      </w:r>
      <w:r w:rsidR="00419618" w:rsidRPr="0C87BB5A">
        <w:rPr>
          <w:rFonts w:ascii="Times New Roman" w:eastAsia="Times New Roman" w:hAnsi="Times New Roman" w:cs="Times New Roman"/>
          <w:sz w:val="24"/>
          <w:szCs w:val="24"/>
          <w:lang w:val="en-GB"/>
        </w:rPr>
        <w:t xml:space="preserve"> </w:t>
      </w:r>
      <w:r w:rsidR="4094478A" w:rsidRPr="0C87BB5A">
        <w:rPr>
          <w:rFonts w:ascii="Times New Roman" w:eastAsia="Times New Roman" w:hAnsi="Times New Roman" w:cs="Times New Roman"/>
          <w:sz w:val="24"/>
          <w:szCs w:val="24"/>
          <w:lang w:val="en-GB"/>
        </w:rPr>
        <w:t xml:space="preserve">Every lawsuit is </w:t>
      </w:r>
      <w:r w:rsidR="0F5BCA34" w:rsidRPr="0C87BB5A">
        <w:rPr>
          <w:rFonts w:ascii="Times New Roman" w:eastAsia="Times New Roman" w:hAnsi="Times New Roman" w:cs="Times New Roman"/>
          <w:sz w:val="24"/>
          <w:szCs w:val="24"/>
          <w:lang w:val="en-GB"/>
        </w:rPr>
        <w:t>generated</w:t>
      </w:r>
      <w:r w:rsidR="4094478A" w:rsidRPr="0C87BB5A">
        <w:rPr>
          <w:rFonts w:ascii="Times New Roman" w:eastAsia="Times New Roman" w:hAnsi="Times New Roman" w:cs="Times New Roman"/>
          <w:sz w:val="24"/>
          <w:szCs w:val="24"/>
          <w:lang w:val="en-GB"/>
        </w:rPr>
        <w:t xml:space="preserve"> by the </w:t>
      </w:r>
      <w:r w:rsidR="58D910B9" w:rsidRPr="0C87BB5A">
        <w:rPr>
          <w:rFonts w:ascii="Times New Roman" w:eastAsia="Times New Roman" w:hAnsi="Times New Roman" w:cs="Times New Roman"/>
          <w:sz w:val="24"/>
          <w:szCs w:val="24"/>
          <w:lang w:val="en-GB"/>
        </w:rPr>
        <w:t>occurrence</w:t>
      </w:r>
      <w:r w:rsidR="4094478A" w:rsidRPr="0C87BB5A">
        <w:rPr>
          <w:rFonts w:ascii="Times New Roman" w:eastAsia="Times New Roman" w:hAnsi="Times New Roman" w:cs="Times New Roman"/>
          <w:sz w:val="24"/>
          <w:szCs w:val="24"/>
          <w:lang w:val="en-GB"/>
        </w:rPr>
        <w:t xml:space="preserve"> of events and the explanation of these events comprise of the narrative. The trial is a form of story ba</w:t>
      </w:r>
      <w:r w:rsidR="3A5BD626" w:rsidRPr="0C87BB5A">
        <w:rPr>
          <w:rFonts w:ascii="Times New Roman" w:eastAsia="Times New Roman" w:hAnsi="Times New Roman" w:cs="Times New Roman"/>
          <w:sz w:val="24"/>
          <w:szCs w:val="24"/>
          <w:lang w:val="en-GB"/>
        </w:rPr>
        <w:t>ttle every advocate will the judge their version of the story, call witnesses to support the story and make arguments as for which verdict would</w:t>
      </w:r>
      <w:r w:rsidR="7A28D9C2" w:rsidRPr="0C87BB5A">
        <w:rPr>
          <w:rFonts w:ascii="Times New Roman" w:eastAsia="Times New Roman" w:hAnsi="Times New Roman" w:cs="Times New Roman"/>
          <w:sz w:val="24"/>
          <w:szCs w:val="24"/>
          <w:lang w:val="en-GB"/>
        </w:rPr>
        <w:t xml:space="preserve"> constitute justice. </w:t>
      </w:r>
      <w:r w:rsidR="3BAF3D30" w:rsidRPr="0C87BB5A">
        <w:rPr>
          <w:rFonts w:ascii="Times New Roman" w:eastAsia="Times New Roman" w:hAnsi="Times New Roman" w:cs="Times New Roman"/>
          <w:sz w:val="24"/>
          <w:szCs w:val="24"/>
          <w:lang w:val="en-GB"/>
        </w:rPr>
        <w:t xml:space="preserve">  </w:t>
      </w:r>
    </w:p>
    <w:p w14:paraId="2B3C2E13" w14:textId="49F9F001" w:rsidR="5ABE44E9" w:rsidRDefault="5ABE44E9"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lastRenderedPageBreak/>
        <w:t xml:space="preserve">Lawyers should intuitively understand that storytelling is a very powerful form of communication. </w:t>
      </w:r>
      <w:r w:rsidR="56FA2CAE" w:rsidRPr="0C87BB5A">
        <w:rPr>
          <w:rFonts w:ascii="Times New Roman" w:eastAsia="Times New Roman" w:hAnsi="Times New Roman" w:cs="Times New Roman"/>
          <w:sz w:val="24"/>
          <w:szCs w:val="24"/>
          <w:lang w:val="en-GB"/>
        </w:rPr>
        <w:t xml:space="preserve">Every lawsuit is generated by the occurrence of events, and it is the </w:t>
      </w:r>
      <w:r w:rsidR="6521763B" w:rsidRPr="0C87BB5A">
        <w:rPr>
          <w:rFonts w:ascii="Times New Roman" w:eastAsia="Times New Roman" w:hAnsi="Times New Roman" w:cs="Times New Roman"/>
          <w:sz w:val="24"/>
          <w:szCs w:val="24"/>
          <w:lang w:val="en-GB"/>
        </w:rPr>
        <w:t>explanation of</w:t>
      </w:r>
      <w:r w:rsidR="56FA2CAE" w:rsidRPr="0C87BB5A">
        <w:rPr>
          <w:rFonts w:ascii="Times New Roman" w:eastAsia="Times New Roman" w:hAnsi="Times New Roman" w:cs="Times New Roman"/>
          <w:sz w:val="24"/>
          <w:szCs w:val="24"/>
          <w:lang w:val="en-GB"/>
        </w:rPr>
        <w:t xml:space="preserve"> these events that comprises the case narrative.  </w:t>
      </w:r>
      <w:r w:rsidR="24BAFCAE" w:rsidRPr="0C87BB5A">
        <w:rPr>
          <w:rFonts w:ascii="Times New Roman" w:eastAsia="Times New Roman" w:hAnsi="Times New Roman" w:cs="Times New Roman"/>
          <w:sz w:val="24"/>
          <w:szCs w:val="24"/>
          <w:lang w:val="en-GB"/>
        </w:rPr>
        <w:t>L</w:t>
      </w:r>
      <w:r w:rsidR="6E5BA1F1" w:rsidRPr="0C87BB5A">
        <w:rPr>
          <w:rFonts w:ascii="Times New Roman" w:eastAsia="Times New Roman" w:hAnsi="Times New Roman" w:cs="Times New Roman"/>
          <w:sz w:val="24"/>
          <w:szCs w:val="24"/>
          <w:lang w:val="en-GB"/>
        </w:rPr>
        <w:t>awyers should dream in narrative, daydream in narrative, remember, anticipate, hope, despair, believe, doubt, plan, revise, criticize, construct, g</w:t>
      </w:r>
      <w:r w:rsidR="39E45837" w:rsidRPr="0C87BB5A">
        <w:rPr>
          <w:rFonts w:ascii="Times New Roman" w:eastAsia="Times New Roman" w:hAnsi="Times New Roman" w:cs="Times New Roman"/>
          <w:sz w:val="24"/>
          <w:szCs w:val="24"/>
          <w:lang w:val="en-GB"/>
        </w:rPr>
        <w:t>ossip, learn, hate, and live by narrative.</w:t>
      </w:r>
      <w:r w:rsidR="2365173E" w:rsidRPr="0C87BB5A">
        <w:rPr>
          <w:rFonts w:ascii="Times New Roman" w:eastAsia="Times New Roman" w:hAnsi="Times New Roman" w:cs="Times New Roman"/>
          <w:sz w:val="24"/>
          <w:szCs w:val="24"/>
          <w:lang w:val="en-GB"/>
        </w:rPr>
        <w:t xml:space="preserve"> Research show</w:t>
      </w:r>
      <w:r w:rsidR="6F21BF2D" w:rsidRPr="0C87BB5A">
        <w:rPr>
          <w:rFonts w:ascii="Times New Roman" w:eastAsia="Times New Roman" w:hAnsi="Times New Roman" w:cs="Times New Roman"/>
          <w:sz w:val="24"/>
          <w:szCs w:val="24"/>
          <w:lang w:val="en-GB"/>
        </w:rPr>
        <w:t>s</w:t>
      </w:r>
      <w:r w:rsidR="2365173E" w:rsidRPr="0C87BB5A">
        <w:rPr>
          <w:rFonts w:ascii="Times New Roman" w:eastAsia="Times New Roman" w:hAnsi="Times New Roman" w:cs="Times New Roman"/>
          <w:sz w:val="24"/>
          <w:szCs w:val="24"/>
          <w:lang w:val="en-GB"/>
        </w:rPr>
        <w:t xml:space="preserve"> that Lawyers tell stories as lawyers and not storytellers</w:t>
      </w:r>
      <w:r w:rsidR="4D87CC4F" w:rsidRPr="0C87BB5A">
        <w:rPr>
          <w:rFonts w:ascii="Times New Roman" w:eastAsia="Times New Roman" w:hAnsi="Times New Roman" w:cs="Times New Roman"/>
          <w:sz w:val="24"/>
          <w:szCs w:val="24"/>
          <w:lang w:val="en-GB"/>
        </w:rPr>
        <w:t xml:space="preserve">. </w:t>
      </w:r>
      <w:r w:rsidRPr="0C87BB5A">
        <w:rPr>
          <w:rStyle w:val="FootnoteReference"/>
          <w:rFonts w:ascii="Times New Roman" w:eastAsia="Times New Roman" w:hAnsi="Times New Roman" w:cs="Times New Roman"/>
          <w:sz w:val="24"/>
          <w:szCs w:val="24"/>
          <w:lang w:val="en-GB"/>
        </w:rPr>
        <w:footnoteReference w:id="3"/>
      </w:r>
      <w:r w:rsidR="4D87CC4F" w:rsidRPr="0C87BB5A">
        <w:rPr>
          <w:rFonts w:ascii="Times New Roman" w:eastAsia="Times New Roman" w:hAnsi="Times New Roman" w:cs="Times New Roman"/>
          <w:sz w:val="24"/>
          <w:szCs w:val="24"/>
          <w:lang w:val="en-GB"/>
        </w:rPr>
        <w:t xml:space="preserve"> Great trial lawyers should make complex events simple</w:t>
      </w:r>
      <w:r w:rsidR="54B1FE51" w:rsidRPr="0C87BB5A">
        <w:rPr>
          <w:rFonts w:ascii="Times New Roman" w:eastAsia="Times New Roman" w:hAnsi="Times New Roman" w:cs="Times New Roman"/>
          <w:sz w:val="24"/>
          <w:szCs w:val="24"/>
          <w:lang w:val="en-GB"/>
        </w:rPr>
        <w:t xml:space="preserve">.  </w:t>
      </w:r>
      <w:r w:rsidR="65AD3CEC" w:rsidRPr="0C87BB5A">
        <w:rPr>
          <w:rFonts w:ascii="Times New Roman" w:eastAsia="Times New Roman" w:hAnsi="Times New Roman" w:cs="Times New Roman"/>
          <w:sz w:val="24"/>
          <w:szCs w:val="24"/>
          <w:lang w:val="en-GB"/>
        </w:rPr>
        <w:t>Indeed,</w:t>
      </w:r>
      <w:r w:rsidR="54B1FE51" w:rsidRPr="0C87BB5A">
        <w:rPr>
          <w:rFonts w:ascii="Times New Roman" w:eastAsia="Times New Roman" w:hAnsi="Times New Roman" w:cs="Times New Roman"/>
          <w:sz w:val="24"/>
          <w:szCs w:val="24"/>
          <w:lang w:val="en-GB"/>
        </w:rPr>
        <w:t xml:space="preserve"> emerging cognitive psychology re</w:t>
      </w:r>
      <w:r w:rsidR="6C1713C9" w:rsidRPr="0C87BB5A">
        <w:rPr>
          <w:rFonts w:ascii="Times New Roman" w:eastAsia="Times New Roman" w:hAnsi="Times New Roman" w:cs="Times New Roman"/>
          <w:sz w:val="24"/>
          <w:szCs w:val="24"/>
          <w:lang w:val="en-GB"/>
        </w:rPr>
        <w:t>search indicates that storytelling is the most powerful way to activate our brains.</w:t>
      </w:r>
      <w:r w:rsidR="06AB0941" w:rsidRPr="0C87BB5A">
        <w:rPr>
          <w:rFonts w:ascii="Times New Roman" w:eastAsia="Times New Roman" w:hAnsi="Times New Roman" w:cs="Times New Roman"/>
          <w:sz w:val="24"/>
          <w:szCs w:val="24"/>
          <w:lang w:val="en-GB"/>
        </w:rPr>
        <w:t xml:space="preserve"> Storytelling skills should be </w:t>
      </w:r>
      <w:r w:rsidR="0F5E258C" w:rsidRPr="0C87BB5A">
        <w:rPr>
          <w:rFonts w:ascii="Times New Roman" w:eastAsia="Times New Roman" w:hAnsi="Times New Roman" w:cs="Times New Roman"/>
          <w:sz w:val="24"/>
          <w:szCs w:val="24"/>
          <w:lang w:val="en-GB"/>
        </w:rPr>
        <w:t>effectively used at all stages of the case and not only at the opening and closing statement; should be</w:t>
      </w:r>
      <w:r w:rsidR="422C1767" w:rsidRPr="0C87BB5A">
        <w:rPr>
          <w:rFonts w:ascii="Times New Roman" w:eastAsia="Times New Roman" w:hAnsi="Times New Roman" w:cs="Times New Roman"/>
          <w:sz w:val="24"/>
          <w:szCs w:val="24"/>
          <w:lang w:val="en-GB"/>
        </w:rPr>
        <w:t>: good lawyers to maintain a consistent and powerful story theme through</w:t>
      </w:r>
      <w:r w:rsidR="6E5D8CD4" w:rsidRPr="0C87BB5A">
        <w:rPr>
          <w:rFonts w:ascii="Times New Roman" w:eastAsia="Times New Roman" w:hAnsi="Times New Roman" w:cs="Times New Roman"/>
          <w:sz w:val="24"/>
          <w:szCs w:val="24"/>
          <w:lang w:val="en-GB"/>
        </w:rPr>
        <w:t>ou</w:t>
      </w:r>
      <w:r w:rsidR="422C1767" w:rsidRPr="0C87BB5A">
        <w:rPr>
          <w:rFonts w:ascii="Times New Roman" w:eastAsia="Times New Roman" w:hAnsi="Times New Roman" w:cs="Times New Roman"/>
          <w:sz w:val="24"/>
          <w:szCs w:val="24"/>
          <w:lang w:val="en-GB"/>
        </w:rPr>
        <w:t>t the trial where refinement of the story narrative should begin long before the t</w:t>
      </w:r>
      <w:r w:rsidR="1D4D5D88" w:rsidRPr="0C87BB5A">
        <w:rPr>
          <w:rFonts w:ascii="Times New Roman" w:eastAsia="Times New Roman" w:hAnsi="Times New Roman" w:cs="Times New Roman"/>
          <w:sz w:val="24"/>
          <w:szCs w:val="24"/>
          <w:lang w:val="en-GB"/>
        </w:rPr>
        <w:t>rial starts</w:t>
      </w:r>
      <w:r w:rsidR="0D290BA6" w:rsidRPr="0C87BB5A">
        <w:rPr>
          <w:rFonts w:ascii="Times New Roman" w:eastAsia="Times New Roman" w:hAnsi="Times New Roman" w:cs="Times New Roman"/>
          <w:sz w:val="24"/>
          <w:szCs w:val="24"/>
          <w:lang w:val="en-GB"/>
        </w:rPr>
        <w:t>; opening statements delivery should not be based on notes or typed text as this would result into a mediocre statement lacking eye contact, b</w:t>
      </w:r>
      <w:r w:rsidR="36E58BBD" w:rsidRPr="0C87BB5A">
        <w:rPr>
          <w:rFonts w:ascii="Times New Roman" w:eastAsia="Times New Roman" w:hAnsi="Times New Roman" w:cs="Times New Roman"/>
          <w:sz w:val="24"/>
          <w:szCs w:val="24"/>
          <w:lang w:val="en-GB"/>
        </w:rPr>
        <w:t xml:space="preserve">e stiff and boring. </w:t>
      </w:r>
      <w:r w:rsidR="2FE6A58F" w:rsidRPr="0C87BB5A">
        <w:rPr>
          <w:rFonts w:ascii="Times New Roman" w:eastAsia="Times New Roman" w:hAnsi="Times New Roman" w:cs="Times New Roman"/>
          <w:sz w:val="24"/>
          <w:szCs w:val="24"/>
          <w:lang w:val="en-GB"/>
        </w:rPr>
        <w:t>T</w:t>
      </w:r>
      <w:r w:rsidR="60131273" w:rsidRPr="0C87BB5A">
        <w:rPr>
          <w:rFonts w:ascii="Times New Roman" w:eastAsia="Times New Roman" w:hAnsi="Times New Roman" w:cs="Times New Roman"/>
          <w:sz w:val="24"/>
          <w:szCs w:val="24"/>
          <w:lang w:val="en-GB"/>
        </w:rPr>
        <w:t xml:space="preserve">he </w:t>
      </w:r>
      <w:r w:rsidR="2F5DB40D" w:rsidRPr="0C87BB5A">
        <w:rPr>
          <w:rFonts w:ascii="Times New Roman" w:eastAsia="Times New Roman" w:hAnsi="Times New Roman" w:cs="Times New Roman"/>
          <w:sz w:val="24"/>
          <w:szCs w:val="24"/>
          <w:lang w:val="en-GB"/>
        </w:rPr>
        <w:t>st</w:t>
      </w:r>
      <w:r w:rsidR="60131273" w:rsidRPr="0C87BB5A">
        <w:rPr>
          <w:rFonts w:ascii="Times New Roman" w:eastAsia="Times New Roman" w:hAnsi="Times New Roman" w:cs="Times New Roman"/>
          <w:sz w:val="24"/>
          <w:szCs w:val="24"/>
          <w:lang w:val="en-GB"/>
        </w:rPr>
        <w:t>or</w:t>
      </w:r>
      <w:r w:rsidR="73D03305" w:rsidRPr="0C87BB5A">
        <w:rPr>
          <w:rFonts w:ascii="Times New Roman" w:eastAsia="Times New Roman" w:hAnsi="Times New Roman" w:cs="Times New Roman"/>
          <w:sz w:val="24"/>
          <w:szCs w:val="24"/>
          <w:lang w:val="en-GB"/>
        </w:rPr>
        <w:t xml:space="preserve">y should be short and simple, </w:t>
      </w:r>
      <w:r w:rsidR="250D12DA" w:rsidRPr="0C87BB5A">
        <w:rPr>
          <w:rFonts w:ascii="Times New Roman" w:eastAsia="Times New Roman" w:hAnsi="Times New Roman" w:cs="Times New Roman"/>
          <w:sz w:val="24"/>
          <w:szCs w:val="24"/>
          <w:lang w:val="en-GB"/>
        </w:rPr>
        <w:t xml:space="preserve">one should </w:t>
      </w:r>
      <w:r w:rsidR="73D03305" w:rsidRPr="0C87BB5A">
        <w:rPr>
          <w:rFonts w:ascii="Times New Roman" w:eastAsia="Times New Roman" w:hAnsi="Times New Roman" w:cs="Times New Roman"/>
          <w:sz w:val="24"/>
          <w:szCs w:val="24"/>
          <w:lang w:val="en-GB"/>
        </w:rPr>
        <w:t>speak in a</w:t>
      </w:r>
      <w:r w:rsidR="16CD6C65" w:rsidRPr="0C87BB5A">
        <w:rPr>
          <w:rFonts w:ascii="Times New Roman" w:eastAsia="Times New Roman" w:hAnsi="Times New Roman" w:cs="Times New Roman"/>
          <w:sz w:val="24"/>
          <w:szCs w:val="24"/>
          <w:lang w:val="en-GB"/>
        </w:rPr>
        <w:t>n a</w:t>
      </w:r>
      <w:r w:rsidR="73D03305" w:rsidRPr="0C87BB5A">
        <w:rPr>
          <w:rFonts w:ascii="Times New Roman" w:eastAsia="Times New Roman" w:hAnsi="Times New Roman" w:cs="Times New Roman"/>
          <w:sz w:val="24"/>
          <w:szCs w:val="24"/>
          <w:lang w:val="en-GB"/>
        </w:rPr>
        <w:t>ctive voice</w:t>
      </w:r>
      <w:r w:rsidR="3EFB68B8" w:rsidRPr="0C87BB5A">
        <w:rPr>
          <w:rFonts w:ascii="Times New Roman" w:eastAsia="Times New Roman" w:hAnsi="Times New Roman" w:cs="Times New Roman"/>
          <w:sz w:val="24"/>
          <w:szCs w:val="24"/>
          <w:lang w:val="en-GB"/>
        </w:rPr>
        <w:t>,</w:t>
      </w:r>
      <w:r w:rsidR="73D03305" w:rsidRPr="0C87BB5A">
        <w:rPr>
          <w:rFonts w:ascii="Times New Roman" w:eastAsia="Times New Roman" w:hAnsi="Times New Roman" w:cs="Times New Roman"/>
          <w:sz w:val="24"/>
          <w:szCs w:val="24"/>
          <w:lang w:val="en-GB"/>
        </w:rPr>
        <w:t xml:space="preserve"> and present the story as your witnesses exp</w:t>
      </w:r>
      <w:r w:rsidR="0554B6F6" w:rsidRPr="0C87BB5A">
        <w:rPr>
          <w:rFonts w:ascii="Times New Roman" w:eastAsia="Times New Roman" w:hAnsi="Times New Roman" w:cs="Times New Roman"/>
          <w:sz w:val="24"/>
          <w:szCs w:val="24"/>
          <w:lang w:val="en-GB"/>
        </w:rPr>
        <w:t xml:space="preserve">erienced it. </w:t>
      </w:r>
    </w:p>
    <w:p w14:paraId="0F3C6714" w14:textId="17034BC8" w:rsidR="0C87BB5A" w:rsidRDefault="0C87BB5A" w:rsidP="0C87BB5A">
      <w:pPr>
        <w:spacing w:after="0" w:line="360" w:lineRule="auto"/>
        <w:jc w:val="both"/>
        <w:rPr>
          <w:rFonts w:ascii="Times New Roman" w:eastAsia="Times New Roman" w:hAnsi="Times New Roman" w:cs="Times New Roman"/>
          <w:sz w:val="24"/>
          <w:szCs w:val="24"/>
          <w:lang w:val="en-GB"/>
        </w:rPr>
      </w:pPr>
    </w:p>
    <w:p w14:paraId="1937CC83" w14:textId="1836F6D7" w:rsidR="008ED654" w:rsidRDefault="008ED654"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Virtuoso cross-examination skill</w:t>
      </w:r>
      <w:r w:rsidR="29E2779E" w:rsidRPr="0C87BB5A">
        <w:rPr>
          <w:rFonts w:ascii="Times New Roman" w:eastAsia="Times New Roman" w:hAnsi="Times New Roman" w:cs="Times New Roman"/>
          <w:b/>
          <w:bCs/>
          <w:sz w:val="24"/>
          <w:szCs w:val="24"/>
          <w:u w:val="single"/>
          <w:lang w:val="en-GB"/>
        </w:rPr>
        <w:t>s</w:t>
      </w:r>
    </w:p>
    <w:p w14:paraId="04F6896C" w14:textId="6A1AAD84" w:rsidR="6CD7A5E6" w:rsidRDefault="6CD7A5E6" w:rsidP="0C87BB5A">
      <w:pPr>
        <w:pStyle w:val="ListParagraph"/>
        <w:spacing w:after="0" w:line="360" w:lineRule="auto"/>
        <w:ind w:left="0"/>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Many trials are won or lost on a </w:t>
      </w:r>
      <w:r w:rsidR="1BD9C388" w:rsidRPr="0C87BB5A">
        <w:rPr>
          <w:rFonts w:ascii="Times New Roman" w:eastAsia="Times New Roman" w:hAnsi="Times New Roman" w:cs="Times New Roman"/>
          <w:sz w:val="24"/>
          <w:szCs w:val="24"/>
          <w:lang w:val="en-GB"/>
        </w:rPr>
        <w:t>successful or</w:t>
      </w:r>
      <w:r w:rsidRPr="0C87BB5A">
        <w:rPr>
          <w:rFonts w:ascii="Times New Roman" w:eastAsia="Times New Roman" w:hAnsi="Times New Roman" w:cs="Times New Roman"/>
          <w:sz w:val="24"/>
          <w:szCs w:val="24"/>
          <w:lang w:val="en-GB"/>
        </w:rPr>
        <w:t xml:space="preserve"> failed cross-examination of key witnesses. </w:t>
      </w:r>
      <w:r w:rsidR="1D8C3992" w:rsidRPr="0C87BB5A">
        <w:rPr>
          <w:rFonts w:ascii="Times New Roman" w:eastAsia="Times New Roman" w:hAnsi="Times New Roman" w:cs="Times New Roman"/>
          <w:sz w:val="24"/>
          <w:szCs w:val="24"/>
          <w:lang w:val="en-GB"/>
        </w:rPr>
        <w:t>Cross-examination is a skill that can be learned with practice, effort</w:t>
      </w:r>
      <w:r w:rsidR="122F454B" w:rsidRPr="0C87BB5A">
        <w:rPr>
          <w:rFonts w:ascii="Times New Roman" w:eastAsia="Times New Roman" w:hAnsi="Times New Roman" w:cs="Times New Roman"/>
          <w:sz w:val="24"/>
          <w:szCs w:val="24"/>
          <w:lang w:val="en-GB"/>
        </w:rPr>
        <w:t>,</w:t>
      </w:r>
      <w:r w:rsidR="1D8C3992" w:rsidRPr="0C87BB5A">
        <w:rPr>
          <w:rFonts w:ascii="Times New Roman" w:eastAsia="Times New Roman" w:hAnsi="Times New Roman" w:cs="Times New Roman"/>
          <w:sz w:val="24"/>
          <w:szCs w:val="24"/>
          <w:lang w:val="en-GB"/>
        </w:rPr>
        <w:t xml:space="preserve"> and concentration. </w:t>
      </w:r>
      <w:r w:rsidR="4FE550D5" w:rsidRPr="0C87BB5A">
        <w:rPr>
          <w:rFonts w:ascii="Times New Roman" w:eastAsia="Times New Roman" w:hAnsi="Times New Roman" w:cs="Times New Roman"/>
          <w:sz w:val="24"/>
          <w:szCs w:val="24"/>
          <w:lang w:val="en-GB"/>
        </w:rPr>
        <w:t xml:space="preserve">A </w:t>
      </w:r>
      <w:r w:rsidR="3846B2D8" w:rsidRPr="0C87BB5A">
        <w:rPr>
          <w:rFonts w:ascii="Times New Roman" w:eastAsia="Times New Roman" w:hAnsi="Times New Roman" w:cs="Times New Roman"/>
          <w:sz w:val="24"/>
          <w:szCs w:val="24"/>
          <w:lang w:val="en-GB"/>
        </w:rPr>
        <w:t>great</w:t>
      </w:r>
      <w:r w:rsidR="4FE550D5" w:rsidRPr="0C87BB5A">
        <w:rPr>
          <w:rFonts w:ascii="Times New Roman" w:eastAsia="Times New Roman" w:hAnsi="Times New Roman" w:cs="Times New Roman"/>
          <w:sz w:val="24"/>
          <w:szCs w:val="24"/>
          <w:lang w:val="en-GB"/>
        </w:rPr>
        <w:t xml:space="preserve"> trial advocate</w:t>
      </w:r>
      <w:r w:rsidR="61058AEB" w:rsidRPr="0C87BB5A">
        <w:rPr>
          <w:rFonts w:ascii="Times New Roman" w:eastAsia="Times New Roman" w:hAnsi="Times New Roman" w:cs="Times New Roman"/>
          <w:sz w:val="24"/>
          <w:szCs w:val="24"/>
          <w:lang w:val="en-GB"/>
        </w:rPr>
        <w:t xml:space="preserve"> keeps the questions simple; do</w:t>
      </w:r>
      <w:r w:rsidR="49929B95" w:rsidRPr="0C87BB5A">
        <w:rPr>
          <w:rFonts w:ascii="Times New Roman" w:eastAsia="Times New Roman" w:hAnsi="Times New Roman" w:cs="Times New Roman"/>
          <w:sz w:val="24"/>
          <w:szCs w:val="24"/>
          <w:lang w:val="en-GB"/>
        </w:rPr>
        <w:t>es</w:t>
      </w:r>
      <w:r w:rsidR="61058AEB" w:rsidRPr="0C87BB5A">
        <w:rPr>
          <w:rFonts w:ascii="Times New Roman" w:eastAsia="Times New Roman" w:hAnsi="Times New Roman" w:cs="Times New Roman"/>
          <w:sz w:val="24"/>
          <w:szCs w:val="24"/>
          <w:lang w:val="en-GB"/>
        </w:rPr>
        <w:t xml:space="preserve"> not rough up the witnesses; </w:t>
      </w:r>
      <w:r w:rsidR="447264CA" w:rsidRPr="0C87BB5A">
        <w:rPr>
          <w:rFonts w:ascii="Times New Roman" w:eastAsia="Times New Roman" w:hAnsi="Times New Roman" w:cs="Times New Roman"/>
          <w:sz w:val="24"/>
          <w:szCs w:val="24"/>
          <w:lang w:val="en-GB"/>
        </w:rPr>
        <w:t>can</w:t>
      </w:r>
      <w:r w:rsidR="4FE550D5" w:rsidRPr="0C87BB5A">
        <w:rPr>
          <w:rFonts w:ascii="Times New Roman" w:eastAsia="Times New Roman" w:hAnsi="Times New Roman" w:cs="Times New Roman"/>
          <w:sz w:val="24"/>
          <w:szCs w:val="24"/>
          <w:lang w:val="en-GB"/>
        </w:rPr>
        <w:t xml:space="preserve"> keep a strong pace in the questioning</w:t>
      </w:r>
      <w:r w:rsidR="08BB96E5" w:rsidRPr="0C87BB5A">
        <w:rPr>
          <w:rFonts w:ascii="Times New Roman" w:eastAsia="Times New Roman" w:hAnsi="Times New Roman" w:cs="Times New Roman"/>
          <w:sz w:val="24"/>
          <w:szCs w:val="24"/>
          <w:lang w:val="en-GB"/>
        </w:rPr>
        <w:t>;</w:t>
      </w:r>
      <w:r w:rsidR="6DB5B0E8" w:rsidRPr="0C87BB5A">
        <w:rPr>
          <w:rFonts w:ascii="Times New Roman" w:eastAsia="Times New Roman" w:hAnsi="Times New Roman" w:cs="Times New Roman"/>
          <w:sz w:val="24"/>
          <w:szCs w:val="24"/>
          <w:lang w:val="en-GB"/>
        </w:rPr>
        <w:t xml:space="preserve"> </w:t>
      </w:r>
      <w:r w:rsidR="2DCF848C" w:rsidRPr="0C87BB5A">
        <w:rPr>
          <w:rFonts w:ascii="Times New Roman" w:eastAsia="Times New Roman" w:hAnsi="Times New Roman" w:cs="Times New Roman"/>
          <w:sz w:val="24"/>
          <w:szCs w:val="24"/>
          <w:lang w:val="en-GB"/>
        </w:rPr>
        <w:t>and has</w:t>
      </w:r>
      <w:r w:rsidR="15BAB259" w:rsidRPr="0C87BB5A">
        <w:rPr>
          <w:rFonts w:ascii="Times New Roman" w:eastAsia="Times New Roman" w:hAnsi="Times New Roman" w:cs="Times New Roman"/>
          <w:sz w:val="24"/>
          <w:szCs w:val="24"/>
          <w:lang w:val="en-GB"/>
        </w:rPr>
        <w:t xml:space="preserve"> graceful exit strategies when the cross-examination inevitably goes south</w:t>
      </w:r>
      <w:r w:rsidR="16890C25" w:rsidRPr="0C87BB5A">
        <w:rPr>
          <w:rFonts w:ascii="Times New Roman" w:eastAsia="Times New Roman" w:hAnsi="Times New Roman" w:cs="Times New Roman"/>
          <w:sz w:val="24"/>
          <w:szCs w:val="24"/>
          <w:lang w:val="en-GB"/>
        </w:rPr>
        <w:t>.</w:t>
      </w:r>
      <w:r w:rsidR="0B3D017C" w:rsidRPr="0C87BB5A">
        <w:rPr>
          <w:rFonts w:ascii="Times New Roman" w:eastAsia="Times New Roman" w:hAnsi="Times New Roman" w:cs="Times New Roman"/>
          <w:sz w:val="24"/>
          <w:szCs w:val="24"/>
          <w:lang w:val="en-GB"/>
        </w:rPr>
        <w:t xml:space="preserve"> An effective trial lawyer should </w:t>
      </w:r>
      <w:r w:rsidR="315A04B2" w:rsidRPr="0C87BB5A">
        <w:rPr>
          <w:rFonts w:ascii="Times New Roman" w:eastAsia="Times New Roman" w:hAnsi="Times New Roman" w:cs="Times New Roman"/>
          <w:sz w:val="24"/>
          <w:szCs w:val="24"/>
          <w:lang w:val="en-GB"/>
        </w:rPr>
        <w:t xml:space="preserve">read, study, </w:t>
      </w:r>
      <w:r w:rsidR="0B3D017C" w:rsidRPr="0C87BB5A">
        <w:rPr>
          <w:rFonts w:ascii="Times New Roman" w:eastAsia="Times New Roman" w:hAnsi="Times New Roman" w:cs="Times New Roman"/>
          <w:sz w:val="24"/>
          <w:szCs w:val="24"/>
          <w:lang w:val="en-GB"/>
        </w:rPr>
        <w:t>think deeply and prepare diligently to become good at cross-examination</w:t>
      </w:r>
      <w:r w:rsidR="0FC5CE47" w:rsidRPr="0C87BB5A">
        <w:rPr>
          <w:rFonts w:ascii="Times New Roman" w:eastAsia="Times New Roman" w:hAnsi="Times New Roman" w:cs="Times New Roman"/>
          <w:sz w:val="24"/>
          <w:szCs w:val="24"/>
          <w:lang w:val="en-GB"/>
        </w:rPr>
        <w:t>.</w:t>
      </w:r>
    </w:p>
    <w:p w14:paraId="5845B16A" w14:textId="5199133E" w:rsidR="0C87BB5A" w:rsidRDefault="0C87BB5A" w:rsidP="0C87BB5A">
      <w:pPr>
        <w:pStyle w:val="ListParagraph"/>
        <w:spacing w:after="0" w:line="360" w:lineRule="auto"/>
        <w:ind w:left="0"/>
        <w:jc w:val="both"/>
        <w:rPr>
          <w:rFonts w:ascii="Times New Roman" w:eastAsia="Times New Roman" w:hAnsi="Times New Roman" w:cs="Times New Roman"/>
          <w:sz w:val="24"/>
          <w:szCs w:val="24"/>
          <w:lang w:val="en-GB"/>
        </w:rPr>
      </w:pPr>
    </w:p>
    <w:p w14:paraId="03BBC7AF" w14:textId="3330CBAB" w:rsidR="008ED654" w:rsidRDefault="008ED654"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Slavish preparation</w:t>
      </w:r>
    </w:p>
    <w:p w14:paraId="2E04C7EB" w14:textId="47303370" w:rsidR="02B1D374" w:rsidRDefault="02B1D374"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One cannot make a great trial lawyer without preparation.</w:t>
      </w:r>
      <w:r w:rsidR="6BE24938" w:rsidRPr="0C87BB5A">
        <w:rPr>
          <w:rFonts w:ascii="Times New Roman" w:eastAsia="Times New Roman" w:hAnsi="Times New Roman" w:cs="Times New Roman"/>
          <w:sz w:val="24"/>
          <w:szCs w:val="24"/>
          <w:lang w:val="en-GB"/>
        </w:rPr>
        <w:t xml:space="preserve"> </w:t>
      </w:r>
      <w:r w:rsidR="1A94592B" w:rsidRPr="0C87BB5A">
        <w:rPr>
          <w:rFonts w:ascii="Times New Roman" w:eastAsia="Times New Roman" w:hAnsi="Times New Roman" w:cs="Times New Roman"/>
          <w:sz w:val="24"/>
          <w:szCs w:val="24"/>
          <w:lang w:val="en-GB"/>
        </w:rPr>
        <w:t xml:space="preserve">The lack of preparation </w:t>
      </w:r>
      <w:r w:rsidR="2344B66A" w:rsidRPr="0C87BB5A">
        <w:rPr>
          <w:rFonts w:ascii="Times New Roman" w:eastAsia="Times New Roman" w:hAnsi="Times New Roman" w:cs="Times New Roman"/>
          <w:sz w:val="24"/>
          <w:szCs w:val="24"/>
          <w:lang w:val="en-GB"/>
        </w:rPr>
        <w:t>manifests</w:t>
      </w:r>
      <w:r w:rsidR="1A94592B" w:rsidRPr="0C87BB5A">
        <w:rPr>
          <w:rFonts w:ascii="Times New Roman" w:eastAsia="Times New Roman" w:hAnsi="Times New Roman" w:cs="Times New Roman"/>
          <w:sz w:val="24"/>
          <w:szCs w:val="24"/>
          <w:lang w:val="en-GB"/>
        </w:rPr>
        <w:t xml:space="preserve"> itself as lack of organization</w:t>
      </w:r>
      <w:r w:rsidR="522E0778" w:rsidRPr="0C87BB5A">
        <w:rPr>
          <w:rFonts w:ascii="Times New Roman" w:eastAsia="Times New Roman" w:hAnsi="Times New Roman" w:cs="Times New Roman"/>
          <w:sz w:val="24"/>
          <w:szCs w:val="24"/>
          <w:lang w:val="en-GB"/>
        </w:rPr>
        <w:t>.</w:t>
      </w:r>
      <w:r w:rsidR="6BE24938" w:rsidRPr="0C87BB5A">
        <w:rPr>
          <w:rFonts w:ascii="Times New Roman" w:eastAsia="Times New Roman" w:hAnsi="Times New Roman" w:cs="Times New Roman"/>
          <w:sz w:val="24"/>
          <w:szCs w:val="24"/>
          <w:lang w:val="en-GB"/>
        </w:rPr>
        <w:t xml:space="preserve"> Lack of preparation creates </w:t>
      </w:r>
      <w:r w:rsidR="2AFDB09A" w:rsidRPr="0C87BB5A">
        <w:rPr>
          <w:rFonts w:ascii="Times New Roman" w:eastAsia="Times New Roman" w:hAnsi="Times New Roman" w:cs="Times New Roman"/>
          <w:sz w:val="24"/>
          <w:szCs w:val="24"/>
          <w:lang w:val="en-GB"/>
        </w:rPr>
        <w:t>judges'</w:t>
      </w:r>
      <w:r w:rsidR="6BE24938" w:rsidRPr="0C87BB5A">
        <w:rPr>
          <w:rFonts w:ascii="Times New Roman" w:eastAsia="Times New Roman" w:hAnsi="Times New Roman" w:cs="Times New Roman"/>
          <w:sz w:val="24"/>
          <w:szCs w:val="24"/>
          <w:lang w:val="en-GB"/>
        </w:rPr>
        <w:t xml:space="preserve"> resentment as it is a waste of their </w:t>
      </w:r>
      <w:r w:rsidR="37FCC25B" w:rsidRPr="0C87BB5A">
        <w:rPr>
          <w:rFonts w:ascii="Times New Roman" w:eastAsia="Times New Roman" w:hAnsi="Times New Roman" w:cs="Times New Roman"/>
          <w:sz w:val="24"/>
          <w:szCs w:val="24"/>
          <w:lang w:val="en-GB"/>
        </w:rPr>
        <w:t>time,</w:t>
      </w:r>
      <w:r w:rsidR="4D51B05B" w:rsidRPr="0C87BB5A">
        <w:rPr>
          <w:rFonts w:ascii="Times New Roman" w:eastAsia="Times New Roman" w:hAnsi="Times New Roman" w:cs="Times New Roman"/>
          <w:sz w:val="24"/>
          <w:szCs w:val="24"/>
          <w:lang w:val="en-GB"/>
        </w:rPr>
        <w:t xml:space="preserve"> </w:t>
      </w:r>
      <w:r w:rsidR="3D70E761" w:rsidRPr="0C87BB5A">
        <w:rPr>
          <w:rFonts w:ascii="Times New Roman" w:eastAsia="Times New Roman" w:hAnsi="Times New Roman" w:cs="Times New Roman"/>
          <w:sz w:val="24"/>
          <w:szCs w:val="24"/>
          <w:lang w:val="en-GB"/>
        </w:rPr>
        <w:t>for example when</w:t>
      </w:r>
      <w:r w:rsidR="4D51B05B" w:rsidRPr="0C87BB5A">
        <w:rPr>
          <w:rFonts w:ascii="Times New Roman" w:eastAsia="Times New Roman" w:hAnsi="Times New Roman" w:cs="Times New Roman"/>
          <w:sz w:val="24"/>
          <w:szCs w:val="24"/>
          <w:lang w:val="en-GB"/>
        </w:rPr>
        <w:t xml:space="preserve"> searching and fumbling for exhibits and notes.</w:t>
      </w:r>
    </w:p>
    <w:p w14:paraId="15A10EED" w14:textId="56E8741E" w:rsidR="0C87BB5A" w:rsidRDefault="0C87BB5A" w:rsidP="0C87BB5A">
      <w:pPr>
        <w:spacing w:after="0" w:line="360" w:lineRule="auto"/>
        <w:jc w:val="both"/>
        <w:rPr>
          <w:rFonts w:ascii="Times New Roman" w:eastAsia="Times New Roman" w:hAnsi="Times New Roman" w:cs="Times New Roman"/>
          <w:sz w:val="24"/>
          <w:szCs w:val="24"/>
          <w:lang w:val="en-GB"/>
        </w:rPr>
      </w:pPr>
    </w:p>
    <w:p w14:paraId="6C106AC7" w14:textId="29443A01" w:rsidR="008ED654" w:rsidRDefault="008ED654"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Unfailing courtesy</w:t>
      </w:r>
    </w:p>
    <w:p w14:paraId="0CA8B873" w14:textId="5B9C9C49" w:rsidR="49D12108" w:rsidRDefault="49D12108"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lastRenderedPageBreak/>
        <w:t>The best trial lawyers</w:t>
      </w:r>
      <w:r w:rsidR="2E3BEA7E" w:rsidRPr="0C87BB5A">
        <w:rPr>
          <w:rFonts w:ascii="Times New Roman" w:eastAsia="Times New Roman" w:hAnsi="Times New Roman" w:cs="Times New Roman"/>
          <w:sz w:val="24"/>
          <w:szCs w:val="24"/>
          <w:lang w:val="en-GB"/>
        </w:rPr>
        <w:t xml:space="preserve"> </w:t>
      </w:r>
      <w:r w:rsidRPr="0C87BB5A">
        <w:rPr>
          <w:rFonts w:ascii="Times New Roman" w:eastAsia="Times New Roman" w:hAnsi="Times New Roman" w:cs="Times New Roman"/>
          <w:sz w:val="24"/>
          <w:szCs w:val="24"/>
          <w:lang w:val="en-GB"/>
        </w:rPr>
        <w:t>are courteous to court secu</w:t>
      </w:r>
      <w:r w:rsidR="14234292" w:rsidRPr="0C87BB5A">
        <w:rPr>
          <w:rFonts w:ascii="Times New Roman" w:eastAsia="Times New Roman" w:hAnsi="Times New Roman" w:cs="Times New Roman"/>
          <w:sz w:val="24"/>
          <w:szCs w:val="24"/>
          <w:lang w:val="en-GB"/>
        </w:rPr>
        <w:t>r</w:t>
      </w:r>
      <w:r w:rsidRPr="0C87BB5A">
        <w:rPr>
          <w:rFonts w:ascii="Times New Roman" w:eastAsia="Times New Roman" w:hAnsi="Times New Roman" w:cs="Times New Roman"/>
          <w:sz w:val="24"/>
          <w:szCs w:val="24"/>
          <w:lang w:val="en-GB"/>
        </w:rPr>
        <w:t>ity officers, clerks, staff of the court, witnesses</w:t>
      </w:r>
      <w:r w:rsidR="5F3B73C6" w:rsidRPr="0C87BB5A">
        <w:rPr>
          <w:rFonts w:ascii="Times New Roman" w:eastAsia="Times New Roman" w:hAnsi="Times New Roman" w:cs="Times New Roman"/>
          <w:sz w:val="24"/>
          <w:szCs w:val="24"/>
          <w:lang w:val="en-GB"/>
        </w:rPr>
        <w:t xml:space="preserve">, clients, </w:t>
      </w:r>
      <w:r w:rsidR="4B9C1B1D" w:rsidRPr="0C87BB5A">
        <w:rPr>
          <w:rFonts w:ascii="Times New Roman" w:eastAsia="Times New Roman" w:hAnsi="Times New Roman" w:cs="Times New Roman"/>
          <w:sz w:val="24"/>
          <w:szCs w:val="24"/>
          <w:lang w:val="en-GB"/>
        </w:rPr>
        <w:t xml:space="preserve">and </w:t>
      </w:r>
      <w:r w:rsidR="5F3B73C6" w:rsidRPr="0C87BB5A">
        <w:rPr>
          <w:rFonts w:ascii="Times New Roman" w:eastAsia="Times New Roman" w:hAnsi="Times New Roman" w:cs="Times New Roman"/>
          <w:sz w:val="24"/>
          <w:szCs w:val="24"/>
          <w:lang w:val="en-GB"/>
        </w:rPr>
        <w:t>opposing counsels</w:t>
      </w:r>
      <w:r w:rsidR="11450E5C" w:rsidRPr="0C87BB5A">
        <w:rPr>
          <w:rFonts w:ascii="Times New Roman" w:eastAsia="Times New Roman" w:hAnsi="Times New Roman" w:cs="Times New Roman"/>
          <w:sz w:val="24"/>
          <w:szCs w:val="24"/>
          <w:lang w:val="en-GB"/>
        </w:rPr>
        <w:t xml:space="preserve">. It is not </w:t>
      </w:r>
      <w:r w:rsidR="526F6FB5" w:rsidRPr="0C87BB5A">
        <w:rPr>
          <w:rFonts w:ascii="Times New Roman" w:eastAsia="Times New Roman" w:hAnsi="Times New Roman" w:cs="Times New Roman"/>
          <w:sz w:val="24"/>
          <w:szCs w:val="24"/>
          <w:lang w:val="en-GB"/>
        </w:rPr>
        <w:t>necessary</w:t>
      </w:r>
      <w:r w:rsidR="11450E5C" w:rsidRPr="0C87BB5A">
        <w:rPr>
          <w:rFonts w:ascii="Times New Roman" w:eastAsia="Times New Roman" w:hAnsi="Times New Roman" w:cs="Times New Roman"/>
          <w:sz w:val="24"/>
          <w:szCs w:val="24"/>
          <w:lang w:val="en-GB"/>
        </w:rPr>
        <w:t xml:space="preserve"> to be a fighter or act in </w:t>
      </w:r>
      <w:r w:rsidR="6D2CE9DD" w:rsidRPr="0C87BB5A">
        <w:rPr>
          <w:rFonts w:ascii="Times New Roman" w:eastAsia="Times New Roman" w:hAnsi="Times New Roman" w:cs="Times New Roman"/>
          <w:sz w:val="24"/>
          <w:szCs w:val="24"/>
          <w:lang w:val="en-GB"/>
        </w:rPr>
        <w:t>contention as</w:t>
      </w:r>
      <w:r w:rsidR="11450E5C" w:rsidRPr="0C87BB5A">
        <w:rPr>
          <w:rFonts w:ascii="Times New Roman" w:eastAsia="Times New Roman" w:hAnsi="Times New Roman" w:cs="Times New Roman"/>
          <w:sz w:val="24"/>
          <w:szCs w:val="24"/>
          <w:lang w:val="en-GB"/>
        </w:rPr>
        <w:t xml:space="preserve"> if in </w:t>
      </w:r>
      <w:r w:rsidR="44792A53" w:rsidRPr="0C87BB5A">
        <w:rPr>
          <w:rFonts w:ascii="Times New Roman" w:eastAsia="Times New Roman" w:hAnsi="Times New Roman" w:cs="Times New Roman"/>
          <w:sz w:val="24"/>
          <w:szCs w:val="24"/>
          <w:lang w:val="en-GB"/>
        </w:rPr>
        <w:t>legal</w:t>
      </w:r>
      <w:r w:rsidR="11450E5C" w:rsidRPr="0C87BB5A">
        <w:rPr>
          <w:rFonts w:ascii="Times New Roman" w:eastAsia="Times New Roman" w:hAnsi="Times New Roman" w:cs="Times New Roman"/>
          <w:sz w:val="24"/>
          <w:szCs w:val="24"/>
          <w:lang w:val="en-GB"/>
        </w:rPr>
        <w:t xml:space="preserve"> warfare, or gloat over hurling abuse at</w:t>
      </w:r>
      <w:r w:rsidR="4D0CB250" w:rsidRPr="0C87BB5A">
        <w:rPr>
          <w:rFonts w:ascii="Times New Roman" w:eastAsia="Times New Roman" w:hAnsi="Times New Roman" w:cs="Times New Roman"/>
          <w:sz w:val="24"/>
          <w:szCs w:val="24"/>
          <w:lang w:val="en-GB"/>
        </w:rPr>
        <w:t xml:space="preserve"> the opposing counsel to create </w:t>
      </w:r>
      <w:r w:rsidR="078B53B6" w:rsidRPr="0C87BB5A">
        <w:rPr>
          <w:rFonts w:ascii="Times New Roman" w:eastAsia="Times New Roman" w:hAnsi="Times New Roman" w:cs="Times New Roman"/>
          <w:sz w:val="24"/>
          <w:szCs w:val="24"/>
          <w:lang w:val="en-GB"/>
        </w:rPr>
        <w:t>e</w:t>
      </w:r>
      <w:r w:rsidR="4D0CB250" w:rsidRPr="0C87BB5A">
        <w:rPr>
          <w:rFonts w:ascii="Times New Roman" w:eastAsia="Times New Roman" w:hAnsi="Times New Roman" w:cs="Times New Roman"/>
          <w:sz w:val="24"/>
          <w:szCs w:val="24"/>
          <w:lang w:val="en-GB"/>
        </w:rPr>
        <w:t xml:space="preserve">xcitement. </w:t>
      </w:r>
      <w:r w:rsidR="5195859B" w:rsidRPr="0C87BB5A">
        <w:rPr>
          <w:rFonts w:ascii="Times New Roman" w:eastAsia="Times New Roman" w:hAnsi="Times New Roman" w:cs="Times New Roman"/>
          <w:sz w:val="24"/>
          <w:szCs w:val="24"/>
          <w:lang w:val="en-GB"/>
        </w:rPr>
        <w:t>Television shows wrongfully</w:t>
      </w:r>
      <w:r w:rsidR="3B588704" w:rsidRPr="0C87BB5A">
        <w:rPr>
          <w:rFonts w:ascii="Times New Roman" w:eastAsia="Times New Roman" w:hAnsi="Times New Roman" w:cs="Times New Roman"/>
          <w:sz w:val="24"/>
          <w:szCs w:val="24"/>
          <w:lang w:val="en-GB"/>
        </w:rPr>
        <w:t xml:space="preserve"> inculcate</w:t>
      </w:r>
      <w:r w:rsidR="5195859B" w:rsidRPr="0C87BB5A">
        <w:rPr>
          <w:rFonts w:ascii="Times New Roman" w:eastAsia="Times New Roman" w:hAnsi="Times New Roman" w:cs="Times New Roman"/>
          <w:sz w:val="24"/>
          <w:szCs w:val="24"/>
          <w:lang w:val="en-GB"/>
        </w:rPr>
        <w:t xml:space="preserve"> Rambo trial advocates that bully instead of communicating </w:t>
      </w:r>
      <w:r w:rsidR="04CCAD7C" w:rsidRPr="0C87BB5A">
        <w:rPr>
          <w:rFonts w:ascii="Times New Roman" w:eastAsia="Times New Roman" w:hAnsi="Times New Roman" w:cs="Times New Roman"/>
          <w:sz w:val="24"/>
          <w:szCs w:val="24"/>
          <w:lang w:val="en-GB"/>
        </w:rPr>
        <w:t>like professional gentlemen and courteous women.</w:t>
      </w:r>
    </w:p>
    <w:p w14:paraId="26F67953" w14:textId="45F9CFC0" w:rsidR="0C87BB5A" w:rsidRDefault="0C87BB5A" w:rsidP="0C87BB5A">
      <w:pPr>
        <w:spacing w:after="0" w:line="360" w:lineRule="auto"/>
        <w:jc w:val="both"/>
        <w:rPr>
          <w:rFonts w:ascii="Times New Roman" w:eastAsia="Times New Roman" w:hAnsi="Times New Roman" w:cs="Times New Roman"/>
          <w:sz w:val="24"/>
          <w:szCs w:val="24"/>
          <w:lang w:val="en-GB"/>
        </w:rPr>
      </w:pPr>
    </w:p>
    <w:p w14:paraId="6E88796C" w14:textId="43EDFF5A" w:rsidR="0C87BB5A" w:rsidRDefault="0C87BB5A" w:rsidP="0C87BB5A">
      <w:pPr>
        <w:spacing w:after="0" w:line="360" w:lineRule="auto"/>
        <w:jc w:val="both"/>
        <w:rPr>
          <w:rFonts w:ascii="Times New Roman" w:eastAsia="Times New Roman" w:hAnsi="Times New Roman" w:cs="Times New Roman"/>
          <w:sz w:val="24"/>
          <w:szCs w:val="24"/>
          <w:lang w:val="en-GB"/>
        </w:rPr>
      </w:pPr>
    </w:p>
    <w:p w14:paraId="44AE4561" w14:textId="1385411E" w:rsidR="008ED654" w:rsidRDefault="008ED654"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Refined</w:t>
      </w:r>
      <w:r w:rsidR="2D668A14" w:rsidRPr="0C87BB5A">
        <w:rPr>
          <w:rFonts w:ascii="Times New Roman" w:eastAsia="Times New Roman" w:hAnsi="Times New Roman" w:cs="Times New Roman"/>
          <w:b/>
          <w:bCs/>
          <w:sz w:val="24"/>
          <w:szCs w:val="24"/>
          <w:u w:val="single"/>
          <w:lang w:val="en-GB"/>
        </w:rPr>
        <w:t xml:space="preserve"> and </w:t>
      </w:r>
      <w:r w:rsidR="0B1188DE" w:rsidRPr="0C87BB5A">
        <w:rPr>
          <w:rFonts w:ascii="Times New Roman" w:eastAsia="Times New Roman" w:hAnsi="Times New Roman" w:cs="Times New Roman"/>
          <w:b/>
          <w:bCs/>
          <w:sz w:val="24"/>
          <w:szCs w:val="24"/>
          <w:u w:val="single"/>
          <w:lang w:val="en-GB"/>
        </w:rPr>
        <w:t>great listening</w:t>
      </w:r>
      <w:r w:rsidRPr="0C87BB5A">
        <w:rPr>
          <w:rFonts w:ascii="Times New Roman" w:eastAsia="Times New Roman" w:hAnsi="Times New Roman" w:cs="Times New Roman"/>
          <w:b/>
          <w:bCs/>
          <w:sz w:val="24"/>
          <w:szCs w:val="24"/>
          <w:u w:val="single"/>
          <w:lang w:val="en-GB"/>
        </w:rPr>
        <w:t xml:space="preserve"> skills</w:t>
      </w:r>
    </w:p>
    <w:p w14:paraId="7BBD72EF" w14:textId="5E208A02" w:rsidR="3D186DAB" w:rsidRDefault="3D186DAB"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Listening</w:t>
      </w:r>
      <w:r w:rsidR="4AEBC0C1" w:rsidRPr="0C87BB5A">
        <w:rPr>
          <w:rFonts w:ascii="Times New Roman" w:eastAsia="Times New Roman" w:hAnsi="Times New Roman" w:cs="Times New Roman"/>
          <w:sz w:val="24"/>
          <w:szCs w:val="24"/>
          <w:lang w:val="en-GB"/>
        </w:rPr>
        <w:t xml:space="preserve"> is the ability to hear what people are saying or not saying as distinguished from the words they </w:t>
      </w:r>
      <w:r w:rsidR="39708082" w:rsidRPr="0C87BB5A">
        <w:rPr>
          <w:rFonts w:ascii="Times New Roman" w:eastAsia="Times New Roman" w:hAnsi="Times New Roman" w:cs="Times New Roman"/>
          <w:sz w:val="24"/>
          <w:szCs w:val="24"/>
          <w:lang w:val="en-GB"/>
        </w:rPr>
        <w:t xml:space="preserve">enunciate. </w:t>
      </w:r>
      <w:r w:rsidR="4AEBC0C1" w:rsidRPr="0C87BB5A">
        <w:rPr>
          <w:rFonts w:ascii="Times New Roman" w:eastAsia="Times New Roman" w:hAnsi="Times New Roman" w:cs="Times New Roman"/>
          <w:sz w:val="24"/>
          <w:szCs w:val="24"/>
          <w:lang w:val="en-GB"/>
        </w:rPr>
        <w:t xml:space="preserve">Poor </w:t>
      </w:r>
      <w:r w:rsidR="00A7DBEC" w:rsidRPr="0C87BB5A">
        <w:rPr>
          <w:rFonts w:ascii="Times New Roman" w:eastAsia="Times New Roman" w:hAnsi="Times New Roman" w:cs="Times New Roman"/>
          <w:sz w:val="24"/>
          <w:szCs w:val="24"/>
          <w:lang w:val="en-GB"/>
        </w:rPr>
        <w:t>listening</w:t>
      </w:r>
      <w:r w:rsidR="4AEBC0C1" w:rsidRPr="0C87BB5A">
        <w:rPr>
          <w:rFonts w:ascii="Times New Roman" w:eastAsia="Times New Roman" w:hAnsi="Times New Roman" w:cs="Times New Roman"/>
          <w:sz w:val="24"/>
          <w:szCs w:val="24"/>
          <w:lang w:val="en-GB"/>
        </w:rPr>
        <w:t xml:space="preserve"> s</w:t>
      </w:r>
      <w:r w:rsidR="6F7DD8FB" w:rsidRPr="0C87BB5A">
        <w:rPr>
          <w:rFonts w:ascii="Times New Roman" w:eastAsia="Times New Roman" w:hAnsi="Times New Roman" w:cs="Times New Roman"/>
          <w:sz w:val="24"/>
          <w:szCs w:val="24"/>
          <w:lang w:val="en-GB"/>
        </w:rPr>
        <w:t>kills have dire consequences for trial lawyers especially in chief-in-examination where the focus is on the wi</w:t>
      </w:r>
      <w:r w:rsidR="776E594C" w:rsidRPr="0C87BB5A">
        <w:rPr>
          <w:rFonts w:ascii="Times New Roman" w:eastAsia="Times New Roman" w:hAnsi="Times New Roman" w:cs="Times New Roman"/>
          <w:sz w:val="24"/>
          <w:szCs w:val="24"/>
          <w:lang w:val="en-GB"/>
        </w:rPr>
        <w:t xml:space="preserve">tness’ testimony and not the questions of the lawyer. </w:t>
      </w:r>
      <w:r w:rsidR="205C7F98" w:rsidRPr="0C87BB5A">
        <w:rPr>
          <w:rFonts w:ascii="Times New Roman" w:eastAsia="Times New Roman" w:hAnsi="Times New Roman" w:cs="Times New Roman"/>
          <w:sz w:val="24"/>
          <w:szCs w:val="24"/>
          <w:lang w:val="en-GB"/>
        </w:rPr>
        <w:t>Listening</w:t>
      </w:r>
      <w:r w:rsidR="68933189" w:rsidRPr="0C87BB5A">
        <w:rPr>
          <w:rFonts w:ascii="Times New Roman" w:eastAsia="Times New Roman" w:hAnsi="Times New Roman" w:cs="Times New Roman"/>
          <w:sz w:val="24"/>
          <w:szCs w:val="24"/>
          <w:lang w:val="en-GB"/>
        </w:rPr>
        <w:t xml:space="preserve"> helps in avoiding interruptions of the witness and enables advocates to use the technique of looping to form the next questions.</w:t>
      </w:r>
    </w:p>
    <w:p w14:paraId="1D947FEB" w14:textId="0C534A6E" w:rsidR="0C87BB5A" w:rsidRDefault="0C87BB5A" w:rsidP="0C87BB5A">
      <w:pPr>
        <w:spacing w:after="0" w:line="360" w:lineRule="auto"/>
        <w:jc w:val="both"/>
        <w:rPr>
          <w:rFonts w:ascii="Times New Roman" w:eastAsia="Times New Roman" w:hAnsi="Times New Roman" w:cs="Times New Roman"/>
          <w:sz w:val="24"/>
          <w:szCs w:val="24"/>
          <w:lang w:val="en-GB"/>
        </w:rPr>
      </w:pPr>
    </w:p>
    <w:p w14:paraId="706B4DF2" w14:textId="789CFA14" w:rsidR="2EB90DC1" w:rsidRDefault="2EB90DC1"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R</w:t>
      </w:r>
      <w:r w:rsidR="008ED654" w:rsidRPr="0C87BB5A">
        <w:rPr>
          <w:rFonts w:ascii="Times New Roman" w:eastAsia="Times New Roman" w:hAnsi="Times New Roman" w:cs="Times New Roman"/>
          <w:b/>
          <w:bCs/>
          <w:sz w:val="24"/>
          <w:szCs w:val="24"/>
          <w:u w:val="single"/>
          <w:lang w:val="en-GB"/>
        </w:rPr>
        <w:t>easonable</w:t>
      </w:r>
    </w:p>
    <w:p w14:paraId="1851908C" w14:textId="7454D2E4" w:rsidR="2CABE099" w:rsidRDefault="2CABE099"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In the pre-trial context, reasonableness can take the following forms: choosing proper causes of action and </w:t>
      </w:r>
      <w:proofErr w:type="spellStart"/>
      <w:r w:rsidRPr="0C87BB5A">
        <w:rPr>
          <w:rFonts w:ascii="Times New Roman" w:eastAsia="Times New Roman" w:hAnsi="Times New Roman" w:cs="Times New Roman"/>
          <w:sz w:val="24"/>
          <w:szCs w:val="24"/>
          <w:lang w:val="en-GB"/>
        </w:rPr>
        <w:t>defenses</w:t>
      </w:r>
      <w:proofErr w:type="spellEnd"/>
      <w:r w:rsidRPr="0C87BB5A">
        <w:rPr>
          <w:rFonts w:ascii="Times New Roman" w:eastAsia="Times New Roman" w:hAnsi="Times New Roman" w:cs="Times New Roman"/>
          <w:sz w:val="24"/>
          <w:szCs w:val="24"/>
          <w:lang w:val="en-GB"/>
        </w:rPr>
        <w:t xml:space="preserve"> to allege; having early meetings with opposing counsel to determine whether concerns can be voluntarily reduced to the scope and identify the actual points of contention; talking about when and how to conduct discovery; deciding on the dates and locations for depositions; negotiating in good faith with the other side prior to filing discovery motions; being prepared to reach reasonable discovery compromises outside of court supervision; opposing only irrational requests for time extensions; and abstaining from disparaging opposing counsel and their clients in briefing.</w:t>
      </w:r>
    </w:p>
    <w:p w14:paraId="4348A839" w14:textId="2EEDD2BF" w:rsidR="0C87BB5A" w:rsidRDefault="0C87BB5A" w:rsidP="0C87BB5A">
      <w:pPr>
        <w:spacing w:after="0" w:line="360" w:lineRule="auto"/>
        <w:jc w:val="both"/>
        <w:rPr>
          <w:rFonts w:ascii="Times New Roman" w:eastAsia="Times New Roman" w:hAnsi="Times New Roman" w:cs="Times New Roman"/>
          <w:sz w:val="24"/>
          <w:szCs w:val="24"/>
          <w:lang w:val="en-GB"/>
        </w:rPr>
      </w:pPr>
    </w:p>
    <w:p w14:paraId="3390242B" w14:textId="1762B155" w:rsidR="2AEB232C" w:rsidRDefault="2AEB232C"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In trial, reasonable </w:t>
      </w:r>
      <w:r w:rsidR="24670F8D" w:rsidRPr="0C87BB5A">
        <w:rPr>
          <w:rFonts w:ascii="Times New Roman" w:eastAsia="Times New Roman" w:hAnsi="Times New Roman" w:cs="Times New Roman"/>
          <w:sz w:val="24"/>
          <w:szCs w:val="24"/>
          <w:lang w:val="en-GB"/>
        </w:rPr>
        <w:t>advocates are</w:t>
      </w:r>
      <w:r w:rsidRPr="0C87BB5A">
        <w:rPr>
          <w:rFonts w:ascii="Times New Roman" w:eastAsia="Times New Roman" w:hAnsi="Times New Roman" w:cs="Times New Roman"/>
          <w:sz w:val="24"/>
          <w:szCs w:val="24"/>
          <w:lang w:val="en-GB"/>
        </w:rPr>
        <w:t xml:space="preserve"> aware that it is best to spare the jury and judge's time and resources during a trial.</w:t>
      </w:r>
      <w:r w:rsidR="6210008B" w:rsidRPr="0C87BB5A">
        <w:rPr>
          <w:rFonts w:ascii="Times New Roman" w:eastAsia="Times New Roman" w:hAnsi="Times New Roman" w:cs="Times New Roman"/>
          <w:sz w:val="24"/>
          <w:szCs w:val="24"/>
          <w:lang w:val="en-GB"/>
        </w:rPr>
        <w:t xml:space="preserve"> </w:t>
      </w:r>
      <w:r w:rsidRPr="0C87BB5A">
        <w:rPr>
          <w:rFonts w:ascii="Times New Roman" w:eastAsia="Times New Roman" w:hAnsi="Times New Roman" w:cs="Times New Roman"/>
          <w:sz w:val="24"/>
          <w:szCs w:val="24"/>
          <w:lang w:val="en-GB"/>
        </w:rPr>
        <w:t>Excellent trial attorneys are fast to offer workable answers to issues that come up during a trial</w:t>
      </w:r>
      <w:r w:rsidR="57B47025" w:rsidRPr="0C87BB5A">
        <w:rPr>
          <w:rFonts w:ascii="Times New Roman" w:eastAsia="Times New Roman" w:hAnsi="Times New Roman" w:cs="Times New Roman"/>
          <w:sz w:val="24"/>
          <w:szCs w:val="24"/>
          <w:lang w:val="en-GB"/>
        </w:rPr>
        <w:t>.</w:t>
      </w:r>
    </w:p>
    <w:p w14:paraId="70E96BA4" w14:textId="79B835C9" w:rsidR="0C87BB5A" w:rsidRDefault="0C87BB5A" w:rsidP="0C87BB5A">
      <w:pPr>
        <w:spacing w:after="0" w:line="360" w:lineRule="auto"/>
        <w:jc w:val="both"/>
        <w:rPr>
          <w:rFonts w:ascii="Times New Roman" w:eastAsia="Times New Roman" w:hAnsi="Times New Roman" w:cs="Times New Roman"/>
          <w:sz w:val="24"/>
          <w:szCs w:val="24"/>
          <w:lang w:val="en-GB"/>
        </w:rPr>
      </w:pPr>
    </w:p>
    <w:p w14:paraId="224D08ED" w14:textId="3E145765" w:rsidR="41D9F54C" w:rsidRDefault="41D9F54C"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Simple</w:t>
      </w:r>
    </w:p>
    <w:p w14:paraId="08ACFAC5" w14:textId="0924AFE5" w:rsidR="63DD012C" w:rsidRDefault="63DD012C"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lastRenderedPageBreak/>
        <w:t xml:space="preserve">A good trial lawyer concentrates on the </w:t>
      </w:r>
      <w:r w:rsidR="503A8936" w:rsidRPr="0C87BB5A">
        <w:rPr>
          <w:rFonts w:ascii="Times New Roman" w:eastAsia="Times New Roman" w:hAnsi="Times New Roman" w:cs="Times New Roman"/>
          <w:sz w:val="24"/>
          <w:szCs w:val="24"/>
          <w:lang w:val="en-GB"/>
        </w:rPr>
        <w:t>main facts</w:t>
      </w:r>
      <w:r w:rsidRPr="0C87BB5A">
        <w:rPr>
          <w:rFonts w:ascii="Times New Roman" w:eastAsia="Times New Roman" w:hAnsi="Times New Roman" w:cs="Times New Roman"/>
          <w:sz w:val="24"/>
          <w:szCs w:val="24"/>
          <w:lang w:val="en-GB"/>
        </w:rPr>
        <w:t xml:space="preserve"> in his case, simplifies them and </w:t>
      </w:r>
      <w:r w:rsidR="54BE5DE9" w:rsidRPr="0C87BB5A">
        <w:rPr>
          <w:rFonts w:ascii="Times New Roman" w:eastAsia="Times New Roman" w:hAnsi="Times New Roman" w:cs="Times New Roman"/>
          <w:sz w:val="24"/>
          <w:szCs w:val="24"/>
          <w:lang w:val="en-GB"/>
        </w:rPr>
        <w:t>ensures</w:t>
      </w:r>
      <w:r w:rsidRPr="0C87BB5A">
        <w:rPr>
          <w:rFonts w:ascii="Times New Roman" w:eastAsia="Times New Roman" w:hAnsi="Times New Roman" w:cs="Times New Roman"/>
          <w:sz w:val="24"/>
          <w:szCs w:val="24"/>
          <w:lang w:val="en-GB"/>
        </w:rPr>
        <w:t xml:space="preserve"> the judge is fo</w:t>
      </w:r>
      <w:r w:rsidR="06142FCD" w:rsidRPr="0C87BB5A">
        <w:rPr>
          <w:rFonts w:ascii="Times New Roman" w:eastAsia="Times New Roman" w:hAnsi="Times New Roman" w:cs="Times New Roman"/>
          <w:sz w:val="24"/>
          <w:szCs w:val="24"/>
          <w:lang w:val="en-GB"/>
        </w:rPr>
        <w:t>cused on the main facts and arguments. Keeping it simple also includes avoiding legalese and i</w:t>
      </w:r>
      <w:r w:rsidR="0A0AC85A" w:rsidRPr="0C87BB5A">
        <w:rPr>
          <w:rFonts w:ascii="Times New Roman" w:eastAsia="Times New Roman" w:hAnsi="Times New Roman" w:cs="Times New Roman"/>
          <w:sz w:val="24"/>
          <w:szCs w:val="24"/>
          <w:lang w:val="en-GB"/>
        </w:rPr>
        <w:t xml:space="preserve">nstead using simple language. </w:t>
      </w:r>
      <w:r w:rsidRPr="0C87BB5A">
        <w:rPr>
          <w:rFonts w:ascii="Times New Roman" w:eastAsia="Times New Roman" w:hAnsi="Times New Roman" w:cs="Times New Roman"/>
          <w:sz w:val="24"/>
          <w:szCs w:val="24"/>
          <w:lang w:val="en-GB"/>
        </w:rPr>
        <w:t xml:space="preserve"> </w:t>
      </w:r>
    </w:p>
    <w:p w14:paraId="2D56600F" w14:textId="136DD314" w:rsidR="0C87BB5A" w:rsidRDefault="0C87BB5A" w:rsidP="0C87BB5A">
      <w:pPr>
        <w:spacing w:after="0" w:line="360" w:lineRule="auto"/>
        <w:jc w:val="both"/>
        <w:rPr>
          <w:rFonts w:ascii="Times New Roman" w:eastAsia="Times New Roman" w:hAnsi="Times New Roman" w:cs="Times New Roman"/>
          <w:sz w:val="24"/>
          <w:szCs w:val="24"/>
          <w:lang w:val="en-GB"/>
        </w:rPr>
      </w:pPr>
    </w:p>
    <w:p w14:paraId="40932E85" w14:textId="2780ABA6" w:rsidR="41D9F54C" w:rsidRDefault="41D9F54C"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Brief</w:t>
      </w:r>
    </w:p>
    <w:p w14:paraId="5389FB89" w14:textId="5FD9F43D" w:rsidR="4CE24859" w:rsidRDefault="4CE24859" w:rsidP="0C87BB5A">
      <w:pPr>
        <w:spacing w:after="0"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Longwinded advocates are </w:t>
      </w:r>
      <w:r w:rsidR="6A5727CE" w:rsidRPr="0C87BB5A">
        <w:rPr>
          <w:rFonts w:ascii="Times New Roman" w:eastAsia="Times New Roman" w:hAnsi="Times New Roman" w:cs="Times New Roman"/>
          <w:sz w:val="24"/>
          <w:szCs w:val="24"/>
          <w:lang w:val="en-GB"/>
        </w:rPr>
        <w:t>simply boring</w:t>
      </w:r>
      <w:r w:rsidRPr="0C87BB5A">
        <w:rPr>
          <w:rFonts w:ascii="Times New Roman" w:eastAsia="Times New Roman" w:hAnsi="Times New Roman" w:cs="Times New Roman"/>
          <w:sz w:val="24"/>
          <w:szCs w:val="24"/>
          <w:lang w:val="en-GB"/>
        </w:rPr>
        <w:t>. Keep it brief and relevant</w:t>
      </w:r>
      <w:r w:rsidR="78D649AC" w:rsidRPr="0C87BB5A">
        <w:rPr>
          <w:rFonts w:ascii="Times New Roman" w:eastAsia="Times New Roman" w:hAnsi="Times New Roman" w:cs="Times New Roman"/>
          <w:sz w:val="24"/>
          <w:szCs w:val="24"/>
          <w:lang w:val="en-GB"/>
        </w:rPr>
        <w:t>.</w:t>
      </w:r>
    </w:p>
    <w:p w14:paraId="223711F0" w14:textId="509E68AD" w:rsidR="0C87BB5A" w:rsidRDefault="0C87BB5A" w:rsidP="0C87BB5A">
      <w:pPr>
        <w:rPr>
          <w:rFonts w:ascii="Times New Roman" w:eastAsia="Times New Roman" w:hAnsi="Times New Roman" w:cs="Times New Roman"/>
          <w:sz w:val="24"/>
          <w:szCs w:val="24"/>
        </w:rPr>
      </w:pPr>
    </w:p>
    <w:p w14:paraId="1F8174F5" w14:textId="3845874E" w:rsidR="31117025" w:rsidRDefault="0F8C2B11"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Credibility</w:t>
      </w:r>
    </w:p>
    <w:p w14:paraId="60599592" w14:textId="4430C8F4" w:rsidR="31117025" w:rsidRDefault="77768888" w:rsidP="0C87BB5A">
      <w:p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sz w:val="24"/>
          <w:szCs w:val="24"/>
        </w:rPr>
        <w:t>E</w:t>
      </w:r>
      <w:r w:rsidR="0F8C2B11" w:rsidRPr="0C87BB5A">
        <w:rPr>
          <w:rFonts w:ascii="Times New Roman" w:eastAsia="Times New Roman" w:hAnsi="Times New Roman" w:cs="Times New Roman"/>
          <w:sz w:val="24"/>
          <w:szCs w:val="24"/>
        </w:rPr>
        <w:t>ffective serv</w:t>
      </w:r>
      <w:r w:rsidR="1B464133" w:rsidRPr="0C87BB5A">
        <w:rPr>
          <w:rFonts w:ascii="Times New Roman" w:eastAsia="Times New Roman" w:hAnsi="Times New Roman" w:cs="Times New Roman"/>
          <w:sz w:val="24"/>
          <w:szCs w:val="24"/>
        </w:rPr>
        <w:t xml:space="preserve">ice to </w:t>
      </w:r>
      <w:r w:rsidR="0F8C2B11" w:rsidRPr="0C87BB5A">
        <w:rPr>
          <w:rFonts w:ascii="Times New Roman" w:eastAsia="Times New Roman" w:hAnsi="Times New Roman" w:cs="Times New Roman"/>
          <w:sz w:val="24"/>
          <w:szCs w:val="24"/>
        </w:rPr>
        <w:t xml:space="preserve">clients is important </w:t>
      </w:r>
      <w:r w:rsidR="40A29AAE" w:rsidRPr="0C87BB5A">
        <w:rPr>
          <w:rFonts w:ascii="Times New Roman" w:eastAsia="Times New Roman" w:hAnsi="Times New Roman" w:cs="Times New Roman"/>
          <w:sz w:val="24"/>
          <w:szCs w:val="24"/>
        </w:rPr>
        <w:t>as it first</w:t>
      </w:r>
      <w:r w:rsidR="0F8C2B11" w:rsidRPr="0C87BB5A">
        <w:rPr>
          <w:rFonts w:ascii="Times New Roman" w:eastAsia="Times New Roman" w:hAnsi="Times New Roman" w:cs="Times New Roman"/>
          <w:sz w:val="24"/>
          <w:szCs w:val="24"/>
        </w:rPr>
        <w:t xml:space="preserve"> </w:t>
      </w:r>
      <w:r w:rsidR="51418805" w:rsidRPr="0C87BB5A">
        <w:rPr>
          <w:rFonts w:ascii="Times New Roman" w:eastAsia="Times New Roman" w:hAnsi="Times New Roman" w:cs="Times New Roman"/>
          <w:sz w:val="24"/>
          <w:szCs w:val="24"/>
        </w:rPr>
        <w:t>builds</w:t>
      </w:r>
      <w:r w:rsidR="0F8C2B11" w:rsidRPr="0C87BB5A">
        <w:rPr>
          <w:rFonts w:ascii="Times New Roman" w:eastAsia="Times New Roman" w:hAnsi="Times New Roman" w:cs="Times New Roman"/>
          <w:sz w:val="24"/>
          <w:szCs w:val="24"/>
        </w:rPr>
        <w:t xml:space="preserve"> a semblance of trust with </w:t>
      </w:r>
      <w:r w:rsidR="497C59D4" w:rsidRPr="0C87BB5A">
        <w:rPr>
          <w:rFonts w:ascii="Times New Roman" w:eastAsia="Times New Roman" w:hAnsi="Times New Roman" w:cs="Times New Roman"/>
          <w:sz w:val="24"/>
          <w:szCs w:val="24"/>
        </w:rPr>
        <w:t>them. It</w:t>
      </w:r>
      <w:r w:rsidR="03B1ADC6" w:rsidRPr="0C87BB5A">
        <w:rPr>
          <w:rFonts w:ascii="Times New Roman" w:eastAsia="Times New Roman" w:hAnsi="Times New Roman" w:cs="Times New Roman"/>
          <w:sz w:val="24"/>
          <w:szCs w:val="24"/>
        </w:rPr>
        <w:t xml:space="preserve"> is also</w:t>
      </w:r>
      <w:r w:rsidR="5FC47F16" w:rsidRPr="0C87BB5A">
        <w:rPr>
          <w:rFonts w:ascii="Times New Roman" w:eastAsia="Times New Roman" w:hAnsi="Times New Roman" w:cs="Times New Roman"/>
          <w:sz w:val="24"/>
          <w:szCs w:val="24"/>
        </w:rPr>
        <w:t xml:space="preserve"> a guarantee t</w:t>
      </w:r>
      <w:r w:rsidR="47594C6F" w:rsidRPr="0C87BB5A">
        <w:rPr>
          <w:rFonts w:ascii="Times New Roman" w:eastAsia="Times New Roman" w:hAnsi="Times New Roman" w:cs="Times New Roman"/>
          <w:sz w:val="24"/>
          <w:szCs w:val="24"/>
        </w:rPr>
        <w:t>hat the</w:t>
      </w:r>
      <w:r w:rsidR="67159BBC" w:rsidRPr="0C87BB5A">
        <w:rPr>
          <w:rFonts w:ascii="Times New Roman" w:eastAsia="Times New Roman" w:hAnsi="Times New Roman" w:cs="Times New Roman"/>
          <w:sz w:val="24"/>
          <w:szCs w:val="24"/>
        </w:rPr>
        <w:t xml:space="preserve"> lawyer will serve the </w:t>
      </w:r>
      <w:r w:rsidR="6D2DCF16" w:rsidRPr="0C87BB5A">
        <w:rPr>
          <w:rFonts w:ascii="Times New Roman" w:eastAsia="Times New Roman" w:hAnsi="Times New Roman" w:cs="Times New Roman"/>
          <w:sz w:val="24"/>
          <w:szCs w:val="24"/>
        </w:rPr>
        <w:t>client's</w:t>
      </w:r>
      <w:r w:rsidR="47594C6F" w:rsidRPr="0C87BB5A">
        <w:rPr>
          <w:rFonts w:ascii="Times New Roman" w:eastAsia="Times New Roman" w:hAnsi="Times New Roman" w:cs="Times New Roman"/>
          <w:sz w:val="24"/>
          <w:szCs w:val="24"/>
        </w:rPr>
        <w:t xml:space="preserve"> best </w:t>
      </w:r>
      <w:r w:rsidR="18332D8C" w:rsidRPr="0C87BB5A">
        <w:rPr>
          <w:rFonts w:ascii="Times New Roman" w:eastAsia="Times New Roman" w:hAnsi="Times New Roman" w:cs="Times New Roman"/>
          <w:sz w:val="24"/>
          <w:szCs w:val="24"/>
        </w:rPr>
        <w:t>interests</w:t>
      </w:r>
      <w:r w:rsidR="151599CD" w:rsidRPr="0C87BB5A">
        <w:rPr>
          <w:rFonts w:ascii="Times New Roman" w:eastAsia="Times New Roman" w:hAnsi="Times New Roman" w:cs="Times New Roman"/>
          <w:sz w:val="24"/>
          <w:szCs w:val="24"/>
        </w:rPr>
        <w:t>.</w:t>
      </w:r>
      <w:r w:rsidR="43E3A004" w:rsidRPr="0C87BB5A">
        <w:rPr>
          <w:rFonts w:ascii="Times New Roman" w:eastAsia="Times New Roman" w:hAnsi="Times New Roman" w:cs="Times New Roman"/>
          <w:sz w:val="24"/>
          <w:szCs w:val="24"/>
        </w:rPr>
        <w:t xml:space="preserve"> </w:t>
      </w:r>
      <w:r w:rsidR="0F8C2B11" w:rsidRPr="0C87BB5A">
        <w:rPr>
          <w:rFonts w:ascii="Times New Roman" w:eastAsia="Times New Roman" w:hAnsi="Times New Roman" w:cs="Times New Roman"/>
          <w:sz w:val="24"/>
          <w:szCs w:val="24"/>
        </w:rPr>
        <w:t xml:space="preserve">This is a skill that takes time to earn and build. Promises are promises, and </w:t>
      </w:r>
      <w:r w:rsidR="6011EFD8" w:rsidRPr="0C87BB5A">
        <w:rPr>
          <w:rFonts w:ascii="Times New Roman" w:eastAsia="Times New Roman" w:hAnsi="Times New Roman" w:cs="Times New Roman"/>
          <w:sz w:val="24"/>
          <w:szCs w:val="24"/>
        </w:rPr>
        <w:t>deadlines are</w:t>
      </w:r>
      <w:r w:rsidR="0F8C2B11" w:rsidRPr="0C87BB5A">
        <w:rPr>
          <w:rFonts w:ascii="Times New Roman" w:eastAsia="Times New Roman" w:hAnsi="Times New Roman" w:cs="Times New Roman"/>
          <w:sz w:val="24"/>
          <w:szCs w:val="24"/>
        </w:rPr>
        <w:t xml:space="preserve"> deadlines. It is important to maintain this standard even outside office hours as every opportunity outside the office is a chance to either build on or destroy the credibility a lawyer has worked so hard to earn.</w:t>
      </w:r>
      <w:r w:rsidR="31117025" w:rsidRPr="0C87BB5A">
        <w:rPr>
          <w:rStyle w:val="FootnoteReference"/>
          <w:rFonts w:ascii="Times New Roman" w:eastAsia="Times New Roman" w:hAnsi="Times New Roman" w:cs="Times New Roman"/>
          <w:sz w:val="24"/>
          <w:szCs w:val="24"/>
        </w:rPr>
        <w:footnoteReference w:id="4"/>
      </w:r>
      <w:r w:rsidR="0F8C2B11" w:rsidRPr="0C87BB5A">
        <w:rPr>
          <w:rFonts w:ascii="Times New Roman" w:eastAsia="Times New Roman" w:hAnsi="Times New Roman" w:cs="Times New Roman"/>
          <w:sz w:val="24"/>
          <w:szCs w:val="24"/>
        </w:rPr>
        <w:t xml:space="preserve"> </w:t>
      </w:r>
    </w:p>
    <w:p w14:paraId="6D9911BE" w14:textId="6BFC1EE4" w:rsidR="31117025" w:rsidRDefault="19589350"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E</w:t>
      </w:r>
      <w:r w:rsidR="0F8C2B11" w:rsidRPr="0C87BB5A">
        <w:rPr>
          <w:rFonts w:ascii="Times New Roman" w:eastAsia="Times New Roman" w:hAnsi="Times New Roman" w:cs="Times New Roman"/>
          <w:b/>
          <w:bCs/>
          <w:sz w:val="24"/>
          <w:szCs w:val="24"/>
          <w:u w:val="single"/>
          <w:lang w:val="en-GB"/>
        </w:rPr>
        <w:t>motional Control</w:t>
      </w:r>
    </w:p>
    <w:p w14:paraId="78F65D6C" w14:textId="3FBA22C4" w:rsidR="31117025" w:rsidRDefault="0F8C2B11" w:rsidP="0C87BB5A">
      <w:pPr>
        <w:spacing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How a lawyer handles himself, </w:t>
      </w:r>
      <w:r w:rsidR="7E8C41D8" w:rsidRPr="0C87BB5A">
        <w:rPr>
          <w:rFonts w:ascii="Times New Roman" w:eastAsia="Times New Roman" w:hAnsi="Times New Roman" w:cs="Times New Roman"/>
          <w:sz w:val="24"/>
          <w:szCs w:val="24"/>
          <w:lang w:val="en-GB"/>
        </w:rPr>
        <w:t>and his emotions</w:t>
      </w:r>
      <w:r w:rsidRPr="0C87BB5A">
        <w:rPr>
          <w:rFonts w:ascii="Times New Roman" w:eastAsia="Times New Roman" w:hAnsi="Times New Roman" w:cs="Times New Roman"/>
          <w:sz w:val="24"/>
          <w:szCs w:val="24"/>
          <w:lang w:val="en-GB"/>
        </w:rPr>
        <w:t xml:space="preserve"> speaks to his standard as an effective communicator. While litigation is </w:t>
      </w:r>
      <w:r w:rsidR="4CA9D46F" w:rsidRPr="0C87BB5A">
        <w:rPr>
          <w:rFonts w:ascii="Times New Roman" w:eastAsia="Times New Roman" w:hAnsi="Times New Roman" w:cs="Times New Roman"/>
          <w:sz w:val="24"/>
          <w:szCs w:val="24"/>
          <w:lang w:val="en-GB"/>
        </w:rPr>
        <w:t>an</w:t>
      </w:r>
      <w:r w:rsidRPr="0C87BB5A">
        <w:rPr>
          <w:rFonts w:ascii="Times New Roman" w:eastAsia="Times New Roman" w:hAnsi="Times New Roman" w:cs="Times New Roman"/>
          <w:sz w:val="24"/>
          <w:szCs w:val="24"/>
          <w:lang w:val="en-GB"/>
        </w:rPr>
        <w:t xml:space="preserve"> argument, unnecessary anger, intimidation tactics</w:t>
      </w:r>
      <w:r w:rsidR="4DF30E65" w:rsidRPr="0C87BB5A">
        <w:rPr>
          <w:rFonts w:ascii="Times New Roman" w:eastAsia="Times New Roman" w:hAnsi="Times New Roman" w:cs="Times New Roman"/>
          <w:sz w:val="24"/>
          <w:szCs w:val="24"/>
          <w:lang w:val="en-GB"/>
        </w:rPr>
        <w:t>,</w:t>
      </w:r>
      <w:r w:rsidRPr="0C87BB5A">
        <w:rPr>
          <w:rFonts w:ascii="Times New Roman" w:eastAsia="Times New Roman" w:hAnsi="Times New Roman" w:cs="Times New Roman"/>
          <w:sz w:val="24"/>
          <w:szCs w:val="24"/>
          <w:lang w:val="en-GB"/>
        </w:rPr>
        <w:t xml:space="preserve"> and yelling in a courtroom may not resonate well with both opposing counsel and the judges. It may come off as disrespectful, and even draw attention away from what the lawyer is trying to argue. </w:t>
      </w:r>
      <w:r w:rsidR="5262C7BB" w:rsidRPr="0C87BB5A">
        <w:rPr>
          <w:rFonts w:ascii="Times New Roman" w:eastAsia="Times New Roman" w:hAnsi="Times New Roman" w:cs="Times New Roman"/>
          <w:sz w:val="24"/>
          <w:szCs w:val="24"/>
          <w:lang w:val="en-GB"/>
        </w:rPr>
        <w:t>A lawyer needs</w:t>
      </w:r>
      <w:r w:rsidRPr="0C87BB5A">
        <w:rPr>
          <w:rFonts w:ascii="Times New Roman" w:eastAsia="Times New Roman" w:hAnsi="Times New Roman" w:cs="Times New Roman"/>
          <w:sz w:val="24"/>
          <w:szCs w:val="24"/>
          <w:lang w:val="en-GB"/>
        </w:rPr>
        <w:t xml:space="preserve"> to fight and win for their client, but to do so in a manner that </w:t>
      </w:r>
      <w:r w:rsidR="0DDF6AE6" w:rsidRPr="0C87BB5A">
        <w:rPr>
          <w:rFonts w:ascii="Times New Roman" w:eastAsia="Times New Roman" w:hAnsi="Times New Roman" w:cs="Times New Roman"/>
          <w:sz w:val="24"/>
          <w:szCs w:val="24"/>
          <w:lang w:val="en-GB"/>
        </w:rPr>
        <w:t>displays</w:t>
      </w:r>
      <w:r w:rsidRPr="0C87BB5A">
        <w:rPr>
          <w:rFonts w:ascii="Times New Roman" w:eastAsia="Times New Roman" w:hAnsi="Times New Roman" w:cs="Times New Roman"/>
          <w:sz w:val="24"/>
          <w:szCs w:val="24"/>
          <w:lang w:val="en-GB"/>
        </w:rPr>
        <w:t xml:space="preserve"> grace and decorum</w:t>
      </w:r>
      <w:r w:rsidR="2B901108" w:rsidRPr="0C87BB5A">
        <w:rPr>
          <w:rFonts w:ascii="Times New Roman" w:eastAsia="Times New Roman" w:hAnsi="Times New Roman" w:cs="Times New Roman"/>
          <w:sz w:val="24"/>
          <w:szCs w:val="24"/>
          <w:lang w:val="en-GB"/>
        </w:rPr>
        <w:t>.</w:t>
      </w:r>
      <w:r w:rsidR="31117025" w:rsidRPr="0C87BB5A">
        <w:rPr>
          <w:rStyle w:val="FootnoteReference"/>
          <w:rFonts w:ascii="Times New Roman" w:eastAsia="Times New Roman" w:hAnsi="Times New Roman" w:cs="Times New Roman"/>
          <w:sz w:val="24"/>
          <w:szCs w:val="24"/>
          <w:lang w:val="en-GB"/>
        </w:rPr>
        <w:footnoteReference w:id="5"/>
      </w:r>
    </w:p>
    <w:p w14:paraId="55E3035F" w14:textId="7717B2C1" w:rsidR="0C87BB5A" w:rsidRDefault="0C87BB5A" w:rsidP="0C87BB5A">
      <w:pPr>
        <w:spacing w:line="360" w:lineRule="auto"/>
        <w:jc w:val="both"/>
        <w:rPr>
          <w:rFonts w:ascii="Times New Roman" w:eastAsia="Times New Roman" w:hAnsi="Times New Roman" w:cs="Times New Roman"/>
          <w:sz w:val="24"/>
          <w:szCs w:val="24"/>
          <w:lang w:val="en-GB"/>
        </w:rPr>
      </w:pPr>
    </w:p>
    <w:p w14:paraId="068D38AE" w14:textId="70EA04C3" w:rsidR="31117025" w:rsidRDefault="0F8C2B11"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Confidence</w:t>
      </w:r>
    </w:p>
    <w:p w14:paraId="4B519557" w14:textId="65288062" w:rsidR="0F8C2B11" w:rsidRDefault="0F8C2B11" w:rsidP="0C87BB5A">
      <w:pPr>
        <w:spacing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One of the most important characteristics of a lawyer is his confidence in his abilities and knowledge. </w:t>
      </w:r>
      <w:r w:rsidR="30826605" w:rsidRPr="0C87BB5A">
        <w:rPr>
          <w:rFonts w:ascii="Times New Roman" w:eastAsia="Times New Roman" w:hAnsi="Times New Roman" w:cs="Times New Roman"/>
          <w:sz w:val="24"/>
          <w:szCs w:val="24"/>
          <w:lang w:val="en-GB"/>
        </w:rPr>
        <w:t>During</w:t>
      </w:r>
      <w:r w:rsidRPr="0C87BB5A">
        <w:rPr>
          <w:rFonts w:ascii="Times New Roman" w:eastAsia="Times New Roman" w:hAnsi="Times New Roman" w:cs="Times New Roman"/>
          <w:sz w:val="24"/>
          <w:szCs w:val="24"/>
          <w:lang w:val="en-GB"/>
        </w:rPr>
        <w:t xml:space="preserve"> legal proceedings, several decisions need to be made and each decision comes with its benefits and pitfalls. </w:t>
      </w:r>
      <w:r w:rsidR="1EF03A84" w:rsidRPr="0C87BB5A">
        <w:rPr>
          <w:rFonts w:ascii="Times New Roman" w:eastAsia="Times New Roman" w:hAnsi="Times New Roman" w:cs="Times New Roman"/>
          <w:sz w:val="24"/>
          <w:szCs w:val="24"/>
          <w:lang w:val="en-GB"/>
        </w:rPr>
        <w:t>Additionally</w:t>
      </w:r>
      <w:r w:rsidR="6659EB2F" w:rsidRPr="0C87BB5A">
        <w:rPr>
          <w:rFonts w:ascii="Times New Roman" w:eastAsia="Times New Roman" w:hAnsi="Times New Roman" w:cs="Times New Roman"/>
          <w:sz w:val="24"/>
          <w:szCs w:val="24"/>
          <w:lang w:val="en-GB"/>
        </w:rPr>
        <w:t xml:space="preserve">, </w:t>
      </w:r>
      <w:r w:rsidRPr="0C87BB5A">
        <w:rPr>
          <w:rFonts w:ascii="Times New Roman" w:eastAsia="Times New Roman" w:hAnsi="Times New Roman" w:cs="Times New Roman"/>
          <w:sz w:val="24"/>
          <w:szCs w:val="24"/>
          <w:lang w:val="en-GB"/>
        </w:rPr>
        <w:t>navigat</w:t>
      </w:r>
      <w:r w:rsidR="2E086028" w:rsidRPr="0C87BB5A">
        <w:rPr>
          <w:rFonts w:ascii="Times New Roman" w:eastAsia="Times New Roman" w:hAnsi="Times New Roman" w:cs="Times New Roman"/>
          <w:sz w:val="24"/>
          <w:szCs w:val="24"/>
          <w:lang w:val="en-GB"/>
        </w:rPr>
        <w:t>ing</w:t>
      </w:r>
      <w:r w:rsidRPr="0C87BB5A">
        <w:rPr>
          <w:rFonts w:ascii="Times New Roman" w:eastAsia="Times New Roman" w:hAnsi="Times New Roman" w:cs="Times New Roman"/>
          <w:sz w:val="24"/>
          <w:szCs w:val="24"/>
          <w:lang w:val="en-GB"/>
        </w:rPr>
        <w:t xml:space="preserve"> this area</w:t>
      </w:r>
      <w:r w:rsidR="0B1CE952" w:rsidRPr="0C87BB5A">
        <w:rPr>
          <w:rFonts w:ascii="Times New Roman" w:eastAsia="Times New Roman" w:hAnsi="Times New Roman" w:cs="Times New Roman"/>
          <w:sz w:val="24"/>
          <w:szCs w:val="24"/>
          <w:lang w:val="en-GB"/>
        </w:rPr>
        <w:t xml:space="preserve"> </w:t>
      </w:r>
      <w:r w:rsidRPr="0C87BB5A">
        <w:rPr>
          <w:rFonts w:ascii="Times New Roman" w:eastAsia="Times New Roman" w:hAnsi="Times New Roman" w:cs="Times New Roman"/>
          <w:sz w:val="24"/>
          <w:szCs w:val="24"/>
          <w:lang w:val="en-GB"/>
        </w:rPr>
        <w:t>with ease requires enormous levels of personal and professional confidence.  A confident lawyer can be spotted from afar; in the way they talk, dress, act</w:t>
      </w:r>
      <w:r w:rsidR="6CC4BA2D" w:rsidRPr="0C87BB5A">
        <w:rPr>
          <w:rFonts w:ascii="Times New Roman" w:eastAsia="Times New Roman" w:hAnsi="Times New Roman" w:cs="Times New Roman"/>
          <w:sz w:val="24"/>
          <w:szCs w:val="24"/>
          <w:lang w:val="en-GB"/>
        </w:rPr>
        <w:t>,</w:t>
      </w:r>
      <w:r w:rsidRPr="0C87BB5A">
        <w:rPr>
          <w:rFonts w:ascii="Times New Roman" w:eastAsia="Times New Roman" w:hAnsi="Times New Roman" w:cs="Times New Roman"/>
          <w:sz w:val="24"/>
          <w:szCs w:val="24"/>
          <w:lang w:val="en-GB"/>
        </w:rPr>
        <w:t xml:space="preserve"> and in general the way they carry themselves.</w:t>
      </w:r>
      <w:r w:rsidRPr="0C87BB5A">
        <w:rPr>
          <w:rStyle w:val="FootnoteReference"/>
          <w:rFonts w:ascii="Times New Roman" w:eastAsia="Times New Roman" w:hAnsi="Times New Roman" w:cs="Times New Roman"/>
          <w:sz w:val="24"/>
          <w:szCs w:val="24"/>
          <w:lang w:val="en-GB"/>
        </w:rPr>
        <w:footnoteReference w:id="6"/>
      </w:r>
      <w:r w:rsidRPr="0C87BB5A">
        <w:rPr>
          <w:rFonts w:ascii="Times New Roman" w:eastAsia="Times New Roman" w:hAnsi="Times New Roman" w:cs="Times New Roman"/>
          <w:sz w:val="24"/>
          <w:szCs w:val="24"/>
          <w:lang w:val="en-GB"/>
        </w:rPr>
        <w:t xml:space="preserve"> </w:t>
      </w:r>
    </w:p>
    <w:p w14:paraId="299775FD" w14:textId="4166832B" w:rsidR="31117025" w:rsidRDefault="0F8C2B11"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lastRenderedPageBreak/>
        <w:t>The Spirit of Competition</w:t>
      </w:r>
    </w:p>
    <w:p w14:paraId="578D8B79" w14:textId="57E72C16" w:rsidR="31117025" w:rsidRDefault="0F8C2B11" w:rsidP="0C87BB5A">
      <w:pPr>
        <w:spacing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The best lawyers give everything they have in each case they undertake, no matter how big or small. That “must win” attitude of good lawyers stems from the excitement of taking on a new case.</w:t>
      </w:r>
      <w:r w:rsidR="31117025" w:rsidRPr="0C87BB5A">
        <w:rPr>
          <w:rStyle w:val="FootnoteReference"/>
          <w:rFonts w:ascii="Times New Roman" w:eastAsia="Times New Roman" w:hAnsi="Times New Roman" w:cs="Times New Roman"/>
          <w:sz w:val="24"/>
          <w:szCs w:val="24"/>
          <w:lang w:val="en-GB"/>
        </w:rPr>
        <w:footnoteReference w:id="7"/>
      </w:r>
      <w:r w:rsidRPr="0C87BB5A">
        <w:rPr>
          <w:rFonts w:ascii="Times New Roman" w:eastAsia="Times New Roman" w:hAnsi="Times New Roman" w:cs="Times New Roman"/>
          <w:sz w:val="24"/>
          <w:szCs w:val="24"/>
          <w:lang w:val="en-GB"/>
        </w:rPr>
        <w:t xml:space="preserve"> </w:t>
      </w:r>
    </w:p>
    <w:p w14:paraId="5D1602A0" w14:textId="7BAF9A5E" w:rsidR="31117025" w:rsidRDefault="0F8C2B11" w:rsidP="0C87BB5A">
      <w:pPr>
        <w:pStyle w:val="ListParagraph"/>
        <w:numPr>
          <w:ilvl w:val="0"/>
          <w:numId w:val="2"/>
        </w:numPr>
        <w:spacing w:after="0"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Communication Skills</w:t>
      </w:r>
    </w:p>
    <w:p w14:paraId="44716E66" w14:textId="4EFCA4A9" w:rsidR="0F8C2B11" w:rsidRDefault="0F8C2B11" w:rsidP="0C87BB5A">
      <w:pPr>
        <w:spacing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 xml:space="preserve">A legal job requires </w:t>
      </w:r>
      <w:r w:rsidR="0B32BD04" w:rsidRPr="0C87BB5A">
        <w:rPr>
          <w:rFonts w:ascii="Times New Roman" w:eastAsia="Times New Roman" w:hAnsi="Times New Roman" w:cs="Times New Roman"/>
          <w:sz w:val="24"/>
          <w:szCs w:val="24"/>
          <w:lang w:val="en-GB"/>
        </w:rPr>
        <w:t>effective communication</w:t>
      </w:r>
      <w:r w:rsidRPr="0C87BB5A">
        <w:rPr>
          <w:rFonts w:ascii="Times New Roman" w:eastAsia="Times New Roman" w:hAnsi="Times New Roman" w:cs="Times New Roman"/>
          <w:sz w:val="24"/>
          <w:szCs w:val="24"/>
          <w:lang w:val="en-GB"/>
        </w:rPr>
        <w:t xml:space="preserve"> skills, both written and spoken. When working with clients, having excellent listening skills is particularly crucial since a lawyer needs to be able to establish rapport and inspire confidence.</w:t>
      </w:r>
      <w:r w:rsidR="2F7F0D43" w:rsidRPr="0C87BB5A">
        <w:rPr>
          <w:rFonts w:ascii="Times New Roman" w:eastAsia="Times New Roman" w:hAnsi="Times New Roman" w:cs="Times New Roman"/>
          <w:sz w:val="24"/>
          <w:szCs w:val="24"/>
          <w:lang w:val="en-GB"/>
        </w:rPr>
        <w:t xml:space="preserve"> </w:t>
      </w:r>
      <w:r w:rsidRPr="0C87BB5A">
        <w:rPr>
          <w:rFonts w:ascii="Times New Roman" w:eastAsia="Times New Roman" w:hAnsi="Times New Roman" w:cs="Times New Roman"/>
          <w:sz w:val="24"/>
          <w:szCs w:val="24"/>
          <w:lang w:val="en-GB"/>
        </w:rPr>
        <w:t xml:space="preserve">When </w:t>
      </w:r>
      <w:r w:rsidR="4AA8066B" w:rsidRPr="0C87BB5A">
        <w:rPr>
          <w:rFonts w:ascii="Times New Roman" w:eastAsia="Times New Roman" w:hAnsi="Times New Roman" w:cs="Times New Roman"/>
          <w:sz w:val="24"/>
          <w:szCs w:val="24"/>
          <w:lang w:val="en-GB"/>
        </w:rPr>
        <w:t xml:space="preserve">litigating </w:t>
      </w:r>
      <w:r w:rsidRPr="0C87BB5A">
        <w:rPr>
          <w:rFonts w:ascii="Times New Roman" w:eastAsia="Times New Roman" w:hAnsi="Times New Roman" w:cs="Times New Roman"/>
          <w:sz w:val="24"/>
          <w:szCs w:val="24"/>
          <w:lang w:val="en-GB"/>
        </w:rPr>
        <w:t xml:space="preserve">a case in court, entering into negotiation with the parties involved, and educating clients about complex information, a lawyer must be able to speak in an articulate, concise, and convincing manner. Being a lawyer also requires one to speak in public. It is therefore important to participate in debate teams or serve as the group spokesman during events </w:t>
      </w:r>
      <w:r w:rsidR="7D32C15B" w:rsidRPr="0C87BB5A">
        <w:rPr>
          <w:rFonts w:ascii="Times New Roman" w:eastAsia="Times New Roman" w:hAnsi="Times New Roman" w:cs="Times New Roman"/>
          <w:sz w:val="24"/>
          <w:szCs w:val="24"/>
          <w:lang w:val="en-GB"/>
        </w:rPr>
        <w:t>to</w:t>
      </w:r>
      <w:r w:rsidRPr="0C87BB5A">
        <w:rPr>
          <w:rFonts w:ascii="Times New Roman" w:eastAsia="Times New Roman" w:hAnsi="Times New Roman" w:cs="Times New Roman"/>
          <w:sz w:val="24"/>
          <w:szCs w:val="24"/>
          <w:lang w:val="en-GB"/>
        </w:rPr>
        <w:t xml:space="preserve"> polish this talent.</w:t>
      </w:r>
      <w:r w:rsidRPr="0C87BB5A">
        <w:rPr>
          <w:rStyle w:val="FootnoteReference"/>
          <w:rFonts w:ascii="Times New Roman" w:eastAsia="Times New Roman" w:hAnsi="Times New Roman" w:cs="Times New Roman"/>
          <w:sz w:val="24"/>
          <w:szCs w:val="24"/>
          <w:lang w:val="en-GB"/>
        </w:rPr>
        <w:footnoteReference w:id="8"/>
      </w:r>
    </w:p>
    <w:p w14:paraId="031A1515" w14:textId="1952AC67" w:rsidR="0C87BB5A" w:rsidRDefault="0C87BB5A" w:rsidP="0C87BB5A">
      <w:pPr>
        <w:rPr>
          <w:rFonts w:ascii="Times New Roman" w:eastAsia="Times New Roman" w:hAnsi="Times New Roman" w:cs="Times New Roman"/>
        </w:rPr>
      </w:pPr>
    </w:p>
    <w:p w14:paraId="577B56C6" w14:textId="76D8C1BE" w:rsidR="23AE5289" w:rsidRDefault="23AE5289" w:rsidP="0C87BB5A">
      <w:pPr>
        <w:pStyle w:val="ListParagraph"/>
        <w:numPr>
          <w:ilvl w:val="0"/>
          <w:numId w:val="2"/>
        </w:numPr>
        <w:spacing w:line="360" w:lineRule="auto"/>
        <w:jc w:val="both"/>
        <w:rPr>
          <w:rFonts w:ascii="Times New Roman" w:eastAsia="Times New Roman" w:hAnsi="Times New Roman" w:cs="Times New Roman"/>
          <w:b/>
          <w:bCs/>
          <w:sz w:val="24"/>
          <w:szCs w:val="24"/>
          <w:u w:val="single"/>
          <w:lang w:val="en-GB"/>
        </w:rPr>
      </w:pPr>
      <w:r w:rsidRPr="0C87BB5A">
        <w:rPr>
          <w:rFonts w:ascii="Times New Roman" w:eastAsia="Times New Roman" w:hAnsi="Times New Roman" w:cs="Times New Roman"/>
          <w:b/>
          <w:bCs/>
          <w:sz w:val="24"/>
          <w:szCs w:val="24"/>
          <w:u w:val="single"/>
          <w:lang w:val="en-GB"/>
        </w:rPr>
        <w:t>Creativity</w:t>
      </w:r>
    </w:p>
    <w:p w14:paraId="5B0D6915" w14:textId="2741D9F4" w:rsidR="015AFC65" w:rsidRDefault="015AFC65" w:rsidP="0C87BB5A">
      <w:pPr>
        <w:spacing w:line="360" w:lineRule="auto"/>
        <w:jc w:val="both"/>
        <w:rPr>
          <w:rFonts w:ascii="Times New Roman" w:eastAsia="Times New Roman" w:hAnsi="Times New Roman" w:cs="Times New Roman"/>
          <w:sz w:val="24"/>
          <w:szCs w:val="24"/>
          <w:lang w:val="en-GB"/>
        </w:rPr>
      </w:pPr>
      <w:r w:rsidRPr="0C87BB5A">
        <w:rPr>
          <w:rFonts w:ascii="Times New Roman" w:eastAsia="Times New Roman" w:hAnsi="Times New Roman" w:cs="Times New Roman"/>
          <w:sz w:val="24"/>
          <w:szCs w:val="24"/>
          <w:lang w:val="en-GB"/>
        </w:rPr>
        <w:t>Good trial lawyers demonstrate innovation. They are receptive and passionate in developing novel trial tactics. They resist being complacent and aim to stand out in their approach to presenting witnesses, developing arguments, and using trial evidence. Even if conventional tactics have previously proven effective, they are constantly looking for new ways to adapt and enhance. Successful trial lawyers accept change and are open to explore creative techniques to handle cases.</w:t>
      </w:r>
      <w:r w:rsidRPr="0C87BB5A">
        <w:rPr>
          <w:rStyle w:val="FootnoteReference"/>
          <w:rFonts w:ascii="Times New Roman" w:eastAsia="Times New Roman" w:hAnsi="Times New Roman" w:cs="Times New Roman"/>
          <w:sz w:val="24"/>
          <w:szCs w:val="24"/>
          <w:lang w:val="en-GB"/>
        </w:rPr>
        <w:footnoteReference w:id="9"/>
      </w:r>
    </w:p>
    <w:p w14:paraId="1589AE26" w14:textId="60CD962A" w:rsidR="00FB4E10" w:rsidRDefault="669A291A" w:rsidP="0C87BB5A">
      <w:pPr>
        <w:pStyle w:val="ListParagraph"/>
        <w:numPr>
          <w:ilvl w:val="0"/>
          <w:numId w:val="2"/>
        </w:numPr>
        <w:spacing w:line="360" w:lineRule="auto"/>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Research</w:t>
      </w:r>
    </w:p>
    <w:p w14:paraId="659B38B1" w14:textId="429421A7" w:rsidR="00937386" w:rsidRPr="001867D4" w:rsidRDefault="669A291A" w:rsidP="0C87BB5A">
      <w:pPr>
        <w:spacing w:line="360" w:lineRule="auto"/>
        <w:jc w:val="both"/>
        <w:rPr>
          <w:rFonts w:ascii="Times New Roman" w:eastAsia="Times New Roman" w:hAnsi="Times New Roman" w:cs="Times New Roman"/>
          <w:sz w:val="24"/>
          <w:szCs w:val="24"/>
        </w:rPr>
      </w:pPr>
      <w:r w:rsidRPr="0C87BB5A">
        <w:rPr>
          <w:rFonts w:ascii="Times New Roman" w:eastAsia="Times New Roman" w:hAnsi="Times New Roman" w:cs="Times New Roman"/>
          <w:sz w:val="24"/>
          <w:szCs w:val="24"/>
        </w:rPr>
        <w:t>Research is an essential ability for any trial lawyer. Without sufficient research, lawyers cannot properly prepare their cases or deliver their views in court. Furthermore, research abilities are required to identify and apply relevant legal precedent to support one's argument. Similarly, being able to conduct research quickly and effectively is critical to understanding your clients, their needs, and developing legal strategy.</w:t>
      </w:r>
    </w:p>
    <w:p w14:paraId="166E65B7" w14:textId="6B2B7B28" w:rsidR="0C87BB5A" w:rsidRDefault="0C87BB5A" w:rsidP="0C87BB5A">
      <w:pPr>
        <w:spacing w:line="360" w:lineRule="auto"/>
        <w:jc w:val="both"/>
        <w:rPr>
          <w:rFonts w:ascii="Times New Roman" w:eastAsia="Times New Roman" w:hAnsi="Times New Roman" w:cs="Times New Roman"/>
          <w:sz w:val="24"/>
          <w:szCs w:val="24"/>
        </w:rPr>
      </w:pPr>
    </w:p>
    <w:p w14:paraId="6F46AC44" w14:textId="2C7FCD44" w:rsidR="7EB87DAE" w:rsidRDefault="7EB87DAE" w:rsidP="0C87BB5A">
      <w:pPr>
        <w:pStyle w:val="ListParagraph"/>
        <w:numPr>
          <w:ilvl w:val="0"/>
          <w:numId w:val="2"/>
        </w:numPr>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Honesty &amp; Integrity:</w:t>
      </w:r>
    </w:p>
    <w:p w14:paraId="0139A658" w14:textId="0411DAC0" w:rsidR="235BC1BA" w:rsidRDefault="235BC1BA" w:rsidP="0C87BB5A">
      <w:pPr>
        <w:spacing w:after="0" w:line="360" w:lineRule="auto"/>
        <w:ind w:left="-20" w:right="-20"/>
        <w:jc w:val="both"/>
        <w:rPr>
          <w:rFonts w:ascii="Times New Roman" w:eastAsia="Times New Roman" w:hAnsi="Times New Roman" w:cs="Times New Roman"/>
          <w:sz w:val="24"/>
          <w:szCs w:val="24"/>
        </w:rPr>
      </w:pPr>
      <w:r w:rsidRPr="0C87BB5A">
        <w:rPr>
          <w:rFonts w:ascii="Times New Roman" w:eastAsia="Times New Roman" w:hAnsi="Times New Roman" w:cs="Times New Roman"/>
          <w:color w:val="000000" w:themeColor="text1"/>
          <w:sz w:val="24"/>
          <w:szCs w:val="24"/>
        </w:rPr>
        <w:t>Honesty as a quality is on account of a lawyer as an officer to the court and as a duty they owe to the client. A lawyer's emphasis should be on truthfulness when interacting with clients, adversaries, and the court system. The principle of honesty guides the attorney in all aspects of representation, extending beyond situations where they are advocating for a client during legal proceedings.</w:t>
      </w:r>
      <w:r w:rsidR="3E2F4084" w:rsidRPr="0C87BB5A">
        <w:rPr>
          <w:rFonts w:ascii="Times New Roman" w:eastAsia="Times New Roman" w:hAnsi="Times New Roman" w:cs="Times New Roman"/>
          <w:color w:val="000000" w:themeColor="text1"/>
          <w:sz w:val="24"/>
          <w:szCs w:val="24"/>
          <w:vertAlign w:val="superscript"/>
        </w:rPr>
        <w:t xml:space="preserve"> </w:t>
      </w:r>
      <w:r w:rsidR="3E2F4084" w:rsidRPr="0C87BB5A">
        <w:rPr>
          <w:rFonts w:ascii="Times New Roman" w:eastAsia="Times New Roman" w:hAnsi="Times New Roman" w:cs="Times New Roman"/>
          <w:sz w:val="24"/>
          <w:szCs w:val="24"/>
        </w:rPr>
        <w:t xml:space="preserve">In addition to their responsibilities to clients, a lawyer has an obligation to the public to prevent inadvertently misleading them. It is imperative for lawyers to conduct </w:t>
      </w:r>
      <w:r w:rsidR="52C145DC" w:rsidRPr="0C87BB5A">
        <w:rPr>
          <w:rFonts w:ascii="Times New Roman" w:eastAsia="Times New Roman" w:hAnsi="Times New Roman" w:cs="Times New Roman"/>
          <w:sz w:val="24"/>
          <w:szCs w:val="24"/>
        </w:rPr>
        <w:t xml:space="preserve">themselves with utmost integrity and honor within the profession. </w:t>
      </w:r>
      <w:r w:rsidR="52157714" w:rsidRPr="0C87BB5A">
        <w:rPr>
          <w:rFonts w:ascii="Times New Roman" w:eastAsia="Times New Roman" w:hAnsi="Times New Roman" w:cs="Times New Roman"/>
          <w:sz w:val="24"/>
          <w:szCs w:val="24"/>
        </w:rPr>
        <w:t>If</w:t>
      </w:r>
      <w:r w:rsidR="41F9F7F9" w:rsidRPr="0C87BB5A">
        <w:rPr>
          <w:rFonts w:ascii="Times New Roman" w:eastAsia="Times New Roman" w:hAnsi="Times New Roman" w:cs="Times New Roman"/>
          <w:sz w:val="24"/>
          <w:szCs w:val="24"/>
        </w:rPr>
        <w:t xml:space="preserve"> a lawyer is dishonest, they put themselves at risk of </w:t>
      </w:r>
      <w:r w:rsidR="65619AB8" w:rsidRPr="0C87BB5A">
        <w:rPr>
          <w:rFonts w:ascii="Times New Roman" w:eastAsia="Times New Roman" w:hAnsi="Times New Roman" w:cs="Times New Roman"/>
          <w:sz w:val="24"/>
          <w:szCs w:val="24"/>
        </w:rPr>
        <w:t xml:space="preserve">losing the trust and respect of the court and other involved parties and </w:t>
      </w:r>
    </w:p>
    <w:p w14:paraId="1092A4FB" w14:textId="227317A9" w:rsidR="65619AB8" w:rsidRDefault="65619AB8" w:rsidP="0C87BB5A">
      <w:pPr>
        <w:spacing w:after="0" w:line="360" w:lineRule="auto"/>
        <w:ind w:left="-20" w:right="-20"/>
        <w:jc w:val="both"/>
        <w:rPr>
          <w:rFonts w:ascii="Times New Roman" w:eastAsia="Times New Roman" w:hAnsi="Times New Roman" w:cs="Times New Roman"/>
          <w:sz w:val="24"/>
          <w:szCs w:val="24"/>
        </w:rPr>
      </w:pPr>
      <w:r w:rsidRPr="0C87BB5A">
        <w:rPr>
          <w:rFonts w:ascii="Times New Roman" w:eastAsia="Times New Roman" w:hAnsi="Times New Roman" w:cs="Times New Roman"/>
          <w:sz w:val="24"/>
          <w:szCs w:val="24"/>
        </w:rPr>
        <w:t>may face disciplinary actions, potentially leading to disbarment.</w:t>
      </w:r>
    </w:p>
    <w:p w14:paraId="26977072" w14:textId="58E92F15" w:rsidR="0C87BB5A" w:rsidRDefault="0C87BB5A" w:rsidP="0C87BB5A"/>
    <w:p w14:paraId="1FC20C81" w14:textId="7455E77C" w:rsidR="00937386" w:rsidRPr="001867D4" w:rsidRDefault="2EDB3E4D" w:rsidP="0C87BB5A">
      <w:pPr>
        <w:pStyle w:val="ListParagraph"/>
        <w:numPr>
          <w:ilvl w:val="0"/>
          <w:numId w:val="2"/>
        </w:numPr>
        <w:spacing w:line="360" w:lineRule="auto"/>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Knowledgeable</w:t>
      </w:r>
    </w:p>
    <w:p w14:paraId="0D1CB9FD" w14:textId="0087F379" w:rsidR="00937386" w:rsidRPr="001867D4" w:rsidRDefault="262CD147" w:rsidP="0C87BB5A">
      <w:pPr>
        <w:spacing w:line="360" w:lineRule="auto"/>
        <w:jc w:val="both"/>
        <w:rPr>
          <w:rFonts w:ascii="Times New Roman" w:eastAsia="Times New Roman" w:hAnsi="Times New Roman" w:cs="Times New Roman"/>
          <w:sz w:val="24"/>
          <w:szCs w:val="24"/>
        </w:rPr>
      </w:pPr>
      <w:r w:rsidRPr="0C87BB5A">
        <w:rPr>
          <w:rFonts w:ascii="Times New Roman" w:eastAsia="Times New Roman" w:hAnsi="Times New Roman" w:cs="Times New Roman"/>
          <w:sz w:val="24"/>
          <w:szCs w:val="24"/>
        </w:rPr>
        <w:t xml:space="preserve">A good trial </w:t>
      </w:r>
      <w:r w:rsidR="56E025C3" w:rsidRPr="0C87BB5A">
        <w:rPr>
          <w:rFonts w:ascii="Times New Roman" w:eastAsia="Times New Roman" w:hAnsi="Times New Roman" w:cs="Times New Roman"/>
          <w:sz w:val="24"/>
          <w:szCs w:val="24"/>
        </w:rPr>
        <w:t>lawyer</w:t>
      </w:r>
      <w:r w:rsidRPr="0C87BB5A">
        <w:rPr>
          <w:rFonts w:ascii="Times New Roman" w:eastAsia="Times New Roman" w:hAnsi="Times New Roman" w:cs="Times New Roman"/>
          <w:sz w:val="24"/>
          <w:szCs w:val="24"/>
        </w:rPr>
        <w:t xml:space="preserve"> m</w:t>
      </w:r>
      <w:r w:rsidR="64E183C3" w:rsidRPr="0C87BB5A">
        <w:rPr>
          <w:rFonts w:ascii="Times New Roman" w:eastAsia="Times New Roman" w:hAnsi="Times New Roman" w:cs="Times New Roman"/>
          <w:sz w:val="24"/>
          <w:szCs w:val="24"/>
        </w:rPr>
        <w:t>ust be knowledgeabl</w:t>
      </w:r>
      <w:r w:rsidR="4EF48EAA" w:rsidRPr="0C87BB5A">
        <w:rPr>
          <w:rFonts w:ascii="Times New Roman" w:eastAsia="Times New Roman" w:hAnsi="Times New Roman" w:cs="Times New Roman"/>
          <w:sz w:val="24"/>
          <w:szCs w:val="24"/>
        </w:rPr>
        <w:t>e in his field.</w:t>
      </w:r>
      <w:r w:rsidR="65529429" w:rsidRPr="0C87BB5A">
        <w:rPr>
          <w:rFonts w:ascii="Times New Roman" w:eastAsia="Times New Roman" w:hAnsi="Times New Roman" w:cs="Times New Roman"/>
          <w:sz w:val="24"/>
          <w:szCs w:val="24"/>
        </w:rPr>
        <w:t xml:space="preserve"> </w:t>
      </w:r>
      <w:r w:rsidR="43D5876F" w:rsidRPr="0C87BB5A">
        <w:rPr>
          <w:rFonts w:ascii="Times New Roman" w:eastAsia="Times New Roman" w:hAnsi="Times New Roman" w:cs="Times New Roman"/>
          <w:sz w:val="24"/>
          <w:szCs w:val="24"/>
        </w:rPr>
        <w:t>The Advocates</w:t>
      </w:r>
      <w:r w:rsidR="4EF48EAA" w:rsidRPr="0C87BB5A">
        <w:rPr>
          <w:rFonts w:ascii="Times New Roman" w:eastAsia="Times New Roman" w:hAnsi="Times New Roman" w:cs="Times New Roman"/>
          <w:sz w:val="24"/>
          <w:szCs w:val="24"/>
        </w:rPr>
        <w:t xml:space="preserve"> </w:t>
      </w:r>
      <w:r w:rsidR="37394076" w:rsidRPr="0C87BB5A">
        <w:rPr>
          <w:rFonts w:ascii="Times New Roman" w:eastAsia="Times New Roman" w:hAnsi="Times New Roman" w:cs="Times New Roman"/>
          <w:sz w:val="24"/>
          <w:szCs w:val="24"/>
        </w:rPr>
        <w:t>Act, Cap</w:t>
      </w:r>
      <w:r w:rsidR="4EF48EAA" w:rsidRPr="0C87BB5A">
        <w:rPr>
          <w:rFonts w:ascii="Times New Roman" w:eastAsia="Times New Roman" w:hAnsi="Times New Roman" w:cs="Times New Roman"/>
          <w:sz w:val="24"/>
          <w:szCs w:val="24"/>
        </w:rPr>
        <w:t xml:space="preserve"> 16 </w:t>
      </w:r>
      <w:r w:rsidR="49DCD2FF" w:rsidRPr="0C87BB5A">
        <w:rPr>
          <w:rFonts w:ascii="Times New Roman" w:eastAsia="Times New Roman" w:hAnsi="Times New Roman" w:cs="Times New Roman"/>
          <w:sz w:val="24"/>
          <w:szCs w:val="24"/>
        </w:rPr>
        <w:t>expressly</w:t>
      </w:r>
      <w:r w:rsidR="4EF48EAA" w:rsidRPr="0C87BB5A">
        <w:rPr>
          <w:rFonts w:ascii="Times New Roman" w:eastAsia="Times New Roman" w:hAnsi="Times New Roman" w:cs="Times New Roman"/>
          <w:sz w:val="24"/>
          <w:szCs w:val="24"/>
        </w:rPr>
        <w:t xml:space="preserve"> provides tha</w:t>
      </w:r>
      <w:r w:rsidR="429ED658" w:rsidRPr="0C87BB5A">
        <w:rPr>
          <w:rFonts w:ascii="Times New Roman" w:eastAsia="Times New Roman" w:hAnsi="Times New Roman" w:cs="Times New Roman"/>
          <w:sz w:val="24"/>
          <w:szCs w:val="24"/>
        </w:rPr>
        <w:t xml:space="preserve">t a good lawyer </w:t>
      </w:r>
      <w:r w:rsidR="61C80573" w:rsidRPr="0C87BB5A">
        <w:rPr>
          <w:rFonts w:ascii="Times New Roman" w:eastAsia="Times New Roman" w:hAnsi="Times New Roman" w:cs="Times New Roman"/>
          <w:sz w:val="24"/>
          <w:szCs w:val="24"/>
        </w:rPr>
        <w:t>must earn continuing education credits</w:t>
      </w:r>
      <w:r w:rsidR="6550BF53" w:rsidRPr="0C87BB5A">
        <w:rPr>
          <w:rFonts w:ascii="Times New Roman" w:eastAsia="Times New Roman" w:hAnsi="Times New Roman" w:cs="Times New Roman"/>
          <w:sz w:val="24"/>
          <w:szCs w:val="24"/>
        </w:rPr>
        <w:t xml:space="preserve"> annual</w:t>
      </w:r>
      <w:r w:rsidR="0390B4C7" w:rsidRPr="0C87BB5A">
        <w:rPr>
          <w:rFonts w:ascii="Times New Roman" w:eastAsia="Times New Roman" w:hAnsi="Times New Roman" w:cs="Times New Roman"/>
          <w:sz w:val="24"/>
          <w:szCs w:val="24"/>
        </w:rPr>
        <w:t>ly</w:t>
      </w:r>
      <w:r w:rsidR="06CB4F84" w:rsidRPr="0C87BB5A">
        <w:rPr>
          <w:rFonts w:ascii="Times New Roman" w:eastAsia="Times New Roman" w:hAnsi="Times New Roman" w:cs="Times New Roman"/>
          <w:sz w:val="24"/>
          <w:szCs w:val="24"/>
        </w:rPr>
        <w:t>.</w:t>
      </w:r>
      <w:r w:rsidR="00937386" w:rsidRPr="0C87BB5A">
        <w:rPr>
          <w:rStyle w:val="FootnoteReference"/>
          <w:rFonts w:ascii="Times New Roman" w:eastAsia="Times New Roman" w:hAnsi="Times New Roman" w:cs="Times New Roman"/>
          <w:sz w:val="24"/>
          <w:szCs w:val="24"/>
        </w:rPr>
        <w:footnoteReference w:id="10"/>
      </w:r>
      <w:r w:rsidR="06CB4F84" w:rsidRPr="0C87BB5A">
        <w:rPr>
          <w:rFonts w:ascii="Times New Roman" w:eastAsia="Times New Roman" w:hAnsi="Times New Roman" w:cs="Times New Roman"/>
          <w:sz w:val="24"/>
          <w:szCs w:val="24"/>
        </w:rPr>
        <w:t xml:space="preserve"> Lawyers</w:t>
      </w:r>
      <w:r w:rsidR="33B16811" w:rsidRPr="0C87BB5A">
        <w:rPr>
          <w:rFonts w:ascii="Times New Roman" w:eastAsia="Times New Roman" w:hAnsi="Times New Roman" w:cs="Times New Roman"/>
          <w:sz w:val="24"/>
          <w:szCs w:val="24"/>
        </w:rPr>
        <w:t xml:space="preserve"> should </w:t>
      </w:r>
      <w:r w:rsidR="7C2B5D73" w:rsidRPr="0C87BB5A">
        <w:rPr>
          <w:rFonts w:ascii="Times New Roman" w:eastAsia="Times New Roman" w:hAnsi="Times New Roman" w:cs="Times New Roman"/>
          <w:sz w:val="24"/>
          <w:szCs w:val="24"/>
        </w:rPr>
        <w:t>stay</w:t>
      </w:r>
      <w:r w:rsidR="21523751" w:rsidRPr="0C87BB5A">
        <w:rPr>
          <w:rFonts w:ascii="Times New Roman" w:eastAsia="Times New Roman" w:hAnsi="Times New Roman" w:cs="Times New Roman"/>
          <w:sz w:val="24"/>
          <w:szCs w:val="24"/>
        </w:rPr>
        <w:t xml:space="preserve"> on top of any developments in the legal fiel</w:t>
      </w:r>
      <w:r w:rsidR="39D4C1C9" w:rsidRPr="0C87BB5A">
        <w:rPr>
          <w:rFonts w:ascii="Times New Roman" w:eastAsia="Times New Roman" w:hAnsi="Times New Roman" w:cs="Times New Roman"/>
          <w:sz w:val="24"/>
          <w:szCs w:val="24"/>
        </w:rPr>
        <w:t>d to</w:t>
      </w:r>
      <w:r w:rsidR="59E60F28" w:rsidRPr="0C87BB5A">
        <w:rPr>
          <w:rFonts w:ascii="Times New Roman" w:eastAsia="Times New Roman" w:hAnsi="Times New Roman" w:cs="Times New Roman"/>
          <w:sz w:val="24"/>
          <w:szCs w:val="24"/>
        </w:rPr>
        <w:t xml:space="preserve"> ensure that they are up to date </w:t>
      </w:r>
      <w:r w:rsidR="111C9D59" w:rsidRPr="0C87BB5A">
        <w:rPr>
          <w:rFonts w:ascii="Times New Roman" w:eastAsia="Times New Roman" w:hAnsi="Times New Roman" w:cs="Times New Roman"/>
          <w:sz w:val="24"/>
          <w:szCs w:val="24"/>
        </w:rPr>
        <w:t xml:space="preserve">on </w:t>
      </w:r>
      <w:r w:rsidR="6D3DE10A" w:rsidRPr="0C87BB5A">
        <w:rPr>
          <w:rFonts w:ascii="Times New Roman" w:eastAsia="Times New Roman" w:hAnsi="Times New Roman" w:cs="Times New Roman"/>
          <w:sz w:val="24"/>
          <w:szCs w:val="24"/>
        </w:rPr>
        <w:t>l</w:t>
      </w:r>
      <w:r w:rsidR="3585B15C" w:rsidRPr="0C87BB5A">
        <w:rPr>
          <w:rFonts w:ascii="Times New Roman" w:eastAsia="Times New Roman" w:hAnsi="Times New Roman" w:cs="Times New Roman"/>
          <w:sz w:val="24"/>
          <w:szCs w:val="24"/>
        </w:rPr>
        <w:t>egal</w:t>
      </w:r>
      <w:r w:rsidR="6D3DE10A" w:rsidRPr="0C87BB5A">
        <w:rPr>
          <w:rFonts w:ascii="Times New Roman" w:eastAsia="Times New Roman" w:hAnsi="Times New Roman" w:cs="Times New Roman"/>
          <w:sz w:val="24"/>
          <w:szCs w:val="24"/>
        </w:rPr>
        <w:t xml:space="preserve"> </w:t>
      </w:r>
      <w:r w:rsidR="647CCDD7" w:rsidRPr="0C87BB5A">
        <w:rPr>
          <w:rFonts w:ascii="Times New Roman" w:eastAsia="Times New Roman" w:hAnsi="Times New Roman" w:cs="Times New Roman"/>
          <w:sz w:val="24"/>
          <w:szCs w:val="24"/>
        </w:rPr>
        <w:t xml:space="preserve">matters. </w:t>
      </w:r>
      <w:r w:rsidR="3E499CD0" w:rsidRPr="0C87BB5A">
        <w:rPr>
          <w:rFonts w:ascii="Times New Roman" w:eastAsia="Times New Roman" w:hAnsi="Times New Roman" w:cs="Times New Roman"/>
          <w:sz w:val="24"/>
          <w:szCs w:val="24"/>
        </w:rPr>
        <w:t>Proficient writing skills are key in ensuring that documents are drafted as per the court requirements, hence lawyers must focus on legal writing, use credible educational resources, and practice drafting them.</w:t>
      </w:r>
      <w:r w:rsidR="60035B3C" w:rsidRPr="0C87BB5A">
        <w:rPr>
          <w:rFonts w:ascii="Times New Roman" w:eastAsia="Times New Roman" w:hAnsi="Times New Roman" w:cs="Times New Roman"/>
          <w:sz w:val="24"/>
          <w:szCs w:val="24"/>
        </w:rPr>
        <w:t xml:space="preserve"> Once</w:t>
      </w:r>
      <w:r w:rsidR="5E6982B1" w:rsidRPr="0C87BB5A">
        <w:rPr>
          <w:rFonts w:ascii="Times New Roman" w:eastAsia="Times New Roman" w:hAnsi="Times New Roman" w:cs="Times New Roman"/>
          <w:sz w:val="24"/>
          <w:szCs w:val="24"/>
        </w:rPr>
        <w:t xml:space="preserve"> a trial lawyer perfects their legal</w:t>
      </w:r>
      <w:r w:rsidR="60BF2354" w:rsidRPr="0C87BB5A">
        <w:rPr>
          <w:rFonts w:ascii="Times New Roman" w:eastAsia="Times New Roman" w:hAnsi="Times New Roman" w:cs="Times New Roman"/>
          <w:sz w:val="24"/>
          <w:szCs w:val="24"/>
        </w:rPr>
        <w:t xml:space="preserve"> writing</w:t>
      </w:r>
      <w:r w:rsidR="5E6982B1" w:rsidRPr="0C87BB5A">
        <w:rPr>
          <w:rFonts w:ascii="Times New Roman" w:eastAsia="Times New Roman" w:hAnsi="Times New Roman" w:cs="Times New Roman"/>
          <w:sz w:val="24"/>
          <w:szCs w:val="24"/>
        </w:rPr>
        <w:t xml:space="preserve"> </w:t>
      </w:r>
      <w:r w:rsidR="685D1E0D" w:rsidRPr="0C87BB5A">
        <w:rPr>
          <w:rFonts w:ascii="Times New Roman" w:eastAsia="Times New Roman" w:hAnsi="Times New Roman" w:cs="Times New Roman"/>
          <w:sz w:val="24"/>
          <w:szCs w:val="24"/>
        </w:rPr>
        <w:t>skills, for example, their knowledge o</w:t>
      </w:r>
      <w:r w:rsidR="49D20D5C" w:rsidRPr="0C87BB5A">
        <w:rPr>
          <w:rFonts w:ascii="Times New Roman" w:eastAsia="Times New Roman" w:hAnsi="Times New Roman" w:cs="Times New Roman"/>
          <w:sz w:val="24"/>
          <w:szCs w:val="24"/>
        </w:rPr>
        <w:t>f</w:t>
      </w:r>
      <w:r w:rsidR="685D1E0D" w:rsidRPr="0C87BB5A">
        <w:rPr>
          <w:rFonts w:ascii="Times New Roman" w:eastAsia="Times New Roman" w:hAnsi="Times New Roman" w:cs="Times New Roman"/>
          <w:sz w:val="24"/>
          <w:szCs w:val="24"/>
        </w:rPr>
        <w:t xml:space="preserve"> law issues is </w:t>
      </w:r>
      <w:r w:rsidR="5A03ED07" w:rsidRPr="0C87BB5A">
        <w:rPr>
          <w:rFonts w:ascii="Times New Roman" w:eastAsia="Times New Roman" w:hAnsi="Times New Roman" w:cs="Times New Roman"/>
          <w:sz w:val="24"/>
          <w:szCs w:val="24"/>
        </w:rPr>
        <w:t>enhanced,</w:t>
      </w:r>
      <w:r w:rsidR="685D1E0D" w:rsidRPr="0C87BB5A">
        <w:rPr>
          <w:rFonts w:ascii="Times New Roman" w:eastAsia="Times New Roman" w:hAnsi="Times New Roman" w:cs="Times New Roman"/>
          <w:sz w:val="24"/>
          <w:szCs w:val="24"/>
        </w:rPr>
        <w:t xml:space="preserve"> and </w:t>
      </w:r>
      <w:r w:rsidR="425453F0" w:rsidRPr="0C87BB5A">
        <w:rPr>
          <w:rFonts w:ascii="Times New Roman" w:eastAsia="Times New Roman" w:hAnsi="Times New Roman" w:cs="Times New Roman"/>
          <w:sz w:val="24"/>
          <w:szCs w:val="24"/>
        </w:rPr>
        <w:t>clients</w:t>
      </w:r>
      <w:r w:rsidR="5E6982B1" w:rsidRPr="0C87BB5A">
        <w:rPr>
          <w:rFonts w:ascii="Times New Roman" w:eastAsia="Times New Roman" w:hAnsi="Times New Roman" w:cs="Times New Roman"/>
          <w:sz w:val="24"/>
          <w:szCs w:val="24"/>
        </w:rPr>
        <w:t xml:space="preserve"> are served </w:t>
      </w:r>
      <w:r w:rsidR="0DFC78C4" w:rsidRPr="0C87BB5A">
        <w:rPr>
          <w:rFonts w:ascii="Times New Roman" w:eastAsia="Times New Roman" w:hAnsi="Times New Roman" w:cs="Times New Roman"/>
          <w:sz w:val="24"/>
          <w:szCs w:val="24"/>
        </w:rPr>
        <w:t>efficiently.</w:t>
      </w:r>
    </w:p>
    <w:p w14:paraId="58547D3E" w14:textId="7D20B8A4" w:rsidR="00937386" w:rsidRPr="001867D4" w:rsidRDefault="00937386" w:rsidP="0C87BB5A">
      <w:pPr>
        <w:spacing w:line="360" w:lineRule="auto"/>
        <w:jc w:val="both"/>
        <w:rPr>
          <w:rFonts w:ascii="Times New Roman" w:eastAsia="Times New Roman" w:hAnsi="Times New Roman" w:cs="Times New Roman"/>
          <w:sz w:val="24"/>
          <w:szCs w:val="24"/>
        </w:rPr>
      </w:pPr>
    </w:p>
    <w:p w14:paraId="36277052" w14:textId="272EA1D1" w:rsidR="00937386" w:rsidRPr="001867D4" w:rsidRDefault="3C9249DF" w:rsidP="0C87BB5A">
      <w:pPr>
        <w:pStyle w:val="ListParagraph"/>
        <w:numPr>
          <w:ilvl w:val="0"/>
          <w:numId w:val="2"/>
        </w:numPr>
        <w:spacing w:line="360" w:lineRule="auto"/>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 xml:space="preserve">Deep Sense </w:t>
      </w:r>
      <w:r w:rsidR="674839B6" w:rsidRPr="0C87BB5A">
        <w:rPr>
          <w:rFonts w:ascii="Times New Roman" w:eastAsia="Times New Roman" w:hAnsi="Times New Roman" w:cs="Times New Roman"/>
          <w:b/>
          <w:bCs/>
          <w:sz w:val="24"/>
          <w:szCs w:val="24"/>
          <w:u w:val="single"/>
        </w:rPr>
        <w:t>of Ethics</w:t>
      </w:r>
    </w:p>
    <w:p w14:paraId="746FF60C" w14:textId="45C13D9D" w:rsidR="00937386" w:rsidRPr="001867D4" w:rsidRDefault="3C9249DF" w:rsidP="0C87BB5A">
      <w:pPr>
        <w:spacing w:line="360" w:lineRule="auto"/>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sz w:val="24"/>
          <w:szCs w:val="24"/>
        </w:rPr>
        <w:t xml:space="preserve">As expressly provided for in Section </w:t>
      </w:r>
      <w:r w:rsidR="1F17D018" w:rsidRPr="0C87BB5A">
        <w:rPr>
          <w:rFonts w:ascii="Times New Roman" w:eastAsia="Times New Roman" w:hAnsi="Times New Roman" w:cs="Times New Roman"/>
          <w:sz w:val="24"/>
          <w:szCs w:val="24"/>
        </w:rPr>
        <w:t>80, of</w:t>
      </w:r>
      <w:r w:rsidR="2C35F674" w:rsidRPr="0C87BB5A">
        <w:rPr>
          <w:rFonts w:ascii="Times New Roman" w:eastAsia="Times New Roman" w:hAnsi="Times New Roman" w:cs="Times New Roman"/>
          <w:sz w:val="24"/>
          <w:szCs w:val="24"/>
        </w:rPr>
        <w:t xml:space="preserve"> the Advocates </w:t>
      </w:r>
      <w:r w:rsidR="36FF4522" w:rsidRPr="0C87BB5A">
        <w:rPr>
          <w:rFonts w:ascii="Times New Roman" w:eastAsia="Times New Roman" w:hAnsi="Times New Roman" w:cs="Times New Roman"/>
          <w:sz w:val="24"/>
          <w:szCs w:val="24"/>
        </w:rPr>
        <w:t>Act, Cap</w:t>
      </w:r>
      <w:r w:rsidR="2C35F674" w:rsidRPr="0C87BB5A">
        <w:rPr>
          <w:rFonts w:ascii="Times New Roman" w:eastAsia="Times New Roman" w:hAnsi="Times New Roman" w:cs="Times New Roman"/>
          <w:sz w:val="24"/>
          <w:szCs w:val="24"/>
        </w:rPr>
        <w:t xml:space="preserve"> </w:t>
      </w:r>
      <w:r w:rsidR="46AE8D44" w:rsidRPr="0C87BB5A">
        <w:rPr>
          <w:rFonts w:ascii="Times New Roman" w:eastAsia="Times New Roman" w:hAnsi="Times New Roman" w:cs="Times New Roman"/>
          <w:sz w:val="24"/>
          <w:szCs w:val="24"/>
        </w:rPr>
        <w:t>16, a</w:t>
      </w:r>
      <w:r w:rsidR="618DD75A" w:rsidRPr="0C87BB5A">
        <w:rPr>
          <w:rFonts w:ascii="Times New Roman" w:eastAsia="Times New Roman" w:hAnsi="Times New Roman" w:cs="Times New Roman"/>
          <w:sz w:val="24"/>
          <w:szCs w:val="24"/>
        </w:rPr>
        <w:t xml:space="preserve"> good trial lawyer should not misappropriate his </w:t>
      </w:r>
      <w:r w:rsidR="399DA65A" w:rsidRPr="0C87BB5A">
        <w:rPr>
          <w:rFonts w:ascii="Times New Roman" w:eastAsia="Times New Roman" w:hAnsi="Times New Roman" w:cs="Times New Roman"/>
          <w:sz w:val="24"/>
          <w:szCs w:val="24"/>
        </w:rPr>
        <w:t>clients'</w:t>
      </w:r>
      <w:r w:rsidR="618DD75A" w:rsidRPr="0C87BB5A">
        <w:rPr>
          <w:rFonts w:ascii="Times New Roman" w:eastAsia="Times New Roman" w:hAnsi="Times New Roman" w:cs="Times New Roman"/>
          <w:sz w:val="24"/>
          <w:szCs w:val="24"/>
        </w:rPr>
        <w:t xml:space="preserve"> assets or money.</w:t>
      </w:r>
      <w:r w:rsidR="00937386" w:rsidRPr="0C87BB5A">
        <w:rPr>
          <w:rStyle w:val="FootnoteReference"/>
          <w:rFonts w:ascii="Times New Roman" w:eastAsia="Times New Roman" w:hAnsi="Times New Roman" w:cs="Times New Roman"/>
          <w:sz w:val="24"/>
          <w:szCs w:val="24"/>
        </w:rPr>
        <w:footnoteReference w:id="11"/>
      </w:r>
      <w:r w:rsidR="228463C0" w:rsidRPr="0C87BB5A">
        <w:rPr>
          <w:rFonts w:ascii="Times New Roman" w:eastAsia="Times New Roman" w:hAnsi="Times New Roman" w:cs="Times New Roman"/>
          <w:sz w:val="24"/>
          <w:szCs w:val="24"/>
        </w:rPr>
        <w:t xml:space="preserve"> </w:t>
      </w:r>
      <w:r w:rsidR="2B707925" w:rsidRPr="0C87BB5A">
        <w:rPr>
          <w:rFonts w:ascii="Times New Roman" w:eastAsia="Times New Roman" w:hAnsi="Times New Roman" w:cs="Times New Roman"/>
          <w:sz w:val="24"/>
          <w:szCs w:val="24"/>
        </w:rPr>
        <w:t xml:space="preserve">Lack of upholding ethics and integrity </w:t>
      </w:r>
      <w:r w:rsidR="41401652" w:rsidRPr="0C87BB5A">
        <w:rPr>
          <w:rFonts w:ascii="Times New Roman" w:eastAsia="Times New Roman" w:hAnsi="Times New Roman" w:cs="Times New Roman"/>
          <w:sz w:val="24"/>
          <w:szCs w:val="24"/>
        </w:rPr>
        <w:t xml:space="preserve">escalates to the </w:t>
      </w:r>
      <w:r w:rsidR="2A25E3D5" w:rsidRPr="0C87BB5A">
        <w:rPr>
          <w:rFonts w:ascii="Times New Roman" w:eastAsia="Times New Roman" w:hAnsi="Times New Roman" w:cs="Times New Roman"/>
          <w:sz w:val="24"/>
          <w:szCs w:val="24"/>
        </w:rPr>
        <w:t>lawyer</w:t>
      </w:r>
      <w:r w:rsidR="41401652" w:rsidRPr="0C87BB5A">
        <w:rPr>
          <w:rFonts w:ascii="Times New Roman" w:eastAsia="Times New Roman" w:hAnsi="Times New Roman" w:cs="Times New Roman"/>
          <w:sz w:val="24"/>
          <w:szCs w:val="24"/>
        </w:rPr>
        <w:t xml:space="preserve"> facing disciplinary action and if found</w:t>
      </w:r>
      <w:r w:rsidR="296AB790" w:rsidRPr="0C87BB5A">
        <w:rPr>
          <w:rFonts w:ascii="Times New Roman" w:eastAsia="Times New Roman" w:hAnsi="Times New Roman" w:cs="Times New Roman"/>
          <w:sz w:val="24"/>
          <w:szCs w:val="24"/>
        </w:rPr>
        <w:t xml:space="preserve"> </w:t>
      </w:r>
      <w:r w:rsidR="3E5D9335" w:rsidRPr="0C87BB5A">
        <w:rPr>
          <w:rFonts w:ascii="Times New Roman" w:eastAsia="Times New Roman" w:hAnsi="Times New Roman" w:cs="Times New Roman"/>
          <w:sz w:val="24"/>
          <w:szCs w:val="24"/>
        </w:rPr>
        <w:t>guilty</w:t>
      </w:r>
      <w:r w:rsidR="7DCA479D" w:rsidRPr="0C87BB5A">
        <w:rPr>
          <w:rFonts w:ascii="Times New Roman" w:eastAsia="Times New Roman" w:hAnsi="Times New Roman" w:cs="Times New Roman"/>
          <w:sz w:val="24"/>
          <w:szCs w:val="24"/>
        </w:rPr>
        <w:t>,</w:t>
      </w:r>
      <w:r w:rsidR="296AB790" w:rsidRPr="0C87BB5A">
        <w:rPr>
          <w:rFonts w:ascii="Times New Roman" w:eastAsia="Times New Roman" w:hAnsi="Times New Roman" w:cs="Times New Roman"/>
          <w:sz w:val="24"/>
          <w:szCs w:val="24"/>
        </w:rPr>
        <w:t xml:space="preserve"> their names are struck out of the</w:t>
      </w:r>
      <w:r w:rsidR="5FCED996" w:rsidRPr="0C87BB5A">
        <w:rPr>
          <w:rFonts w:ascii="Times New Roman" w:eastAsia="Times New Roman" w:hAnsi="Times New Roman" w:cs="Times New Roman"/>
          <w:sz w:val="24"/>
          <w:szCs w:val="24"/>
        </w:rPr>
        <w:t xml:space="preserve"> roll </w:t>
      </w:r>
      <w:r w:rsidR="5FCED996" w:rsidRPr="0C87BB5A">
        <w:rPr>
          <w:rFonts w:ascii="Times New Roman" w:eastAsia="Times New Roman" w:hAnsi="Times New Roman" w:cs="Times New Roman"/>
          <w:sz w:val="24"/>
          <w:szCs w:val="24"/>
        </w:rPr>
        <w:lastRenderedPageBreak/>
        <w:t>of advocates</w:t>
      </w:r>
      <w:r w:rsidR="4B07159D" w:rsidRPr="0C87BB5A">
        <w:rPr>
          <w:rFonts w:ascii="Times New Roman" w:eastAsia="Times New Roman" w:hAnsi="Times New Roman" w:cs="Times New Roman"/>
          <w:sz w:val="24"/>
          <w:szCs w:val="24"/>
        </w:rPr>
        <w:t xml:space="preserve"> </w:t>
      </w:r>
      <w:r w:rsidR="27306446" w:rsidRPr="0C87BB5A">
        <w:rPr>
          <w:rFonts w:ascii="Times New Roman" w:eastAsia="Times New Roman" w:hAnsi="Times New Roman" w:cs="Times New Roman"/>
          <w:sz w:val="24"/>
          <w:szCs w:val="24"/>
        </w:rPr>
        <w:t xml:space="preserve">immediately. </w:t>
      </w:r>
      <w:r w:rsidR="1CDD0933" w:rsidRPr="0C87BB5A">
        <w:rPr>
          <w:rFonts w:ascii="Times New Roman" w:eastAsia="Times New Roman" w:hAnsi="Times New Roman" w:cs="Times New Roman"/>
          <w:sz w:val="24"/>
          <w:szCs w:val="24"/>
        </w:rPr>
        <w:t>Therefore,</w:t>
      </w:r>
      <w:r w:rsidR="18EC8413" w:rsidRPr="0C87BB5A">
        <w:rPr>
          <w:rFonts w:ascii="Times New Roman" w:eastAsia="Times New Roman" w:hAnsi="Times New Roman" w:cs="Times New Roman"/>
          <w:sz w:val="24"/>
          <w:szCs w:val="24"/>
        </w:rPr>
        <w:t xml:space="preserve"> </w:t>
      </w:r>
      <w:r w:rsidR="782F67EB" w:rsidRPr="0C87BB5A">
        <w:rPr>
          <w:rFonts w:ascii="Times New Roman" w:eastAsia="Times New Roman" w:hAnsi="Times New Roman" w:cs="Times New Roman"/>
          <w:sz w:val="24"/>
          <w:szCs w:val="24"/>
        </w:rPr>
        <w:t>trial lawyers must</w:t>
      </w:r>
      <w:r w:rsidR="18EC8413" w:rsidRPr="0C87BB5A">
        <w:rPr>
          <w:rFonts w:ascii="Times New Roman" w:eastAsia="Times New Roman" w:hAnsi="Times New Roman" w:cs="Times New Roman"/>
          <w:sz w:val="24"/>
          <w:szCs w:val="24"/>
        </w:rPr>
        <w:t xml:space="preserve"> ensure that they create a good name for thems</w:t>
      </w:r>
      <w:r w:rsidR="30DD5AA0" w:rsidRPr="0C87BB5A">
        <w:rPr>
          <w:rFonts w:ascii="Times New Roman" w:eastAsia="Times New Roman" w:hAnsi="Times New Roman" w:cs="Times New Roman"/>
          <w:sz w:val="24"/>
          <w:szCs w:val="24"/>
        </w:rPr>
        <w:t>elves in the legal field</w:t>
      </w:r>
      <w:r w:rsidR="7823B9AD" w:rsidRPr="0C87BB5A">
        <w:rPr>
          <w:rFonts w:ascii="Times New Roman" w:eastAsia="Times New Roman" w:hAnsi="Times New Roman" w:cs="Times New Roman"/>
          <w:sz w:val="24"/>
          <w:szCs w:val="24"/>
        </w:rPr>
        <w:t xml:space="preserve"> </w:t>
      </w:r>
      <w:r w:rsidR="79558CF0" w:rsidRPr="0C87BB5A">
        <w:rPr>
          <w:rFonts w:ascii="Times New Roman" w:eastAsia="Times New Roman" w:hAnsi="Times New Roman" w:cs="Times New Roman"/>
          <w:sz w:val="24"/>
          <w:szCs w:val="24"/>
        </w:rPr>
        <w:t>by working</w:t>
      </w:r>
      <w:r w:rsidR="41B0036F" w:rsidRPr="0C87BB5A">
        <w:rPr>
          <w:rFonts w:ascii="Times New Roman" w:eastAsia="Times New Roman" w:hAnsi="Times New Roman" w:cs="Times New Roman"/>
          <w:sz w:val="24"/>
          <w:szCs w:val="24"/>
        </w:rPr>
        <w:t xml:space="preserve"> effectively regardless of who is watching.</w:t>
      </w:r>
      <w:r w:rsidR="7823B9AD" w:rsidRPr="0C87BB5A">
        <w:rPr>
          <w:rFonts w:ascii="Times New Roman" w:eastAsia="Times New Roman" w:hAnsi="Times New Roman" w:cs="Times New Roman"/>
          <w:sz w:val="24"/>
          <w:szCs w:val="24"/>
        </w:rPr>
        <w:t xml:space="preserve"> </w:t>
      </w:r>
    </w:p>
    <w:p w14:paraId="42FE8412" w14:textId="7567770B" w:rsidR="00937386" w:rsidRPr="001867D4" w:rsidRDefault="7EB87DAE" w:rsidP="0C87BB5A">
      <w:pPr>
        <w:jc w:val="both"/>
        <w:rPr>
          <w:rFonts w:ascii="Times New Roman" w:eastAsia="Times New Roman" w:hAnsi="Times New Roman" w:cs="Times New Roman"/>
          <w:b/>
          <w:bCs/>
          <w:sz w:val="24"/>
          <w:szCs w:val="24"/>
          <w:u w:val="single"/>
        </w:rPr>
      </w:pPr>
      <w:r w:rsidRPr="0C87BB5A">
        <w:rPr>
          <w:rFonts w:ascii="Times New Roman" w:eastAsia="Times New Roman" w:hAnsi="Times New Roman" w:cs="Times New Roman"/>
          <w:b/>
          <w:bCs/>
          <w:sz w:val="24"/>
          <w:szCs w:val="24"/>
          <w:u w:val="single"/>
        </w:rPr>
        <w:t>Conclusion:</w:t>
      </w:r>
    </w:p>
    <w:p w14:paraId="4139A6F1" w14:textId="1E3DC04A" w:rsidR="794F1AA1" w:rsidRDefault="794F1AA1" w:rsidP="0C87BB5A">
      <w:pPr>
        <w:jc w:val="both"/>
        <w:rPr>
          <w:rFonts w:ascii="Times New Roman" w:eastAsia="Times New Roman" w:hAnsi="Times New Roman" w:cs="Times New Roman"/>
          <w:sz w:val="24"/>
          <w:szCs w:val="24"/>
        </w:rPr>
      </w:pPr>
      <w:r w:rsidRPr="0C87BB5A">
        <w:rPr>
          <w:rFonts w:ascii="Times New Roman" w:eastAsia="Times New Roman" w:hAnsi="Times New Roman" w:cs="Times New Roman"/>
          <w:sz w:val="24"/>
          <w:szCs w:val="24"/>
        </w:rPr>
        <w:t>All it takes to become a great trial advocate has been presented above, more importantly one must</w:t>
      </w:r>
      <w:r w:rsidR="6C81EDD9" w:rsidRPr="0C87BB5A">
        <w:rPr>
          <w:rFonts w:ascii="Times New Roman" w:eastAsia="Times New Roman" w:hAnsi="Times New Roman" w:cs="Times New Roman"/>
          <w:sz w:val="24"/>
          <w:szCs w:val="24"/>
        </w:rPr>
        <w:t xml:space="preserve"> overcome any fears and seize </w:t>
      </w:r>
      <w:r w:rsidR="0776707F" w:rsidRPr="0C87BB5A">
        <w:rPr>
          <w:rFonts w:ascii="Times New Roman" w:eastAsia="Times New Roman" w:hAnsi="Times New Roman" w:cs="Times New Roman"/>
          <w:sz w:val="24"/>
          <w:szCs w:val="24"/>
        </w:rPr>
        <w:t>any opportunity</w:t>
      </w:r>
      <w:r w:rsidRPr="0C87BB5A">
        <w:rPr>
          <w:rFonts w:ascii="Times New Roman" w:eastAsia="Times New Roman" w:hAnsi="Times New Roman" w:cs="Times New Roman"/>
          <w:sz w:val="24"/>
          <w:szCs w:val="24"/>
        </w:rPr>
        <w:t xml:space="preserve"> to become </w:t>
      </w:r>
      <w:r w:rsidR="646655BE" w:rsidRPr="0C87BB5A">
        <w:rPr>
          <w:rFonts w:ascii="Times New Roman" w:eastAsia="Times New Roman" w:hAnsi="Times New Roman" w:cs="Times New Roman"/>
          <w:sz w:val="24"/>
          <w:szCs w:val="24"/>
        </w:rPr>
        <w:t>a trial advocate</w:t>
      </w:r>
      <w:r w:rsidR="1B5D8053" w:rsidRPr="0C87BB5A">
        <w:rPr>
          <w:rFonts w:ascii="Times New Roman" w:eastAsia="Times New Roman" w:hAnsi="Times New Roman" w:cs="Times New Roman"/>
          <w:sz w:val="24"/>
          <w:szCs w:val="24"/>
        </w:rPr>
        <w:t xml:space="preserve">. </w:t>
      </w:r>
    </w:p>
    <w:p w14:paraId="6936A35C" w14:textId="5D691BC1" w:rsidR="0C87BB5A" w:rsidRDefault="0C87BB5A" w:rsidP="0C87BB5A">
      <w:pPr>
        <w:jc w:val="both"/>
        <w:rPr>
          <w:rFonts w:ascii="Times New Roman" w:eastAsia="Times New Roman" w:hAnsi="Times New Roman" w:cs="Times New Roman"/>
          <w:sz w:val="24"/>
          <w:szCs w:val="24"/>
        </w:rPr>
      </w:pPr>
    </w:p>
    <w:p w14:paraId="0F13D608" w14:textId="2DAFE665" w:rsidR="0C87BB5A" w:rsidRDefault="0C87BB5A" w:rsidP="0C87BB5A">
      <w:pPr>
        <w:jc w:val="both"/>
        <w:rPr>
          <w:rFonts w:ascii="Times New Roman" w:eastAsia="Times New Roman" w:hAnsi="Times New Roman" w:cs="Times New Roman"/>
          <w:sz w:val="24"/>
          <w:szCs w:val="24"/>
        </w:rPr>
      </w:pPr>
    </w:p>
    <w:p w14:paraId="7237F66D" w14:textId="23C69CD6" w:rsidR="0C87BB5A" w:rsidRDefault="0C87BB5A" w:rsidP="0C87BB5A">
      <w:pPr>
        <w:jc w:val="both"/>
        <w:rPr>
          <w:rFonts w:ascii="Times New Roman" w:eastAsia="Times New Roman" w:hAnsi="Times New Roman" w:cs="Times New Roman"/>
          <w:sz w:val="24"/>
          <w:szCs w:val="24"/>
        </w:rPr>
      </w:pPr>
    </w:p>
    <w:p w14:paraId="74C12CF8" w14:textId="1961231A" w:rsidR="0C87BB5A" w:rsidRDefault="0C87BB5A" w:rsidP="0C87BB5A">
      <w:pPr>
        <w:jc w:val="both"/>
        <w:rPr>
          <w:rFonts w:ascii="Times New Roman" w:eastAsia="Times New Roman" w:hAnsi="Times New Roman" w:cs="Times New Roman"/>
          <w:sz w:val="24"/>
          <w:szCs w:val="24"/>
        </w:rPr>
      </w:pPr>
    </w:p>
    <w:p w14:paraId="64DC8224" w14:textId="5168FC53" w:rsidR="0C87BB5A" w:rsidRDefault="0C87BB5A" w:rsidP="0C87BB5A">
      <w:pPr>
        <w:jc w:val="both"/>
        <w:rPr>
          <w:rFonts w:ascii="Times New Roman" w:eastAsia="Times New Roman" w:hAnsi="Times New Roman" w:cs="Times New Roman"/>
          <w:sz w:val="24"/>
          <w:szCs w:val="24"/>
        </w:rPr>
      </w:pPr>
    </w:p>
    <w:p w14:paraId="39B228CB" w14:textId="7C168139" w:rsidR="0C87BB5A" w:rsidRDefault="0C87BB5A" w:rsidP="0C87BB5A">
      <w:pPr>
        <w:jc w:val="both"/>
        <w:rPr>
          <w:rFonts w:ascii="Times New Roman" w:eastAsia="Times New Roman" w:hAnsi="Times New Roman" w:cs="Times New Roman"/>
          <w:sz w:val="24"/>
          <w:szCs w:val="24"/>
        </w:rPr>
      </w:pPr>
    </w:p>
    <w:p w14:paraId="1C569DDB" w14:textId="5EE97417" w:rsidR="0C87BB5A" w:rsidRDefault="0C87BB5A" w:rsidP="0C87BB5A">
      <w:pPr>
        <w:jc w:val="both"/>
        <w:rPr>
          <w:rFonts w:ascii="Times New Roman" w:eastAsia="Times New Roman" w:hAnsi="Times New Roman" w:cs="Times New Roman"/>
          <w:sz w:val="24"/>
          <w:szCs w:val="24"/>
        </w:rPr>
      </w:pPr>
    </w:p>
    <w:p w14:paraId="13AC951F" w14:textId="5971E3D7" w:rsidR="0C87BB5A" w:rsidRDefault="0C87BB5A" w:rsidP="0C87BB5A">
      <w:pPr>
        <w:jc w:val="both"/>
        <w:rPr>
          <w:rFonts w:ascii="Times New Roman" w:eastAsia="Times New Roman" w:hAnsi="Times New Roman" w:cs="Times New Roman"/>
          <w:sz w:val="24"/>
          <w:szCs w:val="24"/>
        </w:rPr>
      </w:pPr>
    </w:p>
    <w:p w14:paraId="21125626" w14:textId="4CED5783" w:rsidR="708B0BF8" w:rsidRDefault="708B0BF8" w:rsidP="0C87BB5A">
      <w:pPr>
        <w:jc w:val="both"/>
        <w:rPr>
          <w:rFonts w:ascii="Times New Roman" w:eastAsia="Times New Roman" w:hAnsi="Times New Roman" w:cs="Times New Roman"/>
          <w:b/>
          <w:bCs/>
          <w:i/>
          <w:iCs/>
          <w:sz w:val="24"/>
          <w:szCs w:val="24"/>
        </w:rPr>
      </w:pPr>
      <w:r w:rsidRPr="0C87BB5A">
        <w:rPr>
          <w:rFonts w:ascii="Times New Roman" w:eastAsia="Times New Roman" w:hAnsi="Times New Roman" w:cs="Times New Roman"/>
          <w:b/>
          <w:bCs/>
          <w:i/>
          <w:iCs/>
          <w:sz w:val="24"/>
          <w:szCs w:val="24"/>
        </w:rPr>
        <w:t>References</w:t>
      </w:r>
    </w:p>
    <w:p w14:paraId="0B20D921" w14:textId="0B02D74D" w:rsidR="708B0BF8" w:rsidRDefault="708B0BF8" w:rsidP="0C87BB5A">
      <w:pPr>
        <w:jc w:val="both"/>
        <w:rPr>
          <w:rFonts w:ascii="Times New Roman" w:eastAsia="Times New Roman" w:hAnsi="Times New Roman" w:cs="Times New Roman"/>
          <w:i/>
          <w:iCs/>
          <w:sz w:val="24"/>
          <w:szCs w:val="24"/>
        </w:rPr>
      </w:pPr>
      <w:r w:rsidRPr="0C87BB5A">
        <w:rPr>
          <w:rFonts w:ascii="Times New Roman" w:eastAsia="Times New Roman" w:hAnsi="Times New Roman" w:cs="Times New Roman"/>
          <w:i/>
          <w:iCs/>
          <w:sz w:val="24"/>
          <w:szCs w:val="24"/>
        </w:rPr>
        <w:t>Judge Mark W Benett,</w:t>
      </w:r>
      <w:r w:rsidRPr="0C87BB5A">
        <w:rPr>
          <w:rFonts w:ascii="Times New Roman" w:eastAsia="Times New Roman" w:hAnsi="Times New Roman" w:cs="Times New Roman"/>
          <w:sz w:val="24"/>
          <w:szCs w:val="24"/>
        </w:rPr>
        <w:t xml:space="preserve"> Eight Traits of Great Trial Lawyers: A Federal Judge’s View on How to Shed the Moniker “I am a Litigator”, </w:t>
      </w:r>
      <w:r w:rsidR="049370D5" w:rsidRPr="0C87BB5A">
        <w:rPr>
          <w:rFonts w:ascii="Times New Roman" w:eastAsia="Times New Roman" w:hAnsi="Times New Roman" w:cs="Times New Roman"/>
          <w:sz w:val="24"/>
          <w:szCs w:val="24"/>
        </w:rPr>
        <w:t>33 (1) T</w:t>
      </w:r>
      <w:r w:rsidR="049370D5" w:rsidRPr="0C87BB5A">
        <w:rPr>
          <w:rFonts w:ascii="Times New Roman" w:eastAsia="Times New Roman" w:hAnsi="Times New Roman" w:cs="Times New Roman"/>
          <w:i/>
          <w:iCs/>
          <w:sz w:val="24"/>
          <w:szCs w:val="24"/>
        </w:rPr>
        <w:t>he Review of Litigation</w:t>
      </w:r>
      <w:r w:rsidR="5B786961" w:rsidRPr="0C87BB5A">
        <w:rPr>
          <w:rFonts w:ascii="Times New Roman" w:eastAsia="Times New Roman" w:hAnsi="Times New Roman" w:cs="Times New Roman"/>
          <w:sz w:val="24"/>
          <w:szCs w:val="24"/>
        </w:rPr>
        <w:t>, 2013, 1-43</w:t>
      </w:r>
      <w:r w:rsidRPr="0C87BB5A">
        <w:rPr>
          <w:rFonts w:ascii="Times New Roman" w:eastAsia="Times New Roman" w:hAnsi="Times New Roman" w:cs="Times New Roman"/>
          <w:i/>
          <w:iCs/>
          <w:sz w:val="24"/>
          <w:szCs w:val="24"/>
        </w:rPr>
        <w:t xml:space="preserve">  </w:t>
      </w:r>
      <w:hyperlink r:id="rId18">
        <w:r w:rsidRPr="0C87BB5A">
          <w:rPr>
            <w:rStyle w:val="Hyperlink"/>
            <w:rFonts w:ascii="Times New Roman" w:eastAsia="Times New Roman" w:hAnsi="Times New Roman" w:cs="Times New Roman"/>
            <w:i/>
            <w:iCs/>
            <w:sz w:val="24"/>
            <w:szCs w:val="24"/>
          </w:rPr>
          <w:t>https://www.mow.uscourts.gov/sites/mow/files/1_Judge_Bennett_8_Traits.pdf</w:t>
        </w:r>
      </w:hyperlink>
      <w:r w:rsidRPr="0C87BB5A">
        <w:rPr>
          <w:rFonts w:ascii="Times New Roman" w:eastAsia="Times New Roman" w:hAnsi="Times New Roman" w:cs="Times New Roman"/>
          <w:i/>
          <w:iCs/>
          <w:sz w:val="24"/>
          <w:szCs w:val="24"/>
        </w:rPr>
        <w:t xml:space="preserve"> </w:t>
      </w:r>
      <w:r w:rsidR="6D673319" w:rsidRPr="0C87BB5A">
        <w:rPr>
          <w:rFonts w:ascii="Times New Roman" w:eastAsia="Times New Roman" w:hAnsi="Times New Roman" w:cs="Times New Roman"/>
          <w:i/>
          <w:iCs/>
          <w:sz w:val="24"/>
          <w:szCs w:val="24"/>
        </w:rPr>
        <w:t xml:space="preserve">on 6 February 2024. </w:t>
      </w:r>
    </w:p>
    <w:p w14:paraId="10FFE37C" w14:textId="679936DB" w:rsidR="6FD8E5F7" w:rsidRDefault="6FD8E5F7" w:rsidP="0C87BB5A">
      <w:pPr>
        <w:jc w:val="both"/>
        <w:rPr>
          <w:rFonts w:ascii="Times New Roman" w:eastAsia="Times New Roman" w:hAnsi="Times New Roman" w:cs="Times New Roman"/>
          <w:sz w:val="24"/>
          <w:szCs w:val="24"/>
        </w:rPr>
      </w:pPr>
      <w:proofErr w:type="spellStart"/>
      <w:r w:rsidRPr="0C87BB5A">
        <w:rPr>
          <w:rFonts w:ascii="Times New Roman" w:eastAsia="Times New Roman" w:hAnsi="Times New Roman" w:cs="Times New Roman"/>
          <w:sz w:val="24"/>
          <w:szCs w:val="24"/>
        </w:rPr>
        <w:t>Tranford</w:t>
      </w:r>
      <w:proofErr w:type="spellEnd"/>
      <w:r w:rsidRPr="0C87BB5A">
        <w:rPr>
          <w:rFonts w:ascii="Times New Roman" w:eastAsia="Times New Roman" w:hAnsi="Times New Roman" w:cs="Times New Roman"/>
          <w:sz w:val="24"/>
          <w:szCs w:val="24"/>
        </w:rPr>
        <w:t xml:space="preserve"> A, </w:t>
      </w:r>
      <w:r w:rsidR="004A8268" w:rsidRPr="0C87BB5A">
        <w:rPr>
          <w:rFonts w:ascii="Times New Roman" w:eastAsia="Times New Roman" w:hAnsi="Times New Roman" w:cs="Times New Roman"/>
          <w:sz w:val="24"/>
          <w:szCs w:val="24"/>
        </w:rPr>
        <w:t>‘</w:t>
      </w:r>
      <w:r w:rsidRPr="0C87BB5A">
        <w:rPr>
          <w:rFonts w:ascii="Times New Roman" w:eastAsia="Times New Roman" w:hAnsi="Times New Roman" w:cs="Times New Roman"/>
          <w:sz w:val="24"/>
          <w:szCs w:val="24"/>
        </w:rPr>
        <w:t>Twenty basic principles of</w:t>
      </w:r>
      <w:r w:rsidR="53CB8CAF" w:rsidRPr="0C87BB5A">
        <w:rPr>
          <w:rFonts w:ascii="Times New Roman" w:eastAsia="Times New Roman" w:hAnsi="Times New Roman" w:cs="Times New Roman"/>
          <w:sz w:val="24"/>
          <w:szCs w:val="24"/>
        </w:rPr>
        <w:t xml:space="preserve"> effective trial </w:t>
      </w:r>
      <w:r w:rsidR="28BE7574" w:rsidRPr="0C87BB5A">
        <w:rPr>
          <w:rFonts w:ascii="Times New Roman" w:eastAsia="Times New Roman" w:hAnsi="Times New Roman" w:cs="Times New Roman"/>
          <w:sz w:val="24"/>
          <w:szCs w:val="24"/>
        </w:rPr>
        <w:t>advocacy’</w:t>
      </w:r>
      <w:r w:rsidR="53CB8CAF" w:rsidRPr="0C87BB5A">
        <w:rPr>
          <w:rFonts w:ascii="Times New Roman" w:eastAsia="Times New Roman" w:hAnsi="Times New Roman" w:cs="Times New Roman"/>
          <w:sz w:val="24"/>
          <w:szCs w:val="24"/>
        </w:rPr>
        <w:t>,</w:t>
      </w:r>
      <w:r w:rsidR="1C487B10" w:rsidRPr="0C87BB5A">
        <w:rPr>
          <w:rFonts w:ascii="Times New Roman" w:eastAsia="Times New Roman" w:hAnsi="Times New Roman" w:cs="Times New Roman"/>
          <w:sz w:val="24"/>
          <w:szCs w:val="24"/>
        </w:rPr>
        <w:t xml:space="preserve"> </w:t>
      </w:r>
      <w:r w:rsidR="53CB8CAF" w:rsidRPr="0C87BB5A">
        <w:rPr>
          <w:rFonts w:ascii="Times New Roman" w:eastAsia="Times New Roman" w:hAnsi="Times New Roman" w:cs="Times New Roman"/>
          <w:sz w:val="24"/>
          <w:szCs w:val="24"/>
        </w:rPr>
        <w:t>20</w:t>
      </w:r>
      <w:r w:rsidR="67B37F6B" w:rsidRPr="0C87BB5A">
        <w:rPr>
          <w:rFonts w:ascii="Times New Roman" w:eastAsia="Times New Roman" w:hAnsi="Times New Roman" w:cs="Times New Roman"/>
          <w:sz w:val="24"/>
          <w:szCs w:val="24"/>
        </w:rPr>
        <w:t>0</w:t>
      </w:r>
      <w:r w:rsidR="53CB8CAF" w:rsidRPr="0C87BB5A">
        <w:rPr>
          <w:rFonts w:ascii="Times New Roman" w:eastAsia="Times New Roman" w:hAnsi="Times New Roman" w:cs="Times New Roman"/>
          <w:sz w:val="24"/>
          <w:szCs w:val="24"/>
        </w:rPr>
        <w:t>6,1-3</w:t>
      </w:r>
      <w:r w:rsidRPr="0C87BB5A">
        <w:rPr>
          <w:rFonts w:ascii="Times New Roman" w:eastAsia="Times New Roman" w:hAnsi="Times New Roman" w:cs="Times New Roman"/>
          <w:sz w:val="24"/>
          <w:szCs w:val="24"/>
        </w:rPr>
        <w:t xml:space="preserve"> </w:t>
      </w:r>
      <w:hyperlink r:id="rId19">
        <w:r w:rsidRPr="0C87BB5A">
          <w:rPr>
            <w:rStyle w:val="Hyperlink"/>
            <w:rFonts w:ascii="Times New Roman" w:eastAsia="Times New Roman" w:hAnsi="Times New Roman" w:cs="Times New Roman"/>
            <w:sz w:val="24"/>
            <w:szCs w:val="24"/>
          </w:rPr>
          <w:t>https://law.indiana.edu/instruction/tanford/b584/20BasicPrinciples.pdf</w:t>
        </w:r>
      </w:hyperlink>
      <w:r w:rsidRPr="0C87BB5A">
        <w:rPr>
          <w:rFonts w:ascii="Times New Roman" w:eastAsia="Times New Roman" w:hAnsi="Times New Roman" w:cs="Times New Roman"/>
          <w:sz w:val="24"/>
          <w:szCs w:val="24"/>
        </w:rPr>
        <w:t xml:space="preserve"> </w:t>
      </w:r>
      <w:r w:rsidR="077B719D" w:rsidRPr="0C87BB5A">
        <w:rPr>
          <w:rFonts w:ascii="Times New Roman" w:eastAsia="Times New Roman" w:hAnsi="Times New Roman" w:cs="Times New Roman"/>
          <w:sz w:val="24"/>
          <w:szCs w:val="24"/>
        </w:rPr>
        <w:t xml:space="preserve">on 6 February 2024. </w:t>
      </w:r>
    </w:p>
    <w:sectPr w:rsidR="6FD8E5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959EF" w14:textId="77777777" w:rsidR="00F31D75" w:rsidRDefault="00F31D75">
      <w:pPr>
        <w:spacing w:after="0" w:line="240" w:lineRule="auto"/>
      </w:pPr>
      <w:r>
        <w:separator/>
      </w:r>
    </w:p>
  </w:endnote>
  <w:endnote w:type="continuationSeparator" w:id="0">
    <w:p w14:paraId="3D3769A9" w14:textId="77777777" w:rsidR="00F31D75" w:rsidRDefault="00F3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EDDB1" w14:textId="77777777" w:rsidR="00F31D75" w:rsidRDefault="00F31D75">
      <w:pPr>
        <w:spacing w:after="0" w:line="240" w:lineRule="auto"/>
      </w:pPr>
      <w:r>
        <w:separator/>
      </w:r>
    </w:p>
  </w:footnote>
  <w:footnote w:type="continuationSeparator" w:id="0">
    <w:p w14:paraId="42F05125" w14:textId="77777777" w:rsidR="00F31D75" w:rsidRDefault="00F31D75">
      <w:pPr>
        <w:spacing w:after="0" w:line="240" w:lineRule="auto"/>
      </w:pPr>
      <w:r>
        <w:continuationSeparator/>
      </w:r>
    </w:p>
  </w:footnote>
  <w:footnote w:id="1">
    <w:p w14:paraId="564F2FC3" w14:textId="2F12939E" w:rsidR="0C87BB5A" w:rsidRDefault="0C87BB5A" w:rsidP="0C87BB5A">
      <w:pPr>
        <w:pStyle w:val="FootnoteText"/>
        <w:rPr>
          <w:rFonts w:ascii="Segoe UI" w:eastAsia="Segoe UI" w:hAnsi="Segoe UI" w:cs="Segoe UI"/>
          <w:color w:val="000000" w:themeColor="text1"/>
          <w:sz w:val="18"/>
          <w:szCs w:val="18"/>
        </w:rPr>
      </w:pPr>
      <w:r w:rsidRPr="0C87BB5A">
        <w:rPr>
          <w:rStyle w:val="FootnoteReference"/>
        </w:rPr>
        <w:footnoteRef/>
      </w:r>
      <w:r w:rsidRPr="00F54B9E">
        <w:rPr>
          <w:rFonts w:ascii="Times New Roman" w:hAnsi="Times New Roman" w:cs="Times New Roman"/>
          <w:sz w:val="18"/>
          <w:szCs w:val="18"/>
        </w:rPr>
        <w:t>Judge  Benett W,</w:t>
      </w:r>
      <w:r w:rsidRPr="00F54B9E">
        <w:rPr>
          <w:rFonts w:ascii="Times New Roman" w:eastAsia="Times New Roman" w:hAnsi="Times New Roman" w:cs="Times New Roman"/>
          <w:sz w:val="18"/>
          <w:szCs w:val="18"/>
        </w:rPr>
        <w:t xml:space="preserve"> “Eight Traits of Great Trial Lawyers: A Federal Judge’s View on How to Shed the </w:t>
      </w:r>
      <w:proofErr w:type="spellStart"/>
      <w:r w:rsidRPr="00F54B9E">
        <w:rPr>
          <w:rFonts w:ascii="Times New Roman" w:eastAsia="Times New Roman" w:hAnsi="Times New Roman" w:cs="Times New Roman"/>
          <w:sz w:val="18"/>
          <w:szCs w:val="18"/>
        </w:rPr>
        <w:t>MonikerI</w:t>
      </w:r>
      <w:proofErr w:type="spellEnd"/>
      <w:r w:rsidRPr="00F54B9E">
        <w:rPr>
          <w:rFonts w:ascii="Times New Roman" w:eastAsia="Times New Roman" w:hAnsi="Times New Roman" w:cs="Times New Roman"/>
          <w:sz w:val="18"/>
          <w:szCs w:val="18"/>
        </w:rPr>
        <w:t xml:space="preserve"> am a Litigator”, 33 (1) T</w:t>
      </w:r>
      <w:r w:rsidRPr="00F54B9E">
        <w:rPr>
          <w:rFonts w:ascii="Times New Roman" w:eastAsia="Times New Roman" w:hAnsi="Times New Roman" w:cs="Times New Roman"/>
          <w:i/>
          <w:iCs/>
          <w:sz w:val="18"/>
          <w:szCs w:val="18"/>
        </w:rPr>
        <w:t>he Review of Litigation</w:t>
      </w:r>
      <w:r w:rsidRPr="00F54B9E">
        <w:rPr>
          <w:rFonts w:ascii="Times New Roman" w:eastAsia="Times New Roman" w:hAnsi="Times New Roman" w:cs="Times New Roman"/>
          <w:sz w:val="18"/>
          <w:szCs w:val="18"/>
        </w:rPr>
        <w:t>, 2013, 4-5</w:t>
      </w:r>
      <w:r w:rsidRPr="00F54B9E">
        <w:rPr>
          <w:sz w:val="18"/>
          <w:szCs w:val="18"/>
        </w:rPr>
        <w:t xml:space="preserve"> </w:t>
      </w:r>
      <w:r>
        <w:fldChar w:fldCharType="begin"/>
      </w:r>
      <w:r>
        <w:instrText xml:space="preserve">HYPERLINK "https://www.mow.uscourts.gov/sites/mow/files/1_Judge_Bennett_8_Traits.pdf" </w:instrText>
      </w:r>
      <w:r>
        <w:fldChar w:fldCharType="separate"/>
      </w:r>
      <w:r w:rsidRPr="0C87BB5A">
        <w:rPr>
          <w:rStyle w:val="Hyperlink"/>
          <w:rFonts w:ascii="Segoe UI" w:eastAsia="Segoe UI" w:hAnsi="Segoe UI" w:cs="Segoe UI"/>
          <w:sz w:val="18"/>
          <w:szCs w:val="18"/>
        </w:rPr>
        <w:t>https://www.mow.uscourts.gov/sites/mow/files/1_Judge_Bennett_8_Traits.pdf</w:t>
      </w:r>
      <w:ins w:id="0" w:author="Alwiya Alawi" w:date="2024-02-06T19:56:00Z">
        <w:r>
          <w:fldChar w:fldCharType="end"/>
        </w:r>
      </w:ins>
      <w:r w:rsidRPr="00F54B9E">
        <w:rPr>
          <w:rFonts w:ascii="Times New Roman" w:eastAsia="Times New Roman" w:hAnsi="Times New Roman" w:cs="Times New Roman"/>
          <w:color w:val="000000" w:themeColor="text1"/>
          <w:sz w:val="18"/>
          <w:szCs w:val="18"/>
        </w:rPr>
        <w:t xml:space="preserve"> on 5</w:t>
      </w:r>
      <w:ins w:id="1" w:author="Guest User" w:date="2024-02-07T12:10:00Z">
        <w:r w:rsidRPr="0C87BB5A">
          <w:rPr>
            <w:rFonts w:ascii="Times New Roman" w:eastAsia="Times New Roman" w:hAnsi="Times New Roman" w:cs="Times New Roman"/>
            <w:color w:val="000000" w:themeColor="text1"/>
            <w:sz w:val="18"/>
            <w:szCs w:val="18"/>
            <w:vertAlign w:val="superscript"/>
          </w:rPr>
          <w:t>th</w:t>
        </w:r>
        <w:r w:rsidRPr="0C87BB5A">
          <w:rPr>
            <w:rFonts w:ascii="Times New Roman" w:eastAsia="Times New Roman" w:hAnsi="Times New Roman" w:cs="Times New Roman"/>
            <w:color w:val="000000" w:themeColor="text1"/>
            <w:sz w:val="18"/>
            <w:szCs w:val="18"/>
          </w:rPr>
          <w:t xml:space="preserve"> </w:t>
        </w:r>
      </w:ins>
      <w:r w:rsidRPr="00F54B9E">
        <w:rPr>
          <w:rFonts w:ascii="Times New Roman" w:eastAsia="Times New Roman" w:hAnsi="Times New Roman" w:cs="Times New Roman"/>
          <w:color w:val="000000" w:themeColor="text1"/>
          <w:sz w:val="18"/>
          <w:szCs w:val="18"/>
        </w:rPr>
        <w:t xml:space="preserve"> February, 2024. </w:t>
      </w:r>
    </w:p>
  </w:footnote>
  <w:footnote w:id="2">
    <w:p w14:paraId="0B0C36E6" w14:textId="17A0D7AE" w:rsidR="0C87BB5A" w:rsidRDefault="0C87BB5A" w:rsidP="0C87BB5A">
      <w:pPr>
        <w:pStyle w:val="FootnoteText"/>
        <w:rPr>
          <w:rFonts w:ascii="Times New Roman" w:eastAsia="Times New Roman" w:hAnsi="Times New Roman" w:cs="Times New Roman"/>
          <w:sz w:val="18"/>
          <w:szCs w:val="18"/>
        </w:rPr>
      </w:pPr>
      <w:r w:rsidRPr="0C87BB5A">
        <w:rPr>
          <w:rStyle w:val="FootnoteReference"/>
        </w:rPr>
        <w:footnoteRef/>
      </w:r>
      <w:r>
        <w:t xml:space="preserve"> </w:t>
      </w:r>
      <w:r w:rsidRPr="00F54B9E">
        <w:rPr>
          <w:rFonts w:ascii="Helvetica" w:eastAsia="Helvetica" w:hAnsi="Helvetica" w:cs="Helvetica"/>
          <w:sz w:val="24"/>
          <w:szCs w:val="24"/>
        </w:rPr>
        <w:t>G</w:t>
      </w:r>
      <w:r w:rsidRPr="00F54B9E">
        <w:rPr>
          <w:rFonts w:ascii="Times New Roman" w:eastAsia="Times New Roman" w:hAnsi="Times New Roman" w:cs="Times New Roman"/>
          <w:sz w:val="18"/>
          <w:szCs w:val="18"/>
        </w:rPr>
        <w:t xml:space="preserve">albraith, T. (2002). Storytelling: The Anecdotal Antidote. </w:t>
      </w:r>
      <w:r w:rsidRPr="00F54B9E">
        <w:rPr>
          <w:rFonts w:ascii="Times New Roman" w:eastAsia="Times New Roman" w:hAnsi="Times New Roman" w:cs="Times New Roman"/>
          <w:i/>
          <w:iCs/>
          <w:sz w:val="18"/>
          <w:szCs w:val="18"/>
        </w:rPr>
        <w:t>Litigation</w:t>
      </w:r>
      <w:r w:rsidRPr="00F54B9E">
        <w:rPr>
          <w:rFonts w:ascii="Times New Roman" w:eastAsia="Times New Roman" w:hAnsi="Times New Roman" w:cs="Times New Roman"/>
          <w:sz w:val="18"/>
          <w:szCs w:val="18"/>
        </w:rPr>
        <w:t xml:space="preserve">, </w:t>
      </w:r>
      <w:r w:rsidRPr="00F54B9E">
        <w:rPr>
          <w:rFonts w:ascii="Times New Roman" w:eastAsia="Times New Roman" w:hAnsi="Times New Roman" w:cs="Times New Roman"/>
          <w:i/>
          <w:iCs/>
          <w:sz w:val="18"/>
          <w:szCs w:val="18"/>
        </w:rPr>
        <w:t>28</w:t>
      </w:r>
      <w:r w:rsidRPr="00F54B9E">
        <w:rPr>
          <w:rFonts w:ascii="Times New Roman" w:eastAsia="Times New Roman" w:hAnsi="Times New Roman" w:cs="Times New Roman"/>
          <w:sz w:val="18"/>
          <w:szCs w:val="18"/>
        </w:rPr>
        <w:t xml:space="preserve">(3), 17–23. </w:t>
      </w:r>
      <w:ins w:id="2" w:author="Guest User" w:date="2024-02-07T12:15:00Z">
        <w:r w:rsidRPr="0C87BB5A">
          <w:rPr>
            <w:rFonts w:ascii="Times New Roman" w:eastAsia="Times New Roman" w:hAnsi="Times New Roman" w:cs="Times New Roman"/>
            <w:sz w:val="18"/>
            <w:szCs w:val="18"/>
          </w:rPr>
          <w:t>&lt;</w:t>
        </w:r>
      </w:ins>
      <w:r w:rsidRPr="00F54B9E">
        <w:rPr>
          <w:rFonts w:ascii="Times New Roman" w:eastAsia="Times New Roman" w:hAnsi="Times New Roman" w:cs="Times New Roman"/>
          <w:sz w:val="18"/>
          <w:szCs w:val="18"/>
        </w:rPr>
        <w:t>http://www.jstor.org/stable/29760283</w:t>
      </w:r>
      <w:ins w:id="3" w:author="Guest User" w:date="2024-02-07T12:15:00Z">
        <w:r w:rsidRPr="0C87BB5A">
          <w:rPr>
            <w:rFonts w:ascii="Times New Roman" w:eastAsia="Times New Roman" w:hAnsi="Times New Roman" w:cs="Times New Roman"/>
            <w:sz w:val="18"/>
            <w:szCs w:val="18"/>
          </w:rPr>
          <w:t>&gt;</w:t>
        </w:r>
      </w:ins>
    </w:p>
  </w:footnote>
  <w:footnote w:id="3">
    <w:p w14:paraId="4D391892" w14:textId="26C88813" w:rsidR="0C87BB5A" w:rsidRDefault="0C87BB5A" w:rsidP="0C87BB5A">
      <w:pPr>
        <w:pStyle w:val="FootnoteText"/>
        <w:rPr>
          <w:rFonts w:ascii="Times New Roman" w:eastAsia="Times New Roman" w:hAnsi="Times New Roman" w:cs="Times New Roman"/>
          <w:sz w:val="18"/>
          <w:szCs w:val="18"/>
          <w:u w:val="single"/>
        </w:rPr>
      </w:pPr>
      <w:r w:rsidRPr="0C87BB5A">
        <w:rPr>
          <w:rStyle w:val="FootnoteReference"/>
        </w:rPr>
        <w:footnoteRef/>
      </w:r>
      <w:r w:rsidRPr="00F54B9E">
        <w:rPr>
          <w:u w:val="single"/>
        </w:rPr>
        <w:t xml:space="preserve"> </w:t>
      </w:r>
      <w:r w:rsidRPr="00F54B9E">
        <w:rPr>
          <w:rFonts w:ascii="Times New Roman" w:eastAsia="Times New Roman" w:hAnsi="Times New Roman" w:cs="Times New Roman"/>
          <w:sz w:val="18"/>
          <w:szCs w:val="18"/>
        </w:rPr>
        <w:t>Rappaport, Bret, “Tapping the Human Adaptive Origins of Storytelling by Requiring Legal Writing Students to Read a Novel in Order to Appreciate How Character, Setting, Plot, Theme and Tone (CSPTT) are as Important as IRAC,” 25 Thomas Cooley L. Rev. 267 (2009).</w:t>
      </w:r>
    </w:p>
  </w:footnote>
  <w:footnote w:id="4">
    <w:p w14:paraId="10F082EE" w14:textId="595A8BE7" w:rsidR="0C87BB5A" w:rsidRDefault="0C87BB5A" w:rsidP="0C87BB5A">
      <w:pPr>
        <w:pStyle w:val="FootnoteText"/>
        <w:rPr>
          <w:rFonts w:ascii="Calibri" w:eastAsia="Calibri" w:hAnsi="Calibri" w:cs="Calibri"/>
          <w:color w:val="4D4D4D"/>
        </w:rPr>
      </w:pPr>
      <w:r w:rsidRPr="0C87BB5A">
        <w:rPr>
          <w:rStyle w:val="FootnoteReference"/>
          <w:rFonts w:ascii="Calibri" w:eastAsia="Calibri" w:hAnsi="Calibri" w:cs="Calibri"/>
        </w:rPr>
        <w:footnoteRef/>
      </w:r>
      <w:r w:rsidRPr="0C87BB5A">
        <w:rPr>
          <w:rFonts w:ascii="Calibri" w:eastAsia="Calibri" w:hAnsi="Calibri" w:cs="Calibri"/>
        </w:rPr>
        <w:t xml:space="preserve"> </w:t>
      </w:r>
      <w:r w:rsidRPr="0C87BB5A">
        <w:rPr>
          <w:rFonts w:ascii="Times New Roman" w:eastAsia="Times New Roman" w:hAnsi="Times New Roman" w:cs="Times New Roman"/>
          <w:sz w:val="18"/>
          <w:szCs w:val="18"/>
        </w:rPr>
        <w:t>Scher W, “</w:t>
      </w:r>
      <w:r w:rsidRPr="0C87BB5A">
        <w:rPr>
          <w:rFonts w:ascii="Times New Roman" w:eastAsia="Times New Roman" w:hAnsi="Times New Roman" w:cs="Times New Roman"/>
          <w:color w:val="4D4D4D"/>
          <w:sz w:val="18"/>
          <w:szCs w:val="18"/>
        </w:rPr>
        <w:t xml:space="preserve">Litigation: The 5 traits of highly effective trial lawyers”, </w:t>
      </w:r>
      <w:proofErr w:type="spellStart"/>
      <w:r w:rsidRPr="0C87BB5A">
        <w:rPr>
          <w:rFonts w:ascii="Times New Roman" w:eastAsia="Times New Roman" w:hAnsi="Times New Roman" w:cs="Times New Roman"/>
          <w:color w:val="4D4D4D"/>
          <w:sz w:val="18"/>
          <w:szCs w:val="18"/>
        </w:rPr>
        <w:t>AnphatPham</w:t>
      </w:r>
      <w:proofErr w:type="spellEnd"/>
      <w:r w:rsidRPr="0C87BB5A">
        <w:rPr>
          <w:rFonts w:ascii="Times New Roman" w:eastAsia="Times New Roman" w:hAnsi="Times New Roman" w:cs="Times New Roman"/>
          <w:color w:val="4D4D4D"/>
          <w:sz w:val="18"/>
          <w:szCs w:val="18"/>
        </w:rPr>
        <w:t xml:space="preserve">, - ≤ </w:t>
      </w:r>
      <w:hyperlink r:id="rId1">
        <w:r w:rsidRPr="0C87BB5A">
          <w:rPr>
            <w:rStyle w:val="Hyperlink"/>
            <w:rFonts w:ascii="Times New Roman" w:eastAsia="Times New Roman" w:hAnsi="Times New Roman" w:cs="Times New Roman"/>
            <w:sz w:val="18"/>
            <w:szCs w:val="18"/>
          </w:rPr>
          <w:t>http://anphatpham.com/articles/922/Litigation:-The-5-traits-of-highly-effective-trial-lawyers.html</w:t>
        </w:r>
      </w:hyperlink>
      <w:r w:rsidRPr="0C87BB5A">
        <w:rPr>
          <w:rFonts w:ascii="Times New Roman" w:eastAsia="Times New Roman" w:hAnsi="Times New Roman" w:cs="Times New Roman"/>
          <w:color w:val="4D4D4D"/>
          <w:sz w:val="18"/>
          <w:szCs w:val="18"/>
        </w:rPr>
        <w:t>&gt; on 6</w:t>
      </w:r>
      <w:r w:rsidRPr="0C87BB5A">
        <w:rPr>
          <w:rFonts w:ascii="Times New Roman" w:eastAsia="Times New Roman" w:hAnsi="Times New Roman" w:cs="Times New Roman"/>
          <w:color w:val="4D4D4D"/>
          <w:sz w:val="18"/>
          <w:szCs w:val="18"/>
          <w:vertAlign w:val="superscript"/>
        </w:rPr>
        <w:t>th</w:t>
      </w:r>
      <w:r w:rsidRPr="0C87BB5A">
        <w:rPr>
          <w:rFonts w:ascii="Times New Roman" w:eastAsia="Times New Roman" w:hAnsi="Times New Roman" w:cs="Times New Roman"/>
          <w:color w:val="4D4D4D"/>
          <w:sz w:val="18"/>
          <w:szCs w:val="18"/>
        </w:rPr>
        <w:t xml:space="preserve"> February 2024.</w:t>
      </w:r>
    </w:p>
  </w:footnote>
  <w:footnote w:id="5">
    <w:p w14:paraId="15E5CD77" w14:textId="653B3B3C" w:rsidR="0C87BB5A" w:rsidRDefault="0C87BB5A" w:rsidP="0C87BB5A">
      <w:pPr>
        <w:pStyle w:val="FootnoteText"/>
        <w:rPr>
          <w:rFonts w:ascii="Calibri" w:eastAsia="Calibri" w:hAnsi="Calibri" w:cs="Calibri"/>
          <w:color w:val="4D4D4D"/>
        </w:rPr>
      </w:pPr>
      <w:r w:rsidRPr="0C87BB5A">
        <w:rPr>
          <w:rStyle w:val="FootnoteReference"/>
        </w:rPr>
        <w:footnoteRef/>
      </w:r>
      <w:r>
        <w:t xml:space="preserve"> </w:t>
      </w:r>
      <w:r w:rsidRPr="0C87BB5A">
        <w:rPr>
          <w:rFonts w:ascii="Times New Roman" w:eastAsia="Times New Roman" w:hAnsi="Times New Roman" w:cs="Times New Roman"/>
          <w:sz w:val="18"/>
          <w:szCs w:val="18"/>
        </w:rPr>
        <w:t>Scher W, “</w:t>
      </w:r>
      <w:r w:rsidRPr="0C87BB5A">
        <w:rPr>
          <w:rFonts w:ascii="Times New Roman" w:eastAsia="Times New Roman" w:hAnsi="Times New Roman" w:cs="Times New Roman"/>
          <w:color w:val="4D4D4D"/>
          <w:sz w:val="18"/>
          <w:szCs w:val="18"/>
        </w:rPr>
        <w:t xml:space="preserve">Litigation: The 5 traits of highly effective trial lawyers”, </w:t>
      </w:r>
      <w:proofErr w:type="spellStart"/>
      <w:r w:rsidRPr="0C87BB5A">
        <w:rPr>
          <w:rFonts w:ascii="Times New Roman" w:eastAsia="Times New Roman" w:hAnsi="Times New Roman" w:cs="Times New Roman"/>
          <w:color w:val="4D4D4D"/>
          <w:sz w:val="18"/>
          <w:szCs w:val="18"/>
        </w:rPr>
        <w:t>AnphatPham</w:t>
      </w:r>
      <w:proofErr w:type="spellEnd"/>
      <w:r w:rsidRPr="0C87BB5A">
        <w:rPr>
          <w:rFonts w:ascii="Times New Roman" w:eastAsia="Times New Roman" w:hAnsi="Times New Roman" w:cs="Times New Roman"/>
          <w:color w:val="4D4D4D"/>
          <w:sz w:val="18"/>
          <w:szCs w:val="18"/>
        </w:rPr>
        <w:t>.</w:t>
      </w:r>
    </w:p>
  </w:footnote>
  <w:footnote w:id="6">
    <w:p w14:paraId="4391CE89" w14:textId="265AB794" w:rsidR="0C87BB5A" w:rsidRDefault="0C87BB5A" w:rsidP="0C87BB5A">
      <w:pPr>
        <w:pStyle w:val="FootnoteText"/>
        <w:rPr>
          <w:rFonts w:ascii="Calibri" w:eastAsia="Calibri" w:hAnsi="Calibri" w:cs="Calibri"/>
          <w:color w:val="4D4D4D"/>
        </w:rPr>
      </w:pPr>
      <w:r w:rsidRPr="0C87BB5A">
        <w:rPr>
          <w:rStyle w:val="FootnoteReference"/>
        </w:rPr>
        <w:footnoteRef/>
      </w:r>
      <w:r>
        <w:t xml:space="preserve"> </w:t>
      </w:r>
      <w:r w:rsidRPr="0C87BB5A">
        <w:rPr>
          <w:rFonts w:ascii="Times New Roman" w:eastAsia="Times New Roman" w:hAnsi="Times New Roman" w:cs="Times New Roman"/>
          <w:sz w:val="18"/>
          <w:szCs w:val="18"/>
        </w:rPr>
        <w:t>Scher W, “</w:t>
      </w:r>
      <w:r w:rsidRPr="0C87BB5A">
        <w:rPr>
          <w:rFonts w:ascii="Times New Roman" w:eastAsia="Times New Roman" w:hAnsi="Times New Roman" w:cs="Times New Roman"/>
          <w:color w:val="4D4D4D"/>
          <w:sz w:val="18"/>
          <w:szCs w:val="18"/>
        </w:rPr>
        <w:t xml:space="preserve">Litigation: The 5 traits of highly effective trial lawyers”, </w:t>
      </w:r>
      <w:proofErr w:type="spellStart"/>
      <w:r w:rsidRPr="0C87BB5A">
        <w:rPr>
          <w:rFonts w:ascii="Times New Roman" w:eastAsia="Times New Roman" w:hAnsi="Times New Roman" w:cs="Times New Roman"/>
          <w:color w:val="4D4D4D"/>
          <w:sz w:val="18"/>
          <w:szCs w:val="18"/>
        </w:rPr>
        <w:t>AnphatPham</w:t>
      </w:r>
      <w:proofErr w:type="spellEnd"/>
    </w:p>
  </w:footnote>
  <w:footnote w:id="7">
    <w:p w14:paraId="0F2D5887" w14:textId="412869A2" w:rsidR="0C87BB5A" w:rsidRDefault="0C87BB5A" w:rsidP="0C87BB5A">
      <w:pPr>
        <w:pStyle w:val="FootnoteText"/>
        <w:rPr>
          <w:rFonts w:ascii="Times New Roman" w:eastAsia="Times New Roman" w:hAnsi="Times New Roman" w:cs="Times New Roman"/>
          <w:color w:val="4D4D4D"/>
          <w:sz w:val="18"/>
          <w:szCs w:val="18"/>
        </w:rPr>
      </w:pPr>
      <w:r w:rsidRPr="0C87BB5A">
        <w:rPr>
          <w:rStyle w:val="FootnoteReference"/>
        </w:rPr>
        <w:footnoteRef/>
      </w:r>
      <w:r>
        <w:t xml:space="preserve"> </w:t>
      </w:r>
      <w:r w:rsidRPr="0C87BB5A">
        <w:rPr>
          <w:rFonts w:ascii="Times New Roman" w:eastAsia="Times New Roman" w:hAnsi="Times New Roman" w:cs="Times New Roman"/>
          <w:sz w:val="18"/>
          <w:szCs w:val="18"/>
        </w:rPr>
        <w:t>Scher W, “</w:t>
      </w:r>
      <w:r w:rsidRPr="0C87BB5A">
        <w:rPr>
          <w:rFonts w:ascii="Times New Roman" w:eastAsia="Times New Roman" w:hAnsi="Times New Roman" w:cs="Times New Roman"/>
          <w:color w:val="4D4D4D"/>
          <w:sz w:val="18"/>
          <w:szCs w:val="18"/>
        </w:rPr>
        <w:t xml:space="preserve">Litigation: The 5 traits of highly effective trial lawyers”, </w:t>
      </w:r>
      <w:proofErr w:type="spellStart"/>
      <w:r w:rsidRPr="0C87BB5A">
        <w:rPr>
          <w:rFonts w:ascii="Times New Roman" w:eastAsia="Times New Roman" w:hAnsi="Times New Roman" w:cs="Times New Roman"/>
          <w:color w:val="4D4D4D"/>
          <w:sz w:val="18"/>
          <w:szCs w:val="18"/>
        </w:rPr>
        <w:t>AnphatPham</w:t>
      </w:r>
      <w:proofErr w:type="spellEnd"/>
    </w:p>
  </w:footnote>
  <w:footnote w:id="8">
    <w:p w14:paraId="54A0E9A8" w14:textId="52B7C96E" w:rsidR="0C87BB5A" w:rsidRDefault="0C87BB5A" w:rsidP="0C87BB5A">
      <w:pPr>
        <w:pStyle w:val="FootnoteText"/>
        <w:rPr>
          <w:rFonts w:ascii="Times New Roman" w:eastAsia="Times New Roman" w:hAnsi="Times New Roman" w:cs="Times New Roman"/>
          <w:color w:val="4D4D4D"/>
          <w:sz w:val="18"/>
          <w:szCs w:val="18"/>
        </w:rPr>
      </w:pPr>
      <w:r w:rsidRPr="0C87BB5A">
        <w:rPr>
          <w:rStyle w:val="FootnoteReference"/>
        </w:rPr>
        <w:footnoteRef/>
      </w:r>
      <w:r>
        <w:t xml:space="preserve"> </w:t>
      </w:r>
      <w:r w:rsidRPr="0C87BB5A">
        <w:rPr>
          <w:rFonts w:ascii="Times New Roman" w:eastAsia="Times New Roman" w:hAnsi="Times New Roman" w:cs="Times New Roman"/>
          <w:sz w:val="18"/>
          <w:szCs w:val="18"/>
        </w:rPr>
        <w:t>Scher W, “</w:t>
      </w:r>
      <w:r w:rsidRPr="0C87BB5A">
        <w:rPr>
          <w:rFonts w:ascii="Times New Roman" w:eastAsia="Times New Roman" w:hAnsi="Times New Roman" w:cs="Times New Roman"/>
          <w:color w:val="4D4D4D"/>
          <w:sz w:val="18"/>
          <w:szCs w:val="18"/>
        </w:rPr>
        <w:t xml:space="preserve">Litigation: The 5 traits of highly effective trial lawyers”, </w:t>
      </w:r>
      <w:proofErr w:type="spellStart"/>
      <w:r w:rsidRPr="0C87BB5A">
        <w:rPr>
          <w:rFonts w:ascii="Times New Roman" w:eastAsia="Times New Roman" w:hAnsi="Times New Roman" w:cs="Times New Roman"/>
          <w:color w:val="4D4D4D"/>
          <w:sz w:val="18"/>
          <w:szCs w:val="18"/>
        </w:rPr>
        <w:t>AnphatPham</w:t>
      </w:r>
      <w:proofErr w:type="spellEnd"/>
    </w:p>
  </w:footnote>
  <w:footnote w:id="9">
    <w:p w14:paraId="7AD52188" w14:textId="518BCCD5" w:rsidR="0C87BB5A" w:rsidRDefault="0C87BB5A" w:rsidP="0C87BB5A">
      <w:pPr>
        <w:pStyle w:val="FootnoteText"/>
        <w:rPr>
          <w:rFonts w:ascii="Times New Roman" w:eastAsia="Times New Roman" w:hAnsi="Times New Roman" w:cs="Times New Roman"/>
          <w:sz w:val="18"/>
          <w:szCs w:val="18"/>
        </w:rPr>
      </w:pPr>
      <w:r w:rsidRPr="0C87BB5A">
        <w:rPr>
          <w:rStyle w:val="FootnoteReference"/>
          <w:rFonts w:ascii="Calibri" w:eastAsia="Calibri" w:hAnsi="Calibri" w:cs="Calibri"/>
        </w:rPr>
        <w:footnoteRef/>
      </w:r>
      <w:r w:rsidRPr="0C87BB5A">
        <w:rPr>
          <w:rFonts w:ascii="Calibri" w:eastAsia="Calibri" w:hAnsi="Calibri" w:cs="Calibri"/>
        </w:rPr>
        <w:t xml:space="preserve"> </w:t>
      </w:r>
      <w:r w:rsidRPr="0C87BB5A">
        <w:rPr>
          <w:rFonts w:ascii="Times New Roman" w:eastAsia="Times New Roman" w:hAnsi="Times New Roman" w:cs="Times New Roman"/>
          <w:sz w:val="18"/>
          <w:szCs w:val="18"/>
        </w:rPr>
        <w:t xml:space="preserve">R. </w:t>
      </w:r>
      <w:proofErr w:type="spellStart"/>
      <w:r w:rsidRPr="0C87BB5A">
        <w:rPr>
          <w:rFonts w:ascii="Times New Roman" w:eastAsia="Times New Roman" w:hAnsi="Times New Roman" w:cs="Times New Roman"/>
          <w:sz w:val="18"/>
          <w:szCs w:val="18"/>
        </w:rPr>
        <w:t>Eglet</w:t>
      </w:r>
      <w:proofErr w:type="spellEnd"/>
      <w:r w:rsidRPr="0C87BB5A">
        <w:rPr>
          <w:rFonts w:ascii="Times New Roman" w:eastAsia="Times New Roman" w:hAnsi="Times New Roman" w:cs="Times New Roman"/>
          <w:sz w:val="18"/>
          <w:szCs w:val="18"/>
        </w:rPr>
        <w:t xml:space="preserve">, ‘The ideal qualities of a good trial lawyer’_&lt; </w:t>
      </w:r>
      <w:hyperlink r:id="rId2">
        <w:r w:rsidRPr="0C87BB5A">
          <w:rPr>
            <w:rStyle w:val="Hyperlink"/>
            <w:rFonts w:ascii="Times New Roman" w:eastAsia="Times New Roman" w:hAnsi="Times New Roman" w:cs="Times New Roman"/>
            <w:sz w:val="18"/>
            <w:szCs w:val="18"/>
          </w:rPr>
          <w:t>https://www.vegaslegalmagazine.com/the-ideal-qualities-of-a-trial-lawyer/</w:t>
        </w:r>
      </w:hyperlink>
      <w:r w:rsidRPr="0C87BB5A">
        <w:rPr>
          <w:rFonts w:ascii="Times New Roman" w:eastAsia="Times New Roman" w:hAnsi="Times New Roman" w:cs="Times New Roman"/>
          <w:sz w:val="18"/>
          <w:szCs w:val="18"/>
        </w:rPr>
        <w:t xml:space="preserve">&gt; on 6 February 2024. </w:t>
      </w:r>
    </w:p>
  </w:footnote>
  <w:footnote w:id="10">
    <w:p w14:paraId="52555181" w14:textId="62F576A6" w:rsidR="0C87BB5A" w:rsidRDefault="0C87BB5A" w:rsidP="00F54B9E">
      <w:pPr>
        <w:pStyle w:val="FootnoteText"/>
        <w:rPr>
          <w:rFonts w:ascii="Times New Roman" w:eastAsia="Times New Roman" w:hAnsi="Times New Roman" w:cs="Times New Roman"/>
          <w:sz w:val="18"/>
          <w:szCs w:val="18"/>
        </w:rPr>
      </w:pPr>
      <w:r w:rsidRPr="0C87BB5A">
        <w:rPr>
          <w:rStyle w:val="FootnoteReference"/>
        </w:rPr>
        <w:footnoteRef/>
      </w:r>
      <w:r>
        <w:t xml:space="preserve"> </w:t>
      </w:r>
      <w:r w:rsidRPr="0C87BB5A">
        <w:rPr>
          <w:rFonts w:ascii="Times New Roman" w:eastAsia="Times New Roman" w:hAnsi="Times New Roman" w:cs="Times New Roman"/>
          <w:sz w:val="18"/>
          <w:szCs w:val="18"/>
        </w:rPr>
        <w:t xml:space="preserve">Section81(I)(h), </w:t>
      </w:r>
      <w:r>
        <w:t>A</w:t>
      </w:r>
      <w:r w:rsidRPr="00F54B9E">
        <w:rPr>
          <w:rFonts w:ascii="Times New Roman" w:eastAsia="Times New Roman" w:hAnsi="Times New Roman" w:cs="Times New Roman"/>
          <w:sz w:val="18"/>
          <w:szCs w:val="18"/>
        </w:rPr>
        <w:t>dvocates Act, Cap 16</w:t>
      </w:r>
      <w:r w:rsidRPr="0C87BB5A">
        <w:rPr>
          <w:rFonts w:ascii="Times New Roman" w:eastAsia="Times New Roman" w:hAnsi="Times New Roman" w:cs="Times New Roman"/>
          <w:sz w:val="18"/>
          <w:szCs w:val="18"/>
        </w:rPr>
        <w:t>.</w:t>
      </w:r>
    </w:p>
  </w:footnote>
  <w:footnote w:id="11">
    <w:p w14:paraId="53A4CB44" w14:textId="0E7B67B2" w:rsidR="0C87BB5A" w:rsidRDefault="0C87BB5A" w:rsidP="0C87BB5A">
      <w:pPr>
        <w:pStyle w:val="FootnoteText"/>
      </w:pPr>
      <w:r w:rsidRPr="0C87BB5A">
        <w:rPr>
          <w:rStyle w:val="FootnoteReference"/>
        </w:rPr>
        <w:footnoteRef/>
      </w:r>
      <w:r>
        <w:t xml:space="preserve"> </w:t>
      </w:r>
      <w:r w:rsidRPr="0C87BB5A">
        <w:rPr>
          <w:rFonts w:ascii="Times New Roman" w:eastAsia="Times New Roman" w:hAnsi="Times New Roman" w:cs="Times New Roman"/>
          <w:sz w:val="18"/>
          <w:szCs w:val="18"/>
        </w:rPr>
        <w:t xml:space="preserve">Section 80, </w:t>
      </w:r>
      <w:r w:rsidRPr="00F54B9E">
        <w:rPr>
          <w:rFonts w:ascii="Times New Roman" w:eastAsia="Times New Roman" w:hAnsi="Times New Roman" w:cs="Times New Roman"/>
          <w:i/>
          <w:iCs/>
          <w:sz w:val="18"/>
          <w:szCs w:val="18"/>
        </w:rPr>
        <w:t>Advocates Act,</w:t>
      </w:r>
      <w:r w:rsidRPr="00F54B9E">
        <w:rPr>
          <w:rFonts w:ascii="Times New Roman" w:eastAsia="Times New Roman" w:hAnsi="Times New Roman" w:cs="Times New Roman"/>
          <w:sz w:val="18"/>
          <w:szCs w:val="18"/>
        </w:rPr>
        <w:t xml:space="preserve"> Cap 16</w:t>
      </w:r>
      <w:r w:rsidRPr="0C87BB5A">
        <w:rPr>
          <w:rFonts w:ascii="Times New Roman" w:eastAsia="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B712"/>
    <w:multiLevelType w:val="hybridMultilevel"/>
    <w:tmpl w:val="2D72CC98"/>
    <w:lvl w:ilvl="0" w:tplc="92CE50BA">
      <w:start w:val="1"/>
      <w:numFmt w:val="bullet"/>
      <w:lvlText w:val="-"/>
      <w:lvlJc w:val="left"/>
      <w:pPr>
        <w:ind w:left="720" w:hanging="360"/>
      </w:pPr>
      <w:rPr>
        <w:rFonts w:ascii="Calibri" w:hAnsi="Calibri" w:hint="default"/>
      </w:rPr>
    </w:lvl>
    <w:lvl w:ilvl="1" w:tplc="4D3A1FD6">
      <w:start w:val="1"/>
      <w:numFmt w:val="bullet"/>
      <w:lvlText w:val="o"/>
      <w:lvlJc w:val="left"/>
      <w:pPr>
        <w:ind w:left="1440" w:hanging="360"/>
      </w:pPr>
      <w:rPr>
        <w:rFonts w:ascii="Courier New" w:hAnsi="Courier New" w:hint="default"/>
      </w:rPr>
    </w:lvl>
    <w:lvl w:ilvl="2" w:tplc="AE9E7D04">
      <w:start w:val="1"/>
      <w:numFmt w:val="bullet"/>
      <w:lvlText w:val=""/>
      <w:lvlJc w:val="left"/>
      <w:pPr>
        <w:ind w:left="2160" w:hanging="360"/>
      </w:pPr>
      <w:rPr>
        <w:rFonts w:ascii="Wingdings" w:hAnsi="Wingdings" w:hint="default"/>
      </w:rPr>
    </w:lvl>
    <w:lvl w:ilvl="3" w:tplc="7548C5CA">
      <w:start w:val="1"/>
      <w:numFmt w:val="bullet"/>
      <w:lvlText w:val=""/>
      <w:lvlJc w:val="left"/>
      <w:pPr>
        <w:ind w:left="2880" w:hanging="360"/>
      </w:pPr>
      <w:rPr>
        <w:rFonts w:ascii="Symbol" w:hAnsi="Symbol" w:hint="default"/>
      </w:rPr>
    </w:lvl>
    <w:lvl w:ilvl="4" w:tplc="789EBE94">
      <w:start w:val="1"/>
      <w:numFmt w:val="bullet"/>
      <w:lvlText w:val="o"/>
      <w:lvlJc w:val="left"/>
      <w:pPr>
        <w:ind w:left="3600" w:hanging="360"/>
      </w:pPr>
      <w:rPr>
        <w:rFonts w:ascii="Courier New" w:hAnsi="Courier New" w:hint="default"/>
      </w:rPr>
    </w:lvl>
    <w:lvl w:ilvl="5" w:tplc="AB464EDC">
      <w:start w:val="1"/>
      <w:numFmt w:val="bullet"/>
      <w:lvlText w:val=""/>
      <w:lvlJc w:val="left"/>
      <w:pPr>
        <w:ind w:left="4320" w:hanging="360"/>
      </w:pPr>
      <w:rPr>
        <w:rFonts w:ascii="Wingdings" w:hAnsi="Wingdings" w:hint="default"/>
      </w:rPr>
    </w:lvl>
    <w:lvl w:ilvl="6" w:tplc="C01A46B4">
      <w:start w:val="1"/>
      <w:numFmt w:val="bullet"/>
      <w:lvlText w:val=""/>
      <w:lvlJc w:val="left"/>
      <w:pPr>
        <w:ind w:left="5040" w:hanging="360"/>
      </w:pPr>
      <w:rPr>
        <w:rFonts w:ascii="Symbol" w:hAnsi="Symbol" w:hint="default"/>
      </w:rPr>
    </w:lvl>
    <w:lvl w:ilvl="7" w:tplc="EDE880DC">
      <w:start w:val="1"/>
      <w:numFmt w:val="bullet"/>
      <w:lvlText w:val="o"/>
      <w:lvlJc w:val="left"/>
      <w:pPr>
        <w:ind w:left="5760" w:hanging="360"/>
      </w:pPr>
      <w:rPr>
        <w:rFonts w:ascii="Courier New" w:hAnsi="Courier New" w:hint="default"/>
      </w:rPr>
    </w:lvl>
    <w:lvl w:ilvl="8" w:tplc="F9388FE6">
      <w:start w:val="1"/>
      <w:numFmt w:val="bullet"/>
      <w:lvlText w:val=""/>
      <w:lvlJc w:val="left"/>
      <w:pPr>
        <w:ind w:left="6480" w:hanging="360"/>
      </w:pPr>
      <w:rPr>
        <w:rFonts w:ascii="Wingdings" w:hAnsi="Wingdings" w:hint="default"/>
      </w:rPr>
    </w:lvl>
  </w:abstractNum>
  <w:abstractNum w:abstractNumId="1" w15:restartNumberingAfterBreak="0">
    <w:nsid w:val="087C54A6"/>
    <w:multiLevelType w:val="hybridMultilevel"/>
    <w:tmpl w:val="05E6BE66"/>
    <w:lvl w:ilvl="0" w:tplc="D326F9D2">
      <w:start w:val="1"/>
      <w:numFmt w:val="decimal"/>
      <w:lvlText w:val="%1."/>
      <w:lvlJc w:val="left"/>
      <w:pPr>
        <w:ind w:left="720" w:hanging="360"/>
      </w:pPr>
    </w:lvl>
    <w:lvl w:ilvl="1" w:tplc="7B642580">
      <w:start w:val="1"/>
      <w:numFmt w:val="lowerLetter"/>
      <w:lvlText w:val="%2."/>
      <w:lvlJc w:val="left"/>
      <w:pPr>
        <w:ind w:left="1440" w:hanging="360"/>
      </w:pPr>
    </w:lvl>
    <w:lvl w:ilvl="2" w:tplc="035095E8">
      <w:start w:val="1"/>
      <w:numFmt w:val="lowerRoman"/>
      <w:lvlText w:val="%3."/>
      <w:lvlJc w:val="right"/>
      <w:pPr>
        <w:ind w:left="2160" w:hanging="180"/>
      </w:pPr>
    </w:lvl>
    <w:lvl w:ilvl="3" w:tplc="53CC1AE0">
      <w:start w:val="1"/>
      <w:numFmt w:val="decimal"/>
      <w:lvlText w:val="%4."/>
      <w:lvlJc w:val="left"/>
      <w:pPr>
        <w:ind w:left="2880" w:hanging="360"/>
      </w:pPr>
    </w:lvl>
    <w:lvl w:ilvl="4" w:tplc="6A6E97B2">
      <w:start w:val="1"/>
      <w:numFmt w:val="lowerLetter"/>
      <w:lvlText w:val="%5."/>
      <w:lvlJc w:val="left"/>
      <w:pPr>
        <w:ind w:left="3600" w:hanging="360"/>
      </w:pPr>
    </w:lvl>
    <w:lvl w:ilvl="5" w:tplc="F9F85C9C">
      <w:start w:val="1"/>
      <w:numFmt w:val="lowerRoman"/>
      <w:lvlText w:val="%6."/>
      <w:lvlJc w:val="right"/>
      <w:pPr>
        <w:ind w:left="4320" w:hanging="180"/>
      </w:pPr>
    </w:lvl>
    <w:lvl w:ilvl="6" w:tplc="66400754">
      <w:start w:val="1"/>
      <w:numFmt w:val="decimal"/>
      <w:lvlText w:val="%7."/>
      <w:lvlJc w:val="left"/>
      <w:pPr>
        <w:ind w:left="5040" w:hanging="360"/>
      </w:pPr>
    </w:lvl>
    <w:lvl w:ilvl="7" w:tplc="7FE85360">
      <w:start w:val="1"/>
      <w:numFmt w:val="lowerLetter"/>
      <w:lvlText w:val="%8."/>
      <w:lvlJc w:val="left"/>
      <w:pPr>
        <w:ind w:left="5760" w:hanging="360"/>
      </w:pPr>
    </w:lvl>
    <w:lvl w:ilvl="8" w:tplc="1B4C9532">
      <w:start w:val="1"/>
      <w:numFmt w:val="lowerRoman"/>
      <w:lvlText w:val="%9."/>
      <w:lvlJc w:val="right"/>
      <w:pPr>
        <w:ind w:left="6480" w:hanging="180"/>
      </w:pPr>
    </w:lvl>
  </w:abstractNum>
  <w:abstractNum w:abstractNumId="2" w15:restartNumberingAfterBreak="0">
    <w:nsid w:val="0AFC293C"/>
    <w:multiLevelType w:val="hybridMultilevel"/>
    <w:tmpl w:val="789206D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95E80"/>
    <w:multiLevelType w:val="hybridMultilevel"/>
    <w:tmpl w:val="FFFFFFFF"/>
    <w:lvl w:ilvl="0" w:tplc="0F189204">
      <w:start w:val="1"/>
      <w:numFmt w:val="bullet"/>
      <w:lvlText w:val="·"/>
      <w:lvlJc w:val="left"/>
      <w:pPr>
        <w:ind w:left="720" w:hanging="360"/>
      </w:pPr>
      <w:rPr>
        <w:rFonts w:ascii="Symbol" w:hAnsi="Symbol" w:hint="default"/>
      </w:rPr>
    </w:lvl>
    <w:lvl w:ilvl="1" w:tplc="18525D04">
      <w:start w:val="1"/>
      <w:numFmt w:val="bullet"/>
      <w:lvlText w:val="o"/>
      <w:lvlJc w:val="left"/>
      <w:pPr>
        <w:ind w:left="1440" w:hanging="360"/>
      </w:pPr>
      <w:rPr>
        <w:rFonts w:ascii="Courier New" w:hAnsi="Courier New" w:hint="default"/>
      </w:rPr>
    </w:lvl>
    <w:lvl w:ilvl="2" w:tplc="DC289690">
      <w:start w:val="1"/>
      <w:numFmt w:val="bullet"/>
      <w:lvlText w:val=""/>
      <w:lvlJc w:val="left"/>
      <w:pPr>
        <w:ind w:left="2160" w:hanging="360"/>
      </w:pPr>
      <w:rPr>
        <w:rFonts w:ascii="Wingdings" w:hAnsi="Wingdings" w:hint="default"/>
      </w:rPr>
    </w:lvl>
    <w:lvl w:ilvl="3" w:tplc="B588C2AA">
      <w:start w:val="1"/>
      <w:numFmt w:val="bullet"/>
      <w:lvlText w:val=""/>
      <w:lvlJc w:val="left"/>
      <w:pPr>
        <w:ind w:left="2880" w:hanging="360"/>
      </w:pPr>
      <w:rPr>
        <w:rFonts w:ascii="Symbol" w:hAnsi="Symbol" w:hint="default"/>
      </w:rPr>
    </w:lvl>
    <w:lvl w:ilvl="4" w:tplc="9CCA7A30">
      <w:start w:val="1"/>
      <w:numFmt w:val="bullet"/>
      <w:lvlText w:val="o"/>
      <w:lvlJc w:val="left"/>
      <w:pPr>
        <w:ind w:left="3600" w:hanging="360"/>
      </w:pPr>
      <w:rPr>
        <w:rFonts w:ascii="Courier New" w:hAnsi="Courier New" w:hint="default"/>
      </w:rPr>
    </w:lvl>
    <w:lvl w:ilvl="5" w:tplc="EA44EF74">
      <w:start w:val="1"/>
      <w:numFmt w:val="bullet"/>
      <w:lvlText w:val=""/>
      <w:lvlJc w:val="left"/>
      <w:pPr>
        <w:ind w:left="4320" w:hanging="360"/>
      </w:pPr>
      <w:rPr>
        <w:rFonts w:ascii="Wingdings" w:hAnsi="Wingdings" w:hint="default"/>
      </w:rPr>
    </w:lvl>
    <w:lvl w:ilvl="6" w:tplc="CF0C928A">
      <w:start w:val="1"/>
      <w:numFmt w:val="bullet"/>
      <w:lvlText w:val=""/>
      <w:lvlJc w:val="left"/>
      <w:pPr>
        <w:ind w:left="5040" w:hanging="360"/>
      </w:pPr>
      <w:rPr>
        <w:rFonts w:ascii="Symbol" w:hAnsi="Symbol" w:hint="default"/>
      </w:rPr>
    </w:lvl>
    <w:lvl w:ilvl="7" w:tplc="5BDEBAB8">
      <w:start w:val="1"/>
      <w:numFmt w:val="bullet"/>
      <w:lvlText w:val="o"/>
      <w:lvlJc w:val="left"/>
      <w:pPr>
        <w:ind w:left="5760" w:hanging="360"/>
      </w:pPr>
      <w:rPr>
        <w:rFonts w:ascii="Courier New" w:hAnsi="Courier New" w:hint="default"/>
      </w:rPr>
    </w:lvl>
    <w:lvl w:ilvl="8" w:tplc="BA5E5EF2">
      <w:start w:val="1"/>
      <w:numFmt w:val="bullet"/>
      <w:lvlText w:val=""/>
      <w:lvlJc w:val="left"/>
      <w:pPr>
        <w:ind w:left="6480" w:hanging="360"/>
      </w:pPr>
      <w:rPr>
        <w:rFonts w:ascii="Wingdings" w:hAnsi="Wingdings" w:hint="default"/>
      </w:rPr>
    </w:lvl>
  </w:abstractNum>
  <w:abstractNum w:abstractNumId="4" w15:restartNumberingAfterBreak="0">
    <w:nsid w:val="2E10D4CF"/>
    <w:multiLevelType w:val="hybridMultilevel"/>
    <w:tmpl w:val="FFFFFFFF"/>
    <w:lvl w:ilvl="0" w:tplc="63BA6458">
      <w:start w:val="1"/>
      <w:numFmt w:val="bullet"/>
      <w:lvlText w:val="·"/>
      <w:lvlJc w:val="left"/>
      <w:pPr>
        <w:ind w:left="720" w:hanging="360"/>
      </w:pPr>
      <w:rPr>
        <w:rFonts w:ascii="Symbol" w:hAnsi="Symbol" w:hint="default"/>
      </w:rPr>
    </w:lvl>
    <w:lvl w:ilvl="1" w:tplc="FBD48180">
      <w:start w:val="1"/>
      <w:numFmt w:val="bullet"/>
      <w:lvlText w:val="o"/>
      <w:lvlJc w:val="left"/>
      <w:pPr>
        <w:ind w:left="1440" w:hanging="360"/>
      </w:pPr>
      <w:rPr>
        <w:rFonts w:ascii="Courier New" w:hAnsi="Courier New" w:hint="default"/>
      </w:rPr>
    </w:lvl>
    <w:lvl w:ilvl="2" w:tplc="9D3C9690">
      <w:start w:val="1"/>
      <w:numFmt w:val="bullet"/>
      <w:lvlText w:val=""/>
      <w:lvlJc w:val="left"/>
      <w:pPr>
        <w:ind w:left="2160" w:hanging="360"/>
      </w:pPr>
      <w:rPr>
        <w:rFonts w:ascii="Wingdings" w:hAnsi="Wingdings" w:hint="default"/>
      </w:rPr>
    </w:lvl>
    <w:lvl w:ilvl="3" w:tplc="B38EFDD8">
      <w:start w:val="1"/>
      <w:numFmt w:val="bullet"/>
      <w:lvlText w:val=""/>
      <w:lvlJc w:val="left"/>
      <w:pPr>
        <w:ind w:left="2880" w:hanging="360"/>
      </w:pPr>
      <w:rPr>
        <w:rFonts w:ascii="Symbol" w:hAnsi="Symbol" w:hint="default"/>
      </w:rPr>
    </w:lvl>
    <w:lvl w:ilvl="4" w:tplc="E42E3740">
      <w:start w:val="1"/>
      <w:numFmt w:val="bullet"/>
      <w:lvlText w:val="o"/>
      <w:lvlJc w:val="left"/>
      <w:pPr>
        <w:ind w:left="3600" w:hanging="360"/>
      </w:pPr>
      <w:rPr>
        <w:rFonts w:ascii="Courier New" w:hAnsi="Courier New" w:hint="default"/>
      </w:rPr>
    </w:lvl>
    <w:lvl w:ilvl="5" w:tplc="DC600A02">
      <w:start w:val="1"/>
      <w:numFmt w:val="bullet"/>
      <w:lvlText w:val=""/>
      <w:lvlJc w:val="left"/>
      <w:pPr>
        <w:ind w:left="4320" w:hanging="360"/>
      </w:pPr>
      <w:rPr>
        <w:rFonts w:ascii="Wingdings" w:hAnsi="Wingdings" w:hint="default"/>
      </w:rPr>
    </w:lvl>
    <w:lvl w:ilvl="6" w:tplc="43127DB8">
      <w:start w:val="1"/>
      <w:numFmt w:val="bullet"/>
      <w:lvlText w:val=""/>
      <w:lvlJc w:val="left"/>
      <w:pPr>
        <w:ind w:left="5040" w:hanging="360"/>
      </w:pPr>
      <w:rPr>
        <w:rFonts w:ascii="Symbol" w:hAnsi="Symbol" w:hint="default"/>
      </w:rPr>
    </w:lvl>
    <w:lvl w:ilvl="7" w:tplc="8948FFE4">
      <w:start w:val="1"/>
      <w:numFmt w:val="bullet"/>
      <w:lvlText w:val="o"/>
      <w:lvlJc w:val="left"/>
      <w:pPr>
        <w:ind w:left="5760" w:hanging="360"/>
      </w:pPr>
      <w:rPr>
        <w:rFonts w:ascii="Courier New" w:hAnsi="Courier New" w:hint="default"/>
      </w:rPr>
    </w:lvl>
    <w:lvl w:ilvl="8" w:tplc="6EBA6AD6">
      <w:start w:val="1"/>
      <w:numFmt w:val="bullet"/>
      <w:lvlText w:val=""/>
      <w:lvlJc w:val="left"/>
      <w:pPr>
        <w:ind w:left="6480" w:hanging="360"/>
      </w:pPr>
      <w:rPr>
        <w:rFonts w:ascii="Wingdings" w:hAnsi="Wingdings" w:hint="default"/>
      </w:rPr>
    </w:lvl>
  </w:abstractNum>
  <w:abstractNum w:abstractNumId="5" w15:restartNumberingAfterBreak="0">
    <w:nsid w:val="2E19BA9D"/>
    <w:multiLevelType w:val="hybridMultilevel"/>
    <w:tmpl w:val="D71AB834"/>
    <w:lvl w:ilvl="0" w:tplc="285CA134">
      <w:start w:val="1"/>
      <w:numFmt w:val="bullet"/>
      <w:lvlText w:val=""/>
      <w:lvlJc w:val="left"/>
      <w:pPr>
        <w:ind w:left="720" w:hanging="360"/>
      </w:pPr>
      <w:rPr>
        <w:rFonts w:ascii="Symbol" w:hAnsi="Symbol" w:hint="default"/>
      </w:rPr>
    </w:lvl>
    <w:lvl w:ilvl="1" w:tplc="AFC216C8">
      <w:start w:val="1"/>
      <w:numFmt w:val="bullet"/>
      <w:lvlText w:val="o"/>
      <w:lvlJc w:val="left"/>
      <w:pPr>
        <w:ind w:left="1440" w:hanging="360"/>
      </w:pPr>
      <w:rPr>
        <w:rFonts w:ascii="Courier New" w:hAnsi="Courier New" w:hint="default"/>
      </w:rPr>
    </w:lvl>
    <w:lvl w:ilvl="2" w:tplc="4E94EA8A">
      <w:start w:val="1"/>
      <w:numFmt w:val="bullet"/>
      <w:lvlText w:val=""/>
      <w:lvlJc w:val="left"/>
      <w:pPr>
        <w:ind w:left="2160" w:hanging="360"/>
      </w:pPr>
      <w:rPr>
        <w:rFonts w:ascii="Wingdings" w:hAnsi="Wingdings" w:hint="default"/>
      </w:rPr>
    </w:lvl>
    <w:lvl w:ilvl="3" w:tplc="41140B66">
      <w:start w:val="1"/>
      <w:numFmt w:val="bullet"/>
      <w:lvlText w:val=""/>
      <w:lvlJc w:val="left"/>
      <w:pPr>
        <w:ind w:left="2880" w:hanging="360"/>
      </w:pPr>
      <w:rPr>
        <w:rFonts w:ascii="Symbol" w:hAnsi="Symbol" w:hint="default"/>
      </w:rPr>
    </w:lvl>
    <w:lvl w:ilvl="4" w:tplc="B45CCD34">
      <w:start w:val="1"/>
      <w:numFmt w:val="bullet"/>
      <w:lvlText w:val="o"/>
      <w:lvlJc w:val="left"/>
      <w:pPr>
        <w:ind w:left="3600" w:hanging="360"/>
      </w:pPr>
      <w:rPr>
        <w:rFonts w:ascii="Courier New" w:hAnsi="Courier New" w:hint="default"/>
      </w:rPr>
    </w:lvl>
    <w:lvl w:ilvl="5" w:tplc="F8F215D6">
      <w:start w:val="1"/>
      <w:numFmt w:val="bullet"/>
      <w:lvlText w:val=""/>
      <w:lvlJc w:val="left"/>
      <w:pPr>
        <w:ind w:left="4320" w:hanging="360"/>
      </w:pPr>
      <w:rPr>
        <w:rFonts w:ascii="Wingdings" w:hAnsi="Wingdings" w:hint="default"/>
      </w:rPr>
    </w:lvl>
    <w:lvl w:ilvl="6" w:tplc="0396F136">
      <w:start w:val="1"/>
      <w:numFmt w:val="bullet"/>
      <w:lvlText w:val=""/>
      <w:lvlJc w:val="left"/>
      <w:pPr>
        <w:ind w:left="5040" w:hanging="360"/>
      </w:pPr>
      <w:rPr>
        <w:rFonts w:ascii="Symbol" w:hAnsi="Symbol" w:hint="default"/>
      </w:rPr>
    </w:lvl>
    <w:lvl w:ilvl="7" w:tplc="41E07ABE">
      <w:start w:val="1"/>
      <w:numFmt w:val="bullet"/>
      <w:lvlText w:val="o"/>
      <w:lvlJc w:val="left"/>
      <w:pPr>
        <w:ind w:left="5760" w:hanging="360"/>
      </w:pPr>
      <w:rPr>
        <w:rFonts w:ascii="Courier New" w:hAnsi="Courier New" w:hint="default"/>
      </w:rPr>
    </w:lvl>
    <w:lvl w:ilvl="8" w:tplc="33BAF3F4">
      <w:start w:val="1"/>
      <w:numFmt w:val="bullet"/>
      <w:lvlText w:val=""/>
      <w:lvlJc w:val="left"/>
      <w:pPr>
        <w:ind w:left="6480" w:hanging="360"/>
      </w:pPr>
      <w:rPr>
        <w:rFonts w:ascii="Wingdings" w:hAnsi="Wingdings" w:hint="default"/>
      </w:rPr>
    </w:lvl>
  </w:abstractNum>
  <w:abstractNum w:abstractNumId="6" w15:restartNumberingAfterBreak="0">
    <w:nsid w:val="3787ED84"/>
    <w:multiLevelType w:val="hybridMultilevel"/>
    <w:tmpl w:val="CD3E4EB4"/>
    <w:lvl w:ilvl="0" w:tplc="D4F2CE7E">
      <w:start w:val="1"/>
      <w:numFmt w:val="bullet"/>
      <w:lvlText w:val=""/>
      <w:lvlJc w:val="left"/>
      <w:pPr>
        <w:ind w:left="720" w:hanging="360"/>
      </w:pPr>
      <w:rPr>
        <w:rFonts w:ascii="Symbol" w:hAnsi="Symbol" w:hint="default"/>
      </w:rPr>
    </w:lvl>
    <w:lvl w:ilvl="1" w:tplc="652CB4E4">
      <w:start w:val="1"/>
      <w:numFmt w:val="bullet"/>
      <w:lvlText w:val="o"/>
      <w:lvlJc w:val="left"/>
      <w:pPr>
        <w:ind w:left="1440" w:hanging="360"/>
      </w:pPr>
      <w:rPr>
        <w:rFonts w:ascii="Courier New" w:hAnsi="Courier New" w:hint="default"/>
      </w:rPr>
    </w:lvl>
    <w:lvl w:ilvl="2" w:tplc="2AE27416">
      <w:start w:val="1"/>
      <w:numFmt w:val="bullet"/>
      <w:lvlText w:val=""/>
      <w:lvlJc w:val="left"/>
      <w:pPr>
        <w:ind w:left="2160" w:hanging="360"/>
      </w:pPr>
      <w:rPr>
        <w:rFonts w:ascii="Wingdings" w:hAnsi="Wingdings" w:hint="default"/>
      </w:rPr>
    </w:lvl>
    <w:lvl w:ilvl="3" w:tplc="0BE0D14C">
      <w:start w:val="1"/>
      <w:numFmt w:val="bullet"/>
      <w:lvlText w:val=""/>
      <w:lvlJc w:val="left"/>
      <w:pPr>
        <w:ind w:left="2880" w:hanging="360"/>
      </w:pPr>
      <w:rPr>
        <w:rFonts w:ascii="Symbol" w:hAnsi="Symbol" w:hint="default"/>
      </w:rPr>
    </w:lvl>
    <w:lvl w:ilvl="4" w:tplc="F80C6BC2">
      <w:start w:val="1"/>
      <w:numFmt w:val="bullet"/>
      <w:lvlText w:val="o"/>
      <w:lvlJc w:val="left"/>
      <w:pPr>
        <w:ind w:left="3600" w:hanging="360"/>
      </w:pPr>
      <w:rPr>
        <w:rFonts w:ascii="Courier New" w:hAnsi="Courier New" w:hint="default"/>
      </w:rPr>
    </w:lvl>
    <w:lvl w:ilvl="5" w:tplc="6C3C9ECC">
      <w:start w:val="1"/>
      <w:numFmt w:val="bullet"/>
      <w:lvlText w:val=""/>
      <w:lvlJc w:val="left"/>
      <w:pPr>
        <w:ind w:left="4320" w:hanging="360"/>
      </w:pPr>
      <w:rPr>
        <w:rFonts w:ascii="Wingdings" w:hAnsi="Wingdings" w:hint="default"/>
      </w:rPr>
    </w:lvl>
    <w:lvl w:ilvl="6" w:tplc="8EF242CA">
      <w:start w:val="1"/>
      <w:numFmt w:val="bullet"/>
      <w:lvlText w:val=""/>
      <w:lvlJc w:val="left"/>
      <w:pPr>
        <w:ind w:left="5040" w:hanging="360"/>
      </w:pPr>
      <w:rPr>
        <w:rFonts w:ascii="Symbol" w:hAnsi="Symbol" w:hint="default"/>
      </w:rPr>
    </w:lvl>
    <w:lvl w:ilvl="7" w:tplc="AAECB8F6">
      <w:start w:val="1"/>
      <w:numFmt w:val="bullet"/>
      <w:lvlText w:val="o"/>
      <w:lvlJc w:val="left"/>
      <w:pPr>
        <w:ind w:left="5760" w:hanging="360"/>
      </w:pPr>
      <w:rPr>
        <w:rFonts w:ascii="Courier New" w:hAnsi="Courier New" w:hint="default"/>
      </w:rPr>
    </w:lvl>
    <w:lvl w:ilvl="8" w:tplc="2AC2BB54">
      <w:start w:val="1"/>
      <w:numFmt w:val="bullet"/>
      <w:lvlText w:val=""/>
      <w:lvlJc w:val="left"/>
      <w:pPr>
        <w:ind w:left="6480" w:hanging="360"/>
      </w:pPr>
      <w:rPr>
        <w:rFonts w:ascii="Wingdings" w:hAnsi="Wingdings" w:hint="default"/>
      </w:rPr>
    </w:lvl>
  </w:abstractNum>
  <w:abstractNum w:abstractNumId="7" w15:restartNumberingAfterBreak="0">
    <w:nsid w:val="3FD9C341"/>
    <w:multiLevelType w:val="hybridMultilevel"/>
    <w:tmpl w:val="929E1B3C"/>
    <w:lvl w:ilvl="0" w:tplc="4DBA316C">
      <w:start w:val="1"/>
      <w:numFmt w:val="bullet"/>
      <w:lvlText w:val=""/>
      <w:lvlJc w:val="left"/>
      <w:pPr>
        <w:ind w:left="720" w:hanging="360"/>
      </w:pPr>
      <w:rPr>
        <w:rFonts w:ascii="Symbol" w:hAnsi="Symbol" w:hint="default"/>
      </w:rPr>
    </w:lvl>
    <w:lvl w:ilvl="1" w:tplc="4EF21C20">
      <w:start w:val="1"/>
      <w:numFmt w:val="bullet"/>
      <w:lvlText w:val="o"/>
      <w:lvlJc w:val="left"/>
      <w:pPr>
        <w:ind w:left="1440" w:hanging="360"/>
      </w:pPr>
      <w:rPr>
        <w:rFonts w:ascii="Courier New" w:hAnsi="Courier New" w:hint="default"/>
      </w:rPr>
    </w:lvl>
    <w:lvl w:ilvl="2" w:tplc="3B9AEB3C">
      <w:start w:val="1"/>
      <w:numFmt w:val="bullet"/>
      <w:lvlText w:val=""/>
      <w:lvlJc w:val="left"/>
      <w:pPr>
        <w:ind w:left="2160" w:hanging="360"/>
      </w:pPr>
      <w:rPr>
        <w:rFonts w:ascii="Wingdings" w:hAnsi="Wingdings" w:hint="default"/>
      </w:rPr>
    </w:lvl>
    <w:lvl w:ilvl="3" w:tplc="187814FA">
      <w:start w:val="1"/>
      <w:numFmt w:val="bullet"/>
      <w:lvlText w:val=""/>
      <w:lvlJc w:val="left"/>
      <w:pPr>
        <w:ind w:left="2880" w:hanging="360"/>
      </w:pPr>
      <w:rPr>
        <w:rFonts w:ascii="Symbol" w:hAnsi="Symbol" w:hint="default"/>
      </w:rPr>
    </w:lvl>
    <w:lvl w:ilvl="4" w:tplc="247E73E2">
      <w:start w:val="1"/>
      <w:numFmt w:val="bullet"/>
      <w:lvlText w:val="o"/>
      <w:lvlJc w:val="left"/>
      <w:pPr>
        <w:ind w:left="3600" w:hanging="360"/>
      </w:pPr>
      <w:rPr>
        <w:rFonts w:ascii="Courier New" w:hAnsi="Courier New" w:hint="default"/>
      </w:rPr>
    </w:lvl>
    <w:lvl w:ilvl="5" w:tplc="1A548708">
      <w:start w:val="1"/>
      <w:numFmt w:val="bullet"/>
      <w:lvlText w:val=""/>
      <w:lvlJc w:val="left"/>
      <w:pPr>
        <w:ind w:left="4320" w:hanging="360"/>
      </w:pPr>
      <w:rPr>
        <w:rFonts w:ascii="Wingdings" w:hAnsi="Wingdings" w:hint="default"/>
      </w:rPr>
    </w:lvl>
    <w:lvl w:ilvl="6" w:tplc="B2A8563C">
      <w:start w:val="1"/>
      <w:numFmt w:val="bullet"/>
      <w:lvlText w:val=""/>
      <w:lvlJc w:val="left"/>
      <w:pPr>
        <w:ind w:left="5040" w:hanging="360"/>
      </w:pPr>
      <w:rPr>
        <w:rFonts w:ascii="Symbol" w:hAnsi="Symbol" w:hint="default"/>
      </w:rPr>
    </w:lvl>
    <w:lvl w:ilvl="7" w:tplc="B21A016A">
      <w:start w:val="1"/>
      <w:numFmt w:val="bullet"/>
      <w:lvlText w:val="o"/>
      <w:lvlJc w:val="left"/>
      <w:pPr>
        <w:ind w:left="5760" w:hanging="360"/>
      </w:pPr>
      <w:rPr>
        <w:rFonts w:ascii="Courier New" w:hAnsi="Courier New" w:hint="default"/>
      </w:rPr>
    </w:lvl>
    <w:lvl w:ilvl="8" w:tplc="952E903C">
      <w:start w:val="1"/>
      <w:numFmt w:val="bullet"/>
      <w:lvlText w:val=""/>
      <w:lvlJc w:val="left"/>
      <w:pPr>
        <w:ind w:left="6480" w:hanging="360"/>
      </w:pPr>
      <w:rPr>
        <w:rFonts w:ascii="Wingdings" w:hAnsi="Wingdings" w:hint="default"/>
      </w:rPr>
    </w:lvl>
  </w:abstractNum>
  <w:abstractNum w:abstractNumId="8" w15:restartNumberingAfterBreak="0">
    <w:nsid w:val="49A9EC29"/>
    <w:multiLevelType w:val="hybridMultilevel"/>
    <w:tmpl w:val="FFFFFFFF"/>
    <w:lvl w:ilvl="0" w:tplc="A7D8957C">
      <w:start w:val="1"/>
      <w:numFmt w:val="bullet"/>
      <w:lvlText w:val="·"/>
      <w:lvlJc w:val="left"/>
      <w:pPr>
        <w:ind w:left="720" w:hanging="360"/>
      </w:pPr>
      <w:rPr>
        <w:rFonts w:ascii="Symbol" w:hAnsi="Symbol" w:hint="default"/>
      </w:rPr>
    </w:lvl>
    <w:lvl w:ilvl="1" w:tplc="1C38DA76">
      <w:start w:val="1"/>
      <w:numFmt w:val="bullet"/>
      <w:lvlText w:val="o"/>
      <w:lvlJc w:val="left"/>
      <w:pPr>
        <w:ind w:left="1440" w:hanging="360"/>
      </w:pPr>
      <w:rPr>
        <w:rFonts w:ascii="Courier New" w:hAnsi="Courier New" w:hint="default"/>
      </w:rPr>
    </w:lvl>
    <w:lvl w:ilvl="2" w:tplc="75F818E0">
      <w:start w:val="1"/>
      <w:numFmt w:val="bullet"/>
      <w:lvlText w:val=""/>
      <w:lvlJc w:val="left"/>
      <w:pPr>
        <w:ind w:left="2160" w:hanging="360"/>
      </w:pPr>
      <w:rPr>
        <w:rFonts w:ascii="Wingdings" w:hAnsi="Wingdings" w:hint="default"/>
      </w:rPr>
    </w:lvl>
    <w:lvl w:ilvl="3" w:tplc="899E05CA">
      <w:start w:val="1"/>
      <w:numFmt w:val="bullet"/>
      <w:lvlText w:val=""/>
      <w:lvlJc w:val="left"/>
      <w:pPr>
        <w:ind w:left="2880" w:hanging="360"/>
      </w:pPr>
      <w:rPr>
        <w:rFonts w:ascii="Symbol" w:hAnsi="Symbol" w:hint="default"/>
      </w:rPr>
    </w:lvl>
    <w:lvl w:ilvl="4" w:tplc="89A61EAC">
      <w:start w:val="1"/>
      <w:numFmt w:val="bullet"/>
      <w:lvlText w:val="o"/>
      <w:lvlJc w:val="left"/>
      <w:pPr>
        <w:ind w:left="3600" w:hanging="360"/>
      </w:pPr>
      <w:rPr>
        <w:rFonts w:ascii="Courier New" w:hAnsi="Courier New" w:hint="default"/>
      </w:rPr>
    </w:lvl>
    <w:lvl w:ilvl="5" w:tplc="150483A0">
      <w:start w:val="1"/>
      <w:numFmt w:val="bullet"/>
      <w:lvlText w:val=""/>
      <w:lvlJc w:val="left"/>
      <w:pPr>
        <w:ind w:left="4320" w:hanging="360"/>
      </w:pPr>
      <w:rPr>
        <w:rFonts w:ascii="Wingdings" w:hAnsi="Wingdings" w:hint="default"/>
      </w:rPr>
    </w:lvl>
    <w:lvl w:ilvl="6" w:tplc="F7DC6E72">
      <w:start w:val="1"/>
      <w:numFmt w:val="bullet"/>
      <w:lvlText w:val=""/>
      <w:lvlJc w:val="left"/>
      <w:pPr>
        <w:ind w:left="5040" w:hanging="360"/>
      </w:pPr>
      <w:rPr>
        <w:rFonts w:ascii="Symbol" w:hAnsi="Symbol" w:hint="default"/>
      </w:rPr>
    </w:lvl>
    <w:lvl w:ilvl="7" w:tplc="7E2A86B0">
      <w:start w:val="1"/>
      <w:numFmt w:val="bullet"/>
      <w:lvlText w:val="o"/>
      <w:lvlJc w:val="left"/>
      <w:pPr>
        <w:ind w:left="5760" w:hanging="360"/>
      </w:pPr>
      <w:rPr>
        <w:rFonts w:ascii="Courier New" w:hAnsi="Courier New" w:hint="default"/>
      </w:rPr>
    </w:lvl>
    <w:lvl w:ilvl="8" w:tplc="6D34CB60">
      <w:start w:val="1"/>
      <w:numFmt w:val="bullet"/>
      <w:lvlText w:val=""/>
      <w:lvlJc w:val="left"/>
      <w:pPr>
        <w:ind w:left="6480" w:hanging="360"/>
      </w:pPr>
      <w:rPr>
        <w:rFonts w:ascii="Wingdings" w:hAnsi="Wingdings" w:hint="default"/>
      </w:rPr>
    </w:lvl>
  </w:abstractNum>
  <w:abstractNum w:abstractNumId="9" w15:restartNumberingAfterBreak="0">
    <w:nsid w:val="4F76E14A"/>
    <w:multiLevelType w:val="hybridMultilevel"/>
    <w:tmpl w:val="62862A18"/>
    <w:lvl w:ilvl="0" w:tplc="21BC8BA6">
      <w:start w:val="1"/>
      <w:numFmt w:val="bullet"/>
      <w:lvlText w:val=""/>
      <w:lvlJc w:val="left"/>
      <w:pPr>
        <w:ind w:left="720" w:hanging="360"/>
      </w:pPr>
      <w:rPr>
        <w:rFonts w:ascii="Symbol" w:hAnsi="Symbol" w:hint="default"/>
      </w:rPr>
    </w:lvl>
    <w:lvl w:ilvl="1" w:tplc="FC0279A2">
      <w:start w:val="1"/>
      <w:numFmt w:val="bullet"/>
      <w:lvlText w:val="o"/>
      <w:lvlJc w:val="left"/>
      <w:pPr>
        <w:ind w:left="1440" w:hanging="360"/>
      </w:pPr>
      <w:rPr>
        <w:rFonts w:ascii="Courier New" w:hAnsi="Courier New" w:hint="default"/>
      </w:rPr>
    </w:lvl>
    <w:lvl w:ilvl="2" w:tplc="BBE23C30">
      <w:start w:val="1"/>
      <w:numFmt w:val="bullet"/>
      <w:lvlText w:val=""/>
      <w:lvlJc w:val="left"/>
      <w:pPr>
        <w:ind w:left="2160" w:hanging="360"/>
      </w:pPr>
      <w:rPr>
        <w:rFonts w:ascii="Wingdings" w:hAnsi="Wingdings" w:hint="default"/>
      </w:rPr>
    </w:lvl>
    <w:lvl w:ilvl="3" w:tplc="45BEE03A">
      <w:start w:val="1"/>
      <w:numFmt w:val="bullet"/>
      <w:lvlText w:val=""/>
      <w:lvlJc w:val="left"/>
      <w:pPr>
        <w:ind w:left="2880" w:hanging="360"/>
      </w:pPr>
      <w:rPr>
        <w:rFonts w:ascii="Symbol" w:hAnsi="Symbol" w:hint="default"/>
      </w:rPr>
    </w:lvl>
    <w:lvl w:ilvl="4" w:tplc="99607C84">
      <w:start w:val="1"/>
      <w:numFmt w:val="bullet"/>
      <w:lvlText w:val="o"/>
      <w:lvlJc w:val="left"/>
      <w:pPr>
        <w:ind w:left="3600" w:hanging="360"/>
      </w:pPr>
      <w:rPr>
        <w:rFonts w:ascii="Courier New" w:hAnsi="Courier New" w:hint="default"/>
      </w:rPr>
    </w:lvl>
    <w:lvl w:ilvl="5" w:tplc="7744D96E">
      <w:start w:val="1"/>
      <w:numFmt w:val="bullet"/>
      <w:lvlText w:val=""/>
      <w:lvlJc w:val="left"/>
      <w:pPr>
        <w:ind w:left="4320" w:hanging="360"/>
      </w:pPr>
      <w:rPr>
        <w:rFonts w:ascii="Wingdings" w:hAnsi="Wingdings" w:hint="default"/>
      </w:rPr>
    </w:lvl>
    <w:lvl w:ilvl="6" w:tplc="EAA2CE72">
      <w:start w:val="1"/>
      <w:numFmt w:val="bullet"/>
      <w:lvlText w:val=""/>
      <w:lvlJc w:val="left"/>
      <w:pPr>
        <w:ind w:left="5040" w:hanging="360"/>
      </w:pPr>
      <w:rPr>
        <w:rFonts w:ascii="Symbol" w:hAnsi="Symbol" w:hint="default"/>
      </w:rPr>
    </w:lvl>
    <w:lvl w:ilvl="7" w:tplc="8C18E188">
      <w:start w:val="1"/>
      <w:numFmt w:val="bullet"/>
      <w:lvlText w:val="o"/>
      <w:lvlJc w:val="left"/>
      <w:pPr>
        <w:ind w:left="5760" w:hanging="360"/>
      </w:pPr>
      <w:rPr>
        <w:rFonts w:ascii="Courier New" w:hAnsi="Courier New" w:hint="default"/>
      </w:rPr>
    </w:lvl>
    <w:lvl w:ilvl="8" w:tplc="BC601EFA">
      <w:start w:val="1"/>
      <w:numFmt w:val="bullet"/>
      <w:lvlText w:val=""/>
      <w:lvlJc w:val="left"/>
      <w:pPr>
        <w:ind w:left="6480" w:hanging="360"/>
      </w:pPr>
      <w:rPr>
        <w:rFonts w:ascii="Wingdings" w:hAnsi="Wingdings" w:hint="default"/>
      </w:rPr>
    </w:lvl>
  </w:abstractNum>
  <w:abstractNum w:abstractNumId="10" w15:restartNumberingAfterBreak="0">
    <w:nsid w:val="52833B2B"/>
    <w:multiLevelType w:val="hybridMultilevel"/>
    <w:tmpl w:val="05EC9D0C"/>
    <w:lvl w:ilvl="0" w:tplc="4CFCF3D0">
      <w:start w:val="1"/>
      <w:numFmt w:val="bullet"/>
      <w:lvlText w:val="-"/>
      <w:lvlJc w:val="left"/>
      <w:pPr>
        <w:ind w:left="720" w:hanging="360"/>
      </w:pPr>
      <w:rPr>
        <w:rFonts w:ascii="Calibri" w:hAnsi="Calibri" w:hint="default"/>
      </w:rPr>
    </w:lvl>
    <w:lvl w:ilvl="1" w:tplc="14F69164">
      <w:start w:val="1"/>
      <w:numFmt w:val="bullet"/>
      <w:lvlText w:val="o"/>
      <w:lvlJc w:val="left"/>
      <w:pPr>
        <w:ind w:left="1440" w:hanging="360"/>
      </w:pPr>
      <w:rPr>
        <w:rFonts w:ascii="Courier New" w:hAnsi="Courier New" w:hint="default"/>
      </w:rPr>
    </w:lvl>
    <w:lvl w:ilvl="2" w:tplc="3A983830">
      <w:start w:val="1"/>
      <w:numFmt w:val="bullet"/>
      <w:lvlText w:val=""/>
      <w:lvlJc w:val="left"/>
      <w:pPr>
        <w:ind w:left="2160" w:hanging="360"/>
      </w:pPr>
      <w:rPr>
        <w:rFonts w:ascii="Wingdings" w:hAnsi="Wingdings" w:hint="default"/>
      </w:rPr>
    </w:lvl>
    <w:lvl w:ilvl="3" w:tplc="1A00B354">
      <w:start w:val="1"/>
      <w:numFmt w:val="bullet"/>
      <w:lvlText w:val=""/>
      <w:lvlJc w:val="left"/>
      <w:pPr>
        <w:ind w:left="2880" w:hanging="360"/>
      </w:pPr>
      <w:rPr>
        <w:rFonts w:ascii="Symbol" w:hAnsi="Symbol" w:hint="default"/>
      </w:rPr>
    </w:lvl>
    <w:lvl w:ilvl="4" w:tplc="1B62EDB6">
      <w:start w:val="1"/>
      <w:numFmt w:val="bullet"/>
      <w:lvlText w:val="o"/>
      <w:lvlJc w:val="left"/>
      <w:pPr>
        <w:ind w:left="3600" w:hanging="360"/>
      </w:pPr>
      <w:rPr>
        <w:rFonts w:ascii="Courier New" w:hAnsi="Courier New" w:hint="default"/>
      </w:rPr>
    </w:lvl>
    <w:lvl w:ilvl="5" w:tplc="DF0C5AF0">
      <w:start w:val="1"/>
      <w:numFmt w:val="bullet"/>
      <w:lvlText w:val=""/>
      <w:lvlJc w:val="left"/>
      <w:pPr>
        <w:ind w:left="4320" w:hanging="360"/>
      </w:pPr>
      <w:rPr>
        <w:rFonts w:ascii="Wingdings" w:hAnsi="Wingdings" w:hint="default"/>
      </w:rPr>
    </w:lvl>
    <w:lvl w:ilvl="6" w:tplc="FEAEF270">
      <w:start w:val="1"/>
      <w:numFmt w:val="bullet"/>
      <w:lvlText w:val=""/>
      <w:lvlJc w:val="left"/>
      <w:pPr>
        <w:ind w:left="5040" w:hanging="360"/>
      </w:pPr>
      <w:rPr>
        <w:rFonts w:ascii="Symbol" w:hAnsi="Symbol" w:hint="default"/>
      </w:rPr>
    </w:lvl>
    <w:lvl w:ilvl="7" w:tplc="4F1C4240">
      <w:start w:val="1"/>
      <w:numFmt w:val="bullet"/>
      <w:lvlText w:val="o"/>
      <w:lvlJc w:val="left"/>
      <w:pPr>
        <w:ind w:left="5760" w:hanging="360"/>
      </w:pPr>
      <w:rPr>
        <w:rFonts w:ascii="Courier New" w:hAnsi="Courier New" w:hint="default"/>
      </w:rPr>
    </w:lvl>
    <w:lvl w:ilvl="8" w:tplc="0A884204">
      <w:start w:val="1"/>
      <w:numFmt w:val="bullet"/>
      <w:lvlText w:val=""/>
      <w:lvlJc w:val="left"/>
      <w:pPr>
        <w:ind w:left="6480" w:hanging="360"/>
      </w:pPr>
      <w:rPr>
        <w:rFonts w:ascii="Wingdings" w:hAnsi="Wingdings" w:hint="default"/>
      </w:rPr>
    </w:lvl>
  </w:abstractNum>
  <w:abstractNum w:abstractNumId="11" w15:restartNumberingAfterBreak="0">
    <w:nsid w:val="571595A6"/>
    <w:multiLevelType w:val="hybridMultilevel"/>
    <w:tmpl w:val="4EDCE440"/>
    <w:lvl w:ilvl="0" w:tplc="FCB2062C">
      <w:start w:val="1"/>
      <w:numFmt w:val="decimal"/>
      <w:lvlText w:val="%1."/>
      <w:lvlJc w:val="left"/>
      <w:pPr>
        <w:ind w:left="720" w:hanging="360"/>
      </w:pPr>
    </w:lvl>
    <w:lvl w:ilvl="1" w:tplc="486E2EF2">
      <w:start w:val="1"/>
      <w:numFmt w:val="lowerLetter"/>
      <w:lvlText w:val="%2."/>
      <w:lvlJc w:val="left"/>
      <w:pPr>
        <w:ind w:left="1440" w:hanging="360"/>
      </w:pPr>
    </w:lvl>
    <w:lvl w:ilvl="2" w:tplc="6BA285F2">
      <w:start w:val="1"/>
      <w:numFmt w:val="lowerRoman"/>
      <w:lvlText w:val="%3."/>
      <w:lvlJc w:val="right"/>
      <w:pPr>
        <w:ind w:left="2160" w:hanging="180"/>
      </w:pPr>
    </w:lvl>
    <w:lvl w:ilvl="3" w:tplc="3C028FBE">
      <w:start w:val="1"/>
      <w:numFmt w:val="decimal"/>
      <w:lvlText w:val="%4."/>
      <w:lvlJc w:val="left"/>
      <w:pPr>
        <w:ind w:left="2880" w:hanging="360"/>
      </w:pPr>
    </w:lvl>
    <w:lvl w:ilvl="4" w:tplc="D8629EB0">
      <w:start w:val="1"/>
      <w:numFmt w:val="lowerLetter"/>
      <w:lvlText w:val="%5."/>
      <w:lvlJc w:val="left"/>
      <w:pPr>
        <w:ind w:left="3600" w:hanging="360"/>
      </w:pPr>
    </w:lvl>
    <w:lvl w:ilvl="5" w:tplc="6E3A140E">
      <w:start w:val="1"/>
      <w:numFmt w:val="lowerRoman"/>
      <w:lvlText w:val="%6."/>
      <w:lvlJc w:val="right"/>
      <w:pPr>
        <w:ind w:left="4320" w:hanging="180"/>
      </w:pPr>
    </w:lvl>
    <w:lvl w:ilvl="6" w:tplc="A4E2DFA2">
      <w:start w:val="1"/>
      <w:numFmt w:val="decimal"/>
      <w:lvlText w:val="%7."/>
      <w:lvlJc w:val="left"/>
      <w:pPr>
        <w:ind w:left="5040" w:hanging="360"/>
      </w:pPr>
    </w:lvl>
    <w:lvl w:ilvl="7" w:tplc="052CA33E">
      <w:start w:val="1"/>
      <w:numFmt w:val="lowerLetter"/>
      <w:lvlText w:val="%8."/>
      <w:lvlJc w:val="left"/>
      <w:pPr>
        <w:ind w:left="5760" w:hanging="360"/>
      </w:pPr>
    </w:lvl>
    <w:lvl w:ilvl="8" w:tplc="1EFE7D8A">
      <w:start w:val="1"/>
      <w:numFmt w:val="lowerRoman"/>
      <w:lvlText w:val="%9."/>
      <w:lvlJc w:val="right"/>
      <w:pPr>
        <w:ind w:left="6480" w:hanging="180"/>
      </w:pPr>
    </w:lvl>
  </w:abstractNum>
  <w:abstractNum w:abstractNumId="12" w15:restartNumberingAfterBreak="0">
    <w:nsid w:val="5CF819BC"/>
    <w:multiLevelType w:val="hybridMultilevel"/>
    <w:tmpl w:val="5F0A81DA"/>
    <w:lvl w:ilvl="0" w:tplc="F1C81AD8">
      <w:start w:val="1"/>
      <w:numFmt w:val="bullet"/>
      <w:lvlText w:val=""/>
      <w:lvlJc w:val="left"/>
      <w:pPr>
        <w:ind w:left="720" w:hanging="360"/>
      </w:pPr>
      <w:rPr>
        <w:rFonts w:ascii="Symbol" w:hAnsi="Symbol" w:hint="default"/>
      </w:rPr>
    </w:lvl>
    <w:lvl w:ilvl="1" w:tplc="3990A5F2">
      <w:start w:val="1"/>
      <w:numFmt w:val="bullet"/>
      <w:lvlText w:val="o"/>
      <w:lvlJc w:val="left"/>
      <w:pPr>
        <w:ind w:left="1440" w:hanging="360"/>
      </w:pPr>
      <w:rPr>
        <w:rFonts w:ascii="Courier New" w:hAnsi="Courier New" w:hint="default"/>
      </w:rPr>
    </w:lvl>
    <w:lvl w:ilvl="2" w:tplc="C51EC0E4">
      <w:start w:val="1"/>
      <w:numFmt w:val="bullet"/>
      <w:lvlText w:val=""/>
      <w:lvlJc w:val="left"/>
      <w:pPr>
        <w:ind w:left="2160" w:hanging="360"/>
      </w:pPr>
      <w:rPr>
        <w:rFonts w:ascii="Wingdings" w:hAnsi="Wingdings" w:hint="default"/>
      </w:rPr>
    </w:lvl>
    <w:lvl w:ilvl="3" w:tplc="A2E82D30">
      <w:start w:val="1"/>
      <w:numFmt w:val="bullet"/>
      <w:lvlText w:val=""/>
      <w:lvlJc w:val="left"/>
      <w:pPr>
        <w:ind w:left="2880" w:hanging="360"/>
      </w:pPr>
      <w:rPr>
        <w:rFonts w:ascii="Symbol" w:hAnsi="Symbol" w:hint="default"/>
      </w:rPr>
    </w:lvl>
    <w:lvl w:ilvl="4" w:tplc="F89E4EEE">
      <w:start w:val="1"/>
      <w:numFmt w:val="bullet"/>
      <w:lvlText w:val="o"/>
      <w:lvlJc w:val="left"/>
      <w:pPr>
        <w:ind w:left="3600" w:hanging="360"/>
      </w:pPr>
      <w:rPr>
        <w:rFonts w:ascii="Courier New" w:hAnsi="Courier New" w:hint="default"/>
      </w:rPr>
    </w:lvl>
    <w:lvl w:ilvl="5" w:tplc="734A7166">
      <w:start w:val="1"/>
      <w:numFmt w:val="bullet"/>
      <w:lvlText w:val=""/>
      <w:lvlJc w:val="left"/>
      <w:pPr>
        <w:ind w:left="4320" w:hanging="360"/>
      </w:pPr>
      <w:rPr>
        <w:rFonts w:ascii="Wingdings" w:hAnsi="Wingdings" w:hint="default"/>
      </w:rPr>
    </w:lvl>
    <w:lvl w:ilvl="6" w:tplc="F3B4D134">
      <w:start w:val="1"/>
      <w:numFmt w:val="bullet"/>
      <w:lvlText w:val=""/>
      <w:lvlJc w:val="left"/>
      <w:pPr>
        <w:ind w:left="5040" w:hanging="360"/>
      </w:pPr>
      <w:rPr>
        <w:rFonts w:ascii="Symbol" w:hAnsi="Symbol" w:hint="default"/>
      </w:rPr>
    </w:lvl>
    <w:lvl w:ilvl="7" w:tplc="3932A3E8">
      <w:start w:val="1"/>
      <w:numFmt w:val="bullet"/>
      <w:lvlText w:val="o"/>
      <w:lvlJc w:val="left"/>
      <w:pPr>
        <w:ind w:left="5760" w:hanging="360"/>
      </w:pPr>
      <w:rPr>
        <w:rFonts w:ascii="Courier New" w:hAnsi="Courier New" w:hint="default"/>
      </w:rPr>
    </w:lvl>
    <w:lvl w:ilvl="8" w:tplc="99EC7A90">
      <w:start w:val="1"/>
      <w:numFmt w:val="bullet"/>
      <w:lvlText w:val=""/>
      <w:lvlJc w:val="left"/>
      <w:pPr>
        <w:ind w:left="6480" w:hanging="360"/>
      </w:pPr>
      <w:rPr>
        <w:rFonts w:ascii="Wingdings" w:hAnsi="Wingdings" w:hint="default"/>
      </w:rPr>
    </w:lvl>
  </w:abstractNum>
  <w:abstractNum w:abstractNumId="13" w15:restartNumberingAfterBreak="0">
    <w:nsid w:val="6CB2A5DB"/>
    <w:multiLevelType w:val="hybridMultilevel"/>
    <w:tmpl w:val="901AAF88"/>
    <w:lvl w:ilvl="0" w:tplc="6A665C64">
      <w:start w:val="1"/>
      <w:numFmt w:val="bullet"/>
      <w:lvlText w:val=""/>
      <w:lvlJc w:val="left"/>
      <w:pPr>
        <w:ind w:left="720" w:hanging="360"/>
      </w:pPr>
      <w:rPr>
        <w:rFonts w:ascii="Symbol" w:hAnsi="Symbol" w:hint="default"/>
      </w:rPr>
    </w:lvl>
    <w:lvl w:ilvl="1" w:tplc="F466B36C">
      <w:start w:val="1"/>
      <w:numFmt w:val="bullet"/>
      <w:lvlText w:val="o"/>
      <w:lvlJc w:val="left"/>
      <w:pPr>
        <w:ind w:left="1440" w:hanging="360"/>
      </w:pPr>
      <w:rPr>
        <w:rFonts w:ascii="Courier New" w:hAnsi="Courier New" w:hint="default"/>
      </w:rPr>
    </w:lvl>
    <w:lvl w:ilvl="2" w:tplc="BA34CD14">
      <w:start w:val="1"/>
      <w:numFmt w:val="bullet"/>
      <w:lvlText w:val=""/>
      <w:lvlJc w:val="left"/>
      <w:pPr>
        <w:ind w:left="2160" w:hanging="360"/>
      </w:pPr>
      <w:rPr>
        <w:rFonts w:ascii="Wingdings" w:hAnsi="Wingdings" w:hint="default"/>
      </w:rPr>
    </w:lvl>
    <w:lvl w:ilvl="3" w:tplc="12EE79F0">
      <w:start w:val="1"/>
      <w:numFmt w:val="bullet"/>
      <w:lvlText w:val=""/>
      <w:lvlJc w:val="left"/>
      <w:pPr>
        <w:ind w:left="2880" w:hanging="360"/>
      </w:pPr>
      <w:rPr>
        <w:rFonts w:ascii="Symbol" w:hAnsi="Symbol" w:hint="default"/>
      </w:rPr>
    </w:lvl>
    <w:lvl w:ilvl="4" w:tplc="6F6844CC">
      <w:start w:val="1"/>
      <w:numFmt w:val="bullet"/>
      <w:lvlText w:val="o"/>
      <w:lvlJc w:val="left"/>
      <w:pPr>
        <w:ind w:left="3600" w:hanging="360"/>
      </w:pPr>
      <w:rPr>
        <w:rFonts w:ascii="Courier New" w:hAnsi="Courier New" w:hint="default"/>
      </w:rPr>
    </w:lvl>
    <w:lvl w:ilvl="5" w:tplc="C5DE4B16">
      <w:start w:val="1"/>
      <w:numFmt w:val="bullet"/>
      <w:lvlText w:val=""/>
      <w:lvlJc w:val="left"/>
      <w:pPr>
        <w:ind w:left="4320" w:hanging="360"/>
      </w:pPr>
      <w:rPr>
        <w:rFonts w:ascii="Wingdings" w:hAnsi="Wingdings" w:hint="default"/>
      </w:rPr>
    </w:lvl>
    <w:lvl w:ilvl="6" w:tplc="FAF2C256">
      <w:start w:val="1"/>
      <w:numFmt w:val="bullet"/>
      <w:lvlText w:val=""/>
      <w:lvlJc w:val="left"/>
      <w:pPr>
        <w:ind w:left="5040" w:hanging="360"/>
      </w:pPr>
      <w:rPr>
        <w:rFonts w:ascii="Symbol" w:hAnsi="Symbol" w:hint="default"/>
      </w:rPr>
    </w:lvl>
    <w:lvl w:ilvl="7" w:tplc="DCAA067E">
      <w:start w:val="1"/>
      <w:numFmt w:val="bullet"/>
      <w:lvlText w:val="o"/>
      <w:lvlJc w:val="left"/>
      <w:pPr>
        <w:ind w:left="5760" w:hanging="360"/>
      </w:pPr>
      <w:rPr>
        <w:rFonts w:ascii="Courier New" w:hAnsi="Courier New" w:hint="default"/>
      </w:rPr>
    </w:lvl>
    <w:lvl w:ilvl="8" w:tplc="58E601BE">
      <w:start w:val="1"/>
      <w:numFmt w:val="bullet"/>
      <w:lvlText w:val=""/>
      <w:lvlJc w:val="left"/>
      <w:pPr>
        <w:ind w:left="6480" w:hanging="360"/>
      </w:pPr>
      <w:rPr>
        <w:rFonts w:ascii="Wingdings" w:hAnsi="Wingdings" w:hint="default"/>
      </w:rPr>
    </w:lvl>
  </w:abstractNum>
  <w:abstractNum w:abstractNumId="14" w15:restartNumberingAfterBreak="0">
    <w:nsid w:val="72AE6B66"/>
    <w:multiLevelType w:val="hybridMultilevel"/>
    <w:tmpl w:val="FFFFFFFF"/>
    <w:lvl w:ilvl="0" w:tplc="DDBAD02C">
      <w:start w:val="1"/>
      <w:numFmt w:val="bullet"/>
      <w:lvlText w:val="·"/>
      <w:lvlJc w:val="left"/>
      <w:pPr>
        <w:ind w:left="720" w:hanging="360"/>
      </w:pPr>
      <w:rPr>
        <w:rFonts w:ascii="Symbol" w:hAnsi="Symbol" w:hint="default"/>
      </w:rPr>
    </w:lvl>
    <w:lvl w:ilvl="1" w:tplc="B192A556">
      <w:start w:val="1"/>
      <w:numFmt w:val="bullet"/>
      <w:lvlText w:val="o"/>
      <w:lvlJc w:val="left"/>
      <w:pPr>
        <w:ind w:left="1440" w:hanging="360"/>
      </w:pPr>
      <w:rPr>
        <w:rFonts w:ascii="Courier New" w:hAnsi="Courier New" w:hint="default"/>
      </w:rPr>
    </w:lvl>
    <w:lvl w:ilvl="2" w:tplc="3CFE6BF0">
      <w:start w:val="1"/>
      <w:numFmt w:val="bullet"/>
      <w:lvlText w:val=""/>
      <w:lvlJc w:val="left"/>
      <w:pPr>
        <w:ind w:left="2160" w:hanging="360"/>
      </w:pPr>
      <w:rPr>
        <w:rFonts w:ascii="Wingdings" w:hAnsi="Wingdings" w:hint="default"/>
      </w:rPr>
    </w:lvl>
    <w:lvl w:ilvl="3" w:tplc="69EA97F0">
      <w:start w:val="1"/>
      <w:numFmt w:val="bullet"/>
      <w:lvlText w:val=""/>
      <w:lvlJc w:val="left"/>
      <w:pPr>
        <w:ind w:left="2880" w:hanging="360"/>
      </w:pPr>
      <w:rPr>
        <w:rFonts w:ascii="Symbol" w:hAnsi="Symbol" w:hint="default"/>
      </w:rPr>
    </w:lvl>
    <w:lvl w:ilvl="4" w:tplc="6BF06576">
      <w:start w:val="1"/>
      <w:numFmt w:val="bullet"/>
      <w:lvlText w:val="o"/>
      <w:lvlJc w:val="left"/>
      <w:pPr>
        <w:ind w:left="3600" w:hanging="360"/>
      </w:pPr>
      <w:rPr>
        <w:rFonts w:ascii="Courier New" w:hAnsi="Courier New" w:hint="default"/>
      </w:rPr>
    </w:lvl>
    <w:lvl w:ilvl="5" w:tplc="F8AA284C">
      <w:start w:val="1"/>
      <w:numFmt w:val="bullet"/>
      <w:lvlText w:val=""/>
      <w:lvlJc w:val="left"/>
      <w:pPr>
        <w:ind w:left="4320" w:hanging="360"/>
      </w:pPr>
      <w:rPr>
        <w:rFonts w:ascii="Wingdings" w:hAnsi="Wingdings" w:hint="default"/>
      </w:rPr>
    </w:lvl>
    <w:lvl w:ilvl="6" w:tplc="43D21B34">
      <w:start w:val="1"/>
      <w:numFmt w:val="bullet"/>
      <w:lvlText w:val=""/>
      <w:lvlJc w:val="left"/>
      <w:pPr>
        <w:ind w:left="5040" w:hanging="360"/>
      </w:pPr>
      <w:rPr>
        <w:rFonts w:ascii="Symbol" w:hAnsi="Symbol" w:hint="default"/>
      </w:rPr>
    </w:lvl>
    <w:lvl w:ilvl="7" w:tplc="03E6DED4">
      <w:start w:val="1"/>
      <w:numFmt w:val="bullet"/>
      <w:lvlText w:val="o"/>
      <w:lvlJc w:val="left"/>
      <w:pPr>
        <w:ind w:left="5760" w:hanging="360"/>
      </w:pPr>
      <w:rPr>
        <w:rFonts w:ascii="Courier New" w:hAnsi="Courier New" w:hint="default"/>
      </w:rPr>
    </w:lvl>
    <w:lvl w:ilvl="8" w:tplc="150CCD50">
      <w:start w:val="1"/>
      <w:numFmt w:val="bullet"/>
      <w:lvlText w:val=""/>
      <w:lvlJc w:val="left"/>
      <w:pPr>
        <w:ind w:left="6480" w:hanging="360"/>
      </w:pPr>
      <w:rPr>
        <w:rFonts w:ascii="Wingdings" w:hAnsi="Wingdings" w:hint="default"/>
      </w:rPr>
    </w:lvl>
  </w:abstractNum>
  <w:abstractNum w:abstractNumId="15" w15:restartNumberingAfterBreak="0">
    <w:nsid w:val="74FF4157"/>
    <w:multiLevelType w:val="hybridMultilevel"/>
    <w:tmpl w:val="FFFFFFFF"/>
    <w:lvl w:ilvl="0" w:tplc="FFFFFFFF">
      <w:start w:val="1"/>
      <w:numFmt w:val="bullet"/>
      <w:lvlText w:val="·"/>
      <w:lvlJc w:val="left"/>
      <w:pPr>
        <w:ind w:left="720" w:hanging="360"/>
      </w:pPr>
      <w:rPr>
        <w:rFonts w:ascii="Symbol" w:hAnsi="Symbol" w:hint="default"/>
      </w:rPr>
    </w:lvl>
    <w:lvl w:ilvl="1" w:tplc="124685EC">
      <w:start w:val="1"/>
      <w:numFmt w:val="bullet"/>
      <w:lvlText w:val="o"/>
      <w:lvlJc w:val="left"/>
      <w:pPr>
        <w:ind w:left="1440" w:hanging="360"/>
      </w:pPr>
      <w:rPr>
        <w:rFonts w:ascii="Courier New" w:hAnsi="Courier New" w:hint="default"/>
      </w:rPr>
    </w:lvl>
    <w:lvl w:ilvl="2" w:tplc="5700F8C2">
      <w:start w:val="1"/>
      <w:numFmt w:val="bullet"/>
      <w:lvlText w:val=""/>
      <w:lvlJc w:val="left"/>
      <w:pPr>
        <w:ind w:left="2160" w:hanging="360"/>
      </w:pPr>
      <w:rPr>
        <w:rFonts w:ascii="Wingdings" w:hAnsi="Wingdings" w:hint="default"/>
      </w:rPr>
    </w:lvl>
    <w:lvl w:ilvl="3" w:tplc="BBC629F4">
      <w:start w:val="1"/>
      <w:numFmt w:val="bullet"/>
      <w:lvlText w:val=""/>
      <w:lvlJc w:val="left"/>
      <w:pPr>
        <w:ind w:left="2880" w:hanging="360"/>
      </w:pPr>
      <w:rPr>
        <w:rFonts w:ascii="Symbol" w:hAnsi="Symbol" w:hint="default"/>
      </w:rPr>
    </w:lvl>
    <w:lvl w:ilvl="4" w:tplc="CDD02C92">
      <w:start w:val="1"/>
      <w:numFmt w:val="bullet"/>
      <w:lvlText w:val="o"/>
      <w:lvlJc w:val="left"/>
      <w:pPr>
        <w:ind w:left="3600" w:hanging="360"/>
      </w:pPr>
      <w:rPr>
        <w:rFonts w:ascii="Courier New" w:hAnsi="Courier New" w:hint="default"/>
      </w:rPr>
    </w:lvl>
    <w:lvl w:ilvl="5" w:tplc="52CA9992">
      <w:start w:val="1"/>
      <w:numFmt w:val="bullet"/>
      <w:lvlText w:val=""/>
      <w:lvlJc w:val="left"/>
      <w:pPr>
        <w:ind w:left="4320" w:hanging="360"/>
      </w:pPr>
      <w:rPr>
        <w:rFonts w:ascii="Wingdings" w:hAnsi="Wingdings" w:hint="default"/>
      </w:rPr>
    </w:lvl>
    <w:lvl w:ilvl="6" w:tplc="F22290BA">
      <w:start w:val="1"/>
      <w:numFmt w:val="bullet"/>
      <w:lvlText w:val=""/>
      <w:lvlJc w:val="left"/>
      <w:pPr>
        <w:ind w:left="5040" w:hanging="360"/>
      </w:pPr>
      <w:rPr>
        <w:rFonts w:ascii="Symbol" w:hAnsi="Symbol" w:hint="default"/>
      </w:rPr>
    </w:lvl>
    <w:lvl w:ilvl="7" w:tplc="B6FC8BB4">
      <w:start w:val="1"/>
      <w:numFmt w:val="bullet"/>
      <w:lvlText w:val="o"/>
      <w:lvlJc w:val="left"/>
      <w:pPr>
        <w:ind w:left="5760" w:hanging="360"/>
      </w:pPr>
      <w:rPr>
        <w:rFonts w:ascii="Courier New" w:hAnsi="Courier New" w:hint="default"/>
      </w:rPr>
    </w:lvl>
    <w:lvl w:ilvl="8" w:tplc="0254CED6">
      <w:start w:val="1"/>
      <w:numFmt w:val="bullet"/>
      <w:lvlText w:val=""/>
      <w:lvlJc w:val="left"/>
      <w:pPr>
        <w:ind w:left="6480" w:hanging="360"/>
      </w:pPr>
      <w:rPr>
        <w:rFonts w:ascii="Wingdings" w:hAnsi="Wingdings" w:hint="default"/>
      </w:rPr>
    </w:lvl>
  </w:abstractNum>
  <w:abstractNum w:abstractNumId="16" w15:restartNumberingAfterBreak="0">
    <w:nsid w:val="79932DFC"/>
    <w:multiLevelType w:val="hybridMultilevel"/>
    <w:tmpl w:val="2B048FCA"/>
    <w:lvl w:ilvl="0" w:tplc="AA7A8D74">
      <w:start w:val="1"/>
      <w:numFmt w:val="bullet"/>
      <w:lvlText w:val=""/>
      <w:lvlJc w:val="left"/>
      <w:pPr>
        <w:ind w:left="720" w:hanging="360"/>
      </w:pPr>
      <w:rPr>
        <w:rFonts w:ascii="Symbol" w:hAnsi="Symbol" w:hint="default"/>
      </w:rPr>
    </w:lvl>
    <w:lvl w:ilvl="1" w:tplc="2E3656C6">
      <w:start w:val="1"/>
      <w:numFmt w:val="bullet"/>
      <w:lvlText w:val="o"/>
      <w:lvlJc w:val="left"/>
      <w:pPr>
        <w:ind w:left="1440" w:hanging="360"/>
      </w:pPr>
      <w:rPr>
        <w:rFonts w:ascii="Courier New" w:hAnsi="Courier New" w:hint="default"/>
      </w:rPr>
    </w:lvl>
    <w:lvl w:ilvl="2" w:tplc="3EBC0E10">
      <w:start w:val="1"/>
      <w:numFmt w:val="bullet"/>
      <w:lvlText w:val=""/>
      <w:lvlJc w:val="left"/>
      <w:pPr>
        <w:ind w:left="2160" w:hanging="360"/>
      </w:pPr>
      <w:rPr>
        <w:rFonts w:ascii="Wingdings" w:hAnsi="Wingdings" w:hint="default"/>
      </w:rPr>
    </w:lvl>
    <w:lvl w:ilvl="3" w:tplc="CD107CC2">
      <w:start w:val="1"/>
      <w:numFmt w:val="bullet"/>
      <w:lvlText w:val=""/>
      <w:lvlJc w:val="left"/>
      <w:pPr>
        <w:ind w:left="2880" w:hanging="360"/>
      </w:pPr>
      <w:rPr>
        <w:rFonts w:ascii="Symbol" w:hAnsi="Symbol" w:hint="default"/>
      </w:rPr>
    </w:lvl>
    <w:lvl w:ilvl="4" w:tplc="9CEC9A68">
      <w:start w:val="1"/>
      <w:numFmt w:val="bullet"/>
      <w:lvlText w:val="o"/>
      <w:lvlJc w:val="left"/>
      <w:pPr>
        <w:ind w:left="3600" w:hanging="360"/>
      </w:pPr>
      <w:rPr>
        <w:rFonts w:ascii="Courier New" w:hAnsi="Courier New" w:hint="default"/>
      </w:rPr>
    </w:lvl>
    <w:lvl w:ilvl="5" w:tplc="12F20C80">
      <w:start w:val="1"/>
      <w:numFmt w:val="bullet"/>
      <w:lvlText w:val=""/>
      <w:lvlJc w:val="left"/>
      <w:pPr>
        <w:ind w:left="4320" w:hanging="360"/>
      </w:pPr>
      <w:rPr>
        <w:rFonts w:ascii="Wingdings" w:hAnsi="Wingdings" w:hint="default"/>
      </w:rPr>
    </w:lvl>
    <w:lvl w:ilvl="6" w:tplc="FCD05D16">
      <w:start w:val="1"/>
      <w:numFmt w:val="bullet"/>
      <w:lvlText w:val=""/>
      <w:lvlJc w:val="left"/>
      <w:pPr>
        <w:ind w:left="5040" w:hanging="360"/>
      </w:pPr>
      <w:rPr>
        <w:rFonts w:ascii="Symbol" w:hAnsi="Symbol" w:hint="default"/>
      </w:rPr>
    </w:lvl>
    <w:lvl w:ilvl="7" w:tplc="79ECC560">
      <w:start w:val="1"/>
      <w:numFmt w:val="bullet"/>
      <w:lvlText w:val="o"/>
      <w:lvlJc w:val="left"/>
      <w:pPr>
        <w:ind w:left="5760" w:hanging="360"/>
      </w:pPr>
      <w:rPr>
        <w:rFonts w:ascii="Courier New" w:hAnsi="Courier New" w:hint="default"/>
      </w:rPr>
    </w:lvl>
    <w:lvl w:ilvl="8" w:tplc="810C2F5A">
      <w:start w:val="1"/>
      <w:numFmt w:val="bullet"/>
      <w:lvlText w:val=""/>
      <w:lvlJc w:val="left"/>
      <w:pPr>
        <w:ind w:left="6480" w:hanging="360"/>
      </w:pPr>
      <w:rPr>
        <w:rFonts w:ascii="Wingdings" w:hAnsi="Wingdings" w:hint="default"/>
      </w:rPr>
    </w:lvl>
  </w:abstractNum>
  <w:num w:numId="1" w16cid:durableId="115030784">
    <w:abstractNumId w:val="11"/>
  </w:num>
  <w:num w:numId="2" w16cid:durableId="462234517">
    <w:abstractNumId w:val="1"/>
  </w:num>
  <w:num w:numId="3" w16cid:durableId="728462310">
    <w:abstractNumId w:val="13"/>
  </w:num>
  <w:num w:numId="4" w16cid:durableId="1552888651">
    <w:abstractNumId w:val="6"/>
  </w:num>
  <w:num w:numId="5" w16cid:durableId="1963460890">
    <w:abstractNumId w:val="16"/>
  </w:num>
  <w:num w:numId="6" w16cid:durableId="2040277918">
    <w:abstractNumId w:val="12"/>
  </w:num>
  <w:num w:numId="7" w16cid:durableId="2058775804">
    <w:abstractNumId w:val="9"/>
  </w:num>
  <w:num w:numId="8" w16cid:durableId="629633972">
    <w:abstractNumId w:val="5"/>
  </w:num>
  <w:num w:numId="9" w16cid:durableId="2134208198">
    <w:abstractNumId w:val="7"/>
  </w:num>
  <w:num w:numId="10" w16cid:durableId="739061166">
    <w:abstractNumId w:val="0"/>
  </w:num>
  <w:num w:numId="11" w16cid:durableId="1132095429">
    <w:abstractNumId w:val="10"/>
  </w:num>
  <w:num w:numId="12" w16cid:durableId="1458135233">
    <w:abstractNumId w:val="3"/>
  </w:num>
  <w:num w:numId="13" w16cid:durableId="1806383905">
    <w:abstractNumId w:val="14"/>
  </w:num>
  <w:num w:numId="14" w16cid:durableId="1180392918">
    <w:abstractNumId w:val="8"/>
  </w:num>
  <w:num w:numId="15" w16cid:durableId="2049259071">
    <w:abstractNumId w:val="4"/>
  </w:num>
  <w:num w:numId="16" w16cid:durableId="425005802">
    <w:abstractNumId w:val="15"/>
  </w:num>
  <w:num w:numId="17" w16cid:durableId="2072343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D3996E"/>
    <w:rsid w:val="0009094F"/>
    <w:rsid w:val="000E5DF7"/>
    <w:rsid w:val="001541E0"/>
    <w:rsid w:val="001867D4"/>
    <w:rsid w:val="002F16A0"/>
    <w:rsid w:val="003A5D56"/>
    <w:rsid w:val="003B0097"/>
    <w:rsid w:val="00419618"/>
    <w:rsid w:val="00435166"/>
    <w:rsid w:val="004A8268"/>
    <w:rsid w:val="00502D88"/>
    <w:rsid w:val="0057A532"/>
    <w:rsid w:val="006A3497"/>
    <w:rsid w:val="008ED654"/>
    <w:rsid w:val="00937386"/>
    <w:rsid w:val="0097204F"/>
    <w:rsid w:val="009B89D7"/>
    <w:rsid w:val="00A7DBEC"/>
    <w:rsid w:val="00C84F32"/>
    <w:rsid w:val="00E261EA"/>
    <w:rsid w:val="00E262F1"/>
    <w:rsid w:val="00E94012"/>
    <w:rsid w:val="00EB1A8B"/>
    <w:rsid w:val="00F31D75"/>
    <w:rsid w:val="00F54B9E"/>
    <w:rsid w:val="00FB4E10"/>
    <w:rsid w:val="015AFC65"/>
    <w:rsid w:val="0181DC7A"/>
    <w:rsid w:val="01A87527"/>
    <w:rsid w:val="0232BC19"/>
    <w:rsid w:val="02490FE1"/>
    <w:rsid w:val="0262383E"/>
    <w:rsid w:val="027DABED"/>
    <w:rsid w:val="02B1D374"/>
    <w:rsid w:val="02BB8858"/>
    <w:rsid w:val="031BC9FA"/>
    <w:rsid w:val="038A432E"/>
    <w:rsid w:val="0390B4C7"/>
    <w:rsid w:val="039B7E05"/>
    <w:rsid w:val="03B1ADC6"/>
    <w:rsid w:val="0416544B"/>
    <w:rsid w:val="04265D6A"/>
    <w:rsid w:val="049370D5"/>
    <w:rsid w:val="04CCAD7C"/>
    <w:rsid w:val="051EB2E9"/>
    <w:rsid w:val="0554B6F6"/>
    <w:rsid w:val="056A5CDB"/>
    <w:rsid w:val="0599D900"/>
    <w:rsid w:val="06033711"/>
    <w:rsid w:val="06142FCD"/>
    <w:rsid w:val="06AB0941"/>
    <w:rsid w:val="06CB4F84"/>
    <w:rsid w:val="0752F01A"/>
    <w:rsid w:val="0776707F"/>
    <w:rsid w:val="077B719D"/>
    <w:rsid w:val="078B53B6"/>
    <w:rsid w:val="07D9B862"/>
    <w:rsid w:val="07F37598"/>
    <w:rsid w:val="08011804"/>
    <w:rsid w:val="0845B20B"/>
    <w:rsid w:val="08A9EB23"/>
    <w:rsid w:val="08B85165"/>
    <w:rsid w:val="08BB96E5"/>
    <w:rsid w:val="08E121D0"/>
    <w:rsid w:val="0909F8D9"/>
    <w:rsid w:val="09501A98"/>
    <w:rsid w:val="095C23F8"/>
    <w:rsid w:val="097B9614"/>
    <w:rsid w:val="09DC39A7"/>
    <w:rsid w:val="0A0AC85A"/>
    <w:rsid w:val="0B1188DE"/>
    <w:rsid w:val="0B1CE952"/>
    <w:rsid w:val="0B32BD04"/>
    <w:rsid w:val="0B3D017C"/>
    <w:rsid w:val="0BA68FEA"/>
    <w:rsid w:val="0BA8A966"/>
    <w:rsid w:val="0BE12108"/>
    <w:rsid w:val="0BE18BE5"/>
    <w:rsid w:val="0BF988EF"/>
    <w:rsid w:val="0C2375EB"/>
    <w:rsid w:val="0C688F03"/>
    <w:rsid w:val="0C87BB5A"/>
    <w:rsid w:val="0CBA38D5"/>
    <w:rsid w:val="0D290BA6"/>
    <w:rsid w:val="0D326994"/>
    <w:rsid w:val="0D74ED73"/>
    <w:rsid w:val="0D843D47"/>
    <w:rsid w:val="0DB695F6"/>
    <w:rsid w:val="0DB77494"/>
    <w:rsid w:val="0DBF464C"/>
    <w:rsid w:val="0DCCFAD1"/>
    <w:rsid w:val="0DDF6AE6"/>
    <w:rsid w:val="0DFC78C4"/>
    <w:rsid w:val="0E0B65FB"/>
    <w:rsid w:val="0E1D87C1"/>
    <w:rsid w:val="0F0EA8F0"/>
    <w:rsid w:val="0F10D444"/>
    <w:rsid w:val="0F192CA7"/>
    <w:rsid w:val="0F2F806F"/>
    <w:rsid w:val="0F5B16AD"/>
    <w:rsid w:val="0F5BCA34"/>
    <w:rsid w:val="0F5E258C"/>
    <w:rsid w:val="0F759023"/>
    <w:rsid w:val="0F8C2B11"/>
    <w:rsid w:val="0FA633BF"/>
    <w:rsid w:val="0FC5CE47"/>
    <w:rsid w:val="0FE124A5"/>
    <w:rsid w:val="0FE296FE"/>
    <w:rsid w:val="103E1501"/>
    <w:rsid w:val="10784638"/>
    <w:rsid w:val="10A2B5AC"/>
    <w:rsid w:val="10F6E70E"/>
    <w:rsid w:val="111C9D59"/>
    <w:rsid w:val="113F5FF1"/>
    <w:rsid w:val="11420420"/>
    <w:rsid w:val="11450E5C"/>
    <w:rsid w:val="116AD86E"/>
    <w:rsid w:val="1187AA18"/>
    <w:rsid w:val="11B7263D"/>
    <w:rsid w:val="11D04E9A"/>
    <w:rsid w:val="1215D16E"/>
    <w:rsid w:val="122F454B"/>
    <w:rsid w:val="1250CD69"/>
    <w:rsid w:val="12A87E43"/>
    <w:rsid w:val="12DDD481"/>
    <w:rsid w:val="12E21A31"/>
    <w:rsid w:val="13099461"/>
    <w:rsid w:val="136CD560"/>
    <w:rsid w:val="13BD0C92"/>
    <w:rsid w:val="13DA566E"/>
    <w:rsid w:val="140CAF1D"/>
    <w:rsid w:val="14234292"/>
    <w:rsid w:val="144185B9"/>
    <w:rsid w:val="14B0812A"/>
    <w:rsid w:val="14BF4ADA"/>
    <w:rsid w:val="14D3996E"/>
    <w:rsid w:val="14DD1156"/>
    <w:rsid w:val="151599CD"/>
    <w:rsid w:val="157DEA74"/>
    <w:rsid w:val="15832FBB"/>
    <w:rsid w:val="15993E25"/>
    <w:rsid w:val="159EC1F3"/>
    <w:rsid w:val="15BAB259"/>
    <w:rsid w:val="16029D4B"/>
    <w:rsid w:val="16309E04"/>
    <w:rsid w:val="16890C25"/>
    <w:rsid w:val="16CD6C65"/>
    <w:rsid w:val="1711F730"/>
    <w:rsid w:val="17AA8ECC"/>
    <w:rsid w:val="17DBF33A"/>
    <w:rsid w:val="17F7C9B2"/>
    <w:rsid w:val="18332D8C"/>
    <w:rsid w:val="1837EC0F"/>
    <w:rsid w:val="185AAFBE"/>
    <w:rsid w:val="185B3C9E"/>
    <w:rsid w:val="18C4AD0C"/>
    <w:rsid w:val="18EC8413"/>
    <w:rsid w:val="19008785"/>
    <w:rsid w:val="19465F2D"/>
    <w:rsid w:val="194E1B45"/>
    <w:rsid w:val="19589350"/>
    <w:rsid w:val="19B17041"/>
    <w:rsid w:val="19F6801F"/>
    <w:rsid w:val="1A03706B"/>
    <w:rsid w:val="1A2A6CAA"/>
    <w:rsid w:val="1A62A181"/>
    <w:rsid w:val="1A94592B"/>
    <w:rsid w:val="1ABCC1CE"/>
    <w:rsid w:val="1B464133"/>
    <w:rsid w:val="1B5B1426"/>
    <w:rsid w:val="1B5D8053"/>
    <w:rsid w:val="1B9B641D"/>
    <w:rsid w:val="1BD9C388"/>
    <w:rsid w:val="1BDE1C75"/>
    <w:rsid w:val="1C01BE70"/>
    <w:rsid w:val="1C487B10"/>
    <w:rsid w:val="1C574E0F"/>
    <w:rsid w:val="1CABF6ED"/>
    <w:rsid w:val="1CDB1649"/>
    <w:rsid w:val="1CDD0933"/>
    <w:rsid w:val="1D4D5D88"/>
    <w:rsid w:val="1D682914"/>
    <w:rsid w:val="1D7275C0"/>
    <w:rsid w:val="1D79ECD6"/>
    <w:rsid w:val="1D8C3992"/>
    <w:rsid w:val="1DF31E70"/>
    <w:rsid w:val="1E3B0C31"/>
    <w:rsid w:val="1E47C74E"/>
    <w:rsid w:val="1EAFF4FF"/>
    <w:rsid w:val="1ED304DF"/>
    <w:rsid w:val="1EF03A84"/>
    <w:rsid w:val="1EF253E7"/>
    <w:rsid w:val="1F048260"/>
    <w:rsid w:val="1F15BD37"/>
    <w:rsid w:val="1F17D018"/>
    <w:rsid w:val="1F26F80E"/>
    <w:rsid w:val="1F6CCBD3"/>
    <w:rsid w:val="1F974BAD"/>
    <w:rsid w:val="1FCE907D"/>
    <w:rsid w:val="202EE9F0"/>
    <w:rsid w:val="20512560"/>
    <w:rsid w:val="2059CE71"/>
    <w:rsid w:val="205C7F98"/>
    <w:rsid w:val="207BC3E0"/>
    <w:rsid w:val="20973FC3"/>
    <w:rsid w:val="20B18D98"/>
    <w:rsid w:val="21027C75"/>
    <w:rsid w:val="21331C0E"/>
    <w:rsid w:val="21523751"/>
    <w:rsid w:val="2206976D"/>
    <w:rsid w:val="22331024"/>
    <w:rsid w:val="223C2322"/>
    <w:rsid w:val="225266F5"/>
    <w:rsid w:val="22724BC0"/>
    <w:rsid w:val="228463C0"/>
    <w:rsid w:val="2336DFF9"/>
    <w:rsid w:val="2344B66A"/>
    <w:rsid w:val="235BC1BA"/>
    <w:rsid w:val="2361EEB4"/>
    <w:rsid w:val="2365173E"/>
    <w:rsid w:val="23962108"/>
    <w:rsid w:val="239DEF45"/>
    <w:rsid w:val="23AE5289"/>
    <w:rsid w:val="23C6B8AC"/>
    <w:rsid w:val="23E7BB3E"/>
    <w:rsid w:val="23F94077"/>
    <w:rsid w:val="24670F8D"/>
    <w:rsid w:val="2489C4B2"/>
    <w:rsid w:val="24BAFCAE"/>
    <w:rsid w:val="250D12DA"/>
    <w:rsid w:val="25164500"/>
    <w:rsid w:val="251695DA"/>
    <w:rsid w:val="258C4A99"/>
    <w:rsid w:val="25962322"/>
    <w:rsid w:val="259E2718"/>
    <w:rsid w:val="262CD147"/>
    <w:rsid w:val="26BB60F3"/>
    <w:rsid w:val="26C28772"/>
    <w:rsid w:val="26D93A41"/>
    <w:rsid w:val="26DF7D84"/>
    <w:rsid w:val="270F9445"/>
    <w:rsid w:val="27306446"/>
    <w:rsid w:val="27337C0D"/>
    <w:rsid w:val="276B01D8"/>
    <w:rsid w:val="28127AC1"/>
    <w:rsid w:val="28447911"/>
    <w:rsid w:val="28749B4C"/>
    <w:rsid w:val="28BE7574"/>
    <w:rsid w:val="28C735C1"/>
    <w:rsid w:val="296AB790"/>
    <w:rsid w:val="2974C465"/>
    <w:rsid w:val="299D7F3A"/>
    <w:rsid w:val="29C03251"/>
    <w:rsid w:val="29E2779E"/>
    <w:rsid w:val="2A25E3D5"/>
    <w:rsid w:val="2AEB232C"/>
    <w:rsid w:val="2AFDB09A"/>
    <w:rsid w:val="2B5C02B2"/>
    <w:rsid w:val="2B707925"/>
    <w:rsid w:val="2B763B31"/>
    <w:rsid w:val="2B901108"/>
    <w:rsid w:val="2B9C8118"/>
    <w:rsid w:val="2BF6C3CC"/>
    <w:rsid w:val="2BF9493B"/>
    <w:rsid w:val="2C35F674"/>
    <w:rsid w:val="2CABE099"/>
    <w:rsid w:val="2CE32F9F"/>
    <w:rsid w:val="2D668A14"/>
    <w:rsid w:val="2D8DE54C"/>
    <w:rsid w:val="2D95199C"/>
    <w:rsid w:val="2DCF848C"/>
    <w:rsid w:val="2E086028"/>
    <w:rsid w:val="2E3BEA7E"/>
    <w:rsid w:val="2E93A374"/>
    <w:rsid w:val="2EA218BA"/>
    <w:rsid w:val="2EA3FEE9"/>
    <w:rsid w:val="2EA42900"/>
    <w:rsid w:val="2EA44FC3"/>
    <w:rsid w:val="2EB90DC1"/>
    <w:rsid w:val="2EDB3E4D"/>
    <w:rsid w:val="2EF8307C"/>
    <w:rsid w:val="2F30E9FD"/>
    <w:rsid w:val="2F33CE87"/>
    <w:rsid w:val="2F3BF31E"/>
    <w:rsid w:val="2F45095E"/>
    <w:rsid w:val="2F4C366E"/>
    <w:rsid w:val="2F5DB40D"/>
    <w:rsid w:val="2F5DD6E7"/>
    <w:rsid w:val="2F7F0D43"/>
    <w:rsid w:val="2FA0B35F"/>
    <w:rsid w:val="2FB7896F"/>
    <w:rsid w:val="2FE6A58F"/>
    <w:rsid w:val="30489C32"/>
    <w:rsid w:val="30826605"/>
    <w:rsid w:val="30A4ADB4"/>
    <w:rsid w:val="30CE11A6"/>
    <w:rsid w:val="30DAEF45"/>
    <w:rsid w:val="30DD5AA0"/>
    <w:rsid w:val="30E0D9BF"/>
    <w:rsid w:val="30EFF455"/>
    <w:rsid w:val="310A906E"/>
    <w:rsid w:val="31117025"/>
    <w:rsid w:val="311FA850"/>
    <w:rsid w:val="315A04B2"/>
    <w:rsid w:val="31CB4436"/>
    <w:rsid w:val="31F92946"/>
    <w:rsid w:val="321B7D92"/>
    <w:rsid w:val="32A9D902"/>
    <w:rsid w:val="332CE182"/>
    <w:rsid w:val="33671497"/>
    <w:rsid w:val="33814D16"/>
    <w:rsid w:val="33B16811"/>
    <w:rsid w:val="33DDFFD3"/>
    <w:rsid w:val="33EB5AFC"/>
    <w:rsid w:val="342B3AB9"/>
    <w:rsid w:val="3450BD4D"/>
    <w:rsid w:val="34574912"/>
    <w:rsid w:val="345F3ED2"/>
    <w:rsid w:val="346CF6AD"/>
    <w:rsid w:val="35032734"/>
    <w:rsid w:val="35146FE5"/>
    <w:rsid w:val="3522FC19"/>
    <w:rsid w:val="3579D034"/>
    <w:rsid w:val="3585B15C"/>
    <w:rsid w:val="362A7E06"/>
    <w:rsid w:val="3670E988"/>
    <w:rsid w:val="369EB559"/>
    <w:rsid w:val="36E58BBD"/>
    <w:rsid w:val="36FF4522"/>
    <w:rsid w:val="37034ADE"/>
    <w:rsid w:val="37394076"/>
    <w:rsid w:val="375CBFF0"/>
    <w:rsid w:val="37FCC25B"/>
    <w:rsid w:val="3819E5DF"/>
    <w:rsid w:val="383A85BA"/>
    <w:rsid w:val="3846B2D8"/>
    <w:rsid w:val="385CE82D"/>
    <w:rsid w:val="3893EA41"/>
    <w:rsid w:val="38B170F6"/>
    <w:rsid w:val="38E54711"/>
    <w:rsid w:val="38F89051"/>
    <w:rsid w:val="39708082"/>
    <w:rsid w:val="39957E73"/>
    <w:rsid w:val="399DA65A"/>
    <w:rsid w:val="39A5E6C7"/>
    <w:rsid w:val="39D0FFD8"/>
    <w:rsid w:val="39D4C1C9"/>
    <w:rsid w:val="39DD44DF"/>
    <w:rsid w:val="39E45837"/>
    <w:rsid w:val="3A268F77"/>
    <w:rsid w:val="3A5BD626"/>
    <w:rsid w:val="3B26B890"/>
    <w:rsid w:val="3B588704"/>
    <w:rsid w:val="3B6CD039"/>
    <w:rsid w:val="3BAF3D30"/>
    <w:rsid w:val="3BC25FD8"/>
    <w:rsid w:val="3C435BEE"/>
    <w:rsid w:val="3C9249DF"/>
    <w:rsid w:val="3D186DAB"/>
    <w:rsid w:val="3D5E3039"/>
    <w:rsid w:val="3D70E761"/>
    <w:rsid w:val="3D9E82E8"/>
    <w:rsid w:val="3DBE340D"/>
    <w:rsid w:val="3DFB20D0"/>
    <w:rsid w:val="3E2F4084"/>
    <w:rsid w:val="3E499CD0"/>
    <w:rsid w:val="3E5D9335"/>
    <w:rsid w:val="3EFA009A"/>
    <w:rsid w:val="3EFB68B8"/>
    <w:rsid w:val="3F3CFED0"/>
    <w:rsid w:val="3F4E863A"/>
    <w:rsid w:val="3F5A046E"/>
    <w:rsid w:val="3F5CB289"/>
    <w:rsid w:val="3F6C33F5"/>
    <w:rsid w:val="3FB9EDBF"/>
    <w:rsid w:val="3FD49B30"/>
    <w:rsid w:val="3FE1549B"/>
    <w:rsid w:val="3FF1E94F"/>
    <w:rsid w:val="400ACD48"/>
    <w:rsid w:val="4079794D"/>
    <w:rsid w:val="4094478A"/>
    <w:rsid w:val="409A1DFB"/>
    <w:rsid w:val="40A29AAE"/>
    <w:rsid w:val="40E57120"/>
    <w:rsid w:val="41401652"/>
    <w:rsid w:val="41530199"/>
    <w:rsid w:val="419DE79A"/>
    <w:rsid w:val="41A79FC8"/>
    <w:rsid w:val="41B0036F"/>
    <w:rsid w:val="41BD78BE"/>
    <w:rsid w:val="41D9F54C"/>
    <w:rsid w:val="41E4D602"/>
    <w:rsid w:val="41F9F7F9"/>
    <w:rsid w:val="4228C18E"/>
    <w:rsid w:val="422C1767"/>
    <w:rsid w:val="4231A15C"/>
    <w:rsid w:val="425453F0"/>
    <w:rsid w:val="429ED658"/>
    <w:rsid w:val="42A4BB9F"/>
    <w:rsid w:val="42DEB1A7"/>
    <w:rsid w:val="42EEE166"/>
    <w:rsid w:val="432DEC6F"/>
    <w:rsid w:val="43C8EDE6"/>
    <w:rsid w:val="43D5876F"/>
    <w:rsid w:val="43E3A004"/>
    <w:rsid w:val="447264CA"/>
    <w:rsid w:val="44792A53"/>
    <w:rsid w:val="44E01EA0"/>
    <w:rsid w:val="45070D8D"/>
    <w:rsid w:val="46583060"/>
    <w:rsid w:val="4659868E"/>
    <w:rsid w:val="46696B37"/>
    <w:rsid w:val="46AE8D44"/>
    <w:rsid w:val="46B423D8"/>
    <w:rsid w:val="47594C6F"/>
    <w:rsid w:val="47800EB5"/>
    <w:rsid w:val="480D291E"/>
    <w:rsid w:val="4836EAAA"/>
    <w:rsid w:val="48FD7944"/>
    <w:rsid w:val="497C59D4"/>
    <w:rsid w:val="49929B95"/>
    <w:rsid w:val="49B38FC3"/>
    <w:rsid w:val="49D12108"/>
    <w:rsid w:val="49D20D5C"/>
    <w:rsid w:val="49DCD2FF"/>
    <w:rsid w:val="4AA8066B"/>
    <w:rsid w:val="4AEBC0C1"/>
    <w:rsid w:val="4B07159D"/>
    <w:rsid w:val="4B4E1731"/>
    <w:rsid w:val="4B5604B7"/>
    <w:rsid w:val="4B5F5208"/>
    <w:rsid w:val="4B8B3A9D"/>
    <w:rsid w:val="4B9C1B1D"/>
    <w:rsid w:val="4C072308"/>
    <w:rsid w:val="4CA9D46F"/>
    <w:rsid w:val="4CB6A3A9"/>
    <w:rsid w:val="4CE24859"/>
    <w:rsid w:val="4D0CB250"/>
    <w:rsid w:val="4D143456"/>
    <w:rsid w:val="4D51B05B"/>
    <w:rsid w:val="4D87CC4F"/>
    <w:rsid w:val="4DF30E65"/>
    <w:rsid w:val="4E85B7F3"/>
    <w:rsid w:val="4E96F2CA"/>
    <w:rsid w:val="4EA97694"/>
    <w:rsid w:val="4EC7D88E"/>
    <w:rsid w:val="4EC9EACF"/>
    <w:rsid w:val="4ECA5981"/>
    <w:rsid w:val="4EF48EAA"/>
    <w:rsid w:val="4F39859D"/>
    <w:rsid w:val="4F4F17B2"/>
    <w:rsid w:val="4FD54288"/>
    <w:rsid w:val="4FE550D5"/>
    <w:rsid w:val="50127847"/>
    <w:rsid w:val="5037CC27"/>
    <w:rsid w:val="50399FC3"/>
    <w:rsid w:val="503A8936"/>
    <w:rsid w:val="503AB0B1"/>
    <w:rsid w:val="5041FC8F"/>
    <w:rsid w:val="5065BB30"/>
    <w:rsid w:val="506D645C"/>
    <w:rsid w:val="509432F6"/>
    <w:rsid w:val="5097F9DC"/>
    <w:rsid w:val="50E7C71B"/>
    <w:rsid w:val="50EAE813"/>
    <w:rsid w:val="51088B29"/>
    <w:rsid w:val="51418805"/>
    <w:rsid w:val="5195859B"/>
    <w:rsid w:val="51C965EF"/>
    <w:rsid w:val="51DDCCF0"/>
    <w:rsid w:val="5207A19C"/>
    <w:rsid w:val="52157714"/>
    <w:rsid w:val="522E0778"/>
    <w:rsid w:val="5262C7BB"/>
    <w:rsid w:val="526F6FB5"/>
    <w:rsid w:val="52C145DC"/>
    <w:rsid w:val="52CFF9A9"/>
    <w:rsid w:val="530169EF"/>
    <w:rsid w:val="535F93D3"/>
    <w:rsid w:val="5377089A"/>
    <w:rsid w:val="53775A6F"/>
    <w:rsid w:val="53CB8CAF"/>
    <w:rsid w:val="53F9BF6E"/>
    <w:rsid w:val="54A9BA62"/>
    <w:rsid w:val="54B1FE51"/>
    <w:rsid w:val="54BE5DE9"/>
    <w:rsid w:val="54E3BEA0"/>
    <w:rsid w:val="55B6563B"/>
    <w:rsid w:val="55C753A9"/>
    <w:rsid w:val="55E82528"/>
    <w:rsid w:val="5698B75E"/>
    <w:rsid w:val="56E025C3"/>
    <w:rsid w:val="56FA2CAE"/>
    <w:rsid w:val="57349B14"/>
    <w:rsid w:val="5761B3EF"/>
    <w:rsid w:val="57B47025"/>
    <w:rsid w:val="57C7BD88"/>
    <w:rsid w:val="58234CE8"/>
    <w:rsid w:val="583487BF"/>
    <w:rsid w:val="58661803"/>
    <w:rsid w:val="58D910B9"/>
    <w:rsid w:val="59079FAC"/>
    <w:rsid w:val="5907D5BF"/>
    <w:rsid w:val="5927A90A"/>
    <w:rsid w:val="593B76C2"/>
    <w:rsid w:val="59E60F28"/>
    <w:rsid w:val="5A03ED07"/>
    <w:rsid w:val="5A0D7B8C"/>
    <w:rsid w:val="5A45864C"/>
    <w:rsid w:val="5A4DA72B"/>
    <w:rsid w:val="5A5C80E0"/>
    <w:rsid w:val="5A76F272"/>
    <w:rsid w:val="5ABE44E9"/>
    <w:rsid w:val="5ACB3D10"/>
    <w:rsid w:val="5AE42709"/>
    <w:rsid w:val="5B786961"/>
    <w:rsid w:val="5B7D6358"/>
    <w:rsid w:val="5BD0FB38"/>
    <w:rsid w:val="5BF85141"/>
    <w:rsid w:val="5C5F49CC"/>
    <w:rsid w:val="5C97F0D7"/>
    <w:rsid w:val="5D712AA7"/>
    <w:rsid w:val="5DC96B1B"/>
    <w:rsid w:val="5E1CC68D"/>
    <w:rsid w:val="5E6982B1"/>
    <w:rsid w:val="5E71F733"/>
    <w:rsid w:val="5EB9BB41"/>
    <w:rsid w:val="5EBC312A"/>
    <w:rsid w:val="5F3B73C6"/>
    <w:rsid w:val="5FC47F16"/>
    <w:rsid w:val="5FC8F263"/>
    <w:rsid w:val="5FCED996"/>
    <w:rsid w:val="5FEC6D09"/>
    <w:rsid w:val="60035B3C"/>
    <w:rsid w:val="6011EFD8"/>
    <w:rsid w:val="60131273"/>
    <w:rsid w:val="6038F511"/>
    <w:rsid w:val="60BF2354"/>
    <w:rsid w:val="61058AEB"/>
    <w:rsid w:val="614F110C"/>
    <w:rsid w:val="618DD75A"/>
    <w:rsid w:val="61C80573"/>
    <w:rsid w:val="61ECA4DC"/>
    <w:rsid w:val="6210008B"/>
    <w:rsid w:val="621F9CE1"/>
    <w:rsid w:val="62B497FD"/>
    <w:rsid w:val="62C26BDF"/>
    <w:rsid w:val="62DDFE17"/>
    <w:rsid w:val="630B724E"/>
    <w:rsid w:val="63214B44"/>
    <w:rsid w:val="63240DCB"/>
    <w:rsid w:val="63B37FBC"/>
    <w:rsid w:val="63DD012C"/>
    <w:rsid w:val="63F619C6"/>
    <w:rsid w:val="6404F9FF"/>
    <w:rsid w:val="642771C8"/>
    <w:rsid w:val="6432080C"/>
    <w:rsid w:val="646655BE"/>
    <w:rsid w:val="646A5BB1"/>
    <w:rsid w:val="647CCDD7"/>
    <w:rsid w:val="6486B1CE"/>
    <w:rsid w:val="64E183C3"/>
    <w:rsid w:val="651B2F5E"/>
    <w:rsid w:val="6521763B"/>
    <w:rsid w:val="6550BF53"/>
    <w:rsid w:val="65529429"/>
    <w:rsid w:val="65619AB8"/>
    <w:rsid w:val="65AD3CEC"/>
    <w:rsid w:val="65C49857"/>
    <w:rsid w:val="65E700CA"/>
    <w:rsid w:val="65EC38BF"/>
    <w:rsid w:val="65FF4B11"/>
    <w:rsid w:val="66062C12"/>
    <w:rsid w:val="664D242F"/>
    <w:rsid w:val="6659EB2F"/>
    <w:rsid w:val="667811CE"/>
    <w:rsid w:val="669A291A"/>
    <w:rsid w:val="66B6FFBF"/>
    <w:rsid w:val="66CCBAAC"/>
    <w:rsid w:val="66FBDA08"/>
    <w:rsid w:val="67159BBC"/>
    <w:rsid w:val="674839B6"/>
    <w:rsid w:val="674EE4A0"/>
    <w:rsid w:val="675F128A"/>
    <w:rsid w:val="67783AE7"/>
    <w:rsid w:val="67B37F6B"/>
    <w:rsid w:val="684B38D1"/>
    <w:rsid w:val="685D1E0D"/>
    <w:rsid w:val="68933189"/>
    <w:rsid w:val="68F90083"/>
    <w:rsid w:val="68FAE2EB"/>
    <w:rsid w:val="690C1DC2"/>
    <w:rsid w:val="6962B465"/>
    <w:rsid w:val="69D082B0"/>
    <w:rsid w:val="6A5727CE"/>
    <w:rsid w:val="6A5AD8D3"/>
    <w:rsid w:val="6A8647B6"/>
    <w:rsid w:val="6A96B34C"/>
    <w:rsid w:val="6AC8387D"/>
    <w:rsid w:val="6AE18ABB"/>
    <w:rsid w:val="6AFB4995"/>
    <w:rsid w:val="6B870372"/>
    <w:rsid w:val="6BA02BCF"/>
    <w:rsid w:val="6BAD56CA"/>
    <w:rsid w:val="6BE24938"/>
    <w:rsid w:val="6C1713C9"/>
    <w:rsid w:val="6C38E2D7"/>
    <w:rsid w:val="6C4BAC0A"/>
    <w:rsid w:val="6C7E33D5"/>
    <w:rsid w:val="6C81EDD9"/>
    <w:rsid w:val="6CC4BA2D"/>
    <w:rsid w:val="6CCAD880"/>
    <w:rsid w:val="6CD7A5E6"/>
    <w:rsid w:val="6CEC6CE2"/>
    <w:rsid w:val="6CED8A34"/>
    <w:rsid w:val="6D2CE9DD"/>
    <w:rsid w:val="6D2DCF16"/>
    <w:rsid w:val="6D3BFC30"/>
    <w:rsid w:val="6D3DE10A"/>
    <w:rsid w:val="6D48250C"/>
    <w:rsid w:val="6D673319"/>
    <w:rsid w:val="6D7E162B"/>
    <w:rsid w:val="6DB232F2"/>
    <w:rsid w:val="6DB5B0E8"/>
    <w:rsid w:val="6DCE540E"/>
    <w:rsid w:val="6DD2A28B"/>
    <w:rsid w:val="6DE77C6B"/>
    <w:rsid w:val="6E5BA1F1"/>
    <w:rsid w:val="6E5D8CD4"/>
    <w:rsid w:val="6ED7CC91"/>
    <w:rsid w:val="6F21BF2D"/>
    <w:rsid w:val="6F3033FE"/>
    <w:rsid w:val="6F61E40B"/>
    <w:rsid w:val="6F7DD8FB"/>
    <w:rsid w:val="6F834CCC"/>
    <w:rsid w:val="6F8DE310"/>
    <w:rsid w:val="6F91CB52"/>
    <w:rsid w:val="6FD8E5F7"/>
    <w:rsid w:val="708B0BF8"/>
    <w:rsid w:val="70D0AB57"/>
    <w:rsid w:val="70DD2B69"/>
    <w:rsid w:val="70FDB46C"/>
    <w:rsid w:val="7141C05D"/>
    <w:rsid w:val="71469BD7"/>
    <w:rsid w:val="71A8D018"/>
    <w:rsid w:val="71BAC475"/>
    <w:rsid w:val="72467A35"/>
    <w:rsid w:val="7281A0D3"/>
    <w:rsid w:val="729984CD"/>
    <w:rsid w:val="72B30008"/>
    <w:rsid w:val="72FDC1EB"/>
    <w:rsid w:val="73D03305"/>
    <w:rsid w:val="73F15185"/>
    <w:rsid w:val="74712FA7"/>
    <w:rsid w:val="750E9318"/>
    <w:rsid w:val="75966D78"/>
    <w:rsid w:val="75F28E50"/>
    <w:rsid w:val="7627C436"/>
    <w:rsid w:val="76CF1FB1"/>
    <w:rsid w:val="76E55DA1"/>
    <w:rsid w:val="773FECDB"/>
    <w:rsid w:val="776E594C"/>
    <w:rsid w:val="77768888"/>
    <w:rsid w:val="777E7A08"/>
    <w:rsid w:val="778E5EB1"/>
    <w:rsid w:val="77AEA90B"/>
    <w:rsid w:val="77C00DC3"/>
    <w:rsid w:val="77DB2028"/>
    <w:rsid w:val="7823B9AD"/>
    <w:rsid w:val="782F67EB"/>
    <w:rsid w:val="78D649AC"/>
    <w:rsid w:val="78E3AAC2"/>
    <w:rsid w:val="792A2F12"/>
    <w:rsid w:val="7941AF10"/>
    <w:rsid w:val="794F1AA1"/>
    <w:rsid w:val="79558CF0"/>
    <w:rsid w:val="79BA4949"/>
    <w:rsid w:val="79F49BBE"/>
    <w:rsid w:val="7A28D9C2"/>
    <w:rsid w:val="7A61C281"/>
    <w:rsid w:val="7AA496B2"/>
    <w:rsid w:val="7ABDB265"/>
    <w:rsid w:val="7AC5FF73"/>
    <w:rsid w:val="7AD73A4A"/>
    <w:rsid w:val="7AF9CF2A"/>
    <w:rsid w:val="7B10B814"/>
    <w:rsid w:val="7B122BD0"/>
    <w:rsid w:val="7B6B5090"/>
    <w:rsid w:val="7BA78CC4"/>
    <w:rsid w:val="7BDB61F3"/>
    <w:rsid w:val="7BEEF84C"/>
    <w:rsid w:val="7C2B5D73"/>
    <w:rsid w:val="7C937EE6"/>
    <w:rsid w:val="7C9705BA"/>
    <w:rsid w:val="7CF917E0"/>
    <w:rsid w:val="7D230201"/>
    <w:rsid w:val="7D32C15B"/>
    <w:rsid w:val="7D3B6D86"/>
    <w:rsid w:val="7D452079"/>
    <w:rsid w:val="7D759EBD"/>
    <w:rsid w:val="7D7F3585"/>
    <w:rsid w:val="7DCA479D"/>
    <w:rsid w:val="7E2F3079"/>
    <w:rsid w:val="7E517A51"/>
    <w:rsid w:val="7E8C41D8"/>
    <w:rsid w:val="7EB87DAE"/>
    <w:rsid w:val="7F116F1E"/>
    <w:rsid w:val="7F138744"/>
    <w:rsid w:val="7F1E5274"/>
    <w:rsid w:val="7F208956"/>
    <w:rsid w:val="7F44E335"/>
    <w:rsid w:val="7F9753D0"/>
    <w:rsid w:val="7FA06A7A"/>
    <w:rsid w:val="7FAAAB6D"/>
    <w:rsid w:val="7FCEA67C"/>
    <w:rsid w:val="7FEED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996E"/>
  <w15:chartTrackingRefBased/>
  <w15:docId w15:val="{8E757527-A24A-4496-AF92-A7A0C5F9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318@teams.ksl.ac.ke" TargetMode="External"/><Relationship Id="rId13" Type="http://schemas.openxmlformats.org/officeDocument/2006/relationships/hyperlink" Target="mailto:20240385@teams.ksl.ac.ke" TargetMode="External"/><Relationship Id="rId18" Type="http://schemas.openxmlformats.org/officeDocument/2006/relationships/hyperlink" Target="https://www.mow.uscourts.gov/sites/mow/files/1_Judge_Bennett_8_Traits.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20240338@teams.ksl.ac.ke" TargetMode="External"/><Relationship Id="rId12" Type="http://schemas.openxmlformats.org/officeDocument/2006/relationships/hyperlink" Target="mailto:20240305@teams.ksl.ac.ke" TargetMode="External"/><Relationship Id="rId17" Type="http://schemas.openxmlformats.org/officeDocument/2006/relationships/hyperlink" Target="mailto:20241932@teams.ksl.ac.ke" TargetMode="External"/><Relationship Id="rId2" Type="http://schemas.openxmlformats.org/officeDocument/2006/relationships/styles" Target="styles.xml"/><Relationship Id="rId16" Type="http://schemas.openxmlformats.org/officeDocument/2006/relationships/hyperlink" Target="mailto:20240306@teams.ksl.ac.k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0241492@teams.ksl.ac.ke" TargetMode="External"/><Relationship Id="rId5" Type="http://schemas.openxmlformats.org/officeDocument/2006/relationships/footnotes" Target="footnotes.xml"/><Relationship Id="rId15" Type="http://schemas.openxmlformats.org/officeDocument/2006/relationships/hyperlink" Target="mailto:20240433@teams.ksl.ac.ke" TargetMode="External"/><Relationship Id="rId10" Type="http://schemas.openxmlformats.org/officeDocument/2006/relationships/hyperlink" Target="mailto:20241213@teams.ksl.ac.ke" TargetMode="External"/><Relationship Id="rId19" Type="http://schemas.openxmlformats.org/officeDocument/2006/relationships/hyperlink" Target="https://law.indiana.edu/instruction/tanford/b584/20BasicPrinciples.pdf" TargetMode="External"/><Relationship Id="rId4" Type="http://schemas.openxmlformats.org/officeDocument/2006/relationships/webSettings" Target="webSettings.xml"/><Relationship Id="rId9" Type="http://schemas.openxmlformats.org/officeDocument/2006/relationships/hyperlink" Target="mailto:20240299@teams.ksl.ac.ke" TargetMode="External"/><Relationship Id="rId14" Type="http://schemas.openxmlformats.org/officeDocument/2006/relationships/hyperlink" Target="mailto:20240341@teams.ksl.ac.ke"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vegaslegalmagazine.com/the-ideal-qualities-of-a-trial-lawyer/" TargetMode="External"/><Relationship Id="rId1" Type="http://schemas.openxmlformats.org/officeDocument/2006/relationships/hyperlink" Target="http://anphatpham.com/articles/922/Litigation:-The-5-traits-of-highly-effective-trial-lawy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2041</Words>
  <Characters>11639</Characters>
  <Application>Microsoft Office Word</Application>
  <DocSecurity>0</DocSecurity>
  <Lines>96</Lines>
  <Paragraphs>27</Paragraphs>
  <ScaleCrop>false</ScaleCrop>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Kimani Wainaina</dc:creator>
  <cp:keywords/>
  <dc:description/>
  <cp:lastModifiedBy>MBURO KENNEDY OTIENO</cp:lastModifiedBy>
  <cp:revision>20</cp:revision>
  <dcterms:created xsi:type="dcterms:W3CDTF">2024-02-05T13:38:00Z</dcterms:created>
  <dcterms:modified xsi:type="dcterms:W3CDTF">2024-03-25T07:06:00Z</dcterms:modified>
</cp:coreProperties>
</file>