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pageBreakBefore w:val="0"/>
            <w:spacing w:line="360" w:lineRule="auto"/>
            <w:jc w:val="center"/>
            <w:rPr>
              <w:del w:author="Ian Chirchir" w:id="0" w:date="2022-03-04T10:05:28Z"/>
              <w:b w:val="0"/>
              <w:color w:val="333333"/>
              <w:sz w:val="28"/>
              <w:szCs w:val="28"/>
              <w:vertAlign w:val="baseline"/>
            </w:rPr>
          </w:pPr>
          <w:sdt>
            <w:sdtPr>
              <w:tag w:val="goog_rdk_1"/>
            </w:sdtPr>
            <w:sdtContent>
              <w:del w:author="Ian Chirchir" w:id="0" w:date="2022-03-04T10:05:28Z">
                <w:r w:rsidDel="00000000" w:rsidR="00000000" w:rsidRPr="00000000">
                  <w:rPr>
                    <w:rtl w:val="0"/>
                  </w:rPr>
                </w:r>
              </w:del>
            </w:sdtContent>
          </w:sdt>
        </w:p>
      </w:sdtContent>
    </w:sdt>
    <w:sdt>
      <w:sdtPr>
        <w:tag w:val="goog_rdk_4"/>
      </w:sdtPr>
      <w:sdtContent>
        <w:p w:rsidR="00000000" w:rsidDel="00000000" w:rsidP="00000000" w:rsidRDefault="00000000" w:rsidRPr="00000000" w14:paraId="00000002">
          <w:pPr>
            <w:pageBreakBefore w:val="0"/>
            <w:spacing w:line="360" w:lineRule="auto"/>
            <w:jc w:val="left"/>
            <w:rPr>
              <w:del w:author="Ian Chirchir" w:id="0" w:date="2022-03-04T10:05:28Z"/>
              <w:b w:val="0"/>
              <w:color w:val="333333"/>
              <w:sz w:val="28"/>
              <w:szCs w:val="28"/>
              <w:vertAlign w:val="baseline"/>
            </w:rPr>
            <w:pPrChange w:author="Ian Chirchir" w:id="0" w:date="2022-03-04T10:05:28Z">
              <w:pPr>
                <w:pageBreakBefore w:val="0"/>
                <w:spacing w:line="360" w:lineRule="auto"/>
                <w:jc w:val="center"/>
              </w:pPr>
            </w:pPrChange>
          </w:pPr>
          <w:sdt>
            <w:sdtPr>
              <w:tag w:val="goog_rdk_3"/>
            </w:sdtPr>
            <w:sdtContent>
              <w:del w:author="Ian Chirchir" w:id="0" w:date="2022-03-04T10:05:28Z">
                <w:r w:rsidDel="00000000" w:rsidR="00000000" w:rsidRPr="00000000">
                  <w:rPr>
                    <w:rtl w:val="0"/>
                  </w:rPr>
                </w:r>
              </w:del>
            </w:sdtContent>
          </w:sdt>
        </w:p>
      </w:sdtContent>
    </w:sdt>
    <w:sdt>
      <w:sdtPr>
        <w:tag w:val="goog_rdk_5"/>
      </w:sdtPr>
      <w:sdtContent>
        <w:p w:rsidR="00000000" w:rsidDel="00000000" w:rsidP="00000000" w:rsidRDefault="00000000" w:rsidRPr="00000000" w14:paraId="00000003">
          <w:pPr>
            <w:pageBreakBefore w:val="0"/>
            <w:spacing w:line="360" w:lineRule="auto"/>
            <w:jc w:val="left"/>
            <w:rPr>
              <w:b w:val="0"/>
              <w:color w:val="333333"/>
              <w:sz w:val="28"/>
              <w:szCs w:val="28"/>
              <w:vertAlign w:val="baseline"/>
            </w:rPr>
            <w:pPrChange w:author="Ian Chirchir" w:id="0" w:date="2022-03-04T10:05:26Z">
              <w:pPr>
                <w:pageBreakBefore w:val="0"/>
                <w:spacing w:line="360" w:lineRule="auto"/>
                <w:jc w:val="center"/>
              </w:pPr>
            </w:pPrChange>
          </w:pPr>
          <w:r w:rsidDel="00000000" w:rsidR="00000000" w:rsidRPr="00000000">
            <w:rPr>
              <w:rtl w:val="0"/>
            </w:rPr>
          </w:r>
        </w:p>
      </w:sdtContent>
    </w:sdt>
    <w:sdt>
      <w:sdtPr>
        <w:tag w:val="goog_rdk_6"/>
      </w:sdtPr>
      <w:sdtContent>
        <w:p w:rsidR="00000000" w:rsidDel="00000000" w:rsidP="00000000" w:rsidRDefault="00000000" w:rsidRPr="00000000" w14:paraId="00000004">
          <w:pPr>
            <w:pageBreakBefore w:val="0"/>
            <w:spacing w:line="360" w:lineRule="auto"/>
            <w:jc w:val="left"/>
            <w:rPr>
              <w:b w:val="0"/>
              <w:color w:val="333333"/>
              <w:sz w:val="28"/>
              <w:szCs w:val="28"/>
              <w:vertAlign w:val="baseline"/>
            </w:rPr>
            <w:pPrChange w:author="Ian Chirchir" w:id="0" w:date="2022-03-04T10:05:21Z">
              <w:pPr>
                <w:pageBreakBefore w:val="0"/>
                <w:spacing w:line="360" w:lineRule="auto"/>
                <w:jc w:val="center"/>
              </w:pPr>
            </w:pPrChange>
          </w:pPr>
          <w:r w:rsidDel="00000000" w:rsidR="00000000" w:rsidRPr="00000000">
            <w:rPr>
              <w:rtl w:val="0"/>
            </w:rPr>
          </w:r>
        </w:p>
      </w:sdtContent>
    </w:sdt>
    <w:p w:rsidR="00000000" w:rsidDel="00000000" w:rsidP="00000000" w:rsidRDefault="00000000" w:rsidRPr="00000000" w14:paraId="00000005">
      <w:pPr>
        <w:pageBreakBefore w:val="0"/>
        <w:spacing w:line="360" w:lineRule="auto"/>
        <w:jc w:val="center"/>
        <w:rPr>
          <w:b w:val="0"/>
          <w:color w:val="333333"/>
          <w:sz w:val="28"/>
          <w:szCs w:val="28"/>
          <w:vertAlign w:val="baseline"/>
        </w:rPr>
      </w:pPr>
      <w:r w:rsidDel="00000000" w:rsidR="00000000" w:rsidRPr="00000000">
        <w:rPr>
          <w:b w:val="1"/>
          <w:color w:val="333333"/>
          <w:sz w:val="28"/>
          <w:szCs w:val="28"/>
          <w:vertAlign w:val="baseline"/>
          <w:rtl w:val="0"/>
        </w:rPr>
        <w:t xml:space="preserve">CRIMINAL LITIGATION</w:t>
      </w:r>
      <w:sdt>
        <w:sdtPr>
          <w:tag w:val="goog_rdk_7"/>
        </w:sdtPr>
        <w:sdtContent>
          <w:del w:author="Ian Chirchir" w:id="4" w:date="2022-03-04T10:05:24Z">
            <w:r w:rsidDel="00000000" w:rsidR="00000000" w:rsidRPr="00000000">
              <w:rPr>
                <w:b w:val="1"/>
                <w:color w:val="333333"/>
                <w:sz w:val="28"/>
                <w:szCs w:val="28"/>
                <w:vertAlign w:val="baseline"/>
                <w:rtl w:val="0"/>
              </w:rPr>
              <w:delText xml:space="preserve"> </w:delText>
            </w:r>
          </w:del>
        </w:sdtContent>
      </w:sdt>
      <w:r w:rsidDel="00000000" w:rsidR="00000000" w:rsidRPr="00000000">
        <w:rPr>
          <w:rtl w:val="0"/>
        </w:rPr>
      </w:r>
    </w:p>
    <w:p w:rsidR="00000000" w:rsidDel="00000000" w:rsidP="00000000" w:rsidRDefault="00000000" w:rsidRPr="00000000" w14:paraId="00000006">
      <w:pPr>
        <w:pageBreakBefore w:val="0"/>
        <w:spacing w:line="360" w:lineRule="auto"/>
        <w:jc w:val="center"/>
        <w:rPr>
          <w:b w:val="0"/>
          <w:color w:val="333333"/>
          <w:sz w:val="28"/>
          <w:szCs w:val="28"/>
          <w:vertAlign w:val="baseline"/>
        </w:rPr>
      </w:pPr>
      <w:r w:rsidDel="00000000" w:rsidR="00000000" w:rsidRPr="00000000">
        <w:rPr>
          <w:b w:val="1"/>
          <w:color w:val="333333"/>
          <w:sz w:val="28"/>
          <w:szCs w:val="28"/>
          <w:vertAlign w:val="baseline"/>
          <w:rtl w:val="0"/>
        </w:rPr>
        <w:t xml:space="preserve">COMPLAINT AND CHARGE</w:t>
      </w:r>
      <w:r w:rsidDel="00000000" w:rsidR="00000000" w:rsidRPr="00000000">
        <w:rPr>
          <w:rtl w:val="0"/>
        </w:rPr>
      </w:r>
    </w:p>
    <w:p w:rsidR="00000000" w:rsidDel="00000000" w:rsidP="00000000" w:rsidRDefault="00000000" w:rsidRPr="00000000" w14:paraId="00000007">
      <w:pPr>
        <w:pageBreakBefore w:val="0"/>
        <w:spacing w:line="360" w:lineRule="auto"/>
        <w:jc w:val="center"/>
        <w:rPr>
          <w:color w:val="333333"/>
          <w:vertAlign w:val="baseline"/>
        </w:rPr>
      </w:pPr>
      <w:r w:rsidDel="00000000" w:rsidR="00000000" w:rsidRPr="00000000">
        <w:rPr>
          <w:b w:val="1"/>
          <w:color w:val="333333"/>
          <w:vertAlign w:val="baseline"/>
          <w:rtl w:val="0"/>
        </w:rPr>
        <w:t xml:space="preserve">Introduction</w:t>
      </w:r>
      <w:r w:rsidDel="00000000" w:rsidR="00000000" w:rsidRPr="00000000">
        <w:rPr>
          <w:rtl w:val="0"/>
        </w:rPr>
      </w:r>
    </w:p>
    <w:p w:rsidR="00000000" w:rsidDel="00000000" w:rsidP="00000000" w:rsidRDefault="00000000" w:rsidRPr="00000000" w14:paraId="00000008">
      <w:pPr>
        <w:pageBreakBefore w:val="0"/>
        <w:spacing w:line="360" w:lineRule="auto"/>
        <w:jc w:val="both"/>
        <w:rPr>
          <w:color w:val="333333"/>
          <w:vertAlign w:val="baseline"/>
        </w:rPr>
      </w:pPr>
      <w:r w:rsidDel="00000000" w:rsidR="00000000" w:rsidRPr="00000000">
        <w:rPr>
          <w:color w:val="333333"/>
          <w:vertAlign w:val="baseline"/>
          <w:rtl w:val="0"/>
        </w:rPr>
        <w:t xml:space="preserve">In most criminal cases, proceedings commence at this stage i.e. by way of indictment or charge. The formal document is usually referred to as charge in the subordinate courts whereas information refers to the form of charge in the High court. The CPC</w:t>
      </w:r>
      <w:r w:rsidDel="00000000" w:rsidR="00000000" w:rsidRPr="00000000">
        <w:rPr>
          <w:color w:val="333333"/>
          <w:vertAlign w:val="superscript"/>
        </w:rPr>
        <w:footnoteReference w:customMarkFollows="0" w:id="0"/>
      </w:r>
      <w:r w:rsidDel="00000000" w:rsidR="00000000" w:rsidRPr="00000000">
        <w:rPr>
          <w:color w:val="333333"/>
          <w:vertAlign w:val="baseline"/>
          <w:rtl w:val="0"/>
        </w:rPr>
        <w:t xml:space="preserve"> refers to these as charge and information.</w:t>
      </w:r>
    </w:p>
    <w:p w:rsidR="00000000" w:rsidDel="00000000" w:rsidP="00000000" w:rsidRDefault="00000000" w:rsidRPr="00000000" w14:paraId="00000009">
      <w:pPr>
        <w:pStyle w:val="Heading1"/>
        <w:pageBreakBefore w:val="0"/>
        <w:spacing w:after="0" w:before="0" w:line="360" w:lineRule="auto"/>
        <w:jc w:val="both"/>
        <w:rPr>
          <w:color w:val="333333"/>
          <w:sz w:val="24"/>
          <w:szCs w:val="24"/>
          <w:u w:val="single"/>
          <w:vertAlign w:val="baseline"/>
        </w:rPr>
      </w:pPr>
      <w:r w:rsidDel="00000000" w:rsidR="00000000" w:rsidRPr="00000000">
        <w:rPr>
          <w:rtl w:val="0"/>
        </w:rPr>
      </w:r>
    </w:p>
    <w:p w:rsidR="00000000" w:rsidDel="00000000" w:rsidP="00000000" w:rsidRDefault="00000000" w:rsidRPr="00000000" w14:paraId="0000000A">
      <w:pPr>
        <w:pStyle w:val="Heading1"/>
        <w:pageBreakBefore w:val="0"/>
        <w:spacing w:after="0" w:before="0" w:line="360" w:lineRule="auto"/>
        <w:jc w:val="both"/>
        <w:rPr>
          <w:color w:val="333333"/>
          <w:sz w:val="24"/>
          <w:szCs w:val="24"/>
          <w:vertAlign w:val="baseline"/>
        </w:rPr>
      </w:pPr>
      <w:r w:rsidDel="00000000" w:rsidR="00000000" w:rsidRPr="00000000">
        <w:rPr>
          <w:b w:val="1"/>
          <w:color w:val="333333"/>
          <w:sz w:val="24"/>
          <w:szCs w:val="24"/>
          <w:vertAlign w:val="baseline"/>
          <w:rtl w:val="0"/>
        </w:rPr>
        <w:t xml:space="preserve">What is a charge?</w:t>
      </w:r>
      <w:r w:rsidDel="00000000" w:rsidR="00000000" w:rsidRPr="00000000">
        <w:rPr>
          <w:rtl w:val="0"/>
        </w:rPr>
      </w:r>
    </w:p>
    <w:p w:rsidR="00000000" w:rsidDel="00000000" w:rsidP="00000000" w:rsidRDefault="00000000" w:rsidRPr="00000000" w14:paraId="0000000B">
      <w:pPr>
        <w:pageBreakBefore w:val="0"/>
        <w:spacing w:line="360" w:lineRule="auto"/>
        <w:jc w:val="both"/>
        <w:rPr>
          <w:color w:val="333333"/>
          <w:vertAlign w:val="baseline"/>
        </w:rPr>
      </w:pPr>
      <w:r w:rsidDel="00000000" w:rsidR="00000000" w:rsidRPr="00000000">
        <w:rPr>
          <w:color w:val="333333"/>
          <w:vertAlign w:val="baseline"/>
          <w:rtl w:val="0"/>
        </w:rPr>
        <w:t xml:space="preserve">A charge refers to a formal written accusation or complaint against a person (the accused) for an offence known in law. The offence must be provided for in law</w:t>
      </w:r>
      <w:r w:rsidDel="00000000" w:rsidR="00000000" w:rsidRPr="00000000">
        <w:rPr>
          <w:color w:val="333333"/>
          <w:vertAlign w:val="superscript"/>
        </w:rPr>
        <w:footnoteReference w:customMarkFollows="0" w:id="1"/>
      </w:r>
      <w:r w:rsidDel="00000000" w:rsidR="00000000" w:rsidRPr="00000000">
        <w:rPr>
          <w:color w:val="333333"/>
          <w:vertAlign w:val="baseline"/>
          <w:rtl w:val="0"/>
        </w:rPr>
        <w:t xml:space="preserve">. It is drawn by a magistrate or a police officer and signed as required by law. Since criminal cases are usually for and on behalf of the Republic, the state is the party to institute the case; namely through prosecutors or state counsels. Therefore the title reads as REPUBLIC V. ACCUSED</w:t>
      </w:r>
    </w:p>
    <w:p w:rsidR="00000000" w:rsidDel="00000000" w:rsidP="00000000" w:rsidRDefault="00000000" w:rsidRPr="00000000" w14:paraId="0000000C">
      <w:pPr>
        <w:pageBreakBefore w:val="0"/>
        <w:spacing w:line="360" w:lineRule="auto"/>
        <w:jc w:val="both"/>
        <w:rPr>
          <w:b w:val="0"/>
          <w:vertAlign w:val="baseline"/>
        </w:rPr>
      </w:pPr>
      <w:r w:rsidDel="00000000" w:rsidR="00000000" w:rsidRPr="00000000">
        <w:rPr>
          <w:b w:val="1"/>
          <w:vertAlign w:val="baseline"/>
          <w:rtl w:val="0"/>
        </w:rPr>
        <w:t xml:space="preserve"> What is the purpose of the formal charge (rules?)</w:t>
      </w:r>
      <w:r w:rsidDel="00000000" w:rsidR="00000000" w:rsidRPr="00000000">
        <w:rPr>
          <w:rtl w:val="0"/>
        </w:rPr>
      </w:r>
    </w:p>
    <w:p w:rsidR="00000000" w:rsidDel="00000000" w:rsidP="00000000" w:rsidRDefault="00000000" w:rsidRPr="00000000" w14:paraId="0000000D">
      <w:pPr>
        <w:pageBreakBefore w:val="0"/>
        <w:spacing w:line="360" w:lineRule="auto"/>
        <w:jc w:val="both"/>
        <w:rPr>
          <w:i w:val="0"/>
          <w:color w:val="333333"/>
          <w:vertAlign w:val="baseline"/>
        </w:rPr>
      </w:pPr>
      <w:r w:rsidDel="00000000" w:rsidR="00000000" w:rsidRPr="00000000">
        <w:rPr>
          <w:color w:val="333333"/>
          <w:vertAlign w:val="baseline"/>
          <w:rtl w:val="0"/>
        </w:rPr>
        <w:t xml:space="preserve">The Golden Rule is that the charge sheet should inform the accused person in clear and unmistakable terms of the allegations against him; in order for him to be able to prepare his defense. This rule is part of the wider requirement of affording an accused person a fair trial. Therefore in </w:t>
      </w:r>
      <w:r w:rsidDel="00000000" w:rsidR="00000000" w:rsidRPr="00000000">
        <w:rPr>
          <w:b w:val="1"/>
          <w:color w:val="333333"/>
          <w:vertAlign w:val="baseline"/>
          <w:rtl w:val="0"/>
        </w:rPr>
        <w:t xml:space="preserve">Nashon Marenya V. Republic </w:t>
      </w:r>
      <w:r w:rsidDel="00000000" w:rsidR="00000000" w:rsidRPr="00000000">
        <w:rPr>
          <w:b w:val="1"/>
          <w:color w:val="333333"/>
          <w:vertAlign w:val="superscript"/>
        </w:rPr>
        <w:footnoteReference w:customMarkFollows="0" w:id="2"/>
      </w:r>
      <w:r w:rsidDel="00000000" w:rsidR="00000000" w:rsidRPr="00000000">
        <w:rPr>
          <w:color w:val="333333"/>
          <w:vertAlign w:val="baseline"/>
          <w:rtl w:val="0"/>
        </w:rPr>
        <w:t xml:space="preserve"> the court emphasized on the need for the charge to be clear and unequivocal as a way of avoiding confusion as to what the accused must meet. The court further was emphatic that such a confusion cannot be said not to lead to a miscarriage of justice. In the words of Todd J; “</w:t>
      </w:r>
      <w:r w:rsidDel="00000000" w:rsidR="00000000" w:rsidRPr="00000000">
        <w:rPr>
          <w:i w:val="1"/>
          <w:color w:val="333333"/>
          <w:vertAlign w:val="baseline"/>
          <w:rtl w:val="0"/>
        </w:rPr>
        <w:t xml:space="preserve">Charges and particulars should be clearly framed so that the accused persons know what they are charged with, and proper references should also be made otherwise confusion may arise, and if confusion arises, it cannot be said that failure of justice may not have been occasioned.”</w:t>
      </w:r>
      <w:r w:rsidDel="00000000" w:rsidR="00000000" w:rsidRPr="00000000">
        <w:rPr>
          <w:rtl w:val="0"/>
        </w:rPr>
      </w:r>
    </w:p>
    <w:p w:rsidR="00000000" w:rsidDel="00000000" w:rsidP="00000000" w:rsidRDefault="00000000" w:rsidRPr="00000000" w14:paraId="0000000E">
      <w:pPr>
        <w:pageBreakBefore w:val="0"/>
        <w:spacing w:line="360" w:lineRule="auto"/>
        <w:jc w:val="both"/>
        <w:rPr>
          <w:color w:val="333333"/>
          <w:vertAlign w:val="baseline"/>
        </w:rPr>
      </w:pPr>
      <w:r w:rsidDel="00000000" w:rsidR="00000000" w:rsidRPr="00000000">
        <w:rPr>
          <w:color w:val="333333"/>
          <w:vertAlign w:val="baseline"/>
          <w:rtl w:val="0"/>
        </w:rPr>
        <w:t xml:space="preserve">The law provides for the manner in which a charge is to be framed. It has three basic parts: commencement, statement of the offence and the particulars of the offence.</w:t>
      </w:r>
    </w:p>
    <w:p w:rsidR="00000000" w:rsidDel="00000000" w:rsidP="00000000" w:rsidRDefault="00000000" w:rsidRPr="00000000" w14:paraId="0000000F">
      <w:pPr>
        <w:pageBreakBefore w:val="0"/>
        <w:spacing w:line="360" w:lineRule="auto"/>
        <w:jc w:val="both"/>
        <w:rPr>
          <w:color w:val="333333"/>
          <w:vertAlign w:val="baseline"/>
        </w:rPr>
      </w:pPr>
      <w:r w:rsidDel="00000000" w:rsidR="00000000" w:rsidRPr="00000000">
        <w:rPr>
          <w:rtl w:val="0"/>
        </w:rPr>
      </w:r>
    </w:p>
    <w:p w:rsidR="00000000" w:rsidDel="00000000" w:rsidP="00000000" w:rsidRDefault="00000000" w:rsidRPr="00000000" w14:paraId="00000010">
      <w:pPr>
        <w:pStyle w:val="Heading1"/>
        <w:pageBreakBefore w:val="0"/>
        <w:spacing w:after="0" w:before="0" w:line="360" w:lineRule="auto"/>
        <w:jc w:val="both"/>
        <w:rPr>
          <w:color w:val="333333"/>
          <w:sz w:val="24"/>
          <w:szCs w:val="24"/>
          <w:vertAlign w:val="baseline"/>
        </w:rPr>
      </w:pPr>
      <w:r w:rsidDel="00000000" w:rsidR="00000000" w:rsidRPr="00000000">
        <w:rPr>
          <w:b w:val="1"/>
          <w:color w:val="333333"/>
          <w:sz w:val="24"/>
          <w:szCs w:val="24"/>
          <w:vertAlign w:val="baseline"/>
          <w:rtl w:val="0"/>
        </w:rPr>
        <w:t xml:space="preserve">Framing of charges</w:t>
      </w:r>
      <w:r w:rsidDel="00000000" w:rsidR="00000000" w:rsidRPr="00000000">
        <w:rPr>
          <w:rtl w:val="0"/>
        </w:rPr>
      </w:r>
    </w:p>
    <w:p w:rsidR="00000000" w:rsidDel="00000000" w:rsidP="00000000" w:rsidRDefault="00000000" w:rsidRPr="00000000" w14:paraId="00000011">
      <w:pPr>
        <w:pageBreakBefore w:val="0"/>
        <w:spacing w:line="360" w:lineRule="auto"/>
        <w:jc w:val="both"/>
        <w:rPr>
          <w:color w:val="333333"/>
          <w:vertAlign w:val="baseline"/>
        </w:rPr>
      </w:pPr>
      <w:r w:rsidDel="00000000" w:rsidR="00000000" w:rsidRPr="00000000">
        <w:rPr>
          <w:color w:val="333333"/>
          <w:vertAlign w:val="baseline"/>
          <w:rtl w:val="0"/>
        </w:rPr>
        <w:t xml:space="preserve">Section 134 of the CPC provides that every charge or information must contain and shall be sufficient if it contains a statement of the specific offence(s) with which the accused is charged together with such particulars as may be necessary for giving reasonable information as to the nature of the offence charged. </w:t>
      </w:r>
    </w:p>
    <w:p w:rsidR="00000000" w:rsidDel="00000000" w:rsidP="00000000" w:rsidRDefault="00000000" w:rsidRPr="00000000" w14:paraId="00000012">
      <w:pPr>
        <w:pageBreakBefore w:val="0"/>
        <w:spacing w:line="360" w:lineRule="auto"/>
        <w:jc w:val="both"/>
        <w:rPr>
          <w:color w:val="333333"/>
          <w:vertAlign w:val="baseline"/>
        </w:rPr>
      </w:pPr>
      <w:r w:rsidDel="00000000" w:rsidR="00000000" w:rsidRPr="00000000">
        <w:rPr>
          <w:color w:val="333333"/>
          <w:vertAlign w:val="baseline"/>
          <w:rtl w:val="0"/>
        </w:rPr>
        <w:t xml:space="preserve">Consequently as a statutory requirement the charge sheet must contain the following:</w:t>
      </w:r>
    </w:p>
    <w:p w:rsidR="00000000" w:rsidDel="00000000" w:rsidP="00000000" w:rsidRDefault="00000000" w:rsidRPr="00000000" w14:paraId="00000013">
      <w:pPr>
        <w:pageBreakBefore w:val="0"/>
        <w:spacing w:line="360" w:lineRule="auto"/>
        <w:jc w:val="both"/>
        <w:rPr>
          <w:color w:val="333333"/>
          <w:vertAlign w:val="baseline"/>
        </w:rPr>
      </w:pPr>
      <w:r w:rsidDel="00000000" w:rsidR="00000000" w:rsidRPr="00000000">
        <w:rPr>
          <w:rtl w:val="0"/>
        </w:rPr>
      </w:r>
    </w:p>
    <w:p w:rsidR="00000000" w:rsidDel="00000000" w:rsidP="00000000" w:rsidRDefault="00000000" w:rsidRPr="00000000" w14:paraId="00000014">
      <w:pPr>
        <w:pageBreakBefore w:val="0"/>
        <w:spacing w:line="360" w:lineRule="auto"/>
        <w:jc w:val="both"/>
        <w:rPr>
          <w:b w:val="0"/>
          <w:color w:val="333333"/>
          <w:vertAlign w:val="baseline"/>
        </w:rPr>
      </w:pPr>
      <w:r w:rsidDel="00000000" w:rsidR="00000000" w:rsidRPr="00000000">
        <w:rPr>
          <w:b w:val="1"/>
          <w:color w:val="333333"/>
          <w:vertAlign w:val="baseline"/>
          <w:rtl w:val="0"/>
        </w:rPr>
        <w:t xml:space="preserve">(i) Statement of the offence</w:t>
      </w:r>
      <w:r w:rsidDel="00000000" w:rsidR="00000000" w:rsidRPr="00000000">
        <w:rPr>
          <w:rtl w:val="0"/>
        </w:rPr>
      </w:r>
    </w:p>
    <w:p w:rsidR="00000000" w:rsidDel="00000000" w:rsidP="00000000" w:rsidRDefault="00000000" w:rsidRPr="00000000" w14:paraId="00000015">
      <w:pPr>
        <w:pageBreakBefore w:val="0"/>
        <w:spacing w:line="360" w:lineRule="auto"/>
        <w:jc w:val="both"/>
        <w:rPr>
          <w:b w:val="0"/>
          <w:color w:val="333333"/>
          <w:vertAlign w:val="baseline"/>
        </w:rPr>
      </w:pPr>
      <w:r w:rsidDel="00000000" w:rsidR="00000000" w:rsidRPr="00000000">
        <w:rPr>
          <w:color w:val="333333"/>
          <w:vertAlign w:val="baseline"/>
          <w:rtl w:val="0"/>
        </w:rPr>
        <w:t xml:space="preserve">Pursuant to section 137 of the CPC</w:t>
      </w:r>
      <w:r w:rsidDel="00000000" w:rsidR="00000000" w:rsidRPr="00000000">
        <w:rPr>
          <w:color w:val="333333"/>
          <w:vertAlign w:val="superscript"/>
        </w:rPr>
        <w:footnoteReference w:customMarkFollows="0" w:id="3"/>
      </w:r>
      <w:r w:rsidDel="00000000" w:rsidR="00000000" w:rsidRPr="00000000">
        <w:rPr>
          <w:color w:val="333333"/>
          <w:vertAlign w:val="baseline"/>
          <w:rtl w:val="0"/>
        </w:rPr>
        <w:t xml:space="preserve"> and as part of the well-recognized principle of criminal law, no person shall be convicted of a criminal offence unless that offence is defined and the penalty thereof prescribed in a written law. The statement of the offence must contain the offence charged together with the law creating that offence. In cases where the offence is defined in one section and the penalty prescribed in another it is imperative that the two sections be quoted in the charge.</w:t>
      </w:r>
      <w:r w:rsidDel="00000000" w:rsidR="00000000" w:rsidRPr="00000000">
        <w:rPr>
          <w:rtl w:val="0"/>
        </w:rPr>
      </w:r>
    </w:p>
    <w:p w:rsidR="00000000" w:rsidDel="00000000" w:rsidP="00000000" w:rsidRDefault="00000000" w:rsidRPr="00000000" w14:paraId="00000016">
      <w:pPr>
        <w:pageBreakBefore w:val="0"/>
        <w:spacing w:line="360" w:lineRule="auto"/>
        <w:jc w:val="both"/>
        <w:rPr>
          <w:b w:val="0"/>
          <w:color w:val="333333"/>
          <w:vertAlign w:val="baseline"/>
        </w:rPr>
      </w:pPr>
      <w:r w:rsidDel="00000000" w:rsidR="00000000" w:rsidRPr="00000000">
        <w:rPr>
          <w:b w:val="1"/>
          <w:color w:val="333333"/>
          <w:vertAlign w:val="baseline"/>
          <w:rtl w:val="0"/>
        </w:rPr>
        <w:t xml:space="preserve">(ii) Particulars of the offence</w:t>
      </w:r>
      <w:r w:rsidDel="00000000" w:rsidR="00000000" w:rsidRPr="00000000">
        <w:rPr>
          <w:rtl w:val="0"/>
        </w:rPr>
      </w:r>
    </w:p>
    <w:p w:rsidR="00000000" w:rsidDel="00000000" w:rsidP="00000000" w:rsidRDefault="00000000" w:rsidRPr="00000000" w14:paraId="00000017">
      <w:pPr>
        <w:pageBreakBefore w:val="0"/>
        <w:spacing w:line="360" w:lineRule="auto"/>
        <w:jc w:val="both"/>
        <w:rPr>
          <w:color w:val="333333"/>
          <w:vertAlign w:val="baseline"/>
        </w:rPr>
      </w:pPr>
      <w:r w:rsidDel="00000000" w:rsidR="00000000" w:rsidRPr="00000000">
        <w:rPr>
          <w:color w:val="333333"/>
          <w:vertAlign w:val="baseline"/>
          <w:rtl w:val="0"/>
        </w:rPr>
        <w:t xml:space="preserve">The particulars required are such as will provide reasonable information as to the nature of the offence charged. This includes where and when the offence is alleged to have been committed, the subject matter of the charge and the identity of the accused and the complainant</w:t>
      </w:r>
      <w:r w:rsidDel="00000000" w:rsidR="00000000" w:rsidRPr="00000000">
        <w:rPr>
          <w:color w:val="333333"/>
          <w:vertAlign w:val="superscript"/>
        </w:rPr>
        <w:footnoteReference w:customMarkFollows="0" w:id="4"/>
      </w:r>
      <w:r w:rsidDel="00000000" w:rsidR="00000000" w:rsidRPr="00000000">
        <w:rPr>
          <w:color w:val="333333"/>
          <w:vertAlign w:val="baseline"/>
          <w:rtl w:val="0"/>
        </w:rPr>
        <w:t xml:space="preserve">. In short it should be sufficient enough to disclose the offence.</w:t>
      </w:r>
    </w:p>
    <w:p w:rsidR="00000000" w:rsidDel="00000000" w:rsidP="00000000" w:rsidRDefault="00000000" w:rsidRPr="00000000" w14:paraId="00000018">
      <w:pPr>
        <w:pageBreakBefore w:val="0"/>
        <w:spacing w:line="360" w:lineRule="auto"/>
        <w:jc w:val="both"/>
        <w:rPr>
          <w:color w:val="333333"/>
          <w:vertAlign w:val="baseline"/>
        </w:rPr>
      </w:pPr>
      <w:r w:rsidDel="00000000" w:rsidR="00000000" w:rsidRPr="00000000">
        <w:rPr>
          <w:color w:val="333333"/>
          <w:vertAlign w:val="baseline"/>
          <w:rtl w:val="0"/>
        </w:rPr>
        <w:t xml:space="preserve"> </w:t>
      </w:r>
    </w:p>
    <w:p w:rsidR="00000000" w:rsidDel="00000000" w:rsidP="00000000" w:rsidRDefault="00000000" w:rsidRPr="00000000" w14:paraId="00000019">
      <w:pPr>
        <w:pageBreakBefore w:val="0"/>
        <w:spacing w:line="360" w:lineRule="auto"/>
        <w:jc w:val="both"/>
        <w:rPr>
          <w:i w:val="0"/>
          <w:color w:val="333333"/>
          <w:vertAlign w:val="baseline"/>
        </w:rPr>
      </w:pPr>
      <w:r w:rsidDel="00000000" w:rsidR="00000000" w:rsidRPr="00000000">
        <w:rPr>
          <w:color w:val="333333"/>
          <w:vertAlign w:val="baseline"/>
          <w:rtl w:val="0"/>
        </w:rPr>
        <w:t xml:space="preserve">In </w:t>
      </w:r>
      <w:r w:rsidDel="00000000" w:rsidR="00000000" w:rsidRPr="00000000">
        <w:rPr>
          <w:b w:val="1"/>
          <w:color w:val="333333"/>
          <w:vertAlign w:val="baseline"/>
          <w:rtl w:val="0"/>
        </w:rPr>
        <w:t xml:space="preserve">Yozefu &amp; Anor. V. Republic</w:t>
      </w:r>
      <w:r w:rsidDel="00000000" w:rsidR="00000000" w:rsidRPr="00000000">
        <w:rPr>
          <w:b w:val="1"/>
          <w:color w:val="333333"/>
          <w:vertAlign w:val="superscript"/>
        </w:rPr>
        <w:footnoteReference w:customMarkFollows="0" w:id="5"/>
      </w:r>
      <w:r w:rsidDel="00000000" w:rsidR="00000000" w:rsidRPr="00000000">
        <w:rPr>
          <w:color w:val="333333"/>
          <w:vertAlign w:val="baseline"/>
          <w:rtl w:val="0"/>
        </w:rPr>
        <w:t xml:space="preserve"> the court emphasized that the particulars must disclose the offence, and such statement is enough if it contains a precise statement of the incriminating factors as the prosecution seeks to prove at the hearing. As per Spry J A: </w:t>
      </w:r>
      <w:r w:rsidDel="00000000" w:rsidR="00000000" w:rsidRPr="00000000">
        <w:rPr>
          <w:i w:val="1"/>
          <w:color w:val="333333"/>
          <w:vertAlign w:val="baseline"/>
          <w:rtl w:val="0"/>
        </w:rPr>
        <w:t xml:space="preserve">“It is fundamental that every charge should allege all the essential constituents of an offence. In the present case…we think that the allegation that the pieces of skin came from an animal killed in contravention of the Act was an essential ingredient, and its omission makes the charge defective.” </w:t>
      </w:r>
      <w:r w:rsidDel="00000000" w:rsidR="00000000" w:rsidRPr="00000000">
        <w:rPr>
          <w:color w:val="333333"/>
          <w:vertAlign w:val="baseline"/>
          <w:rtl w:val="0"/>
        </w:rPr>
        <w:t xml:space="preserve">The allegation that “the offence is completed once a person is in possession of a trophy was rejected by the court. From this case it is clear that one needs to understand the offence before one can draw up the charge. </w:t>
      </w:r>
      <w:r w:rsidDel="00000000" w:rsidR="00000000" w:rsidRPr="00000000">
        <w:rPr>
          <w:rtl w:val="0"/>
        </w:rPr>
      </w:r>
    </w:p>
    <w:p w:rsidR="00000000" w:rsidDel="00000000" w:rsidP="00000000" w:rsidRDefault="00000000" w:rsidRPr="00000000" w14:paraId="0000001A">
      <w:pPr>
        <w:pStyle w:val="Heading3"/>
        <w:pageBreakBefore w:val="0"/>
        <w:tabs>
          <w:tab w:val="left" w:pos="3034"/>
        </w:tabs>
        <w:spacing w:line="36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DUPLICITY OF CHARGES</w:t>
      </w:r>
      <w:r w:rsidDel="00000000" w:rsidR="00000000" w:rsidRPr="00000000">
        <w:rPr>
          <w:rtl w:val="0"/>
        </w:rPr>
      </w:r>
    </w:p>
    <w:p w:rsidR="00000000" w:rsidDel="00000000" w:rsidP="00000000" w:rsidRDefault="00000000" w:rsidRPr="00000000" w14:paraId="0000001B">
      <w:pPr>
        <w:pageBreakBefore w:val="0"/>
        <w:tabs>
          <w:tab w:val="left" w:pos="3034"/>
        </w:tabs>
        <w:spacing w:line="360" w:lineRule="auto"/>
        <w:jc w:val="both"/>
        <w:rPr>
          <w:vertAlign w:val="baseline"/>
        </w:rPr>
      </w:pPr>
      <w:r w:rsidDel="00000000" w:rsidR="00000000" w:rsidRPr="00000000">
        <w:rPr>
          <w:vertAlign w:val="baseline"/>
          <w:rtl w:val="0"/>
        </w:rPr>
        <w:t xml:space="preserve">Black’s Law Dictionary defines duplicity as charging of the same offence in more than one count of an indictment or the pleading of two or more distinct grounds of complaint or defence for the same issue. It further states that in criminal procedure this takes the form of joining two or more offenses in the same count of an indictment.</w:t>
      </w:r>
    </w:p>
    <w:p w:rsidR="00000000" w:rsidDel="00000000" w:rsidP="00000000" w:rsidRDefault="00000000" w:rsidRPr="00000000" w14:paraId="0000001C">
      <w:pPr>
        <w:pageBreakBefore w:val="0"/>
        <w:tabs>
          <w:tab w:val="left" w:pos="3034"/>
        </w:tabs>
        <w:spacing w:line="360" w:lineRule="auto"/>
        <w:jc w:val="both"/>
        <w:rPr>
          <w:vertAlign w:val="baseline"/>
        </w:rPr>
      </w:pPr>
      <w:r w:rsidDel="00000000" w:rsidR="00000000" w:rsidRPr="00000000">
        <w:rPr>
          <w:vertAlign w:val="baseline"/>
          <w:rtl w:val="0"/>
        </w:rPr>
        <w:t xml:space="preserve"> It is a legal requirement that a charge should not suffer from duplicity. Duplicity occurs where the charge or count charges the accused of having committed two or more separate offences</w:t>
      </w:r>
      <w:r w:rsidDel="00000000" w:rsidR="00000000" w:rsidRPr="00000000">
        <w:rPr>
          <w:vertAlign w:val="superscript"/>
        </w:rPr>
        <w:footnoteReference w:customMarkFollows="0" w:id="6"/>
      </w:r>
      <w:r w:rsidDel="00000000" w:rsidR="00000000" w:rsidRPr="00000000">
        <w:rPr>
          <w:vertAlign w:val="baseline"/>
          <w:rtl w:val="0"/>
        </w:rPr>
        <w:t xml:space="preserve">; it is said to be duplex and barred for duplicity. Duplicity can be avoided where a statute creates offences in the alternative, Section 86 of the Traffic Act provides for offences created in the alternative e.g. causing death by driving a motor vehicle:</w:t>
      </w:r>
    </w:p>
    <w:p w:rsidR="00000000" w:rsidDel="00000000" w:rsidP="00000000" w:rsidRDefault="00000000" w:rsidRPr="00000000" w14:paraId="0000001D">
      <w:pPr>
        <w:pageBreakBefore w:val="0"/>
        <w:numPr>
          <w:ilvl w:val="0"/>
          <w:numId w:val="5"/>
        </w:numPr>
        <w:tabs>
          <w:tab w:val="left" w:pos="3034"/>
        </w:tabs>
        <w:spacing w:line="360" w:lineRule="auto"/>
        <w:ind w:left="720" w:hanging="360"/>
        <w:jc w:val="both"/>
        <w:rPr>
          <w:vertAlign w:val="baseline"/>
        </w:rPr>
      </w:pPr>
      <w:r w:rsidDel="00000000" w:rsidR="00000000" w:rsidRPr="00000000">
        <w:rPr>
          <w:vertAlign w:val="baseline"/>
          <w:rtl w:val="0"/>
        </w:rPr>
        <w:t xml:space="preserve">driving recklessly;</w:t>
      </w:r>
    </w:p>
    <w:p w:rsidR="00000000" w:rsidDel="00000000" w:rsidP="00000000" w:rsidRDefault="00000000" w:rsidRPr="00000000" w14:paraId="0000001E">
      <w:pPr>
        <w:pageBreakBefore w:val="0"/>
        <w:numPr>
          <w:ilvl w:val="0"/>
          <w:numId w:val="5"/>
        </w:numPr>
        <w:tabs>
          <w:tab w:val="left" w:pos="3034"/>
        </w:tabs>
        <w:spacing w:line="360" w:lineRule="auto"/>
        <w:ind w:left="720" w:hanging="360"/>
        <w:jc w:val="both"/>
        <w:rPr>
          <w:vertAlign w:val="baseline"/>
        </w:rPr>
      </w:pPr>
      <w:r w:rsidDel="00000000" w:rsidR="00000000" w:rsidRPr="00000000">
        <w:rPr>
          <w:vertAlign w:val="baseline"/>
          <w:rtl w:val="0"/>
        </w:rPr>
        <w:t xml:space="preserve">driving at high speed.</w:t>
      </w:r>
    </w:p>
    <w:p w:rsidR="00000000" w:rsidDel="00000000" w:rsidP="00000000" w:rsidRDefault="00000000" w:rsidRPr="00000000" w14:paraId="0000001F">
      <w:pPr>
        <w:pageBreakBefore w:val="0"/>
        <w:numPr>
          <w:ilvl w:val="0"/>
          <w:numId w:val="5"/>
        </w:numPr>
        <w:tabs>
          <w:tab w:val="left" w:pos="3034"/>
        </w:tabs>
        <w:spacing w:line="360" w:lineRule="auto"/>
        <w:ind w:left="720" w:hanging="360"/>
        <w:jc w:val="both"/>
        <w:rPr>
          <w:vertAlign w:val="baseline"/>
        </w:rPr>
      </w:pPr>
      <w:r w:rsidDel="00000000" w:rsidR="00000000" w:rsidRPr="00000000">
        <w:rPr>
          <w:vertAlign w:val="baseline"/>
          <w:rtl w:val="0"/>
        </w:rPr>
        <w:t xml:space="preserve">Driving in a manner dangerous to the public.</w:t>
      </w:r>
    </w:p>
    <w:p w:rsidR="00000000" w:rsidDel="00000000" w:rsidP="00000000" w:rsidRDefault="00000000" w:rsidRPr="00000000" w14:paraId="00000020">
      <w:pPr>
        <w:pageBreakBefore w:val="0"/>
        <w:numPr>
          <w:ilvl w:val="0"/>
          <w:numId w:val="5"/>
        </w:numPr>
        <w:tabs>
          <w:tab w:val="left" w:pos="3034"/>
        </w:tabs>
        <w:spacing w:line="360" w:lineRule="auto"/>
        <w:ind w:left="720" w:hanging="360"/>
        <w:jc w:val="both"/>
        <w:rPr>
          <w:vertAlign w:val="baseline"/>
        </w:rPr>
      </w:pPr>
      <w:r w:rsidDel="00000000" w:rsidR="00000000" w:rsidRPr="00000000">
        <w:rPr>
          <w:vertAlign w:val="baseline"/>
          <w:rtl w:val="0"/>
        </w:rPr>
        <w:t xml:space="preserve">Leaving the motor vehicle on the road in a manner dangerous to the public.</w:t>
      </w:r>
    </w:p>
    <w:p w:rsidR="00000000" w:rsidDel="00000000" w:rsidP="00000000" w:rsidRDefault="00000000" w:rsidRPr="00000000" w14:paraId="00000021">
      <w:pPr>
        <w:pageBreakBefore w:val="0"/>
        <w:tabs>
          <w:tab w:val="left" w:pos="3034"/>
        </w:tabs>
        <w:spacing w:line="360" w:lineRule="auto"/>
        <w:jc w:val="both"/>
        <w:rPr>
          <w:vertAlign w:val="baseline"/>
        </w:rPr>
      </w:pPr>
      <w:r w:rsidDel="00000000" w:rsidR="00000000" w:rsidRPr="00000000">
        <w:rPr>
          <w:vertAlign w:val="baseline"/>
          <w:rtl w:val="0"/>
        </w:rPr>
        <w:t xml:space="preserve">All these are stated in the alternative so that you cannot be charged of two or more but only one of the alternative.</w:t>
      </w:r>
    </w:p>
    <w:p w:rsidR="00000000" w:rsidDel="00000000" w:rsidP="00000000" w:rsidRDefault="00000000" w:rsidRPr="00000000" w14:paraId="00000022">
      <w:pPr>
        <w:pageBreakBefore w:val="0"/>
        <w:tabs>
          <w:tab w:val="left" w:pos="3034"/>
        </w:tabs>
        <w:spacing w:line="360" w:lineRule="auto"/>
        <w:jc w:val="both"/>
        <w:rPr>
          <w:vertAlign w:val="baseline"/>
        </w:rPr>
      </w:pPr>
      <w:r w:rsidDel="00000000" w:rsidR="00000000" w:rsidRPr="00000000">
        <w:rPr>
          <w:vertAlign w:val="baseline"/>
          <w:rtl w:val="0"/>
        </w:rPr>
        <w:t xml:space="preserve">A count charging the accused of causing death by driving the motor vehicle recklessly and at high speed is duplex. The charges should be expressed in the alternative:</w:t>
      </w:r>
    </w:p>
    <w:p w:rsidR="00000000" w:rsidDel="00000000" w:rsidP="00000000" w:rsidRDefault="00000000" w:rsidRPr="00000000" w14:paraId="00000023">
      <w:pPr>
        <w:pageBreakBefore w:val="0"/>
        <w:tabs>
          <w:tab w:val="left" w:pos="3034"/>
        </w:tabs>
        <w:spacing w:line="360" w:lineRule="auto"/>
        <w:jc w:val="both"/>
        <w:rPr>
          <w:b w:val="0"/>
          <w:vertAlign w:val="baseline"/>
        </w:rPr>
      </w:pPr>
      <w:r w:rsidDel="00000000" w:rsidR="00000000" w:rsidRPr="00000000">
        <w:rPr>
          <w:rtl w:val="0"/>
        </w:rPr>
      </w:r>
    </w:p>
    <w:p w:rsidR="00000000" w:rsidDel="00000000" w:rsidP="00000000" w:rsidRDefault="00000000" w:rsidRPr="00000000" w14:paraId="00000024">
      <w:pPr>
        <w:pageBreakBefore w:val="0"/>
        <w:tabs>
          <w:tab w:val="left" w:pos="3034"/>
        </w:tabs>
        <w:spacing w:line="360" w:lineRule="auto"/>
        <w:jc w:val="both"/>
        <w:rPr>
          <w:vertAlign w:val="baseline"/>
        </w:rPr>
      </w:pPr>
      <w:r w:rsidDel="00000000" w:rsidR="00000000" w:rsidRPr="00000000">
        <w:rPr>
          <w:b w:val="1"/>
          <w:vertAlign w:val="baseline"/>
          <w:rtl w:val="0"/>
        </w:rPr>
        <w:t xml:space="preserve">Mwamdalafu v R</w:t>
      </w:r>
      <w:r w:rsidDel="00000000" w:rsidR="00000000" w:rsidRPr="00000000">
        <w:rPr>
          <w:b w:val="1"/>
          <w:vertAlign w:val="superscript"/>
        </w:rPr>
        <w:footnoteReference w:customMarkFollows="0" w:id="7"/>
      </w:r>
      <w:r w:rsidDel="00000000" w:rsidR="00000000" w:rsidRPr="00000000">
        <w:rPr>
          <w:b w:val="1"/>
          <w:i w:val="1"/>
          <w:vertAlign w:val="baseline"/>
          <w:rtl w:val="0"/>
        </w:rPr>
        <w:t xml:space="preserve"> </w:t>
      </w:r>
      <w:r w:rsidDel="00000000" w:rsidR="00000000" w:rsidRPr="00000000">
        <w:rPr>
          <w:vertAlign w:val="baseline"/>
          <w:rtl w:val="0"/>
        </w:rPr>
        <w:t xml:space="preserve">The appellant was charged with the alternative counts of the offence of arson and attempted murder. The particulars of the charge of arson alleged that the appellant had set on fire two houses, one belonging to A and the other belonging to B. The houses stood more than 100 yards apart.</w:t>
      </w:r>
    </w:p>
    <w:p w:rsidR="00000000" w:rsidDel="00000000" w:rsidP="00000000" w:rsidRDefault="00000000" w:rsidRPr="00000000" w14:paraId="00000025">
      <w:pPr>
        <w:pageBreakBefore w:val="0"/>
        <w:tabs>
          <w:tab w:val="left" w:pos="3034"/>
        </w:tabs>
        <w:spacing w:line="360" w:lineRule="auto"/>
        <w:jc w:val="both"/>
        <w:rPr>
          <w:vertAlign w:val="baseline"/>
        </w:rPr>
      </w:pPr>
      <w:r w:rsidDel="00000000" w:rsidR="00000000" w:rsidRPr="00000000">
        <w:rPr>
          <w:vertAlign w:val="baseline"/>
          <w:rtl w:val="0"/>
        </w:rPr>
        <w:t xml:space="preserve">He was charged with one count of murder and one count of arson. The particulars stated that he attempted to cause the death of A and his wife by setting on fire 2 house one A’s and the other B’s. Evidence showed that the appellant had attempted murder on 2 occasions. The first, he burnt A’s house and when A took refuge in B’s house, he burnt B’s house as well. The question was whether there was duplicity.</w:t>
      </w:r>
    </w:p>
    <w:p w:rsidR="00000000" w:rsidDel="00000000" w:rsidP="00000000" w:rsidRDefault="00000000" w:rsidRPr="00000000" w14:paraId="00000026">
      <w:pPr>
        <w:pageBreakBefore w:val="0"/>
        <w:tabs>
          <w:tab w:val="left" w:pos="3034"/>
        </w:tabs>
        <w:spacing w:line="360" w:lineRule="auto"/>
        <w:jc w:val="both"/>
        <w:rPr>
          <w:vertAlign w:val="baseline"/>
        </w:rPr>
      </w:pPr>
      <w:r w:rsidDel="00000000" w:rsidR="00000000" w:rsidRPr="00000000">
        <w:rPr>
          <w:vertAlign w:val="baseline"/>
          <w:rtl w:val="0"/>
        </w:rPr>
        <w:t xml:space="preserve">It was found that yes there was duplicity, with respect to the arson charge as there were two offences arising from two acts of arson. Secondly, there was also duplicity with respect to the attempted murder hence there ought to have been two charges off attempted murder. Thirdly, the attempted murder counts should be framed in the alternative. There ought to be four counts and not two but the second attempted murder count should be in the alternative.</w:t>
      </w:r>
    </w:p>
    <w:p w:rsidR="00000000" w:rsidDel="00000000" w:rsidP="00000000" w:rsidRDefault="00000000" w:rsidRPr="00000000" w14:paraId="00000027">
      <w:pPr>
        <w:pageBreakBefore w:val="0"/>
        <w:tabs>
          <w:tab w:val="left" w:pos="3034"/>
        </w:tabs>
        <w:spacing w:line="360" w:lineRule="auto"/>
        <w:jc w:val="both"/>
        <w:rPr>
          <w:b w:val="0"/>
          <w:vertAlign w:val="baseline"/>
        </w:rPr>
      </w:pPr>
      <w:r w:rsidDel="00000000" w:rsidR="00000000" w:rsidRPr="00000000">
        <w:rPr>
          <w:vertAlign w:val="baseline"/>
          <w:rtl w:val="0"/>
        </w:rPr>
        <w:t xml:space="preserve">In </w:t>
      </w:r>
      <w:r w:rsidDel="00000000" w:rsidR="00000000" w:rsidRPr="00000000">
        <w:rPr>
          <w:b w:val="1"/>
          <w:vertAlign w:val="baseline"/>
          <w:rtl w:val="0"/>
        </w:rPr>
        <w:t xml:space="preserve">Saina v R</w:t>
      </w:r>
      <w:r w:rsidDel="00000000" w:rsidR="00000000" w:rsidRPr="00000000">
        <w:rPr>
          <w:b w:val="1"/>
          <w:vertAlign w:val="superscript"/>
        </w:rPr>
        <w:footnoteReference w:customMarkFollows="0" w:id="8"/>
      </w:r>
      <w:r w:rsidDel="00000000" w:rsidR="00000000" w:rsidRPr="00000000">
        <w:rPr>
          <w:b w:val="1"/>
          <w:vertAlign w:val="baseline"/>
          <w:rtl w:val="0"/>
        </w:rPr>
        <w:t xml:space="preserve">,</w:t>
      </w:r>
      <w:r w:rsidDel="00000000" w:rsidR="00000000" w:rsidRPr="00000000">
        <w:rPr>
          <w:vertAlign w:val="baseline"/>
          <w:rtl w:val="0"/>
        </w:rPr>
        <w:t xml:space="preserve"> The appellant was charged on a single count with the offence of housebreaking, theft and handling stolen property. He was convicted but on appeal the High Court found the charge barred for duplicity. It was found that one count charged 3 separate offences i.e. shop breaking contrary to section 306(a) of the penal code, handling stolen goods contrary to section 322 of the penal code. It was forth held that each offence should be set out in a different count. The charge of handling stolen property is in the alternative. </w:t>
      </w:r>
      <w:r w:rsidDel="00000000" w:rsidR="00000000" w:rsidRPr="00000000">
        <w:rPr>
          <w:rtl w:val="0"/>
        </w:rPr>
      </w:r>
    </w:p>
    <w:p w:rsidR="00000000" w:rsidDel="00000000" w:rsidP="00000000" w:rsidRDefault="00000000" w:rsidRPr="00000000" w14:paraId="00000028">
      <w:pPr>
        <w:pageBreakBefore w:val="0"/>
        <w:tabs>
          <w:tab w:val="left" w:pos="3034"/>
        </w:tabs>
        <w:spacing w:line="360" w:lineRule="auto"/>
        <w:jc w:val="both"/>
        <w:rPr>
          <w:vertAlign w:val="baseline"/>
        </w:rPr>
      </w:pPr>
      <w:r w:rsidDel="00000000" w:rsidR="00000000" w:rsidRPr="00000000">
        <w:rPr>
          <w:vertAlign w:val="baseline"/>
          <w:rtl w:val="0"/>
        </w:rPr>
        <w:t xml:space="preserve">In </w:t>
      </w:r>
      <w:r w:rsidDel="00000000" w:rsidR="00000000" w:rsidRPr="00000000">
        <w:rPr>
          <w:b w:val="1"/>
          <w:vertAlign w:val="baseline"/>
          <w:rtl w:val="0"/>
        </w:rPr>
        <w:t xml:space="preserve">Bhatt v R </w:t>
      </w:r>
      <w:r w:rsidDel="00000000" w:rsidR="00000000" w:rsidRPr="00000000">
        <w:rPr>
          <w:b w:val="1"/>
          <w:vertAlign w:val="superscript"/>
        </w:rPr>
        <w:footnoteReference w:customMarkFollows="0" w:id="9"/>
      </w:r>
      <w:r w:rsidDel="00000000" w:rsidR="00000000" w:rsidRPr="00000000">
        <w:rPr>
          <w:b w:val="1"/>
          <w:vertAlign w:val="baseline"/>
          <w:rtl w:val="0"/>
        </w:rPr>
        <w:t xml:space="preserve">, </w:t>
      </w:r>
      <w:r w:rsidDel="00000000" w:rsidR="00000000" w:rsidRPr="00000000">
        <w:rPr>
          <w:vertAlign w:val="baseline"/>
          <w:rtl w:val="0"/>
        </w:rPr>
        <w:t xml:space="preserve">The appellant was charged with being in possession of obscene material, contrary to section 181(a) of the penal code. It was alleged that the appellant for the purpose of or by way of trade for the purpose of distribution or public exhibition had in his possession 37 photographs of an obscene nature which could tend to corrupt the morals of any person etc. Section 181</w:t>
      </w:r>
      <w:r w:rsidDel="00000000" w:rsidR="00000000" w:rsidRPr="00000000">
        <w:rPr>
          <w:vertAlign w:val="superscript"/>
        </w:rPr>
        <w:footnoteReference w:customMarkFollows="0" w:id="10"/>
      </w:r>
      <w:r w:rsidDel="00000000" w:rsidR="00000000" w:rsidRPr="00000000">
        <w:rPr>
          <w:vertAlign w:val="baseline"/>
          <w:rtl w:val="0"/>
        </w:rPr>
        <w:t xml:space="preserve"> talks of alternative purposes.</w:t>
      </w:r>
    </w:p>
    <w:p w:rsidR="00000000" w:rsidDel="00000000" w:rsidP="00000000" w:rsidRDefault="00000000" w:rsidRPr="00000000" w14:paraId="00000029">
      <w:pPr>
        <w:pageBreakBefore w:val="0"/>
        <w:tabs>
          <w:tab w:val="left" w:pos="3034"/>
        </w:tabs>
        <w:spacing w:line="360" w:lineRule="auto"/>
        <w:jc w:val="both"/>
        <w:rPr>
          <w:vertAlign w:val="baseline"/>
        </w:rPr>
      </w:pPr>
      <w:r w:rsidDel="00000000" w:rsidR="00000000" w:rsidRPr="00000000">
        <w:rPr>
          <w:vertAlign w:val="baseline"/>
          <w:rtl w:val="0"/>
        </w:rPr>
        <w:t xml:space="preserve">It was held that (on appeal) the particular motive why the appellant had the photos should have been averred to the purposes. It was wrong for the charge to refer to many purposes. The averment of several purposes made the charge barred for duplicity. Each of the several particulars set out in the charge constituted a separate offence. Charging the accused in this manner prejudices his defense.</w:t>
      </w:r>
    </w:p>
    <w:p w:rsidR="00000000" w:rsidDel="00000000" w:rsidP="00000000" w:rsidRDefault="00000000" w:rsidRPr="00000000" w14:paraId="0000002A">
      <w:pPr>
        <w:pageBreakBefore w:val="0"/>
        <w:tabs>
          <w:tab w:val="left" w:pos="3034"/>
        </w:tabs>
        <w:spacing w:line="360" w:lineRule="auto"/>
        <w:jc w:val="both"/>
        <w:rPr>
          <w:vertAlign w:val="baseline"/>
        </w:rPr>
      </w:pPr>
      <w:r w:rsidDel="00000000" w:rsidR="00000000" w:rsidRPr="00000000">
        <w:rPr>
          <w:rtl w:val="0"/>
        </w:rPr>
      </w:r>
    </w:p>
    <w:p w:rsidR="00000000" w:rsidDel="00000000" w:rsidP="00000000" w:rsidRDefault="00000000" w:rsidRPr="00000000" w14:paraId="0000002B">
      <w:pPr>
        <w:pageBreakBefore w:val="0"/>
        <w:tabs>
          <w:tab w:val="left" w:pos="3034"/>
        </w:tabs>
        <w:spacing w:line="360" w:lineRule="auto"/>
        <w:jc w:val="both"/>
        <w:rPr>
          <w:b w:val="0"/>
          <w:vertAlign w:val="baseline"/>
        </w:rPr>
      </w:pPr>
      <w:r w:rsidDel="00000000" w:rsidR="00000000" w:rsidRPr="00000000">
        <w:rPr>
          <w:rtl w:val="0"/>
        </w:rPr>
      </w:r>
    </w:p>
    <w:p w:rsidR="00000000" w:rsidDel="00000000" w:rsidP="00000000" w:rsidRDefault="00000000" w:rsidRPr="00000000" w14:paraId="0000002C">
      <w:pPr>
        <w:pageBreakBefore w:val="0"/>
        <w:tabs>
          <w:tab w:val="left" w:pos="3034"/>
        </w:tabs>
        <w:spacing w:line="360" w:lineRule="auto"/>
        <w:jc w:val="both"/>
        <w:rPr>
          <w:vertAlign w:val="baseline"/>
        </w:rPr>
      </w:pPr>
      <w:r w:rsidDel="00000000" w:rsidR="00000000" w:rsidRPr="00000000">
        <w:rPr>
          <w:vertAlign w:val="baseline"/>
          <w:rtl w:val="0"/>
        </w:rPr>
        <w:t xml:space="preserve">In </w:t>
      </w:r>
      <w:r w:rsidDel="00000000" w:rsidR="00000000" w:rsidRPr="00000000">
        <w:rPr>
          <w:b w:val="1"/>
          <w:vertAlign w:val="baseline"/>
          <w:rtl w:val="0"/>
        </w:rPr>
        <w:t xml:space="preserve">Koti v R </w:t>
      </w:r>
      <w:r w:rsidDel="00000000" w:rsidR="00000000" w:rsidRPr="00000000">
        <w:rPr>
          <w:b w:val="1"/>
          <w:vertAlign w:val="superscript"/>
        </w:rPr>
        <w:footnoteReference w:customMarkFollows="0" w:id="11"/>
      </w:r>
      <w:r w:rsidDel="00000000" w:rsidR="00000000" w:rsidRPr="00000000">
        <w:rPr>
          <w:b w:val="1"/>
          <w:vertAlign w:val="baseline"/>
          <w:rtl w:val="0"/>
        </w:rPr>
        <w:t xml:space="preserve">, </w:t>
      </w:r>
      <w:r w:rsidDel="00000000" w:rsidR="00000000" w:rsidRPr="00000000">
        <w:rPr>
          <w:vertAlign w:val="baseline"/>
          <w:rtl w:val="0"/>
        </w:rPr>
        <w:t xml:space="preserve">the appellant was charged and convicted of wrongfully attempting to interfere with or influence witnesses in a judicial proceeding either before or after they had given evidence contrary to section 212 (1) of the penal code. On appeal, it was held that the charge was duplex, i.e. it charged with two offences; interfering with the witness before and after. They should state if it was before or after. If it was before and after there should been two counts. Duplicity is allowed in certain circumstances. There are exceptions to the general rule that count should not charge an accused with more than one offence.</w:t>
      </w:r>
    </w:p>
    <w:p w:rsidR="00000000" w:rsidDel="00000000" w:rsidP="00000000" w:rsidRDefault="00000000" w:rsidRPr="00000000" w14:paraId="0000002D">
      <w:pPr>
        <w:pStyle w:val="Heading4"/>
        <w:pageBreakBefore w:val="0"/>
        <w:spacing w:line="360" w:lineRule="auto"/>
        <w:jc w:val="both"/>
        <w:rPr>
          <w:sz w:val="24"/>
          <w:szCs w:val="24"/>
          <w:vertAlign w:val="baseline"/>
        </w:rPr>
      </w:pPr>
      <w:r w:rsidDel="00000000" w:rsidR="00000000" w:rsidRPr="00000000">
        <w:rPr>
          <w:b w:val="1"/>
          <w:sz w:val="24"/>
          <w:szCs w:val="24"/>
          <w:vertAlign w:val="baseline"/>
          <w:rtl w:val="0"/>
        </w:rPr>
        <w:t xml:space="preserve">Exceptions to the General Rule</w:t>
      </w:r>
      <w:r w:rsidDel="00000000" w:rsidR="00000000" w:rsidRPr="00000000">
        <w:rPr>
          <w:rtl w:val="0"/>
        </w:rPr>
      </w:r>
    </w:p>
    <w:p w:rsidR="00000000" w:rsidDel="00000000" w:rsidP="00000000" w:rsidRDefault="00000000" w:rsidRPr="00000000" w14:paraId="0000002E">
      <w:pPr>
        <w:pageBreakBefore w:val="0"/>
        <w:numPr>
          <w:ilvl w:val="0"/>
          <w:numId w:val="6"/>
        </w:numPr>
        <w:tabs>
          <w:tab w:val="left" w:pos="3034"/>
        </w:tabs>
        <w:spacing w:line="360" w:lineRule="auto"/>
        <w:ind w:left="720" w:hanging="360"/>
        <w:jc w:val="both"/>
        <w:rPr>
          <w:vertAlign w:val="baseline"/>
        </w:rPr>
      </w:pPr>
      <w:r w:rsidDel="00000000" w:rsidR="00000000" w:rsidRPr="00000000">
        <w:rPr>
          <w:vertAlign w:val="baseline"/>
          <w:rtl w:val="0"/>
        </w:rPr>
        <w:t xml:space="preserve">Where the form of preferring a charge is allowed by statute. The second schedule of the CPC authorizes charging of 2 offences in one count in respect of:</w:t>
      </w:r>
    </w:p>
    <w:p w:rsidR="00000000" w:rsidDel="00000000" w:rsidP="00000000" w:rsidRDefault="00000000" w:rsidRPr="00000000" w14:paraId="0000002F">
      <w:pPr>
        <w:pageBreakBefore w:val="0"/>
        <w:numPr>
          <w:ilvl w:val="1"/>
          <w:numId w:val="6"/>
        </w:numPr>
        <w:tabs>
          <w:tab w:val="left" w:pos="3034"/>
        </w:tabs>
        <w:spacing w:line="360" w:lineRule="auto"/>
        <w:ind w:left="1440" w:hanging="360"/>
        <w:jc w:val="both"/>
        <w:rPr>
          <w:vertAlign w:val="baseline"/>
        </w:rPr>
      </w:pPr>
      <w:r w:rsidDel="00000000" w:rsidR="00000000" w:rsidRPr="00000000">
        <w:rPr>
          <w:vertAlign w:val="baseline"/>
          <w:rtl w:val="0"/>
        </w:rPr>
        <w:t xml:space="preserve">The offence created under section 330 of the Penal ode in respect of false accounting;</w:t>
      </w:r>
    </w:p>
    <w:p w:rsidR="00000000" w:rsidDel="00000000" w:rsidP="00000000" w:rsidRDefault="00000000" w:rsidRPr="00000000" w14:paraId="00000030">
      <w:pPr>
        <w:pageBreakBefore w:val="0"/>
        <w:numPr>
          <w:ilvl w:val="1"/>
          <w:numId w:val="6"/>
        </w:numPr>
        <w:tabs>
          <w:tab w:val="left" w:pos="3034"/>
        </w:tabs>
        <w:spacing w:line="360" w:lineRule="auto"/>
        <w:ind w:left="1440" w:hanging="360"/>
        <w:jc w:val="both"/>
        <w:rPr>
          <w:vertAlign w:val="baseline"/>
        </w:rPr>
      </w:pPr>
      <w:r w:rsidDel="00000000" w:rsidR="00000000" w:rsidRPr="00000000">
        <w:rPr>
          <w:vertAlign w:val="baseline"/>
          <w:rtl w:val="0"/>
        </w:rPr>
        <w:t xml:space="preserve">Second schedule authorizes offences creates under the section 304 and section 379 i.e. burglary and stealing. Form 9, in the second schedule.</w:t>
      </w:r>
    </w:p>
    <w:p w:rsidR="00000000" w:rsidDel="00000000" w:rsidP="00000000" w:rsidRDefault="00000000" w:rsidRPr="00000000" w14:paraId="00000031">
      <w:pPr>
        <w:pageBreakBefore w:val="0"/>
        <w:tabs>
          <w:tab w:val="left" w:pos="3034"/>
        </w:tabs>
        <w:spacing w:line="360" w:lineRule="auto"/>
        <w:ind w:left="720" w:hanging="720"/>
        <w:jc w:val="both"/>
        <w:rPr>
          <w:vertAlign w:val="baseline"/>
        </w:rPr>
      </w:pPr>
      <w:r w:rsidDel="00000000" w:rsidR="00000000" w:rsidRPr="00000000">
        <w:rPr>
          <w:vertAlign w:val="baseline"/>
          <w:rtl w:val="0"/>
        </w:rPr>
        <w:t xml:space="preserve">          In </w:t>
      </w:r>
      <w:r w:rsidDel="00000000" w:rsidR="00000000" w:rsidRPr="00000000">
        <w:rPr>
          <w:b w:val="1"/>
          <w:vertAlign w:val="baseline"/>
          <w:rtl w:val="0"/>
        </w:rPr>
        <w:t xml:space="preserve">Pope V R </w:t>
      </w:r>
      <w:r w:rsidDel="00000000" w:rsidR="00000000" w:rsidRPr="00000000">
        <w:rPr>
          <w:b w:val="1"/>
          <w:vertAlign w:val="superscript"/>
        </w:rPr>
        <w:footnoteReference w:customMarkFollows="0" w:id="12"/>
      </w:r>
      <w:r w:rsidDel="00000000" w:rsidR="00000000" w:rsidRPr="00000000">
        <w:rPr>
          <w:b w:val="1"/>
          <w:vertAlign w:val="baseline"/>
          <w:rtl w:val="0"/>
        </w:rPr>
        <w:t xml:space="preserve"> </w:t>
      </w:r>
      <w:r w:rsidDel="00000000" w:rsidR="00000000" w:rsidRPr="00000000">
        <w:rPr>
          <w:vertAlign w:val="baseline"/>
          <w:rtl w:val="0"/>
        </w:rPr>
        <w:t xml:space="preserve">the accused was charged with fraudulent accounting false   accounting contrary to section 330(a) of the penal code. In the particulars it was alleged that he falsified or was privy to the falsifying of a document .He was convicted. On appeal he argued that the charge was bad for duplicity because it charged two offences in one count. The court of appeal held that the charge was not duplex for it only charged one offence and was in the form authorized by the second schedule to the criminal procedure code.</w:t>
      </w:r>
    </w:p>
    <w:p w:rsidR="00000000" w:rsidDel="00000000" w:rsidP="00000000" w:rsidRDefault="00000000" w:rsidRPr="00000000" w14:paraId="00000032">
      <w:pPr>
        <w:pageBreakBefore w:val="0"/>
        <w:numPr>
          <w:ilvl w:val="0"/>
          <w:numId w:val="6"/>
        </w:numPr>
        <w:tabs>
          <w:tab w:val="left" w:pos="3034"/>
        </w:tabs>
        <w:spacing w:line="360" w:lineRule="auto"/>
        <w:ind w:left="720" w:hanging="360"/>
        <w:jc w:val="both"/>
        <w:rPr>
          <w:vertAlign w:val="baseline"/>
        </w:rPr>
      </w:pPr>
      <w:r w:rsidDel="00000000" w:rsidR="00000000" w:rsidRPr="00000000">
        <w:rPr>
          <w:vertAlign w:val="baseline"/>
          <w:rtl w:val="0"/>
        </w:rPr>
        <w:t xml:space="preserve">Where the separate offences are charged conjunctively using the word ‘and’ as opposed to ‘or’ if the matter relates to one act. In </w:t>
      </w:r>
      <w:r w:rsidDel="00000000" w:rsidR="00000000" w:rsidRPr="00000000">
        <w:rPr>
          <w:b w:val="1"/>
          <w:u w:val="single"/>
          <w:vertAlign w:val="baseline"/>
          <w:rtl w:val="0"/>
        </w:rPr>
        <w:t xml:space="preserve">Gichinga v R</w:t>
      </w:r>
      <w:r w:rsidDel="00000000" w:rsidR="00000000" w:rsidRPr="00000000">
        <w:rPr>
          <w:b w:val="1"/>
          <w:vertAlign w:val="baseline"/>
          <w:rtl w:val="0"/>
        </w:rPr>
        <w:t xml:space="preserve"> </w:t>
      </w:r>
      <w:r w:rsidDel="00000000" w:rsidR="00000000" w:rsidRPr="00000000">
        <w:rPr>
          <w:vertAlign w:val="baseline"/>
          <w:rtl w:val="0"/>
        </w:rPr>
        <w:t xml:space="preserve">the appellant was charged with driving a car recklessly. In the particulars, it was stated that he drove in a reckless manner and at a speed which was dangerous to the public having regard to all the circumstances of the case contrary to section 86 of the Traffic Act.</w:t>
      </w:r>
      <w:r w:rsidDel="00000000" w:rsidR="00000000" w:rsidRPr="00000000">
        <w:rPr>
          <w:vertAlign w:val="superscript"/>
        </w:rPr>
        <w:footnoteReference w:customMarkFollows="0" w:id="13"/>
      </w:r>
      <w:r w:rsidDel="00000000" w:rsidR="00000000" w:rsidRPr="00000000">
        <w:rPr>
          <w:vertAlign w:val="baseline"/>
          <w:rtl w:val="0"/>
        </w:rPr>
        <w:t xml:space="preserve"> The Act employs ‘or’ rather than ‘and’. The magistrate acquitted the accused because of duplicity as it alleges the commission of two offences. On revision by the high court, it was held that the charge was not duplex and it had been expressed conjunctively and it referred to one incident or act i.e. appellants manner of driving at the relevant time. If it had been expressed using the disjunctive OR. In a. reckless manner or at a high speed it would have been duplex.</w:t>
      </w:r>
    </w:p>
    <w:p w:rsidR="00000000" w:rsidDel="00000000" w:rsidP="00000000" w:rsidRDefault="00000000" w:rsidRPr="00000000" w14:paraId="00000033">
      <w:pPr>
        <w:pStyle w:val="Heading3"/>
        <w:pageBreakBefore w:val="0"/>
        <w:tabs>
          <w:tab w:val="left" w:pos="3034"/>
        </w:tabs>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Effects of Duplicity</w:t>
      </w:r>
      <w:r w:rsidDel="00000000" w:rsidR="00000000" w:rsidRPr="00000000">
        <w:rPr>
          <w:rtl w:val="0"/>
        </w:rPr>
      </w:r>
    </w:p>
    <w:p w:rsidR="00000000" w:rsidDel="00000000" w:rsidP="00000000" w:rsidRDefault="00000000" w:rsidRPr="00000000" w14:paraId="00000034">
      <w:pPr>
        <w:pageBreakBefore w:val="0"/>
        <w:tabs>
          <w:tab w:val="left" w:pos="3034"/>
        </w:tabs>
        <w:spacing w:line="360" w:lineRule="auto"/>
        <w:jc w:val="both"/>
        <w:rPr>
          <w:vertAlign w:val="baseline"/>
        </w:rPr>
      </w:pPr>
      <w:r w:rsidDel="00000000" w:rsidR="00000000" w:rsidRPr="00000000">
        <w:rPr>
          <w:vertAlign w:val="baseline"/>
          <w:rtl w:val="0"/>
        </w:rPr>
        <w:t xml:space="preserve">The law is not clear. There are two opposing views:</w:t>
      </w:r>
    </w:p>
    <w:p w:rsidR="00000000" w:rsidDel="00000000" w:rsidP="00000000" w:rsidRDefault="00000000" w:rsidRPr="00000000" w14:paraId="00000035">
      <w:pPr>
        <w:pageBreakBefore w:val="0"/>
        <w:numPr>
          <w:ilvl w:val="0"/>
          <w:numId w:val="7"/>
        </w:numPr>
        <w:tabs>
          <w:tab w:val="left" w:pos="3034"/>
        </w:tabs>
        <w:spacing w:line="360" w:lineRule="auto"/>
        <w:ind w:left="720" w:hanging="360"/>
        <w:jc w:val="both"/>
        <w:rPr>
          <w:vertAlign w:val="baseline"/>
        </w:rPr>
      </w:pPr>
      <w:r w:rsidDel="00000000" w:rsidR="00000000" w:rsidRPr="00000000">
        <w:rPr>
          <w:vertAlign w:val="baseline"/>
          <w:rtl w:val="0"/>
        </w:rPr>
        <w:t xml:space="preserve">One view holds that duplicity is an incurable defect which can be cured by amending the charge hence if found to be duplex, the accused should be discharged. This was seen in </w:t>
      </w:r>
      <w:r w:rsidDel="00000000" w:rsidR="00000000" w:rsidRPr="00000000">
        <w:rPr>
          <w:b w:val="1"/>
          <w:vertAlign w:val="baseline"/>
          <w:rtl w:val="0"/>
        </w:rPr>
        <w:t xml:space="preserve">Cherere Gukuli v R </w:t>
      </w:r>
      <w:r w:rsidDel="00000000" w:rsidR="00000000" w:rsidRPr="00000000">
        <w:rPr>
          <w:b w:val="1"/>
          <w:vertAlign w:val="superscript"/>
        </w:rPr>
        <w:footnoteReference w:customMarkFollows="0" w:id="14"/>
      </w:r>
      <w:r w:rsidDel="00000000" w:rsidR="00000000" w:rsidRPr="00000000">
        <w:rPr>
          <w:vertAlign w:val="baseline"/>
          <w:rtl w:val="0"/>
        </w:rPr>
        <w:t xml:space="preserve">and followed in </w:t>
      </w:r>
      <w:r w:rsidDel="00000000" w:rsidR="00000000" w:rsidRPr="00000000">
        <w:rPr>
          <w:b w:val="1"/>
          <w:vertAlign w:val="baseline"/>
          <w:rtl w:val="0"/>
        </w:rPr>
        <w:t xml:space="preserve">Saina v R</w:t>
      </w:r>
      <w:r w:rsidDel="00000000" w:rsidR="00000000" w:rsidRPr="00000000">
        <w:rPr>
          <w:b w:val="1"/>
          <w:vertAlign w:val="superscript"/>
        </w:rPr>
        <w:footnoteReference w:customMarkFollows="0" w:id="15"/>
      </w:r>
      <w:r w:rsidDel="00000000" w:rsidR="00000000" w:rsidRPr="00000000">
        <w:rPr>
          <w:vertAlign w:val="baseline"/>
          <w:rtl w:val="0"/>
        </w:rPr>
        <w:t xml:space="preserve">. Those who subscribe to this position hold that a count which charges for two counts is barred for duplicity and a conviction based on it can not stand. In </w:t>
      </w:r>
      <w:r w:rsidDel="00000000" w:rsidR="00000000" w:rsidRPr="00000000">
        <w:rPr>
          <w:b w:val="1"/>
          <w:vertAlign w:val="baseline"/>
          <w:rtl w:val="0"/>
        </w:rPr>
        <w:t xml:space="preserve">Kasyoka V R</w:t>
      </w:r>
      <w:r w:rsidDel="00000000" w:rsidR="00000000" w:rsidRPr="00000000">
        <w:rPr>
          <w:b w:val="1"/>
          <w:vertAlign w:val="superscript"/>
        </w:rPr>
        <w:footnoteReference w:customMarkFollows="0" w:id="16"/>
      </w:r>
      <w:r w:rsidDel="00000000" w:rsidR="00000000" w:rsidRPr="00000000">
        <w:rPr>
          <w:b w:val="1"/>
          <w:vertAlign w:val="baseline"/>
          <w:rtl w:val="0"/>
        </w:rPr>
        <w:t xml:space="preserve">, </w:t>
      </w:r>
      <w:r w:rsidDel="00000000" w:rsidR="00000000" w:rsidRPr="00000000">
        <w:rPr>
          <w:vertAlign w:val="baseline"/>
          <w:rtl w:val="0"/>
        </w:rPr>
        <w:t xml:space="preserve">the charge sheet read that the accused had dishonestly “received or retained” a cheques knowing or having reason to believe it to have been stolen. The appellant had been convicted of among other offences handling stolen property contrary to section 322(2) of the Penal code</w:t>
      </w:r>
      <w:r w:rsidDel="00000000" w:rsidR="00000000" w:rsidRPr="00000000">
        <w:rPr>
          <w:vertAlign w:val="superscript"/>
        </w:rPr>
        <w:footnoteReference w:customMarkFollows="0" w:id="17"/>
      </w:r>
      <w:r w:rsidDel="00000000" w:rsidR="00000000" w:rsidRPr="00000000">
        <w:rPr>
          <w:vertAlign w:val="baseline"/>
          <w:rtl w:val="0"/>
        </w:rPr>
        <w:t xml:space="preserve">. The state argued that the fact that a charge was defective was not necessarily fatal to a conviction or charge the real test being whether the accused was able to understand the charge. </w:t>
      </w:r>
      <w:r w:rsidDel="00000000" w:rsidR="00000000" w:rsidRPr="00000000">
        <w:rPr>
          <w:b w:val="1"/>
          <w:vertAlign w:val="baseline"/>
          <w:rtl w:val="0"/>
        </w:rPr>
        <w:t xml:space="preserve">Held</w:t>
      </w:r>
      <w:r w:rsidDel="00000000" w:rsidR="00000000" w:rsidRPr="00000000">
        <w:rPr>
          <w:vertAlign w:val="baseline"/>
          <w:rtl w:val="0"/>
        </w:rPr>
        <w:t xml:space="preserve"> the appellant was convicted on a duplex charge and no one can state for sure which of the two offences was committed.</w:t>
      </w:r>
    </w:p>
    <w:p w:rsidR="00000000" w:rsidDel="00000000" w:rsidP="00000000" w:rsidRDefault="00000000" w:rsidRPr="00000000" w14:paraId="00000036">
      <w:pPr>
        <w:pageBreakBefore w:val="0"/>
        <w:tabs>
          <w:tab w:val="left" w:pos="3034"/>
        </w:tabs>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037">
      <w:pPr>
        <w:pageBreakBefore w:val="0"/>
        <w:numPr>
          <w:ilvl w:val="0"/>
          <w:numId w:val="7"/>
        </w:numPr>
        <w:tabs>
          <w:tab w:val="left" w:pos="3034"/>
        </w:tabs>
        <w:spacing w:line="360" w:lineRule="auto"/>
        <w:ind w:left="720" w:hanging="360"/>
        <w:jc w:val="both"/>
        <w:rPr>
          <w:vertAlign w:val="baseline"/>
        </w:rPr>
      </w:pPr>
      <w:r w:rsidDel="00000000" w:rsidR="00000000" w:rsidRPr="00000000">
        <w:rPr>
          <w:vertAlign w:val="baseline"/>
          <w:rtl w:val="0"/>
        </w:rPr>
        <w:t xml:space="preserve">The other view holds that the true test should be whether injustice or prejudice has been occasioned on the accused by the duplicity so that where the accused suffers no prejudice; conviction of duplicity should stand. This school relies on section 382 CPC which provides for finding of a sentence or order issued by a court should not be reversed or altered on appeal or revision on account of error omission or irregularity in the charge unless the error omission or irregularity has occasioned a failure of justice. This school of thought was followed in:</w:t>
      </w:r>
    </w:p>
    <w:p w:rsidR="00000000" w:rsidDel="00000000" w:rsidP="00000000" w:rsidRDefault="00000000" w:rsidRPr="00000000" w14:paraId="00000038">
      <w:pPr>
        <w:pageBreakBefore w:val="0"/>
        <w:numPr>
          <w:ilvl w:val="1"/>
          <w:numId w:val="7"/>
        </w:numPr>
        <w:tabs>
          <w:tab w:val="left" w:pos="3034"/>
        </w:tabs>
        <w:spacing w:line="360" w:lineRule="auto"/>
        <w:ind w:left="1440" w:hanging="360"/>
        <w:jc w:val="both"/>
        <w:rPr>
          <w:vertAlign w:val="baseline"/>
        </w:rPr>
      </w:pPr>
      <w:r w:rsidDel="00000000" w:rsidR="00000000" w:rsidRPr="00000000">
        <w:rPr>
          <w:b w:val="1"/>
          <w:vertAlign w:val="baseline"/>
          <w:rtl w:val="0"/>
        </w:rPr>
        <w:t xml:space="preserve">Kababi v R</w:t>
      </w:r>
      <w:r w:rsidDel="00000000" w:rsidR="00000000" w:rsidRPr="00000000">
        <w:rPr>
          <w:b w:val="1"/>
          <w:vertAlign w:val="superscript"/>
        </w:rPr>
        <w:footnoteReference w:customMarkFollows="0" w:id="18"/>
      </w:r>
      <w:r w:rsidDel="00000000" w:rsidR="00000000" w:rsidRPr="00000000">
        <w:rPr>
          <w:vertAlign w:val="baseline"/>
          <w:rtl w:val="0"/>
        </w:rPr>
        <w:t xml:space="preserve">. The appellant was charged in a single count with causing the death of three persons by dangerous diving. He was convicted. He appealed, challenged the decision of the court that it was based on a barred charge. It was held that the failure to charge or to file three separate counts did not occasion injustice though there was duplicity. The conviction was upheld.</w:t>
      </w:r>
    </w:p>
    <w:p w:rsidR="00000000" w:rsidDel="00000000" w:rsidP="00000000" w:rsidRDefault="00000000" w:rsidRPr="00000000" w14:paraId="00000039">
      <w:pPr>
        <w:pageBreakBefore w:val="0"/>
        <w:numPr>
          <w:ilvl w:val="1"/>
          <w:numId w:val="7"/>
        </w:numPr>
        <w:tabs>
          <w:tab w:val="left" w:pos="3034"/>
        </w:tabs>
        <w:spacing w:line="360" w:lineRule="auto"/>
        <w:ind w:left="1440" w:hanging="360"/>
        <w:jc w:val="both"/>
        <w:rPr>
          <w:vertAlign w:val="baseline"/>
        </w:rPr>
      </w:pPr>
      <w:r w:rsidDel="00000000" w:rsidR="00000000" w:rsidRPr="00000000">
        <w:rPr>
          <w:b w:val="1"/>
          <w:vertAlign w:val="baseline"/>
          <w:rtl w:val="0"/>
        </w:rPr>
        <w:t xml:space="preserve">Koti v R</w:t>
      </w:r>
      <w:r w:rsidDel="00000000" w:rsidR="00000000" w:rsidRPr="00000000">
        <w:rPr>
          <w:b w:val="1"/>
          <w:vertAlign w:val="superscript"/>
        </w:rPr>
        <w:footnoteReference w:customMarkFollows="0" w:id="19"/>
      </w:r>
      <w:r w:rsidDel="00000000" w:rsidR="00000000" w:rsidRPr="00000000">
        <w:rPr>
          <w:b w:val="1"/>
          <w:vertAlign w:val="baseline"/>
          <w:rtl w:val="0"/>
        </w:rPr>
        <w:t xml:space="preserve">: </w:t>
      </w:r>
      <w:r w:rsidDel="00000000" w:rsidR="00000000" w:rsidRPr="00000000">
        <w:rPr>
          <w:vertAlign w:val="baseline"/>
          <w:rtl w:val="0"/>
        </w:rPr>
        <w:t xml:space="preserve">Appellate court found the charge was duplex but declined to interfere because it did not occasion any injustice. It was held that the test in deciding whether a failure of justice had occurred was whether  the accused had been prejudiced in his trial.</w:t>
      </w:r>
    </w:p>
    <w:p w:rsidR="00000000" w:rsidDel="00000000" w:rsidP="00000000" w:rsidRDefault="00000000" w:rsidRPr="00000000" w14:paraId="0000003A">
      <w:pPr>
        <w:pageBreakBefore w:val="0"/>
        <w:numPr>
          <w:ilvl w:val="1"/>
          <w:numId w:val="7"/>
        </w:numPr>
        <w:tabs>
          <w:tab w:val="left" w:pos="3034"/>
        </w:tabs>
        <w:spacing w:line="360" w:lineRule="auto"/>
        <w:ind w:left="1440" w:hanging="360"/>
        <w:jc w:val="both"/>
        <w:rPr>
          <w:vertAlign w:val="baseline"/>
        </w:rPr>
      </w:pPr>
      <w:r w:rsidDel="00000000" w:rsidR="00000000" w:rsidRPr="00000000">
        <w:rPr>
          <w:b w:val="1"/>
          <w:vertAlign w:val="baseline"/>
          <w:rtl w:val="0"/>
        </w:rPr>
        <w:t xml:space="preserve">Mwandalafu v R</w:t>
      </w:r>
      <w:r w:rsidDel="00000000" w:rsidR="00000000" w:rsidRPr="00000000">
        <w:rPr>
          <w:b w:val="1"/>
          <w:vertAlign w:val="superscript"/>
        </w:rPr>
        <w:footnoteReference w:customMarkFollows="0" w:id="20"/>
      </w:r>
      <w:r w:rsidDel="00000000" w:rsidR="00000000" w:rsidRPr="00000000">
        <w:rPr>
          <w:vertAlign w:val="baseline"/>
          <w:rtl w:val="0"/>
        </w:rPr>
        <w:t xml:space="preserve"> : the appellate court found that the arson charge was duplex but that it did not occasion any injustice. The court relied on section 382 of the Tanzania Criminal Procedure Code.</w:t>
      </w:r>
    </w:p>
    <w:p w:rsidR="00000000" w:rsidDel="00000000" w:rsidP="00000000" w:rsidRDefault="00000000" w:rsidRPr="00000000" w14:paraId="0000003B">
      <w:pPr>
        <w:pageBreakBefore w:val="0"/>
        <w:numPr>
          <w:ilvl w:val="1"/>
          <w:numId w:val="7"/>
        </w:numPr>
        <w:tabs>
          <w:tab w:val="left" w:pos="3034"/>
        </w:tabs>
        <w:spacing w:line="360" w:lineRule="auto"/>
        <w:ind w:left="1440" w:hanging="360"/>
        <w:jc w:val="both"/>
        <w:rPr>
          <w:vertAlign w:val="baseline"/>
        </w:rPr>
      </w:pPr>
      <w:r w:rsidDel="00000000" w:rsidR="00000000" w:rsidRPr="00000000">
        <w:rPr>
          <w:b w:val="1"/>
          <w:vertAlign w:val="baseline"/>
          <w:rtl w:val="0"/>
        </w:rPr>
        <w:t xml:space="preserve">Mwangi v R</w:t>
      </w:r>
      <w:r w:rsidDel="00000000" w:rsidR="00000000" w:rsidRPr="00000000">
        <w:rPr>
          <w:b w:val="1"/>
          <w:vertAlign w:val="superscript"/>
        </w:rPr>
        <w:footnoteReference w:customMarkFollows="0" w:id="21"/>
      </w:r>
      <w:r w:rsidDel="00000000" w:rsidR="00000000" w:rsidRPr="00000000">
        <w:rPr>
          <w:b w:val="1"/>
          <w:vertAlign w:val="baseline"/>
          <w:rtl w:val="0"/>
        </w:rPr>
        <w:t xml:space="preserve">.</w:t>
      </w:r>
      <w:r w:rsidDel="00000000" w:rsidR="00000000" w:rsidRPr="00000000">
        <w:rPr>
          <w:vertAlign w:val="baseline"/>
          <w:rtl w:val="0"/>
        </w:rPr>
        <w:t xml:space="preserve"> In this case, the appellant had been found in possession of a firearm stolen thirteen months earlier when he was in prison. He had been convicted on a single charge of being in possession of the revolver and the ammunition without a firearms certificate and of receiving the revolver knowing it to have been stolen. The appellate court found that the charge was duplex but that it had occasioned no injustice. </w:t>
      </w:r>
      <w:r w:rsidDel="00000000" w:rsidR="00000000" w:rsidRPr="00000000">
        <w:rPr>
          <w:b w:val="1"/>
          <w:vertAlign w:val="baseline"/>
          <w:rtl w:val="0"/>
        </w:rPr>
        <w:t xml:space="preserve">Bennet J</w:t>
      </w:r>
      <w:r w:rsidDel="00000000" w:rsidR="00000000" w:rsidRPr="00000000">
        <w:rPr>
          <w:vertAlign w:val="baseline"/>
          <w:rtl w:val="0"/>
        </w:rPr>
        <w:t xml:space="preserve"> opined that the firearm and the ammunition could be charged in one count.</w:t>
      </w:r>
    </w:p>
    <w:p w:rsidR="00000000" w:rsidDel="00000000" w:rsidP="00000000" w:rsidRDefault="00000000" w:rsidRPr="00000000" w14:paraId="0000003C">
      <w:pPr>
        <w:pageBreakBefore w:val="0"/>
        <w:tabs>
          <w:tab w:val="left" w:pos="3034"/>
        </w:tabs>
        <w:spacing w:line="360" w:lineRule="auto"/>
        <w:jc w:val="both"/>
        <w:rPr>
          <w:vertAlign w:val="baseline"/>
        </w:rPr>
      </w:pPr>
      <w:r w:rsidDel="00000000" w:rsidR="00000000" w:rsidRPr="00000000">
        <w:rPr>
          <w:rtl w:val="0"/>
        </w:rPr>
      </w:r>
    </w:p>
    <w:p w:rsidR="00000000" w:rsidDel="00000000" w:rsidP="00000000" w:rsidRDefault="00000000" w:rsidRPr="00000000" w14:paraId="0000003D">
      <w:pPr>
        <w:pageBreakBefore w:val="0"/>
        <w:spacing w:line="360" w:lineRule="auto"/>
        <w:jc w:val="center"/>
        <w:rPr>
          <w:b w:val="0"/>
          <w:vertAlign w:val="baseline"/>
        </w:rPr>
      </w:pPr>
      <w:r w:rsidDel="00000000" w:rsidR="00000000" w:rsidRPr="00000000">
        <w:rPr>
          <w:b w:val="1"/>
          <w:vertAlign w:val="baseline"/>
          <w:rtl w:val="0"/>
        </w:rPr>
        <w:t xml:space="preserve">CAPITAL CHARGES</w:t>
      </w:r>
      <w:r w:rsidDel="00000000" w:rsidR="00000000" w:rsidRPr="00000000">
        <w:rPr>
          <w:rtl w:val="0"/>
        </w:rPr>
      </w:r>
    </w:p>
    <w:p w:rsidR="00000000" w:rsidDel="00000000" w:rsidP="00000000" w:rsidRDefault="00000000" w:rsidRPr="00000000" w14:paraId="0000003E">
      <w:pPr>
        <w:pageBreakBefore w:val="0"/>
        <w:spacing w:line="360" w:lineRule="auto"/>
        <w:jc w:val="both"/>
        <w:rPr>
          <w:vertAlign w:val="baseline"/>
        </w:rPr>
      </w:pPr>
      <w:r w:rsidDel="00000000" w:rsidR="00000000" w:rsidRPr="00000000">
        <w:rPr>
          <w:vertAlign w:val="baseline"/>
          <w:rtl w:val="0"/>
        </w:rPr>
        <w:t xml:space="preserve">A capital charge is a formal written accusation of an offence drawn by a magistrate or by a police officer and signed as required by law for the purpose of use in preliminary proceedings or in a proper trial. It lies against all persons who actually commit, who procure or assist in the commission of any crime or who knowingly harbor a felon.</w:t>
      </w:r>
      <w:r w:rsidDel="00000000" w:rsidR="00000000" w:rsidRPr="00000000">
        <w:rPr>
          <w:vertAlign w:val="superscript"/>
        </w:rPr>
        <w:footnoteReference w:customMarkFollows="0" w:id="22"/>
      </w:r>
      <w:r w:rsidDel="00000000" w:rsidR="00000000" w:rsidRPr="00000000">
        <w:rPr>
          <w:vertAlign w:val="baseline"/>
          <w:rtl w:val="0"/>
        </w:rPr>
        <w:t xml:space="preserve">Accordingly s</w:t>
      </w:r>
    </w:p>
    <w:p w:rsidR="00000000" w:rsidDel="00000000" w:rsidP="00000000" w:rsidRDefault="00000000" w:rsidRPr="00000000" w14:paraId="0000003F">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040">
      <w:pPr>
        <w:pageBreakBefore w:val="0"/>
        <w:spacing w:line="360" w:lineRule="auto"/>
        <w:jc w:val="both"/>
        <w:rPr>
          <w:b w:val="0"/>
          <w:vertAlign w:val="baseline"/>
        </w:rPr>
      </w:pPr>
      <w:r w:rsidDel="00000000" w:rsidR="00000000" w:rsidRPr="00000000">
        <w:rPr>
          <w:b w:val="1"/>
          <w:vertAlign w:val="baseline"/>
          <w:rtl w:val="0"/>
        </w:rPr>
        <w:t xml:space="preserve">Framing of capital charges</w:t>
      </w:r>
      <w:r w:rsidDel="00000000" w:rsidR="00000000" w:rsidRPr="00000000">
        <w:rPr>
          <w:rtl w:val="0"/>
        </w:rPr>
      </w:r>
    </w:p>
    <w:p w:rsidR="00000000" w:rsidDel="00000000" w:rsidP="00000000" w:rsidRDefault="00000000" w:rsidRPr="00000000" w14:paraId="00000041">
      <w:pPr>
        <w:pageBreakBefore w:val="0"/>
        <w:spacing w:line="360" w:lineRule="auto"/>
        <w:jc w:val="both"/>
        <w:rPr>
          <w:vertAlign w:val="baseline"/>
        </w:rPr>
      </w:pPr>
      <w:r w:rsidDel="00000000" w:rsidR="00000000" w:rsidRPr="00000000">
        <w:rPr>
          <w:vertAlign w:val="baseline"/>
          <w:rtl w:val="0"/>
        </w:rPr>
        <w:t xml:space="preserve">The Criminal Procedure Code at </w:t>
      </w:r>
      <w:r w:rsidDel="00000000" w:rsidR="00000000" w:rsidRPr="00000000">
        <w:rPr>
          <w:b w:val="1"/>
          <w:i w:val="1"/>
          <w:vertAlign w:val="baseline"/>
          <w:rtl w:val="0"/>
        </w:rPr>
        <w:t xml:space="preserve">Sec.135 (1)</w:t>
      </w:r>
      <w:r w:rsidDel="00000000" w:rsidR="00000000" w:rsidRPr="00000000">
        <w:rPr>
          <w:vertAlign w:val="baseline"/>
          <w:rtl w:val="0"/>
        </w:rPr>
        <w:t xml:space="preserve"> makes provision for the joinder of counts. It provides that:</w:t>
      </w:r>
    </w:p>
    <w:p w:rsidR="00000000" w:rsidDel="00000000" w:rsidP="00000000" w:rsidRDefault="00000000" w:rsidRPr="00000000" w14:paraId="00000042">
      <w:pPr>
        <w:pageBreakBefore w:val="0"/>
        <w:spacing w:line="360" w:lineRule="auto"/>
        <w:jc w:val="both"/>
        <w:rPr>
          <w:i w:val="0"/>
          <w:vertAlign w:val="baseline"/>
        </w:rPr>
      </w:pPr>
      <w:r w:rsidDel="00000000" w:rsidR="00000000" w:rsidRPr="00000000">
        <w:rPr>
          <w:i w:val="1"/>
          <w:vertAlign w:val="baseline"/>
          <w:rtl w:val="0"/>
        </w:rPr>
        <w:t xml:space="preserve">“Any offences whether felonies or misdemeanors, may be charged together in the same charge or information if the offences charged are founded on the same facts, or form or are part of a series of offences of the same or similar character.”</w:t>
      </w:r>
      <w:r w:rsidDel="00000000" w:rsidR="00000000" w:rsidRPr="00000000">
        <w:rPr>
          <w:rtl w:val="0"/>
        </w:rPr>
      </w:r>
    </w:p>
    <w:p w:rsidR="00000000" w:rsidDel="00000000" w:rsidP="00000000" w:rsidRDefault="00000000" w:rsidRPr="00000000" w14:paraId="00000043">
      <w:pPr>
        <w:pageBreakBefore w:val="0"/>
        <w:spacing w:line="360" w:lineRule="auto"/>
        <w:jc w:val="both"/>
        <w:rPr>
          <w:vertAlign w:val="baseline"/>
        </w:rPr>
      </w:pPr>
      <w:r w:rsidDel="00000000" w:rsidR="00000000" w:rsidRPr="00000000">
        <w:rPr>
          <w:vertAlign w:val="baseline"/>
          <w:rtl w:val="0"/>
        </w:rPr>
        <w:t xml:space="preserve">Despite the above provision, in framing a capital charge the general rule of practice is that no other count should be joined to a count which carries a death</w:t>
      </w:r>
      <w:r w:rsidDel="00000000" w:rsidR="00000000" w:rsidRPr="00000000">
        <w:rPr>
          <w:b w:val="1"/>
          <w:vertAlign w:val="baseline"/>
          <w:rtl w:val="0"/>
        </w:rPr>
        <w:t xml:space="preserve"> </w:t>
      </w:r>
      <w:r w:rsidDel="00000000" w:rsidR="00000000" w:rsidRPr="00000000">
        <w:rPr>
          <w:vertAlign w:val="baseline"/>
          <w:rtl w:val="0"/>
        </w:rPr>
        <w:t xml:space="preserve">penalty in the event of conviction except where the additional count is based on precisely the same facts as the more serious charge. In line with this, the Court of appeal has long held that it is undesirable to charge an accused person on more than one charge of murder.</w:t>
      </w:r>
      <w:r w:rsidDel="00000000" w:rsidR="00000000" w:rsidRPr="00000000">
        <w:rPr>
          <w:vertAlign w:val="superscript"/>
        </w:rPr>
        <w:footnoteReference w:customMarkFollows="0" w:id="23"/>
      </w:r>
      <w:r w:rsidDel="00000000" w:rsidR="00000000" w:rsidRPr="00000000">
        <w:rPr>
          <w:vertAlign w:val="baseline"/>
          <w:rtl w:val="0"/>
        </w:rPr>
        <w:t xml:space="preserve">That rule has been followed in subsequent cases. Furthermore, the same court has also laid down that a charge of murder ought not be laid with a count of another offence.</w:t>
      </w:r>
      <w:r w:rsidDel="00000000" w:rsidR="00000000" w:rsidRPr="00000000">
        <w:rPr>
          <w:vertAlign w:val="superscript"/>
        </w:rPr>
        <w:footnoteReference w:customMarkFollows="0" w:id="24"/>
      </w:r>
      <w:r w:rsidDel="00000000" w:rsidR="00000000" w:rsidRPr="00000000">
        <w:rPr>
          <w:rtl w:val="0"/>
        </w:rPr>
      </w:r>
    </w:p>
    <w:p w:rsidR="00000000" w:rsidDel="00000000" w:rsidP="00000000" w:rsidRDefault="00000000" w:rsidRPr="00000000" w14:paraId="00000044">
      <w:pPr>
        <w:pageBreakBefore w:val="0"/>
        <w:spacing w:line="360" w:lineRule="auto"/>
        <w:jc w:val="both"/>
        <w:rPr>
          <w:vertAlign w:val="baseline"/>
        </w:rPr>
      </w:pPr>
      <w:r w:rsidDel="00000000" w:rsidR="00000000" w:rsidRPr="00000000">
        <w:rPr>
          <w:vertAlign w:val="baseline"/>
          <w:rtl w:val="0"/>
        </w:rPr>
        <w:t xml:space="preserve">In the case of </w:t>
      </w:r>
      <w:r w:rsidDel="00000000" w:rsidR="00000000" w:rsidRPr="00000000">
        <w:rPr>
          <w:b w:val="1"/>
          <w:vertAlign w:val="baseline"/>
          <w:rtl w:val="0"/>
        </w:rPr>
        <w:t xml:space="preserve">Yowana Sebuzikira</w:t>
      </w:r>
      <w:r w:rsidDel="00000000" w:rsidR="00000000" w:rsidRPr="00000000">
        <w:rPr>
          <w:b w:val="1"/>
          <w:vertAlign w:val="superscript"/>
        </w:rPr>
        <w:footnoteReference w:customMarkFollows="0" w:id="25"/>
      </w:r>
      <w:r w:rsidDel="00000000" w:rsidR="00000000" w:rsidRPr="00000000">
        <w:rPr>
          <w:b w:val="1"/>
          <w:vertAlign w:val="baseline"/>
          <w:rtl w:val="0"/>
        </w:rPr>
        <w:t xml:space="preserve"> </w:t>
      </w:r>
      <w:r w:rsidDel="00000000" w:rsidR="00000000" w:rsidRPr="00000000">
        <w:rPr>
          <w:vertAlign w:val="baseline"/>
          <w:rtl w:val="0"/>
        </w:rPr>
        <w:t xml:space="preserve">The Court of Appeal upheld its ruling that there should be no departure from the established rule of practice that no other count should be joined to a count of murder or manslaughter, except where the additional count is based on precisely the same facts as the more serious charge</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45">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6">
      <w:pPr>
        <w:pageBreakBefore w:val="0"/>
        <w:spacing w:line="360" w:lineRule="auto"/>
        <w:jc w:val="both"/>
        <w:rPr>
          <w:vertAlign w:val="baseline"/>
        </w:rPr>
      </w:pPr>
      <w:r w:rsidDel="00000000" w:rsidR="00000000" w:rsidRPr="00000000">
        <w:rPr>
          <w:vertAlign w:val="baseline"/>
          <w:rtl w:val="0"/>
        </w:rPr>
        <w:t xml:space="preserve">With regard to robbery with violence, the case of </w:t>
      </w:r>
      <w:r w:rsidDel="00000000" w:rsidR="00000000" w:rsidRPr="00000000">
        <w:rPr>
          <w:b w:val="1"/>
          <w:vertAlign w:val="baseline"/>
          <w:rtl w:val="0"/>
        </w:rPr>
        <w:t xml:space="preserve">Wanjala &amp; another v. R</w:t>
      </w:r>
      <w:r w:rsidDel="00000000" w:rsidR="00000000" w:rsidRPr="00000000">
        <w:rPr>
          <w:b w:val="1"/>
          <w:i w:val="1"/>
          <w:vertAlign w:val="superscript"/>
        </w:rPr>
        <w:footnoteReference w:customMarkFollows="0" w:id="26"/>
      </w:r>
      <w:r w:rsidDel="00000000" w:rsidR="00000000" w:rsidRPr="00000000">
        <w:rPr>
          <w:b w:val="1"/>
          <w:i w:val="1"/>
          <w:vertAlign w:val="baseline"/>
          <w:rtl w:val="0"/>
        </w:rPr>
        <w:t xml:space="preserve"> </w:t>
      </w:r>
      <w:r w:rsidDel="00000000" w:rsidR="00000000" w:rsidRPr="00000000">
        <w:rPr>
          <w:vertAlign w:val="baseline"/>
          <w:rtl w:val="0"/>
        </w:rPr>
        <w:t xml:space="preserve">applies. In that case the appellants were charged with two charges of capital robbery which was a departure from the general rule but the Court of Appeal was of the view that no prejudice could have been caused to the appellants as the robberies formed part of the same transaction and the evidence in support of one charge was relevant to the other.</w:t>
      </w:r>
    </w:p>
    <w:p w:rsidR="00000000" w:rsidDel="00000000" w:rsidP="00000000" w:rsidRDefault="00000000" w:rsidRPr="00000000" w14:paraId="0000004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8">
      <w:pPr>
        <w:pageBreakBefore w:val="0"/>
        <w:spacing w:line="360" w:lineRule="auto"/>
        <w:jc w:val="both"/>
        <w:rPr>
          <w:vertAlign w:val="baseline"/>
        </w:rPr>
      </w:pPr>
      <w:r w:rsidDel="00000000" w:rsidR="00000000" w:rsidRPr="00000000">
        <w:rPr>
          <w:vertAlign w:val="baseline"/>
          <w:rtl w:val="0"/>
        </w:rPr>
        <w:t xml:space="preserve">In the case of treason, whether the same rule applies is a matter of conjecture. In practice, however, the treason charges brought in Kenya have not contravened this rule. It is noteworthy, however, that in a treason charge, apart from alleging the particulars of the offence, the prosecution must also state the overt acts in the information. For instance, in the case of </w:t>
      </w:r>
      <w:r w:rsidDel="00000000" w:rsidR="00000000" w:rsidRPr="00000000">
        <w:rPr>
          <w:b w:val="1"/>
          <w:vertAlign w:val="baseline"/>
          <w:rtl w:val="0"/>
        </w:rPr>
        <w:t xml:space="preserve">R v. Raila Amolo Odinga &amp; two others</w:t>
      </w:r>
      <w:r w:rsidDel="00000000" w:rsidR="00000000" w:rsidRPr="00000000">
        <w:rPr>
          <w:b w:val="1"/>
          <w:i w:val="1"/>
          <w:vertAlign w:val="superscript"/>
        </w:rPr>
        <w:footnoteReference w:customMarkFollows="0" w:id="27"/>
      </w:r>
      <w:r w:rsidDel="00000000" w:rsidR="00000000" w:rsidRPr="00000000">
        <w:rPr>
          <w:vertAlign w:val="baseline"/>
          <w:rtl w:val="0"/>
        </w:rPr>
        <w:t xml:space="preserve">the treason charge was drafted as follows:</w:t>
      </w:r>
    </w:p>
    <w:p w:rsidR="00000000" w:rsidDel="00000000" w:rsidP="00000000" w:rsidRDefault="00000000" w:rsidRPr="00000000" w14:paraId="00000049">
      <w:pPr>
        <w:pageBreakBefore w:val="0"/>
        <w:spacing w:line="360" w:lineRule="auto"/>
        <w:rPr>
          <w:b w:val="0"/>
          <w:vertAlign w:val="baseline"/>
        </w:rPr>
      </w:pPr>
      <w:r w:rsidDel="00000000" w:rsidR="00000000" w:rsidRPr="00000000">
        <w:rPr>
          <w:b w:val="1"/>
          <w:vertAlign w:val="baseline"/>
          <w:rtl w:val="0"/>
        </w:rPr>
        <w:t xml:space="preserve">                                                CHARGE SHEET</w:t>
      </w:r>
      <w:r w:rsidDel="00000000" w:rsidR="00000000" w:rsidRPr="00000000">
        <w:rPr>
          <w:rtl w:val="0"/>
        </w:rPr>
      </w:r>
    </w:p>
    <w:p w:rsidR="00000000" w:rsidDel="00000000" w:rsidP="00000000" w:rsidRDefault="00000000" w:rsidRPr="00000000" w14:paraId="0000004A">
      <w:pPr>
        <w:pageBreakBefore w:val="0"/>
        <w:spacing w:line="360" w:lineRule="auto"/>
        <w:rPr>
          <w:b w:val="0"/>
          <w:vertAlign w:val="baseline"/>
        </w:rPr>
      </w:pPr>
      <w:r w:rsidDel="00000000" w:rsidR="00000000" w:rsidRPr="00000000">
        <w:rPr>
          <w:b w:val="1"/>
          <w:vertAlign w:val="baseline"/>
          <w:rtl w:val="0"/>
        </w:rPr>
        <w:t xml:space="preserve">Count 1</w:t>
      </w:r>
      <w:r w:rsidDel="00000000" w:rsidR="00000000" w:rsidRPr="00000000">
        <w:rPr>
          <w:rtl w:val="0"/>
        </w:rPr>
      </w:r>
    </w:p>
    <w:p w:rsidR="00000000" w:rsidDel="00000000" w:rsidP="00000000" w:rsidRDefault="00000000" w:rsidRPr="00000000" w14:paraId="0000004B">
      <w:pPr>
        <w:pageBreakBefore w:val="0"/>
        <w:spacing w:line="360" w:lineRule="auto"/>
        <w:rPr>
          <w:b w:val="0"/>
          <w:vertAlign w:val="baseline"/>
        </w:rPr>
      </w:pPr>
      <w:r w:rsidDel="00000000" w:rsidR="00000000" w:rsidRPr="00000000">
        <w:rPr>
          <w:b w:val="1"/>
          <w:vertAlign w:val="baseline"/>
          <w:rtl w:val="0"/>
        </w:rPr>
        <w:t xml:space="preserve">Statement of Offence</w:t>
      </w:r>
      <w:r w:rsidDel="00000000" w:rsidR="00000000" w:rsidRPr="00000000">
        <w:rPr>
          <w:rtl w:val="0"/>
        </w:rPr>
      </w:r>
    </w:p>
    <w:p w:rsidR="00000000" w:rsidDel="00000000" w:rsidP="00000000" w:rsidRDefault="00000000" w:rsidRPr="00000000" w14:paraId="0000004C">
      <w:pPr>
        <w:pageBreakBefore w:val="0"/>
        <w:spacing w:line="360" w:lineRule="auto"/>
        <w:rPr>
          <w:vertAlign w:val="baseline"/>
        </w:rPr>
      </w:pPr>
      <w:r w:rsidDel="00000000" w:rsidR="00000000" w:rsidRPr="00000000">
        <w:rPr>
          <w:vertAlign w:val="baseline"/>
          <w:rtl w:val="0"/>
        </w:rPr>
        <w:t xml:space="preserve">Treason contrary to Section 40(1) (a) (iii) and (b) of the Penal Code.</w:t>
      </w:r>
    </w:p>
    <w:p w:rsidR="00000000" w:rsidDel="00000000" w:rsidP="00000000" w:rsidRDefault="00000000" w:rsidRPr="00000000" w14:paraId="0000004D">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04E">
      <w:pPr>
        <w:pageBreakBefore w:val="0"/>
        <w:spacing w:line="360" w:lineRule="auto"/>
        <w:rPr>
          <w:b w:val="0"/>
          <w:vertAlign w:val="baseline"/>
        </w:rPr>
      </w:pPr>
      <w:r w:rsidDel="00000000" w:rsidR="00000000" w:rsidRPr="00000000">
        <w:rPr>
          <w:b w:val="1"/>
          <w:vertAlign w:val="baseline"/>
          <w:rtl w:val="0"/>
        </w:rPr>
        <w:t xml:space="preserve">Particulars of Offence</w:t>
      </w:r>
      <w:r w:rsidDel="00000000" w:rsidR="00000000" w:rsidRPr="00000000">
        <w:rPr>
          <w:rtl w:val="0"/>
        </w:rPr>
      </w:r>
    </w:p>
    <w:p w:rsidR="00000000" w:rsidDel="00000000" w:rsidP="00000000" w:rsidRDefault="00000000" w:rsidRPr="00000000" w14:paraId="0000004F">
      <w:pPr>
        <w:pageBreakBefore w:val="0"/>
        <w:numPr>
          <w:ilvl w:val="0"/>
          <w:numId w:val="3"/>
        </w:numPr>
        <w:spacing w:line="360" w:lineRule="auto"/>
        <w:ind w:left="720" w:hanging="360"/>
        <w:rPr>
          <w:vertAlign w:val="baseline"/>
        </w:rPr>
      </w:pPr>
      <w:r w:rsidDel="00000000" w:rsidR="00000000" w:rsidRPr="00000000">
        <w:rPr>
          <w:vertAlign w:val="baseline"/>
          <w:rtl w:val="0"/>
        </w:rPr>
        <w:t xml:space="preserve">RAILA AMOLO ODINGA AND 2. OTIENO MAK-ONYANGO.</w:t>
      </w:r>
    </w:p>
    <w:p w:rsidR="00000000" w:rsidDel="00000000" w:rsidP="00000000" w:rsidRDefault="00000000" w:rsidRPr="00000000" w14:paraId="00000050">
      <w:pPr>
        <w:pageBreakBefore w:val="0"/>
        <w:spacing w:line="360" w:lineRule="auto"/>
        <w:ind w:left="720" w:firstLine="0"/>
        <w:rPr>
          <w:vertAlign w:val="baseline"/>
        </w:rPr>
      </w:pPr>
      <w:r w:rsidDel="00000000" w:rsidR="00000000" w:rsidRPr="00000000">
        <w:rPr>
          <w:vertAlign w:val="baseline"/>
          <w:rtl w:val="0"/>
        </w:rPr>
        <w:t xml:space="preserve">On diverse days between THE 15</w:t>
      </w:r>
      <w:r w:rsidDel="00000000" w:rsidR="00000000" w:rsidRPr="00000000">
        <w:rPr>
          <w:vertAlign w:val="superscript"/>
          <w:rtl w:val="0"/>
        </w:rPr>
        <w:t xml:space="preserve">TH</w:t>
      </w:r>
      <w:r w:rsidDel="00000000" w:rsidR="00000000" w:rsidRPr="00000000">
        <w:rPr>
          <w:vertAlign w:val="baseline"/>
          <w:rtl w:val="0"/>
        </w:rPr>
        <w:t xml:space="preserve"> DAY OF July 1982 and 1</w:t>
      </w:r>
      <w:r w:rsidDel="00000000" w:rsidR="00000000" w:rsidRPr="00000000">
        <w:rPr>
          <w:vertAlign w:val="superscript"/>
          <w:rtl w:val="0"/>
        </w:rPr>
        <w:t xml:space="preserve">st</w:t>
      </w:r>
      <w:r w:rsidDel="00000000" w:rsidR="00000000" w:rsidRPr="00000000">
        <w:rPr>
          <w:vertAlign w:val="baseline"/>
          <w:rtl w:val="0"/>
        </w:rPr>
        <w:t xml:space="preserve"> day of August,1982, in Kenya, being persons owing allegiance to the Republic of Kenya, jointly compassed, imagined, invented, devised or intended to overthrow by unlawful means, the government and expressed, uttered or declared such compassings, imaginations, devices or intentions by the following overt acts or deeds:</w:t>
      </w:r>
    </w:p>
    <w:p w:rsidR="00000000" w:rsidDel="00000000" w:rsidP="00000000" w:rsidRDefault="00000000" w:rsidRPr="00000000" w14:paraId="00000051">
      <w:pPr>
        <w:pageBreakBefore w:val="0"/>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052">
      <w:pPr>
        <w:pageBreakBefore w:val="0"/>
        <w:spacing w:line="360" w:lineRule="auto"/>
        <w:ind w:left="720" w:firstLine="0"/>
        <w:rPr>
          <w:u w:val="single"/>
          <w:vertAlign w:val="baseline"/>
        </w:rPr>
      </w:pPr>
      <w:r w:rsidDel="00000000" w:rsidR="00000000" w:rsidRPr="00000000">
        <w:rPr>
          <w:u w:val="single"/>
          <w:vertAlign w:val="baseline"/>
          <w:rtl w:val="0"/>
        </w:rPr>
        <w:t xml:space="preserve">OVERT ACTS- RAILA AMOLO ODINGA AND OTIENO MAK-ONYANGO.</w:t>
      </w:r>
    </w:p>
    <w:p w:rsidR="00000000" w:rsidDel="00000000" w:rsidP="00000000" w:rsidRDefault="00000000" w:rsidRPr="00000000" w14:paraId="00000053">
      <w:pPr>
        <w:pageBreakBefore w:val="0"/>
        <w:spacing w:line="360" w:lineRule="auto"/>
        <w:ind w:left="360" w:firstLine="0"/>
        <w:rPr>
          <w:vertAlign w:val="baseline"/>
        </w:rPr>
      </w:pPr>
      <w:r w:rsidDel="00000000" w:rsidR="00000000" w:rsidRPr="00000000">
        <w:rPr>
          <w:vertAlign w:val="baseline"/>
          <w:rtl w:val="0"/>
        </w:rPr>
        <w:t xml:space="preserve">  1. RAILA AMOLO ODINGA: In mid-July, 1982 at Nairobi loaned Senior Private           Hezekiah Ochuka his Peugeot 504 Registration Number KVZ 642 to assist him in making preparation to overthrow the government.</w:t>
      </w:r>
    </w:p>
    <w:p w:rsidR="00000000" w:rsidDel="00000000" w:rsidP="00000000" w:rsidRDefault="00000000" w:rsidRPr="00000000" w14:paraId="00000054">
      <w:pPr>
        <w:pageBreakBefore w:val="0"/>
        <w:spacing w:line="36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55">
      <w:pPr>
        <w:pageBreakBefore w:val="0"/>
        <w:spacing w:line="360" w:lineRule="auto"/>
        <w:ind w:left="360" w:firstLine="0"/>
        <w:rPr>
          <w:vertAlign w:val="baseline"/>
        </w:rPr>
      </w:pPr>
      <w:r w:rsidDel="00000000" w:rsidR="00000000" w:rsidRPr="00000000">
        <w:rPr>
          <w:vertAlign w:val="baseline"/>
          <w:rtl w:val="0"/>
        </w:rPr>
        <w:t xml:space="preserve">2.RAILA AMOLO ODINGA: On or about 18</w:t>
      </w:r>
      <w:r w:rsidDel="00000000" w:rsidR="00000000" w:rsidRPr="00000000">
        <w:rPr>
          <w:vertAlign w:val="superscript"/>
          <w:rtl w:val="0"/>
        </w:rPr>
        <w:t xml:space="preserve">th</w:t>
      </w:r>
      <w:r w:rsidDel="00000000" w:rsidR="00000000" w:rsidRPr="00000000">
        <w:rPr>
          <w:vertAlign w:val="baseline"/>
          <w:rtl w:val="0"/>
        </w:rPr>
        <w:t xml:space="preserve"> day of July, 1982 visited the house of Senior private Hezekiah Ochuka at Umoja estate in Nairobi and discussed plans to overthrow the government with Senior Private Hezekiah Ochuka and others</w:t>
      </w:r>
    </w:p>
    <w:p w:rsidR="00000000" w:rsidDel="00000000" w:rsidP="00000000" w:rsidRDefault="00000000" w:rsidRPr="00000000" w14:paraId="00000056">
      <w:pPr>
        <w:pageBreakBefore w:val="0"/>
        <w:spacing w:line="360" w:lineRule="auto"/>
        <w:ind w:left="360" w:firstLine="0"/>
        <w:rPr>
          <w:vertAlign w:val="baseline"/>
        </w:rPr>
      </w:pPr>
      <w:r w:rsidDel="00000000" w:rsidR="00000000" w:rsidRPr="00000000">
        <w:rPr>
          <w:rtl w:val="0"/>
        </w:rPr>
      </w:r>
    </w:p>
    <w:p w:rsidR="00000000" w:rsidDel="00000000" w:rsidP="00000000" w:rsidRDefault="00000000" w:rsidRPr="00000000" w14:paraId="00000057">
      <w:pPr>
        <w:pageBreakBefore w:val="0"/>
        <w:spacing w:line="360" w:lineRule="auto"/>
        <w:ind w:left="360" w:firstLine="0"/>
        <w:rPr>
          <w:vertAlign w:val="baseline"/>
        </w:rPr>
      </w:pPr>
      <w:r w:rsidDel="00000000" w:rsidR="00000000" w:rsidRPr="00000000">
        <w:rPr>
          <w:vertAlign w:val="baseline"/>
          <w:rtl w:val="0"/>
        </w:rPr>
        <w:t xml:space="preserve">3.OTIENO MAK-ONYANGO: On or about 20</w:t>
      </w:r>
      <w:r w:rsidDel="00000000" w:rsidR="00000000" w:rsidRPr="00000000">
        <w:rPr>
          <w:vertAlign w:val="superscript"/>
          <w:rtl w:val="0"/>
        </w:rPr>
        <w:t xml:space="preserve">th</w:t>
      </w:r>
      <w:r w:rsidDel="00000000" w:rsidR="00000000" w:rsidRPr="00000000">
        <w:rPr>
          <w:vertAlign w:val="baseline"/>
          <w:rtl w:val="0"/>
        </w:rPr>
        <w:t xml:space="preserve"> day of July, 1982 inspected the house of Albert Vincent Otieno at Ngong Road in Nairobi with a view to obtain the use of the house as Command Headquarters for a group planning to overthrow the government.</w:t>
      </w:r>
    </w:p>
    <w:p w:rsidR="00000000" w:rsidDel="00000000" w:rsidP="00000000" w:rsidRDefault="00000000" w:rsidRPr="00000000" w14:paraId="00000058">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059">
      <w:pPr>
        <w:pageBreakBefore w:val="0"/>
        <w:spacing w:line="360" w:lineRule="auto"/>
        <w:rPr>
          <w:vertAlign w:val="baseline"/>
        </w:rPr>
      </w:pPr>
      <w:r w:rsidDel="00000000" w:rsidR="00000000" w:rsidRPr="00000000">
        <w:rPr>
          <w:vertAlign w:val="baseline"/>
          <w:rtl w:val="0"/>
        </w:rPr>
        <w:t xml:space="preserve">The requirement that overt acts be stated in the information is intended to avoid uncertainty in</w:t>
      </w:r>
      <w:r w:rsidDel="00000000" w:rsidR="00000000" w:rsidRPr="00000000">
        <w:rPr>
          <w:b w:val="1"/>
          <w:vertAlign w:val="baseline"/>
          <w:rtl w:val="0"/>
        </w:rPr>
        <w:t xml:space="preserve"> </w:t>
      </w:r>
      <w:r w:rsidDel="00000000" w:rsidR="00000000" w:rsidRPr="00000000">
        <w:rPr>
          <w:vertAlign w:val="baseline"/>
          <w:rtl w:val="0"/>
        </w:rPr>
        <w:t xml:space="preserve">such a serious and sensitive charge so as to enable the accused to prepare his defence. Further, it has been submitted that the reason for the requirement that no other count should be joined to a capital count is that such a charge is so serious and complicated that the defence ought not to be embarrassed by the necessity of dealing at the same time with other matters, whether of equal or of minor gravity.</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05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B">
      <w:pPr>
        <w:pageBreakBefore w:val="0"/>
        <w:spacing w:line="360" w:lineRule="auto"/>
        <w:jc w:val="both"/>
        <w:rPr>
          <w:vertAlign w:val="baseline"/>
        </w:rPr>
      </w:pPr>
      <w:r w:rsidDel="00000000" w:rsidR="00000000" w:rsidRPr="00000000">
        <w:rPr>
          <w:vertAlign w:val="baseline"/>
          <w:rtl w:val="0"/>
        </w:rPr>
        <w:t xml:space="preserve">In cases where an offence is created by one section of the law and the punishment is provided for in another section, it is the practice to specify in the count both the punishment and the section creating the offence. This is the practice in murder cases. In </w:t>
      </w:r>
      <w:r w:rsidDel="00000000" w:rsidR="00000000" w:rsidRPr="00000000">
        <w:rPr>
          <w:b w:val="1"/>
          <w:vertAlign w:val="baseline"/>
          <w:rtl w:val="0"/>
        </w:rPr>
        <w:t xml:space="preserve">Pitalis Oval Mambia v. R</w:t>
      </w:r>
      <w:r w:rsidDel="00000000" w:rsidR="00000000" w:rsidRPr="00000000">
        <w:rPr>
          <w:vertAlign w:val="baseline"/>
          <w:rtl w:val="0"/>
        </w:rPr>
        <w:t xml:space="preserve">,</w:t>
      </w:r>
      <w:r w:rsidDel="00000000" w:rsidR="00000000" w:rsidRPr="00000000">
        <w:rPr>
          <w:vertAlign w:val="superscript"/>
        </w:rPr>
        <w:footnoteReference w:customMarkFollows="0" w:id="29"/>
      </w:r>
      <w:r w:rsidDel="00000000" w:rsidR="00000000" w:rsidRPr="00000000">
        <w:rPr>
          <w:vertAlign w:val="baseline"/>
          <w:rtl w:val="0"/>
        </w:rPr>
        <w:t xml:space="preserve"> the appellant was charged with murder which was expressed in the following terms:</w:t>
      </w:r>
    </w:p>
    <w:p w:rsidR="00000000" w:rsidDel="00000000" w:rsidP="00000000" w:rsidRDefault="00000000" w:rsidRPr="00000000" w14:paraId="0000005C">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D">
      <w:pPr>
        <w:pageBreakBefore w:val="0"/>
        <w:spacing w:line="360" w:lineRule="auto"/>
        <w:jc w:val="both"/>
        <w:rPr>
          <w:b w:val="0"/>
          <w:vertAlign w:val="baseline"/>
        </w:rPr>
      </w:pPr>
      <w:r w:rsidDel="00000000" w:rsidR="00000000" w:rsidRPr="00000000">
        <w:rPr>
          <w:b w:val="1"/>
          <w:vertAlign w:val="baseline"/>
          <w:rtl w:val="0"/>
        </w:rPr>
        <w:t xml:space="preserve">Statement of offence</w:t>
      </w:r>
      <w:r w:rsidDel="00000000" w:rsidR="00000000" w:rsidRPr="00000000">
        <w:rPr>
          <w:rtl w:val="0"/>
        </w:rPr>
      </w:r>
    </w:p>
    <w:p w:rsidR="00000000" w:rsidDel="00000000" w:rsidP="00000000" w:rsidRDefault="00000000" w:rsidRPr="00000000" w14:paraId="0000005E">
      <w:pPr>
        <w:pageBreakBefore w:val="0"/>
        <w:spacing w:line="360" w:lineRule="auto"/>
        <w:jc w:val="both"/>
        <w:rPr>
          <w:vertAlign w:val="baseline"/>
        </w:rPr>
      </w:pPr>
      <w:r w:rsidDel="00000000" w:rsidR="00000000" w:rsidRPr="00000000">
        <w:rPr>
          <w:vertAlign w:val="baseline"/>
          <w:rtl w:val="0"/>
        </w:rPr>
        <w:t xml:space="preserve">MURDER contrary to Section 204 as read with 203 of the Penal Code.</w:t>
      </w:r>
    </w:p>
    <w:p w:rsidR="00000000" w:rsidDel="00000000" w:rsidP="00000000" w:rsidRDefault="00000000" w:rsidRPr="00000000" w14:paraId="0000005F">
      <w:pPr>
        <w:pageBreakBefore w:val="0"/>
        <w:spacing w:line="360" w:lineRule="auto"/>
        <w:jc w:val="both"/>
        <w:rPr>
          <w:b w:val="0"/>
          <w:vertAlign w:val="baseline"/>
        </w:rPr>
      </w:pPr>
      <w:r w:rsidDel="00000000" w:rsidR="00000000" w:rsidRPr="00000000">
        <w:rPr>
          <w:b w:val="1"/>
          <w:vertAlign w:val="baseline"/>
          <w:rtl w:val="0"/>
        </w:rPr>
        <w:t xml:space="preserve">Particulars of offence</w:t>
      </w:r>
      <w:r w:rsidDel="00000000" w:rsidR="00000000" w:rsidRPr="00000000">
        <w:rPr>
          <w:rtl w:val="0"/>
        </w:rPr>
      </w:r>
    </w:p>
    <w:p w:rsidR="00000000" w:rsidDel="00000000" w:rsidP="00000000" w:rsidRDefault="00000000" w:rsidRPr="00000000" w14:paraId="00000060">
      <w:pPr>
        <w:pageBreakBefore w:val="0"/>
        <w:spacing w:line="360" w:lineRule="auto"/>
        <w:rPr>
          <w:vertAlign w:val="baseline"/>
        </w:rPr>
      </w:pPr>
      <w:r w:rsidDel="00000000" w:rsidR="00000000" w:rsidRPr="00000000">
        <w:rPr>
          <w:vertAlign w:val="baseline"/>
          <w:rtl w:val="0"/>
        </w:rPr>
        <w:t xml:space="preserve">PITALIS OLAL MAMBIA: On the 19</w:t>
      </w:r>
      <w:r w:rsidDel="00000000" w:rsidR="00000000" w:rsidRPr="00000000">
        <w:rPr>
          <w:vertAlign w:val="superscript"/>
          <w:rtl w:val="0"/>
        </w:rPr>
        <w:t xml:space="preserve">th</w:t>
      </w:r>
      <w:r w:rsidDel="00000000" w:rsidR="00000000" w:rsidRPr="00000000">
        <w:rPr>
          <w:vertAlign w:val="baseline"/>
          <w:rtl w:val="0"/>
        </w:rPr>
        <w:t xml:space="preserve"> day of June,1984 at Wang’aya sub-location, South West Kano Location in Kisumu District of the Nyanza Province, Kenya, Murdered Morris Babu….</w:t>
      </w:r>
    </w:p>
    <w:p w:rsidR="00000000" w:rsidDel="00000000" w:rsidP="00000000" w:rsidRDefault="00000000" w:rsidRPr="00000000" w14:paraId="00000061">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062">
      <w:pPr>
        <w:pageBreakBefore w:val="0"/>
        <w:spacing w:line="360" w:lineRule="auto"/>
        <w:rPr>
          <w:vertAlign w:val="baseline"/>
        </w:rPr>
      </w:pPr>
      <w:r w:rsidDel="00000000" w:rsidR="00000000" w:rsidRPr="00000000">
        <w:rPr>
          <w:vertAlign w:val="baseline"/>
          <w:rtl w:val="0"/>
        </w:rPr>
        <w:t xml:space="preserve">The rule that it is better to specify in the count the punishment section rather than the definition section has a long history.</w:t>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06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64">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065">
      <w:pPr>
        <w:pageBreakBefore w:val="0"/>
        <w:spacing w:line="360" w:lineRule="auto"/>
        <w:jc w:val="center"/>
        <w:rPr>
          <w:b w:val="0"/>
          <w:vertAlign w:val="baseline"/>
        </w:rPr>
      </w:pPr>
      <w:r w:rsidDel="00000000" w:rsidR="00000000" w:rsidRPr="00000000">
        <w:rPr>
          <w:b w:val="1"/>
          <w:vertAlign w:val="baseline"/>
          <w:rtl w:val="0"/>
        </w:rPr>
        <w:t xml:space="preserve">ALTERNATIVE CHARGES</w:t>
      </w:r>
      <w:r w:rsidDel="00000000" w:rsidR="00000000" w:rsidRPr="00000000">
        <w:rPr>
          <w:rtl w:val="0"/>
        </w:rPr>
      </w:r>
    </w:p>
    <w:p w:rsidR="00000000" w:rsidDel="00000000" w:rsidP="00000000" w:rsidRDefault="00000000" w:rsidRPr="00000000" w14:paraId="00000066">
      <w:pPr>
        <w:pageBreakBefore w:val="0"/>
        <w:spacing w:line="360" w:lineRule="auto"/>
        <w:jc w:val="both"/>
        <w:rPr>
          <w:color w:val="333333"/>
          <w:vertAlign w:val="baseline"/>
        </w:rPr>
      </w:pPr>
      <w:r w:rsidDel="00000000" w:rsidR="00000000" w:rsidRPr="00000000">
        <w:rPr>
          <w:color w:val="333333"/>
          <w:vertAlign w:val="baseline"/>
          <w:rtl w:val="0"/>
        </w:rPr>
        <w:t xml:space="preserve">This is a charge preferred against the accused person instead of the former charge(offence).This is justified in circumstances where the factors attending the offence in question are not very clearly focused with the consequence that it is not easy to discern which offence was actually committed. The rule relating to duplicity prohibits a situation whereby two substantive offences are charged under the same count and ordinarily even in cases where one charge has several counts to it, it is a mandatory requirement of the law that the counts should be set out separately and the two should be numbered consecutively.</w:t>
      </w:r>
      <w:r w:rsidDel="00000000" w:rsidR="00000000" w:rsidRPr="00000000">
        <w:rPr>
          <w:color w:val="333333"/>
          <w:vertAlign w:val="superscript"/>
        </w:rPr>
        <w:footnoteReference w:customMarkFollows="0" w:id="31"/>
      </w:r>
      <w:r w:rsidDel="00000000" w:rsidR="00000000" w:rsidRPr="00000000">
        <w:rPr>
          <w:rtl w:val="0"/>
        </w:rPr>
      </w:r>
    </w:p>
    <w:p w:rsidR="00000000" w:rsidDel="00000000" w:rsidP="00000000" w:rsidRDefault="00000000" w:rsidRPr="00000000" w14:paraId="00000067">
      <w:pPr>
        <w:pageBreakBefore w:val="0"/>
        <w:spacing w:line="360" w:lineRule="auto"/>
        <w:jc w:val="both"/>
        <w:rPr>
          <w:color w:val="333333"/>
          <w:vertAlign w:val="baseline"/>
        </w:rPr>
      </w:pPr>
      <w:r w:rsidDel="00000000" w:rsidR="00000000" w:rsidRPr="00000000">
        <w:rPr>
          <w:color w:val="333333"/>
          <w:vertAlign w:val="baseline"/>
          <w:rtl w:val="0"/>
        </w:rPr>
        <w:t xml:space="preserve">A good example is where a person is thought to have stolen property contrary to section 275 of the penal code yet the prosecution is not certain that the accused actually stole .In this scenario, the alternative of handling suspected stolen property contrary to section 322 of the penal code may be preferred against the accused.</w:t>
      </w:r>
    </w:p>
    <w:p w:rsidR="00000000" w:rsidDel="00000000" w:rsidP="00000000" w:rsidRDefault="00000000" w:rsidRPr="00000000" w14:paraId="00000068">
      <w:pPr>
        <w:pageBreakBefore w:val="0"/>
        <w:spacing w:line="360" w:lineRule="auto"/>
        <w:jc w:val="both"/>
        <w:rPr>
          <w:color w:val="333333"/>
          <w:vertAlign w:val="baseline"/>
        </w:rPr>
      </w:pPr>
      <w:r w:rsidDel="00000000" w:rsidR="00000000" w:rsidRPr="00000000">
        <w:rPr>
          <w:color w:val="333333"/>
          <w:vertAlign w:val="baseline"/>
          <w:rtl w:val="0"/>
        </w:rPr>
        <w:t xml:space="preserve">In </w:t>
      </w:r>
      <w:r w:rsidDel="00000000" w:rsidR="00000000" w:rsidRPr="00000000">
        <w:rPr>
          <w:b w:val="1"/>
          <w:color w:val="333333"/>
          <w:vertAlign w:val="baseline"/>
          <w:rtl w:val="0"/>
        </w:rPr>
        <w:t xml:space="preserve">Bennault Oinamo V R (KLR HCK) </w:t>
      </w:r>
      <w:r w:rsidDel="00000000" w:rsidR="00000000" w:rsidRPr="00000000">
        <w:rPr>
          <w:i w:val="1"/>
          <w:color w:val="333333"/>
          <w:vertAlign w:val="baseline"/>
          <w:rtl w:val="0"/>
        </w:rPr>
        <w:t xml:space="preserve">the </w:t>
      </w:r>
      <w:r w:rsidDel="00000000" w:rsidR="00000000" w:rsidRPr="00000000">
        <w:rPr>
          <w:color w:val="333333"/>
          <w:vertAlign w:val="baseline"/>
          <w:rtl w:val="0"/>
        </w:rPr>
        <w:t xml:space="preserve">appellant was charged with unlawfully obtaining credit by false pretences and on appeal it came to light that the offence with which he was charged with could not amount to a false pretense in law but there was evidence that might have supported obtaining credit by means of fraud other than by false pretenses.</w:t>
      </w:r>
    </w:p>
    <w:p w:rsidR="00000000" w:rsidDel="00000000" w:rsidP="00000000" w:rsidRDefault="00000000" w:rsidRPr="00000000" w14:paraId="00000069">
      <w:pPr>
        <w:pageBreakBefore w:val="0"/>
        <w:spacing w:line="360" w:lineRule="auto"/>
        <w:jc w:val="both"/>
        <w:rPr>
          <w:color w:val="333333"/>
          <w:vertAlign w:val="baseline"/>
        </w:rPr>
      </w:pPr>
      <w:r w:rsidDel="00000000" w:rsidR="00000000" w:rsidRPr="00000000">
        <w:rPr>
          <w:color w:val="333333"/>
          <w:vertAlign w:val="baseline"/>
          <w:rtl w:val="0"/>
        </w:rPr>
        <w:t xml:space="preserve">The High court ruled that in those circumstances the prosecution should have laid two separate charges namely; one by obtaining credit by false pretenses and two by obtaining credit by fraud other than by false pretenses.</w:t>
      </w:r>
    </w:p>
    <w:p w:rsidR="00000000" w:rsidDel="00000000" w:rsidP="00000000" w:rsidRDefault="00000000" w:rsidRPr="00000000" w14:paraId="0000006A">
      <w:pPr>
        <w:pageBreakBefore w:val="0"/>
        <w:spacing w:line="360" w:lineRule="auto"/>
        <w:jc w:val="both"/>
        <w:rPr>
          <w:color w:val="333333"/>
          <w:vertAlign w:val="baseline"/>
        </w:rPr>
      </w:pPr>
      <w:r w:rsidDel="00000000" w:rsidR="00000000" w:rsidRPr="00000000">
        <w:rPr>
          <w:color w:val="333333"/>
          <w:vertAlign w:val="baseline"/>
          <w:rtl w:val="0"/>
        </w:rPr>
        <w:t xml:space="preserve"> </w:t>
      </w:r>
    </w:p>
    <w:p w:rsidR="00000000" w:rsidDel="00000000" w:rsidP="00000000" w:rsidRDefault="00000000" w:rsidRPr="00000000" w14:paraId="0000006B">
      <w:pPr>
        <w:pageBreakBefore w:val="0"/>
        <w:spacing w:line="360" w:lineRule="auto"/>
        <w:jc w:val="both"/>
        <w:rPr>
          <w:color w:val="333333"/>
          <w:vertAlign w:val="baseline"/>
        </w:rPr>
      </w:pPr>
      <w:r w:rsidDel="00000000" w:rsidR="00000000" w:rsidRPr="00000000">
        <w:rPr>
          <w:color w:val="333333"/>
          <w:vertAlign w:val="baseline"/>
          <w:rtl w:val="0"/>
        </w:rPr>
        <w:t xml:space="preserve">It is also proper to charge in one count the offence of incitement to violence with an alternative charge of creating disturbance in a manner likely to cause a breach of peace .However the trial court is not in law permitted to make a finding on the alternative charge when a finding has been made in the main charge</w:t>
      </w:r>
      <w:r w:rsidDel="00000000" w:rsidR="00000000" w:rsidRPr="00000000">
        <w:rPr>
          <w:b w:val="1"/>
          <w:i w:val="1"/>
          <w:color w:val="333333"/>
          <w:vertAlign w:val="baseline"/>
          <w:rtl w:val="0"/>
        </w:rPr>
        <w:t xml:space="preserve"> </w:t>
      </w:r>
      <w:r w:rsidDel="00000000" w:rsidR="00000000" w:rsidRPr="00000000">
        <w:rPr>
          <w:color w:val="333333"/>
          <w:vertAlign w:val="baseline"/>
          <w:rtl w:val="0"/>
        </w:rPr>
        <w:t xml:space="preserve">(this was held in the case of </w:t>
      </w:r>
      <w:r w:rsidDel="00000000" w:rsidR="00000000" w:rsidRPr="00000000">
        <w:rPr>
          <w:b w:val="1"/>
          <w:color w:val="333333"/>
          <w:vertAlign w:val="baseline"/>
          <w:rtl w:val="0"/>
        </w:rPr>
        <w:t xml:space="preserve">Wainana V R </w:t>
      </w:r>
      <w:r w:rsidDel="00000000" w:rsidR="00000000" w:rsidRPr="00000000">
        <w:rPr>
          <w:b w:val="1"/>
          <w:color w:val="333333"/>
          <w:vertAlign w:val="superscript"/>
        </w:rPr>
        <w:footnoteReference w:customMarkFollows="0" w:id="32"/>
      </w:r>
      <w:r w:rsidDel="00000000" w:rsidR="00000000" w:rsidRPr="00000000">
        <w:rPr>
          <w:color w:val="333333"/>
          <w:vertAlign w:val="baseline"/>
          <w:rtl w:val="0"/>
        </w:rPr>
        <w:t xml:space="preserve">)</w:t>
      </w:r>
    </w:p>
    <w:p w:rsidR="00000000" w:rsidDel="00000000" w:rsidP="00000000" w:rsidRDefault="00000000" w:rsidRPr="00000000" w14:paraId="0000006C">
      <w:pPr>
        <w:pageBreakBefore w:val="0"/>
        <w:spacing w:line="360" w:lineRule="auto"/>
        <w:jc w:val="both"/>
        <w:rPr>
          <w:color w:val="333333"/>
          <w:vertAlign w:val="baseline"/>
        </w:rPr>
      </w:pPr>
      <w:r w:rsidDel="00000000" w:rsidR="00000000" w:rsidRPr="00000000">
        <w:rPr>
          <w:rtl w:val="0"/>
        </w:rPr>
      </w:r>
    </w:p>
    <w:p w:rsidR="00000000" w:rsidDel="00000000" w:rsidP="00000000" w:rsidRDefault="00000000" w:rsidRPr="00000000" w14:paraId="0000006D">
      <w:pPr>
        <w:pageBreakBefore w:val="0"/>
        <w:spacing w:line="360" w:lineRule="auto"/>
        <w:jc w:val="both"/>
        <w:rPr>
          <w:color w:val="333333"/>
          <w:vertAlign w:val="baseline"/>
        </w:rPr>
      </w:pPr>
      <w:r w:rsidDel="00000000" w:rsidR="00000000" w:rsidRPr="00000000">
        <w:rPr>
          <w:color w:val="333333"/>
          <w:vertAlign w:val="baseline"/>
          <w:rtl w:val="0"/>
        </w:rPr>
        <w:t xml:space="preserve">In </w:t>
      </w:r>
      <w:r w:rsidDel="00000000" w:rsidR="00000000" w:rsidRPr="00000000">
        <w:rPr>
          <w:b w:val="1"/>
          <w:color w:val="333333"/>
          <w:vertAlign w:val="baseline"/>
          <w:rtl w:val="0"/>
        </w:rPr>
        <w:t xml:space="preserve">Kigen Arap Chemoiwa V R</w:t>
      </w:r>
      <w:r w:rsidDel="00000000" w:rsidR="00000000" w:rsidRPr="00000000">
        <w:rPr>
          <w:color w:val="333333"/>
          <w:vertAlign w:val="baseline"/>
          <w:rtl w:val="0"/>
        </w:rPr>
        <w:t xml:space="preserve"> </w:t>
      </w:r>
      <w:r w:rsidDel="00000000" w:rsidR="00000000" w:rsidRPr="00000000">
        <w:rPr>
          <w:color w:val="333333"/>
          <w:vertAlign w:val="superscript"/>
        </w:rPr>
        <w:footnoteReference w:customMarkFollows="0" w:id="33"/>
      </w:r>
      <w:r w:rsidDel="00000000" w:rsidR="00000000" w:rsidRPr="00000000">
        <w:rPr>
          <w:color w:val="333333"/>
          <w:vertAlign w:val="baseline"/>
          <w:rtl w:val="0"/>
        </w:rPr>
        <w:t xml:space="preserve">, the court determined that if the prosecution is in doubt as to whether the accused has completed an offence, it is desirable to charge him with an attempt of the completed offence because it is always open to the trial court to convict on an attempt upon a charge of the completed offence.</w:t>
      </w:r>
    </w:p>
    <w:p w:rsidR="00000000" w:rsidDel="00000000" w:rsidP="00000000" w:rsidRDefault="00000000" w:rsidRPr="00000000" w14:paraId="0000006E">
      <w:pPr>
        <w:pageBreakBefore w:val="0"/>
        <w:spacing w:line="360" w:lineRule="auto"/>
        <w:jc w:val="both"/>
        <w:rPr>
          <w:color w:val="333333"/>
          <w:vertAlign w:val="baseline"/>
        </w:rPr>
      </w:pPr>
      <w:r w:rsidDel="00000000" w:rsidR="00000000" w:rsidRPr="00000000">
        <w:rPr>
          <w:color w:val="333333"/>
          <w:vertAlign w:val="baseline"/>
          <w:rtl w:val="0"/>
        </w:rPr>
        <w:t xml:space="preserve">Alternative charges may be waived if the offence preferred arose from one transaction</w:t>
      </w:r>
    </w:p>
    <w:p w:rsidR="00000000" w:rsidDel="00000000" w:rsidP="00000000" w:rsidRDefault="00000000" w:rsidRPr="00000000" w14:paraId="0000006F">
      <w:pPr>
        <w:pageBreakBefore w:val="0"/>
        <w:spacing w:line="360" w:lineRule="auto"/>
        <w:jc w:val="both"/>
        <w:rPr>
          <w:color w:val="333333"/>
          <w:vertAlign w:val="baseline"/>
        </w:rPr>
      </w:pPr>
      <w:r w:rsidDel="00000000" w:rsidR="00000000" w:rsidRPr="00000000">
        <w:rPr>
          <w:color w:val="333333"/>
          <w:vertAlign w:val="baseline"/>
          <w:rtl w:val="0"/>
        </w:rPr>
        <w:t xml:space="preserve">In </w:t>
      </w:r>
      <w:r w:rsidDel="00000000" w:rsidR="00000000" w:rsidRPr="00000000">
        <w:rPr>
          <w:b w:val="1"/>
          <w:color w:val="333333"/>
          <w:vertAlign w:val="baseline"/>
          <w:rtl w:val="0"/>
        </w:rPr>
        <w:t xml:space="preserve">R V Chow (1965) 1QB 598</w:t>
      </w:r>
      <w:r w:rsidDel="00000000" w:rsidR="00000000" w:rsidRPr="00000000">
        <w:rPr>
          <w:color w:val="333333"/>
          <w:vertAlign w:val="baseline"/>
          <w:rtl w:val="0"/>
        </w:rPr>
        <w:t xml:space="preserve">, an English court considered that where a statute creates two rather than three offences that is (recklessly or dangerously driving) held that “even if there are separate offences, it is impossible to charge them conjunctively if the matter relates to one single incident.</w:t>
      </w:r>
    </w:p>
    <w:p w:rsidR="00000000" w:rsidDel="00000000" w:rsidP="00000000" w:rsidRDefault="00000000" w:rsidRPr="00000000" w14:paraId="00000070">
      <w:pPr>
        <w:pageBreakBefore w:val="0"/>
        <w:spacing w:line="360" w:lineRule="auto"/>
        <w:jc w:val="both"/>
        <w:rPr>
          <w:color w:val="333333"/>
          <w:vertAlign w:val="baseline"/>
        </w:rPr>
      </w:pPr>
      <w:r w:rsidDel="00000000" w:rsidR="00000000" w:rsidRPr="00000000">
        <w:rPr>
          <w:color w:val="333333"/>
          <w:vertAlign w:val="baseline"/>
          <w:rtl w:val="0"/>
        </w:rPr>
        <w:t xml:space="preserve">From the foregoing, it is clear that alternative charges are a means to the end of achieving justice, without the mischief of duplicity.</w:t>
      </w:r>
    </w:p>
    <w:p w:rsidR="00000000" w:rsidDel="00000000" w:rsidP="00000000" w:rsidRDefault="00000000" w:rsidRPr="00000000" w14:paraId="00000071">
      <w:pPr>
        <w:pageBreakBefore w:val="0"/>
        <w:spacing w:line="360" w:lineRule="auto"/>
        <w:rPr>
          <w:color w:val="333333"/>
          <w:vertAlign w:val="baseline"/>
        </w:rPr>
      </w:pPr>
      <w:r w:rsidDel="00000000" w:rsidR="00000000" w:rsidRPr="00000000">
        <w:rPr>
          <w:color w:val="333333"/>
          <w:vertAlign w:val="baseline"/>
          <w:rtl w:val="0"/>
        </w:rPr>
        <w:t xml:space="preserve"> </w:t>
      </w:r>
    </w:p>
    <w:p w:rsidR="00000000" w:rsidDel="00000000" w:rsidP="00000000" w:rsidRDefault="00000000" w:rsidRPr="00000000" w14:paraId="00000072">
      <w:pPr>
        <w:pageBreakBefore w:val="0"/>
        <w:spacing w:line="360" w:lineRule="auto"/>
        <w:jc w:val="center"/>
        <w:rPr>
          <w:color w:val="333333"/>
          <w:vertAlign w:val="baseline"/>
        </w:rPr>
      </w:pPr>
      <w:r w:rsidDel="00000000" w:rsidR="00000000" w:rsidRPr="00000000">
        <w:rPr>
          <w:b w:val="1"/>
          <w:vertAlign w:val="baseline"/>
          <w:rtl w:val="0"/>
        </w:rPr>
        <w:t xml:space="preserve">CONSPIRACY</w:t>
      </w:r>
      <w:r w:rsidDel="00000000" w:rsidR="00000000" w:rsidRPr="00000000">
        <w:rPr>
          <w:rtl w:val="0"/>
        </w:rPr>
      </w:r>
    </w:p>
    <w:p w:rsidR="00000000" w:rsidDel="00000000" w:rsidP="00000000" w:rsidRDefault="00000000" w:rsidRPr="00000000" w14:paraId="00000073">
      <w:pPr>
        <w:pageBreakBefore w:val="0"/>
        <w:spacing w:line="360" w:lineRule="auto"/>
        <w:jc w:val="both"/>
        <w:rPr>
          <w:vertAlign w:val="baseline"/>
        </w:rPr>
      </w:pPr>
      <w:r w:rsidDel="00000000" w:rsidR="00000000" w:rsidRPr="00000000">
        <w:rPr>
          <w:vertAlign w:val="baseline"/>
          <w:rtl w:val="0"/>
        </w:rPr>
        <w:t xml:space="preserve">Definition of Conspiracy given in the case of </w:t>
      </w:r>
      <w:r w:rsidDel="00000000" w:rsidR="00000000" w:rsidRPr="00000000">
        <w:rPr>
          <w:b w:val="1"/>
          <w:vertAlign w:val="baseline"/>
          <w:rtl w:val="0"/>
        </w:rPr>
        <w:t xml:space="preserve">Crofter Hand Woven Harris Tweed Co Ltd V Veitch, </w:t>
      </w:r>
      <w:r w:rsidDel="00000000" w:rsidR="00000000" w:rsidRPr="00000000">
        <w:rPr>
          <w:vertAlign w:val="baseline"/>
          <w:rtl w:val="0"/>
        </w:rPr>
        <w:t xml:space="preserve">Viscount L.C said: </w:t>
      </w:r>
    </w:p>
    <w:p w:rsidR="00000000" w:rsidDel="00000000" w:rsidP="00000000" w:rsidRDefault="00000000" w:rsidRPr="00000000" w14:paraId="00000074">
      <w:pPr>
        <w:pageBreakBefore w:val="0"/>
        <w:spacing w:line="360" w:lineRule="auto"/>
        <w:ind w:left="720" w:firstLine="0"/>
        <w:jc w:val="both"/>
        <w:rPr>
          <w:i w:val="0"/>
          <w:vertAlign w:val="baseline"/>
        </w:rPr>
      </w:pPr>
      <w:r w:rsidDel="00000000" w:rsidR="00000000" w:rsidRPr="00000000">
        <w:rPr>
          <w:i w:val="1"/>
          <w:vertAlign w:val="baseline"/>
          <w:rtl w:val="0"/>
        </w:rPr>
        <w:t xml:space="preserve">“Conspiracy when regarded as a crime is an agreement of two or more persons to effect any unlawful purpose . . . and the crime is complete if there is such agreement.”</w:t>
      </w:r>
      <w:r w:rsidDel="00000000" w:rsidR="00000000" w:rsidRPr="00000000">
        <w:rPr>
          <w:rtl w:val="0"/>
        </w:rPr>
      </w:r>
    </w:p>
    <w:p w:rsidR="00000000" w:rsidDel="00000000" w:rsidP="00000000" w:rsidRDefault="00000000" w:rsidRPr="00000000" w14:paraId="00000075">
      <w:pPr>
        <w:pageBreakBefore w:val="0"/>
        <w:spacing w:line="360" w:lineRule="auto"/>
        <w:jc w:val="both"/>
        <w:rPr>
          <w:vertAlign w:val="baseline"/>
        </w:rPr>
      </w:pPr>
      <w:r w:rsidDel="00000000" w:rsidR="00000000" w:rsidRPr="00000000">
        <w:rPr>
          <w:vertAlign w:val="baseline"/>
          <w:rtl w:val="0"/>
        </w:rPr>
        <w:t xml:space="preserve">  There can also be conspiracy to do a lawful purpose by unlawful means. Conspiracy is an inchoate offence. Inchoate meaning just begun or undeveloped. Inchoate offences permit intervention at an earlier stage before any harm has been done but where the accused begins to manifest his criminal intention overtly.</w:t>
      </w:r>
    </w:p>
    <w:p w:rsidR="00000000" w:rsidDel="00000000" w:rsidP="00000000" w:rsidRDefault="00000000" w:rsidRPr="00000000" w14:paraId="00000076">
      <w:pPr>
        <w:pageBreakBefore w:val="0"/>
        <w:spacing w:line="360" w:lineRule="auto"/>
        <w:jc w:val="both"/>
        <w:rPr>
          <w:vertAlign w:val="baseline"/>
        </w:rPr>
      </w:pPr>
      <w:r w:rsidDel="00000000" w:rsidR="00000000" w:rsidRPr="00000000">
        <w:rPr>
          <w:vertAlign w:val="baseline"/>
          <w:rtl w:val="0"/>
        </w:rPr>
        <w:t xml:space="preserve">For the actus reus, parties must have at least reached a decision to carry out the unlawful object. </w:t>
      </w:r>
    </w:p>
    <w:p w:rsidR="00000000" w:rsidDel="00000000" w:rsidP="00000000" w:rsidRDefault="00000000" w:rsidRPr="00000000" w14:paraId="00000077">
      <w:pPr>
        <w:pageBreakBefore w:val="0"/>
        <w:spacing w:line="360" w:lineRule="auto"/>
        <w:jc w:val="both"/>
        <w:rPr>
          <w:vertAlign w:val="baseline"/>
        </w:rPr>
      </w:pPr>
      <w:r w:rsidDel="00000000" w:rsidR="00000000" w:rsidRPr="00000000">
        <w:rPr>
          <w:vertAlign w:val="baseline"/>
          <w:rtl w:val="0"/>
        </w:rPr>
        <w:t xml:space="preserve">However reaching an agreement /decision is essentially a mental operation, though manifested by some acts of some kind. what has agreed to be done and not what in fact has been done. Section 393 of the Penal Code </w:t>
      </w:r>
      <w:r w:rsidDel="00000000" w:rsidR="00000000" w:rsidRPr="00000000">
        <w:rPr>
          <w:vertAlign w:val="superscript"/>
        </w:rPr>
        <w:footnoteReference w:customMarkFollows="0" w:id="34"/>
      </w:r>
      <w:r w:rsidDel="00000000" w:rsidR="00000000" w:rsidRPr="00000000">
        <w:rPr>
          <w:vertAlign w:val="baseline"/>
          <w:rtl w:val="0"/>
        </w:rPr>
        <w:t xml:space="preserve"> states:</w:t>
      </w:r>
    </w:p>
    <w:p w:rsidR="00000000" w:rsidDel="00000000" w:rsidP="00000000" w:rsidRDefault="00000000" w:rsidRPr="00000000" w14:paraId="00000078">
      <w:pPr>
        <w:pageBreakBefore w:val="0"/>
        <w:spacing w:line="360" w:lineRule="auto"/>
        <w:ind w:left="720" w:firstLine="0"/>
        <w:jc w:val="both"/>
        <w:rPr>
          <w:i w:val="0"/>
          <w:vertAlign w:val="baseline"/>
        </w:rPr>
      </w:pPr>
      <w:r w:rsidDel="00000000" w:rsidR="00000000" w:rsidRPr="00000000">
        <w:rPr>
          <w:vertAlign w:val="baseline"/>
          <w:rtl w:val="0"/>
        </w:rPr>
        <w:t xml:space="preserve">“</w:t>
      </w:r>
      <w:r w:rsidDel="00000000" w:rsidR="00000000" w:rsidRPr="00000000">
        <w:rPr>
          <w:i w:val="1"/>
          <w:vertAlign w:val="baseline"/>
          <w:rtl w:val="0"/>
        </w:rPr>
        <w:t xml:space="preserve">Any person who conspires with another to commit any felony or to do any act in any part of the world which if done in Kenya would be a felony, and which is an offence under the laws in force in the place where it is proposed to be done, is guilty of a felony and is liable if no other punishment  is provided to imprisonment for seven years, or if the greatest punishment to which a person convicted of the felony in question is liable is less than imprisonment for seven years then to that lesser punishment.”</w:t>
      </w:r>
      <w:r w:rsidDel="00000000" w:rsidR="00000000" w:rsidRPr="00000000">
        <w:rPr>
          <w:rtl w:val="0"/>
        </w:rPr>
      </w:r>
    </w:p>
    <w:p w:rsidR="00000000" w:rsidDel="00000000" w:rsidP="00000000" w:rsidRDefault="00000000" w:rsidRPr="00000000" w14:paraId="00000079">
      <w:pPr>
        <w:pageBreakBefore w:val="0"/>
        <w:spacing w:line="360" w:lineRule="auto"/>
        <w:jc w:val="both"/>
        <w:rPr>
          <w:vertAlign w:val="baseline"/>
        </w:rPr>
      </w:pPr>
      <w:r w:rsidDel="00000000" w:rsidR="00000000" w:rsidRPr="00000000">
        <w:rPr>
          <w:vertAlign w:val="baseline"/>
          <w:rtl w:val="0"/>
        </w:rPr>
        <w:t xml:space="preserve">Common Elements.</w:t>
      </w:r>
    </w:p>
    <w:p w:rsidR="00000000" w:rsidDel="00000000" w:rsidP="00000000" w:rsidRDefault="00000000" w:rsidRPr="00000000" w14:paraId="0000007A">
      <w:pPr>
        <w:pageBreakBefore w:val="0"/>
        <w:numPr>
          <w:ilvl w:val="0"/>
          <w:numId w:val="1"/>
        </w:numPr>
        <w:spacing w:line="360" w:lineRule="auto"/>
        <w:ind w:left="720" w:hanging="360"/>
        <w:jc w:val="both"/>
        <w:rPr>
          <w:vertAlign w:val="baseline"/>
        </w:rPr>
      </w:pPr>
      <w:r w:rsidDel="00000000" w:rsidR="00000000" w:rsidRPr="00000000">
        <w:rPr>
          <w:vertAlign w:val="baseline"/>
          <w:rtl w:val="0"/>
        </w:rPr>
        <w:t xml:space="preserve">Agreement:  There must be an agreement between two or more persons to effect the particular prohibited purpose. The agreement could be express or implied.  In the case of </w:t>
      </w:r>
      <w:r w:rsidDel="00000000" w:rsidR="00000000" w:rsidRPr="00000000">
        <w:rPr>
          <w:b w:val="1"/>
          <w:vertAlign w:val="baseline"/>
          <w:rtl w:val="0"/>
        </w:rPr>
        <w:t xml:space="preserve">R v Karia</w:t>
      </w:r>
      <w:r w:rsidDel="00000000" w:rsidR="00000000" w:rsidRPr="00000000">
        <w:rPr>
          <w:vertAlign w:val="baseline"/>
          <w:rtl w:val="0"/>
        </w:rPr>
        <w:t xml:space="preserve">, </w:t>
      </w:r>
      <w:r w:rsidDel="00000000" w:rsidR="00000000" w:rsidRPr="00000000">
        <w:rPr>
          <w:vertAlign w:val="superscript"/>
        </w:rPr>
        <w:footnoteReference w:customMarkFollows="0" w:id="35"/>
      </w:r>
      <w:r w:rsidDel="00000000" w:rsidR="00000000" w:rsidRPr="00000000">
        <w:rPr>
          <w:vertAlign w:val="baseline"/>
          <w:rtl w:val="0"/>
        </w:rPr>
        <w:t xml:space="preserve"> it was held that the existence of an agreement may be inferred from the facts. </w:t>
      </w:r>
    </w:p>
    <w:p w:rsidR="00000000" w:rsidDel="00000000" w:rsidP="00000000" w:rsidRDefault="00000000" w:rsidRPr="00000000" w14:paraId="0000007B">
      <w:pPr>
        <w:pageBreakBefore w:val="0"/>
        <w:numPr>
          <w:ilvl w:val="0"/>
          <w:numId w:val="1"/>
        </w:numPr>
        <w:spacing w:line="360" w:lineRule="auto"/>
        <w:ind w:left="720" w:hanging="360"/>
        <w:jc w:val="both"/>
        <w:rPr>
          <w:vertAlign w:val="baseline"/>
        </w:rPr>
      </w:pPr>
      <w:r w:rsidDel="00000000" w:rsidR="00000000" w:rsidRPr="00000000">
        <w:rPr>
          <w:vertAlign w:val="baseline"/>
          <w:rtl w:val="0"/>
        </w:rPr>
        <w:t xml:space="preserve"> The offence of conspiracy is complete as soon as the parties agree to effect the unlawful purpose.  Conspiracy will continue to subsist as long as they agree. It will only terminate on its completion by performance or by abandonment or frustration.</w:t>
      </w:r>
    </w:p>
    <w:p w:rsidR="00000000" w:rsidDel="00000000" w:rsidP="00000000" w:rsidRDefault="00000000" w:rsidRPr="00000000" w14:paraId="0000007C">
      <w:pPr>
        <w:pageBreakBefore w:val="0"/>
        <w:spacing w:line="360" w:lineRule="auto"/>
        <w:ind w:left="720" w:firstLine="0"/>
        <w:jc w:val="both"/>
        <w:rPr>
          <w:vertAlign w:val="baseline"/>
        </w:rPr>
      </w:pPr>
      <w:r w:rsidDel="00000000" w:rsidR="00000000" w:rsidRPr="00000000">
        <w:rPr>
          <w:vertAlign w:val="baseline"/>
          <w:rtl w:val="0"/>
        </w:rPr>
        <w:t xml:space="preserve">One can join the existing conspiracy (i.e. become party to it and it is not necessary for all the parties to a conspiracy to be in contact with each other. What is necessary is that all parties to a conspiracy have a common purpose communicated to at least one other party to the conspiracy.</w:t>
      </w:r>
    </w:p>
    <w:p w:rsidR="00000000" w:rsidDel="00000000" w:rsidP="00000000" w:rsidRDefault="00000000" w:rsidRPr="00000000" w14:paraId="0000007D">
      <w:pPr>
        <w:pageBreakBefore w:val="0"/>
        <w:numPr>
          <w:ilvl w:val="0"/>
          <w:numId w:val="2"/>
        </w:numPr>
        <w:spacing w:line="360" w:lineRule="auto"/>
        <w:ind w:left="720" w:hanging="360"/>
        <w:jc w:val="both"/>
        <w:rPr>
          <w:vertAlign w:val="baseline"/>
        </w:rPr>
      </w:pPr>
      <w:r w:rsidDel="00000000" w:rsidR="00000000" w:rsidRPr="00000000">
        <w:rPr>
          <w:vertAlign w:val="baseline"/>
          <w:rtl w:val="0"/>
        </w:rPr>
        <w:t xml:space="preserve">There must be at least two parties to the agreement but the other need not be identified. If all the other conspirators are acquitted, the one remaining conspirator must also be acquitted.  </w:t>
      </w:r>
    </w:p>
    <w:p w:rsidR="00000000" w:rsidDel="00000000" w:rsidP="00000000" w:rsidRDefault="00000000" w:rsidRPr="00000000" w14:paraId="0000007E">
      <w:pPr>
        <w:pageBreakBefore w:val="0"/>
        <w:spacing w:line="360" w:lineRule="auto"/>
        <w:ind w:left="360" w:firstLine="0"/>
        <w:jc w:val="both"/>
        <w:rPr>
          <w:vertAlign w:val="baseline"/>
        </w:rPr>
      </w:pPr>
      <w:r w:rsidDel="00000000" w:rsidR="00000000" w:rsidRPr="00000000">
        <w:rPr>
          <w:vertAlign w:val="baseline"/>
          <w:rtl w:val="0"/>
        </w:rPr>
        <w:t xml:space="preserve">In the case of </w:t>
      </w:r>
      <w:r w:rsidDel="00000000" w:rsidR="00000000" w:rsidRPr="00000000">
        <w:rPr>
          <w:b w:val="1"/>
          <w:vertAlign w:val="baseline"/>
          <w:rtl w:val="0"/>
        </w:rPr>
        <w:t xml:space="preserve">Mawji v R,</w:t>
      </w:r>
      <w:r w:rsidDel="00000000" w:rsidR="00000000" w:rsidRPr="00000000">
        <w:rPr>
          <w:b w:val="1"/>
          <w:vertAlign w:val="superscript"/>
        </w:rPr>
        <w:footnoteReference w:customMarkFollows="0" w:id="36"/>
      </w:r>
      <w:r w:rsidDel="00000000" w:rsidR="00000000" w:rsidRPr="00000000">
        <w:rPr>
          <w:vertAlign w:val="baseline"/>
          <w:rtl w:val="0"/>
        </w:rPr>
        <w:t xml:space="preserve"> the Privy Council held that the English rule that a husband and a wife could not commit conspiracy applied to all valid marriages, including polygamous marriages. In conspiracy both husband and wife are regarded as one person.</w:t>
      </w:r>
    </w:p>
    <w:p w:rsidR="00000000" w:rsidDel="00000000" w:rsidP="00000000" w:rsidRDefault="00000000" w:rsidRPr="00000000" w14:paraId="0000007F">
      <w:pPr>
        <w:pageBreakBefore w:val="0"/>
        <w:spacing w:line="360" w:lineRule="auto"/>
        <w:ind w:left="360" w:firstLine="0"/>
        <w:jc w:val="both"/>
        <w:rPr>
          <w:vertAlign w:val="baseline"/>
        </w:rPr>
      </w:pPr>
      <w:r w:rsidDel="00000000" w:rsidR="00000000" w:rsidRPr="00000000">
        <w:rPr>
          <w:vertAlign w:val="baseline"/>
          <w:rtl w:val="0"/>
        </w:rPr>
        <w:t xml:space="preserve">Under Section 394 of the Penal Code, </w:t>
      </w:r>
    </w:p>
    <w:p w:rsidR="00000000" w:rsidDel="00000000" w:rsidP="00000000" w:rsidRDefault="00000000" w:rsidRPr="00000000" w14:paraId="00000080">
      <w:pPr>
        <w:pageBreakBefore w:val="0"/>
        <w:spacing w:line="360" w:lineRule="auto"/>
        <w:ind w:left="360" w:firstLine="0"/>
        <w:jc w:val="both"/>
        <w:rPr>
          <w:i w:val="0"/>
          <w:vertAlign w:val="baseline"/>
        </w:rPr>
      </w:pPr>
      <w:r w:rsidDel="00000000" w:rsidR="00000000" w:rsidRPr="00000000">
        <w:rPr>
          <w:vertAlign w:val="baseline"/>
          <w:rtl w:val="0"/>
        </w:rPr>
        <w:t xml:space="preserve">“</w:t>
      </w:r>
      <w:r w:rsidDel="00000000" w:rsidR="00000000" w:rsidRPr="00000000">
        <w:rPr>
          <w:i w:val="1"/>
          <w:vertAlign w:val="baseline"/>
          <w:rtl w:val="0"/>
        </w:rPr>
        <w:t xml:space="preserve">Any person who conspires with another to commit a misdemeanor, or to do any act in any part of  the world which if done in Kenya would be a misdemeanor and which is an offence under the laws in force in the place where it is proposed to be done, is guilty of a misdemeanor.</w:t>
      </w:r>
      <w:r w:rsidDel="00000000" w:rsidR="00000000" w:rsidRPr="00000000">
        <w:rPr>
          <w:rtl w:val="0"/>
        </w:rPr>
      </w:r>
    </w:p>
    <w:p w:rsidR="00000000" w:rsidDel="00000000" w:rsidP="00000000" w:rsidRDefault="00000000" w:rsidRPr="00000000" w14:paraId="00000081">
      <w:pPr>
        <w:pageBreakBefore w:val="0"/>
        <w:spacing w:line="360" w:lineRule="auto"/>
        <w:ind w:firstLine="360"/>
        <w:jc w:val="both"/>
        <w:rPr>
          <w:vertAlign w:val="baseline"/>
        </w:rPr>
      </w:pPr>
      <w:r w:rsidDel="00000000" w:rsidR="00000000" w:rsidRPr="00000000">
        <w:rPr>
          <w:vertAlign w:val="baseline"/>
          <w:rtl w:val="0"/>
        </w:rPr>
        <w:t xml:space="preserve">Section 395 deals with other conspiracies. It states:</w:t>
      </w:r>
    </w:p>
    <w:p w:rsidR="00000000" w:rsidDel="00000000" w:rsidP="00000000" w:rsidRDefault="00000000" w:rsidRPr="00000000" w14:paraId="00000082">
      <w:pPr>
        <w:pageBreakBefore w:val="0"/>
        <w:spacing w:line="360" w:lineRule="auto"/>
        <w:ind w:left="1080" w:firstLine="0"/>
        <w:jc w:val="both"/>
        <w:rPr>
          <w:vertAlign w:val="baseline"/>
        </w:rPr>
      </w:pPr>
      <w:r w:rsidDel="00000000" w:rsidR="00000000" w:rsidRPr="00000000">
        <w:rPr>
          <w:vertAlign w:val="baseline"/>
          <w:rtl w:val="0"/>
        </w:rPr>
        <w:t xml:space="preserve">“Any person who conspires with another to effect any of the purposes following, that is to say- </w:t>
      </w:r>
    </w:p>
    <w:p w:rsidR="00000000" w:rsidDel="00000000" w:rsidP="00000000" w:rsidRDefault="00000000" w:rsidRPr="00000000" w14:paraId="00000083">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To prevent or defeat the execution or enforcement of any written law; or </w:t>
      </w:r>
    </w:p>
    <w:p w:rsidR="00000000" w:rsidDel="00000000" w:rsidP="00000000" w:rsidRDefault="00000000" w:rsidRPr="00000000" w14:paraId="00000084">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To cause injury to the person or reputation of any person or to depreciate the value of any property of any person ;or</w:t>
      </w:r>
    </w:p>
    <w:p w:rsidR="00000000" w:rsidDel="00000000" w:rsidP="00000000" w:rsidRDefault="00000000" w:rsidRPr="00000000" w14:paraId="00000085">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To prevent or obstruct the free and lawful disposition of any property by the owner thereof for its fair value; or</w:t>
      </w:r>
    </w:p>
    <w:p w:rsidR="00000000" w:rsidDel="00000000" w:rsidP="00000000" w:rsidRDefault="00000000" w:rsidRPr="00000000" w14:paraId="00000086">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To injure any person in his trade or profession ;or</w:t>
      </w:r>
    </w:p>
    <w:p w:rsidR="00000000" w:rsidDel="00000000" w:rsidP="00000000" w:rsidRDefault="00000000" w:rsidRPr="00000000" w14:paraId="00000087">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To prevent or obstruct by means of any act or acts which if done by an individual person would constitute an offence on his part, the free and lawful exercise by any person of his trade, profession or occupation ;or </w:t>
      </w:r>
    </w:p>
    <w:p w:rsidR="00000000" w:rsidDel="00000000" w:rsidP="00000000" w:rsidRDefault="00000000" w:rsidRPr="00000000" w14:paraId="00000088">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To effect any unlawful purpose; or</w:t>
      </w:r>
    </w:p>
    <w:p w:rsidR="00000000" w:rsidDel="00000000" w:rsidP="00000000" w:rsidRDefault="00000000" w:rsidRPr="00000000" w14:paraId="00000089">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To effect any lawful purpose by any unlawful means, is guilty of a misdemeanor.</w:t>
      </w:r>
    </w:p>
    <w:p w:rsidR="00000000" w:rsidDel="00000000" w:rsidP="00000000" w:rsidRDefault="00000000" w:rsidRPr="00000000" w14:paraId="0000008A">
      <w:pPr>
        <w:pageBreakBefore w:val="0"/>
        <w:spacing w:line="360" w:lineRule="auto"/>
        <w:jc w:val="both"/>
        <w:rPr>
          <w:vertAlign w:val="baseline"/>
        </w:rPr>
      </w:pPr>
      <w:r w:rsidDel="00000000" w:rsidR="00000000" w:rsidRPr="00000000">
        <w:rPr>
          <w:vertAlign w:val="baseline"/>
          <w:rtl w:val="0"/>
        </w:rPr>
        <w:t xml:space="preserve">An example of a criminal conspiracy to make lawful protests by unlawful means was seen in the case of </w:t>
      </w:r>
      <w:r w:rsidDel="00000000" w:rsidR="00000000" w:rsidRPr="00000000">
        <w:rPr>
          <w:b w:val="1"/>
          <w:vertAlign w:val="baseline"/>
          <w:rtl w:val="0"/>
        </w:rPr>
        <w:t xml:space="preserve">R v Zulu</w:t>
      </w:r>
      <w:r w:rsidDel="00000000" w:rsidR="00000000" w:rsidRPr="00000000">
        <w:rPr>
          <w:vertAlign w:val="superscript"/>
        </w:rPr>
        <w:footnoteReference w:customMarkFollows="0" w:id="37"/>
      </w:r>
      <w:r w:rsidDel="00000000" w:rsidR="00000000" w:rsidRPr="00000000">
        <w:rPr>
          <w:vertAlign w:val="baseline"/>
          <w:rtl w:val="0"/>
        </w:rPr>
        <w:t xml:space="preserve">. In this case the accused was charged with conspiring to injure the Ndola Municipal Council in its trade contrary to the Zambian Penal Code, by urging people to boycott its beer. The court held that it did not matter that the ultimate object of the accused was to make a lawful protest, if they did this by employing unlawful means, i.e. boycotting to cause financial injury to the Council.</w:t>
      </w:r>
    </w:p>
    <w:p w:rsidR="00000000" w:rsidDel="00000000" w:rsidP="00000000" w:rsidRDefault="00000000" w:rsidRPr="00000000" w14:paraId="0000008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8C">
      <w:pPr>
        <w:pageBreakBefore w:val="0"/>
        <w:spacing w:line="360" w:lineRule="auto"/>
        <w:jc w:val="both"/>
        <w:rPr>
          <w:vertAlign w:val="baseline"/>
        </w:rPr>
      </w:pPr>
      <w:r w:rsidDel="00000000" w:rsidR="00000000" w:rsidRPr="00000000">
        <w:rPr>
          <w:vertAlign w:val="baseline"/>
          <w:rtl w:val="0"/>
        </w:rPr>
        <w:t xml:space="preserve">Under Section 317 of the Penal Code, Any person who conspires with another by deceit or any fraudulent means to affect the market price of anything publicly sold or to defraud the public or any other person whether a particular person or not, or to extort any property from any person is guilty of a misdemeanor and is liable for imprisonment for three years.</w:t>
      </w:r>
    </w:p>
    <w:p w:rsidR="00000000" w:rsidDel="00000000" w:rsidP="00000000" w:rsidRDefault="00000000" w:rsidRPr="00000000" w14:paraId="0000008D">
      <w:pPr>
        <w:pageBreakBefore w:val="0"/>
        <w:spacing w:line="360" w:lineRule="auto"/>
        <w:jc w:val="both"/>
        <w:rPr>
          <w:vertAlign w:val="baseline"/>
        </w:rPr>
      </w:pPr>
      <w:r w:rsidDel="00000000" w:rsidR="00000000" w:rsidRPr="00000000">
        <w:rPr>
          <w:vertAlign w:val="baseline"/>
          <w:rtl w:val="0"/>
        </w:rPr>
        <w:t xml:space="preserve">In the case of </w:t>
      </w:r>
      <w:r w:rsidDel="00000000" w:rsidR="00000000" w:rsidRPr="00000000">
        <w:rPr>
          <w:b w:val="1"/>
          <w:vertAlign w:val="baseline"/>
          <w:rtl w:val="0"/>
        </w:rPr>
        <w:t xml:space="preserve">Scott V Metropolitan Police Commissioner,</w:t>
      </w:r>
      <w:r w:rsidDel="00000000" w:rsidR="00000000" w:rsidRPr="00000000">
        <w:rPr>
          <w:b w:val="1"/>
          <w:vertAlign w:val="superscript"/>
        </w:rPr>
        <w:footnoteReference w:customMarkFollows="0" w:id="38"/>
      </w:r>
      <w:r w:rsidDel="00000000" w:rsidR="00000000" w:rsidRPr="00000000">
        <w:rPr>
          <w:vertAlign w:val="baseline"/>
          <w:rtl w:val="0"/>
        </w:rPr>
        <w:t xml:space="preserve"> D agreed with the employees of cinema owners that in return for payment, they would abstract films without the consent of the employers or owners of the copyright, so that D could make copies and distribute them for profit. The Court held that D was guilty of conspiracy to defraud. The House of Lords said:</w:t>
      </w:r>
    </w:p>
    <w:p w:rsidR="00000000" w:rsidDel="00000000" w:rsidP="00000000" w:rsidRDefault="00000000" w:rsidRPr="00000000" w14:paraId="0000008E">
      <w:pPr>
        <w:pageBreakBefore w:val="0"/>
        <w:spacing w:line="360" w:lineRule="auto"/>
        <w:ind w:left="720" w:firstLine="0"/>
        <w:jc w:val="both"/>
        <w:rPr>
          <w:i w:val="0"/>
          <w:vertAlign w:val="baseline"/>
        </w:rPr>
      </w:pPr>
      <w:r w:rsidDel="00000000" w:rsidR="00000000" w:rsidRPr="00000000">
        <w:rPr>
          <w:vertAlign w:val="baseline"/>
          <w:rtl w:val="0"/>
        </w:rPr>
        <w:t xml:space="preserve"> “ </w:t>
      </w:r>
      <w:r w:rsidDel="00000000" w:rsidR="00000000" w:rsidRPr="00000000">
        <w:rPr>
          <w:i w:val="1"/>
          <w:vertAlign w:val="baseline"/>
          <w:rtl w:val="0"/>
        </w:rPr>
        <w:t xml:space="preserve">an agreement by two or more by dishonesty to deprive a person of something which is his or to which he is or would be or might be entitled  and an agreement by two or more by dishonesty to injure some proprietary right of his suffices to constitute the offence of conspiracy to defraud”</w:t>
      </w:r>
      <w:r w:rsidDel="00000000" w:rsidR="00000000" w:rsidRPr="00000000">
        <w:rPr>
          <w:rtl w:val="0"/>
        </w:rPr>
      </w:r>
    </w:p>
    <w:p w:rsidR="00000000" w:rsidDel="00000000" w:rsidP="00000000" w:rsidRDefault="00000000" w:rsidRPr="00000000" w14:paraId="0000008F">
      <w:pPr>
        <w:pageBreakBefore w:val="0"/>
        <w:spacing w:line="360" w:lineRule="auto"/>
        <w:jc w:val="both"/>
        <w:rPr>
          <w:vertAlign w:val="baseline"/>
        </w:rPr>
      </w:pPr>
      <w:r w:rsidDel="00000000" w:rsidR="00000000" w:rsidRPr="00000000">
        <w:rPr>
          <w:vertAlign w:val="baseline"/>
          <w:rtl w:val="0"/>
        </w:rPr>
        <w:t xml:space="preserve">The general rule of practice is that it undesirable to charges offences of conspiracy where specific offences are available. This position is mainly for two reasons; first is because conspiracy has matured into a known specific offence hence preferable to charge the offence disclosed by the evidence</w:t>
      </w:r>
      <w:r w:rsidDel="00000000" w:rsidR="00000000" w:rsidRPr="00000000">
        <w:rPr>
          <w:vertAlign w:val="superscript"/>
        </w:rPr>
        <w:footnoteReference w:customMarkFollows="0" w:id="39"/>
      </w:r>
      <w:r w:rsidDel="00000000" w:rsidR="00000000" w:rsidRPr="00000000">
        <w:rPr>
          <w:vertAlign w:val="baseline"/>
          <w:rtl w:val="0"/>
        </w:rPr>
        <w:t xml:space="preserve">.; secondly, in a charge of conspiracy, there has to be at least two accused persons. It has held to be improper to join other offences to a charge of conspiracy especially where the conspiracy charge covers the substantive offences.</w:t>
      </w:r>
      <w:r w:rsidDel="00000000" w:rsidR="00000000" w:rsidRPr="00000000">
        <w:rPr>
          <w:vertAlign w:val="superscript"/>
        </w:rPr>
        <w:footnoteReference w:customMarkFollows="0" w:id="40"/>
      </w:r>
      <w:r w:rsidDel="00000000" w:rsidR="00000000" w:rsidRPr="00000000">
        <w:rPr>
          <w:rtl w:val="0"/>
        </w:rPr>
      </w:r>
    </w:p>
    <w:p w:rsidR="00000000" w:rsidDel="00000000" w:rsidP="00000000" w:rsidRDefault="00000000" w:rsidRPr="00000000" w14:paraId="00000090">
      <w:pPr>
        <w:pageBreakBefore w:val="0"/>
        <w:spacing w:line="360" w:lineRule="auto"/>
        <w:jc w:val="center"/>
        <w:rPr>
          <w:b w:val="0"/>
          <w:vertAlign w:val="baseline"/>
        </w:rPr>
      </w:pPr>
      <w:r w:rsidDel="00000000" w:rsidR="00000000" w:rsidRPr="00000000">
        <w:rPr>
          <w:rtl w:val="0"/>
        </w:rPr>
      </w:r>
    </w:p>
    <w:p w:rsidR="00000000" w:rsidDel="00000000" w:rsidP="00000000" w:rsidRDefault="00000000" w:rsidRPr="00000000" w14:paraId="00000091">
      <w:pPr>
        <w:pageBreakBefore w:val="0"/>
        <w:spacing w:line="360" w:lineRule="auto"/>
        <w:jc w:val="center"/>
        <w:rPr>
          <w:b w:val="0"/>
          <w:vertAlign w:val="baseline"/>
        </w:rPr>
      </w:pPr>
      <w:r w:rsidDel="00000000" w:rsidR="00000000" w:rsidRPr="00000000">
        <w:rPr>
          <w:b w:val="1"/>
          <w:vertAlign w:val="baseline"/>
          <w:rtl w:val="0"/>
        </w:rPr>
        <w:t xml:space="preserve">JOINDER OF CHARGES/COUNTS</w:t>
      </w:r>
      <w:r w:rsidDel="00000000" w:rsidR="00000000" w:rsidRPr="00000000">
        <w:rPr>
          <w:rtl w:val="0"/>
        </w:rPr>
      </w:r>
    </w:p>
    <w:p w:rsidR="00000000" w:rsidDel="00000000" w:rsidP="00000000" w:rsidRDefault="00000000" w:rsidRPr="00000000" w14:paraId="00000092">
      <w:pPr>
        <w:pageBreakBefore w:val="0"/>
        <w:spacing w:line="360" w:lineRule="auto"/>
        <w:jc w:val="both"/>
        <w:rPr>
          <w:vertAlign w:val="baseline"/>
        </w:rPr>
      </w:pPr>
      <w:r w:rsidDel="00000000" w:rsidR="00000000" w:rsidRPr="00000000">
        <w:rPr>
          <w:vertAlign w:val="baseline"/>
          <w:rtl w:val="0"/>
        </w:rPr>
        <w:t xml:space="preserve">The legislative cushion upon which several counts may be joined Sec. 135(1) of the CPC</w:t>
      </w:r>
    </w:p>
    <w:p w:rsidR="00000000" w:rsidDel="00000000" w:rsidP="00000000" w:rsidRDefault="00000000" w:rsidRPr="00000000" w14:paraId="00000093">
      <w:pPr>
        <w:pageBreakBefore w:val="0"/>
        <w:spacing w:line="360" w:lineRule="auto"/>
        <w:jc w:val="both"/>
        <w:rPr>
          <w:i w:val="0"/>
          <w:vertAlign w:val="baseline"/>
        </w:rPr>
      </w:pPr>
      <w:r w:rsidDel="00000000" w:rsidR="00000000" w:rsidRPr="00000000">
        <w:rPr>
          <w:vertAlign w:val="baseline"/>
          <w:rtl w:val="0"/>
        </w:rPr>
        <w:t xml:space="preserve">This provision was judiciary interpreted in the case of </w:t>
      </w:r>
      <w:r w:rsidDel="00000000" w:rsidR="00000000" w:rsidRPr="00000000">
        <w:rPr>
          <w:b w:val="1"/>
          <w:vertAlign w:val="baseline"/>
          <w:rtl w:val="0"/>
        </w:rPr>
        <w:t xml:space="preserve">Ralph V Dalip Singh </w:t>
      </w:r>
      <w:r w:rsidDel="00000000" w:rsidR="00000000" w:rsidRPr="00000000">
        <w:rPr>
          <w:b w:val="1"/>
          <w:vertAlign w:val="superscript"/>
        </w:rPr>
        <w:footnoteReference w:customMarkFollows="0" w:id="41"/>
      </w:r>
      <w:r w:rsidDel="00000000" w:rsidR="00000000" w:rsidRPr="00000000">
        <w:rPr>
          <w:vertAlign w:val="baseline"/>
          <w:rtl w:val="0"/>
        </w:rPr>
        <w:t xml:space="preserve"> the appellant had been charged jointly with another with the theft of property belonging to the Kenya Uganda Railway and convicted of conveying stolen property. In the second count the appellant was charged alone and convicted of bribing a police officer in order to procure the release .It was adduced in evidence that the bribe had been given very shortly after the arrest of the two men. On appeal, it was argued on behalf of the appellant that there had been misjoinder of offences because theft and bribery were not offences of a similar character. It was held that although the two offences were different in character, they were founded on the same facts as the evidence clearly demonstrated that the bribe was offered within a very short time after the appellants were had been arrested.. This demonstrates that it is not necessary that the offences are of the same character and nature as a condition precedent to their inclusion in one charge under different counts. The above is true notwithstanding sec.135(1) which provides  </w:t>
      </w:r>
      <w:r w:rsidDel="00000000" w:rsidR="00000000" w:rsidRPr="00000000">
        <w:rPr>
          <w:i w:val="1"/>
          <w:vertAlign w:val="baseline"/>
          <w:rtl w:val="0"/>
        </w:rPr>
        <w:t xml:space="preserve">“any offenses ,whether felonies or misdemeanors may be charged together in the same charge or information if the offences charged are founded on the same facts ,or form part of a series of offences of the same or similar character”</w:t>
      </w:r>
      <w:r w:rsidDel="00000000" w:rsidR="00000000" w:rsidRPr="00000000">
        <w:rPr>
          <w:rtl w:val="0"/>
        </w:rPr>
      </w:r>
    </w:p>
    <w:p w:rsidR="00000000" w:rsidDel="00000000" w:rsidP="00000000" w:rsidRDefault="00000000" w:rsidRPr="00000000" w14:paraId="00000094">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95">
      <w:pPr>
        <w:pageBreakBefore w:val="0"/>
        <w:spacing w:line="360" w:lineRule="auto"/>
        <w:jc w:val="both"/>
        <w:rPr>
          <w:vertAlign w:val="baseline"/>
        </w:rPr>
      </w:pPr>
      <w:r w:rsidDel="00000000" w:rsidR="00000000" w:rsidRPr="00000000">
        <w:rPr>
          <w:vertAlign w:val="baseline"/>
          <w:rtl w:val="0"/>
        </w:rPr>
        <w:t xml:space="preserve">In </w:t>
      </w:r>
      <w:r w:rsidDel="00000000" w:rsidR="00000000" w:rsidRPr="00000000">
        <w:rPr>
          <w:b w:val="1"/>
          <w:vertAlign w:val="baseline"/>
          <w:rtl w:val="0"/>
        </w:rPr>
        <w:t xml:space="preserve">Kamwana s/o Mutia V R</w:t>
      </w:r>
      <w:r w:rsidDel="00000000" w:rsidR="00000000" w:rsidRPr="00000000">
        <w:rPr>
          <w:b w:val="1"/>
          <w:vertAlign w:val="superscript"/>
        </w:rPr>
        <w:footnoteReference w:customMarkFollows="0" w:id="42"/>
      </w:r>
      <w:r w:rsidDel="00000000" w:rsidR="00000000" w:rsidRPr="00000000">
        <w:rPr>
          <w:vertAlign w:val="baseline"/>
          <w:rtl w:val="0"/>
        </w:rPr>
        <w:t xml:space="preserve">, the question which arose was whether the trial would be a nullity where there was a joinder of counts for dissimilar offences in one charge sheet. The appellant appealed against conviction and sentence on three counts involving “theft”, “breaking and entering premises”, and “possession of bhang.” The fourth charge was not treated as an issue at the trial but when the appellant had been convicted on the other three counts, he asked that this offence be taken into consideration whereupon the magistrate purported to convict him of this offence and composed for it a separate sentence.</w:t>
      </w:r>
    </w:p>
    <w:p w:rsidR="00000000" w:rsidDel="00000000" w:rsidP="00000000" w:rsidRDefault="00000000" w:rsidRPr="00000000" w14:paraId="00000096">
      <w:pPr>
        <w:pageBreakBefore w:val="0"/>
        <w:spacing w:line="360" w:lineRule="auto"/>
        <w:jc w:val="both"/>
        <w:rPr>
          <w:vertAlign w:val="baseline"/>
        </w:rPr>
      </w:pPr>
      <w:r w:rsidDel="00000000" w:rsidR="00000000" w:rsidRPr="00000000">
        <w:rPr>
          <w:vertAlign w:val="baseline"/>
          <w:rtl w:val="0"/>
        </w:rPr>
        <w:t xml:space="preserve">On appeal, the supreme court of Kenya held that the count charging the appellant with possession of bhang shouldn’t have been included in the same charge sheet with the other three dissimilar counts .but since no injustice resulted from the improper joinder, the trial of the other three should not be treated as a nullity </w:t>
      </w:r>
    </w:p>
    <w:p w:rsidR="00000000" w:rsidDel="00000000" w:rsidP="00000000" w:rsidRDefault="00000000" w:rsidRPr="00000000" w14:paraId="0000009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98">
      <w:pPr>
        <w:pageBreakBefore w:val="0"/>
        <w:spacing w:line="360" w:lineRule="auto"/>
        <w:jc w:val="both"/>
        <w:rPr>
          <w:vertAlign w:val="baseline"/>
        </w:rPr>
      </w:pPr>
      <w:r w:rsidDel="00000000" w:rsidR="00000000" w:rsidRPr="00000000">
        <w:rPr>
          <w:vertAlign w:val="baseline"/>
          <w:rtl w:val="0"/>
        </w:rPr>
        <w:t xml:space="preserve">So long as the anomaly of misjoinder does not occasion an injustice courts are ready to disregard the impropriety of technicalities and deal with substantial justice. This position prevails even in English courts .In </w:t>
      </w:r>
      <w:r w:rsidDel="00000000" w:rsidR="00000000" w:rsidRPr="00000000">
        <w:rPr>
          <w:b w:val="1"/>
          <w:vertAlign w:val="baseline"/>
          <w:rtl w:val="0"/>
        </w:rPr>
        <w:t xml:space="preserve">R v M (1938)</w:t>
      </w:r>
      <w:r w:rsidDel="00000000" w:rsidR="00000000" w:rsidRPr="00000000">
        <w:rPr>
          <w:b w:val="1"/>
          <w:vertAlign w:val="superscript"/>
        </w:rPr>
        <w:footnoteReference w:customMarkFollows="0" w:id="43"/>
      </w:r>
      <w:r w:rsidDel="00000000" w:rsidR="00000000" w:rsidRPr="00000000">
        <w:rPr>
          <w:b w:val="1"/>
          <w:vertAlign w:val="baseline"/>
          <w:rtl w:val="0"/>
        </w:rPr>
        <w:t xml:space="preserve"> </w:t>
      </w:r>
      <w:r w:rsidDel="00000000" w:rsidR="00000000" w:rsidRPr="00000000">
        <w:rPr>
          <w:vertAlign w:val="baseline"/>
          <w:rtl w:val="0"/>
        </w:rPr>
        <w:t xml:space="preserve">the appellant was convicted upon an indictment which charged four offences, 2 of rape of a young girl on 2 occasions, a third of stealing from the girl’s father and a fourth of indecent assault on a married woman. He appealed on the ground that the two charges of rape and indecent assault should not have been tried together.</w:t>
      </w:r>
      <w:r w:rsidDel="00000000" w:rsidR="00000000" w:rsidRPr="00000000">
        <w:rPr>
          <w:b w:val="1"/>
          <w:vertAlign w:val="baseline"/>
          <w:rtl w:val="0"/>
        </w:rPr>
        <w:t xml:space="preserve"> </w:t>
      </w:r>
      <w:r w:rsidDel="00000000" w:rsidR="00000000" w:rsidRPr="00000000">
        <w:rPr>
          <w:vertAlign w:val="baseline"/>
          <w:rtl w:val="0"/>
        </w:rPr>
        <w:t xml:space="preserve">However, the court only ruled as to the desirability of the two dissimilar offences being tried and charged separately and upheld the conviction noting that the impropriety did not occasion a miscarriage of justice to the accused.</w:t>
      </w:r>
    </w:p>
    <w:p w:rsidR="00000000" w:rsidDel="00000000" w:rsidP="00000000" w:rsidRDefault="00000000" w:rsidRPr="00000000" w14:paraId="00000099">
      <w:pPr>
        <w:pageBreakBefore w:val="0"/>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9A">
      <w:pPr>
        <w:pageBreakBefore w:val="0"/>
        <w:spacing w:line="360" w:lineRule="auto"/>
        <w:jc w:val="both"/>
        <w:rPr>
          <w:b w:val="0"/>
          <w:vertAlign w:val="baseline"/>
        </w:rPr>
      </w:pPr>
      <w:r w:rsidDel="00000000" w:rsidR="00000000" w:rsidRPr="00000000">
        <w:rPr>
          <w:b w:val="1"/>
          <w:vertAlign w:val="baseline"/>
          <w:rtl w:val="0"/>
        </w:rPr>
        <w:t xml:space="preserve">                                                JOINDER OF PERSONS</w:t>
      </w:r>
      <w:r w:rsidDel="00000000" w:rsidR="00000000" w:rsidRPr="00000000">
        <w:rPr>
          <w:rtl w:val="0"/>
        </w:rPr>
      </w:r>
    </w:p>
    <w:p w:rsidR="00000000" w:rsidDel="00000000" w:rsidP="00000000" w:rsidRDefault="00000000" w:rsidRPr="00000000" w14:paraId="0000009B">
      <w:pPr>
        <w:pageBreakBefore w:val="0"/>
        <w:spacing w:line="360" w:lineRule="auto"/>
        <w:jc w:val="both"/>
        <w:rPr>
          <w:vertAlign w:val="baseline"/>
        </w:rPr>
      </w:pPr>
      <w:r w:rsidDel="00000000" w:rsidR="00000000" w:rsidRPr="00000000">
        <w:rPr>
          <w:vertAlign w:val="baseline"/>
          <w:rtl w:val="0"/>
        </w:rPr>
        <w:t xml:space="preserve">Section 136 of the Criminal procedure Code spells out the circumstances under which persons may be joined as co-accused persons. Persons who join in the commission of an offence may in law be jointly indicted for it or each of them may be indicted separately.</w:t>
      </w:r>
      <w:r w:rsidDel="00000000" w:rsidR="00000000" w:rsidRPr="00000000">
        <w:rPr>
          <w:vertAlign w:val="superscript"/>
        </w:rPr>
        <w:footnoteReference w:customMarkFollows="0" w:id="44"/>
      </w:r>
      <w:r w:rsidDel="00000000" w:rsidR="00000000" w:rsidRPr="00000000">
        <w:rPr>
          <w:rtl w:val="0"/>
        </w:rPr>
      </w:r>
    </w:p>
    <w:p w:rsidR="00000000" w:rsidDel="00000000" w:rsidP="00000000" w:rsidRDefault="00000000" w:rsidRPr="00000000" w14:paraId="0000009C">
      <w:pPr>
        <w:pageBreakBefore w:val="0"/>
        <w:spacing w:line="360" w:lineRule="auto"/>
        <w:jc w:val="both"/>
        <w:rPr>
          <w:vertAlign w:val="baseline"/>
        </w:rPr>
      </w:pPr>
      <w:r w:rsidDel="00000000" w:rsidR="00000000" w:rsidRPr="00000000">
        <w:rPr>
          <w:vertAlign w:val="baseline"/>
          <w:rtl w:val="0"/>
        </w:rPr>
        <w:t xml:space="preserve">In </w:t>
      </w:r>
      <w:r w:rsidDel="00000000" w:rsidR="00000000" w:rsidRPr="00000000">
        <w:rPr>
          <w:b w:val="1"/>
          <w:vertAlign w:val="baseline"/>
          <w:rtl w:val="0"/>
        </w:rPr>
        <w:t xml:space="preserve">Nathan V R </w:t>
      </w:r>
      <w:r w:rsidDel="00000000" w:rsidR="00000000" w:rsidRPr="00000000">
        <w:rPr>
          <w:b w:val="1"/>
          <w:vertAlign w:val="superscript"/>
        </w:rPr>
        <w:footnoteReference w:customMarkFollows="0" w:id="45"/>
      </w:r>
      <w:r w:rsidDel="00000000" w:rsidR="00000000" w:rsidRPr="00000000">
        <w:rPr>
          <w:b w:val="1"/>
          <w:vertAlign w:val="baseline"/>
          <w:rtl w:val="0"/>
        </w:rPr>
        <w:t xml:space="preserve"> </w:t>
      </w:r>
      <w:r w:rsidDel="00000000" w:rsidR="00000000" w:rsidRPr="00000000">
        <w:rPr>
          <w:vertAlign w:val="baseline"/>
          <w:rtl w:val="0"/>
        </w:rPr>
        <w:t xml:space="preserve">the appellant who was a travel agency proprietor was charged together with a public officer on a number of counts. He was convicted on one count of wrongfully and corruptly giving money to a public officer. The officer was convicted in the same trial for receiving the said bribe. On appeal, it was held by the East African court of appeal that there had been no such misjoinder as the concatenation of events was uninterrupted and therefore the offences constituted the same transaction.</w:t>
      </w:r>
    </w:p>
    <w:p w:rsidR="00000000" w:rsidDel="00000000" w:rsidP="00000000" w:rsidRDefault="00000000" w:rsidRPr="00000000" w14:paraId="0000009D">
      <w:pPr>
        <w:pageBreakBefore w:val="0"/>
        <w:spacing w:line="360" w:lineRule="auto"/>
        <w:jc w:val="both"/>
        <w:rPr>
          <w:vertAlign w:val="baseline"/>
        </w:rPr>
      </w:pPr>
      <w:r w:rsidDel="00000000" w:rsidR="00000000" w:rsidRPr="00000000">
        <w:rPr>
          <w:vertAlign w:val="baseline"/>
          <w:rtl w:val="0"/>
        </w:rPr>
        <w:t xml:space="preserve">In </w:t>
      </w:r>
      <w:r w:rsidDel="00000000" w:rsidR="00000000" w:rsidRPr="00000000">
        <w:rPr>
          <w:b w:val="1"/>
          <w:vertAlign w:val="baseline"/>
          <w:rtl w:val="0"/>
        </w:rPr>
        <w:t xml:space="preserve">Yakobo Uma and another V R</w:t>
      </w:r>
      <w:r w:rsidDel="00000000" w:rsidR="00000000" w:rsidRPr="00000000">
        <w:rPr>
          <w:b w:val="1"/>
          <w:vertAlign w:val="superscript"/>
        </w:rPr>
        <w:footnoteReference w:customMarkFollows="0" w:id="46"/>
      </w:r>
      <w:r w:rsidDel="00000000" w:rsidR="00000000" w:rsidRPr="00000000">
        <w:rPr>
          <w:b w:val="1"/>
          <w:vertAlign w:val="baseline"/>
          <w:rtl w:val="0"/>
        </w:rPr>
        <w:t xml:space="preserve"> </w:t>
      </w:r>
      <w:r w:rsidDel="00000000" w:rsidR="00000000" w:rsidRPr="00000000">
        <w:rPr>
          <w:vertAlign w:val="baseline"/>
          <w:rtl w:val="0"/>
        </w:rPr>
        <w:t xml:space="preserve">, the two appellants were charged and tried jointly for the offence of “doing an act intended to cause grievous harm” Only the first appellant was charged on the second account. The allegations in the particulars showed that the incident involving the first appellant occurred on a different date and place and with a different weapon from the one said to involve the second appellant. The complainant was however the same in each count.. On appeal, Sir Udo Udoma CJ ruled that the charge as laid down was bad in law for misjoinder.</w:t>
      </w:r>
    </w:p>
    <w:p w:rsidR="00000000" w:rsidDel="00000000" w:rsidP="00000000" w:rsidRDefault="00000000" w:rsidRPr="00000000" w14:paraId="0000009E">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09F">
      <w:pPr>
        <w:pageBreakBefore w:val="0"/>
        <w:spacing w:line="360" w:lineRule="auto"/>
        <w:jc w:val="center"/>
        <w:rPr>
          <w:b w:val="0"/>
          <w:vertAlign w:val="baseline"/>
        </w:rPr>
      </w:pPr>
      <w:r w:rsidDel="00000000" w:rsidR="00000000" w:rsidRPr="00000000">
        <w:rPr>
          <w:b w:val="1"/>
          <w:vertAlign w:val="baseline"/>
          <w:rtl w:val="0"/>
        </w:rPr>
        <w:t xml:space="preserve">AMENDMENT OF CHARGES</w:t>
      </w:r>
      <w:r w:rsidDel="00000000" w:rsidR="00000000" w:rsidRPr="00000000">
        <w:rPr>
          <w:rtl w:val="0"/>
        </w:rPr>
      </w:r>
    </w:p>
    <w:p w:rsidR="00000000" w:rsidDel="00000000" w:rsidP="00000000" w:rsidRDefault="00000000" w:rsidRPr="00000000" w14:paraId="000000A0">
      <w:pPr>
        <w:pageBreakBefore w:val="0"/>
        <w:spacing w:line="360" w:lineRule="auto"/>
        <w:jc w:val="both"/>
        <w:rPr>
          <w:vertAlign w:val="baseline"/>
        </w:rPr>
      </w:pPr>
      <w:r w:rsidDel="00000000" w:rsidR="00000000" w:rsidRPr="00000000">
        <w:rPr>
          <w:vertAlign w:val="baseline"/>
          <w:rtl w:val="0"/>
        </w:rPr>
        <w:t xml:space="preserve">Sec 214(1) of the C.P.C Provides where at any stage of a trial before the close of the prosecution case, It appears to the court that the charge is defective either in form or substance, the court may order for its amendment to bring it in line with required style   Once the charge has been amended, an accused person should be called upon to plead to the amended charge.</w:t>
      </w:r>
    </w:p>
    <w:p w:rsidR="00000000" w:rsidDel="00000000" w:rsidP="00000000" w:rsidRDefault="00000000" w:rsidRPr="00000000" w14:paraId="000000A1">
      <w:pPr>
        <w:pageBreakBefore w:val="0"/>
        <w:spacing w:line="360" w:lineRule="auto"/>
        <w:jc w:val="both"/>
        <w:rPr>
          <w:vertAlign w:val="baseline"/>
        </w:rPr>
      </w:pPr>
      <w:r w:rsidDel="00000000" w:rsidR="00000000" w:rsidRPr="00000000">
        <w:rPr>
          <w:vertAlign w:val="baseline"/>
          <w:rtl w:val="0"/>
        </w:rPr>
        <w:t xml:space="preserve"> However, a simple variance between the charge and the evidence adduced (for</w:t>
      </w:r>
    </w:p>
    <w:p w:rsidR="00000000" w:rsidDel="00000000" w:rsidP="00000000" w:rsidRDefault="00000000" w:rsidRPr="00000000" w14:paraId="000000A2">
      <w:pPr>
        <w:pageBreakBefore w:val="0"/>
        <w:spacing w:line="360" w:lineRule="auto"/>
        <w:jc w:val="both"/>
        <w:rPr>
          <w:vertAlign w:val="baseline"/>
        </w:rPr>
      </w:pPr>
      <w:r w:rsidDel="00000000" w:rsidR="00000000" w:rsidRPr="00000000">
        <w:rPr>
          <w:vertAlign w:val="baseline"/>
          <w:rtl w:val="0"/>
        </w:rPr>
        <w:t xml:space="preserve">Example with respect to the time for which the alleged offence was committed) is immaterial and the charge need not be amended, especially if it is proved that the proceedings were instituted within the time (if any) limited by law for the institution thereof..</w:t>
      </w:r>
    </w:p>
    <w:p w:rsidR="00000000" w:rsidDel="00000000" w:rsidP="00000000" w:rsidRDefault="00000000" w:rsidRPr="00000000" w14:paraId="000000A3">
      <w:pPr>
        <w:pageBreakBefore w:val="0"/>
        <w:spacing w:line="360" w:lineRule="auto"/>
        <w:jc w:val="both"/>
        <w:rPr>
          <w:vertAlign w:val="baseline"/>
        </w:rPr>
      </w:pPr>
      <w:r w:rsidDel="00000000" w:rsidR="00000000" w:rsidRPr="00000000">
        <w:rPr>
          <w:vertAlign w:val="baseline"/>
          <w:rtl w:val="0"/>
        </w:rPr>
        <w:t xml:space="preserve">Sec275 (1)</w:t>
      </w:r>
      <w:r w:rsidDel="00000000" w:rsidR="00000000" w:rsidRPr="00000000">
        <w:rPr>
          <w:vertAlign w:val="superscript"/>
        </w:rPr>
        <w:footnoteReference w:customMarkFollows="0" w:id="47"/>
      </w:r>
      <w:r w:rsidDel="00000000" w:rsidR="00000000" w:rsidRPr="00000000">
        <w:rPr>
          <w:vertAlign w:val="baseline"/>
          <w:rtl w:val="0"/>
        </w:rPr>
        <w:t xml:space="preserve"> provides for the amendment of information, every objection to information for a formal defect on the face thereof shall be taken immediately after the information has been read over to the accused.</w:t>
      </w:r>
    </w:p>
    <w:p w:rsidR="00000000" w:rsidDel="00000000" w:rsidP="00000000" w:rsidRDefault="00000000" w:rsidRPr="00000000" w14:paraId="000000A4">
      <w:pPr>
        <w:pageBreakBefore w:val="0"/>
        <w:spacing w:line="360" w:lineRule="auto"/>
        <w:jc w:val="both"/>
        <w:rPr>
          <w:vertAlign w:val="baseline"/>
        </w:rPr>
      </w:pPr>
      <w:r w:rsidDel="00000000" w:rsidR="00000000" w:rsidRPr="00000000">
        <w:rPr>
          <w:vertAlign w:val="baseline"/>
          <w:rtl w:val="0"/>
        </w:rPr>
        <w:t xml:space="preserve">When information is amended a note of the order for the amendment shall be endorsed on the information and the information shall be treated for all purposes of the proceedings as having been filed in the amended form as provided in Sec 275(3)</w:t>
      </w:r>
      <w:r w:rsidDel="00000000" w:rsidR="00000000" w:rsidRPr="00000000">
        <w:rPr>
          <w:vertAlign w:val="superscript"/>
        </w:rPr>
        <w:footnoteReference w:customMarkFollows="0" w:id="48"/>
      </w:r>
      <w:r w:rsidDel="00000000" w:rsidR="00000000" w:rsidRPr="00000000">
        <w:rPr>
          <w:vertAlign w:val="baseline"/>
          <w:rtl w:val="0"/>
        </w:rPr>
        <w:t xml:space="preserve">.</w:t>
      </w:r>
    </w:p>
    <w:p w:rsidR="00000000" w:rsidDel="00000000" w:rsidP="00000000" w:rsidRDefault="00000000" w:rsidRPr="00000000" w14:paraId="000000A5">
      <w:pPr>
        <w:pageBreakBefore w:val="0"/>
        <w:spacing w:line="360" w:lineRule="auto"/>
        <w:jc w:val="both"/>
        <w:rPr>
          <w:vertAlign w:val="baseline"/>
        </w:rPr>
      </w:pPr>
      <w:r w:rsidDel="00000000" w:rsidR="00000000" w:rsidRPr="00000000">
        <w:rPr>
          <w:vertAlign w:val="baseline"/>
          <w:rtl w:val="0"/>
        </w:rPr>
        <w:t xml:space="preserve"> Where such an amendment is made, the accused shall be required to plead afresh to the charges. The court is thus required to inform the accused of his right to plead to the new charges and also to recall any of the witnesses who have already given evidence for the prosecution for purposes of cross examination in light of the amended charges.</w:t>
      </w:r>
    </w:p>
    <w:p w:rsidR="00000000" w:rsidDel="00000000" w:rsidP="00000000" w:rsidRDefault="00000000" w:rsidRPr="00000000" w14:paraId="000000A6">
      <w:pPr>
        <w:pageBreakBefore w:val="0"/>
        <w:spacing w:line="360" w:lineRule="auto"/>
        <w:jc w:val="both"/>
        <w:rPr>
          <w:vertAlign w:val="baseline"/>
        </w:rPr>
      </w:pPr>
      <w:r w:rsidDel="00000000" w:rsidR="00000000" w:rsidRPr="00000000">
        <w:rPr>
          <w:vertAlign w:val="baseline"/>
          <w:rtl w:val="0"/>
        </w:rPr>
        <w:t xml:space="preserve">The purpose of this is to give the accused an opportunity to prepare his defense in the light of the amended charge.</w:t>
      </w:r>
    </w:p>
    <w:p w:rsidR="00000000" w:rsidDel="00000000" w:rsidP="00000000" w:rsidRDefault="00000000" w:rsidRPr="00000000" w14:paraId="000000A7">
      <w:pPr>
        <w:pageBreakBefore w:val="0"/>
        <w:spacing w:line="360" w:lineRule="auto"/>
        <w:jc w:val="both"/>
        <w:rPr>
          <w:vertAlign w:val="baseline"/>
        </w:rPr>
      </w:pPr>
      <w:r w:rsidDel="00000000" w:rsidR="00000000" w:rsidRPr="00000000">
        <w:rPr>
          <w:vertAlign w:val="baseline"/>
          <w:rtl w:val="0"/>
        </w:rPr>
        <w:t xml:space="preserve">The position at Kenyan law is that the courts can amend the charge in the course of a trial but this should be done at the earliest opportunity before the close of the prosecution case.</w:t>
      </w:r>
      <w:r w:rsidDel="00000000" w:rsidR="00000000" w:rsidRPr="00000000">
        <w:rPr>
          <w:vertAlign w:val="superscript"/>
        </w:rPr>
        <w:footnoteReference w:customMarkFollows="0" w:id="49"/>
      </w:r>
      <w:r w:rsidDel="00000000" w:rsidR="00000000" w:rsidRPr="00000000">
        <w:rPr>
          <w:vertAlign w:val="baseline"/>
          <w:rtl w:val="0"/>
        </w:rPr>
        <w:t xml:space="preserve"> </w:t>
      </w:r>
    </w:p>
    <w:p w:rsidR="00000000" w:rsidDel="00000000" w:rsidP="00000000" w:rsidRDefault="00000000" w:rsidRPr="00000000" w14:paraId="000000A8">
      <w:pPr>
        <w:pageBreakBefore w:val="0"/>
        <w:spacing w:line="360" w:lineRule="auto"/>
        <w:jc w:val="both"/>
        <w:rPr>
          <w:vertAlign w:val="baseline"/>
        </w:rPr>
      </w:pPr>
      <w:r w:rsidDel="00000000" w:rsidR="00000000" w:rsidRPr="00000000">
        <w:rPr>
          <w:vertAlign w:val="baseline"/>
          <w:rtl w:val="0"/>
        </w:rPr>
        <w:t xml:space="preserve">However some East African cases suggest that an amendment can be done even after the close of the prosecution case. In </w:t>
      </w:r>
      <w:r w:rsidDel="00000000" w:rsidR="00000000" w:rsidRPr="00000000">
        <w:rPr>
          <w:b w:val="1"/>
          <w:vertAlign w:val="baseline"/>
          <w:rtl w:val="0"/>
        </w:rPr>
        <w:t xml:space="preserve">Maulidi Abdalla Change V R</w:t>
      </w:r>
      <w:r w:rsidDel="00000000" w:rsidR="00000000" w:rsidRPr="00000000">
        <w:rPr>
          <w:b w:val="1"/>
          <w:vertAlign w:val="superscript"/>
        </w:rPr>
        <w:footnoteReference w:customMarkFollows="0" w:id="50"/>
      </w:r>
      <w:r w:rsidDel="00000000" w:rsidR="00000000" w:rsidRPr="00000000">
        <w:rPr>
          <w:b w:val="1"/>
          <w:vertAlign w:val="baseline"/>
          <w:rtl w:val="0"/>
        </w:rPr>
        <w:t xml:space="preserve">  </w:t>
      </w:r>
      <w:r w:rsidDel="00000000" w:rsidR="00000000" w:rsidRPr="00000000">
        <w:rPr>
          <w:vertAlign w:val="baseline"/>
          <w:rtl w:val="0"/>
        </w:rPr>
        <w:t xml:space="preserve">a charge was amended at the close of the defence case with the result that a new charge with a heavier penalty was introduced. Sir Ralph Windham stated interalia that a charge can be substituted even after the close of the defence case, but the substituted charge can only be allowed if it will not occasion injustice to the accused person.</w:t>
      </w:r>
    </w:p>
    <w:p w:rsidR="00000000" w:rsidDel="00000000" w:rsidP="00000000" w:rsidRDefault="00000000" w:rsidRPr="00000000" w14:paraId="000000A9">
      <w:pPr>
        <w:pageBreakBefore w:val="0"/>
        <w:spacing w:line="360" w:lineRule="auto"/>
        <w:jc w:val="both"/>
        <w:rPr>
          <w:vertAlign w:val="baseline"/>
        </w:rPr>
      </w:pPr>
      <w:r w:rsidDel="00000000" w:rsidR="00000000" w:rsidRPr="00000000">
        <w:rPr>
          <w:vertAlign w:val="baseline"/>
          <w:rtl w:val="0"/>
        </w:rPr>
        <w:t xml:space="preserve">In </w:t>
      </w:r>
      <w:r w:rsidDel="00000000" w:rsidR="00000000" w:rsidRPr="00000000">
        <w:rPr>
          <w:b w:val="1"/>
          <w:vertAlign w:val="baseline"/>
          <w:rtl w:val="0"/>
        </w:rPr>
        <w:t xml:space="preserve">Benjamin Sauzier VS R</w:t>
      </w:r>
      <w:r w:rsidDel="00000000" w:rsidR="00000000" w:rsidRPr="00000000">
        <w:rPr>
          <w:b w:val="1"/>
          <w:vertAlign w:val="superscript"/>
        </w:rPr>
        <w:footnoteReference w:customMarkFollows="0" w:id="51"/>
      </w:r>
      <w:r w:rsidDel="00000000" w:rsidR="00000000" w:rsidRPr="00000000">
        <w:rPr>
          <w:vertAlign w:val="baseline"/>
          <w:rtl w:val="0"/>
        </w:rPr>
        <w:t xml:space="preserve">, the appellant appealed against his conviction of attempted arson. The appeal was dismissed but the appellate court commented on the aspect of amending the charge even after the prosecution case .In this case, at the end of the prosecution, the evidence had disclosed attempted arson only. The trial judge then upheld a submission of no case to answer, but having regard to the provisions of the C.P.C ordered that the charge be amended to attempted arson and took the appellants plea on the amended charge.</w:t>
      </w:r>
    </w:p>
    <w:p w:rsidR="00000000" w:rsidDel="00000000" w:rsidP="00000000" w:rsidRDefault="00000000" w:rsidRPr="00000000" w14:paraId="000000AA">
      <w:pPr>
        <w:pageBreakBefore w:val="0"/>
        <w:spacing w:line="360" w:lineRule="auto"/>
        <w:jc w:val="both"/>
        <w:rPr>
          <w:vertAlign w:val="baseline"/>
        </w:rPr>
      </w:pPr>
      <w:r w:rsidDel="00000000" w:rsidR="00000000" w:rsidRPr="00000000">
        <w:rPr>
          <w:vertAlign w:val="baseline"/>
          <w:rtl w:val="0"/>
        </w:rPr>
        <w:t xml:space="preserve">The court held interalia that it is not necessary to amend a charge of committing a full offence in order to convict an accused person of an attempt. However, in amending a charge, the court is not entitled to make a new case other than the one put forward by the prosecution.</w:t>
      </w:r>
    </w:p>
    <w:p w:rsidR="00000000" w:rsidDel="00000000" w:rsidP="00000000" w:rsidRDefault="00000000" w:rsidRPr="00000000" w14:paraId="000000AB">
      <w:pPr>
        <w:pageBreakBefore w:val="0"/>
        <w:spacing w:line="360" w:lineRule="auto"/>
        <w:jc w:val="center"/>
        <w:rPr>
          <w:vertAlign w:val="baseline"/>
        </w:rPr>
      </w:pPr>
      <w:r w:rsidDel="00000000" w:rsidR="00000000" w:rsidRPr="00000000">
        <w:rPr>
          <w:rtl w:val="0"/>
        </w:rPr>
      </w:r>
    </w:p>
    <w:p w:rsidR="00000000" w:rsidDel="00000000" w:rsidP="00000000" w:rsidRDefault="00000000" w:rsidRPr="00000000" w14:paraId="000000AC">
      <w:pPr>
        <w:pageBreakBefore w:val="0"/>
        <w:spacing w:line="360" w:lineRule="auto"/>
        <w:jc w:val="center"/>
        <w:rPr>
          <w:b w:val="0"/>
          <w:vertAlign w:val="baseline"/>
        </w:rPr>
      </w:pPr>
      <w:r w:rsidDel="00000000" w:rsidR="00000000" w:rsidRPr="00000000">
        <w:rPr>
          <w:b w:val="1"/>
          <w:vertAlign w:val="baseline"/>
          <w:rtl w:val="0"/>
        </w:rPr>
        <w:t xml:space="preserve">QUASHING OF INFORMATION.</w:t>
      </w:r>
      <w:r w:rsidDel="00000000" w:rsidR="00000000" w:rsidRPr="00000000">
        <w:rPr>
          <w:rtl w:val="0"/>
        </w:rPr>
      </w:r>
    </w:p>
    <w:p w:rsidR="00000000" w:rsidDel="00000000" w:rsidP="00000000" w:rsidRDefault="00000000" w:rsidRPr="00000000" w14:paraId="000000AD">
      <w:pPr>
        <w:pageBreakBefore w:val="0"/>
        <w:spacing w:line="360" w:lineRule="auto"/>
        <w:jc w:val="both"/>
        <w:rPr>
          <w:vertAlign w:val="baseline"/>
        </w:rPr>
      </w:pPr>
      <w:r w:rsidDel="00000000" w:rsidR="00000000" w:rsidRPr="00000000">
        <w:rPr>
          <w:vertAlign w:val="baseline"/>
          <w:rtl w:val="0"/>
        </w:rPr>
        <w:t xml:space="preserve">It was the rule of common law that if an indictment or inquisition was bad on the face of it, or there was any such insufficiency either in the caption or in the body of an indictment as would make erroneous any judgment whatsoever given or any part thereof , the court may in its discretion quash the indictment</w:t>
      </w:r>
      <w:r w:rsidDel="00000000" w:rsidR="00000000" w:rsidRPr="00000000">
        <w:rPr>
          <w:vertAlign w:val="superscript"/>
        </w:rPr>
        <w:footnoteReference w:customMarkFollows="0" w:id="52"/>
      </w:r>
      <w:r w:rsidDel="00000000" w:rsidR="00000000" w:rsidRPr="00000000">
        <w:rPr>
          <w:vertAlign w:val="baseline"/>
          <w:rtl w:val="0"/>
        </w:rPr>
        <w:t xml:space="preserve">. For instance a number of persons may not be indicted jointly for an offence which must be several. In </w:t>
      </w:r>
      <w:r w:rsidDel="00000000" w:rsidR="00000000" w:rsidRPr="00000000">
        <w:rPr>
          <w:b w:val="1"/>
          <w:vertAlign w:val="baseline"/>
          <w:rtl w:val="0"/>
        </w:rPr>
        <w:t xml:space="preserve">R v tucker</w:t>
      </w:r>
      <w:r w:rsidDel="00000000" w:rsidR="00000000" w:rsidRPr="00000000">
        <w:rPr>
          <w:b w:val="1"/>
          <w:vertAlign w:val="superscript"/>
        </w:rPr>
        <w:footnoteReference w:customMarkFollows="0" w:id="53"/>
      </w:r>
      <w:r w:rsidDel="00000000" w:rsidR="00000000" w:rsidRPr="00000000">
        <w:rPr>
          <w:i w:val="1"/>
          <w:vertAlign w:val="baseline"/>
          <w:rtl w:val="0"/>
        </w:rPr>
        <w:t xml:space="preserve"> </w:t>
      </w:r>
      <w:r w:rsidDel="00000000" w:rsidR="00000000" w:rsidRPr="00000000">
        <w:rPr>
          <w:vertAlign w:val="baseline"/>
          <w:rtl w:val="0"/>
        </w:rPr>
        <w:t xml:space="preserve">,an indictment against six people for unlawfully exercising a trade that was quashed because it was a distinct offence in each case and could not be made the subject of joint prosecution.</w:t>
      </w:r>
    </w:p>
    <w:p w:rsidR="00000000" w:rsidDel="00000000" w:rsidP="00000000" w:rsidRDefault="00000000" w:rsidRPr="00000000" w14:paraId="000000AE">
      <w:pPr>
        <w:pageBreakBefore w:val="0"/>
        <w:spacing w:line="360" w:lineRule="auto"/>
        <w:jc w:val="both"/>
        <w:rPr>
          <w:vertAlign w:val="baseline"/>
        </w:rPr>
      </w:pPr>
      <w:r w:rsidDel="00000000" w:rsidR="00000000" w:rsidRPr="00000000">
        <w:rPr>
          <w:vertAlign w:val="baseline"/>
          <w:rtl w:val="0"/>
        </w:rPr>
        <w:t xml:space="preserve">In </w:t>
      </w:r>
      <w:r w:rsidDel="00000000" w:rsidR="00000000" w:rsidRPr="00000000">
        <w:rPr>
          <w:b w:val="1"/>
          <w:vertAlign w:val="baseline"/>
          <w:rtl w:val="0"/>
        </w:rPr>
        <w:t xml:space="preserve">R V Phillips</w:t>
      </w:r>
      <w:r w:rsidDel="00000000" w:rsidR="00000000" w:rsidRPr="00000000">
        <w:rPr>
          <w:b w:val="1"/>
          <w:vertAlign w:val="superscript"/>
        </w:rPr>
        <w:footnoteReference w:customMarkFollows="0" w:id="54"/>
      </w:r>
      <w:r w:rsidDel="00000000" w:rsidR="00000000" w:rsidRPr="00000000">
        <w:rPr>
          <w:b w:val="1"/>
          <w:vertAlign w:val="baseline"/>
          <w:rtl w:val="0"/>
        </w:rPr>
        <w:t xml:space="preserve"> </w:t>
      </w:r>
      <w:r w:rsidDel="00000000" w:rsidR="00000000" w:rsidRPr="00000000">
        <w:rPr>
          <w:vertAlign w:val="baseline"/>
          <w:rtl w:val="0"/>
        </w:rPr>
        <w:t xml:space="preserve">judgment was arrested</w:t>
      </w:r>
      <w:r w:rsidDel="00000000" w:rsidR="00000000" w:rsidRPr="00000000">
        <w:rPr>
          <w:b w:val="1"/>
          <w:vertAlign w:val="baseline"/>
          <w:rtl w:val="0"/>
        </w:rPr>
        <w:t xml:space="preserve"> </w:t>
      </w:r>
      <w:r w:rsidDel="00000000" w:rsidR="00000000" w:rsidRPr="00000000">
        <w:rPr>
          <w:vertAlign w:val="baseline"/>
          <w:rtl w:val="0"/>
        </w:rPr>
        <w:t xml:space="preserve">on an indictment of six persons (to which four pleaded and were convicted)</w:t>
      </w:r>
      <w:r w:rsidDel="00000000" w:rsidR="00000000" w:rsidRPr="00000000">
        <w:rPr>
          <w:b w:val="1"/>
          <w:vertAlign w:val="baseline"/>
          <w:rtl w:val="0"/>
        </w:rPr>
        <w:t xml:space="preserve"> </w:t>
      </w:r>
      <w:r w:rsidDel="00000000" w:rsidR="00000000" w:rsidRPr="00000000">
        <w:rPr>
          <w:vertAlign w:val="baseline"/>
          <w:rtl w:val="0"/>
        </w:rPr>
        <w:t xml:space="preserve">on the ground that the offence was in its nature several and could not be indicted together for it.</w:t>
      </w:r>
    </w:p>
    <w:p w:rsidR="00000000" w:rsidDel="00000000" w:rsidP="00000000" w:rsidRDefault="00000000" w:rsidRPr="00000000" w14:paraId="000000AF">
      <w:pPr>
        <w:pageBreakBefore w:val="0"/>
        <w:spacing w:line="360" w:lineRule="auto"/>
        <w:jc w:val="both"/>
        <w:rPr>
          <w:vertAlign w:val="baseline"/>
        </w:rPr>
      </w:pPr>
      <w:r w:rsidDel="00000000" w:rsidR="00000000" w:rsidRPr="00000000">
        <w:rPr>
          <w:vertAlign w:val="baseline"/>
          <w:rtl w:val="0"/>
        </w:rPr>
        <w:t xml:space="preserve">It has however been stated in </w:t>
      </w:r>
      <w:r w:rsidDel="00000000" w:rsidR="00000000" w:rsidRPr="00000000">
        <w:rPr>
          <w:b w:val="1"/>
          <w:vertAlign w:val="baseline"/>
          <w:rtl w:val="0"/>
        </w:rPr>
        <w:t xml:space="preserve">R v The chairman of London Sesions ex parte Downes</w:t>
      </w:r>
      <w:r w:rsidDel="00000000" w:rsidR="00000000" w:rsidRPr="00000000">
        <w:rPr>
          <w:b w:val="1"/>
          <w:vertAlign w:val="superscript"/>
        </w:rPr>
        <w:footnoteReference w:customMarkFollows="0" w:id="55"/>
      </w:r>
      <w:r w:rsidDel="00000000" w:rsidR="00000000" w:rsidRPr="00000000">
        <w:rPr>
          <w:vertAlign w:val="baseline"/>
          <w:rtl w:val="0"/>
        </w:rPr>
        <w:t xml:space="preserve"> that a court is not entitled to quash an indictment because an examination of the dispositions has led it to the conclusion that the prosecution would not succeed on the account.</w:t>
      </w:r>
    </w:p>
    <w:p w:rsidR="00000000" w:rsidDel="00000000" w:rsidP="00000000" w:rsidRDefault="00000000" w:rsidRPr="00000000" w14:paraId="000000B0">
      <w:pPr>
        <w:pageBreakBefore w:val="0"/>
        <w:spacing w:line="360" w:lineRule="auto"/>
        <w:jc w:val="both"/>
        <w:rPr>
          <w:vertAlign w:val="baseline"/>
        </w:rPr>
      </w:pPr>
      <w:r w:rsidDel="00000000" w:rsidR="00000000" w:rsidRPr="00000000">
        <w:rPr>
          <w:vertAlign w:val="baseline"/>
          <w:rtl w:val="0"/>
        </w:rPr>
        <w:t xml:space="preserve">In Kenya section 276 of the criminal procedure code provides for quashing of information. it is provided that if information does not state , and cannot by amendment authorized by section 275 be made to state an offence of which the accused has had notice , it shall be quashed either on a motion made before the accused pleads or a motion made in arrest of judgment .</w:t>
      </w:r>
    </w:p>
    <w:p w:rsidR="00000000" w:rsidDel="00000000" w:rsidP="00000000" w:rsidRDefault="00000000" w:rsidRPr="00000000" w14:paraId="000000B1">
      <w:pPr>
        <w:pageBreakBefore w:val="0"/>
        <w:spacing w:line="360" w:lineRule="auto"/>
        <w:jc w:val="both"/>
        <w:rPr>
          <w:vertAlign w:val="baseline"/>
        </w:rPr>
      </w:pPr>
      <w:r w:rsidDel="00000000" w:rsidR="00000000" w:rsidRPr="00000000">
        <w:rPr>
          <w:vertAlign w:val="baseline"/>
          <w:rtl w:val="0"/>
        </w:rPr>
        <w:t xml:space="preserve">In the event that section 276 is invoked, a written statement of every such motion shall be delivered to the registrar or other officer of the court by or on behalf of the accused and shall be entered upon the record.</w:t>
      </w:r>
    </w:p>
    <w:p w:rsidR="00000000" w:rsidDel="00000000" w:rsidP="00000000" w:rsidRDefault="00000000" w:rsidRPr="00000000" w14:paraId="000000B2">
      <w:pPr>
        <w:pageBreakBefore w:val="0"/>
        <w:spacing w:line="360" w:lineRule="auto"/>
        <w:jc w:val="both"/>
        <w:rPr>
          <w:vertAlign w:val="baseline"/>
        </w:rPr>
      </w:pPr>
      <w:r w:rsidDel="00000000" w:rsidR="00000000" w:rsidRPr="00000000">
        <w:rPr>
          <w:vertAlign w:val="baseline"/>
          <w:rtl w:val="0"/>
        </w:rPr>
        <w:t xml:space="preserve">If an information does not state and cannot even after amendment be made to state an offence for which the accused has had notice, it shall be quashed either on a motion, made before the accused, pleads or on a motion in arrest of judgment (276(1)) CPC. The motion shall be written and delivered to the registrar or other officer of the court (section 276(2) CPC</w:t>
      </w:r>
    </w:p>
    <w:p w:rsidR="00000000" w:rsidDel="00000000" w:rsidP="00000000" w:rsidRDefault="00000000" w:rsidRPr="00000000" w14:paraId="000000B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B4">
      <w:pPr>
        <w:pageBreakBefore w:val="0"/>
        <w:spacing w:line="360" w:lineRule="auto"/>
        <w:jc w:val="center"/>
        <w:rPr>
          <w:b w:val="0"/>
          <w:vertAlign w:val="baseline"/>
        </w:rPr>
      </w:pPr>
      <w:r w:rsidDel="00000000" w:rsidR="00000000" w:rsidRPr="00000000">
        <w:rPr>
          <w:b w:val="1"/>
          <w:vertAlign w:val="baseline"/>
          <w:rtl w:val="0"/>
        </w:rPr>
        <w:t xml:space="preserve">CONCLUSION</w:t>
      </w:r>
      <w:r w:rsidDel="00000000" w:rsidR="00000000" w:rsidRPr="00000000">
        <w:rPr>
          <w:rtl w:val="0"/>
        </w:rPr>
      </w:r>
    </w:p>
    <w:p w:rsidR="00000000" w:rsidDel="00000000" w:rsidP="00000000" w:rsidRDefault="00000000" w:rsidRPr="00000000" w14:paraId="000000B5">
      <w:pPr>
        <w:pageBreakBefore w:val="0"/>
        <w:spacing w:line="360" w:lineRule="auto"/>
        <w:rPr>
          <w:vertAlign w:val="baseline"/>
        </w:rPr>
      </w:pPr>
      <w:r w:rsidDel="00000000" w:rsidR="00000000" w:rsidRPr="00000000">
        <w:rPr>
          <w:vertAlign w:val="baseline"/>
          <w:rtl w:val="0"/>
        </w:rPr>
        <w:t xml:space="preserve">From the foregoing, it is clear that the person framing a charge must be conversant with the issue. Example is when a person enters a house with the intent to commit a felony contrary to section 304 of the Penal Code. If the entering was daytime, then the offence will be housebreaking if on the other hand the felon is alleged to have been committed at night, the proper offence to charge will be that of burglary</w:t>
      </w:r>
      <w:r w:rsidDel="00000000" w:rsidR="00000000" w:rsidRPr="00000000">
        <w:rPr>
          <w:vertAlign w:val="superscript"/>
        </w:rPr>
        <w:footnoteReference w:customMarkFollows="0" w:id="56"/>
      </w:r>
      <w:r w:rsidDel="00000000" w:rsidR="00000000" w:rsidRPr="00000000">
        <w:rPr>
          <w:vertAlign w:val="baseline"/>
          <w:rtl w:val="0"/>
        </w:rPr>
        <w:t xml:space="preserve">.</w:t>
      </w:r>
    </w:p>
    <w:p w:rsidR="00000000" w:rsidDel="00000000" w:rsidP="00000000" w:rsidRDefault="00000000" w:rsidRPr="00000000" w14:paraId="000000B6">
      <w:pPr>
        <w:pageBreakBefore w:val="0"/>
        <w:spacing w:line="360" w:lineRule="auto"/>
        <w:jc w:val="both"/>
        <w:rPr>
          <w:vertAlign w:val="baseline"/>
        </w:rPr>
      </w:pPr>
      <w:r w:rsidDel="00000000" w:rsidR="00000000" w:rsidRPr="00000000">
        <w:rPr>
          <w:vertAlign w:val="baseline"/>
          <w:rtl w:val="0"/>
        </w:rPr>
        <w:t xml:space="preserve">It is in the spirit of The Constitution to ensure justice for all. It therefore follows that:</w:t>
      </w:r>
    </w:p>
    <w:p w:rsidR="00000000" w:rsidDel="00000000" w:rsidP="00000000" w:rsidRDefault="00000000" w:rsidRPr="00000000" w14:paraId="000000B7">
      <w:pPr>
        <w:pageBreakBefore w:val="0"/>
        <w:numPr>
          <w:ilvl w:val="0"/>
          <w:numId w:val="4"/>
        </w:numPr>
        <w:spacing w:line="360" w:lineRule="auto"/>
        <w:ind w:left="780" w:hanging="360"/>
        <w:jc w:val="both"/>
        <w:rPr>
          <w:vertAlign w:val="baseline"/>
        </w:rPr>
      </w:pPr>
      <w:r w:rsidDel="00000000" w:rsidR="00000000" w:rsidRPr="00000000">
        <w:rPr>
          <w:vertAlign w:val="baseline"/>
          <w:rtl w:val="0"/>
        </w:rPr>
        <w:t xml:space="preserve">The criminal trials must be dealt with expeditiously. </w:t>
      </w:r>
    </w:p>
    <w:p w:rsidR="00000000" w:rsidDel="00000000" w:rsidP="00000000" w:rsidRDefault="00000000" w:rsidRPr="00000000" w14:paraId="000000B8">
      <w:pPr>
        <w:pageBreakBefore w:val="0"/>
        <w:numPr>
          <w:ilvl w:val="0"/>
          <w:numId w:val="4"/>
        </w:numPr>
        <w:spacing w:line="360" w:lineRule="auto"/>
        <w:ind w:left="780" w:hanging="360"/>
        <w:jc w:val="both"/>
        <w:rPr>
          <w:vertAlign w:val="baseline"/>
        </w:rPr>
      </w:pPr>
      <w:r w:rsidDel="00000000" w:rsidR="00000000" w:rsidRPr="00000000">
        <w:rPr>
          <w:vertAlign w:val="baseline"/>
          <w:rtl w:val="0"/>
        </w:rPr>
        <w:t xml:space="preserve">If the charge as framed does not  clearly state the offence as charged, no adequate opportunity can be said to have been offered to the accused to prepare his defense.</w:t>
      </w:r>
    </w:p>
    <w:p w:rsidR="00000000" w:rsidDel="00000000" w:rsidP="00000000" w:rsidRDefault="00000000" w:rsidRPr="00000000" w14:paraId="000000B9">
      <w:pPr>
        <w:pageBreakBefore w:val="0"/>
        <w:numPr>
          <w:ilvl w:val="0"/>
          <w:numId w:val="4"/>
        </w:numPr>
        <w:spacing w:line="360" w:lineRule="auto"/>
        <w:ind w:left="780" w:hanging="360"/>
        <w:jc w:val="both"/>
        <w:rPr>
          <w:vertAlign w:val="baseline"/>
        </w:rPr>
      </w:pPr>
      <w:r w:rsidDel="00000000" w:rsidR="00000000" w:rsidRPr="00000000">
        <w:rPr>
          <w:vertAlign w:val="baseline"/>
          <w:rtl w:val="0"/>
        </w:rPr>
        <w:t xml:space="preserve">Failure to make the offence well known to the accused leads to contravention of the constitution and consequently miscarriage of justice.</w:t>
      </w:r>
    </w:p>
    <w:p w:rsidR="00000000" w:rsidDel="00000000" w:rsidP="00000000" w:rsidRDefault="00000000" w:rsidRPr="00000000" w14:paraId="000000BA">
      <w:pPr>
        <w:pageBreakBefore w:val="0"/>
        <w:numPr>
          <w:ilvl w:val="0"/>
          <w:numId w:val="4"/>
        </w:numPr>
        <w:spacing w:line="360" w:lineRule="auto"/>
        <w:ind w:left="780" w:hanging="360"/>
        <w:jc w:val="both"/>
        <w:rPr>
          <w:vertAlign w:val="baseline"/>
        </w:rPr>
      </w:pPr>
      <w:r w:rsidDel="00000000" w:rsidR="00000000" w:rsidRPr="00000000">
        <w:rPr>
          <w:vertAlign w:val="baseline"/>
          <w:rtl w:val="0"/>
        </w:rPr>
        <w:t xml:space="preserve">If a defect of a charge is of such magnitude as to occasion failure of justice, it is unconstitutional and not even a plea of guilty to it can stand..</w:t>
      </w:r>
    </w:p>
    <w:p w:rsidR="00000000" w:rsidDel="00000000" w:rsidP="00000000" w:rsidRDefault="00000000" w:rsidRPr="00000000" w14:paraId="000000B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BC">
      <w:pPr>
        <w:pageBreakBefore w:val="0"/>
        <w:spacing w:line="360" w:lineRule="auto"/>
        <w:jc w:val="both"/>
        <w:rPr>
          <w:b w:val="0"/>
          <w:u w:val="single"/>
          <w:vertAlign w:val="baseline"/>
        </w:rPr>
      </w:pPr>
      <w:r w:rsidDel="00000000" w:rsidR="00000000" w:rsidRPr="00000000">
        <w:rPr>
          <w:rtl w:val="0"/>
        </w:rPr>
      </w:r>
    </w:p>
    <w:sectPr>
      <w:footerReference r:id="rId8" w:type="default"/>
      <w:footerReference r:id="rId9"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w:t>
      </w:r>
    </w:p>
  </w:footnote>
  <w:footnote w:id="1">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77(8) of the constitution</w:t>
      </w:r>
    </w:p>
  </w:footnote>
  <w:footnote w:id="2">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Criminal Appeal No. 786 of 1982 (unreported)</w:t>
      </w:r>
      <w:r w:rsidDel="00000000" w:rsidR="00000000" w:rsidRPr="00000000">
        <w:rPr>
          <w:rtl w:val="0"/>
        </w:rPr>
      </w:r>
    </w:p>
  </w:footnote>
  <w:footnote w:id="3">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w:t>
      </w:r>
    </w:p>
  </w:footnote>
  <w:footnote w:id="4">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137,criminal procedure code</w:t>
      </w:r>
    </w:p>
  </w:footnote>
  <w:footnote w:id="5">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[1969] E.A 236</w:t>
      </w:r>
      <w:r w:rsidDel="00000000" w:rsidR="00000000" w:rsidRPr="00000000">
        <w:rPr>
          <w:rtl w:val="0"/>
        </w:rPr>
      </w:r>
    </w:p>
  </w:footnote>
  <w:footnote w:id="6">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Archbold Jf: Pleadings, Evidence and Practise in criminal cases, London, Sweet and Maxwell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 1962 at page 53</w:t>
      </w:r>
    </w:p>
  </w:footnote>
  <w:footnote w:id="7">
    <w:p w:rsidR="00000000" w:rsidDel="00000000" w:rsidP="00000000" w:rsidRDefault="00000000" w:rsidRPr="00000000" w14:paraId="000000C4">
      <w:pPr>
        <w:pageBreakBefore w:val="0"/>
        <w:tabs>
          <w:tab w:val="left" w:pos="3034"/>
        </w:tabs>
        <w:rPr>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[1966] EA 459</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8">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[1974] EA 83</w:t>
      </w:r>
    </w:p>
  </w:footnote>
  <w:footnote w:id="9">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(1960)</w:t>
      </w:r>
    </w:p>
  </w:footnote>
  <w:footnote w:id="10">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w:t>
      </w:r>
    </w:p>
  </w:footnote>
  <w:footnote w:id="11">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(1962) EA 439</w:t>
      </w:r>
    </w:p>
  </w:footnote>
  <w:footnote w:id="12">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(1960) EA 132</w:t>
      </w:r>
    </w:p>
  </w:footnote>
  <w:footnote w:id="13">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 404 Laws of  Kenya</w:t>
      </w:r>
    </w:p>
  </w:footnote>
  <w:footnote w:id="14">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(1955</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 EACA 478</w:t>
      </w:r>
    </w:p>
  </w:footnote>
  <w:footnote w:id="15">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[1974] EA 83</w:t>
      </w:r>
    </w:p>
  </w:footnote>
  <w:footnote w:id="16">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(2003)KLR 406</w:t>
      </w:r>
    </w:p>
  </w:footnote>
  <w:footnote w:id="17">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 63 Laws of Kenya</w:t>
      </w:r>
    </w:p>
  </w:footnote>
  <w:footnote w:id="18">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(1980) KLR 95</w:t>
      </w:r>
    </w:p>
  </w:footnote>
  <w:footnote w:id="19">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(1962) EA 439</w:t>
      </w:r>
    </w:p>
  </w:footnote>
  <w:footnote w:id="20">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[1966] EA 459</w:t>
      </w:r>
    </w:p>
  </w:footnote>
  <w:footnote w:id="21">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[1974] EA 83</w:t>
      </w:r>
    </w:p>
  </w:footnote>
  <w:footnote w:id="22">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Dr. P.L.O. Lumumba[2005]A Handbook on Criminal Procedure in Kenya, LawAfrica Publishing (K) Ltd,Nairobi,48</w:t>
      </w:r>
    </w:p>
  </w:footnote>
  <w:footnote w:id="23">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Mongolia v. R [1934] 1 EACA 152</w:t>
      </w:r>
    </w:p>
  </w:footnote>
  <w:footnote w:id="24">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Valezi Kashiza v. R [1954] 21 EACA 389</w:t>
      </w:r>
    </w:p>
  </w:footnote>
  <w:footnote w:id="25">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[1965]EA 685</w:t>
      </w:r>
    </w:p>
  </w:footnote>
  <w:footnote w:id="26">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27">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28">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Alkaeli v. R</w:t>
      </w:r>
    </w:p>
  </w:footnote>
  <w:footnote w:id="29">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Appeal No.206 of 1987, C.A, Kisumu</w:t>
      </w:r>
    </w:p>
  </w:footnote>
  <w:footnote w:id="30">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Cosma s/o Nyadago v. R [1955] 22 EACA,450 (C.A) </w:t>
      </w:r>
    </w:p>
  </w:footnote>
  <w:footnote w:id="31">
    <w:p w:rsidR="00000000" w:rsidDel="00000000" w:rsidP="00000000" w:rsidRDefault="00000000" w:rsidRPr="00000000" w14:paraId="000000DD">
      <w:pPr>
        <w:pageBreakBefore w:val="0"/>
        <w:spacing w:line="360" w:lineRule="auto"/>
        <w:rPr>
          <w:color w:val="333333"/>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r>
      <w:r w:rsidDel="00000000" w:rsidR="00000000" w:rsidRPr="00000000">
        <w:rPr>
          <w:color w:val="333333"/>
          <w:sz w:val="20"/>
          <w:szCs w:val="20"/>
          <w:vertAlign w:val="baseline"/>
          <w:rtl w:val="0"/>
        </w:rPr>
        <w:t xml:space="preserve">Lumumba PLO, </w:t>
      </w:r>
      <w:r w:rsidDel="00000000" w:rsidR="00000000" w:rsidRPr="00000000">
        <w:rPr>
          <w:i w:val="1"/>
          <w:color w:val="333333"/>
          <w:sz w:val="20"/>
          <w:szCs w:val="20"/>
          <w:vertAlign w:val="baseline"/>
          <w:rtl w:val="0"/>
        </w:rPr>
        <w:t xml:space="preserve">A handbook in criminal procedure in Kenya (Law Africa</w:t>
      </w:r>
      <w:r w:rsidDel="00000000" w:rsidR="00000000" w:rsidRPr="00000000">
        <w:rPr>
          <w:color w:val="333333"/>
          <w:sz w:val="20"/>
          <w:szCs w:val="20"/>
          <w:vertAlign w:val="baseline"/>
          <w:rtl w:val="0"/>
        </w:rPr>
        <w:t xml:space="preserve">, Nairobi 2005)</w:t>
      </w:r>
      <w:r w:rsidDel="00000000" w:rsidR="00000000" w:rsidRPr="00000000">
        <w:rPr>
          <w:i w:val="1"/>
          <w:color w:val="333333"/>
          <w:sz w:val="20"/>
          <w:szCs w:val="20"/>
          <w:vertAlign w:val="baseline"/>
          <w:rtl w:val="0"/>
        </w:rPr>
        <w:t xml:space="preserve"> pg.62.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32">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0"/>
          <w:szCs w:val="20"/>
          <w:u w:val="none"/>
          <w:shd w:fill="auto" w:val="clear"/>
          <w:vertAlign w:val="baseline"/>
          <w:rtl w:val="0"/>
        </w:rPr>
        <w:t xml:space="preserve">(1973) E.A 182 (ILCK).</w:t>
      </w:r>
      <w:r w:rsidDel="00000000" w:rsidR="00000000" w:rsidRPr="00000000">
        <w:rPr>
          <w:rtl w:val="0"/>
        </w:rPr>
      </w:r>
    </w:p>
  </w:footnote>
  <w:footnote w:id="33">
    <w:p w:rsidR="00000000" w:rsidDel="00000000" w:rsidP="00000000" w:rsidRDefault="00000000" w:rsidRPr="00000000" w14:paraId="000000E0">
      <w:pPr>
        <w:pageBreakBefore w:val="0"/>
        <w:spacing w:line="360" w:lineRule="auto"/>
        <w:rPr>
          <w:color w:val="333333"/>
          <w:sz w:val="20"/>
          <w:szCs w:val="20"/>
          <w:vertAlign w:val="baseline"/>
        </w:rPr>
      </w:pPr>
      <w:r w:rsidDel="00000000" w:rsidR="00000000" w:rsidRPr="00000000">
        <w:rPr>
          <w:rStyle w:val="FootnoteReference"/>
          <w:vertAlign w:val="superscript"/>
        </w:rPr>
        <w:footnoteRef/>
      </w:r>
      <w:r w:rsidDel="00000000" w:rsidR="00000000" w:rsidRPr="00000000">
        <w:rPr>
          <w:sz w:val="20"/>
          <w:szCs w:val="20"/>
          <w:vertAlign w:val="baseline"/>
          <w:rtl w:val="0"/>
        </w:rPr>
        <w:t xml:space="preserve"> </w:t>
      </w:r>
      <w:r w:rsidDel="00000000" w:rsidR="00000000" w:rsidRPr="00000000">
        <w:rPr>
          <w:color w:val="333333"/>
          <w:sz w:val="20"/>
          <w:szCs w:val="20"/>
          <w:vertAlign w:val="baseline"/>
          <w:rtl w:val="0"/>
        </w:rPr>
        <w:t xml:space="preserve">(1962) E.A 684 (SCK).</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34">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Cap 63, Under Chapter XLI Section </w:t>
      </w:r>
    </w:p>
  </w:footnote>
  <w:footnote w:id="35">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 v Karia  16 E.A.C.A 116</w:t>
      </w:r>
    </w:p>
  </w:footnote>
  <w:footnote w:id="36">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Mawji v R </w:t>
      </w:r>
    </w:p>
  </w:footnote>
  <w:footnote w:id="37">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 v Zulu [1961]R.&amp;N.645(N.R)</w:t>
      </w:r>
    </w:p>
  </w:footnote>
  <w:footnote w:id="38">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[1975] AC 819[1974]3 All ER 1032</w:t>
      </w:r>
    </w:p>
  </w:footnote>
  <w:footnote w:id="39">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Procedures in Criminal Law in Kenya by Momanyi Bwononga</w:t>
      </w:r>
    </w:p>
  </w:footnote>
  <w:footnote w:id="40">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Uganda V Milenge &amp; Anor (1970) E.A 269 (CA)</w:t>
      </w:r>
    </w:p>
  </w:footnote>
  <w:footnote w:id="41">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1943 1 EACA 121</w:t>
      </w:r>
    </w:p>
  </w:footnote>
  <w:footnote w:id="42">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(1952) EA 471</w:t>
      </w:r>
    </w:p>
  </w:footnote>
  <w:footnote w:id="43">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 ALL ER 516</w:t>
      </w:r>
    </w:p>
  </w:footnote>
  <w:footnote w:id="44">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in Kenya by PLO Lumumba at page 64</w:t>
      </w:r>
    </w:p>
  </w:footnote>
  <w:footnote w:id="45">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[1965] EA 777</w:t>
      </w:r>
    </w:p>
  </w:footnote>
  <w:footnote w:id="46">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[1963] EA 542</w:t>
      </w:r>
    </w:p>
  </w:footnote>
  <w:footnote w:id="47">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w:t>
      </w:r>
    </w:p>
  </w:footnote>
  <w:footnote w:id="48">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Criminal procedure code</w:t>
      </w:r>
    </w:p>
  </w:footnote>
  <w:footnote w:id="49">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214 CPC</w:t>
      </w:r>
    </w:p>
  </w:footnote>
  <w:footnote w:id="50">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(1964) E.A122,</w:t>
      </w:r>
    </w:p>
  </w:footnote>
  <w:footnote w:id="51">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(1962) EA 50</w:t>
      </w:r>
    </w:p>
  </w:footnote>
  <w:footnote w:id="52">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Arch bold Jf: evidence, pleadings and criminal practice, London, sweet and Maxwell,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1962 at 88.</w:t>
      </w:r>
    </w:p>
  </w:footnote>
  <w:footnote w:id="53">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 Burr 2046</w:t>
      </w:r>
    </w:p>
  </w:footnote>
  <w:footnote w:id="54">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 str 921</w:t>
      </w:r>
    </w:p>
  </w:footnote>
  <w:footnote w:id="55">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1954 1 QB 1</w:t>
      </w:r>
    </w:p>
  </w:footnote>
  <w:footnote w:id="56">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304(2) of the Penal Code(Cap 63)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80" w:hanging="360"/>
      </w:pPr>
      <w:rPr>
        <w:rFonts w:ascii="Noto Sans Symbols" w:cs="Noto Sans Symbols" w:eastAsia="Noto Sans Symbols" w:hAnsi="Noto Sans Symbols"/>
        <w:vertAlign w:val="baseline"/>
      </w:rPr>
    </w:lvl>
    <w:lvl w:ilvl="1">
      <w:start w:val="1"/>
      <w:numFmt w:val="bullet"/>
      <w:lvlText w:val="o"/>
      <w:lvlJc w:val="left"/>
      <w:pPr>
        <w:ind w:left="1500" w:hanging="360"/>
      </w:pPr>
      <w:rPr>
        <w:rFonts w:ascii="Courier New" w:cs="Courier New" w:eastAsia="Courier New" w:hAnsi="Courier New"/>
        <w:vertAlign w:val="baseline"/>
      </w:rPr>
    </w:lvl>
    <w:lvl w:ilvl="2">
      <w:start w:val="1"/>
      <w:numFmt w:val="bullet"/>
      <w:lvlText w:val="▪"/>
      <w:lvlJc w:val="left"/>
      <w:pPr>
        <w:ind w:left="2220" w:hanging="360"/>
      </w:pPr>
      <w:rPr>
        <w:rFonts w:ascii="Noto Sans Symbols" w:cs="Noto Sans Symbols" w:eastAsia="Noto Sans Symbols" w:hAnsi="Noto Sans Symbols"/>
        <w:vertAlign w:val="baseline"/>
      </w:rPr>
    </w:lvl>
    <w:lvl w:ilvl="3">
      <w:start w:val="1"/>
      <w:numFmt w:val="bullet"/>
      <w:lvlText w:val="●"/>
      <w:lvlJc w:val="left"/>
      <w:pPr>
        <w:ind w:left="2940" w:hanging="360"/>
      </w:pPr>
      <w:rPr>
        <w:rFonts w:ascii="Noto Sans Symbols" w:cs="Noto Sans Symbols" w:eastAsia="Noto Sans Symbols" w:hAnsi="Noto Sans Symbols"/>
        <w:vertAlign w:val="baseline"/>
      </w:rPr>
    </w:lvl>
    <w:lvl w:ilvl="4">
      <w:start w:val="1"/>
      <w:numFmt w:val="bullet"/>
      <w:lvlText w:val="o"/>
      <w:lvlJc w:val="left"/>
      <w:pPr>
        <w:ind w:left="3660" w:hanging="360"/>
      </w:pPr>
      <w:rPr>
        <w:rFonts w:ascii="Courier New" w:cs="Courier New" w:eastAsia="Courier New" w:hAnsi="Courier New"/>
        <w:vertAlign w:val="baseline"/>
      </w:rPr>
    </w:lvl>
    <w:lvl w:ilvl="5">
      <w:start w:val="1"/>
      <w:numFmt w:val="bullet"/>
      <w:lvlText w:val="▪"/>
      <w:lvlJc w:val="left"/>
      <w:pPr>
        <w:ind w:left="4380" w:hanging="360"/>
      </w:pPr>
      <w:rPr>
        <w:rFonts w:ascii="Noto Sans Symbols" w:cs="Noto Sans Symbols" w:eastAsia="Noto Sans Symbols" w:hAnsi="Noto Sans Symbols"/>
        <w:vertAlign w:val="baseline"/>
      </w:rPr>
    </w:lvl>
    <w:lvl w:ilvl="6">
      <w:start w:val="1"/>
      <w:numFmt w:val="bullet"/>
      <w:lvlText w:val="●"/>
      <w:lvlJc w:val="left"/>
      <w:pPr>
        <w:ind w:left="5100" w:hanging="360"/>
      </w:pPr>
      <w:rPr>
        <w:rFonts w:ascii="Noto Sans Symbols" w:cs="Noto Sans Symbols" w:eastAsia="Noto Sans Symbols" w:hAnsi="Noto Sans Symbols"/>
        <w:vertAlign w:val="baseline"/>
      </w:rPr>
    </w:lvl>
    <w:lvl w:ilvl="7">
      <w:start w:val="1"/>
      <w:numFmt w:val="bullet"/>
      <w:lvlText w:val="o"/>
      <w:lvlJc w:val="left"/>
      <w:pPr>
        <w:ind w:left="5820" w:hanging="360"/>
      </w:pPr>
      <w:rPr>
        <w:rFonts w:ascii="Courier New" w:cs="Courier New" w:eastAsia="Courier New" w:hAnsi="Courier New"/>
        <w:vertAlign w:val="baseline"/>
      </w:rPr>
    </w:lvl>
    <w:lvl w:ilvl="8">
      <w:start w:val="1"/>
      <w:numFmt w:val="bullet"/>
      <w:lvlText w:val="▪"/>
      <w:lvlJc w:val="left"/>
      <w:pPr>
        <w:ind w:left="6540" w:hanging="360"/>
      </w:pPr>
      <w:rPr>
        <w:rFonts w:ascii="Noto Sans Symbols" w:cs="Noto Sans Symbols" w:eastAsia="Noto Sans Symbols" w:hAnsi="Noto Sans Symbols"/>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pageBreakBefore w:val="0"/>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pageBreakBefore w:val="0"/>
      <w:spacing w:after="60" w:before="240" w:lineRule="auto"/>
    </w:pPr>
    <w:rPr>
      <w:b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Heading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kern w:val="36"/>
      <w:position w:val="-1"/>
      <w:sz w:val="48"/>
      <w:szCs w:val="48"/>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gtZM66i+suRcf8hWrCRHL5NKXA==">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2008-04-10T09:05:00Z</dcterms:created>
  <dc:creator>ROOMIES</dc:creator>
</cp:coreProperties>
</file>