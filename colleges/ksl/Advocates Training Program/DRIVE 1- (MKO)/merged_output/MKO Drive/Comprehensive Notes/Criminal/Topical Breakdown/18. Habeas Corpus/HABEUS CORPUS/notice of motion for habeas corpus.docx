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00" w:line="360" w:lineRule="auto"/>
        <w:ind w:left="2880"/>
        <w:jc w:val="both"/>
        <w:rPr>
          <w:rFonts w:ascii="Cambria" w:cs="Cambria" w:eastAsia="Cambria" w:hAnsi="Cambria"/>
          <w:sz w:val="24"/>
          <w:szCs w:val="24"/>
        </w:rPr>
      </w:pPr>
      <w:bookmarkStart w:colFirst="0" w:colLast="0" w:name="_heading=h.gjdgxs" w:id="0"/>
      <w:bookmarkEnd w:id="0"/>
      <w:r w:rsidDel="00000000" w:rsidR="00000000" w:rsidRPr="00000000">
        <w:rPr>
          <w:rFonts w:ascii="Cambria" w:cs="Cambria" w:eastAsia="Cambria" w:hAnsi="Cambria"/>
          <w:sz w:val="24"/>
          <w:szCs w:val="24"/>
          <w:u w:val="single"/>
          <w:rtl w:val="0"/>
        </w:rPr>
        <w:t xml:space="preserve">REPUBLIC OF KENYA</w:t>
      </w:r>
      <w:r w:rsidDel="00000000" w:rsidR="00000000" w:rsidRPr="00000000">
        <w:rPr>
          <w:rtl w:val="0"/>
        </w:rPr>
      </w:r>
    </w:p>
    <w:p w:rsidR="00000000" w:rsidDel="00000000" w:rsidP="00000000" w:rsidRDefault="00000000" w:rsidRPr="00000000" w14:paraId="00000002">
      <w:pPr>
        <w:pageBreakBefore w:val="0"/>
        <w:spacing w:after="20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 THE HIGH COURT OF KENYA </w:t>
      </w:r>
    </w:p>
    <w:p w:rsidR="00000000" w:rsidDel="00000000" w:rsidP="00000000" w:rsidRDefault="00000000" w:rsidRPr="00000000" w14:paraId="00000003">
      <w:pPr>
        <w:pageBreakBefore w:val="0"/>
        <w:spacing w:after="200" w:line="36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AT HOMABAY</w:t>
      </w:r>
    </w:p>
    <w:p w:rsidR="00000000" w:rsidDel="00000000" w:rsidP="00000000" w:rsidRDefault="00000000" w:rsidRPr="00000000" w14:paraId="00000004">
      <w:pPr>
        <w:pageBreakBefore w:val="0"/>
        <w:spacing w:after="200" w:line="36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PETITION NO…. of…...  2016</w:t>
      </w:r>
    </w:p>
    <w:p w:rsidR="00000000" w:rsidDel="00000000" w:rsidP="00000000" w:rsidRDefault="00000000" w:rsidRPr="00000000" w14:paraId="00000005">
      <w:pPr>
        <w:pageBreakBefore w:val="0"/>
        <w:spacing w:after="200" w:line="36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 THE MATTER OF article 21(1)</w:t>
      </w:r>
    </w:p>
    <w:p w:rsidR="00000000" w:rsidDel="00000000" w:rsidP="00000000" w:rsidRDefault="00000000" w:rsidRPr="00000000" w14:paraId="00000006">
      <w:pPr>
        <w:pageBreakBefore w:val="0"/>
        <w:spacing w:after="200" w:line="36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MATTER OF ALLEGED CONTRAVENTION OF RIGHTS OR FUNDAMENTAL                                                                                                  FREEDOMS UNDER   ARTICLE</w:t>
      </w:r>
      <w:r w:rsidDel="00000000" w:rsidR="00000000" w:rsidRPr="00000000">
        <w:rPr>
          <w:rFonts w:ascii="Cambria" w:cs="Cambria" w:eastAsia="Cambria" w:hAnsi="Cambria"/>
          <w:i w:val="1"/>
          <w:sz w:val="24"/>
          <w:szCs w:val="24"/>
          <w:rtl w:val="0"/>
        </w:rPr>
        <w:t xml:space="preserve"> (</w:t>
      </w:r>
      <w:r w:rsidDel="00000000" w:rsidR="00000000" w:rsidRPr="00000000">
        <w:rPr>
          <w:rFonts w:ascii="Cambria" w:cs="Cambria" w:eastAsia="Cambria" w:hAnsi="Cambria"/>
          <w:sz w:val="24"/>
          <w:szCs w:val="24"/>
          <w:rtl w:val="0"/>
        </w:rPr>
        <w:t xml:space="preserve">art.25(D),51(2),)</w:t>
      </w:r>
    </w:p>
    <w:p w:rsidR="00000000" w:rsidDel="00000000" w:rsidP="00000000" w:rsidRDefault="00000000" w:rsidRPr="00000000" w14:paraId="00000007">
      <w:pPr>
        <w:pageBreakBefore w:val="0"/>
        <w:spacing w:after="200" w:line="36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AND</w:t>
      </w:r>
    </w:p>
    <w:p w:rsidR="00000000" w:rsidDel="00000000" w:rsidP="00000000" w:rsidRDefault="00000000" w:rsidRPr="00000000" w14:paraId="00000008">
      <w:pPr>
        <w:pageBreakBefore w:val="0"/>
        <w:spacing w:after="200" w:line="36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MATTER OF THE CONSTITUTION OF KENYA (PROTECTION OF THE</w:t>
      </w:r>
      <w:sdt>
        <w:sdtPr>
          <w:tag w:val="goog_rdk_0"/>
        </w:sdtPr>
        <w:sdtContent>
          <w:ins w:author="FAITH WANJIRU" w:id="0" w:date="2022-02-03T11:26:33Z">
            <w:r w:rsidDel="00000000" w:rsidR="00000000" w:rsidRPr="00000000">
              <w:rPr>
                <w:rFonts w:ascii="Cambria" w:cs="Cambria" w:eastAsia="Cambria" w:hAnsi="Cambria"/>
                <w:sz w:val="24"/>
                <w:szCs w:val="24"/>
                <w:rtl w:val="0"/>
              </w:rPr>
              <w:t xml:space="preserve"> </w:t>
            </w:r>
          </w:ins>
        </w:sdtContent>
      </w:sdt>
      <w:r w:rsidDel="00000000" w:rsidR="00000000" w:rsidRPr="00000000">
        <w:rPr>
          <w:rFonts w:ascii="Cambria" w:cs="Cambria" w:eastAsia="Cambria" w:hAnsi="Cambria"/>
          <w:sz w:val="24"/>
          <w:szCs w:val="24"/>
          <w:rtl w:val="0"/>
        </w:rPr>
        <w:t xml:space="preserve">RIGHTS AND FUNDAMENTAL FREEDOMS) </w:t>
      </w:r>
      <w:sdt>
        <w:sdtPr>
          <w:tag w:val="goog_rdk_1"/>
        </w:sdtPr>
        <w:sdtContent>
          <w:ins w:author="FAITH WANJIRU" w:id="1" w:date="2022-02-03T11:26:38Z">
            <w:r w:rsidDel="00000000" w:rsidR="00000000" w:rsidRPr="00000000">
              <w:rPr>
                <w:rFonts w:ascii="Cambria" w:cs="Cambria" w:eastAsia="Cambria" w:hAnsi="Cambria"/>
                <w:sz w:val="24"/>
                <w:szCs w:val="24"/>
                <w:rtl w:val="0"/>
              </w:rPr>
              <w:t xml:space="preserve">PRACTICE</w:t>
            </w:r>
          </w:ins>
        </w:sdtContent>
      </w:sdt>
      <w:sdt>
        <w:sdtPr>
          <w:tag w:val="goog_rdk_2"/>
        </w:sdtPr>
        <w:sdtContent>
          <w:del w:author="FAITH WANJIRU" w:id="1" w:date="2022-02-03T11:26:38Z">
            <w:r w:rsidDel="00000000" w:rsidR="00000000" w:rsidRPr="00000000">
              <w:rPr>
                <w:rFonts w:ascii="Cambria" w:cs="Cambria" w:eastAsia="Cambria" w:hAnsi="Cambria"/>
                <w:sz w:val="24"/>
                <w:szCs w:val="24"/>
                <w:rtl w:val="0"/>
              </w:rPr>
              <w:delText xml:space="preserve">PRECTICE</w:delText>
            </w:r>
          </w:del>
        </w:sdtContent>
      </w:sdt>
      <w:r w:rsidDel="00000000" w:rsidR="00000000" w:rsidRPr="00000000">
        <w:rPr>
          <w:rFonts w:ascii="Cambria" w:cs="Cambria" w:eastAsia="Cambria" w:hAnsi="Cambria"/>
          <w:sz w:val="24"/>
          <w:szCs w:val="24"/>
          <w:rtl w:val="0"/>
        </w:rPr>
        <w:t xml:space="preserve"> AND PROCEDURE RULES, 2013</w:t>
      </w:r>
    </w:p>
    <w:p w:rsidR="00000000" w:rsidDel="00000000" w:rsidP="00000000" w:rsidRDefault="00000000" w:rsidRPr="00000000" w14:paraId="00000009">
      <w:pPr>
        <w:pageBreakBefore w:val="0"/>
        <w:spacing w:after="200" w:line="36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AND</w:t>
      </w:r>
    </w:p>
    <w:p w:rsidR="00000000" w:rsidDel="00000000" w:rsidP="00000000" w:rsidRDefault="00000000" w:rsidRPr="00000000" w14:paraId="0000000A">
      <w:pPr>
        <w:pageBreakBefore w:val="0"/>
        <w:spacing w:after="200" w:line="36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MATTER OF SECTION 389 OF THE CRIMINAL </w:t>
      </w:r>
      <w:sdt>
        <w:sdtPr>
          <w:tag w:val="goog_rdk_3"/>
        </w:sdtPr>
        <w:sdtContent>
          <w:ins w:author="FAITH WANJIRU" w:id="2" w:date="2022-02-03T11:26:44Z">
            <w:r w:rsidDel="00000000" w:rsidR="00000000" w:rsidRPr="00000000">
              <w:rPr>
                <w:rFonts w:ascii="Cambria" w:cs="Cambria" w:eastAsia="Cambria" w:hAnsi="Cambria"/>
                <w:sz w:val="24"/>
                <w:szCs w:val="24"/>
                <w:rtl w:val="0"/>
              </w:rPr>
              <w:t xml:space="preserve">PROCEDURE</w:t>
            </w:r>
          </w:ins>
        </w:sdtContent>
      </w:sdt>
      <w:sdt>
        <w:sdtPr>
          <w:tag w:val="goog_rdk_4"/>
        </w:sdtPr>
        <w:sdtContent>
          <w:del w:author="FAITH WANJIRU" w:id="2" w:date="2022-02-03T11:26:44Z">
            <w:r w:rsidDel="00000000" w:rsidR="00000000" w:rsidRPr="00000000">
              <w:rPr>
                <w:rFonts w:ascii="Cambria" w:cs="Cambria" w:eastAsia="Cambria" w:hAnsi="Cambria"/>
                <w:sz w:val="24"/>
                <w:szCs w:val="24"/>
                <w:rtl w:val="0"/>
              </w:rPr>
              <w:delText xml:space="preserve">PROCUDURE</w:delText>
            </w:r>
          </w:del>
        </w:sdtContent>
      </w:sdt>
      <w:r w:rsidDel="00000000" w:rsidR="00000000" w:rsidRPr="00000000">
        <w:rPr>
          <w:rFonts w:ascii="Cambria" w:cs="Cambria" w:eastAsia="Cambria" w:hAnsi="Cambria"/>
          <w:sz w:val="24"/>
          <w:szCs w:val="24"/>
          <w:rtl w:val="0"/>
        </w:rPr>
        <w:t xml:space="preserve"> CODE CHAPTER 75 OF LAWS OF KENYA</w:t>
      </w:r>
    </w:p>
    <w:p w:rsidR="00000000" w:rsidDel="00000000" w:rsidP="00000000" w:rsidRDefault="00000000" w:rsidRPr="00000000" w14:paraId="0000000B">
      <w:pPr>
        <w:pageBreakBefore w:val="0"/>
        <w:spacing w:after="200" w:line="36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AND</w:t>
      </w:r>
    </w:p>
    <w:p w:rsidR="00000000" w:rsidDel="00000000" w:rsidP="00000000" w:rsidRDefault="00000000" w:rsidRPr="00000000" w14:paraId="0000000C">
      <w:pPr>
        <w:pageBreakBefore w:val="0"/>
        <w:spacing w:after="200" w:line="36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MATTER OF CRIMINAL </w:t>
      </w:r>
      <w:sdt>
        <w:sdtPr>
          <w:tag w:val="goog_rdk_5"/>
        </w:sdtPr>
        <w:sdtContent>
          <w:ins w:author="FAITH WANJIRU" w:id="3" w:date="2022-02-03T11:26:48Z">
            <w:r w:rsidDel="00000000" w:rsidR="00000000" w:rsidRPr="00000000">
              <w:rPr>
                <w:rFonts w:ascii="Cambria" w:cs="Cambria" w:eastAsia="Cambria" w:hAnsi="Cambria"/>
                <w:sz w:val="24"/>
                <w:szCs w:val="24"/>
                <w:rtl w:val="0"/>
              </w:rPr>
              <w:t xml:space="preserve">PROCEDURE</w:t>
            </w:r>
          </w:ins>
        </w:sdtContent>
      </w:sdt>
      <w:sdt>
        <w:sdtPr>
          <w:tag w:val="goog_rdk_6"/>
        </w:sdtPr>
        <w:sdtContent>
          <w:del w:author="FAITH WANJIRU" w:id="3" w:date="2022-02-03T11:26:48Z">
            <w:r w:rsidDel="00000000" w:rsidR="00000000" w:rsidRPr="00000000">
              <w:rPr>
                <w:rFonts w:ascii="Cambria" w:cs="Cambria" w:eastAsia="Cambria" w:hAnsi="Cambria"/>
                <w:sz w:val="24"/>
                <w:szCs w:val="24"/>
                <w:rtl w:val="0"/>
              </w:rPr>
              <w:delText xml:space="preserve">PROCUDURE</w:delText>
            </w:r>
          </w:del>
        </w:sdtContent>
      </w:sdt>
      <w:r w:rsidDel="00000000" w:rsidR="00000000" w:rsidRPr="00000000">
        <w:rPr>
          <w:rFonts w:ascii="Cambria" w:cs="Cambria" w:eastAsia="Cambria" w:hAnsi="Cambria"/>
          <w:sz w:val="24"/>
          <w:szCs w:val="24"/>
          <w:rtl w:val="0"/>
        </w:rPr>
        <w:t xml:space="preserve"> (DIRECTION IN THE NATURE OF HABEAS CORPUS) RULES</w:t>
      </w:r>
    </w:p>
    <w:p w:rsidR="00000000" w:rsidDel="00000000" w:rsidP="00000000" w:rsidRDefault="00000000" w:rsidRPr="00000000" w14:paraId="0000000D">
      <w:pPr>
        <w:pageBreakBefore w:val="0"/>
        <w:spacing w:after="200" w:line="360" w:lineRule="auto"/>
        <w:ind w:firstLine="72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pageBreakBefore w:val="0"/>
        <w:spacing w:after="20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MR MALI YAMUNGU …….………………………………….............................................PETITIONER</w:t>
      </w:r>
    </w:p>
    <w:p w:rsidR="00000000" w:rsidDel="00000000" w:rsidP="00000000" w:rsidRDefault="00000000" w:rsidRPr="00000000" w14:paraId="0000000F">
      <w:pPr>
        <w:pageBreakBefore w:val="0"/>
        <w:spacing w:after="200" w:line="360" w:lineRule="auto"/>
        <w:ind w:left="288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VERSUS –</w:t>
      </w:r>
    </w:p>
    <w:p w:rsidR="00000000" w:rsidDel="00000000" w:rsidP="00000000" w:rsidRDefault="00000000" w:rsidRPr="00000000" w14:paraId="00000010">
      <w:pPr>
        <w:pageBreakBefore w:val="0"/>
        <w:spacing w:after="20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INSPECTORGENERALOFPOLI....................................................................................1</w:t>
      </w:r>
      <w:r w:rsidDel="00000000" w:rsidR="00000000" w:rsidRPr="00000000">
        <w:rPr>
          <w:rFonts w:ascii="Cambria" w:cs="Cambria" w:eastAsia="Cambria" w:hAnsi="Cambria"/>
          <w:sz w:val="24"/>
          <w:szCs w:val="24"/>
          <w:vertAlign w:val="superscript"/>
          <w:rtl w:val="0"/>
        </w:rPr>
        <w:t xml:space="preserve">ST</w:t>
      </w:r>
      <w:r w:rsidDel="00000000" w:rsidR="00000000" w:rsidRPr="00000000">
        <w:rPr>
          <w:rFonts w:ascii="Cambria" w:cs="Cambria" w:eastAsia="Cambria" w:hAnsi="Cambria"/>
          <w:sz w:val="24"/>
          <w:szCs w:val="24"/>
          <w:rtl w:val="0"/>
        </w:rPr>
        <w:t xml:space="preserve">RESPODENT</w:t>
      </w:r>
    </w:p>
    <w:p w:rsidR="00000000" w:rsidDel="00000000" w:rsidP="00000000" w:rsidRDefault="00000000" w:rsidRPr="00000000" w14:paraId="00000011">
      <w:pPr>
        <w:pageBreakBefore w:val="0"/>
        <w:spacing w:after="200" w:line="360" w:lineRule="auto"/>
        <w:jc w:val="both"/>
        <w:rPr>
          <w:rFonts w:ascii="Cambria" w:cs="Cambria" w:eastAsia="Cambria" w:hAnsi="Cambria"/>
          <w:sz w:val="36"/>
          <w:szCs w:val="36"/>
        </w:rPr>
      </w:pPr>
      <w:r w:rsidDel="00000000" w:rsidR="00000000" w:rsidRPr="00000000">
        <w:rPr>
          <w:rFonts w:ascii="Cambria" w:cs="Cambria" w:eastAsia="Cambria" w:hAnsi="Cambria"/>
          <w:sz w:val="24"/>
          <w:szCs w:val="24"/>
          <w:rtl w:val="0"/>
        </w:rPr>
        <w:t xml:space="preserve">ATTORNEY GENERAL………………………………………………………… … …....2</w:t>
      </w:r>
      <w:r w:rsidDel="00000000" w:rsidR="00000000" w:rsidRPr="00000000">
        <w:rPr>
          <w:rFonts w:ascii="Cambria" w:cs="Cambria" w:eastAsia="Cambria" w:hAnsi="Cambria"/>
          <w:sz w:val="24"/>
          <w:szCs w:val="24"/>
          <w:vertAlign w:val="superscript"/>
          <w:rtl w:val="0"/>
        </w:rPr>
        <w:t xml:space="preserve">ND</w:t>
      </w:r>
      <w:r w:rsidDel="00000000" w:rsidR="00000000" w:rsidRPr="00000000">
        <w:rPr>
          <w:rFonts w:ascii="Cambria" w:cs="Cambria" w:eastAsia="Cambria" w:hAnsi="Cambria"/>
          <w:sz w:val="24"/>
          <w:szCs w:val="24"/>
          <w:rtl w:val="0"/>
        </w:rPr>
        <w:t xml:space="preserve"> RESPONDENT</w:t>
      </w:r>
      <w:r w:rsidDel="00000000" w:rsidR="00000000" w:rsidRPr="00000000">
        <w:rPr>
          <w:rtl w:val="0"/>
        </w:rPr>
      </w:r>
    </w:p>
    <w:p w:rsidR="00000000" w:rsidDel="00000000" w:rsidP="00000000" w:rsidRDefault="00000000" w:rsidRPr="00000000" w14:paraId="00000012">
      <w:pPr>
        <w:pageBreakBefore w:val="0"/>
        <w:spacing w:after="200" w:line="360" w:lineRule="auto"/>
        <w:ind w:left="810" w:right="641"/>
        <w:jc w:val="both"/>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w:t>
      </w:r>
      <w:r w:rsidDel="00000000" w:rsidR="00000000" w:rsidRPr="00000000">
        <w:rPr>
          <w:rFonts w:ascii="Cambria" w:cs="Cambria" w:eastAsia="Cambria" w:hAnsi="Cambria"/>
          <w:sz w:val="36"/>
          <w:szCs w:val="36"/>
          <w:rtl w:val="0"/>
        </w:rPr>
        <w:t xml:space="preserve">Being an application for habeas corpus pending hearing and determination of the intended petition.)</w:t>
      </w:r>
      <w:r w:rsidDel="00000000" w:rsidR="00000000" w:rsidRPr="00000000">
        <w:rPr>
          <w:rtl w:val="0"/>
        </w:rPr>
      </w:r>
    </w:p>
    <w:p w:rsidR="00000000" w:rsidDel="00000000" w:rsidP="00000000" w:rsidRDefault="00000000" w:rsidRPr="00000000" w14:paraId="00000013">
      <w:pPr>
        <w:keepNext w:val="1"/>
        <w:pageBreakBefore w:val="0"/>
        <w:spacing w:after="0" w:line="360" w:lineRule="auto"/>
        <w:jc w:val="center"/>
        <w:rPr>
          <w:rFonts w:ascii="Cambria" w:cs="Cambria" w:eastAsia="Cambria" w:hAnsi="Cambria"/>
          <w:b w:val="1"/>
          <w:sz w:val="36"/>
          <w:szCs w:val="36"/>
          <w:u w:val="single"/>
        </w:rPr>
      </w:pPr>
      <w:r w:rsidDel="00000000" w:rsidR="00000000" w:rsidRPr="00000000">
        <w:rPr>
          <w:rFonts w:ascii="Cambria" w:cs="Cambria" w:eastAsia="Cambria" w:hAnsi="Cambria"/>
          <w:b w:val="1"/>
          <w:sz w:val="36"/>
          <w:szCs w:val="36"/>
          <w:u w:val="single"/>
          <w:rtl w:val="0"/>
        </w:rPr>
        <w:t xml:space="preserve">NOTICE OF MOTION</w:t>
      </w:r>
    </w:p>
    <w:p w:rsidR="00000000" w:rsidDel="00000000" w:rsidP="00000000" w:rsidRDefault="00000000" w:rsidRPr="00000000" w14:paraId="00000014">
      <w:pPr>
        <w:pageBreakBefore w:val="0"/>
        <w:spacing w:after="200" w:line="276" w:lineRule="auto"/>
        <w:ind w:left="720" w:firstLine="720"/>
        <w:rPr>
          <w:rFonts w:ascii="Cambria" w:cs="Cambria" w:eastAsia="Cambria" w:hAnsi="Cambria"/>
          <w:b w:val="1"/>
          <w:sz w:val="36"/>
          <w:szCs w:val="36"/>
          <w:u w:val="single"/>
        </w:rPr>
      </w:pPr>
      <w:r w:rsidDel="00000000" w:rsidR="00000000" w:rsidRPr="00000000">
        <w:rPr>
          <w:rFonts w:ascii="Cambria" w:cs="Cambria" w:eastAsia="Cambria" w:hAnsi="Cambria"/>
          <w:b w:val="1"/>
          <w:sz w:val="36"/>
          <w:szCs w:val="36"/>
          <w:u w:val="single"/>
          <w:rtl w:val="0"/>
        </w:rPr>
        <w:t xml:space="preserve">(</w:t>
      </w:r>
      <w:r w:rsidDel="00000000" w:rsidR="00000000" w:rsidRPr="00000000">
        <w:rPr>
          <w:rFonts w:ascii="Times New Roman" w:cs="Times New Roman" w:eastAsia="Times New Roman" w:hAnsi="Times New Roman"/>
          <w:sz w:val="24"/>
          <w:szCs w:val="24"/>
          <w:rtl w:val="0"/>
        </w:rPr>
        <w:t xml:space="preserve">UNDER ORDER 19A OF THE </w:t>
      </w:r>
      <w:r w:rsidDel="00000000" w:rsidR="00000000" w:rsidRPr="00000000">
        <w:rPr>
          <w:rFonts w:ascii="Cambria" w:cs="Cambria" w:eastAsia="Cambria" w:hAnsi="Cambria"/>
          <w:sz w:val="24"/>
          <w:szCs w:val="24"/>
          <w:rtl w:val="0"/>
        </w:rPr>
        <w:t xml:space="preserve">CONSTITUTION OF KENYA (PROTECTION OF THERIGHTS AND FUNDAMENTAL FREEDOMS) </w:t>
      </w:r>
      <w:sdt>
        <w:sdtPr>
          <w:tag w:val="goog_rdk_7"/>
        </w:sdtPr>
        <w:sdtContent>
          <w:ins w:author="_kev_k_" w:id="4" w:date="2021-10-27T02:35:21Z">
            <w:r w:rsidDel="00000000" w:rsidR="00000000" w:rsidRPr="00000000">
              <w:rPr>
                <w:rFonts w:ascii="Cambria" w:cs="Cambria" w:eastAsia="Cambria" w:hAnsi="Cambria"/>
                <w:sz w:val="24"/>
                <w:szCs w:val="24"/>
                <w:rtl w:val="0"/>
              </w:rPr>
              <w:t xml:space="preserve">PRACTICE</w:t>
            </w:r>
          </w:ins>
        </w:sdtContent>
      </w:sdt>
      <w:sdt>
        <w:sdtPr>
          <w:tag w:val="goog_rdk_8"/>
        </w:sdtPr>
        <w:sdtContent>
          <w:del w:author="_kev_k_" w:id="4" w:date="2021-10-27T02:35:21Z">
            <w:r w:rsidDel="00000000" w:rsidR="00000000" w:rsidRPr="00000000">
              <w:rPr>
                <w:rFonts w:ascii="Cambria" w:cs="Cambria" w:eastAsia="Cambria" w:hAnsi="Cambria"/>
                <w:sz w:val="24"/>
                <w:szCs w:val="24"/>
                <w:rtl w:val="0"/>
              </w:rPr>
              <w:delText xml:space="preserve">PRECTICE</w:delText>
            </w:r>
          </w:del>
        </w:sdtContent>
      </w:sdt>
      <w:r w:rsidDel="00000000" w:rsidR="00000000" w:rsidRPr="00000000">
        <w:rPr>
          <w:rFonts w:ascii="Cambria" w:cs="Cambria" w:eastAsia="Cambria" w:hAnsi="Cambria"/>
          <w:sz w:val="24"/>
          <w:szCs w:val="24"/>
          <w:rtl w:val="0"/>
        </w:rPr>
        <w:t xml:space="preserve"> AND PROCEDURE RULES, 2013 AND any enabling provision</w:t>
      </w:r>
      <w:r w:rsidDel="00000000" w:rsidR="00000000" w:rsidRPr="00000000">
        <w:rPr>
          <w:rFonts w:ascii="Cambria" w:cs="Cambria" w:eastAsia="Cambria" w:hAnsi="Cambria"/>
          <w:b w:val="1"/>
          <w:sz w:val="36"/>
          <w:szCs w:val="36"/>
          <w:u w:val="single"/>
          <w:rtl w:val="0"/>
        </w:rPr>
        <w:t xml:space="preserve">)</w:t>
      </w:r>
    </w:p>
    <w:p w:rsidR="00000000" w:rsidDel="00000000" w:rsidP="00000000" w:rsidRDefault="00000000" w:rsidRPr="00000000" w14:paraId="00000015">
      <w:pPr>
        <w:pageBreakBefore w:val="0"/>
        <w:spacing w:after="200" w:line="360" w:lineRule="auto"/>
        <w:jc w:val="both"/>
        <w:rPr>
          <w:rFonts w:ascii="Cambria" w:cs="Cambria" w:eastAsia="Cambria" w:hAnsi="Cambria"/>
          <w:b w:val="1"/>
          <w:sz w:val="36"/>
          <w:szCs w:val="36"/>
          <w:u w:val="single"/>
        </w:rPr>
      </w:pPr>
      <w:r w:rsidDel="00000000" w:rsidR="00000000" w:rsidRPr="00000000">
        <w:rPr>
          <w:rFonts w:ascii="Cambria" w:cs="Cambria" w:eastAsia="Cambria" w:hAnsi="Cambria"/>
          <w:b w:val="1"/>
          <w:sz w:val="36"/>
          <w:szCs w:val="36"/>
          <w:u w:val="single"/>
          <w:rtl w:val="0"/>
        </w:rPr>
        <w:t xml:space="preserve">TAKE NOTICE </w:t>
      </w:r>
      <w:r w:rsidDel="00000000" w:rsidR="00000000" w:rsidRPr="00000000">
        <w:rPr>
          <w:rFonts w:ascii="Cambria" w:cs="Cambria" w:eastAsia="Cambria" w:hAnsi="Cambria"/>
          <w:sz w:val="36"/>
          <w:szCs w:val="36"/>
          <w:rtl w:val="0"/>
        </w:rPr>
        <w:t xml:space="preserve">that on the                  day of               2016 at 9.00 o’clock in the forenoon or as soon thereafter as they can be heard. martins&amp; Co, Advocates for the above named Applicants will move this Honourable Court </w:t>
      </w:r>
      <w:r w:rsidDel="00000000" w:rsidR="00000000" w:rsidRPr="00000000">
        <w:rPr>
          <w:rFonts w:ascii="Cambria" w:cs="Cambria" w:eastAsia="Cambria" w:hAnsi="Cambria"/>
          <w:b w:val="1"/>
          <w:sz w:val="36"/>
          <w:szCs w:val="36"/>
          <w:u w:val="single"/>
          <w:rtl w:val="0"/>
        </w:rPr>
        <w:t xml:space="preserve">FOR ORDERS:</w:t>
      </w:r>
    </w:p>
    <w:p w:rsidR="00000000" w:rsidDel="00000000" w:rsidP="00000000" w:rsidRDefault="00000000" w:rsidRPr="00000000" w14:paraId="00000016">
      <w:pPr>
        <w:pageBreakBefore w:val="0"/>
        <w:numPr>
          <w:ilvl w:val="0"/>
          <w:numId w:val="2"/>
        </w:numPr>
        <w:spacing w:after="0" w:line="360" w:lineRule="auto"/>
        <w:ind w:left="720" w:hanging="360"/>
        <w:jc w:val="both"/>
        <w:rPr>
          <w:rFonts w:ascii="Cambria" w:cs="Cambria" w:eastAsia="Cambria" w:hAnsi="Cambria"/>
          <w:sz w:val="36"/>
          <w:szCs w:val="36"/>
        </w:rPr>
      </w:pPr>
      <w:r w:rsidDel="00000000" w:rsidR="00000000" w:rsidRPr="00000000">
        <w:rPr>
          <w:rFonts w:ascii="Cambria" w:cs="Cambria" w:eastAsia="Cambria" w:hAnsi="Cambria"/>
          <w:b w:val="1"/>
          <w:sz w:val="36"/>
          <w:szCs w:val="36"/>
          <w:u w:val="single"/>
          <w:rtl w:val="0"/>
        </w:rPr>
        <w:t xml:space="preserve">THAT</w:t>
      </w:r>
      <w:r w:rsidDel="00000000" w:rsidR="00000000" w:rsidRPr="00000000">
        <w:rPr>
          <w:rFonts w:ascii="Cambria" w:cs="Cambria" w:eastAsia="Cambria" w:hAnsi="Cambria"/>
          <w:sz w:val="36"/>
          <w:szCs w:val="36"/>
          <w:rtl w:val="0"/>
        </w:rPr>
        <w:t xml:space="preserve">this Application be certified urgent.</w:t>
      </w:r>
    </w:p>
    <w:p w:rsidR="00000000" w:rsidDel="00000000" w:rsidP="00000000" w:rsidRDefault="00000000" w:rsidRPr="00000000" w14:paraId="00000017">
      <w:pPr>
        <w:pageBreakBefore w:val="0"/>
        <w:numPr>
          <w:ilvl w:val="0"/>
          <w:numId w:val="2"/>
        </w:numPr>
        <w:spacing w:after="0" w:line="360" w:lineRule="auto"/>
        <w:ind w:left="720" w:hanging="360"/>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Pending the hearing of this application </w:t>
      </w:r>
      <w:r w:rsidDel="00000000" w:rsidR="00000000" w:rsidRPr="00000000">
        <w:rPr>
          <w:rFonts w:ascii="Cambria" w:cs="Cambria" w:eastAsia="Cambria" w:hAnsi="Cambria"/>
          <w:i w:val="1"/>
          <w:sz w:val="36"/>
          <w:szCs w:val="36"/>
          <w:rtl w:val="0"/>
        </w:rPr>
        <w:t xml:space="preserve">interpartes</w:t>
      </w:r>
      <w:r w:rsidDel="00000000" w:rsidR="00000000" w:rsidRPr="00000000">
        <w:rPr>
          <w:rFonts w:ascii="Cambria" w:cs="Cambria" w:eastAsia="Cambria" w:hAnsi="Cambria"/>
          <w:sz w:val="36"/>
          <w:szCs w:val="36"/>
          <w:rtl w:val="0"/>
        </w:rPr>
        <w:t xml:space="preserve">, and determination of this application the 1</w:t>
      </w:r>
      <w:r w:rsidDel="00000000" w:rsidR="00000000" w:rsidRPr="00000000">
        <w:rPr>
          <w:rFonts w:ascii="Cambria" w:cs="Cambria" w:eastAsia="Cambria" w:hAnsi="Cambria"/>
          <w:sz w:val="36"/>
          <w:szCs w:val="36"/>
          <w:vertAlign w:val="superscript"/>
          <w:rtl w:val="0"/>
        </w:rPr>
        <w:t xml:space="preserve">st</w:t>
      </w:r>
      <w:r w:rsidDel="00000000" w:rsidR="00000000" w:rsidRPr="00000000">
        <w:rPr>
          <w:rFonts w:ascii="Cambria" w:cs="Cambria" w:eastAsia="Cambria" w:hAnsi="Cambria"/>
          <w:sz w:val="36"/>
          <w:szCs w:val="36"/>
          <w:rtl w:val="0"/>
        </w:rPr>
        <w:t xml:space="preserve"> respondent directed to release the applicant on bail on such terms and conditions as the court deems fits to grant.</w:t>
      </w:r>
    </w:p>
    <w:p w:rsidR="00000000" w:rsidDel="00000000" w:rsidP="00000000" w:rsidRDefault="00000000" w:rsidRPr="00000000" w14:paraId="00000018">
      <w:pPr>
        <w:pageBreakBefore w:val="0"/>
        <w:numPr>
          <w:ilvl w:val="0"/>
          <w:numId w:val="2"/>
        </w:numPr>
        <w:spacing w:after="0" w:line="360" w:lineRule="auto"/>
        <w:ind w:left="720" w:hanging="360"/>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Pending hearing and determination of this petition 1</w:t>
      </w:r>
      <w:r w:rsidDel="00000000" w:rsidR="00000000" w:rsidRPr="00000000">
        <w:rPr>
          <w:rFonts w:ascii="Cambria" w:cs="Cambria" w:eastAsia="Cambria" w:hAnsi="Cambria"/>
          <w:sz w:val="36"/>
          <w:szCs w:val="36"/>
          <w:vertAlign w:val="superscript"/>
          <w:rtl w:val="0"/>
        </w:rPr>
        <w:t xml:space="preserve">ST</w:t>
      </w:r>
      <w:r w:rsidDel="00000000" w:rsidR="00000000" w:rsidRPr="00000000">
        <w:rPr>
          <w:rFonts w:ascii="Cambria" w:cs="Cambria" w:eastAsia="Cambria" w:hAnsi="Cambria"/>
          <w:sz w:val="36"/>
          <w:szCs w:val="36"/>
          <w:rtl w:val="0"/>
        </w:rPr>
        <w:t xml:space="preserve"> respondent directed to release the applicant on bail on such terms and conditions as the court deems fits to grant.</w:t>
      </w:r>
    </w:p>
    <w:p w:rsidR="00000000" w:rsidDel="00000000" w:rsidP="00000000" w:rsidRDefault="00000000" w:rsidRPr="00000000" w14:paraId="00000019">
      <w:pPr>
        <w:pageBreakBefore w:val="0"/>
        <w:numPr>
          <w:ilvl w:val="0"/>
          <w:numId w:val="2"/>
        </w:numPr>
        <w:spacing w:after="0" w:line="360" w:lineRule="auto"/>
        <w:ind w:left="720" w:hanging="360"/>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The court to declare that the applicant’s rights under the constitution have been or are about to be infringed</w:t>
      </w:r>
    </w:p>
    <w:p w:rsidR="00000000" w:rsidDel="00000000" w:rsidP="00000000" w:rsidRDefault="00000000" w:rsidRPr="00000000" w14:paraId="0000001A">
      <w:pPr>
        <w:pageBreakBefore w:val="0"/>
        <w:numPr>
          <w:ilvl w:val="0"/>
          <w:numId w:val="2"/>
        </w:numPr>
        <w:spacing w:after="0" w:line="360" w:lineRule="auto"/>
        <w:ind w:left="720" w:hanging="360"/>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Costs of the Application are granted to the Applicants.</w:t>
      </w:r>
    </w:p>
    <w:p w:rsidR="00000000" w:rsidDel="00000000" w:rsidP="00000000" w:rsidRDefault="00000000" w:rsidRPr="00000000" w14:paraId="0000001B">
      <w:pPr>
        <w:pageBreakBefore w:val="0"/>
        <w:spacing w:after="200" w:line="360" w:lineRule="auto"/>
        <w:jc w:val="both"/>
        <w:rPr>
          <w:rFonts w:ascii="Cambria" w:cs="Cambria" w:eastAsia="Cambria" w:hAnsi="Cambria"/>
          <w:sz w:val="36"/>
          <w:szCs w:val="36"/>
        </w:rPr>
      </w:pPr>
      <w:r w:rsidDel="00000000" w:rsidR="00000000" w:rsidRPr="00000000">
        <w:rPr>
          <w:rFonts w:ascii="Cambria" w:cs="Cambria" w:eastAsia="Cambria" w:hAnsi="Cambria"/>
          <w:b w:val="1"/>
          <w:sz w:val="36"/>
          <w:szCs w:val="36"/>
          <w:rtl w:val="0"/>
        </w:rPr>
        <w:t xml:space="preserve">WHICH APPLICATION</w:t>
      </w:r>
      <w:r w:rsidDel="00000000" w:rsidR="00000000" w:rsidRPr="00000000">
        <w:rPr>
          <w:rFonts w:ascii="Cambria" w:cs="Cambria" w:eastAsia="Cambria" w:hAnsi="Cambria"/>
          <w:sz w:val="36"/>
          <w:szCs w:val="36"/>
          <w:rtl w:val="0"/>
        </w:rPr>
        <w:t xml:space="preserve"> is based on the grounds set out below and supported by the annexed sworn affidavit of Ms Hamadi and such other grounds and dispositions to be adduced and the hearing of the Application.</w:t>
      </w:r>
    </w:p>
    <w:p w:rsidR="00000000" w:rsidDel="00000000" w:rsidP="00000000" w:rsidRDefault="00000000" w:rsidRPr="00000000" w14:paraId="0000001C">
      <w:pPr>
        <w:pageBreakBefore w:val="0"/>
        <w:spacing w:after="200" w:line="360" w:lineRule="auto"/>
        <w:jc w:val="both"/>
        <w:rPr>
          <w:rFonts w:ascii="Cambria" w:cs="Cambria" w:eastAsia="Cambria" w:hAnsi="Cambria"/>
          <w:b w:val="1"/>
          <w:sz w:val="36"/>
          <w:szCs w:val="36"/>
          <w:u w:val="single"/>
        </w:rPr>
      </w:pPr>
      <w:r w:rsidDel="00000000" w:rsidR="00000000" w:rsidRPr="00000000">
        <w:rPr>
          <w:rFonts w:ascii="Cambria" w:cs="Cambria" w:eastAsia="Cambria" w:hAnsi="Cambria"/>
          <w:b w:val="1"/>
          <w:sz w:val="36"/>
          <w:szCs w:val="36"/>
          <w:u w:val="single"/>
          <w:rtl w:val="0"/>
        </w:rPr>
        <w:t xml:space="preserve">GROUNDS OF APPLICATION:</w:t>
      </w:r>
    </w:p>
    <w:p w:rsidR="00000000" w:rsidDel="00000000" w:rsidP="00000000" w:rsidRDefault="00000000" w:rsidRPr="00000000" w14:paraId="0000001D">
      <w:pPr>
        <w:pageBreakBefore w:val="0"/>
        <w:numPr>
          <w:ilvl w:val="0"/>
          <w:numId w:val="1"/>
        </w:numPr>
        <w:spacing w:after="0" w:line="360" w:lineRule="auto"/>
        <w:ind w:left="720" w:hanging="720"/>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The Applicants was taken into custody by Respondent officer on 22</w:t>
      </w:r>
      <w:r w:rsidDel="00000000" w:rsidR="00000000" w:rsidRPr="00000000">
        <w:rPr>
          <w:rFonts w:ascii="Cambria" w:cs="Cambria" w:eastAsia="Cambria" w:hAnsi="Cambria"/>
          <w:sz w:val="36"/>
          <w:szCs w:val="36"/>
          <w:vertAlign w:val="superscript"/>
          <w:rtl w:val="0"/>
        </w:rPr>
        <w:t xml:space="preserve">nd</w:t>
      </w:r>
      <w:r w:rsidDel="00000000" w:rsidR="00000000" w:rsidRPr="00000000">
        <w:rPr>
          <w:rFonts w:ascii="Cambria" w:cs="Cambria" w:eastAsia="Cambria" w:hAnsi="Cambria"/>
          <w:sz w:val="36"/>
          <w:szCs w:val="36"/>
          <w:rtl w:val="0"/>
        </w:rPr>
        <w:t xml:space="preserve"> day of September of June 2016.</w:t>
      </w:r>
    </w:p>
    <w:p w:rsidR="00000000" w:rsidDel="00000000" w:rsidP="00000000" w:rsidRDefault="00000000" w:rsidRPr="00000000" w14:paraId="0000001E">
      <w:pPr>
        <w:pageBreakBefore w:val="0"/>
        <w:numPr>
          <w:ilvl w:val="0"/>
          <w:numId w:val="1"/>
        </w:numPr>
        <w:spacing w:after="0" w:line="360" w:lineRule="auto"/>
        <w:ind w:left="720" w:hanging="720"/>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The Applicants has since then not been taken before a court of law to answer to any charge or charges orto prove his innocence thereof.</w:t>
      </w:r>
    </w:p>
    <w:p w:rsidR="00000000" w:rsidDel="00000000" w:rsidP="00000000" w:rsidRDefault="00000000" w:rsidRPr="00000000" w14:paraId="0000001F">
      <w:pPr>
        <w:pageBreakBefore w:val="0"/>
        <w:numPr>
          <w:ilvl w:val="0"/>
          <w:numId w:val="1"/>
        </w:numPr>
        <w:spacing w:after="0" w:line="360" w:lineRule="auto"/>
        <w:ind w:left="720" w:hanging="720"/>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The Applicant has been in unlawful custody for the last 3 months.</w:t>
      </w:r>
    </w:p>
    <w:p w:rsidR="00000000" w:rsidDel="00000000" w:rsidP="00000000" w:rsidRDefault="00000000" w:rsidRPr="00000000" w14:paraId="00000020">
      <w:pPr>
        <w:pageBreakBefore w:val="0"/>
        <w:numPr>
          <w:ilvl w:val="0"/>
          <w:numId w:val="1"/>
        </w:numPr>
        <w:spacing w:after="0" w:line="360" w:lineRule="auto"/>
        <w:ind w:left="720" w:hanging="720"/>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The Respondent has no lawful reason to continue detaining the applicant in custody</w:t>
      </w:r>
    </w:p>
    <w:p w:rsidR="00000000" w:rsidDel="00000000" w:rsidP="00000000" w:rsidRDefault="00000000" w:rsidRPr="00000000" w14:paraId="00000021">
      <w:pPr>
        <w:pageBreakBefore w:val="0"/>
        <w:numPr>
          <w:ilvl w:val="0"/>
          <w:numId w:val="1"/>
        </w:numPr>
        <w:spacing w:after="0" w:line="360" w:lineRule="auto"/>
        <w:ind w:left="720" w:hanging="720"/>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The continued detention of the applicant in custody of the respondents or his agent or representative is injurious to the constitutional rights of the applicants.</w:t>
      </w:r>
    </w:p>
    <w:p w:rsidR="00000000" w:rsidDel="00000000" w:rsidP="00000000" w:rsidRDefault="00000000" w:rsidRPr="00000000" w14:paraId="00000022">
      <w:pPr>
        <w:pageBreakBefore w:val="0"/>
        <w:numPr>
          <w:ilvl w:val="0"/>
          <w:numId w:val="1"/>
        </w:numPr>
        <w:spacing w:after="0" w:line="360" w:lineRule="auto"/>
        <w:ind w:left="720" w:hanging="720"/>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It is feared that the applicant in the hands of the respondents, his agent or representative has suffered harm, may suffer or will suffer harm or is suffering harm or more harm.</w:t>
      </w:r>
    </w:p>
    <w:p w:rsidR="00000000" w:rsidDel="00000000" w:rsidP="00000000" w:rsidRDefault="00000000" w:rsidRPr="00000000" w14:paraId="00000023">
      <w:pPr>
        <w:pageBreakBefore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AND is further grounded on affidavits of MsHamadi and further grounds to be adduced at hearing hereof.</w:t>
      </w:r>
    </w:p>
    <w:p w:rsidR="00000000" w:rsidDel="00000000" w:rsidP="00000000" w:rsidRDefault="00000000" w:rsidRPr="00000000" w14:paraId="00000024">
      <w:pPr>
        <w:pageBreakBefore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Dated at Nairobi this day of 2 September 2016.</w:t>
      </w:r>
    </w:p>
    <w:p w:rsidR="00000000" w:rsidDel="00000000" w:rsidP="00000000" w:rsidRDefault="00000000" w:rsidRPr="00000000" w14:paraId="00000025">
      <w:pPr>
        <w:pageBreakBefore w:val="0"/>
        <w:spacing w:after="0" w:line="360" w:lineRule="auto"/>
        <w:jc w:val="both"/>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26">
      <w:pPr>
        <w:pageBreakBefore w:val="0"/>
        <w:spacing w:after="0" w:line="360" w:lineRule="auto"/>
        <w:jc w:val="both"/>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27">
      <w:pPr>
        <w:keepNext w:val="1"/>
        <w:pageBreakBefore w:val="0"/>
        <w:spacing w:after="200" w:line="360" w:lineRule="auto"/>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 Martins&amp; CO.ADVOCATES</w:t>
      </w:r>
    </w:p>
    <w:p w:rsidR="00000000" w:rsidDel="00000000" w:rsidP="00000000" w:rsidRDefault="00000000" w:rsidRPr="00000000" w14:paraId="00000028">
      <w:pPr>
        <w:pageBreakBefore w:val="0"/>
        <w:spacing w:after="200" w:line="360" w:lineRule="auto"/>
        <w:jc w:val="center"/>
        <w:rPr>
          <w:rFonts w:ascii="Cambria" w:cs="Cambria" w:eastAsia="Cambria" w:hAnsi="Cambria"/>
          <w:b w:val="1"/>
          <w:sz w:val="36"/>
          <w:szCs w:val="36"/>
          <w:u w:val="single"/>
        </w:rPr>
      </w:pPr>
      <w:r w:rsidDel="00000000" w:rsidR="00000000" w:rsidRPr="00000000">
        <w:rPr>
          <w:rFonts w:ascii="Cambria" w:cs="Cambria" w:eastAsia="Cambria" w:hAnsi="Cambria"/>
          <w:b w:val="1"/>
          <w:sz w:val="36"/>
          <w:szCs w:val="36"/>
          <w:u w:val="single"/>
          <w:rtl w:val="0"/>
        </w:rPr>
        <w:t xml:space="preserve">FOR THE APPLICANTS</w:t>
      </w:r>
    </w:p>
    <w:p w:rsidR="00000000" w:rsidDel="00000000" w:rsidP="00000000" w:rsidRDefault="00000000" w:rsidRPr="00000000" w14:paraId="00000029">
      <w:pPr>
        <w:pageBreakBefore w:val="0"/>
        <w:spacing w:after="200" w:line="360" w:lineRule="auto"/>
        <w:jc w:val="both"/>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2A">
      <w:pPr>
        <w:pageBreakBefore w:val="0"/>
        <w:spacing w:after="0" w:line="360" w:lineRule="auto"/>
        <w:jc w:val="both"/>
        <w:rPr>
          <w:rFonts w:ascii="Cambria" w:cs="Cambria" w:eastAsia="Cambria" w:hAnsi="Cambria"/>
          <w:b w:val="1"/>
          <w:sz w:val="36"/>
          <w:szCs w:val="36"/>
          <w:u w:val="single"/>
        </w:rPr>
      </w:pPr>
      <w:r w:rsidDel="00000000" w:rsidR="00000000" w:rsidRPr="00000000">
        <w:rPr>
          <w:rFonts w:ascii="Cambria" w:cs="Cambria" w:eastAsia="Cambria" w:hAnsi="Cambria"/>
          <w:b w:val="1"/>
          <w:sz w:val="36"/>
          <w:szCs w:val="36"/>
          <w:u w:val="single"/>
          <w:rtl w:val="0"/>
        </w:rPr>
        <w:t xml:space="preserve">DRAWN &amp; FILED BY;</w:t>
      </w:r>
    </w:p>
    <w:p w:rsidR="00000000" w:rsidDel="00000000" w:rsidP="00000000" w:rsidRDefault="00000000" w:rsidRPr="00000000" w14:paraId="0000002B">
      <w:pPr>
        <w:pageBreakBefore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 MARTINS&amp; CO ADVOCATES,</w:t>
      </w:r>
    </w:p>
    <w:p w:rsidR="00000000" w:rsidDel="00000000" w:rsidP="00000000" w:rsidRDefault="00000000" w:rsidRPr="00000000" w14:paraId="0000002C">
      <w:pPr>
        <w:pageBreakBefore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KOCH G BUILDING, 1</w:t>
      </w:r>
      <w:r w:rsidDel="00000000" w:rsidR="00000000" w:rsidRPr="00000000">
        <w:rPr>
          <w:rFonts w:ascii="Cambria" w:cs="Cambria" w:eastAsia="Cambria" w:hAnsi="Cambria"/>
          <w:sz w:val="36"/>
          <w:szCs w:val="36"/>
          <w:vertAlign w:val="superscript"/>
          <w:rtl w:val="0"/>
        </w:rPr>
        <w:t xml:space="preserve">ST</w:t>
      </w:r>
      <w:r w:rsidDel="00000000" w:rsidR="00000000" w:rsidRPr="00000000">
        <w:rPr>
          <w:rFonts w:ascii="Cambria" w:cs="Cambria" w:eastAsia="Cambria" w:hAnsi="Cambria"/>
          <w:sz w:val="36"/>
          <w:szCs w:val="36"/>
          <w:rtl w:val="0"/>
        </w:rPr>
        <w:t xml:space="preserve"> FLOOR,</w:t>
      </w:r>
    </w:p>
    <w:p w:rsidR="00000000" w:rsidDel="00000000" w:rsidP="00000000" w:rsidRDefault="00000000" w:rsidRPr="00000000" w14:paraId="0000002D">
      <w:pPr>
        <w:pageBreakBefore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KUNDAR HIGHWAY,</w:t>
      </w:r>
    </w:p>
    <w:p w:rsidR="00000000" w:rsidDel="00000000" w:rsidP="00000000" w:rsidRDefault="00000000" w:rsidRPr="00000000" w14:paraId="0000002E">
      <w:pPr>
        <w:pageBreakBefore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P.O BOX 001-00100,</w:t>
      </w:r>
    </w:p>
    <w:p w:rsidR="00000000" w:rsidDel="00000000" w:rsidP="00000000" w:rsidRDefault="00000000" w:rsidRPr="00000000" w14:paraId="0000002F">
      <w:pPr>
        <w:pageBreakBefore w:val="0"/>
        <w:spacing w:after="0" w:line="360" w:lineRule="auto"/>
        <w:jc w:val="both"/>
        <w:rPr>
          <w:rFonts w:ascii="Cambria" w:cs="Cambria" w:eastAsia="Cambria" w:hAnsi="Cambria"/>
          <w:sz w:val="36"/>
          <w:szCs w:val="36"/>
          <w:u w:val="single"/>
        </w:rPr>
      </w:pPr>
      <w:r w:rsidDel="00000000" w:rsidR="00000000" w:rsidRPr="00000000">
        <w:rPr>
          <w:rFonts w:ascii="Cambria" w:cs="Cambria" w:eastAsia="Cambria" w:hAnsi="Cambria"/>
          <w:sz w:val="36"/>
          <w:szCs w:val="36"/>
          <w:u w:val="single"/>
          <w:rtl w:val="0"/>
        </w:rPr>
        <w:t xml:space="preserve">NAIROBI.</w:t>
      </w:r>
    </w:p>
    <w:p w:rsidR="00000000" w:rsidDel="00000000" w:rsidP="00000000" w:rsidRDefault="00000000" w:rsidRPr="00000000" w14:paraId="00000030">
      <w:pPr>
        <w:pageBreakBefore w:val="0"/>
        <w:spacing w:after="0" w:line="360" w:lineRule="auto"/>
        <w:jc w:val="both"/>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31">
      <w:pPr>
        <w:pageBreakBefore w:val="0"/>
        <w:spacing w:after="0" w:line="360" w:lineRule="auto"/>
        <w:jc w:val="both"/>
        <w:rPr>
          <w:rFonts w:ascii="Cambria" w:cs="Cambria" w:eastAsia="Cambria" w:hAnsi="Cambria"/>
          <w:b w:val="1"/>
          <w:sz w:val="36"/>
          <w:szCs w:val="36"/>
          <w:u w:val="single"/>
        </w:rPr>
      </w:pPr>
      <w:r w:rsidDel="00000000" w:rsidR="00000000" w:rsidRPr="00000000">
        <w:rPr>
          <w:rFonts w:ascii="Cambria" w:cs="Cambria" w:eastAsia="Cambria" w:hAnsi="Cambria"/>
          <w:b w:val="1"/>
          <w:sz w:val="36"/>
          <w:szCs w:val="36"/>
          <w:u w:val="single"/>
          <w:rtl w:val="0"/>
        </w:rPr>
        <w:t xml:space="preserve">TO BE SERVED UPON;</w:t>
      </w:r>
    </w:p>
    <w:p w:rsidR="00000000" w:rsidDel="00000000" w:rsidP="00000000" w:rsidRDefault="00000000" w:rsidRPr="00000000" w14:paraId="00000032">
      <w:pPr>
        <w:pageBreakBefore w:val="0"/>
        <w:widowControl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INSPECTOR GENERAL OF POLICE</w:t>
      </w:r>
    </w:p>
    <w:p w:rsidR="00000000" w:rsidDel="00000000" w:rsidP="00000000" w:rsidRDefault="00000000" w:rsidRPr="00000000" w14:paraId="00000033">
      <w:pPr>
        <w:pageBreakBefore w:val="0"/>
        <w:widowControl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JOGOO HOUSE A</w:t>
      </w:r>
    </w:p>
    <w:p w:rsidR="00000000" w:rsidDel="00000000" w:rsidP="00000000" w:rsidRDefault="00000000" w:rsidRPr="00000000" w14:paraId="00000034">
      <w:pPr>
        <w:pageBreakBefore w:val="0"/>
        <w:widowControl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TAIFA ROAD</w:t>
      </w:r>
    </w:p>
    <w:p w:rsidR="00000000" w:rsidDel="00000000" w:rsidP="00000000" w:rsidRDefault="00000000" w:rsidRPr="00000000" w14:paraId="00000035">
      <w:pPr>
        <w:pageBreakBefore w:val="0"/>
        <w:widowControl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P.O BOX 44241- 0010</w:t>
      </w:r>
    </w:p>
    <w:p w:rsidR="00000000" w:rsidDel="00000000" w:rsidP="00000000" w:rsidRDefault="00000000" w:rsidRPr="00000000" w14:paraId="00000036">
      <w:pPr>
        <w:pageBreakBefore w:val="0"/>
        <w:widowControl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NAIROBI</w:t>
      </w:r>
    </w:p>
    <w:p w:rsidR="00000000" w:rsidDel="00000000" w:rsidP="00000000" w:rsidRDefault="00000000" w:rsidRPr="00000000" w14:paraId="00000037">
      <w:pPr>
        <w:pageBreakBefore w:val="0"/>
        <w:widowControl w:val="0"/>
        <w:spacing w:after="0" w:line="360" w:lineRule="auto"/>
        <w:jc w:val="both"/>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nps@nationalpolice.g.o.k.e</w:t>
      </w:r>
    </w:p>
    <w:p w:rsidR="00000000" w:rsidDel="00000000" w:rsidP="00000000" w:rsidRDefault="00000000" w:rsidRPr="00000000" w14:paraId="00000038">
      <w:pPr>
        <w:pageBreakBefore w:val="0"/>
        <w:widowControl w:val="0"/>
        <w:spacing w:after="0" w:line="360" w:lineRule="auto"/>
        <w:jc w:val="both"/>
        <w:rPr>
          <w:rFonts w:ascii="Cambria" w:cs="Cambria" w:eastAsia="Cambria" w:hAnsi="Cambria"/>
          <w:b w:val="1"/>
          <w:sz w:val="36"/>
          <w:szCs w:val="36"/>
          <w:u w:val="single"/>
        </w:rPr>
      </w:pPr>
      <w:r w:rsidDel="00000000" w:rsidR="00000000" w:rsidRPr="00000000">
        <w:rPr>
          <w:rFonts w:ascii="Cambria" w:cs="Cambria" w:eastAsia="Cambria" w:hAnsi="Cambria"/>
          <w:b w:val="1"/>
          <w:sz w:val="36"/>
          <w:szCs w:val="36"/>
          <w:u w:val="single"/>
          <w:rtl w:val="0"/>
        </w:rPr>
        <w:t xml:space="preserve">NAIROBI.</w:t>
      </w:r>
    </w:p>
    <w:p w:rsidR="00000000" w:rsidDel="00000000" w:rsidP="00000000" w:rsidRDefault="00000000" w:rsidRPr="00000000" w14:paraId="00000039">
      <w:pPr>
        <w:pageBreakBefore w:val="0"/>
        <w:rPr>
          <w:sz w:val="36"/>
          <w:szCs w:val="36"/>
        </w:rPr>
      </w:pPr>
      <w:r w:rsidDel="00000000" w:rsidR="00000000" w:rsidRPr="00000000">
        <w:rPr>
          <w:rtl w:val="0"/>
        </w:rPr>
      </w:r>
    </w:p>
    <w:p w:rsidR="00000000" w:rsidDel="00000000" w:rsidP="00000000" w:rsidRDefault="00000000" w:rsidRPr="00000000" w14:paraId="0000003A">
      <w:pPr>
        <w:pageBreakBefore w:val="0"/>
        <w:rPr>
          <w:sz w:val="36"/>
          <w:szCs w:val="36"/>
        </w:rPr>
      </w:pPr>
      <w:r w:rsidDel="00000000" w:rsidR="00000000" w:rsidRPr="00000000">
        <w:rPr>
          <w:i w:val="1"/>
          <w:sz w:val="36"/>
          <w:szCs w:val="36"/>
          <w:rtl w:val="0"/>
        </w:rPr>
        <w:t xml:space="preserve">If any person served does not appear at the time and place abovementioned such orders shall be made and proceedings taken as the court deems just and expedient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A6F4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ZhJDCX/FP0nebqctHUY4+w7SdA==">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2016-09-13T10:54:00Z</dcterms:created>
  <dc:creator>Mato</dc:creator>
</cp:coreProperties>
</file>