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0"/>
          <w:sz w:val="32"/>
          <w:szCs w:val="32"/>
          <w:highlight w:val="green"/>
          <w:u w:val="single"/>
          <w:vertAlign w:val="baseline"/>
        </w:rPr>
      </w:pPr>
      <w:sdt>
        <w:sdtPr>
          <w:tag w:val="goog_rdk_1"/>
        </w:sdtPr>
        <w:sdtContent>
          <w:ins w:author="LeahNoel Wamatu" w:id="0" w:date="2022-03-08T13:38:32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b w:val="1"/>
          <w:sz w:val="32"/>
          <w:szCs w:val="32"/>
          <w:highlight w:val="green"/>
          <w:u w:val="single"/>
          <w:vertAlign w:val="baseline"/>
          <w:rtl w:val="0"/>
        </w:rPr>
        <w:t xml:space="preserve">FIRM 2A</w:t>
      </w:r>
      <w:r w:rsidDel="00000000" w:rsidR="00000000" w:rsidRPr="00000000">
        <w:rPr>
          <w:rtl w:val="0"/>
        </w:rPr>
      </w:r>
    </w:p>
    <w:p w:rsidR="00000000" w:rsidDel="00000000" w:rsidP="00000000" w:rsidRDefault="00000000" w:rsidRPr="00000000" w14:paraId="00000002">
      <w:pPr>
        <w:pageBreakBefore w:val="0"/>
        <w:jc w:val="center"/>
        <w:rPr>
          <w:b w:val="0"/>
          <w:sz w:val="32"/>
          <w:szCs w:val="32"/>
          <w:highlight w:val="green"/>
          <w:u w:val="single"/>
          <w:vertAlign w:val="baseline"/>
        </w:rPr>
      </w:pPr>
      <w:r w:rsidDel="00000000" w:rsidR="00000000" w:rsidRPr="00000000">
        <w:rPr>
          <w:b w:val="1"/>
          <w:sz w:val="32"/>
          <w:szCs w:val="32"/>
          <w:highlight w:val="green"/>
          <w:u w:val="single"/>
          <w:vertAlign w:val="baseline"/>
          <w:rtl w:val="0"/>
        </w:rPr>
        <w:t xml:space="preserve">BAIL AND BOND</w:t>
      </w:r>
      <w:sdt>
        <w:sdtPr>
          <w:tag w:val="goog_rdk_2"/>
        </w:sdtPr>
        <w:sdtContent>
          <w:ins w:author="Diamond Babetuu" w:id="1" w:date="2021-06-14T02:16:10Z">
            <w:r w:rsidDel="00000000" w:rsidR="00000000" w:rsidRPr="00000000">
              <w:rPr>
                <w:b w:val="1"/>
                <w:sz w:val="32"/>
                <w:szCs w:val="32"/>
                <w:highlight w:val="green"/>
                <w:u w:val="single"/>
                <w:vertAlign w:val="baseline"/>
                <w:rtl w:val="0"/>
              </w:rPr>
              <w:t xml:space="preserve">I</w:t>
            </w:r>
          </w:ins>
        </w:sdtContent>
      </w:sdt>
      <w:r w:rsidDel="00000000" w:rsidR="00000000" w:rsidRPr="00000000">
        <w:rPr>
          <w:rtl w:val="0"/>
        </w:rPr>
      </w:r>
    </w:p>
    <w:p w:rsidR="00000000" w:rsidDel="00000000" w:rsidP="00000000" w:rsidRDefault="00000000" w:rsidRPr="00000000" w14:paraId="00000003">
      <w:pPr>
        <w:pageBreakBefore w:val="0"/>
        <w:rPr>
          <w:b w:val="0"/>
          <w:sz w:val="26"/>
          <w:szCs w:val="26"/>
          <w:u w:val="single"/>
          <w:vertAlign w:val="baseline"/>
        </w:rPr>
      </w:pPr>
      <w:r w:rsidDel="00000000" w:rsidR="00000000" w:rsidRPr="00000000">
        <w:rPr>
          <w:b w:val="1"/>
          <w:sz w:val="26"/>
          <w:szCs w:val="26"/>
          <w:highlight w:val="green"/>
          <w:u w:val="single"/>
          <w:vertAlign w:val="baseline"/>
          <w:rtl w:val="0"/>
        </w:rPr>
        <w:t xml:space="preserve">BAIL</w:t>
      </w:r>
      <w:r w:rsidDel="00000000" w:rsidR="00000000" w:rsidRPr="00000000">
        <w:rPr>
          <w:rtl w:val="0"/>
        </w:rPr>
      </w:r>
    </w:p>
    <w:p w:rsidR="00000000" w:rsidDel="00000000" w:rsidP="00000000" w:rsidRDefault="00000000" w:rsidRPr="00000000" w14:paraId="00000004">
      <w:pPr>
        <w:pageBreakBefore w:val="0"/>
        <w:rPr>
          <w:b w:val="0"/>
          <w:sz w:val="16"/>
          <w:szCs w:val="16"/>
          <w:vertAlign w:val="baseline"/>
        </w:rPr>
      </w:pPr>
      <w:r w:rsidDel="00000000" w:rsidR="00000000" w:rsidRPr="00000000">
        <w:rPr>
          <w:rtl w:val="0"/>
        </w:rPr>
      </w:r>
    </w:p>
    <w:p w:rsidR="00000000" w:rsidDel="00000000" w:rsidP="00000000" w:rsidRDefault="00000000" w:rsidRPr="00000000" w14:paraId="00000005">
      <w:pPr>
        <w:pageBreakBefore w:val="0"/>
        <w:rPr>
          <w:b w:val="0"/>
          <w:sz w:val="26"/>
          <w:szCs w:val="26"/>
          <w:vertAlign w:val="baseline"/>
        </w:rPr>
      </w:pPr>
      <w:r w:rsidDel="00000000" w:rsidR="00000000" w:rsidRPr="00000000">
        <w:rPr>
          <w:b w:val="1"/>
          <w:sz w:val="26"/>
          <w:szCs w:val="26"/>
          <w:vertAlign w:val="baseline"/>
          <w:rtl w:val="0"/>
        </w:rPr>
        <w:t xml:space="preserve">Definition</w:t>
      </w:r>
      <w:r w:rsidDel="00000000" w:rsidR="00000000" w:rsidRPr="00000000">
        <w:rPr>
          <w:rtl w:val="0"/>
        </w:rPr>
      </w:r>
    </w:p>
    <w:p w:rsidR="00000000" w:rsidDel="00000000" w:rsidP="00000000" w:rsidRDefault="00000000" w:rsidRPr="00000000" w14:paraId="00000006">
      <w:pPr>
        <w:pageBreakBefore w:val="0"/>
        <w:jc w:val="both"/>
        <w:rPr>
          <w:sz w:val="26"/>
          <w:szCs w:val="26"/>
          <w:vertAlign w:val="baseline"/>
        </w:rPr>
      </w:pPr>
      <w:r w:rsidDel="00000000" w:rsidR="00000000" w:rsidRPr="00000000">
        <w:rPr>
          <w:sz w:val="26"/>
          <w:szCs w:val="26"/>
          <w:vertAlign w:val="baseline"/>
          <w:rtl w:val="0"/>
        </w:rPr>
        <w:t xml:space="preserve">Bail is an agreement between the accused (and his sureties as the case may be) and the court that the accused will pay a certain sum of money fixed by the court should he fail to attend his trial.</w:t>
      </w:r>
    </w:p>
    <w:p w:rsidR="00000000" w:rsidDel="00000000" w:rsidP="00000000" w:rsidRDefault="00000000" w:rsidRPr="00000000" w14:paraId="00000007">
      <w:pPr>
        <w:pageBreakBefore w:val="0"/>
        <w:jc w:val="both"/>
        <w:rPr>
          <w:sz w:val="26"/>
          <w:szCs w:val="26"/>
          <w:vertAlign w:val="baseline"/>
        </w:rPr>
      </w:pPr>
      <w:r w:rsidDel="00000000" w:rsidR="00000000" w:rsidRPr="00000000">
        <w:rPr>
          <w:sz w:val="26"/>
          <w:szCs w:val="26"/>
          <w:vertAlign w:val="baseline"/>
          <w:rtl w:val="0"/>
        </w:rPr>
        <w:t xml:space="preserve">It is the release of a person from legal custody, therefore it presupposes (to require something if you are to do something) that the person is in custody.</w:t>
      </w:r>
    </w:p>
    <w:p w:rsidR="00000000" w:rsidDel="00000000" w:rsidP="00000000" w:rsidRDefault="00000000" w:rsidRPr="00000000" w14:paraId="00000008">
      <w:pPr>
        <w:pageBreakBefore w:val="0"/>
        <w:jc w:val="both"/>
        <w:rPr>
          <w:sz w:val="16"/>
          <w:szCs w:val="16"/>
          <w:vertAlign w:val="baseline"/>
        </w:rPr>
      </w:pPr>
      <w:r w:rsidDel="00000000" w:rsidR="00000000" w:rsidRPr="00000000">
        <w:rPr>
          <w:rtl w:val="0"/>
        </w:rPr>
      </w:r>
    </w:p>
    <w:p w:rsidR="00000000" w:rsidDel="00000000" w:rsidP="00000000" w:rsidRDefault="00000000" w:rsidRPr="00000000" w14:paraId="00000009">
      <w:pPr>
        <w:pageBreakBefore w:val="0"/>
        <w:jc w:val="both"/>
        <w:rPr>
          <w:b w:val="0"/>
          <w:sz w:val="26"/>
          <w:szCs w:val="26"/>
          <w:vertAlign w:val="baseline"/>
        </w:rPr>
      </w:pPr>
      <w:r w:rsidDel="00000000" w:rsidR="00000000" w:rsidRPr="00000000">
        <w:rPr>
          <w:b w:val="1"/>
          <w:sz w:val="26"/>
          <w:szCs w:val="26"/>
          <w:highlight w:val="green"/>
          <w:vertAlign w:val="baseline"/>
          <w:rtl w:val="0"/>
        </w:rPr>
        <w:t xml:space="preserve">Objects of Bail</w:t>
      </w:r>
      <w:r w:rsidDel="00000000" w:rsidR="00000000" w:rsidRPr="00000000">
        <w:rPr>
          <w:rtl w:val="0"/>
        </w:rPr>
      </w:r>
    </w:p>
    <w:p w:rsidR="00000000" w:rsidDel="00000000" w:rsidP="00000000" w:rsidRDefault="00000000" w:rsidRPr="00000000" w14:paraId="0000000A">
      <w:pPr>
        <w:pageBreakBefore w:val="0"/>
        <w:jc w:val="both"/>
        <w:rPr>
          <w:b w:val="0"/>
          <w:sz w:val="16"/>
          <w:szCs w:val="16"/>
          <w:vertAlign w:val="baseline"/>
        </w:rPr>
      </w:pPr>
      <w:r w:rsidDel="00000000" w:rsidR="00000000" w:rsidRPr="00000000">
        <w:rPr>
          <w:rtl w:val="0"/>
        </w:rPr>
      </w:r>
    </w:p>
    <w:p w:rsidR="00000000" w:rsidDel="00000000" w:rsidP="00000000" w:rsidRDefault="00000000" w:rsidRPr="00000000" w14:paraId="0000000B">
      <w:pPr>
        <w:pageBreakBefore w:val="0"/>
        <w:numPr>
          <w:ilvl w:val="0"/>
          <w:numId w:val="9"/>
        </w:numPr>
        <w:ind w:left="1080" w:hanging="720"/>
        <w:jc w:val="both"/>
        <w:rPr>
          <w:sz w:val="26"/>
          <w:szCs w:val="26"/>
          <w:vertAlign w:val="baseline"/>
        </w:rPr>
      </w:pPr>
      <w:r w:rsidDel="00000000" w:rsidR="00000000" w:rsidRPr="00000000">
        <w:rPr>
          <w:sz w:val="26"/>
          <w:szCs w:val="26"/>
          <w:vertAlign w:val="baseline"/>
          <w:rtl w:val="0"/>
        </w:rPr>
        <w:t xml:space="preserve">To shield the individual from pre-trial incarceration.</w:t>
      </w:r>
    </w:p>
    <w:p w:rsidR="00000000" w:rsidDel="00000000" w:rsidP="00000000" w:rsidRDefault="00000000" w:rsidRPr="00000000" w14:paraId="0000000C">
      <w:pPr>
        <w:pageBreakBefore w:val="0"/>
        <w:numPr>
          <w:ilvl w:val="0"/>
          <w:numId w:val="9"/>
        </w:numPr>
        <w:ind w:left="1080" w:hanging="720"/>
        <w:jc w:val="both"/>
        <w:rPr>
          <w:sz w:val="26"/>
          <w:szCs w:val="26"/>
          <w:vertAlign w:val="baseline"/>
        </w:rPr>
      </w:pPr>
      <w:r w:rsidDel="00000000" w:rsidR="00000000" w:rsidRPr="00000000">
        <w:rPr>
          <w:sz w:val="26"/>
          <w:szCs w:val="26"/>
          <w:vertAlign w:val="baseline"/>
          <w:rtl w:val="0"/>
        </w:rPr>
        <w:t xml:space="preserve">To minimize the interference with an accused person’s freedom.</w:t>
      </w:r>
    </w:p>
    <w:p w:rsidR="00000000" w:rsidDel="00000000" w:rsidP="00000000" w:rsidRDefault="00000000" w:rsidRPr="00000000" w14:paraId="0000000D">
      <w:pPr>
        <w:pageBreakBefore w:val="0"/>
        <w:numPr>
          <w:ilvl w:val="0"/>
          <w:numId w:val="9"/>
        </w:numPr>
        <w:ind w:left="1080" w:hanging="720"/>
        <w:jc w:val="both"/>
        <w:rPr>
          <w:sz w:val="26"/>
          <w:szCs w:val="26"/>
          <w:vertAlign w:val="baseline"/>
        </w:rPr>
      </w:pPr>
      <w:r w:rsidDel="00000000" w:rsidR="00000000" w:rsidRPr="00000000">
        <w:rPr>
          <w:sz w:val="26"/>
          <w:szCs w:val="26"/>
          <w:vertAlign w:val="baseline"/>
          <w:rtl w:val="0"/>
        </w:rPr>
        <w:t xml:space="preserve">To avoid anticipatory punishment before conviction and sentence.</w:t>
      </w:r>
    </w:p>
    <w:p w:rsidR="00000000" w:rsidDel="00000000" w:rsidP="00000000" w:rsidRDefault="00000000" w:rsidRPr="00000000" w14:paraId="0000000E">
      <w:pPr>
        <w:pageBreakBefore w:val="0"/>
        <w:numPr>
          <w:ilvl w:val="0"/>
          <w:numId w:val="9"/>
        </w:numPr>
        <w:ind w:left="1080" w:hanging="720"/>
        <w:jc w:val="both"/>
        <w:rPr>
          <w:sz w:val="26"/>
          <w:szCs w:val="26"/>
          <w:vertAlign w:val="baseline"/>
        </w:rPr>
      </w:pPr>
      <w:r w:rsidDel="00000000" w:rsidR="00000000" w:rsidRPr="00000000">
        <w:rPr>
          <w:sz w:val="26"/>
          <w:szCs w:val="26"/>
          <w:vertAlign w:val="baseline"/>
          <w:rtl w:val="0"/>
        </w:rPr>
        <w:t xml:space="preserve">To give force to the presumption of innocence i.e. an accused person should not be punished for an offence for which he has not yet been convicted.</w:t>
        <w:tab/>
      </w:r>
    </w:p>
    <w:p w:rsidR="00000000" w:rsidDel="00000000" w:rsidP="00000000" w:rsidRDefault="00000000" w:rsidRPr="00000000" w14:paraId="0000000F">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10">
      <w:pPr>
        <w:pageBreakBefore w:val="0"/>
        <w:jc w:val="both"/>
        <w:rPr>
          <w:b w:val="0"/>
          <w:sz w:val="26"/>
          <w:szCs w:val="26"/>
          <w:vertAlign w:val="baseline"/>
        </w:rPr>
      </w:pPr>
      <w:r w:rsidDel="00000000" w:rsidR="00000000" w:rsidRPr="00000000">
        <w:rPr>
          <w:b w:val="1"/>
          <w:sz w:val="26"/>
          <w:szCs w:val="26"/>
          <w:highlight w:val="green"/>
          <w:vertAlign w:val="baseline"/>
          <w:rtl w:val="0"/>
        </w:rPr>
        <w:t xml:space="preserve">The Law relating to Bail in Kenya</w:t>
      </w:r>
      <w:r w:rsidDel="00000000" w:rsidR="00000000" w:rsidRPr="00000000">
        <w:rPr>
          <w:b w:val="1"/>
          <w:sz w:val="26"/>
          <w:szCs w:val="26"/>
          <w:vertAlign w:val="baseline"/>
          <w:rtl w:val="0"/>
        </w:rPr>
        <w:t xml:space="preserve"> </w:t>
      </w:r>
      <w:r w:rsidDel="00000000" w:rsidR="00000000" w:rsidRPr="00000000">
        <w:rPr>
          <w:rtl w:val="0"/>
        </w:rPr>
      </w:r>
    </w:p>
    <w:p w:rsidR="00000000" w:rsidDel="00000000" w:rsidP="00000000" w:rsidRDefault="00000000" w:rsidRPr="00000000" w14:paraId="00000011">
      <w:pPr>
        <w:pageBreakBefore w:val="0"/>
        <w:jc w:val="both"/>
        <w:rPr>
          <w:sz w:val="16"/>
          <w:szCs w:val="16"/>
          <w:vertAlign w:val="baseline"/>
        </w:rPr>
      </w:pPr>
      <w:r w:rsidDel="00000000" w:rsidR="00000000" w:rsidRPr="00000000">
        <w:rPr>
          <w:rtl w:val="0"/>
        </w:rPr>
      </w:r>
    </w:p>
    <w:p w:rsidR="00000000" w:rsidDel="00000000" w:rsidP="00000000" w:rsidRDefault="00000000" w:rsidRPr="00000000" w14:paraId="00000012">
      <w:pPr>
        <w:pageBreakBefore w:val="0"/>
        <w:jc w:val="both"/>
        <w:rPr>
          <w:sz w:val="26"/>
          <w:szCs w:val="26"/>
          <w:vertAlign w:val="baseline"/>
        </w:rPr>
      </w:pPr>
      <w:r w:rsidDel="00000000" w:rsidR="00000000" w:rsidRPr="00000000">
        <w:rPr>
          <w:sz w:val="26"/>
          <w:szCs w:val="26"/>
          <w:highlight w:val="yellow"/>
          <w:vertAlign w:val="baseline"/>
          <w:rtl w:val="0"/>
        </w:rPr>
        <w:t xml:space="preserve">Bail is non-penal in character. Neither the amount determined for bail nor the refusal of bail may be influenced by punitive notions</w:t>
      </w:r>
      <w:r w:rsidDel="00000000" w:rsidR="00000000" w:rsidRPr="00000000">
        <w:rPr>
          <w:sz w:val="26"/>
          <w:szCs w:val="26"/>
          <w:vertAlign w:val="baseline"/>
          <w:rtl w:val="0"/>
        </w:rPr>
        <w:t xml:space="preserve">. The law relating to bail is founded on the Criminal Procedure Code (CPC), Cap 75 of the Laws of Kenya and the Constitution.</w:t>
      </w:r>
    </w:p>
    <w:p w:rsidR="00000000" w:rsidDel="00000000" w:rsidP="00000000" w:rsidRDefault="00000000" w:rsidRPr="00000000" w14:paraId="00000013">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14">
      <w:pPr>
        <w:pageBreakBefore w:val="0"/>
        <w:jc w:val="both"/>
        <w:rPr>
          <w:sz w:val="26"/>
          <w:szCs w:val="26"/>
          <w:vertAlign w:val="baseline"/>
        </w:rPr>
      </w:pPr>
      <w:r w:rsidDel="00000000" w:rsidR="00000000" w:rsidRPr="00000000">
        <w:rPr>
          <w:sz w:val="26"/>
          <w:szCs w:val="26"/>
          <w:vertAlign w:val="baseline"/>
          <w:rtl w:val="0"/>
        </w:rPr>
        <w:t xml:space="preserve">In the Constitution, bail is provided for under </w:t>
      </w:r>
      <w:r w:rsidDel="00000000" w:rsidR="00000000" w:rsidRPr="00000000">
        <w:rPr>
          <w:b w:val="1"/>
          <w:sz w:val="26"/>
          <w:szCs w:val="26"/>
          <w:vertAlign w:val="baseline"/>
          <w:rtl w:val="0"/>
        </w:rPr>
        <w:t xml:space="preserve">section 72</w:t>
      </w:r>
      <w:r w:rsidDel="00000000" w:rsidR="00000000" w:rsidRPr="00000000">
        <w:rPr>
          <w:sz w:val="26"/>
          <w:szCs w:val="26"/>
          <w:vertAlign w:val="baseline"/>
          <w:rtl w:val="0"/>
        </w:rPr>
        <w:t xml:space="preserve">, i.e. the right to individual liberty. However, this right is not absolute. </w:t>
      </w:r>
      <w:r w:rsidDel="00000000" w:rsidR="00000000" w:rsidRPr="00000000">
        <w:rPr>
          <w:sz w:val="26"/>
          <w:szCs w:val="26"/>
          <w:highlight w:val="yellow"/>
          <w:vertAlign w:val="baseline"/>
          <w:rtl w:val="0"/>
        </w:rPr>
        <w:t xml:space="preserve">The fundamental principle is that a person should not be deprived of his liberty except for a distinct breach of law.</w:t>
      </w:r>
      <w:r w:rsidDel="00000000" w:rsidR="00000000" w:rsidRPr="00000000">
        <w:rPr>
          <w:sz w:val="26"/>
          <w:szCs w:val="26"/>
          <w:vertAlign w:val="baseline"/>
          <w:rtl w:val="0"/>
        </w:rPr>
        <w:t xml:space="preserve"> </w:t>
      </w:r>
      <w:r w:rsidDel="00000000" w:rsidR="00000000" w:rsidRPr="00000000">
        <w:rPr>
          <w:sz w:val="26"/>
          <w:szCs w:val="26"/>
          <w:highlight w:val="yellow"/>
          <w:vertAlign w:val="baseline"/>
          <w:rtl w:val="0"/>
        </w:rPr>
        <w:t xml:space="preserve">If there is no substantial risk of the accused fleeing the course of justice, there is no reason why he should be imprisoned during the period of his trial.</w:t>
      </w:r>
      <w:r w:rsidDel="00000000" w:rsidR="00000000" w:rsidRPr="00000000">
        <w:rPr>
          <w:rtl w:val="0"/>
        </w:rPr>
      </w:r>
    </w:p>
    <w:p w:rsidR="00000000" w:rsidDel="00000000" w:rsidP="00000000" w:rsidRDefault="00000000" w:rsidRPr="00000000" w14:paraId="00000015">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16">
      <w:pPr>
        <w:pageBreakBefore w:val="0"/>
        <w:jc w:val="both"/>
        <w:rPr>
          <w:sz w:val="26"/>
          <w:szCs w:val="26"/>
          <w:vertAlign w:val="baseline"/>
        </w:rPr>
      </w:pPr>
      <w:r w:rsidDel="00000000" w:rsidR="00000000" w:rsidRPr="00000000">
        <w:rPr>
          <w:sz w:val="26"/>
          <w:szCs w:val="26"/>
          <w:vertAlign w:val="baseline"/>
          <w:rtl w:val="0"/>
        </w:rPr>
        <w:t xml:space="preserve">A person may be arrested and his liberty curtailed by a Police Officer, if he has </w:t>
      </w:r>
      <w:r w:rsidDel="00000000" w:rsidR="00000000" w:rsidRPr="00000000">
        <w:rPr>
          <w:sz w:val="26"/>
          <w:szCs w:val="26"/>
          <w:highlight w:val="yellow"/>
          <w:vertAlign w:val="baseline"/>
          <w:rtl w:val="0"/>
        </w:rPr>
        <w:t xml:space="preserve">reasonable suspicion</w:t>
      </w:r>
      <w:r w:rsidDel="00000000" w:rsidR="00000000" w:rsidRPr="00000000">
        <w:rPr>
          <w:sz w:val="26"/>
          <w:szCs w:val="26"/>
          <w:vertAlign w:val="baseline"/>
          <w:rtl w:val="0"/>
        </w:rPr>
        <w:t xml:space="preserve"> that the person is about to commit a felony or has committed it. In </w:t>
      </w:r>
      <w:r w:rsidDel="00000000" w:rsidR="00000000" w:rsidRPr="00000000">
        <w:rPr>
          <w:b w:val="1"/>
          <w:i w:val="1"/>
          <w:sz w:val="26"/>
          <w:szCs w:val="26"/>
          <w:highlight w:val="cyan"/>
          <w:vertAlign w:val="baseline"/>
          <w:rtl w:val="0"/>
        </w:rPr>
        <w:t xml:space="preserve">M’Ibu</w:t>
      </w:r>
      <w:r w:rsidDel="00000000" w:rsidR="00000000" w:rsidRPr="00000000">
        <w:rPr>
          <w:i w:val="1"/>
          <w:sz w:val="26"/>
          <w:szCs w:val="26"/>
          <w:highlight w:val="cyan"/>
          <w:vertAlign w:val="baseline"/>
          <w:rtl w:val="0"/>
        </w:rPr>
        <w:t xml:space="preserve">i </w:t>
      </w:r>
      <w:r w:rsidDel="00000000" w:rsidR="00000000" w:rsidRPr="00000000">
        <w:rPr>
          <w:b w:val="1"/>
          <w:i w:val="1"/>
          <w:sz w:val="26"/>
          <w:szCs w:val="26"/>
          <w:highlight w:val="cyan"/>
          <w:vertAlign w:val="baseline"/>
          <w:rtl w:val="0"/>
        </w:rPr>
        <w:t xml:space="preserve">V. Dyer [1967] EA, 315</w:t>
      </w:r>
      <w:r w:rsidDel="00000000" w:rsidR="00000000" w:rsidRPr="00000000">
        <w:rPr>
          <w:sz w:val="26"/>
          <w:szCs w:val="26"/>
          <w:vertAlign w:val="baseline"/>
          <w:rtl w:val="0"/>
        </w:rPr>
        <w:t xml:space="preserve"> the interpretation of ‘reasonable suspicion’ was considered. It was held that even if the suspicion is incorrect, it matters not so long as it was reasonable in the circumstances.</w:t>
      </w:r>
    </w:p>
    <w:p w:rsidR="00000000" w:rsidDel="00000000" w:rsidP="00000000" w:rsidRDefault="00000000" w:rsidRPr="00000000" w14:paraId="00000017">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18">
      <w:pPr>
        <w:pageBreakBefore w:val="0"/>
        <w:jc w:val="both"/>
        <w:rPr>
          <w:sz w:val="26"/>
          <w:szCs w:val="26"/>
          <w:vertAlign w:val="baseline"/>
        </w:rPr>
      </w:pPr>
      <w:r w:rsidDel="00000000" w:rsidR="00000000" w:rsidRPr="00000000">
        <w:rPr>
          <w:b w:val="1"/>
          <w:sz w:val="26"/>
          <w:szCs w:val="26"/>
          <w:vertAlign w:val="baseline"/>
          <w:rtl w:val="0"/>
        </w:rPr>
        <w:t xml:space="preserve">Section 72 (e) of the Constitution</w:t>
      </w:r>
      <w:r w:rsidDel="00000000" w:rsidR="00000000" w:rsidRPr="00000000">
        <w:rPr>
          <w:sz w:val="26"/>
          <w:szCs w:val="26"/>
          <w:vertAlign w:val="baseline"/>
          <w:rtl w:val="0"/>
        </w:rPr>
        <w:t xml:space="preserve"> gives wide discretionary powers to the arresting officers and Section </w:t>
      </w:r>
      <w:r w:rsidDel="00000000" w:rsidR="00000000" w:rsidRPr="00000000">
        <w:rPr>
          <w:b w:val="1"/>
          <w:sz w:val="26"/>
          <w:szCs w:val="26"/>
          <w:vertAlign w:val="baseline"/>
          <w:rtl w:val="0"/>
        </w:rPr>
        <w:t xml:space="preserve">72 (3) (b)</w:t>
      </w:r>
      <w:r w:rsidDel="00000000" w:rsidR="00000000" w:rsidRPr="00000000">
        <w:rPr>
          <w:sz w:val="26"/>
          <w:szCs w:val="26"/>
          <w:vertAlign w:val="baseline"/>
          <w:rtl w:val="0"/>
        </w:rPr>
        <w:t xml:space="preserve"> is intended to prevent the abuse of the discretionary powers. </w:t>
      </w:r>
      <w:r w:rsidDel="00000000" w:rsidR="00000000" w:rsidRPr="00000000">
        <w:rPr>
          <w:b w:val="1"/>
          <w:sz w:val="26"/>
          <w:szCs w:val="26"/>
          <w:vertAlign w:val="baseline"/>
          <w:rtl w:val="0"/>
        </w:rPr>
        <w:t xml:space="preserve">Section 72 (5)</w:t>
      </w:r>
      <w:r w:rsidDel="00000000" w:rsidR="00000000" w:rsidRPr="00000000">
        <w:rPr>
          <w:sz w:val="26"/>
          <w:szCs w:val="26"/>
          <w:vertAlign w:val="baseline"/>
          <w:rtl w:val="0"/>
        </w:rPr>
        <w:t xml:space="preserve"> provides for pre-trial liberty. This implies that the right to bail is conditional upon several factors, as read together with the CPC, i.e.;</w:t>
      </w:r>
    </w:p>
    <w:p w:rsidR="00000000" w:rsidDel="00000000" w:rsidP="00000000" w:rsidRDefault="00000000" w:rsidRPr="00000000" w14:paraId="00000019">
      <w:pPr>
        <w:pageBreakBefore w:val="0"/>
        <w:numPr>
          <w:ilvl w:val="0"/>
          <w:numId w:val="10"/>
        </w:numPr>
        <w:ind w:left="1440" w:hanging="720"/>
        <w:jc w:val="both"/>
        <w:rPr>
          <w:sz w:val="26"/>
          <w:szCs w:val="26"/>
          <w:vertAlign w:val="baseline"/>
        </w:rPr>
      </w:pPr>
      <w:r w:rsidDel="00000000" w:rsidR="00000000" w:rsidRPr="00000000">
        <w:rPr>
          <w:sz w:val="26"/>
          <w:szCs w:val="26"/>
          <w:vertAlign w:val="baseline"/>
          <w:rtl w:val="0"/>
        </w:rPr>
        <w:t xml:space="preserve">It should be granted if the trial does not occur within a reasonable time.</w:t>
      </w:r>
    </w:p>
    <w:p w:rsidR="00000000" w:rsidDel="00000000" w:rsidP="00000000" w:rsidRDefault="00000000" w:rsidRPr="00000000" w14:paraId="0000001A">
      <w:pPr>
        <w:pageBreakBefore w:val="0"/>
        <w:numPr>
          <w:ilvl w:val="0"/>
          <w:numId w:val="10"/>
        </w:numPr>
        <w:ind w:left="1440" w:hanging="720"/>
        <w:jc w:val="both"/>
        <w:rPr>
          <w:sz w:val="26"/>
          <w:szCs w:val="26"/>
          <w:vertAlign w:val="baseline"/>
        </w:rPr>
      </w:pPr>
      <w:r w:rsidDel="00000000" w:rsidR="00000000" w:rsidRPr="00000000">
        <w:rPr>
          <w:sz w:val="26"/>
          <w:szCs w:val="26"/>
          <w:vertAlign w:val="baseline"/>
          <w:rtl w:val="0"/>
        </w:rPr>
        <w:t xml:space="preserve">It should be granted if it will not be prejudicial to the proceedings, e.g. if the accused is not likely to abscond or interfere with witnesses.</w:t>
      </w:r>
    </w:p>
    <w:p w:rsidR="00000000" w:rsidDel="00000000" w:rsidP="00000000" w:rsidRDefault="00000000" w:rsidRPr="00000000" w14:paraId="0000001B">
      <w:pPr>
        <w:pageBreakBefore w:val="0"/>
        <w:numPr>
          <w:ilvl w:val="0"/>
          <w:numId w:val="10"/>
        </w:numPr>
        <w:ind w:left="1440" w:hanging="720"/>
        <w:jc w:val="both"/>
        <w:rPr>
          <w:sz w:val="26"/>
          <w:szCs w:val="26"/>
          <w:vertAlign w:val="baseline"/>
        </w:rPr>
      </w:pPr>
      <w:r w:rsidDel="00000000" w:rsidR="00000000" w:rsidRPr="00000000">
        <w:rPr>
          <w:sz w:val="26"/>
          <w:szCs w:val="26"/>
          <w:highlight w:val="yellow"/>
          <w:vertAlign w:val="baseline"/>
          <w:rtl w:val="0"/>
        </w:rPr>
        <w:t xml:space="preserve">According to </w:t>
      </w:r>
      <w:r w:rsidDel="00000000" w:rsidR="00000000" w:rsidRPr="00000000">
        <w:rPr>
          <w:b w:val="1"/>
          <w:sz w:val="26"/>
          <w:szCs w:val="26"/>
          <w:highlight w:val="yellow"/>
          <w:vertAlign w:val="baseline"/>
          <w:rtl w:val="0"/>
        </w:rPr>
        <w:t xml:space="preserve">Section 123 (1) CPC</w:t>
      </w:r>
      <w:r w:rsidDel="00000000" w:rsidR="00000000" w:rsidRPr="00000000">
        <w:rPr>
          <w:sz w:val="26"/>
          <w:szCs w:val="26"/>
          <w:highlight w:val="yellow"/>
          <w:vertAlign w:val="baseline"/>
          <w:rtl w:val="0"/>
        </w:rPr>
        <w:t xml:space="preserve">, a person will not be granted bail if charged with capital offences.</w:t>
      </w:r>
      <w:r w:rsidDel="00000000" w:rsidR="00000000" w:rsidRPr="00000000">
        <w:rPr>
          <w:sz w:val="26"/>
          <w:szCs w:val="26"/>
          <w:vertAlign w:val="baseline"/>
          <w:rtl w:val="0"/>
        </w:rPr>
        <w:t xml:space="preserve"> This is   because these offences carry the mandatory death penalty upon conviction thus a person is tempted to abscond, tamper with witnesses or unleash more harm in the society.</w:t>
      </w:r>
    </w:p>
    <w:p w:rsidR="00000000" w:rsidDel="00000000" w:rsidP="00000000" w:rsidRDefault="00000000" w:rsidRPr="00000000" w14:paraId="0000001C">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1D">
      <w:pPr>
        <w:pageBreakBefore w:val="0"/>
        <w:jc w:val="both"/>
        <w:rPr>
          <w:sz w:val="26"/>
          <w:szCs w:val="26"/>
          <w:vertAlign w:val="baseline"/>
        </w:rPr>
      </w:pPr>
      <w:r w:rsidDel="00000000" w:rsidR="00000000" w:rsidRPr="00000000">
        <w:rPr>
          <w:b w:val="1"/>
          <w:sz w:val="26"/>
          <w:szCs w:val="26"/>
          <w:highlight w:val="yellow"/>
          <w:vertAlign w:val="baseline"/>
          <w:rtl w:val="0"/>
        </w:rPr>
        <w:t xml:space="preserve">Section 123 (2) CPC</w:t>
      </w:r>
      <w:r w:rsidDel="00000000" w:rsidR="00000000" w:rsidRPr="00000000">
        <w:rPr>
          <w:sz w:val="26"/>
          <w:szCs w:val="26"/>
          <w:highlight w:val="yellow"/>
          <w:vertAlign w:val="baseline"/>
          <w:rtl w:val="0"/>
        </w:rPr>
        <w:t xml:space="preserve"> provides that bail should be granted with due regard to the circumstances of the case and should not be excessive</w:t>
      </w:r>
      <w:r w:rsidDel="00000000" w:rsidR="00000000" w:rsidRPr="00000000">
        <w:rPr>
          <w:sz w:val="26"/>
          <w:szCs w:val="26"/>
          <w:vertAlign w:val="baseline"/>
          <w:rtl w:val="0"/>
        </w:rPr>
        <w:t xml:space="preserve">. Determination of what is excessive raises a problem because it is </w:t>
      </w:r>
      <w:r w:rsidDel="00000000" w:rsidR="00000000" w:rsidRPr="00000000">
        <w:rPr>
          <w:sz w:val="26"/>
          <w:szCs w:val="26"/>
          <w:highlight w:val="yellow"/>
          <w:vertAlign w:val="baseline"/>
          <w:rtl w:val="0"/>
        </w:rPr>
        <w:t xml:space="preserve">discretionary and there are no guidelines</w:t>
      </w:r>
      <w:r w:rsidDel="00000000" w:rsidR="00000000" w:rsidRPr="00000000">
        <w:rPr>
          <w:sz w:val="26"/>
          <w:szCs w:val="26"/>
          <w:vertAlign w:val="baseline"/>
          <w:rtl w:val="0"/>
        </w:rPr>
        <w:t xml:space="preserve"> as to what sums should be deposited. Bail will thus be determined having regard to the circumstances of the case. In the </w:t>
      </w:r>
      <w:r w:rsidDel="00000000" w:rsidR="00000000" w:rsidRPr="00000000">
        <w:rPr>
          <w:i w:val="1"/>
          <w:sz w:val="26"/>
          <w:szCs w:val="26"/>
          <w:highlight w:val="cyan"/>
          <w:vertAlign w:val="baseline"/>
          <w:rtl w:val="0"/>
        </w:rPr>
        <w:t xml:space="preserve">Jaffer case [1937] EA, 39</w:t>
      </w:r>
      <w:r w:rsidDel="00000000" w:rsidR="00000000" w:rsidRPr="00000000">
        <w:rPr>
          <w:i w:val="1"/>
          <w:sz w:val="26"/>
          <w:szCs w:val="26"/>
          <w:vertAlign w:val="baseline"/>
          <w:rtl w:val="0"/>
        </w:rPr>
        <w:t xml:space="preserve">,</w:t>
      </w:r>
      <w:r w:rsidDel="00000000" w:rsidR="00000000" w:rsidRPr="00000000">
        <w:rPr>
          <w:sz w:val="26"/>
          <w:szCs w:val="26"/>
          <w:vertAlign w:val="baseline"/>
          <w:rtl w:val="0"/>
        </w:rPr>
        <w:t xml:space="preserve"> it was held that the true test of a bail application is whether its grant will be detrimental to the interests of justice.  </w:t>
      </w:r>
    </w:p>
    <w:p w:rsidR="00000000" w:rsidDel="00000000" w:rsidP="00000000" w:rsidRDefault="00000000" w:rsidRPr="00000000" w14:paraId="0000001E">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1F">
      <w:pPr>
        <w:pageBreakBefore w:val="0"/>
        <w:jc w:val="both"/>
        <w:rPr>
          <w:sz w:val="26"/>
          <w:szCs w:val="26"/>
          <w:vertAlign w:val="baseline"/>
        </w:rPr>
      </w:pPr>
      <w:r w:rsidDel="00000000" w:rsidR="00000000" w:rsidRPr="00000000">
        <w:rPr>
          <w:sz w:val="26"/>
          <w:szCs w:val="26"/>
          <w:vertAlign w:val="baseline"/>
          <w:rtl w:val="0"/>
        </w:rPr>
        <w:t xml:space="preserve">In </w:t>
      </w:r>
      <w:r w:rsidDel="00000000" w:rsidR="00000000" w:rsidRPr="00000000">
        <w:rPr>
          <w:i w:val="1"/>
          <w:sz w:val="26"/>
          <w:szCs w:val="26"/>
          <w:highlight w:val="cyan"/>
          <w:vertAlign w:val="baseline"/>
          <w:rtl w:val="0"/>
        </w:rPr>
        <w:t xml:space="preserve">Gajjan Singh &amp; Others V. R [1947] 14 EACA, 111</w:t>
      </w:r>
      <w:r w:rsidDel="00000000" w:rsidR="00000000" w:rsidRPr="00000000">
        <w:rPr>
          <w:sz w:val="26"/>
          <w:szCs w:val="26"/>
          <w:highlight w:val="cyan"/>
          <w:vertAlign w:val="baseline"/>
          <w:rtl w:val="0"/>
        </w:rPr>
        <w:t xml:space="preserve">,</w:t>
      </w:r>
      <w:r w:rsidDel="00000000" w:rsidR="00000000" w:rsidRPr="00000000">
        <w:rPr>
          <w:sz w:val="26"/>
          <w:szCs w:val="26"/>
          <w:vertAlign w:val="baseline"/>
          <w:rtl w:val="0"/>
        </w:rPr>
        <w:t xml:space="preserve"> the landlord was charged with a criminal offence. It was held that letting him off could lead to a breach of the peace, i.e. attack by the tenants. The prisoner’s safety should be considered while granting bail. There ought to be a cooling off period so that the people he had wronged are not aroused and lead to further offences.  </w:t>
      </w:r>
    </w:p>
    <w:p w:rsidR="00000000" w:rsidDel="00000000" w:rsidP="00000000" w:rsidRDefault="00000000" w:rsidRPr="00000000" w14:paraId="00000020">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21">
      <w:pPr>
        <w:pageBreakBefore w:val="0"/>
        <w:jc w:val="both"/>
        <w:rPr>
          <w:sz w:val="26"/>
          <w:szCs w:val="26"/>
          <w:vertAlign w:val="baseline"/>
        </w:rPr>
      </w:pPr>
      <w:r w:rsidDel="00000000" w:rsidR="00000000" w:rsidRPr="00000000">
        <w:rPr>
          <w:sz w:val="26"/>
          <w:szCs w:val="26"/>
          <w:vertAlign w:val="baseline"/>
          <w:rtl w:val="0"/>
        </w:rPr>
        <w:t xml:space="preserve">Bail can be classified into two categories:-</w:t>
      </w:r>
    </w:p>
    <w:p w:rsidR="00000000" w:rsidDel="00000000" w:rsidP="00000000" w:rsidRDefault="00000000" w:rsidRPr="00000000" w14:paraId="00000022">
      <w:pPr>
        <w:pageBreakBefore w:val="0"/>
        <w:numPr>
          <w:ilvl w:val="0"/>
          <w:numId w:val="1"/>
        </w:numPr>
        <w:ind w:left="720" w:hanging="360"/>
        <w:jc w:val="both"/>
        <w:rPr>
          <w:sz w:val="26"/>
          <w:szCs w:val="26"/>
          <w:vertAlign w:val="baseline"/>
        </w:rPr>
      </w:pPr>
      <w:r w:rsidDel="00000000" w:rsidR="00000000" w:rsidRPr="00000000">
        <w:rPr>
          <w:sz w:val="26"/>
          <w:szCs w:val="26"/>
          <w:highlight w:val="yellow"/>
          <w:vertAlign w:val="baseline"/>
          <w:rtl w:val="0"/>
        </w:rPr>
        <w:t xml:space="preserve">Bailable offences –</w:t>
      </w:r>
      <w:r w:rsidDel="00000000" w:rsidR="00000000" w:rsidRPr="00000000">
        <w:rPr>
          <w:sz w:val="26"/>
          <w:szCs w:val="26"/>
          <w:vertAlign w:val="baseline"/>
          <w:rtl w:val="0"/>
        </w:rPr>
        <w:t xml:space="preserve"> the grant of bail in these instances is a matter of course.</w:t>
      </w:r>
    </w:p>
    <w:p w:rsidR="00000000" w:rsidDel="00000000" w:rsidP="00000000" w:rsidRDefault="00000000" w:rsidRPr="00000000" w14:paraId="00000023">
      <w:pPr>
        <w:pageBreakBefore w:val="0"/>
        <w:numPr>
          <w:ilvl w:val="0"/>
          <w:numId w:val="1"/>
        </w:numPr>
        <w:ind w:left="720" w:hanging="360"/>
        <w:jc w:val="both"/>
        <w:rPr>
          <w:sz w:val="26"/>
          <w:szCs w:val="26"/>
          <w:vertAlign w:val="baseline"/>
        </w:rPr>
      </w:pPr>
      <w:r w:rsidDel="00000000" w:rsidR="00000000" w:rsidRPr="00000000">
        <w:rPr>
          <w:sz w:val="26"/>
          <w:szCs w:val="26"/>
          <w:highlight w:val="yellow"/>
          <w:vertAlign w:val="baseline"/>
          <w:rtl w:val="0"/>
        </w:rPr>
        <w:t xml:space="preserve">Non-bailable offences</w:t>
      </w:r>
      <w:r w:rsidDel="00000000" w:rsidR="00000000" w:rsidRPr="00000000">
        <w:rPr>
          <w:sz w:val="26"/>
          <w:szCs w:val="26"/>
          <w:vertAlign w:val="baseline"/>
          <w:rtl w:val="0"/>
        </w:rPr>
        <w:t xml:space="preserve"> – these are the offences that carry the mandatory death penalty i.e.;</w:t>
      </w:r>
    </w:p>
    <w:p w:rsidR="00000000" w:rsidDel="00000000" w:rsidP="00000000" w:rsidRDefault="00000000" w:rsidRPr="00000000" w14:paraId="00000024">
      <w:pPr>
        <w:pageBreakBefore w:val="0"/>
        <w:numPr>
          <w:ilvl w:val="1"/>
          <w:numId w:val="1"/>
        </w:numPr>
        <w:ind w:left="1440" w:hanging="360"/>
        <w:jc w:val="both"/>
        <w:rPr>
          <w:sz w:val="26"/>
          <w:szCs w:val="26"/>
          <w:vertAlign w:val="baseline"/>
        </w:rPr>
      </w:pPr>
      <w:r w:rsidDel="00000000" w:rsidR="00000000" w:rsidRPr="00000000">
        <w:rPr>
          <w:sz w:val="26"/>
          <w:szCs w:val="26"/>
          <w:vertAlign w:val="baseline"/>
          <w:rtl w:val="0"/>
        </w:rPr>
        <w:t xml:space="preserve">Murder</w:t>
      </w:r>
    </w:p>
    <w:p w:rsidR="00000000" w:rsidDel="00000000" w:rsidP="00000000" w:rsidRDefault="00000000" w:rsidRPr="00000000" w14:paraId="00000025">
      <w:pPr>
        <w:pageBreakBefore w:val="0"/>
        <w:numPr>
          <w:ilvl w:val="1"/>
          <w:numId w:val="1"/>
        </w:numPr>
        <w:ind w:left="1440" w:hanging="360"/>
        <w:jc w:val="both"/>
        <w:rPr>
          <w:sz w:val="26"/>
          <w:szCs w:val="26"/>
          <w:vertAlign w:val="baseline"/>
        </w:rPr>
      </w:pPr>
      <w:r w:rsidDel="00000000" w:rsidR="00000000" w:rsidRPr="00000000">
        <w:rPr>
          <w:sz w:val="26"/>
          <w:szCs w:val="26"/>
          <w:vertAlign w:val="baseline"/>
          <w:rtl w:val="0"/>
        </w:rPr>
        <w:t xml:space="preserve">Treason</w:t>
      </w:r>
    </w:p>
    <w:p w:rsidR="00000000" w:rsidDel="00000000" w:rsidP="00000000" w:rsidRDefault="00000000" w:rsidRPr="00000000" w14:paraId="00000026">
      <w:pPr>
        <w:pageBreakBefore w:val="0"/>
        <w:numPr>
          <w:ilvl w:val="1"/>
          <w:numId w:val="1"/>
        </w:numPr>
        <w:ind w:left="1440" w:hanging="360"/>
        <w:jc w:val="both"/>
        <w:rPr>
          <w:sz w:val="26"/>
          <w:szCs w:val="26"/>
          <w:vertAlign w:val="baseline"/>
        </w:rPr>
      </w:pPr>
      <w:r w:rsidDel="00000000" w:rsidR="00000000" w:rsidRPr="00000000">
        <w:rPr>
          <w:sz w:val="26"/>
          <w:szCs w:val="26"/>
          <w:vertAlign w:val="baseline"/>
          <w:rtl w:val="0"/>
        </w:rPr>
        <w:t xml:space="preserve">Robbery with violence</w:t>
      </w:r>
    </w:p>
    <w:p w:rsidR="00000000" w:rsidDel="00000000" w:rsidP="00000000" w:rsidRDefault="00000000" w:rsidRPr="00000000" w14:paraId="00000027">
      <w:pPr>
        <w:pageBreakBefore w:val="0"/>
        <w:numPr>
          <w:ilvl w:val="1"/>
          <w:numId w:val="1"/>
        </w:numPr>
        <w:ind w:left="1440" w:hanging="360"/>
        <w:jc w:val="both"/>
        <w:rPr>
          <w:sz w:val="26"/>
          <w:szCs w:val="26"/>
          <w:vertAlign w:val="baseline"/>
        </w:rPr>
      </w:pPr>
      <w:r w:rsidDel="00000000" w:rsidR="00000000" w:rsidRPr="00000000">
        <w:rPr>
          <w:sz w:val="26"/>
          <w:szCs w:val="26"/>
          <w:vertAlign w:val="baseline"/>
          <w:rtl w:val="0"/>
        </w:rPr>
        <w:t xml:space="preserve">Attempted robbery with violence.</w:t>
      </w:r>
    </w:p>
    <w:p w:rsidR="00000000" w:rsidDel="00000000" w:rsidP="00000000" w:rsidRDefault="00000000" w:rsidRPr="00000000" w14:paraId="00000028">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29">
      <w:pPr>
        <w:pageBreakBefore w:val="0"/>
        <w:jc w:val="both"/>
        <w:rPr>
          <w:sz w:val="26"/>
          <w:szCs w:val="26"/>
          <w:vertAlign w:val="baseline"/>
        </w:rPr>
      </w:pPr>
      <w:r w:rsidDel="00000000" w:rsidR="00000000" w:rsidRPr="00000000">
        <w:rPr>
          <w:b w:val="1"/>
          <w:sz w:val="26"/>
          <w:szCs w:val="26"/>
          <w:vertAlign w:val="baseline"/>
          <w:rtl w:val="0"/>
        </w:rPr>
        <w:t xml:space="preserve">Before 1987, (act no 20 of 1987</w:t>
      </w:r>
      <w:r w:rsidDel="00000000" w:rsidR="00000000" w:rsidRPr="00000000">
        <w:rPr>
          <w:sz w:val="26"/>
          <w:szCs w:val="26"/>
          <w:vertAlign w:val="baseline"/>
          <w:rtl w:val="0"/>
        </w:rPr>
        <w:t xml:space="preserve">)  the Constitution provided that any person can be admitted to bail whether conditionally or unconditionally so long as his </w:t>
      </w:r>
      <w:r w:rsidDel="00000000" w:rsidR="00000000" w:rsidRPr="00000000">
        <w:rPr>
          <w:sz w:val="26"/>
          <w:szCs w:val="26"/>
          <w:highlight w:val="yellow"/>
          <w:vertAlign w:val="baseline"/>
          <w:rtl w:val="0"/>
        </w:rPr>
        <w:t xml:space="preserve">subsequent attendance was assured</w:t>
      </w:r>
      <w:r w:rsidDel="00000000" w:rsidR="00000000" w:rsidRPr="00000000">
        <w:rPr>
          <w:sz w:val="26"/>
          <w:szCs w:val="26"/>
          <w:vertAlign w:val="baseline"/>
          <w:rtl w:val="0"/>
        </w:rPr>
        <w:t xml:space="preserve">. The High Court was thus allowed to grant bail in any case if the circumstances deemed it necessary.</w:t>
      </w:r>
    </w:p>
    <w:p w:rsidR="00000000" w:rsidDel="00000000" w:rsidP="00000000" w:rsidRDefault="00000000" w:rsidRPr="00000000" w14:paraId="0000002A">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2B">
      <w:pPr>
        <w:pageBreakBefore w:val="0"/>
        <w:jc w:val="both"/>
        <w:rPr>
          <w:sz w:val="26"/>
          <w:szCs w:val="26"/>
          <w:vertAlign w:val="baseline"/>
        </w:rPr>
      </w:pPr>
      <w:r w:rsidDel="00000000" w:rsidR="00000000" w:rsidRPr="00000000">
        <w:rPr>
          <w:sz w:val="26"/>
          <w:szCs w:val="26"/>
          <w:highlight w:val="yellow"/>
          <w:vertAlign w:val="baseline"/>
          <w:rtl w:val="0"/>
        </w:rPr>
        <w:t xml:space="preserve">In 1978, by Statute Law (Miscellaneous Amendments) </w:t>
      </w:r>
      <w:r w:rsidDel="00000000" w:rsidR="00000000" w:rsidRPr="00000000">
        <w:rPr>
          <w:b w:val="1"/>
          <w:sz w:val="26"/>
          <w:szCs w:val="26"/>
          <w:highlight w:val="yellow"/>
          <w:vertAlign w:val="baseline"/>
          <w:rtl w:val="0"/>
        </w:rPr>
        <w:t xml:space="preserve">Act No. 13 of 1978</w:t>
      </w:r>
      <w:r w:rsidDel="00000000" w:rsidR="00000000" w:rsidRPr="00000000">
        <w:rPr>
          <w:sz w:val="26"/>
          <w:szCs w:val="26"/>
          <w:highlight w:val="yellow"/>
          <w:vertAlign w:val="baseline"/>
          <w:rtl w:val="0"/>
        </w:rPr>
        <w:t xml:space="preserve">, the discretion of the High Court was limited as it could not grant bail where a person was accused of murder or treason. This created a contradiction because under </w:t>
      </w:r>
      <w:r w:rsidDel="00000000" w:rsidR="00000000" w:rsidRPr="00000000">
        <w:rPr>
          <w:b w:val="1"/>
          <w:sz w:val="26"/>
          <w:szCs w:val="26"/>
          <w:highlight w:val="yellow"/>
          <w:vertAlign w:val="baseline"/>
          <w:rtl w:val="0"/>
        </w:rPr>
        <w:t xml:space="preserve">section 123 (1) CPC</w:t>
      </w:r>
      <w:r w:rsidDel="00000000" w:rsidR="00000000" w:rsidRPr="00000000">
        <w:rPr>
          <w:sz w:val="26"/>
          <w:szCs w:val="26"/>
          <w:highlight w:val="yellow"/>
          <w:vertAlign w:val="baseline"/>
          <w:rtl w:val="0"/>
        </w:rPr>
        <w:t xml:space="preserve"> four offences were non-bailable i.e. murder, treason, robbery with violence and attempted robbery with violence. However, under </w:t>
      </w:r>
      <w:r w:rsidDel="00000000" w:rsidR="00000000" w:rsidRPr="00000000">
        <w:rPr>
          <w:b w:val="1"/>
          <w:sz w:val="26"/>
          <w:szCs w:val="26"/>
          <w:highlight w:val="yellow"/>
          <w:vertAlign w:val="baseline"/>
          <w:rtl w:val="0"/>
        </w:rPr>
        <w:t xml:space="preserve">section 123</w:t>
      </w:r>
      <w:r w:rsidDel="00000000" w:rsidR="00000000" w:rsidRPr="00000000">
        <w:rPr>
          <w:sz w:val="26"/>
          <w:szCs w:val="26"/>
          <w:highlight w:val="yellow"/>
          <w:vertAlign w:val="baseline"/>
          <w:rtl w:val="0"/>
        </w:rPr>
        <w:t xml:space="preserve"> </w:t>
      </w:r>
      <w:r w:rsidDel="00000000" w:rsidR="00000000" w:rsidRPr="00000000">
        <w:rPr>
          <w:b w:val="1"/>
          <w:sz w:val="26"/>
          <w:szCs w:val="26"/>
          <w:highlight w:val="yellow"/>
          <w:vertAlign w:val="baseline"/>
          <w:rtl w:val="0"/>
        </w:rPr>
        <w:t xml:space="preserve">(3) CPC</w:t>
      </w:r>
      <w:r w:rsidDel="00000000" w:rsidR="00000000" w:rsidRPr="00000000">
        <w:rPr>
          <w:sz w:val="26"/>
          <w:szCs w:val="26"/>
          <w:highlight w:val="yellow"/>
          <w:vertAlign w:val="baseline"/>
          <w:rtl w:val="0"/>
        </w:rPr>
        <w:t xml:space="preserve"> only two, murder and treason, were non-</w:t>
      </w:r>
      <w:r w:rsidDel="00000000" w:rsidR="00000000" w:rsidRPr="00000000">
        <w:rPr>
          <w:sz w:val="26"/>
          <w:szCs w:val="26"/>
          <w:vertAlign w:val="baseline"/>
          <w:rtl w:val="0"/>
        </w:rPr>
        <w:t xml:space="preserve">bailable.</w:t>
      </w:r>
    </w:p>
    <w:p w:rsidR="00000000" w:rsidDel="00000000" w:rsidP="00000000" w:rsidRDefault="00000000" w:rsidRPr="00000000" w14:paraId="0000002C">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2D">
      <w:pPr>
        <w:pageBreakBefore w:val="0"/>
        <w:jc w:val="both"/>
        <w:rPr>
          <w:sz w:val="26"/>
          <w:szCs w:val="26"/>
          <w:vertAlign w:val="baseline"/>
        </w:rPr>
      </w:pPr>
      <w:r w:rsidDel="00000000" w:rsidR="00000000" w:rsidRPr="00000000">
        <w:rPr>
          <w:sz w:val="26"/>
          <w:szCs w:val="26"/>
          <w:vertAlign w:val="baseline"/>
          <w:rtl w:val="0"/>
        </w:rPr>
        <w:t xml:space="preserve">The lacuna created in the 1978 amendment was filled in </w:t>
      </w:r>
      <w:r w:rsidDel="00000000" w:rsidR="00000000" w:rsidRPr="00000000">
        <w:rPr>
          <w:b w:val="1"/>
          <w:sz w:val="26"/>
          <w:szCs w:val="26"/>
          <w:vertAlign w:val="baseline"/>
          <w:rtl w:val="0"/>
        </w:rPr>
        <w:t xml:space="preserve">1984 </w:t>
      </w:r>
      <w:r w:rsidDel="00000000" w:rsidR="00000000" w:rsidRPr="00000000">
        <w:rPr>
          <w:sz w:val="26"/>
          <w:szCs w:val="26"/>
          <w:vertAlign w:val="baseline"/>
          <w:rtl w:val="0"/>
        </w:rPr>
        <w:t xml:space="preserve">and subsection (3) was amended to make it tally with subsection (1</w:t>
      </w:r>
      <w:r w:rsidDel="00000000" w:rsidR="00000000" w:rsidRPr="00000000">
        <w:rPr>
          <w:sz w:val="26"/>
          <w:szCs w:val="26"/>
          <w:highlight w:val="yellow"/>
          <w:vertAlign w:val="baseline"/>
          <w:rtl w:val="0"/>
        </w:rPr>
        <w:t xml:space="preserve">). By Act No. 19 of 1984, robbery with violence and attempted robbery with violence were made non-bailable offences.</w:t>
      </w:r>
      <w:r w:rsidDel="00000000" w:rsidR="00000000" w:rsidRPr="00000000">
        <w:rPr>
          <w:rtl w:val="0"/>
        </w:rPr>
      </w:r>
    </w:p>
    <w:p w:rsidR="00000000" w:rsidDel="00000000" w:rsidP="00000000" w:rsidRDefault="00000000" w:rsidRPr="00000000" w14:paraId="0000002E">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2F">
      <w:pPr>
        <w:pageBreakBefore w:val="0"/>
        <w:jc w:val="both"/>
        <w:rPr>
          <w:sz w:val="26"/>
          <w:szCs w:val="26"/>
          <w:vertAlign w:val="baseline"/>
        </w:rPr>
      </w:pPr>
      <w:r w:rsidDel="00000000" w:rsidR="00000000" w:rsidRPr="00000000">
        <w:rPr>
          <w:sz w:val="26"/>
          <w:szCs w:val="26"/>
          <w:vertAlign w:val="baseline"/>
          <w:rtl w:val="0"/>
        </w:rPr>
        <w:t xml:space="preserve">In 1985, a constitutional court in the case of </w:t>
      </w:r>
      <w:r w:rsidDel="00000000" w:rsidR="00000000" w:rsidRPr="00000000">
        <w:rPr>
          <w:i w:val="1"/>
          <w:sz w:val="26"/>
          <w:szCs w:val="26"/>
          <w:highlight w:val="cyan"/>
          <w:vertAlign w:val="baseline"/>
          <w:rtl w:val="0"/>
        </w:rPr>
        <w:t xml:space="preserve">Margaret Magiri Ngui V R</w:t>
      </w:r>
      <w:r w:rsidDel="00000000" w:rsidR="00000000" w:rsidRPr="00000000">
        <w:rPr>
          <w:sz w:val="26"/>
          <w:szCs w:val="26"/>
          <w:vertAlign w:val="baseline"/>
          <w:rtl w:val="0"/>
        </w:rPr>
        <w:t xml:space="preserve"> declared section 123 CPC inconsistent with the Constitution therefore null and void by virtue of </w:t>
      </w:r>
      <w:r w:rsidDel="00000000" w:rsidR="00000000" w:rsidRPr="00000000">
        <w:rPr>
          <w:b w:val="1"/>
          <w:sz w:val="26"/>
          <w:szCs w:val="26"/>
          <w:vertAlign w:val="baseline"/>
          <w:rtl w:val="0"/>
        </w:rPr>
        <w:t xml:space="preserve">section 3 of the Constitution</w:t>
      </w:r>
      <w:r w:rsidDel="00000000" w:rsidR="00000000" w:rsidRPr="00000000">
        <w:rPr>
          <w:sz w:val="26"/>
          <w:szCs w:val="26"/>
          <w:vertAlign w:val="baseline"/>
          <w:rtl w:val="0"/>
        </w:rPr>
        <w:t xml:space="preserve"> (any written law contrary to the constitution the constitution, the constitution prevails) . Margaret and others were charged with robbery with violence which was not bailable in terms of section 123 CPC. While in custody, she applied for bail which was refused. An application was made to the High Court under section </w:t>
      </w:r>
      <w:r w:rsidDel="00000000" w:rsidR="00000000" w:rsidRPr="00000000">
        <w:rPr>
          <w:b w:val="1"/>
          <w:sz w:val="26"/>
          <w:szCs w:val="26"/>
          <w:vertAlign w:val="baseline"/>
          <w:rtl w:val="0"/>
        </w:rPr>
        <w:t xml:space="preserve">84 (1</w:t>
      </w:r>
      <w:r w:rsidDel="00000000" w:rsidR="00000000" w:rsidRPr="00000000">
        <w:rPr>
          <w:sz w:val="26"/>
          <w:szCs w:val="26"/>
          <w:vertAlign w:val="baseline"/>
          <w:rtl w:val="0"/>
        </w:rPr>
        <w:t xml:space="preserve">) of the Constitution challenging the constitutionality of section </w:t>
      </w:r>
      <w:r w:rsidDel="00000000" w:rsidR="00000000" w:rsidRPr="00000000">
        <w:rPr>
          <w:b w:val="1"/>
          <w:sz w:val="26"/>
          <w:szCs w:val="26"/>
          <w:vertAlign w:val="baseline"/>
          <w:rtl w:val="0"/>
        </w:rPr>
        <w:t xml:space="preserve">123 CPC</w:t>
      </w:r>
      <w:r w:rsidDel="00000000" w:rsidR="00000000" w:rsidRPr="00000000">
        <w:rPr>
          <w:sz w:val="26"/>
          <w:szCs w:val="26"/>
          <w:vertAlign w:val="baseline"/>
          <w:rtl w:val="0"/>
        </w:rPr>
        <w:t xml:space="preserve">. It was argued that in denying bail to persons charged with capital offences, the section was inconsistent with section </w:t>
      </w:r>
      <w:r w:rsidDel="00000000" w:rsidR="00000000" w:rsidRPr="00000000">
        <w:rPr>
          <w:b w:val="1"/>
          <w:sz w:val="26"/>
          <w:szCs w:val="26"/>
          <w:vertAlign w:val="baseline"/>
          <w:rtl w:val="0"/>
        </w:rPr>
        <w:t xml:space="preserve">72</w:t>
      </w:r>
      <w:r w:rsidDel="00000000" w:rsidR="00000000" w:rsidRPr="00000000">
        <w:rPr>
          <w:sz w:val="26"/>
          <w:szCs w:val="26"/>
          <w:vertAlign w:val="baseline"/>
          <w:rtl w:val="0"/>
        </w:rPr>
        <w:t xml:space="preserve"> </w:t>
      </w:r>
      <w:r w:rsidDel="00000000" w:rsidR="00000000" w:rsidRPr="00000000">
        <w:rPr>
          <w:b w:val="1"/>
          <w:sz w:val="26"/>
          <w:szCs w:val="26"/>
          <w:vertAlign w:val="baseline"/>
          <w:rtl w:val="0"/>
        </w:rPr>
        <w:t xml:space="preserve">(5)</w:t>
      </w:r>
      <w:r w:rsidDel="00000000" w:rsidR="00000000" w:rsidRPr="00000000">
        <w:rPr>
          <w:sz w:val="26"/>
          <w:szCs w:val="26"/>
          <w:vertAlign w:val="baseline"/>
          <w:rtl w:val="0"/>
        </w:rPr>
        <w:t xml:space="preserve"> of the Constitution which allowed bail to persons charged with all offences. It was further argued that the classification of offences into bailable and non-bailable was a feature alien to the Constitution. The court then considered the application for bail on merit having found that it had power to grant or refuse bail. It held that bail as a general rule</w:t>
      </w:r>
      <w:r w:rsidDel="00000000" w:rsidR="00000000" w:rsidRPr="00000000">
        <w:rPr>
          <w:sz w:val="26"/>
          <w:szCs w:val="26"/>
          <w:highlight w:val="yellow"/>
          <w:vertAlign w:val="baseline"/>
          <w:rtl w:val="0"/>
        </w:rPr>
        <w:t xml:space="preserve">, should not be granted where the offence charged carries a mandatory death penalty because the temptation to abscond in such cases is very high. The court thus refused to release the Applicant on bail.</w:t>
      </w:r>
      <w:r w:rsidDel="00000000" w:rsidR="00000000" w:rsidRPr="00000000">
        <w:rPr>
          <w:rtl w:val="0"/>
        </w:rPr>
      </w:r>
    </w:p>
    <w:p w:rsidR="00000000" w:rsidDel="00000000" w:rsidP="00000000" w:rsidRDefault="00000000" w:rsidRPr="00000000" w14:paraId="00000030">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31">
      <w:pPr>
        <w:pageBreakBefore w:val="0"/>
        <w:jc w:val="both"/>
        <w:rPr>
          <w:sz w:val="26"/>
          <w:szCs w:val="26"/>
          <w:vertAlign w:val="baseline"/>
        </w:rPr>
      </w:pPr>
      <w:r w:rsidDel="00000000" w:rsidR="00000000" w:rsidRPr="00000000">
        <w:rPr>
          <w:sz w:val="26"/>
          <w:szCs w:val="26"/>
          <w:vertAlign w:val="baseline"/>
          <w:rtl w:val="0"/>
        </w:rPr>
        <w:t xml:space="preserve">In </w:t>
      </w:r>
      <w:r w:rsidDel="00000000" w:rsidR="00000000" w:rsidRPr="00000000">
        <w:rPr>
          <w:b w:val="1"/>
          <w:sz w:val="26"/>
          <w:szCs w:val="26"/>
          <w:vertAlign w:val="baseline"/>
          <w:rtl w:val="0"/>
        </w:rPr>
        <w:t xml:space="preserve">1985,</w:t>
      </w:r>
      <w:r w:rsidDel="00000000" w:rsidR="00000000" w:rsidRPr="00000000">
        <w:rPr>
          <w:sz w:val="26"/>
          <w:szCs w:val="26"/>
          <w:vertAlign w:val="baseline"/>
          <w:rtl w:val="0"/>
        </w:rPr>
        <w:t xml:space="preserve"> </w:t>
      </w:r>
      <w:r w:rsidDel="00000000" w:rsidR="00000000" w:rsidRPr="00000000">
        <w:rPr>
          <w:b w:val="1"/>
          <w:sz w:val="26"/>
          <w:szCs w:val="26"/>
          <w:vertAlign w:val="baseline"/>
          <w:rtl w:val="0"/>
        </w:rPr>
        <w:t xml:space="preserve">section 123 CPC</w:t>
      </w:r>
      <w:r w:rsidDel="00000000" w:rsidR="00000000" w:rsidRPr="00000000">
        <w:rPr>
          <w:sz w:val="26"/>
          <w:szCs w:val="26"/>
          <w:vertAlign w:val="baseline"/>
          <w:rtl w:val="0"/>
        </w:rPr>
        <w:t xml:space="preserve"> was amended to allow bail in any case. This erased the classification of offences into bailable and non-bailable. Later, the section was amended to read as it now does.</w:t>
      </w:r>
    </w:p>
    <w:p w:rsidR="00000000" w:rsidDel="00000000" w:rsidP="00000000" w:rsidRDefault="00000000" w:rsidRPr="00000000" w14:paraId="00000032">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33">
      <w:pPr>
        <w:pageBreakBefore w:val="0"/>
        <w:jc w:val="both"/>
        <w:rPr>
          <w:sz w:val="26"/>
          <w:szCs w:val="26"/>
          <w:vertAlign w:val="baseline"/>
        </w:rPr>
      </w:pPr>
      <w:r w:rsidDel="00000000" w:rsidR="00000000" w:rsidRPr="00000000">
        <w:rPr>
          <w:sz w:val="26"/>
          <w:szCs w:val="26"/>
          <w:vertAlign w:val="baseline"/>
          <w:rtl w:val="0"/>
        </w:rPr>
        <w:t xml:space="preserve">By </w:t>
      </w:r>
      <w:r w:rsidDel="00000000" w:rsidR="00000000" w:rsidRPr="00000000">
        <w:rPr>
          <w:b w:val="1"/>
          <w:sz w:val="26"/>
          <w:szCs w:val="26"/>
          <w:vertAlign w:val="baseline"/>
          <w:rtl w:val="0"/>
        </w:rPr>
        <w:t xml:space="preserve">Act No. 20 of 1987</w:t>
      </w:r>
      <w:r w:rsidDel="00000000" w:rsidR="00000000" w:rsidRPr="00000000">
        <w:rPr>
          <w:sz w:val="26"/>
          <w:szCs w:val="26"/>
          <w:vertAlign w:val="baseline"/>
          <w:rtl w:val="0"/>
        </w:rPr>
        <w:t xml:space="preserve">, </w:t>
      </w:r>
      <w:r w:rsidDel="00000000" w:rsidR="00000000" w:rsidRPr="00000000">
        <w:rPr>
          <w:b w:val="1"/>
          <w:sz w:val="26"/>
          <w:szCs w:val="26"/>
          <w:vertAlign w:val="baseline"/>
          <w:rtl w:val="0"/>
        </w:rPr>
        <w:t xml:space="preserve">section 72 (5) of the Constitution</w:t>
      </w:r>
      <w:r w:rsidDel="00000000" w:rsidR="00000000" w:rsidRPr="00000000">
        <w:rPr>
          <w:sz w:val="26"/>
          <w:szCs w:val="26"/>
          <w:vertAlign w:val="baseline"/>
          <w:rtl w:val="0"/>
        </w:rPr>
        <w:t xml:space="preserve"> was amended to read </w:t>
      </w:r>
      <w:r w:rsidDel="00000000" w:rsidR="00000000" w:rsidRPr="00000000">
        <w:rPr>
          <w:sz w:val="26"/>
          <w:szCs w:val="26"/>
          <w:highlight w:val="yellow"/>
          <w:vertAlign w:val="baseline"/>
          <w:rtl w:val="0"/>
        </w:rPr>
        <w:t xml:space="preserve">that a person shall unless he is charged with an offence punishable by death, be released either unconditionally or upon reasonable conditions. This meant that the criterion for granting or refusing to grant bail is not the merits of each particular case but the punishment to be meted out to the accused upon conviction. This removed the discretion of the High Court in granting bail to capital offenders</w:t>
      </w:r>
      <w:r w:rsidDel="00000000" w:rsidR="00000000" w:rsidRPr="00000000">
        <w:rPr>
          <w:sz w:val="26"/>
          <w:szCs w:val="26"/>
          <w:vertAlign w:val="baseline"/>
          <w:rtl w:val="0"/>
        </w:rPr>
        <w:t xml:space="preserve">. </w:t>
      </w:r>
    </w:p>
    <w:p w:rsidR="00000000" w:rsidDel="00000000" w:rsidP="00000000" w:rsidRDefault="00000000" w:rsidRPr="00000000" w14:paraId="00000034">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35">
      <w:pPr>
        <w:pageBreakBefore w:val="0"/>
        <w:jc w:val="both"/>
        <w:rPr>
          <w:sz w:val="26"/>
          <w:szCs w:val="26"/>
          <w:vertAlign w:val="baseline"/>
        </w:rPr>
      </w:pPr>
      <w:r w:rsidDel="00000000" w:rsidR="00000000" w:rsidRPr="00000000">
        <w:rPr>
          <w:sz w:val="26"/>
          <w:szCs w:val="26"/>
          <w:vertAlign w:val="baseline"/>
          <w:rtl w:val="0"/>
        </w:rPr>
        <w:t xml:space="preserve">The question of bail involves a delicate balance between two competing values i.e. the welfare of the society and fairness to the accused. The abolition of the discretion of the High Court in granting or refusing to grant bail in capital offences has been criticized because:-</w:t>
      </w:r>
    </w:p>
    <w:p w:rsidR="00000000" w:rsidDel="00000000" w:rsidP="00000000" w:rsidRDefault="00000000" w:rsidRPr="00000000" w14:paraId="00000036">
      <w:pPr>
        <w:pageBreakBefore w:val="0"/>
        <w:ind w:left="1440" w:hanging="720"/>
        <w:jc w:val="both"/>
        <w:rPr>
          <w:sz w:val="26"/>
          <w:szCs w:val="26"/>
          <w:vertAlign w:val="baseline"/>
        </w:rPr>
      </w:pPr>
      <w:r w:rsidDel="00000000" w:rsidR="00000000" w:rsidRPr="00000000">
        <w:rPr>
          <w:sz w:val="26"/>
          <w:szCs w:val="26"/>
          <w:highlight w:val="yellow"/>
          <w:vertAlign w:val="baseline"/>
          <w:rtl w:val="0"/>
        </w:rPr>
        <w:t xml:space="preserve">a</w:t>
      </w:r>
      <w:r w:rsidDel="00000000" w:rsidR="00000000" w:rsidRPr="00000000">
        <w:rPr>
          <w:sz w:val="26"/>
          <w:szCs w:val="26"/>
          <w:vertAlign w:val="baseline"/>
          <w:rtl w:val="0"/>
        </w:rPr>
        <w:t xml:space="preserve">.</w:t>
        <w:tab/>
        <w:t xml:space="preserve">The accused lacks free and unrestricted constant consultation with his counsel. His ability to gather evidence and consult with his witnesses is made a myth.</w:t>
      </w:r>
    </w:p>
    <w:p w:rsidR="00000000" w:rsidDel="00000000" w:rsidP="00000000" w:rsidRDefault="00000000" w:rsidRPr="00000000" w14:paraId="00000037">
      <w:pPr>
        <w:pageBreakBefore w:val="0"/>
        <w:ind w:left="1440" w:hanging="720"/>
        <w:jc w:val="both"/>
        <w:rPr>
          <w:sz w:val="26"/>
          <w:szCs w:val="26"/>
          <w:vertAlign w:val="baseline"/>
        </w:rPr>
      </w:pPr>
      <w:r w:rsidDel="00000000" w:rsidR="00000000" w:rsidRPr="00000000">
        <w:rPr>
          <w:sz w:val="26"/>
          <w:szCs w:val="26"/>
          <w:highlight w:val="yellow"/>
          <w:vertAlign w:val="baseline"/>
          <w:rtl w:val="0"/>
        </w:rPr>
        <w:t xml:space="preserve">b</w:t>
      </w:r>
      <w:r w:rsidDel="00000000" w:rsidR="00000000" w:rsidRPr="00000000">
        <w:rPr>
          <w:sz w:val="26"/>
          <w:szCs w:val="26"/>
          <w:vertAlign w:val="baseline"/>
          <w:rtl w:val="0"/>
        </w:rPr>
        <w:t xml:space="preserve">.</w:t>
        <w:tab/>
        <w:t xml:space="preserve">It is unfair to an accused who is ultimately acquitted. This is because the Kenyan legal system makes no compensation in cases of unfair remand of an accused person nor is the court enjoined to take the remand period into cognizance while meting out sentence.</w:t>
      </w:r>
    </w:p>
    <w:p w:rsidR="00000000" w:rsidDel="00000000" w:rsidP="00000000" w:rsidRDefault="00000000" w:rsidRPr="00000000" w14:paraId="00000038">
      <w:pPr>
        <w:pageBreakBefore w:val="0"/>
        <w:ind w:left="1440" w:hanging="720"/>
        <w:jc w:val="both"/>
        <w:rPr>
          <w:sz w:val="26"/>
          <w:szCs w:val="26"/>
          <w:vertAlign w:val="baseline"/>
        </w:rPr>
      </w:pPr>
      <w:r w:rsidDel="00000000" w:rsidR="00000000" w:rsidRPr="00000000">
        <w:rPr>
          <w:sz w:val="26"/>
          <w:szCs w:val="26"/>
          <w:highlight w:val="yellow"/>
          <w:vertAlign w:val="baseline"/>
          <w:rtl w:val="0"/>
        </w:rPr>
        <w:t xml:space="preserve">c</w:t>
      </w:r>
      <w:r w:rsidDel="00000000" w:rsidR="00000000" w:rsidRPr="00000000">
        <w:rPr>
          <w:sz w:val="26"/>
          <w:szCs w:val="26"/>
          <w:vertAlign w:val="baseline"/>
          <w:rtl w:val="0"/>
        </w:rPr>
        <w:t xml:space="preserve">.</w:t>
        <w:tab/>
        <w:t xml:space="preserve">It is an unnecessary burden on the prisons since the accused becomes a permanent inmate for as long as the case has not been fully determined. This increases prison expenditure and causes overcrowding.</w:t>
      </w:r>
    </w:p>
    <w:p w:rsidR="00000000" w:rsidDel="00000000" w:rsidP="00000000" w:rsidRDefault="00000000" w:rsidRPr="00000000" w14:paraId="00000039">
      <w:pPr>
        <w:pageBreakBefore w:val="0"/>
        <w:ind w:left="1440" w:hanging="720"/>
        <w:jc w:val="both"/>
        <w:rPr>
          <w:sz w:val="26"/>
          <w:szCs w:val="26"/>
          <w:vertAlign w:val="baseline"/>
        </w:rPr>
      </w:pPr>
      <w:r w:rsidDel="00000000" w:rsidR="00000000" w:rsidRPr="00000000">
        <w:rPr>
          <w:sz w:val="26"/>
          <w:szCs w:val="26"/>
          <w:highlight w:val="yellow"/>
          <w:vertAlign w:val="baseline"/>
          <w:rtl w:val="0"/>
        </w:rPr>
        <w:t xml:space="preserve">d.</w:t>
      </w:r>
      <w:r w:rsidDel="00000000" w:rsidR="00000000" w:rsidRPr="00000000">
        <w:rPr>
          <w:sz w:val="26"/>
          <w:szCs w:val="26"/>
          <w:vertAlign w:val="baseline"/>
          <w:rtl w:val="0"/>
        </w:rPr>
        <w:tab/>
        <w:t xml:space="preserve">It negates the presumption of innocence because the accused is treated as a convict and put in remand all along.</w:t>
      </w:r>
    </w:p>
    <w:p w:rsidR="00000000" w:rsidDel="00000000" w:rsidP="00000000" w:rsidRDefault="00000000" w:rsidRPr="00000000" w14:paraId="0000003A">
      <w:pPr>
        <w:pageBreakBefore w:val="0"/>
        <w:ind w:left="1440" w:hanging="720"/>
        <w:jc w:val="both"/>
        <w:rPr>
          <w:sz w:val="26"/>
          <w:szCs w:val="26"/>
          <w:vertAlign w:val="baseline"/>
        </w:rPr>
      </w:pPr>
      <w:r w:rsidDel="00000000" w:rsidR="00000000" w:rsidRPr="00000000">
        <w:rPr>
          <w:sz w:val="26"/>
          <w:szCs w:val="26"/>
          <w:highlight w:val="yellow"/>
          <w:vertAlign w:val="baseline"/>
          <w:rtl w:val="0"/>
        </w:rPr>
        <w:t xml:space="preserve">e</w:t>
      </w:r>
      <w:r w:rsidDel="00000000" w:rsidR="00000000" w:rsidRPr="00000000">
        <w:rPr>
          <w:sz w:val="26"/>
          <w:szCs w:val="26"/>
          <w:vertAlign w:val="baseline"/>
          <w:rtl w:val="0"/>
        </w:rPr>
        <w:t xml:space="preserve">.</w:t>
        <w:tab/>
        <w:t xml:space="preserve">It is unfair because capital offences trials take long to be determined therefore the accused person may suffer unduly through no fault of theirs.</w:t>
      </w:r>
    </w:p>
    <w:p w:rsidR="00000000" w:rsidDel="00000000" w:rsidP="00000000" w:rsidRDefault="00000000" w:rsidRPr="00000000" w14:paraId="0000003B">
      <w:pPr>
        <w:pageBreakBefore w:val="0"/>
        <w:ind w:left="1440" w:hanging="720"/>
        <w:jc w:val="both"/>
        <w:rPr>
          <w:sz w:val="26"/>
          <w:szCs w:val="26"/>
          <w:vertAlign w:val="baseline"/>
        </w:rPr>
      </w:pPr>
      <w:r w:rsidDel="00000000" w:rsidR="00000000" w:rsidRPr="00000000">
        <w:rPr>
          <w:sz w:val="26"/>
          <w:szCs w:val="26"/>
          <w:vertAlign w:val="baseline"/>
          <w:rtl w:val="0"/>
        </w:rPr>
        <w:t xml:space="preserve">f.</w:t>
        <w:tab/>
        <w:t xml:space="preserve">It is inhuman as it totally ignores the individual circumstances of a case and merely focuses on the punishment to be meted out upon conviction.</w:t>
      </w:r>
    </w:p>
    <w:p w:rsidR="00000000" w:rsidDel="00000000" w:rsidP="00000000" w:rsidRDefault="00000000" w:rsidRPr="00000000" w14:paraId="0000003C">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3D">
      <w:pPr>
        <w:pageBreakBefore w:val="0"/>
        <w:jc w:val="both"/>
        <w:rPr>
          <w:sz w:val="26"/>
          <w:szCs w:val="26"/>
          <w:vertAlign w:val="baseline"/>
        </w:rPr>
      </w:pPr>
      <w:r w:rsidDel="00000000" w:rsidR="00000000" w:rsidRPr="00000000">
        <w:rPr>
          <w:sz w:val="26"/>
          <w:szCs w:val="26"/>
          <w:vertAlign w:val="baseline"/>
          <w:rtl w:val="0"/>
        </w:rPr>
        <w:t xml:space="preserve">The right to be released on bail or bond can arise at 3 different stages</w:t>
      </w:r>
    </w:p>
    <w:p w:rsidR="00000000" w:rsidDel="00000000" w:rsidP="00000000" w:rsidRDefault="00000000" w:rsidRPr="00000000" w14:paraId="0000003E">
      <w:pPr>
        <w:pageBreakBefore w:val="0"/>
        <w:numPr>
          <w:ilvl w:val="0"/>
          <w:numId w:val="2"/>
        </w:numPr>
        <w:ind w:left="720" w:hanging="360"/>
        <w:jc w:val="both"/>
        <w:rPr>
          <w:sz w:val="26"/>
          <w:szCs w:val="26"/>
          <w:vertAlign w:val="baseline"/>
        </w:rPr>
      </w:pPr>
      <w:r w:rsidDel="00000000" w:rsidR="00000000" w:rsidRPr="00000000">
        <w:rPr>
          <w:sz w:val="26"/>
          <w:szCs w:val="26"/>
          <w:vertAlign w:val="baseline"/>
          <w:rtl w:val="0"/>
        </w:rPr>
        <w:t xml:space="preserve">At the pre-trial stage</w:t>
      </w:r>
    </w:p>
    <w:p w:rsidR="00000000" w:rsidDel="00000000" w:rsidP="00000000" w:rsidRDefault="00000000" w:rsidRPr="00000000" w14:paraId="0000003F">
      <w:pPr>
        <w:pageBreakBefore w:val="0"/>
        <w:numPr>
          <w:ilvl w:val="0"/>
          <w:numId w:val="2"/>
        </w:numPr>
        <w:ind w:left="720" w:hanging="360"/>
        <w:jc w:val="both"/>
        <w:rPr>
          <w:sz w:val="26"/>
          <w:szCs w:val="26"/>
          <w:vertAlign w:val="baseline"/>
        </w:rPr>
      </w:pPr>
      <w:r w:rsidDel="00000000" w:rsidR="00000000" w:rsidRPr="00000000">
        <w:rPr>
          <w:sz w:val="26"/>
          <w:szCs w:val="26"/>
          <w:vertAlign w:val="baseline"/>
          <w:rtl w:val="0"/>
        </w:rPr>
        <w:t xml:space="preserve">After being charged in court, pending trial, conviction and sentence.</w:t>
      </w:r>
    </w:p>
    <w:p w:rsidR="00000000" w:rsidDel="00000000" w:rsidP="00000000" w:rsidRDefault="00000000" w:rsidRPr="00000000" w14:paraId="00000040">
      <w:pPr>
        <w:pageBreakBefore w:val="0"/>
        <w:numPr>
          <w:ilvl w:val="0"/>
          <w:numId w:val="2"/>
        </w:numPr>
        <w:ind w:left="720" w:hanging="360"/>
        <w:jc w:val="both"/>
        <w:rPr>
          <w:sz w:val="26"/>
          <w:szCs w:val="26"/>
          <w:vertAlign w:val="baseline"/>
        </w:rPr>
      </w:pPr>
      <w:r w:rsidDel="00000000" w:rsidR="00000000" w:rsidRPr="00000000">
        <w:rPr>
          <w:sz w:val="26"/>
          <w:szCs w:val="26"/>
          <w:vertAlign w:val="baseline"/>
          <w:rtl w:val="0"/>
        </w:rPr>
        <w:t xml:space="preserve">After conviction and sentence pending appeal.</w:t>
      </w:r>
    </w:p>
    <w:p w:rsidR="00000000" w:rsidDel="00000000" w:rsidP="00000000" w:rsidRDefault="00000000" w:rsidRPr="00000000" w14:paraId="00000041">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42">
      <w:pPr>
        <w:pageBreakBefore w:val="0"/>
        <w:rPr>
          <w:b w:val="0"/>
          <w:sz w:val="26"/>
          <w:szCs w:val="26"/>
          <w:vertAlign w:val="baseline"/>
        </w:rPr>
      </w:pPr>
      <w:r w:rsidDel="00000000" w:rsidR="00000000" w:rsidRPr="00000000">
        <w:rPr>
          <w:b w:val="1"/>
          <w:sz w:val="26"/>
          <w:szCs w:val="26"/>
          <w:vertAlign w:val="baseline"/>
          <w:rtl w:val="0"/>
        </w:rPr>
        <w:t xml:space="preserve">A.</w:t>
        <w:tab/>
      </w:r>
      <w:r w:rsidDel="00000000" w:rsidR="00000000" w:rsidRPr="00000000">
        <w:rPr>
          <w:b w:val="1"/>
          <w:sz w:val="26"/>
          <w:szCs w:val="26"/>
          <w:highlight w:val="green"/>
          <w:vertAlign w:val="baseline"/>
          <w:rtl w:val="0"/>
        </w:rPr>
        <w:t xml:space="preserve">Anticipatory Bail</w:t>
      </w:r>
      <w:r w:rsidDel="00000000" w:rsidR="00000000" w:rsidRPr="00000000">
        <w:rPr>
          <w:rtl w:val="0"/>
        </w:rPr>
      </w:r>
    </w:p>
    <w:p w:rsidR="00000000" w:rsidDel="00000000" w:rsidP="00000000" w:rsidRDefault="00000000" w:rsidRPr="00000000" w14:paraId="00000043">
      <w:pPr>
        <w:pageBreakBefore w:val="0"/>
        <w:jc w:val="both"/>
        <w:rPr>
          <w:sz w:val="26"/>
          <w:szCs w:val="26"/>
          <w:vertAlign w:val="baseline"/>
        </w:rPr>
      </w:pPr>
      <w:r w:rsidDel="00000000" w:rsidR="00000000" w:rsidRPr="00000000">
        <w:rPr>
          <w:sz w:val="26"/>
          <w:szCs w:val="26"/>
          <w:vertAlign w:val="baseline"/>
          <w:rtl w:val="0"/>
        </w:rPr>
        <w:t xml:space="preserve">The right to anticipatory bail also known as bail pending arrest</w:t>
      </w:r>
      <w:r w:rsidDel="00000000" w:rsidR="00000000" w:rsidRPr="00000000">
        <w:rPr>
          <w:sz w:val="26"/>
          <w:szCs w:val="26"/>
          <w:highlight w:val="yellow"/>
          <w:vertAlign w:val="baseline"/>
          <w:rtl w:val="0"/>
        </w:rPr>
        <w:t xml:space="preserve">, is not provided for expressly under the Constitution or the Criminal Procedure Code</w:t>
      </w:r>
      <w:r w:rsidDel="00000000" w:rsidR="00000000" w:rsidRPr="00000000">
        <w:rPr>
          <w:sz w:val="26"/>
          <w:szCs w:val="26"/>
          <w:vertAlign w:val="baseline"/>
          <w:rtl w:val="0"/>
        </w:rPr>
        <w:t xml:space="preserve">. Reference to past case law shows the mistake that most advocates make when proceeding to court, to apply for anticipatory bail in that they rely on </w:t>
      </w:r>
      <w:r w:rsidDel="00000000" w:rsidR="00000000" w:rsidRPr="00000000">
        <w:rPr>
          <w:b w:val="1"/>
          <w:sz w:val="26"/>
          <w:szCs w:val="26"/>
          <w:vertAlign w:val="baseline"/>
          <w:rtl w:val="0"/>
        </w:rPr>
        <w:t xml:space="preserve">section 123</w:t>
      </w:r>
      <w:r w:rsidDel="00000000" w:rsidR="00000000" w:rsidRPr="00000000">
        <w:rPr>
          <w:sz w:val="26"/>
          <w:szCs w:val="26"/>
          <w:vertAlign w:val="baseline"/>
          <w:rtl w:val="0"/>
        </w:rPr>
        <w:t xml:space="preserve"> of the Criminal Procedure Code or section </w:t>
      </w:r>
      <w:r w:rsidDel="00000000" w:rsidR="00000000" w:rsidRPr="00000000">
        <w:rPr>
          <w:b w:val="1"/>
          <w:sz w:val="26"/>
          <w:szCs w:val="26"/>
          <w:vertAlign w:val="baseline"/>
          <w:rtl w:val="0"/>
        </w:rPr>
        <w:t xml:space="preserve">72(5)</w:t>
      </w:r>
      <w:r w:rsidDel="00000000" w:rsidR="00000000" w:rsidRPr="00000000">
        <w:rPr>
          <w:sz w:val="26"/>
          <w:szCs w:val="26"/>
          <w:vertAlign w:val="baseline"/>
          <w:rtl w:val="0"/>
        </w:rPr>
        <w:t xml:space="preserve"> of the Constitution.</w:t>
      </w:r>
    </w:p>
    <w:p w:rsidR="00000000" w:rsidDel="00000000" w:rsidP="00000000" w:rsidRDefault="00000000" w:rsidRPr="00000000" w14:paraId="00000044">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45">
      <w:pPr>
        <w:pageBreakBefore w:val="0"/>
        <w:jc w:val="both"/>
        <w:rPr>
          <w:sz w:val="26"/>
          <w:szCs w:val="26"/>
          <w:vertAlign w:val="baseline"/>
        </w:rPr>
      </w:pPr>
      <w:r w:rsidDel="00000000" w:rsidR="00000000" w:rsidRPr="00000000">
        <w:rPr>
          <w:b w:val="1"/>
          <w:sz w:val="26"/>
          <w:szCs w:val="26"/>
          <w:highlight w:val="yellow"/>
          <w:vertAlign w:val="baseline"/>
          <w:rtl w:val="0"/>
        </w:rPr>
        <w:t xml:space="preserve">Section 123</w:t>
      </w:r>
      <w:r w:rsidDel="00000000" w:rsidR="00000000" w:rsidRPr="00000000">
        <w:rPr>
          <w:b w:val="1"/>
          <w:sz w:val="26"/>
          <w:szCs w:val="26"/>
          <w:vertAlign w:val="baseline"/>
          <w:rtl w:val="0"/>
        </w:rPr>
        <w:t xml:space="preserve"> </w:t>
      </w:r>
      <w:r w:rsidDel="00000000" w:rsidR="00000000" w:rsidRPr="00000000">
        <w:rPr>
          <w:sz w:val="26"/>
          <w:szCs w:val="26"/>
          <w:vertAlign w:val="baseline"/>
          <w:rtl w:val="0"/>
        </w:rPr>
        <w:t xml:space="preserve">provides </w:t>
      </w:r>
      <w:r w:rsidDel="00000000" w:rsidR="00000000" w:rsidRPr="00000000">
        <w:rPr>
          <w:b w:val="1"/>
          <w:i w:val="1"/>
          <w:sz w:val="26"/>
          <w:szCs w:val="26"/>
          <w:vertAlign w:val="baseline"/>
          <w:rtl w:val="0"/>
        </w:rPr>
        <w:t xml:space="preserve">that a person other than a person charged with robbery with violence, attempted robbery with violence murder, treason and drug related offences are arrested or brought before court after being charged may apply for bail</w:t>
      </w:r>
      <w:r w:rsidDel="00000000" w:rsidR="00000000" w:rsidRPr="00000000">
        <w:rPr>
          <w:sz w:val="26"/>
          <w:szCs w:val="26"/>
          <w:vertAlign w:val="baseline"/>
          <w:rtl w:val="0"/>
        </w:rPr>
        <w:t xml:space="preserve">. Consequently this provision does refer or apply to applications for bail pending arrest.</w:t>
      </w:r>
    </w:p>
    <w:p w:rsidR="00000000" w:rsidDel="00000000" w:rsidP="00000000" w:rsidRDefault="00000000" w:rsidRPr="00000000" w14:paraId="00000046">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47">
      <w:pPr>
        <w:pageBreakBefore w:val="0"/>
        <w:jc w:val="both"/>
        <w:rPr>
          <w:sz w:val="26"/>
          <w:szCs w:val="26"/>
          <w:vertAlign w:val="baseline"/>
        </w:rPr>
      </w:pPr>
      <w:r w:rsidDel="00000000" w:rsidR="00000000" w:rsidRPr="00000000">
        <w:rPr>
          <w:b w:val="1"/>
          <w:sz w:val="26"/>
          <w:szCs w:val="26"/>
          <w:highlight w:val="yellow"/>
          <w:vertAlign w:val="baseline"/>
          <w:rtl w:val="0"/>
        </w:rPr>
        <w:t xml:space="preserve">Section 72(5)</w:t>
      </w:r>
      <w:r w:rsidDel="00000000" w:rsidR="00000000" w:rsidRPr="00000000">
        <w:rPr>
          <w:sz w:val="26"/>
          <w:szCs w:val="26"/>
          <w:vertAlign w:val="baseline"/>
          <w:rtl w:val="0"/>
        </w:rPr>
        <w:t xml:space="preserve"> of the Constitution </w:t>
      </w:r>
      <w:r w:rsidDel="00000000" w:rsidR="00000000" w:rsidRPr="00000000">
        <w:rPr>
          <w:b w:val="1"/>
          <w:i w:val="1"/>
          <w:sz w:val="26"/>
          <w:szCs w:val="26"/>
          <w:vertAlign w:val="baseline"/>
          <w:rtl w:val="0"/>
        </w:rPr>
        <w:t xml:space="preserve">provides that if a person is arrested or detained under reasonable suspicion of his having committed or about to commit a criminal offence and is not tried within a reasonable time then without prejudice to any further proceedings that may be brought against him, he shall unless he is charged with an offence punishable by death be released either unconditionally or upon reasonable conditions including in particular such conditions as are reasonably necessary to ensure that he appears at a later date for trial or proceedings preliminary to trial</w:t>
      </w:r>
      <w:r w:rsidDel="00000000" w:rsidR="00000000" w:rsidRPr="00000000">
        <w:rPr>
          <w:sz w:val="26"/>
          <w:szCs w:val="26"/>
          <w:vertAlign w:val="baseline"/>
          <w:rtl w:val="0"/>
        </w:rPr>
        <w:t xml:space="preserve">. </w:t>
      </w:r>
      <w:r w:rsidDel="00000000" w:rsidR="00000000" w:rsidRPr="00000000">
        <w:rPr>
          <w:b w:val="1"/>
          <w:sz w:val="26"/>
          <w:szCs w:val="26"/>
          <w:vertAlign w:val="baseline"/>
          <w:rtl w:val="0"/>
        </w:rPr>
        <w:t xml:space="preserve">Section 72(5)</w:t>
      </w:r>
      <w:r w:rsidDel="00000000" w:rsidR="00000000" w:rsidRPr="00000000">
        <w:rPr>
          <w:sz w:val="26"/>
          <w:szCs w:val="26"/>
          <w:vertAlign w:val="baseline"/>
          <w:rtl w:val="0"/>
        </w:rPr>
        <w:t xml:space="preserve"> like section </w:t>
      </w:r>
      <w:r w:rsidDel="00000000" w:rsidR="00000000" w:rsidRPr="00000000">
        <w:rPr>
          <w:b w:val="1"/>
          <w:sz w:val="26"/>
          <w:szCs w:val="26"/>
          <w:vertAlign w:val="baseline"/>
          <w:rtl w:val="0"/>
        </w:rPr>
        <w:t xml:space="preserve">123</w:t>
      </w:r>
      <w:r w:rsidDel="00000000" w:rsidR="00000000" w:rsidRPr="00000000">
        <w:rPr>
          <w:sz w:val="26"/>
          <w:szCs w:val="26"/>
          <w:vertAlign w:val="baseline"/>
          <w:rtl w:val="0"/>
        </w:rPr>
        <w:t xml:space="preserve"> of the Criminal Procedure Code are therefore of similar intent. </w:t>
      </w:r>
      <w:r w:rsidDel="00000000" w:rsidR="00000000" w:rsidRPr="00000000">
        <w:rPr>
          <w:sz w:val="26"/>
          <w:szCs w:val="26"/>
          <w:highlight w:val="yellow"/>
          <w:vertAlign w:val="baseline"/>
          <w:rtl w:val="0"/>
        </w:rPr>
        <w:t xml:space="preserve">Further section 355 and 356 of the Criminal Procedure Code</w:t>
      </w:r>
      <w:r w:rsidDel="00000000" w:rsidR="00000000" w:rsidRPr="00000000">
        <w:rPr>
          <w:sz w:val="26"/>
          <w:szCs w:val="26"/>
          <w:vertAlign w:val="baseline"/>
          <w:rtl w:val="0"/>
        </w:rPr>
        <w:t xml:space="preserve"> relate only to applications for bail pending appeal. </w:t>
      </w:r>
      <w:r w:rsidDel="00000000" w:rsidR="00000000" w:rsidRPr="00000000">
        <w:rPr>
          <w:sz w:val="26"/>
          <w:szCs w:val="26"/>
          <w:highlight w:val="yellow"/>
          <w:vertAlign w:val="baseline"/>
          <w:rtl w:val="0"/>
        </w:rPr>
        <w:t xml:space="preserve">Section 22 of the Police act</w:t>
      </w:r>
      <w:r w:rsidDel="00000000" w:rsidR="00000000" w:rsidRPr="00000000">
        <w:rPr>
          <w:sz w:val="26"/>
          <w:szCs w:val="26"/>
          <w:vertAlign w:val="baseline"/>
          <w:rtl w:val="0"/>
        </w:rPr>
        <w:t xml:space="preserve"> provides allows police officers investigating an alleged criminal offence to require the bond be deposited so as to ensure court attendance. </w:t>
      </w:r>
    </w:p>
    <w:p w:rsidR="00000000" w:rsidDel="00000000" w:rsidP="00000000" w:rsidRDefault="00000000" w:rsidRPr="00000000" w14:paraId="00000048">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However the High Court of Kenya has come to the conclusion that even though the right to anticipatory bail is not provided for expressly in any statute, the right is envisaged by section 84 of the Constitution. Section 84(1) states that  if a person alleges that any of the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provisions of sections 70 to 83 has been, is being or is likely to be contravened in relation to him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(or, in the case of a person who is detained, if another person alleges a contravention in relation to the detained person), then,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without prejudice to any other action with respect to the same matter which is lawfully available, that person (or that other person) may apply to the High Court for redress.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According to section 84(2) the High Court has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original jurisdiction to hear and determine an application made by a person in pursuance of subsection (1)</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and to determine any question arising out of matters that have been referred from lowers courts that relate to section 70 to 83 of the Constitution. The High Court also has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jurisdiction to make such orders, issue such writs and give such directions as it considers appropriate for the purpose of enforcing or securing the enforcement of any of the provisions of sections 70 to 83</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A">
      <w:pPr>
        <w:pageBreakBefore w:val="0"/>
        <w:jc w:val="both"/>
        <w:rPr>
          <w:sz w:val="26"/>
          <w:szCs w:val="26"/>
          <w:vertAlign w:val="baseline"/>
        </w:rPr>
      </w:pPr>
      <w:r w:rsidDel="00000000" w:rsidR="00000000" w:rsidRPr="00000000">
        <w:rPr>
          <w:sz w:val="26"/>
          <w:szCs w:val="26"/>
          <w:vertAlign w:val="baseline"/>
          <w:rtl w:val="0"/>
        </w:rPr>
        <w:t xml:space="preserve">In the case of </w:t>
      </w:r>
      <w:r w:rsidDel="00000000" w:rsidR="00000000" w:rsidRPr="00000000">
        <w:rPr>
          <w:b w:val="1"/>
          <w:i w:val="1"/>
          <w:sz w:val="26"/>
          <w:szCs w:val="26"/>
          <w:highlight w:val="cyan"/>
          <w:vertAlign w:val="baseline"/>
          <w:rtl w:val="0"/>
        </w:rPr>
        <w:t xml:space="preserve">W’ Njuguna v R (2004)1 KLR 522 </w:t>
      </w:r>
      <w:r w:rsidDel="00000000" w:rsidR="00000000" w:rsidRPr="00000000">
        <w:rPr>
          <w:sz w:val="26"/>
          <w:szCs w:val="26"/>
          <w:highlight w:val="cyan"/>
          <w:vertAlign w:val="baseline"/>
          <w:rtl w:val="0"/>
        </w:rPr>
        <w:t xml:space="preserve">the</w:t>
      </w:r>
      <w:r w:rsidDel="00000000" w:rsidR="00000000" w:rsidRPr="00000000">
        <w:rPr>
          <w:sz w:val="26"/>
          <w:szCs w:val="26"/>
          <w:vertAlign w:val="baseline"/>
          <w:rtl w:val="0"/>
        </w:rPr>
        <w:t xml:space="preserve"> applicant who applied for bail pending arrest was a politician and a spokesman for tea farmers in his home area. The applicant had been arrested and acquitted of an offence in a prior case.  Thereafter he was threatened by members of the police force who were children of his lover. On one occasion these officers led a group of around 50 men and invaded his house. They threatened to kill him and burned his house. He reported the incident to the police after which he was arrested and charged with arson, which he was later acquitted off. Subsequently he alleged that the police had continued to use their resources to harass him and threaten his life. Consequently he applied to High Court for bail pending arrest.</w:t>
      </w:r>
    </w:p>
    <w:p w:rsidR="00000000" w:rsidDel="00000000" w:rsidP="00000000" w:rsidRDefault="00000000" w:rsidRPr="00000000" w14:paraId="0000004B">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4C">
      <w:pPr>
        <w:pageBreakBefore w:val="0"/>
        <w:jc w:val="both"/>
        <w:rPr>
          <w:sz w:val="26"/>
          <w:szCs w:val="26"/>
          <w:vertAlign w:val="baseline"/>
        </w:rPr>
      </w:pPr>
      <w:r w:rsidDel="00000000" w:rsidR="00000000" w:rsidRPr="00000000">
        <w:rPr>
          <w:sz w:val="26"/>
          <w:szCs w:val="26"/>
          <w:vertAlign w:val="baseline"/>
          <w:rtl w:val="0"/>
        </w:rPr>
        <w:t xml:space="preserve">At the hearing counsel for the respondent argued that since the right to bail pending arrest does not exist in statute that the court could not grant anticipatory bail, while counsel for the applicant argued that the right to anticipatory bail was envisaged under section 84 of the Constitution.</w:t>
      </w:r>
    </w:p>
    <w:p w:rsidR="00000000" w:rsidDel="00000000" w:rsidP="00000000" w:rsidRDefault="00000000" w:rsidRPr="00000000" w14:paraId="0000004D">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4E">
      <w:pPr>
        <w:pageBreakBefore w:val="0"/>
        <w:jc w:val="both"/>
        <w:rPr>
          <w:b w:val="0"/>
          <w:i w:val="0"/>
          <w:sz w:val="26"/>
          <w:szCs w:val="26"/>
          <w:vertAlign w:val="baseline"/>
        </w:rPr>
      </w:pPr>
      <w:r w:rsidDel="00000000" w:rsidR="00000000" w:rsidRPr="00000000">
        <w:rPr>
          <w:sz w:val="26"/>
          <w:szCs w:val="26"/>
          <w:vertAlign w:val="baseline"/>
          <w:rtl w:val="0"/>
        </w:rPr>
        <w:t xml:space="preserve">The court held that </w:t>
      </w:r>
      <w:r w:rsidDel="00000000" w:rsidR="00000000" w:rsidRPr="00000000">
        <w:rPr>
          <w:b w:val="1"/>
          <w:i w:val="1"/>
          <w:sz w:val="26"/>
          <w:szCs w:val="26"/>
          <w:vertAlign w:val="baseline"/>
          <w:rtl w:val="0"/>
        </w:rPr>
        <w:t xml:space="preserve">the right to anticipatory bail arises where there is breach of the fundamental rights by an organ of the state</w:t>
      </w:r>
      <w:r w:rsidDel="00000000" w:rsidR="00000000" w:rsidRPr="00000000">
        <w:rPr>
          <w:sz w:val="26"/>
          <w:szCs w:val="26"/>
          <w:vertAlign w:val="baseline"/>
          <w:rtl w:val="0"/>
        </w:rPr>
        <w:t xml:space="preserve">. Further the court held that </w:t>
      </w:r>
      <w:r w:rsidDel="00000000" w:rsidR="00000000" w:rsidRPr="00000000">
        <w:rPr>
          <w:b w:val="1"/>
          <w:i w:val="1"/>
          <w:sz w:val="26"/>
          <w:szCs w:val="26"/>
          <w:vertAlign w:val="baseline"/>
          <w:rtl w:val="0"/>
        </w:rPr>
        <w:t xml:space="preserve">the right to anticipatory bail does not give a person, a right not to appear before the police to answer questions related to the commission of an offence. In granting anticipatory bail the High Court is exercising its supervisory powers to prevent abuse granted to the executive that would be detrimental to the individual. </w:t>
      </w:r>
      <w:r w:rsidDel="00000000" w:rsidR="00000000" w:rsidRPr="00000000">
        <w:rPr>
          <w:rtl w:val="0"/>
        </w:rPr>
      </w:r>
    </w:p>
    <w:p w:rsidR="00000000" w:rsidDel="00000000" w:rsidP="00000000" w:rsidRDefault="00000000" w:rsidRPr="00000000" w14:paraId="0000004F">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50">
      <w:pPr>
        <w:pageBreakBefore w:val="0"/>
        <w:jc w:val="both"/>
        <w:rPr>
          <w:b w:val="0"/>
          <w:i w:val="0"/>
          <w:sz w:val="26"/>
          <w:szCs w:val="26"/>
          <w:vertAlign w:val="baseline"/>
        </w:rPr>
      </w:pPr>
      <w:r w:rsidDel="00000000" w:rsidR="00000000" w:rsidRPr="00000000">
        <w:rPr>
          <w:sz w:val="26"/>
          <w:szCs w:val="26"/>
          <w:vertAlign w:val="baseline"/>
          <w:rtl w:val="0"/>
        </w:rPr>
        <w:t xml:space="preserve">In the case of </w:t>
      </w:r>
      <w:r w:rsidDel="00000000" w:rsidR="00000000" w:rsidRPr="00000000">
        <w:rPr>
          <w:b w:val="1"/>
          <w:i w:val="1"/>
          <w:sz w:val="26"/>
          <w:szCs w:val="26"/>
          <w:highlight w:val="cyan"/>
          <w:vertAlign w:val="baseline"/>
          <w:rtl w:val="0"/>
        </w:rPr>
        <w:t xml:space="preserve">Victor Kyalo Mutua v R Misc. Criminal Application No. 55 of 2004</w:t>
      </w:r>
      <w:r w:rsidDel="00000000" w:rsidR="00000000" w:rsidRPr="00000000">
        <w:rPr>
          <w:b w:val="1"/>
          <w:i w:val="1"/>
          <w:sz w:val="26"/>
          <w:szCs w:val="26"/>
          <w:vertAlign w:val="baseline"/>
          <w:rtl w:val="0"/>
        </w:rPr>
        <w:t xml:space="preserve"> </w:t>
      </w:r>
      <w:r w:rsidDel="00000000" w:rsidR="00000000" w:rsidRPr="00000000">
        <w:rPr>
          <w:sz w:val="26"/>
          <w:szCs w:val="26"/>
          <w:vertAlign w:val="baseline"/>
          <w:rtl w:val="0"/>
        </w:rPr>
        <w:t xml:space="preserve">the applicant who applied for anticipatory bail was an employee of the complainant. Another employee of the complainant had been arrested for theft in Mombasa, allegedly tortured and charged in Nairobi. He also alleged that the complainant had harassed him and other employees into admitting criminal responsibility for the theft</w:t>
      </w:r>
      <w:r w:rsidDel="00000000" w:rsidR="00000000" w:rsidRPr="00000000">
        <w:rPr>
          <w:sz w:val="26"/>
          <w:szCs w:val="26"/>
          <w:highlight w:val="yellow"/>
          <w:vertAlign w:val="baseline"/>
          <w:rtl w:val="0"/>
        </w:rPr>
        <w:t xml:space="preserve">. </w:t>
      </w:r>
      <w:r w:rsidDel="00000000" w:rsidR="00000000" w:rsidRPr="00000000">
        <w:rPr>
          <w:b w:val="1"/>
          <w:i w:val="1"/>
          <w:sz w:val="26"/>
          <w:szCs w:val="26"/>
          <w:highlight w:val="yellow"/>
          <w:vertAlign w:val="baseline"/>
          <w:rtl w:val="0"/>
        </w:rPr>
        <w:t xml:space="preserve">The court in denying his application for bail held that an application for anticipatory bail should be supported by actual evidence as opposed to imaginary threats or fears. Further since the threats had been made by the company and not by the police his application had no merit as there was no abuse of police power by merely conducting an investigation.</w:t>
      </w:r>
      <w:r w:rsidDel="00000000" w:rsidR="00000000" w:rsidRPr="00000000">
        <w:rPr>
          <w:rtl w:val="0"/>
        </w:rPr>
      </w:r>
    </w:p>
    <w:p w:rsidR="00000000" w:rsidDel="00000000" w:rsidP="00000000" w:rsidRDefault="00000000" w:rsidRPr="00000000" w14:paraId="00000051">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52">
      <w:pPr>
        <w:pageBreakBefore w:val="0"/>
        <w:jc w:val="both"/>
        <w:rPr>
          <w:b w:val="0"/>
          <w:sz w:val="26"/>
          <w:szCs w:val="26"/>
          <w:vertAlign w:val="baseline"/>
        </w:rPr>
      </w:pPr>
      <w:r w:rsidDel="00000000" w:rsidR="00000000" w:rsidRPr="00000000">
        <w:rPr>
          <w:b w:val="1"/>
          <w:sz w:val="26"/>
          <w:szCs w:val="26"/>
          <w:highlight w:val="green"/>
          <w:vertAlign w:val="baseline"/>
          <w:rtl w:val="0"/>
        </w:rPr>
        <w:t xml:space="preserve">B.</w:t>
        <w:tab/>
        <w:t xml:space="preserve">Pre-trial Bail</w:t>
      </w:r>
      <w:r w:rsidDel="00000000" w:rsidR="00000000" w:rsidRPr="00000000">
        <w:rPr>
          <w:rtl w:val="0"/>
        </w:rPr>
      </w:r>
    </w:p>
    <w:p w:rsidR="00000000" w:rsidDel="00000000" w:rsidP="00000000" w:rsidRDefault="00000000" w:rsidRPr="00000000" w14:paraId="00000053">
      <w:pPr>
        <w:pageBreakBefore w:val="0"/>
        <w:jc w:val="both"/>
        <w:rPr>
          <w:b w:val="0"/>
          <w:sz w:val="16"/>
          <w:szCs w:val="16"/>
          <w:vertAlign w:val="baseline"/>
        </w:rPr>
      </w:pPr>
      <w:r w:rsidDel="00000000" w:rsidR="00000000" w:rsidRPr="00000000">
        <w:rPr>
          <w:rtl w:val="0"/>
        </w:rPr>
      </w:r>
    </w:p>
    <w:p w:rsidR="00000000" w:rsidDel="00000000" w:rsidP="00000000" w:rsidRDefault="00000000" w:rsidRPr="00000000" w14:paraId="00000054">
      <w:pPr>
        <w:pageBreakBefore w:val="0"/>
        <w:jc w:val="both"/>
        <w:rPr>
          <w:sz w:val="26"/>
          <w:szCs w:val="26"/>
          <w:vertAlign w:val="baseline"/>
        </w:rPr>
      </w:pPr>
      <w:r w:rsidDel="00000000" w:rsidR="00000000" w:rsidRPr="00000000">
        <w:rPr>
          <w:sz w:val="26"/>
          <w:szCs w:val="26"/>
          <w:vertAlign w:val="baseline"/>
          <w:rtl w:val="0"/>
        </w:rPr>
        <w:t xml:space="preserve">Where an offence is bailable, the court has discretion to grant or refuse to grant bail depending on the circumstances of the case. </w:t>
      </w:r>
      <w:r w:rsidDel="00000000" w:rsidR="00000000" w:rsidRPr="00000000">
        <w:rPr>
          <w:sz w:val="26"/>
          <w:szCs w:val="26"/>
          <w:highlight w:val="yellow"/>
          <w:vertAlign w:val="baseline"/>
          <w:rtl w:val="0"/>
        </w:rPr>
        <w:t xml:space="preserve">The test to be applied in granting or refusing to grant bail to an accused is whether such person will appear at his trial if granted bail.</w:t>
      </w:r>
      <w:r w:rsidDel="00000000" w:rsidR="00000000" w:rsidRPr="00000000">
        <w:rPr>
          <w:rtl w:val="0"/>
        </w:rPr>
      </w:r>
    </w:p>
    <w:p w:rsidR="00000000" w:rsidDel="00000000" w:rsidP="00000000" w:rsidRDefault="00000000" w:rsidRPr="00000000" w14:paraId="00000055">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56">
      <w:pPr>
        <w:pageBreakBefore w:val="0"/>
        <w:jc w:val="both"/>
        <w:rPr>
          <w:sz w:val="26"/>
          <w:szCs w:val="26"/>
          <w:vertAlign w:val="baseline"/>
        </w:rPr>
      </w:pPr>
      <w:r w:rsidDel="00000000" w:rsidR="00000000" w:rsidRPr="00000000">
        <w:rPr>
          <w:sz w:val="26"/>
          <w:szCs w:val="26"/>
          <w:vertAlign w:val="baseline"/>
          <w:rtl w:val="0"/>
        </w:rPr>
        <w:t xml:space="preserve">Some of the things taken into account before granting or refusing to grant bail include:-</w:t>
      </w:r>
    </w:p>
    <w:p w:rsidR="00000000" w:rsidDel="00000000" w:rsidP="00000000" w:rsidRDefault="00000000" w:rsidRPr="00000000" w14:paraId="00000057">
      <w:pPr>
        <w:pageBreakBefore w:val="0"/>
        <w:numPr>
          <w:ilvl w:val="0"/>
          <w:numId w:val="3"/>
        </w:numPr>
        <w:ind w:left="1080" w:hanging="360"/>
        <w:jc w:val="both"/>
        <w:rPr>
          <w:b w:val="0"/>
          <w:sz w:val="26"/>
          <w:szCs w:val="26"/>
          <w:highlight w:val="green"/>
          <w:vertAlign w:val="baseline"/>
        </w:rPr>
      </w:pPr>
      <w:r w:rsidDel="00000000" w:rsidR="00000000" w:rsidRPr="00000000">
        <w:rPr>
          <w:b w:val="1"/>
          <w:sz w:val="26"/>
          <w:szCs w:val="26"/>
          <w:highlight w:val="green"/>
          <w:vertAlign w:val="baseline"/>
          <w:rtl w:val="0"/>
        </w:rPr>
        <w:t xml:space="preserve">Fear of absconding</w:t>
      </w:r>
      <w:r w:rsidDel="00000000" w:rsidR="00000000" w:rsidRPr="00000000">
        <w:rPr>
          <w:rtl w:val="0"/>
        </w:rPr>
      </w:r>
    </w:p>
    <w:p w:rsidR="00000000" w:rsidDel="00000000" w:rsidP="00000000" w:rsidRDefault="00000000" w:rsidRPr="00000000" w14:paraId="00000058">
      <w:pPr>
        <w:pageBreakBefore w:val="0"/>
        <w:jc w:val="both"/>
        <w:rPr>
          <w:sz w:val="26"/>
          <w:szCs w:val="26"/>
          <w:vertAlign w:val="baseline"/>
        </w:rPr>
      </w:pPr>
      <w:r w:rsidDel="00000000" w:rsidR="00000000" w:rsidRPr="00000000">
        <w:rPr>
          <w:sz w:val="26"/>
          <w:szCs w:val="26"/>
          <w:vertAlign w:val="baseline"/>
          <w:rtl w:val="0"/>
        </w:rPr>
        <w:t xml:space="preserve">The requirements as to bail, are to secure the attendance of the prisoner at the trial whenever he is required to do so. Where the court can call for adequate and sufficient sureties and impose suitable requirements to ensure the attendance of the accused, bail should be granted</w:t>
      </w:r>
      <w:r w:rsidDel="00000000" w:rsidR="00000000" w:rsidRPr="00000000">
        <w:rPr>
          <w:sz w:val="26"/>
          <w:szCs w:val="26"/>
          <w:highlight w:val="yellow"/>
          <w:vertAlign w:val="baseline"/>
          <w:rtl w:val="0"/>
        </w:rPr>
        <w:t xml:space="preserve">. The risk that the accused might take flight should be weighed in light of factors such as mobility of an accused and his access to overseas travel.</w:t>
      </w:r>
      <w:r w:rsidDel="00000000" w:rsidR="00000000" w:rsidRPr="00000000">
        <w:rPr>
          <w:rtl w:val="0"/>
        </w:rPr>
      </w:r>
    </w:p>
    <w:p w:rsidR="00000000" w:rsidDel="00000000" w:rsidP="00000000" w:rsidRDefault="00000000" w:rsidRPr="00000000" w14:paraId="00000059">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5A">
      <w:pPr>
        <w:pageBreakBefore w:val="0"/>
        <w:numPr>
          <w:ilvl w:val="0"/>
          <w:numId w:val="3"/>
        </w:numPr>
        <w:ind w:left="1080" w:hanging="360"/>
        <w:jc w:val="both"/>
        <w:rPr>
          <w:b w:val="0"/>
          <w:sz w:val="26"/>
          <w:szCs w:val="26"/>
          <w:vertAlign w:val="baseline"/>
        </w:rPr>
      </w:pPr>
      <w:r w:rsidDel="00000000" w:rsidR="00000000" w:rsidRPr="00000000">
        <w:rPr>
          <w:b w:val="1"/>
          <w:sz w:val="26"/>
          <w:szCs w:val="26"/>
          <w:highlight w:val="green"/>
          <w:vertAlign w:val="baseline"/>
          <w:rtl w:val="0"/>
        </w:rPr>
        <w:t xml:space="preserve">Fear of</w:t>
      </w:r>
      <w:r w:rsidDel="00000000" w:rsidR="00000000" w:rsidRPr="00000000">
        <w:rPr>
          <w:b w:val="1"/>
          <w:sz w:val="26"/>
          <w:szCs w:val="26"/>
          <w:vertAlign w:val="baseline"/>
          <w:rtl w:val="0"/>
        </w:rPr>
        <w:t xml:space="preserve"> </w:t>
      </w:r>
      <w:r w:rsidDel="00000000" w:rsidR="00000000" w:rsidRPr="00000000">
        <w:rPr>
          <w:b w:val="1"/>
          <w:sz w:val="26"/>
          <w:szCs w:val="26"/>
          <w:highlight w:val="green"/>
          <w:vertAlign w:val="baseline"/>
          <w:rtl w:val="0"/>
        </w:rPr>
        <w:t xml:space="preserve">further offences</w:t>
      </w:r>
      <w:r w:rsidDel="00000000" w:rsidR="00000000" w:rsidRPr="00000000">
        <w:rPr>
          <w:rtl w:val="0"/>
        </w:rPr>
      </w:r>
    </w:p>
    <w:p w:rsidR="00000000" w:rsidDel="00000000" w:rsidP="00000000" w:rsidRDefault="00000000" w:rsidRPr="00000000" w14:paraId="0000005B">
      <w:pPr>
        <w:pageBreakBefore w:val="0"/>
        <w:jc w:val="both"/>
        <w:rPr>
          <w:sz w:val="26"/>
          <w:szCs w:val="26"/>
          <w:vertAlign w:val="baseline"/>
        </w:rPr>
      </w:pPr>
      <w:r w:rsidDel="00000000" w:rsidR="00000000" w:rsidRPr="00000000">
        <w:rPr>
          <w:b w:val="1"/>
          <w:i w:val="1"/>
          <w:sz w:val="26"/>
          <w:szCs w:val="26"/>
          <w:vertAlign w:val="baseline"/>
          <w:rtl w:val="0"/>
        </w:rPr>
        <w:t xml:space="preserve">R V Phillips [1974] AC 111 at 334</w:t>
      </w:r>
      <w:r w:rsidDel="00000000" w:rsidR="00000000" w:rsidRPr="00000000">
        <w:rPr>
          <w:sz w:val="26"/>
          <w:szCs w:val="26"/>
          <w:vertAlign w:val="baseline"/>
          <w:rtl w:val="0"/>
        </w:rPr>
        <w:t xml:space="preserve">, the accused had committed nine offences while on bail. The court held that to let such a man loose in society until he has received his punishment for an offence which is not in dispute is very inadvisable.</w:t>
      </w:r>
    </w:p>
    <w:p w:rsidR="00000000" w:rsidDel="00000000" w:rsidP="00000000" w:rsidRDefault="00000000" w:rsidRPr="00000000" w14:paraId="0000005C">
      <w:pPr>
        <w:pageBreakBefore w:val="0"/>
        <w:ind w:left="720" w:firstLine="0"/>
        <w:jc w:val="both"/>
        <w:rPr>
          <w:b w:val="0"/>
          <w:sz w:val="26"/>
          <w:szCs w:val="26"/>
          <w:vertAlign w:val="baseline"/>
        </w:rPr>
      </w:pPr>
      <w:r w:rsidDel="00000000" w:rsidR="00000000" w:rsidRPr="00000000">
        <w:rPr>
          <w:rtl w:val="0"/>
        </w:rPr>
      </w:r>
    </w:p>
    <w:p w:rsidR="00000000" w:rsidDel="00000000" w:rsidP="00000000" w:rsidRDefault="00000000" w:rsidRPr="00000000" w14:paraId="0000005D">
      <w:pPr>
        <w:pageBreakBefore w:val="0"/>
        <w:numPr>
          <w:ilvl w:val="0"/>
          <w:numId w:val="3"/>
        </w:numPr>
        <w:ind w:left="1080" w:hanging="360"/>
        <w:jc w:val="both"/>
        <w:rPr>
          <w:b w:val="0"/>
          <w:sz w:val="26"/>
          <w:szCs w:val="26"/>
          <w:highlight w:val="green"/>
          <w:vertAlign w:val="baseline"/>
        </w:rPr>
      </w:pPr>
      <w:r w:rsidDel="00000000" w:rsidR="00000000" w:rsidRPr="00000000">
        <w:rPr>
          <w:b w:val="1"/>
          <w:sz w:val="26"/>
          <w:szCs w:val="26"/>
          <w:highlight w:val="green"/>
          <w:vertAlign w:val="baseline"/>
          <w:rtl w:val="0"/>
        </w:rPr>
        <w:t xml:space="preserve">Interference with witnesses</w:t>
      </w:r>
      <w:r w:rsidDel="00000000" w:rsidR="00000000" w:rsidRPr="00000000">
        <w:rPr>
          <w:rtl w:val="0"/>
        </w:rPr>
      </w:r>
    </w:p>
    <w:p w:rsidR="00000000" w:rsidDel="00000000" w:rsidP="00000000" w:rsidRDefault="00000000" w:rsidRPr="00000000" w14:paraId="0000005E">
      <w:pPr>
        <w:pageBreakBefore w:val="0"/>
        <w:jc w:val="both"/>
        <w:rPr>
          <w:sz w:val="26"/>
          <w:szCs w:val="26"/>
          <w:vertAlign w:val="baseline"/>
        </w:rPr>
      </w:pPr>
      <w:r w:rsidDel="00000000" w:rsidR="00000000" w:rsidRPr="00000000">
        <w:rPr>
          <w:sz w:val="26"/>
          <w:szCs w:val="26"/>
          <w:vertAlign w:val="baseline"/>
          <w:rtl w:val="0"/>
        </w:rPr>
        <w:t xml:space="preserve">If the prosecution is relying on this ground, the allegation should be supported by facts showing reasonable cause for the belief e.g. where the alleged offence is comparatively serious and there is some other indication such as a past record of violence. The prosecution must show that there is a real risk that the accused will interfere with witnesses. There must be a reasonable possibility of such interference.</w:t>
      </w:r>
    </w:p>
    <w:p w:rsidR="00000000" w:rsidDel="00000000" w:rsidP="00000000" w:rsidRDefault="00000000" w:rsidRPr="00000000" w14:paraId="0000005F">
      <w:pPr>
        <w:pageBreakBefore w:val="0"/>
        <w:ind w:left="720" w:firstLine="0"/>
        <w:jc w:val="both"/>
        <w:rPr>
          <w:sz w:val="26"/>
          <w:szCs w:val="26"/>
          <w:vertAlign w:val="baseline"/>
        </w:rPr>
      </w:pPr>
      <w:r w:rsidDel="00000000" w:rsidR="00000000" w:rsidRPr="00000000">
        <w:rPr>
          <w:rtl w:val="0"/>
        </w:rPr>
      </w:r>
    </w:p>
    <w:p w:rsidR="00000000" w:rsidDel="00000000" w:rsidP="00000000" w:rsidRDefault="00000000" w:rsidRPr="00000000" w14:paraId="00000060">
      <w:pPr>
        <w:pageBreakBefore w:val="0"/>
        <w:numPr>
          <w:ilvl w:val="0"/>
          <w:numId w:val="3"/>
        </w:numPr>
        <w:ind w:left="1080" w:hanging="360"/>
        <w:jc w:val="both"/>
        <w:rPr>
          <w:b w:val="0"/>
          <w:sz w:val="26"/>
          <w:szCs w:val="26"/>
          <w:highlight w:val="green"/>
          <w:vertAlign w:val="baseline"/>
        </w:rPr>
      </w:pPr>
      <w:r w:rsidDel="00000000" w:rsidR="00000000" w:rsidRPr="00000000">
        <w:rPr>
          <w:b w:val="1"/>
          <w:sz w:val="26"/>
          <w:szCs w:val="26"/>
          <w:highlight w:val="green"/>
          <w:vertAlign w:val="baseline"/>
          <w:rtl w:val="0"/>
        </w:rPr>
        <w:t xml:space="preserve">Nature and seriousness of the offence</w:t>
      </w:r>
      <w:r w:rsidDel="00000000" w:rsidR="00000000" w:rsidRPr="00000000">
        <w:rPr>
          <w:rtl w:val="0"/>
        </w:rPr>
      </w:r>
    </w:p>
    <w:p w:rsidR="00000000" w:rsidDel="00000000" w:rsidP="00000000" w:rsidRDefault="00000000" w:rsidRPr="00000000" w14:paraId="00000061">
      <w:pPr>
        <w:pageBreakBefore w:val="0"/>
        <w:jc w:val="both"/>
        <w:rPr>
          <w:sz w:val="26"/>
          <w:szCs w:val="26"/>
          <w:vertAlign w:val="baseline"/>
        </w:rPr>
      </w:pPr>
      <w:r w:rsidDel="00000000" w:rsidR="00000000" w:rsidRPr="00000000">
        <w:rPr>
          <w:sz w:val="26"/>
          <w:szCs w:val="26"/>
          <w:highlight w:val="yellow"/>
          <w:vertAlign w:val="baseline"/>
          <w:rtl w:val="0"/>
        </w:rPr>
        <w:t xml:space="preserve">The more serious the offence charged, the stronger the temptation to abscond. Kenyan courts have given the gravity of the offence great weight in bail determinations</w:t>
      </w:r>
      <w:r w:rsidDel="00000000" w:rsidR="00000000" w:rsidRPr="00000000">
        <w:rPr>
          <w:sz w:val="26"/>
          <w:szCs w:val="26"/>
          <w:vertAlign w:val="baseline"/>
          <w:rtl w:val="0"/>
        </w:rPr>
        <w:t xml:space="preserve">.</w:t>
      </w:r>
    </w:p>
    <w:p w:rsidR="00000000" w:rsidDel="00000000" w:rsidP="00000000" w:rsidRDefault="00000000" w:rsidRPr="00000000" w14:paraId="00000062">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63">
      <w:pPr>
        <w:pageBreakBefore w:val="0"/>
        <w:numPr>
          <w:ilvl w:val="0"/>
          <w:numId w:val="3"/>
        </w:numPr>
        <w:ind w:left="1080" w:hanging="360"/>
        <w:jc w:val="both"/>
        <w:rPr>
          <w:b w:val="0"/>
          <w:sz w:val="26"/>
          <w:szCs w:val="26"/>
          <w:highlight w:val="green"/>
          <w:vertAlign w:val="baseline"/>
        </w:rPr>
      </w:pPr>
      <w:r w:rsidDel="00000000" w:rsidR="00000000" w:rsidRPr="00000000">
        <w:rPr>
          <w:b w:val="1"/>
          <w:sz w:val="26"/>
          <w:szCs w:val="26"/>
          <w:highlight w:val="green"/>
          <w:vertAlign w:val="baseline"/>
          <w:rtl w:val="0"/>
        </w:rPr>
        <w:t xml:space="preserve">The severity of punishment</w:t>
      </w:r>
      <w:r w:rsidDel="00000000" w:rsidR="00000000" w:rsidRPr="00000000">
        <w:rPr>
          <w:rtl w:val="0"/>
        </w:rPr>
      </w:r>
    </w:p>
    <w:p w:rsidR="00000000" w:rsidDel="00000000" w:rsidP="00000000" w:rsidRDefault="00000000" w:rsidRPr="00000000" w14:paraId="00000064">
      <w:pPr>
        <w:pageBreakBefore w:val="0"/>
        <w:jc w:val="both"/>
        <w:rPr>
          <w:sz w:val="26"/>
          <w:szCs w:val="26"/>
          <w:vertAlign w:val="baseline"/>
        </w:rPr>
      </w:pPr>
      <w:r w:rsidDel="00000000" w:rsidR="00000000" w:rsidRPr="00000000">
        <w:rPr>
          <w:sz w:val="26"/>
          <w:szCs w:val="26"/>
          <w:vertAlign w:val="baseline"/>
          <w:rtl w:val="0"/>
        </w:rPr>
        <w:t xml:space="preserve">The accused’s perception of the probable consequences of a conviction has a considerable effect on his reaction to bail. Where the offence is likely to attract a fine rather than imprisonment, bail is easily granted.</w:t>
      </w:r>
    </w:p>
    <w:p w:rsidR="00000000" w:rsidDel="00000000" w:rsidP="00000000" w:rsidRDefault="00000000" w:rsidRPr="00000000" w14:paraId="00000065">
      <w:pPr>
        <w:pageBreakBefore w:val="0"/>
        <w:numPr>
          <w:ilvl w:val="0"/>
          <w:numId w:val="3"/>
        </w:numPr>
        <w:ind w:left="1080" w:hanging="360"/>
        <w:jc w:val="both"/>
        <w:rPr>
          <w:b w:val="0"/>
          <w:sz w:val="26"/>
          <w:szCs w:val="26"/>
          <w:highlight w:val="green"/>
          <w:vertAlign w:val="baseline"/>
        </w:rPr>
      </w:pPr>
      <w:r w:rsidDel="00000000" w:rsidR="00000000" w:rsidRPr="00000000">
        <w:rPr>
          <w:b w:val="1"/>
          <w:sz w:val="26"/>
          <w:szCs w:val="26"/>
          <w:highlight w:val="green"/>
          <w:vertAlign w:val="baseline"/>
          <w:rtl w:val="0"/>
        </w:rPr>
        <w:t xml:space="preserve">Illness</w:t>
      </w:r>
      <w:r w:rsidDel="00000000" w:rsidR="00000000" w:rsidRPr="00000000">
        <w:rPr>
          <w:rtl w:val="0"/>
        </w:rPr>
      </w:r>
    </w:p>
    <w:p w:rsidR="00000000" w:rsidDel="00000000" w:rsidP="00000000" w:rsidRDefault="00000000" w:rsidRPr="00000000" w14:paraId="00000066">
      <w:pPr>
        <w:pageBreakBefore w:val="0"/>
        <w:jc w:val="both"/>
        <w:rPr>
          <w:sz w:val="26"/>
          <w:szCs w:val="26"/>
          <w:vertAlign w:val="baseline"/>
        </w:rPr>
      </w:pPr>
      <w:r w:rsidDel="00000000" w:rsidR="00000000" w:rsidRPr="00000000">
        <w:rPr>
          <w:sz w:val="26"/>
          <w:szCs w:val="26"/>
          <w:vertAlign w:val="baseline"/>
          <w:rtl w:val="0"/>
        </w:rPr>
        <w:t xml:space="preserve">In </w:t>
      </w:r>
      <w:r w:rsidDel="00000000" w:rsidR="00000000" w:rsidRPr="00000000">
        <w:rPr>
          <w:i w:val="1"/>
          <w:sz w:val="26"/>
          <w:szCs w:val="26"/>
          <w:vertAlign w:val="baseline"/>
          <w:rtl w:val="0"/>
        </w:rPr>
        <w:t xml:space="preserve">Charles Ogutu V. R</w:t>
      </w:r>
      <w:r w:rsidDel="00000000" w:rsidR="00000000" w:rsidRPr="00000000">
        <w:rPr>
          <w:sz w:val="26"/>
          <w:szCs w:val="26"/>
          <w:vertAlign w:val="baseline"/>
          <w:rtl w:val="0"/>
        </w:rPr>
        <w:t xml:space="preserve">, it was held that an accused person who fails to attend his trial because he is undergoing medical treatment and sends a person to inform the court about it cannot have his bail cancelled.</w:t>
      </w:r>
    </w:p>
    <w:p w:rsidR="00000000" w:rsidDel="00000000" w:rsidP="00000000" w:rsidRDefault="00000000" w:rsidRPr="00000000" w14:paraId="00000067">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68">
      <w:pPr>
        <w:pageBreakBefore w:val="0"/>
        <w:numPr>
          <w:ilvl w:val="0"/>
          <w:numId w:val="3"/>
        </w:numPr>
        <w:ind w:left="1080" w:hanging="360"/>
        <w:jc w:val="both"/>
        <w:rPr>
          <w:b w:val="0"/>
          <w:sz w:val="26"/>
          <w:szCs w:val="26"/>
          <w:highlight w:val="green"/>
          <w:vertAlign w:val="baseline"/>
        </w:rPr>
      </w:pPr>
      <w:r w:rsidDel="00000000" w:rsidR="00000000" w:rsidRPr="00000000">
        <w:rPr>
          <w:b w:val="1"/>
          <w:sz w:val="26"/>
          <w:szCs w:val="26"/>
          <w:highlight w:val="green"/>
          <w:vertAlign w:val="baseline"/>
          <w:rtl w:val="0"/>
        </w:rPr>
        <w:t xml:space="preserve">Delays</w:t>
      </w:r>
      <w:r w:rsidDel="00000000" w:rsidR="00000000" w:rsidRPr="00000000">
        <w:rPr>
          <w:rtl w:val="0"/>
        </w:rPr>
      </w:r>
    </w:p>
    <w:p w:rsidR="00000000" w:rsidDel="00000000" w:rsidP="00000000" w:rsidRDefault="00000000" w:rsidRPr="00000000" w14:paraId="00000069">
      <w:pPr>
        <w:pageBreakBefore w:val="0"/>
        <w:jc w:val="both"/>
        <w:rPr>
          <w:sz w:val="26"/>
          <w:szCs w:val="26"/>
          <w:vertAlign w:val="baseline"/>
        </w:rPr>
      </w:pPr>
      <w:r w:rsidDel="00000000" w:rsidR="00000000" w:rsidRPr="00000000">
        <w:rPr>
          <w:sz w:val="26"/>
          <w:szCs w:val="26"/>
          <w:vertAlign w:val="baseline"/>
          <w:rtl w:val="0"/>
        </w:rPr>
        <w:t xml:space="preserve">It can be by the prosecution or the accused. The prosecution can cause delays by failing to indict or try the accused. This can lead to an accused being released on bail. The accused can also cause delays by postponing the date for the trial if he is already out on bail. The court can in this case withdraw bail where it had been granted.</w:t>
      </w:r>
    </w:p>
    <w:p w:rsidR="00000000" w:rsidDel="00000000" w:rsidP="00000000" w:rsidRDefault="00000000" w:rsidRPr="00000000" w14:paraId="0000006A">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6B">
      <w:pPr>
        <w:pageBreakBefore w:val="0"/>
        <w:jc w:val="both"/>
        <w:rPr>
          <w:sz w:val="26"/>
          <w:szCs w:val="26"/>
          <w:vertAlign w:val="baseline"/>
        </w:rPr>
      </w:pPr>
      <w:r w:rsidDel="00000000" w:rsidR="00000000" w:rsidRPr="00000000">
        <w:rPr>
          <w:sz w:val="26"/>
          <w:szCs w:val="26"/>
          <w:vertAlign w:val="baseline"/>
          <w:rtl w:val="0"/>
        </w:rPr>
        <w:t xml:space="preserve">The court in </w:t>
      </w:r>
      <w:r w:rsidDel="00000000" w:rsidR="00000000" w:rsidRPr="00000000">
        <w:rPr>
          <w:i w:val="1"/>
          <w:sz w:val="26"/>
          <w:szCs w:val="26"/>
          <w:highlight w:val="cyan"/>
          <w:vertAlign w:val="baseline"/>
          <w:rtl w:val="0"/>
        </w:rPr>
        <w:t xml:space="preserve">R V. Muturi Kigano</w:t>
      </w:r>
      <w:r w:rsidDel="00000000" w:rsidR="00000000" w:rsidRPr="00000000">
        <w:rPr>
          <w:sz w:val="26"/>
          <w:szCs w:val="26"/>
          <w:vertAlign w:val="baseline"/>
          <w:rtl w:val="0"/>
        </w:rPr>
        <w:t xml:space="preserve"> held that if the court for any reason believes that the adjournments sought by the defence are not genuine, they can cancel bail and have the case proceed with expediency.</w:t>
      </w:r>
    </w:p>
    <w:p w:rsidR="00000000" w:rsidDel="00000000" w:rsidP="00000000" w:rsidRDefault="00000000" w:rsidRPr="00000000" w14:paraId="0000006C">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6D">
      <w:pPr>
        <w:pageBreakBefore w:val="0"/>
        <w:numPr>
          <w:ilvl w:val="0"/>
          <w:numId w:val="3"/>
        </w:numPr>
        <w:ind w:left="1080" w:hanging="360"/>
        <w:jc w:val="both"/>
        <w:rPr>
          <w:b w:val="0"/>
          <w:sz w:val="26"/>
          <w:szCs w:val="26"/>
          <w:highlight w:val="green"/>
          <w:vertAlign w:val="baseline"/>
        </w:rPr>
      </w:pPr>
      <w:r w:rsidDel="00000000" w:rsidR="00000000" w:rsidRPr="00000000">
        <w:rPr>
          <w:b w:val="1"/>
          <w:sz w:val="26"/>
          <w:szCs w:val="26"/>
          <w:highlight w:val="green"/>
          <w:vertAlign w:val="baseline"/>
          <w:rtl w:val="0"/>
        </w:rPr>
        <w:t xml:space="preserve">The Accused’s Character and antecedents</w:t>
      </w:r>
      <w:r w:rsidDel="00000000" w:rsidR="00000000" w:rsidRPr="00000000">
        <w:rPr>
          <w:rtl w:val="0"/>
        </w:rPr>
      </w:r>
    </w:p>
    <w:p w:rsidR="00000000" w:rsidDel="00000000" w:rsidP="00000000" w:rsidRDefault="00000000" w:rsidRPr="00000000" w14:paraId="0000006E">
      <w:pPr>
        <w:pageBreakBefore w:val="0"/>
        <w:jc w:val="both"/>
        <w:rPr>
          <w:sz w:val="26"/>
          <w:szCs w:val="26"/>
          <w:vertAlign w:val="baseline"/>
        </w:rPr>
      </w:pPr>
      <w:r w:rsidDel="00000000" w:rsidR="00000000" w:rsidRPr="00000000">
        <w:rPr>
          <w:sz w:val="26"/>
          <w:szCs w:val="26"/>
          <w:vertAlign w:val="baseline"/>
          <w:rtl w:val="0"/>
        </w:rPr>
        <w:t xml:space="preserve">These include an accused person’s previous convictions, abuse of bail in the past or if the accused is on bail in respect of another charge. However, the accused’s previous convictions may not necessarily provide a reliable guide to his likely reaction to bail unless they disclose a large number of serious offences.</w:t>
      </w:r>
    </w:p>
    <w:p w:rsidR="00000000" w:rsidDel="00000000" w:rsidP="00000000" w:rsidRDefault="00000000" w:rsidRPr="00000000" w14:paraId="0000006F">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70">
      <w:pPr>
        <w:pageBreakBefore w:val="0"/>
        <w:numPr>
          <w:ilvl w:val="0"/>
          <w:numId w:val="3"/>
        </w:numPr>
        <w:ind w:left="1080" w:hanging="360"/>
        <w:jc w:val="both"/>
        <w:rPr>
          <w:b w:val="0"/>
          <w:sz w:val="26"/>
          <w:szCs w:val="26"/>
          <w:highlight w:val="green"/>
          <w:vertAlign w:val="baseline"/>
        </w:rPr>
      </w:pPr>
      <w:r w:rsidDel="00000000" w:rsidR="00000000" w:rsidRPr="00000000">
        <w:rPr>
          <w:b w:val="1"/>
          <w:sz w:val="26"/>
          <w:szCs w:val="26"/>
          <w:highlight w:val="green"/>
          <w:vertAlign w:val="baseline"/>
          <w:rtl w:val="0"/>
        </w:rPr>
        <w:t xml:space="preserve">Security of state and public order</w:t>
      </w:r>
      <w:r w:rsidDel="00000000" w:rsidR="00000000" w:rsidRPr="00000000">
        <w:rPr>
          <w:rtl w:val="0"/>
        </w:rPr>
      </w:r>
    </w:p>
    <w:p w:rsidR="00000000" w:rsidDel="00000000" w:rsidP="00000000" w:rsidRDefault="00000000" w:rsidRPr="00000000" w14:paraId="00000071">
      <w:pPr>
        <w:pageBreakBefore w:val="0"/>
        <w:jc w:val="both"/>
        <w:rPr>
          <w:sz w:val="26"/>
          <w:szCs w:val="26"/>
          <w:vertAlign w:val="baseline"/>
        </w:rPr>
      </w:pPr>
      <w:r w:rsidDel="00000000" w:rsidR="00000000" w:rsidRPr="00000000">
        <w:rPr>
          <w:sz w:val="26"/>
          <w:szCs w:val="26"/>
          <w:vertAlign w:val="baseline"/>
          <w:rtl w:val="0"/>
        </w:rPr>
        <w:t xml:space="preserve">Depending on the circumstances of the case, the risk to security of the state may not be a sufficient ground of denying bail to an accused. It is unconstitutional to refuse bail unless a case is made out of doing so. In offences that touch on public order, the element of security of state may be taken into account in refusing bail.</w:t>
      </w:r>
    </w:p>
    <w:p w:rsidR="00000000" w:rsidDel="00000000" w:rsidP="00000000" w:rsidRDefault="00000000" w:rsidRPr="00000000" w14:paraId="00000072">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73">
      <w:pPr>
        <w:pageBreakBefore w:val="0"/>
        <w:jc w:val="both"/>
        <w:rPr>
          <w:sz w:val="26"/>
          <w:szCs w:val="26"/>
          <w:vertAlign w:val="baseline"/>
        </w:rPr>
      </w:pPr>
      <w:r w:rsidDel="00000000" w:rsidR="00000000" w:rsidRPr="00000000">
        <w:rPr>
          <w:sz w:val="26"/>
          <w:szCs w:val="26"/>
          <w:vertAlign w:val="baseline"/>
          <w:rtl w:val="0"/>
        </w:rPr>
        <w:t xml:space="preserve">In </w:t>
      </w:r>
      <w:r w:rsidDel="00000000" w:rsidR="00000000" w:rsidRPr="00000000">
        <w:rPr>
          <w:i w:val="1"/>
          <w:sz w:val="26"/>
          <w:szCs w:val="26"/>
          <w:vertAlign w:val="baseline"/>
          <w:rtl w:val="0"/>
        </w:rPr>
        <w:t xml:space="preserve">Willy Mutunga V. R</w:t>
      </w:r>
      <w:r w:rsidDel="00000000" w:rsidR="00000000" w:rsidRPr="00000000">
        <w:rPr>
          <w:sz w:val="26"/>
          <w:szCs w:val="26"/>
          <w:vertAlign w:val="baseline"/>
          <w:rtl w:val="0"/>
        </w:rPr>
        <w:t xml:space="preserve"> it was held that rights and freedoms of an individual as enshrined in the Constitution are to be enjoyed subject to respect of rights and freedoms of others and for the public interest. Constitutional rights exist and are enforceable only where law and order prevail, for once peace and stability disappear, such rights could not be enjoyed. Enjoyment of rights and freedoms of an individual should not prejudice the rights and freedoms of others or the public interest.</w:t>
      </w:r>
    </w:p>
    <w:p w:rsidR="00000000" w:rsidDel="00000000" w:rsidP="00000000" w:rsidRDefault="00000000" w:rsidRPr="00000000" w14:paraId="00000074">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75">
      <w:pPr>
        <w:pageBreakBefore w:val="0"/>
        <w:numPr>
          <w:ilvl w:val="0"/>
          <w:numId w:val="3"/>
        </w:numPr>
        <w:ind w:left="1080" w:hanging="360"/>
        <w:jc w:val="both"/>
        <w:rPr>
          <w:b w:val="0"/>
          <w:sz w:val="26"/>
          <w:szCs w:val="26"/>
          <w:highlight w:val="green"/>
          <w:vertAlign w:val="baseline"/>
        </w:rPr>
      </w:pPr>
      <w:r w:rsidDel="00000000" w:rsidR="00000000" w:rsidRPr="00000000">
        <w:rPr>
          <w:b w:val="1"/>
          <w:sz w:val="26"/>
          <w:szCs w:val="26"/>
          <w:highlight w:val="green"/>
          <w:vertAlign w:val="baseline"/>
          <w:rtl w:val="0"/>
        </w:rPr>
        <w:t xml:space="preserve">Other factors to be considered</w:t>
      </w:r>
      <w:r w:rsidDel="00000000" w:rsidR="00000000" w:rsidRPr="00000000">
        <w:rPr>
          <w:rtl w:val="0"/>
        </w:rPr>
      </w:r>
    </w:p>
    <w:p w:rsidR="00000000" w:rsidDel="00000000" w:rsidP="00000000" w:rsidRDefault="00000000" w:rsidRPr="00000000" w14:paraId="00000076">
      <w:pPr>
        <w:pageBreakBefore w:val="0"/>
        <w:numPr>
          <w:ilvl w:val="1"/>
          <w:numId w:val="3"/>
        </w:numPr>
        <w:ind w:left="1800" w:hanging="360"/>
        <w:jc w:val="both"/>
        <w:rPr>
          <w:sz w:val="26"/>
          <w:szCs w:val="26"/>
          <w:vertAlign w:val="baseline"/>
        </w:rPr>
      </w:pPr>
      <w:r w:rsidDel="00000000" w:rsidR="00000000" w:rsidRPr="00000000">
        <w:rPr>
          <w:sz w:val="26"/>
          <w:szCs w:val="26"/>
          <w:vertAlign w:val="baseline"/>
          <w:rtl w:val="0"/>
        </w:rPr>
        <w:t xml:space="preserve">The accused person’s association and community ties e.g. whether he is a citizen or an immigrant.</w:t>
      </w:r>
    </w:p>
    <w:p w:rsidR="00000000" w:rsidDel="00000000" w:rsidP="00000000" w:rsidRDefault="00000000" w:rsidRPr="00000000" w14:paraId="00000077">
      <w:pPr>
        <w:pageBreakBefore w:val="0"/>
        <w:numPr>
          <w:ilvl w:val="1"/>
          <w:numId w:val="3"/>
        </w:numPr>
        <w:ind w:left="1800" w:hanging="360"/>
        <w:jc w:val="both"/>
        <w:rPr>
          <w:sz w:val="26"/>
          <w:szCs w:val="26"/>
          <w:vertAlign w:val="baseline"/>
        </w:rPr>
      </w:pPr>
      <w:r w:rsidDel="00000000" w:rsidR="00000000" w:rsidRPr="00000000">
        <w:rPr>
          <w:sz w:val="26"/>
          <w:szCs w:val="26"/>
          <w:vertAlign w:val="baseline"/>
          <w:rtl w:val="0"/>
        </w:rPr>
        <w:t xml:space="preserve">The strength of the evidence against the accused person.</w:t>
      </w:r>
    </w:p>
    <w:p w:rsidR="00000000" w:rsidDel="00000000" w:rsidP="00000000" w:rsidRDefault="00000000" w:rsidRPr="00000000" w14:paraId="00000078">
      <w:pPr>
        <w:pageBreakBefore w:val="0"/>
        <w:numPr>
          <w:ilvl w:val="1"/>
          <w:numId w:val="3"/>
        </w:numPr>
        <w:ind w:left="1800" w:hanging="360"/>
        <w:jc w:val="both"/>
        <w:rPr>
          <w:sz w:val="26"/>
          <w:szCs w:val="26"/>
          <w:vertAlign w:val="baseline"/>
        </w:rPr>
      </w:pPr>
      <w:r w:rsidDel="00000000" w:rsidR="00000000" w:rsidRPr="00000000">
        <w:rPr>
          <w:sz w:val="26"/>
          <w:szCs w:val="26"/>
          <w:vertAlign w:val="baseline"/>
          <w:rtl w:val="0"/>
        </w:rPr>
        <w:t xml:space="preserve">The strength of the case against the accused. The court may take into account the fact that there is a strong case against the accused and that if he is released, there would be a real incentive to evade trial or destroy evidence.</w:t>
      </w:r>
    </w:p>
    <w:p w:rsidR="00000000" w:rsidDel="00000000" w:rsidP="00000000" w:rsidRDefault="00000000" w:rsidRPr="00000000" w14:paraId="00000079">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7A">
      <w:pPr>
        <w:pageBreakBefore w:val="0"/>
        <w:jc w:val="both"/>
        <w:rPr>
          <w:b w:val="0"/>
          <w:sz w:val="26"/>
          <w:szCs w:val="26"/>
          <w:vertAlign w:val="baseline"/>
        </w:rPr>
      </w:pPr>
      <w:r w:rsidDel="00000000" w:rsidR="00000000" w:rsidRPr="00000000">
        <w:rPr>
          <w:b w:val="1"/>
          <w:sz w:val="26"/>
          <w:szCs w:val="26"/>
          <w:highlight w:val="green"/>
          <w:vertAlign w:val="baseline"/>
          <w:rtl w:val="0"/>
        </w:rPr>
        <w:t xml:space="preserve">Non-compliance with Bail Terms</w:t>
      </w:r>
      <w:r w:rsidDel="00000000" w:rsidR="00000000" w:rsidRPr="00000000">
        <w:rPr>
          <w:b w:val="1"/>
          <w:sz w:val="26"/>
          <w:szCs w:val="26"/>
          <w:vertAlign w:val="baseline"/>
          <w:rtl w:val="0"/>
        </w:rPr>
        <w:t xml:space="preserve"> </w:t>
      </w:r>
      <w:r w:rsidDel="00000000" w:rsidR="00000000" w:rsidRPr="00000000">
        <w:rPr>
          <w:rtl w:val="0"/>
        </w:rPr>
      </w:r>
    </w:p>
    <w:p w:rsidR="00000000" w:rsidDel="00000000" w:rsidP="00000000" w:rsidRDefault="00000000" w:rsidRPr="00000000" w14:paraId="0000007B">
      <w:pPr>
        <w:pageBreakBefore w:val="0"/>
        <w:jc w:val="both"/>
        <w:rPr>
          <w:sz w:val="26"/>
          <w:szCs w:val="26"/>
          <w:vertAlign w:val="baseline"/>
        </w:rPr>
      </w:pPr>
      <w:r w:rsidDel="00000000" w:rsidR="00000000" w:rsidRPr="00000000">
        <w:rPr>
          <w:sz w:val="26"/>
          <w:szCs w:val="26"/>
          <w:vertAlign w:val="baseline"/>
          <w:rtl w:val="0"/>
        </w:rPr>
        <w:t xml:space="preserve">An accused person who has been released on bail on certain conditions is duty </w:t>
      </w:r>
      <w:r w:rsidDel="00000000" w:rsidR="00000000" w:rsidRPr="00000000">
        <w:rPr>
          <w:sz w:val="26"/>
          <w:szCs w:val="26"/>
          <w:highlight w:val="yellow"/>
          <w:vertAlign w:val="baseline"/>
          <w:rtl w:val="0"/>
        </w:rPr>
        <w:t xml:space="preserve">bound to observe those conditions failure to which his bail may be cancelled and he will be ordered to pay the sums of money in the recognizance (bond) in the court.</w:t>
      </w:r>
      <w:r w:rsidDel="00000000" w:rsidR="00000000" w:rsidRPr="00000000">
        <w:rPr>
          <w:rtl w:val="0"/>
        </w:rPr>
      </w:r>
    </w:p>
    <w:p w:rsidR="00000000" w:rsidDel="00000000" w:rsidP="00000000" w:rsidRDefault="00000000" w:rsidRPr="00000000" w14:paraId="0000007C">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7D">
      <w:pPr>
        <w:pageBreakBefore w:val="0"/>
        <w:jc w:val="both"/>
        <w:rPr>
          <w:sz w:val="26"/>
          <w:szCs w:val="26"/>
          <w:vertAlign w:val="baseline"/>
        </w:rPr>
      </w:pPr>
      <w:r w:rsidDel="00000000" w:rsidR="00000000" w:rsidRPr="00000000">
        <w:rPr>
          <w:sz w:val="26"/>
          <w:szCs w:val="26"/>
          <w:vertAlign w:val="baseline"/>
          <w:rtl w:val="0"/>
        </w:rPr>
        <w:t xml:space="preserve">Before a court orders forfeiture of an accused’s bond, there has to be sufficient proof by way of evidence on oath, to warrant such forfeiture. Once an accused person is on bond, his bail should not be cancelled unless there is a real danger that the accused will abscond or there is a danger that he may interfere with witnesses.</w:t>
      </w:r>
    </w:p>
    <w:p w:rsidR="00000000" w:rsidDel="00000000" w:rsidP="00000000" w:rsidRDefault="00000000" w:rsidRPr="00000000" w14:paraId="0000007E">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7F">
      <w:pPr>
        <w:pageBreakBefore w:val="0"/>
        <w:jc w:val="both"/>
        <w:rPr>
          <w:b w:val="0"/>
          <w:sz w:val="26"/>
          <w:szCs w:val="26"/>
          <w:vertAlign w:val="baseline"/>
        </w:rPr>
      </w:pPr>
      <w:r w:rsidDel="00000000" w:rsidR="00000000" w:rsidRPr="00000000">
        <w:rPr>
          <w:b w:val="1"/>
          <w:sz w:val="26"/>
          <w:szCs w:val="26"/>
          <w:highlight w:val="green"/>
          <w:vertAlign w:val="baseline"/>
          <w:rtl w:val="0"/>
        </w:rPr>
        <w:t xml:space="preserve">C.</w:t>
        <w:tab/>
        <w:t xml:space="preserve">Bail Pending Appeal</w:t>
      </w:r>
      <w:r w:rsidDel="00000000" w:rsidR="00000000" w:rsidRPr="00000000">
        <w:rPr>
          <w:rtl w:val="0"/>
        </w:rPr>
      </w:r>
    </w:p>
    <w:p w:rsidR="00000000" w:rsidDel="00000000" w:rsidP="00000000" w:rsidRDefault="00000000" w:rsidRPr="00000000" w14:paraId="00000080">
      <w:pPr>
        <w:pageBreakBefore w:val="0"/>
        <w:jc w:val="both"/>
        <w:rPr>
          <w:sz w:val="16"/>
          <w:szCs w:val="16"/>
          <w:vertAlign w:val="baseline"/>
        </w:rPr>
      </w:pPr>
      <w:r w:rsidDel="00000000" w:rsidR="00000000" w:rsidRPr="00000000">
        <w:rPr>
          <w:rtl w:val="0"/>
        </w:rPr>
      </w:r>
    </w:p>
    <w:p w:rsidR="00000000" w:rsidDel="00000000" w:rsidP="00000000" w:rsidRDefault="00000000" w:rsidRPr="00000000" w14:paraId="00000081">
      <w:pPr>
        <w:pageBreakBefore w:val="0"/>
        <w:jc w:val="both"/>
        <w:rPr>
          <w:sz w:val="26"/>
          <w:szCs w:val="26"/>
          <w:vertAlign w:val="baseline"/>
        </w:rPr>
      </w:pPr>
      <w:r w:rsidDel="00000000" w:rsidR="00000000" w:rsidRPr="00000000">
        <w:rPr>
          <w:sz w:val="26"/>
          <w:szCs w:val="26"/>
          <w:vertAlign w:val="baseline"/>
          <w:rtl w:val="0"/>
        </w:rPr>
        <w:t xml:space="preserve">This is granted depending on the cogency of the grounds of appeal, exercise of the court’s discretion and the particular facts of the case. </w:t>
      </w:r>
      <w:r w:rsidDel="00000000" w:rsidR="00000000" w:rsidRPr="00000000">
        <w:rPr>
          <w:sz w:val="26"/>
          <w:szCs w:val="26"/>
          <w:highlight w:val="yellow"/>
          <w:vertAlign w:val="baseline"/>
          <w:rtl w:val="0"/>
        </w:rPr>
        <w:t xml:space="preserve">The principles governing the grant of bail pending appeal differ from those governing bail before conviction and include:-</w:t>
      </w:r>
      <w:r w:rsidDel="00000000" w:rsidR="00000000" w:rsidRPr="00000000">
        <w:rPr>
          <w:rtl w:val="0"/>
        </w:rPr>
      </w:r>
    </w:p>
    <w:p w:rsidR="00000000" w:rsidDel="00000000" w:rsidP="00000000" w:rsidRDefault="00000000" w:rsidRPr="00000000" w14:paraId="00000082">
      <w:pPr>
        <w:pageBreakBefore w:val="0"/>
        <w:numPr>
          <w:ilvl w:val="0"/>
          <w:numId w:val="4"/>
        </w:numPr>
        <w:ind w:left="1440" w:hanging="720"/>
        <w:jc w:val="both"/>
        <w:rPr>
          <w:sz w:val="26"/>
          <w:szCs w:val="26"/>
          <w:vertAlign w:val="baseline"/>
        </w:rPr>
      </w:pPr>
      <w:r w:rsidDel="00000000" w:rsidR="00000000" w:rsidRPr="00000000">
        <w:rPr>
          <w:sz w:val="26"/>
          <w:szCs w:val="26"/>
          <w:vertAlign w:val="baseline"/>
          <w:rtl w:val="0"/>
        </w:rPr>
        <w:t xml:space="preserve">Whether leave to appeal has been granted.</w:t>
      </w:r>
    </w:p>
    <w:p w:rsidR="00000000" w:rsidDel="00000000" w:rsidP="00000000" w:rsidRDefault="00000000" w:rsidRPr="00000000" w14:paraId="00000083">
      <w:pPr>
        <w:pageBreakBefore w:val="0"/>
        <w:numPr>
          <w:ilvl w:val="0"/>
          <w:numId w:val="4"/>
        </w:numPr>
        <w:ind w:left="1440" w:hanging="720"/>
        <w:jc w:val="both"/>
        <w:rPr>
          <w:b w:val="0"/>
          <w:sz w:val="26"/>
          <w:szCs w:val="26"/>
          <w:vertAlign w:val="baseline"/>
        </w:rPr>
      </w:pPr>
      <w:r w:rsidDel="00000000" w:rsidR="00000000" w:rsidRPr="00000000">
        <w:rPr>
          <w:sz w:val="26"/>
          <w:szCs w:val="26"/>
          <w:vertAlign w:val="baseline"/>
          <w:rtl w:val="0"/>
        </w:rPr>
        <w:t xml:space="preserve"> Whether there is a strong likelihood of success of the appeal.</w:t>
      </w:r>
      <w:r w:rsidDel="00000000" w:rsidR="00000000" w:rsidRPr="00000000">
        <w:rPr>
          <w:rtl w:val="0"/>
        </w:rPr>
      </w:r>
    </w:p>
    <w:p w:rsidR="00000000" w:rsidDel="00000000" w:rsidP="00000000" w:rsidRDefault="00000000" w:rsidRPr="00000000" w14:paraId="00000084">
      <w:pPr>
        <w:pageBreakBefore w:val="0"/>
        <w:numPr>
          <w:ilvl w:val="0"/>
          <w:numId w:val="4"/>
        </w:numPr>
        <w:ind w:left="1440" w:hanging="720"/>
        <w:jc w:val="both"/>
        <w:rPr>
          <w:b w:val="0"/>
          <w:sz w:val="26"/>
          <w:szCs w:val="26"/>
          <w:vertAlign w:val="baseline"/>
        </w:rPr>
      </w:pPr>
      <w:r w:rsidDel="00000000" w:rsidR="00000000" w:rsidRPr="00000000">
        <w:rPr>
          <w:sz w:val="26"/>
          <w:szCs w:val="26"/>
          <w:vertAlign w:val="baseline"/>
          <w:rtl w:val="0"/>
        </w:rPr>
        <w:t xml:space="preserve">Whether there is a risk that if bail is not granted, the sentence will have been served by the time the appeal is heard.</w:t>
      </w:r>
      <w:r w:rsidDel="00000000" w:rsidR="00000000" w:rsidRPr="00000000">
        <w:rPr>
          <w:rtl w:val="0"/>
        </w:rPr>
      </w:r>
    </w:p>
    <w:p w:rsidR="00000000" w:rsidDel="00000000" w:rsidP="00000000" w:rsidRDefault="00000000" w:rsidRPr="00000000" w14:paraId="00000085">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86">
      <w:pPr>
        <w:pageBreakBefore w:val="0"/>
        <w:jc w:val="both"/>
        <w:rPr>
          <w:sz w:val="26"/>
          <w:szCs w:val="26"/>
          <w:vertAlign w:val="baseline"/>
        </w:rPr>
      </w:pPr>
      <w:r w:rsidDel="00000000" w:rsidR="00000000" w:rsidRPr="00000000">
        <w:rPr>
          <w:sz w:val="26"/>
          <w:szCs w:val="26"/>
          <w:vertAlign w:val="baseline"/>
          <w:rtl w:val="0"/>
        </w:rPr>
        <w:t xml:space="preserve">In </w:t>
      </w:r>
      <w:r w:rsidDel="00000000" w:rsidR="00000000" w:rsidRPr="00000000">
        <w:rPr>
          <w:i w:val="1"/>
          <w:sz w:val="26"/>
          <w:szCs w:val="26"/>
          <w:highlight w:val="cyan"/>
          <w:vertAlign w:val="baseline"/>
          <w:rtl w:val="0"/>
        </w:rPr>
        <w:t xml:space="preserve">Shah V. R [1976] CA (UR</w:t>
      </w:r>
      <w:r w:rsidDel="00000000" w:rsidR="00000000" w:rsidRPr="00000000">
        <w:rPr>
          <w:i w:val="1"/>
          <w:sz w:val="26"/>
          <w:szCs w:val="26"/>
          <w:vertAlign w:val="baseline"/>
          <w:rtl w:val="0"/>
        </w:rPr>
        <w:t xml:space="preserve">)</w:t>
      </w:r>
      <w:r w:rsidDel="00000000" w:rsidR="00000000" w:rsidRPr="00000000">
        <w:rPr>
          <w:sz w:val="26"/>
          <w:szCs w:val="26"/>
          <w:vertAlign w:val="baseline"/>
          <w:rtl w:val="0"/>
        </w:rPr>
        <w:t xml:space="preserve"> it was held that rather than grant bail, steps should be taken to see that the hearing of the appeal is expedient and that bail should be granted only in exceptional cases.</w:t>
      </w:r>
    </w:p>
    <w:p w:rsidR="00000000" w:rsidDel="00000000" w:rsidP="00000000" w:rsidRDefault="00000000" w:rsidRPr="00000000" w14:paraId="00000087">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88">
      <w:pPr>
        <w:pageBreakBefore w:val="0"/>
        <w:jc w:val="both"/>
        <w:rPr>
          <w:sz w:val="26"/>
          <w:szCs w:val="26"/>
          <w:vertAlign w:val="baseline"/>
        </w:rPr>
      </w:pPr>
      <w:r w:rsidDel="00000000" w:rsidR="00000000" w:rsidRPr="00000000">
        <w:rPr>
          <w:sz w:val="26"/>
          <w:szCs w:val="26"/>
          <w:highlight w:val="cyan"/>
          <w:vertAlign w:val="baseline"/>
          <w:rtl w:val="0"/>
        </w:rPr>
        <w:t xml:space="preserve">In </w:t>
      </w:r>
      <w:r w:rsidDel="00000000" w:rsidR="00000000" w:rsidRPr="00000000">
        <w:rPr>
          <w:i w:val="1"/>
          <w:sz w:val="26"/>
          <w:szCs w:val="26"/>
          <w:highlight w:val="cyan"/>
          <w:vertAlign w:val="baseline"/>
          <w:rtl w:val="0"/>
        </w:rPr>
        <w:t xml:space="preserve">Somo V. R [1972] EA, 476</w:t>
      </w:r>
      <w:r w:rsidDel="00000000" w:rsidR="00000000" w:rsidRPr="00000000">
        <w:rPr>
          <w:sz w:val="26"/>
          <w:szCs w:val="26"/>
          <w:vertAlign w:val="baseline"/>
          <w:rtl w:val="0"/>
        </w:rPr>
        <w:t xml:space="preserve"> the court held that for bail to be granted, the accused must demonstrate that there are exceptional or unusual circumstances in the case. </w:t>
      </w:r>
    </w:p>
    <w:p w:rsidR="00000000" w:rsidDel="00000000" w:rsidP="00000000" w:rsidRDefault="00000000" w:rsidRPr="00000000" w14:paraId="00000089">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8A">
      <w:pPr>
        <w:pageBreakBefore w:val="0"/>
        <w:jc w:val="both"/>
        <w:rPr>
          <w:sz w:val="26"/>
          <w:szCs w:val="26"/>
          <w:vertAlign w:val="baseline"/>
        </w:rPr>
      </w:pPr>
      <w:r w:rsidDel="00000000" w:rsidR="00000000" w:rsidRPr="00000000">
        <w:rPr>
          <w:sz w:val="26"/>
          <w:szCs w:val="26"/>
          <w:highlight w:val="cyan"/>
          <w:vertAlign w:val="baseline"/>
          <w:rtl w:val="0"/>
        </w:rPr>
        <w:t xml:space="preserve">In </w:t>
      </w:r>
      <w:r w:rsidDel="00000000" w:rsidR="00000000" w:rsidRPr="00000000">
        <w:rPr>
          <w:i w:val="1"/>
          <w:sz w:val="26"/>
          <w:szCs w:val="26"/>
          <w:highlight w:val="cyan"/>
          <w:vertAlign w:val="baseline"/>
          <w:rtl w:val="0"/>
        </w:rPr>
        <w:t xml:space="preserve">Motichand V. R [1972] EA</w:t>
      </w:r>
      <w:r w:rsidDel="00000000" w:rsidR="00000000" w:rsidRPr="00000000">
        <w:rPr>
          <w:i w:val="1"/>
          <w:sz w:val="26"/>
          <w:szCs w:val="26"/>
          <w:vertAlign w:val="baseline"/>
          <w:rtl w:val="0"/>
        </w:rPr>
        <w:t xml:space="preserve">, 399</w:t>
      </w:r>
      <w:r w:rsidDel="00000000" w:rsidR="00000000" w:rsidRPr="00000000">
        <w:rPr>
          <w:sz w:val="26"/>
          <w:szCs w:val="26"/>
          <w:vertAlign w:val="baseline"/>
          <w:rtl w:val="0"/>
        </w:rPr>
        <w:t xml:space="preserve"> bail was granted on the ground that the appeal had a probable chance of success.</w:t>
      </w:r>
    </w:p>
    <w:p w:rsidR="00000000" w:rsidDel="00000000" w:rsidP="00000000" w:rsidRDefault="00000000" w:rsidRPr="00000000" w14:paraId="0000008B">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8C">
      <w:pPr>
        <w:pageBreakBefore w:val="0"/>
        <w:jc w:val="both"/>
        <w:rPr>
          <w:sz w:val="26"/>
          <w:szCs w:val="26"/>
          <w:vertAlign w:val="baseline"/>
        </w:rPr>
      </w:pPr>
      <w:r w:rsidDel="00000000" w:rsidR="00000000" w:rsidRPr="00000000">
        <w:rPr>
          <w:sz w:val="26"/>
          <w:szCs w:val="26"/>
          <w:vertAlign w:val="baseline"/>
          <w:rtl w:val="0"/>
        </w:rPr>
        <w:t xml:space="preserve">A single factor is not enough to warrant a grant of bail but the totality and cumulative considerations of all the facts of the case.</w:t>
      </w:r>
    </w:p>
    <w:p w:rsidR="00000000" w:rsidDel="00000000" w:rsidP="00000000" w:rsidRDefault="00000000" w:rsidRPr="00000000" w14:paraId="0000008D">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8E">
      <w:pPr>
        <w:pageBreakBefore w:val="0"/>
        <w:jc w:val="both"/>
        <w:rPr>
          <w:b w:val="0"/>
          <w:sz w:val="26"/>
          <w:szCs w:val="26"/>
          <w:vertAlign w:val="baseline"/>
        </w:rPr>
      </w:pPr>
      <w:r w:rsidDel="00000000" w:rsidR="00000000" w:rsidRPr="00000000">
        <w:rPr>
          <w:b w:val="1"/>
          <w:sz w:val="26"/>
          <w:szCs w:val="26"/>
          <w:highlight w:val="green"/>
          <w:vertAlign w:val="baseline"/>
          <w:rtl w:val="0"/>
        </w:rPr>
        <w:t xml:space="preserve">D.</w:t>
        <w:tab/>
        <w:t xml:space="preserve">Bail Pending Appeal on a Plea of Guilty</w:t>
      </w:r>
      <w:r w:rsidDel="00000000" w:rsidR="00000000" w:rsidRPr="00000000">
        <w:rPr>
          <w:b w:val="1"/>
          <w:sz w:val="26"/>
          <w:szCs w:val="26"/>
          <w:vertAlign w:val="baseline"/>
          <w:rtl w:val="0"/>
        </w:rPr>
        <w:t xml:space="preserve"> </w:t>
      </w:r>
      <w:r w:rsidDel="00000000" w:rsidR="00000000" w:rsidRPr="00000000">
        <w:rPr>
          <w:rtl w:val="0"/>
        </w:rPr>
      </w:r>
    </w:p>
    <w:p w:rsidR="00000000" w:rsidDel="00000000" w:rsidP="00000000" w:rsidRDefault="00000000" w:rsidRPr="00000000" w14:paraId="0000008F">
      <w:pPr>
        <w:pageBreakBefore w:val="0"/>
        <w:jc w:val="both"/>
        <w:rPr>
          <w:b w:val="0"/>
          <w:sz w:val="16"/>
          <w:szCs w:val="16"/>
          <w:vertAlign w:val="baseline"/>
        </w:rPr>
      </w:pPr>
      <w:r w:rsidDel="00000000" w:rsidR="00000000" w:rsidRPr="00000000">
        <w:rPr>
          <w:rtl w:val="0"/>
        </w:rPr>
      </w:r>
    </w:p>
    <w:p w:rsidR="00000000" w:rsidDel="00000000" w:rsidP="00000000" w:rsidRDefault="00000000" w:rsidRPr="00000000" w14:paraId="00000090">
      <w:pPr>
        <w:pageBreakBefore w:val="0"/>
        <w:jc w:val="both"/>
        <w:rPr>
          <w:sz w:val="26"/>
          <w:szCs w:val="26"/>
          <w:vertAlign w:val="baseline"/>
        </w:rPr>
      </w:pPr>
      <w:r w:rsidDel="00000000" w:rsidR="00000000" w:rsidRPr="00000000">
        <w:rPr>
          <w:sz w:val="26"/>
          <w:szCs w:val="26"/>
          <w:vertAlign w:val="baseline"/>
          <w:rtl w:val="0"/>
        </w:rPr>
        <w:t xml:space="preserve">According to </w:t>
      </w:r>
      <w:r w:rsidDel="00000000" w:rsidR="00000000" w:rsidRPr="00000000">
        <w:rPr>
          <w:b w:val="1"/>
          <w:sz w:val="26"/>
          <w:szCs w:val="26"/>
          <w:vertAlign w:val="baseline"/>
          <w:rtl w:val="0"/>
        </w:rPr>
        <w:t xml:space="preserve">Section 348 CPC</w:t>
      </w:r>
      <w:r w:rsidDel="00000000" w:rsidR="00000000" w:rsidRPr="00000000">
        <w:rPr>
          <w:sz w:val="26"/>
          <w:szCs w:val="26"/>
          <w:vertAlign w:val="baseline"/>
          <w:rtl w:val="0"/>
        </w:rPr>
        <w:t xml:space="preserve">, an appeal will not be allowed if the accused is convicted on his own plea of guilty unless as regards the legality of the sentence.</w:t>
      </w:r>
    </w:p>
    <w:p w:rsidR="00000000" w:rsidDel="00000000" w:rsidP="00000000" w:rsidRDefault="00000000" w:rsidRPr="00000000" w14:paraId="00000091">
      <w:pPr>
        <w:pageBreakBefore w:val="0"/>
        <w:jc w:val="both"/>
        <w:rPr>
          <w:sz w:val="26"/>
          <w:szCs w:val="26"/>
          <w:vertAlign w:val="baseline"/>
        </w:rPr>
      </w:pPr>
      <w:r w:rsidDel="00000000" w:rsidR="00000000" w:rsidRPr="00000000">
        <w:rPr>
          <w:sz w:val="26"/>
          <w:szCs w:val="26"/>
          <w:vertAlign w:val="baseline"/>
          <w:rtl w:val="0"/>
        </w:rPr>
        <w:t xml:space="preserve">In </w:t>
      </w:r>
      <w:r w:rsidDel="00000000" w:rsidR="00000000" w:rsidRPr="00000000">
        <w:rPr>
          <w:i w:val="1"/>
          <w:sz w:val="26"/>
          <w:szCs w:val="26"/>
          <w:highlight w:val="cyan"/>
          <w:vertAlign w:val="baseline"/>
          <w:rtl w:val="0"/>
        </w:rPr>
        <w:t xml:space="preserve">Merali V. R [1972] EA, 47</w:t>
      </w:r>
      <w:r w:rsidDel="00000000" w:rsidR="00000000" w:rsidRPr="00000000">
        <w:rPr>
          <w:sz w:val="26"/>
          <w:szCs w:val="26"/>
          <w:vertAlign w:val="baseline"/>
          <w:rtl w:val="0"/>
        </w:rPr>
        <w:t xml:space="preserve"> the Appellant had been charged and convicted of an Exchange Control offence on his own plea of guilty. He filed an appeal claiming that the </w:t>
      </w:r>
      <w:r w:rsidDel="00000000" w:rsidR="00000000" w:rsidRPr="00000000">
        <w:rPr>
          <w:sz w:val="26"/>
          <w:szCs w:val="26"/>
          <w:highlight w:val="yellow"/>
          <w:vertAlign w:val="baseline"/>
          <w:rtl w:val="0"/>
        </w:rPr>
        <w:t xml:space="preserve">plea was equivocal.</w:t>
      </w:r>
      <w:r w:rsidDel="00000000" w:rsidR="00000000" w:rsidRPr="00000000">
        <w:rPr>
          <w:sz w:val="26"/>
          <w:szCs w:val="26"/>
          <w:vertAlign w:val="baseline"/>
          <w:rtl w:val="0"/>
        </w:rPr>
        <w:t xml:space="preserve"> He applied for bail pending appeal. Notwithstanding the plea of guilty, the court held that where and if the requisite tests were met, bail would be allowed.</w:t>
      </w:r>
    </w:p>
    <w:p w:rsidR="00000000" w:rsidDel="00000000" w:rsidP="00000000" w:rsidRDefault="00000000" w:rsidRPr="00000000" w14:paraId="00000092">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93">
      <w:pPr>
        <w:pageBreakBefore w:val="0"/>
        <w:jc w:val="both"/>
        <w:rPr>
          <w:sz w:val="26"/>
          <w:szCs w:val="26"/>
          <w:vertAlign w:val="baseline"/>
        </w:rPr>
      </w:pPr>
      <w:r w:rsidDel="00000000" w:rsidR="00000000" w:rsidRPr="00000000">
        <w:rPr>
          <w:i w:val="1"/>
          <w:sz w:val="26"/>
          <w:szCs w:val="26"/>
          <w:highlight w:val="cyan"/>
          <w:vertAlign w:val="baseline"/>
          <w:rtl w:val="0"/>
        </w:rPr>
        <w:t xml:space="preserve">R V Heifer [1951] 1 KB, 29</w:t>
      </w:r>
      <w:r w:rsidDel="00000000" w:rsidR="00000000" w:rsidRPr="00000000">
        <w:rPr>
          <w:sz w:val="26"/>
          <w:szCs w:val="26"/>
          <w:vertAlign w:val="baseline"/>
          <w:rtl w:val="0"/>
        </w:rPr>
        <w:t xml:space="preserve"> – It was held that the bar by section 348 CPC is only to the extent that the </w:t>
      </w:r>
      <w:r w:rsidDel="00000000" w:rsidR="00000000" w:rsidRPr="00000000">
        <w:rPr>
          <w:sz w:val="26"/>
          <w:szCs w:val="26"/>
          <w:highlight w:val="yellow"/>
          <w:vertAlign w:val="baseline"/>
          <w:rtl w:val="0"/>
        </w:rPr>
        <w:t xml:space="preserve">plea is not bereft of legality</w:t>
      </w:r>
      <w:r w:rsidDel="00000000" w:rsidR="00000000" w:rsidRPr="00000000">
        <w:rPr>
          <w:sz w:val="26"/>
          <w:szCs w:val="26"/>
          <w:vertAlign w:val="baseline"/>
          <w:rtl w:val="0"/>
        </w:rPr>
        <w:t xml:space="preserve"> i.e. it must be unequivocal and be freely given by the accused. The accused himself must in fact plead and it is not enough that counsel pleads on his behalf by indication or otherwise. Harris J gave four conditions to be considered:-</w:t>
      </w:r>
    </w:p>
    <w:p w:rsidR="00000000" w:rsidDel="00000000" w:rsidP="00000000" w:rsidRDefault="00000000" w:rsidRPr="00000000" w14:paraId="00000094">
      <w:pPr>
        <w:pageBreakBefore w:val="0"/>
        <w:numPr>
          <w:ilvl w:val="0"/>
          <w:numId w:val="5"/>
        </w:numPr>
        <w:ind w:left="1440" w:hanging="360"/>
        <w:jc w:val="both"/>
        <w:rPr>
          <w:sz w:val="26"/>
          <w:szCs w:val="26"/>
          <w:vertAlign w:val="baseline"/>
        </w:rPr>
      </w:pPr>
      <w:r w:rsidDel="00000000" w:rsidR="00000000" w:rsidRPr="00000000">
        <w:rPr>
          <w:sz w:val="26"/>
          <w:szCs w:val="26"/>
          <w:vertAlign w:val="baseline"/>
          <w:rtl w:val="0"/>
        </w:rPr>
        <w:t xml:space="preserve">The character of the Applicant.</w:t>
      </w:r>
    </w:p>
    <w:p w:rsidR="00000000" w:rsidDel="00000000" w:rsidP="00000000" w:rsidRDefault="00000000" w:rsidRPr="00000000" w14:paraId="00000095">
      <w:pPr>
        <w:pageBreakBefore w:val="0"/>
        <w:numPr>
          <w:ilvl w:val="0"/>
          <w:numId w:val="5"/>
        </w:numPr>
        <w:ind w:left="1440" w:hanging="360"/>
        <w:jc w:val="both"/>
        <w:rPr>
          <w:sz w:val="26"/>
          <w:szCs w:val="26"/>
          <w:vertAlign w:val="baseline"/>
        </w:rPr>
      </w:pPr>
      <w:r w:rsidDel="00000000" w:rsidR="00000000" w:rsidRPr="00000000">
        <w:rPr>
          <w:sz w:val="26"/>
          <w:szCs w:val="26"/>
          <w:vertAlign w:val="baseline"/>
          <w:rtl w:val="0"/>
        </w:rPr>
        <w:t xml:space="preserve">The possibility of substantial delay in the hearing of the appeal.</w:t>
      </w:r>
    </w:p>
    <w:p w:rsidR="00000000" w:rsidDel="00000000" w:rsidP="00000000" w:rsidRDefault="00000000" w:rsidRPr="00000000" w14:paraId="00000096">
      <w:pPr>
        <w:pageBreakBefore w:val="0"/>
        <w:numPr>
          <w:ilvl w:val="0"/>
          <w:numId w:val="5"/>
        </w:numPr>
        <w:ind w:left="1440" w:hanging="360"/>
        <w:jc w:val="both"/>
        <w:rPr>
          <w:sz w:val="26"/>
          <w:szCs w:val="26"/>
          <w:vertAlign w:val="baseline"/>
        </w:rPr>
      </w:pPr>
      <w:r w:rsidDel="00000000" w:rsidR="00000000" w:rsidRPr="00000000">
        <w:rPr>
          <w:sz w:val="26"/>
          <w:szCs w:val="26"/>
          <w:vertAlign w:val="baseline"/>
          <w:rtl w:val="0"/>
        </w:rPr>
        <w:t xml:space="preserve">Whether the offence with which the applicant was charged involved personal violence.</w:t>
      </w:r>
    </w:p>
    <w:p w:rsidR="00000000" w:rsidDel="00000000" w:rsidP="00000000" w:rsidRDefault="00000000" w:rsidRPr="00000000" w14:paraId="00000097">
      <w:pPr>
        <w:pageBreakBefore w:val="0"/>
        <w:numPr>
          <w:ilvl w:val="0"/>
          <w:numId w:val="5"/>
        </w:numPr>
        <w:ind w:left="1440" w:hanging="360"/>
        <w:jc w:val="both"/>
        <w:rPr>
          <w:sz w:val="26"/>
          <w:szCs w:val="26"/>
          <w:vertAlign w:val="baseline"/>
        </w:rPr>
      </w:pPr>
      <w:r w:rsidDel="00000000" w:rsidR="00000000" w:rsidRPr="00000000">
        <w:rPr>
          <w:sz w:val="26"/>
          <w:szCs w:val="26"/>
          <w:vertAlign w:val="baseline"/>
          <w:rtl w:val="0"/>
        </w:rPr>
        <w:t xml:space="preserve">That the appeal is not frivolous or vexatious and has a reasonable possibility of success.</w:t>
      </w:r>
    </w:p>
    <w:p w:rsidR="00000000" w:rsidDel="00000000" w:rsidP="00000000" w:rsidRDefault="00000000" w:rsidRPr="00000000" w14:paraId="00000098">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99">
      <w:pPr>
        <w:pageBreakBefore w:val="0"/>
        <w:jc w:val="both"/>
        <w:rPr>
          <w:sz w:val="26"/>
          <w:szCs w:val="26"/>
          <w:vertAlign w:val="baseline"/>
        </w:rPr>
      </w:pPr>
      <w:r w:rsidDel="00000000" w:rsidR="00000000" w:rsidRPr="00000000">
        <w:rPr>
          <w:sz w:val="26"/>
          <w:szCs w:val="26"/>
          <w:vertAlign w:val="baseline"/>
          <w:rtl w:val="0"/>
        </w:rPr>
        <w:t xml:space="preserve">In </w:t>
      </w:r>
      <w:r w:rsidDel="00000000" w:rsidR="00000000" w:rsidRPr="00000000">
        <w:rPr>
          <w:i w:val="1"/>
          <w:sz w:val="26"/>
          <w:szCs w:val="26"/>
          <w:highlight w:val="cyan"/>
          <w:vertAlign w:val="baseline"/>
          <w:rtl w:val="0"/>
        </w:rPr>
        <w:t xml:space="preserve">Raghbin Singh Lamba V. R [1958] EA, 337</w:t>
      </w:r>
      <w:r w:rsidDel="00000000" w:rsidR="00000000" w:rsidRPr="00000000">
        <w:rPr>
          <w:sz w:val="26"/>
          <w:szCs w:val="26"/>
          <w:highlight w:val="cyan"/>
          <w:vertAlign w:val="baseline"/>
          <w:rtl w:val="0"/>
        </w:rPr>
        <w:t xml:space="preserve">,</w:t>
      </w:r>
      <w:r w:rsidDel="00000000" w:rsidR="00000000" w:rsidRPr="00000000">
        <w:rPr>
          <w:sz w:val="26"/>
          <w:szCs w:val="26"/>
          <w:vertAlign w:val="baseline"/>
          <w:rtl w:val="0"/>
        </w:rPr>
        <w:t xml:space="preserve"> Spry J held that the principle to be applied is that bail should only be granted for exceptional and unusual reasons. Neither the complexity of the case nor the good character of the Applicant or the alleged hardship to his dependants could justify the grant of bail. When a person has been convicted, the onus is on him to show cause why the conviction should be quashed and it is upon him to show cause why he should be released on bail. This decision was later denied force by Muli J in </w:t>
      </w:r>
      <w:r w:rsidDel="00000000" w:rsidR="00000000" w:rsidRPr="00000000">
        <w:rPr>
          <w:i w:val="1"/>
          <w:sz w:val="26"/>
          <w:szCs w:val="26"/>
          <w:highlight w:val="cyan"/>
          <w:vertAlign w:val="baseline"/>
          <w:rtl w:val="0"/>
        </w:rPr>
        <w:t xml:space="preserve">Motichand V R [1972] EA, 399.</w:t>
      </w:r>
      <w:r w:rsidDel="00000000" w:rsidR="00000000" w:rsidRPr="00000000">
        <w:rPr>
          <w:rtl w:val="0"/>
        </w:rPr>
      </w:r>
    </w:p>
    <w:p w:rsidR="00000000" w:rsidDel="00000000" w:rsidP="00000000" w:rsidRDefault="00000000" w:rsidRPr="00000000" w14:paraId="0000009A">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9B">
      <w:pPr>
        <w:pageBreakBefore w:val="0"/>
        <w:jc w:val="both"/>
        <w:rPr>
          <w:sz w:val="26"/>
          <w:szCs w:val="26"/>
          <w:vertAlign w:val="baseline"/>
        </w:rPr>
      </w:pPr>
      <w:r w:rsidDel="00000000" w:rsidR="00000000" w:rsidRPr="00000000">
        <w:rPr>
          <w:sz w:val="26"/>
          <w:szCs w:val="26"/>
          <w:vertAlign w:val="baseline"/>
          <w:rtl w:val="0"/>
        </w:rPr>
        <w:t xml:space="preserve">In </w:t>
      </w:r>
      <w:r w:rsidDel="00000000" w:rsidR="00000000" w:rsidRPr="00000000">
        <w:rPr>
          <w:i w:val="1"/>
          <w:sz w:val="26"/>
          <w:szCs w:val="26"/>
          <w:highlight w:val="cyan"/>
          <w:vertAlign w:val="baseline"/>
          <w:rtl w:val="0"/>
        </w:rPr>
        <w:t xml:space="preserve">Hasham V. R</w:t>
      </w:r>
      <w:r w:rsidDel="00000000" w:rsidR="00000000" w:rsidRPr="00000000">
        <w:rPr>
          <w:sz w:val="26"/>
          <w:szCs w:val="26"/>
          <w:vertAlign w:val="baseline"/>
          <w:rtl w:val="0"/>
        </w:rPr>
        <w:t xml:space="preserve"> it was held that a short custodial period is not in itself a special ground for granting an application for bail. However, if the sentence is the maximum provided, this should be taken into consideration as there is a possibility that the sentence might be served before the appeal is heard e.g. in </w:t>
      </w:r>
      <w:r w:rsidDel="00000000" w:rsidR="00000000" w:rsidRPr="00000000">
        <w:rPr>
          <w:i w:val="1"/>
          <w:sz w:val="26"/>
          <w:szCs w:val="26"/>
          <w:highlight w:val="cyan"/>
          <w:vertAlign w:val="baseline"/>
          <w:rtl w:val="0"/>
        </w:rPr>
        <w:t xml:space="preserve">Abdullah V. R</w:t>
      </w:r>
      <w:r w:rsidDel="00000000" w:rsidR="00000000" w:rsidRPr="00000000">
        <w:rPr>
          <w:i w:val="1"/>
          <w:sz w:val="26"/>
          <w:szCs w:val="26"/>
          <w:vertAlign w:val="baseline"/>
          <w:rtl w:val="0"/>
        </w:rPr>
        <w:t xml:space="preserve"> [</w:t>
      </w:r>
      <w:r w:rsidDel="00000000" w:rsidR="00000000" w:rsidRPr="00000000">
        <w:rPr>
          <w:i w:val="1"/>
          <w:sz w:val="26"/>
          <w:szCs w:val="26"/>
          <w:highlight w:val="cyan"/>
          <w:vertAlign w:val="baseline"/>
          <w:rtl w:val="0"/>
        </w:rPr>
        <w:t xml:space="preserve">1963] EA, 223</w:t>
      </w:r>
      <w:r w:rsidDel="00000000" w:rsidR="00000000" w:rsidRPr="00000000">
        <w:rPr>
          <w:sz w:val="26"/>
          <w:szCs w:val="26"/>
          <w:highlight w:val="cyan"/>
          <w:vertAlign w:val="baseline"/>
          <w:rtl w:val="0"/>
        </w:rPr>
        <w:t xml:space="preserve">,</w:t>
      </w:r>
      <w:r w:rsidDel="00000000" w:rsidR="00000000" w:rsidRPr="00000000">
        <w:rPr>
          <w:sz w:val="26"/>
          <w:szCs w:val="26"/>
          <w:vertAlign w:val="baseline"/>
          <w:rtl w:val="0"/>
        </w:rPr>
        <w:t xml:space="preserve"> the Appellants had already served their sentences and had been discharged when the appeal was allowed, the conviction quashed and the sentence set aside.</w:t>
      </w:r>
    </w:p>
    <w:p w:rsidR="00000000" w:rsidDel="00000000" w:rsidP="00000000" w:rsidRDefault="00000000" w:rsidRPr="00000000" w14:paraId="0000009C">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9D">
      <w:pPr>
        <w:pageBreakBefore w:val="0"/>
        <w:jc w:val="both"/>
        <w:rPr>
          <w:sz w:val="26"/>
          <w:szCs w:val="26"/>
          <w:vertAlign w:val="baseline"/>
        </w:rPr>
      </w:pPr>
      <w:r w:rsidDel="00000000" w:rsidR="00000000" w:rsidRPr="00000000">
        <w:rPr>
          <w:sz w:val="26"/>
          <w:szCs w:val="26"/>
          <w:highlight w:val="yellow"/>
          <w:vertAlign w:val="baseline"/>
          <w:rtl w:val="0"/>
        </w:rPr>
        <w:t xml:space="preserve">The question whether the Court of Appeal can grant bail pending appeal in the High Court was discussed in the case of</w:t>
      </w:r>
      <w:r w:rsidDel="00000000" w:rsidR="00000000" w:rsidRPr="00000000">
        <w:rPr>
          <w:sz w:val="26"/>
          <w:szCs w:val="26"/>
          <w:vertAlign w:val="baseline"/>
          <w:rtl w:val="0"/>
        </w:rPr>
        <w:t xml:space="preserve"> </w:t>
      </w:r>
      <w:r w:rsidDel="00000000" w:rsidR="00000000" w:rsidRPr="00000000">
        <w:rPr>
          <w:i w:val="1"/>
          <w:sz w:val="26"/>
          <w:szCs w:val="26"/>
          <w:highlight w:val="cyan"/>
          <w:vertAlign w:val="baseline"/>
          <w:rtl w:val="0"/>
        </w:rPr>
        <w:t xml:space="preserve">Michael Otieno Adembe V. R [1983] 1 CAR, 187</w:t>
      </w:r>
      <w:r w:rsidDel="00000000" w:rsidR="00000000" w:rsidRPr="00000000">
        <w:rPr>
          <w:sz w:val="26"/>
          <w:szCs w:val="26"/>
          <w:highlight w:val="cyan"/>
          <w:vertAlign w:val="baseline"/>
          <w:rtl w:val="0"/>
        </w:rPr>
        <w:t xml:space="preserve">.</w:t>
      </w:r>
      <w:r w:rsidDel="00000000" w:rsidR="00000000" w:rsidRPr="00000000">
        <w:rPr>
          <w:sz w:val="26"/>
          <w:szCs w:val="26"/>
          <w:vertAlign w:val="baseline"/>
          <w:rtl w:val="0"/>
        </w:rPr>
        <w:t xml:space="preserve"> The Appellant pleaded guilty to a charge of personating a civil servant and was sentenced to 12 months’ imprisonment. He appealed against the sentence in the High Court which declined to grant bail pending appeal. He appealed to the Court of Appeal against the judge’s refusal to grant bail. The Court of Appeal held that it had no jurisdiction under the CPC or the rules of the Court of Appeal to entertain an appeal from a refusal of the High Court to grant bail pending an appeal to that court.</w:t>
      </w:r>
    </w:p>
    <w:p w:rsidR="00000000" w:rsidDel="00000000" w:rsidP="00000000" w:rsidRDefault="00000000" w:rsidRPr="00000000" w14:paraId="0000009E">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9F">
      <w:pPr>
        <w:pageBreakBefore w:val="0"/>
        <w:jc w:val="both"/>
        <w:rPr>
          <w:sz w:val="26"/>
          <w:szCs w:val="26"/>
          <w:vertAlign w:val="baseline"/>
        </w:rPr>
      </w:pPr>
      <w:r w:rsidDel="00000000" w:rsidR="00000000" w:rsidRPr="00000000">
        <w:rPr>
          <w:sz w:val="26"/>
          <w:szCs w:val="26"/>
          <w:vertAlign w:val="baseline"/>
          <w:rtl w:val="0"/>
        </w:rPr>
        <w:t xml:space="preserve">In </w:t>
      </w:r>
      <w:r w:rsidDel="00000000" w:rsidR="00000000" w:rsidRPr="00000000">
        <w:rPr>
          <w:i w:val="1"/>
          <w:sz w:val="26"/>
          <w:szCs w:val="26"/>
          <w:highlight w:val="cyan"/>
          <w:vertAlign w:val="baseline"/>
          <w:rtl w:val="0"/>
        </w:rPr>
        <w:t xml:space="preserve">Islam Ali Abdulla V. R</w:t>
      </w:r>
      <w:r w:rsidDel="00000000" w:rsidR="00000000" w:rsidRPr="00000000">
        <w:rPr>
          <w:sz w:val="26"/>
          <w:szCs w:val="26"/>
          <w:vertAlign w:val="baseline"/>
          <w:rtl w:val="0"/>
        </w:rPr>
        <w:t xml:space="preserve"> it was held that an appellate court can only grant bail pending appeal where it is satisfied that there is a substantial point of law to be argued which could, result in the conviction being quashed.</w:t>
      </w:r>
    </w:p>
    <w:p w:rsidR="00000000" w:rsidDel="00000000" w:rsidP="00000000" w:rsidRDefault="00000000" w:rsidRPr="00000000" w14:paraId="000000A0">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A1">
      <w:pPr>
        <w:pageBreakBefore w:val="0"/>
        <w:jc w:val="both"/>
        <w:rPr>
          <w:b w:val="0"/>
          <w:sz w:val="26"/>
          <w:szCs w:val="26"/>
          <w:vertAlign w:val="baseline"/>
        </w:rPr>
      </w:pPr>
      <w:r w:rsidDel="00000000" w:rsidR="00000000" w:rsidRPr="00000000">
        <w:rPr>
          <w:b w:val="1"/>
          <w:sz w:val="26"/>
          <w:szCs w:val="26"/>
          <w:highlight w:val="green"/>
          <w:vertAlign w:val="baseline"/>
          <w:rtl w:val="0"/>
        </w:rPr>
        <w:t xml:space="preserve">Renewed Bail Application</w:t>
      </w:r>
      <w:r w:rsidDel="00000000" w:rsidR="00000000" w:rsidRPr="00000000">
        <w:rPr>
          <w:rtl w:val="0"/>
        </w:rPr>
      </w:r>
    </w:p>
    <w:p w:rsidR="00000000" w:rsidDel="00000000" w:rsidP="00000000" w:rsidRDefault="00000000" w:rsidRPr="00000000" w14:paraId="000000A2">
      <w:pPr>
        <w:pageBreakBefore w:val="0"/>
        <w:jc w:val="both"/>
        <w:rPr>
          <w:sz w:val="26"/>
          <w:szCs w:val="26"/>
          <w:vertAlign w:val="baseline"/>
        </w:rPr>
      </w:pPr>
      <w:r w:rsidDel="00000000" w:rsidR="00000000" w:rsidRPr="00000000">
        <w:rPr>
          <w:sz w:val="26"/>
          <w:szCs w:val="26"/>
          <w:vertAlign w:val="baseline"/>
          <w:rtl w:val="0"/>
        </w:rPr>
        <w:t xml:space="preserve">A renewed /successive application for bail will be heard </w:t>
      </w:r>
      <w:r w:rsidDel="00000000" w:rsidR="00000000" w:rsidRPr="00000000">
        <w:rPr>
          <w:b w:val="1"/>
          <w:i w:val="1"/>
          <w:sz w:val="26"/>
          <w:szCs w:val="26"/>
          <w:vertAlign w:val="baseline"/>
          <w:rtl w:val="0"/>
        </w:rPr>
        <w:t xml:space="preserve">de novo</w:t>
      </w:r>
      <w:r w:rsidDel="00000000" w:rsidR="00000000" w:rsidRPr="00000000">
        <w:rPr>
          <w:sz w:val="26"/>
          <w:szCs w:val="26"/>
          <w:highlight w:val="yellow"/>
          <w:vertAlign w:val="baseline"/>
          <w:rtl w:val="0"/>
        </w:rPr>
        <w:t xml:space="preserve">, only if there has been a change of circumstances. Only circumstances which have occurred since the last hearing or matters not brought to the attention of the court on the previous occasion, may be taken into account.</w:t>
      </w:r>
      <w:r w:rsidDel="00000000" w:rsidR="00000000" w:rsidRPr="00000000">
        <w:rPr>
          <w:rtl w:val="0"/>
        </w:rPr>
      </w:r>
    </w:p>
    <w:p w:rsidR="00000000" w:rsidDel="00000000" w:rsidP="00000000" w:rsidRDefault="00000000" w:rsidRPr="00000000" w14:paraId="000000A3">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A4">
      <w:pPr>
        <w:pageBreakBefore w:val="0"/>
        <w:jc w:val="both"/>
        <w:rPr>
          <w:sz w:val="26"/>
          <w:szCs w:val="26"/>
          <w:vertAlign w:val="baseline"/>
        </w:rPr>
      </w:pPr>
      <w:r w:rsidDel="00000000" w:rsidR="00000000" w:rsidRPr="00000000">
        <w:rPr>
          <w:i w:val="1"/>
          <w:sz w:val="26"/>
          <w:szCs w:val="26"/>
          <w:highlight w:val="cyan"/>
          <w:vertAlign w:val="baseline"/>
          <w:rtl w:val="0"/>
        </w:rPr>
        <w:t xml:space="preserve">R V Nottingham Justices ex parte Davies [1980] All ER, 775</w:t>
      </w:r>
      <w:r w:rsidDel="00000000" w:rsidR="00000000" w:rsidRPr="00000000">
        <w:rPr>
          <w:sz w:val="26"/>
          <w:szCs w:val="26"/>
          <w:vertAlign w:val="baseline"/>
          <w:rtl w:val="0"/>
        </w:rPr>
        <w:t xml:space="preserve">. The Applicant, who had been remanded in custody pending trial on a charge of rape made two successive applications for remand on bail. Each was refused on the grounds that his case came within the exceptions to the right to bail in the Bail Act of Britain. When he subsequently applied to a differently constituted bench for remand on bail, he was asked whether there </w:t>
      </w:r>
      <w:r w:rsidDel="00000000" w:rsidR="00000000" w:rsidRPr="00000000">
        <w:rPr>
          <w:sz w:val="26"/>
          <w:szCs w:val="26"/>
          <w:highlight w:val="yellow"/>
          <w:vertAlign w:val="baseline"/>
          <w:rtl w:val="0"/>
        </w:rPr>
        <w:t xml:space="preserve">had been any change(s) in the circumstances since the previous application. He informed them that there was none but asked for a full hearing of the case on its merits. It was held that since there had been no change in the circumstances,</w:t>
      </w:r>
      <w:r w:rsidDel="00000000" w:rsidR="00000000" w:rsidRPr="00000000">
        <w:rPr>
          <w:sz w:val="26"/>
          <w:szCs w:val="26"/>
          <w:vertAlign w:val="baseline"/>
          <w:rtl w:val="0"/>
        </w:rPr>
        <w:t xml:space="preserve"> there were no grounds on which to re-consider the application. Leave to appeal to the House of Lords was refused on the grounds that although an accused has a prima facie right to bail and although the matter must be considered on every application, the earlier or previous finding refusing bail was a finding to be treated as res judicata or analogous thereto. The court should therefore start at the point when the matter was last considered and need only investigate the matter further if there are new circumstances or evidence of old circumstances not previously before the court. Mere passage of time is not itself evidence of a change in circumstances.</w:t>
      </w:r>
    </w:p>
    <w:p w:rsidR="00000000" w:rsidDel="00000000" w:rsidP="00000000" w:rsidRDefault="00000000" w:rsidRPr="00000000" w14:paraId="000000A5">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A6">
      <w:pPr>
        <w:pageBreakBefore w:val="0"/>
        <w:jc w:val="both"/>
        <w:rPr>
          <w:sz w:val="26"/>
          <w:szCs w:val="26"/>
          <w:vertAlign w:val="baseline"/>
        </w:rPr>
      </w:pPr>
      <w:r w:rsidDel="00000000" w:rsidR="00000000" w:rsidRPr="00000000">
        <w:rPr>
          <w:sz w:val="26"/>
          <w:szCs w:val="26"/>
          <w:highlight w:val="yellow"/>
          <w:vertAlign w:val="baseline"/>
          <w:rtl w:val="0"/>
        </w:rPr>
        <w:t xml:space="preserve">The effect of the Nottingham principle means that a refusal of bail is indefinite unless something new turns up.</w:t>
      </w:r>
      <w:r w:rsidDel="00000000" w:rsidR="00000000" w:rsidRPr="00000000">
        <w:rPr>
          <w:sz w:val="26"/>
          <w:szCs w:val="26"/>
          <w:vertAlign w:val="baseline"/>
          <w:rtl w:val="0"/>
        </w:rPr>
        <w:t xml:space="preserve"> This is bad law because as the passage of time is not in itself a change of circumstances, it may lead to a change of circumstances e.g. the risk of interfering with witnesses may diminish as the police complete inquiries and the taking of statements. </w:t>
      </w:r>
    </w:p>
    <w:p w:rsidR="00000000" w:rsidDel="00000000" w:rsidP="00000000" w:rsidRDefault="00000000" w:rsidRPr="00000000" w14:paraId="000000A7">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A8">
      <w:pPr>
        <w:pageBreakBefore w:val="0"/>
        <w:jc w:val="both"/>
        <w:rPr>
          <w:sz w:val="26"/>
          <w:szCs w:val="26"/>
          <w:vertAlign w:val="baseline"/>
        </w:rPr>
      </w:pPr>
      <w:r w:rsidDel="00000000" w:rsidR="00000000" w:rsidRPr="00000000">
        <w:rPr>
          <w:sz w:val="26"/>
          <w:szCs w:val="26"/>
          <w:vertAlign w:val="baseline"/>
          <w:rtl w:val="0"/>
        </w:rPr>
        <w:t xml:space="preserve">In some cases, the renewed or successive application for bail may be hopeless as the reason(s) for refusing bail in the last application may have been overwhelming. However, the accused whose liberty is at stake should be entitled to a full and proper hearing as the earlier decision could have been bad e.g. if the evidence was misunderstood or the reasons for refusing bail were not justified by evidence or were spurious. Therefore, a lawful bail application should always be treated on its merits.     </w:t>
      </w:r>
    </w:p>
    <w:p w:rsidR="00000000" w:rsidDel="00000000" w:rsidP="00000000" w:rsidRDefault="00000000" w:rsidRPr="00000000" w14:paraId="000000A9">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AA">
      <w:pPr>
        <w:pageBreakBefore w:val="0"/>
        <w:jc w:val="both"/>
        <w:rPr>
          <w:b w:val="0"/>
          <w:sz w:val="26"/>
          <w:szCs w:val="26"/>
          <w:u w:val="single"/>
          <w:vertAlign w:val="baseline"/>
        </w:rPr>
      </w:pPr>
      <w:r w:rsidDel="00000000" w:rsidR="00000000" w:rsidRPr="00000000">
        <w:rPr>
          <w:b w:val="1"/>
          <w:sz w:val="26"/>
          <w:szCs w:val="26"/>
          <w:highlight w:val="green"/>
          <w:u w:val="single"/>
          <w:vertAlign w:val="baseline"/>
          <w:rtl w:val="0"/>
        </w:rPr>
        <w:t xml:space="preserve">SURETIES</w:t>
      </w:r>
      <w:r w:rsidDel="00000000" w:rsidR="00000000" w:rsidRPr="00000000">
        <w:rPr>
          <w:rtl w:val="0"/>
        </w:rPr>
      </w:r>
    </w:p>
    <w:p w:rsidR="00000000" w:rsidDel="00000000" w:rsidP="00000000" w:rsidRDefault="00000000" w:rsidRPr="00000000" w14:paraId="000000AB">
      <w:pPr>
        <w:pageBreakBefore w:val="0"/>
        <w:jc w:val="both"/>
        <w:rPr>
          <w:sz w:val="16"/>
          <w:szCs w:val="16"/>
          <w:vertAlign w:val="baseline"/>
        </w:rPr>
      </w:pPr>
      <w:r w:rsidDel="00000000" w:rsidR="00000000" w:rsidRPr="00000000">
        <w:rPr>
          <w:rtl w:val="0"/>
        </w:rPr>
      </w:r>
    </w:p>
    <w:p w:rsidR="00000000" w:rsidDel="00000000" w:rsidP="00000000" w:rsidRDefault="00000000" w:rsidRPr="00000000" w14:paraId="000000AC">
      <w:pPr>
        <w:pageBreakBefore w:val="0"/>
        <w:jc w:val="both"/>
        <w:rPr>
          <w:b w:val="0"/>
          <w:sz w:val="26"/>
          <w:szCs w:val="26"/>
          <w:highlight w:val="yellow"/>
          <w:vertAlign w:val="baseline"/>
        </w:rPr>
      </w:pPr>
      <w:r w:rsidDel="00000000" w:rsidR="00000000" w:rsidRPr="00000000">
        <w:rPr>
          <w:b w:val="1"/>
          <w:sz w:val="26"/>
          <w:szCs w:val="26"/>
          <w:highlight w:val="yellow"/>
          <w:vertAlign w:val="baseline"/>
          <w:rtl w:val="0"/>
        </w:rPr>
        <w:t xml:space="preserve">Definition </w:t>
      </w:r>
      <w:r w:rsidDel="00000000" w:rsidR="00000000" w:rsidRPr="00000000">
        <w:rPr>
          <w:rtl w:val="0"/>
        </w:rPr>
      </w:r>
    </w:p>
    <w:p w:rsidR="00000000" w:rsidDel="00000000" w:rsidP="00000000" w:rsidRDefault="00000000" w:rsidRPr="00000000" w14:paraId="000000AD">
      <w:pPr>
        <w:pageBreakBefore w:val="0"/>
        <w:jc w:val="both"/>
        <w:rPr>
          <w:sz w:val="26"/>
          <w:szCs w:val="26"/>
          <w:vertAlign w:val="baseline"/>
        </w:rPr>
      </w:pPr>
      <w:r w:rsidDel="00000000" w:rsidR="00000000" w:rsidRPr="00000000">
        <w:rPr>
          <w:sz w:val="26"/>
          <w:szCs w:val="26"/>
          <w:highlight w:val="yellow"/>
          <w:vertAlign w:val="baseline"/>
          <w:rtl w:val="0"/>
        </w:rPr>
        <w:t xml:space="preserve">A pledge by some other person guaranteeing that the accused person shall appear for his trial and if he does not, then the surety will pay to the court a certain sum which has been fixed by the court.</w:t>
      </w:r>
      <w:r w:rsidDel="00000000" w:rsidR="00000000" w:rsidRPr="00000000">
        <w:rPr>
          <w:rtl w:val="0"/>
        </w:rPr>
      </w:r>
    </w:p>
    <w:p w:rsidR="00000000" w:rsidDel="00000000" w:rsidP="00000000" w:rsidRDefault="00000000" w:rsidRPr="00000000" w14:paraId="000000AE">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AF">
      <w:pPr>
        <w:pageBreakBefore w:val="0"/>
        <w:jc w:val="both"/>
        <w:rPr>
          <w:sz w:val="26"/>
          <w:szCs w:val="26"/>
          <w:vertAlign w:val="baseline"/>
        </w:rPr>
      </w:pPr>
      <w:r w:rsidDel="00000000" w:rsidR="00000000" w:rsidRPr="00000000">
        <w:rPr>
          <w:sz w:val="26"/>
          <w:szCs w:val="26"/>
          <w:vertAlign w:val="baseline"/>
          <w:rtl w:val="0"/>
        </w:rPr>
        <w:t xml:space="preserve">In Kenya, the law as to sureties is laid down in </w:t>
      </w:r>
      <w:r w:rsidDel="00000000" w:rsidR="00000000" w:rsidRPr="00000000">
        <w:rPr>
          <w:b w:val="1"/>
          <w:sz w:val="26"/>
          <w:szCs w:val="26"/>
          <w:vertAlign w:val="baseline"/>
          <w:rtl w:val="0"/>
        </w:rPr>
        <w:t xml:space="preserve">Section 123 CPC</w:t>
      </w:r>
      <w:r w:rsidDel="00000000" w:rsidR="00000000" w:rsidRPr="00000000">
        <w:rPr>
          <w:sz w:val="26"/>
          <w:szCs w:val="26"/>
          <w:vertAlign w:val="baseline"/>
          <w:rtl w:val="0"/>
        </w:rPr>
        <w:t xml:space="preserve">. In considering the suitability of sureties, regard may be had to:-</w:t>
      </w:r>
    </w:p>
    <w:p w:rsidR="00000000" w:rsidDel="00000000" w:rsidP="00000000" w:rsidRDefault="00000000" w:rsidRPr="00000000" w14:paraId="000000B0">
      <w:pPr>
        <w:pageBreakBefore w:val="0"/>
        <w:numPr>
          <w:ilvl w:val="0"/>
          <w:numId w:val="6"/>
        </w:numPr>
        <w:ind w:left="720" w:hanging="360"/>
        <w:jc w:val="both"/>
        <w:rPr>
          <w:sz w:val="26"/>
          <w:szCs w:val="26"/>
          <w:vertAlign w:val="baseline"/>
        </w:rPr>
      </w:pPr>
      <w:r w:rsidDel="00000000" w:rsidR="00000000" w:rsidRPr="00000000">
        <w:rPr>
          <w:sz w:val="26"/>
          <w:szCs w:val="26"/>
          <w:vertAlign w:val="baseline"/>
          <w:rtl w:val="0"/>
        </w:rPr>
        <w:t xml:space="preserve">His financial resources</w:t>
      </w:r>
    </w:p>
    <w:p w:rsidR="00000000" w:rsidDel="00000000" w:rsidP="00000000" w:rsidRDefault="00000000" w:rsidRPr="00000000" w14:paraId="000000B1">
      <w:pPr>
        <w:pageBreakBefore w:val="0"/>
        <w:numPr>
          <w:ilvl w:val="0"/>
          <w:numId w:val="6"/>
        </w:numPr>
        <w:ind w:left="720" w:hanging="360"/>
        <w:jc w:val="both"/>
        <w:rPr>
          <w:sz w:val="26"/>
          <w:szCs w:val="26"/>
          <w:vertAlign w:val="baseline"/>
        </w:rPr>
      </w:pPr>
      <w:r w:rsidDel="00000000" w:rsidR="00000000" w:rsidRPr="00000000">
        <w:rPr>
          <w:sz w:val="26"/>
          <w:szCs w:val="26"/>
          <w:vertAlign w:val="baseline"/>
          <w:rtl w:val="0"/>
        </w:rPr>
        <w:t xml:space="preserve">His character and previous convictions</w:t>
      </w:r>
    </w:p>
    <w:p w:rsidR="00000000" w:rsidDel="00000000" w:rsidP="00000000" w:rsidRDefault="00000000" w:rsidRPr="00000000" w14:paraId="000000B2">
      <w:pPr>
        <w:pageBreakBefore w:val="0"/>
        <w:numPr>
          <w:ilvl w:val="0"/>
          <w:numId w:val="6"/>
        </w:numPr>
        <w:ind w:left="720" w:hanging="360"/>
        <w:jc w:val="both"/>
        <w:rPr>
          <w:sz w:val="26"/>
          <w:szCs w:val="26"/>
          <w:vertAlign w:val="baseline"/>
        </w:rPr>
      </w:pPr>
      <w:r w:rsidDel="00000000" w:rsidR="00000000" w:rsidRPr="00000000">
        <w:rPr>
          <w:sz w:val="26"/>
          <w:szCs w:val="26"/>
          <w:vertAlign w:val="baseline"/>
          <w:rtl w:val="0"/>
        </w:rPr>
        <w:t xml:space="preserve">His proximity to the bailed person</w:t>
      </w:r>
    </w:p>
    <w:p w:rsidR="00000000" w:rsidDel="00000000" w:rsidP="00000000" w:rsidRDefault="00000000" w:rsidRPr="00000000" w14:paraId="000000B3">
      <w:pPr>
        <w:pageBreakBefore w:val="0"/>
        <w:numPr>
          <w:ilvl w:val="0"/>
          <w:numId w:val="6"/>
        </w:numPr>
        <w:ind w:left="720" w:hanging="360"/>
        <w:jc w:val="both"/>
        <w:rPr>
          <w:sz w:val="26"/>
          <w:szCs w:val="26"/>
          <w:vertAlign w:val="baseline"/>
        </w:rPr>
      </w:pPr>
      <w:r w:rsidDel="00000000" w:rsidR="00000000" w:rsidRPr="00000000">
        <w:rPr>
          <w:sz w:val="26"/>
          <w:szCs w:val="26"/>
          <w:vertAlign w:val="baseline"/>
          <w:rtl w:val="0"/>
        </w:rPr>
        <w:t xml:space="preserve">The person giving bail should be interested in looking after and if necessary using powers he has to prevent the accused from escaping i.e. proximity or relationship with the accused.</w:t>
      </w:r>
    </w:p>
    <w:p w:rsidR="00000000" w:rsidDel="00000000" w:rsidP="00000000" w:rsidRDefault="00000000" w:rsidRPr="00000000" w14:paraId="000000B4">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B5">
      <w:pPr>
        <w:pageBreakBefore w:val="0"/>
        <w:jc w:val="both"/>
        <w:rPr>
          <w:sz w:val="26"/>
          <w:szCs w:val="26"/>
          <w:vertAlign w:val="baseline"/>
        </w:rPr>
      </w:pPr>
      <w:r w:rsidDel="00000000" w:rsidR="00000000" w:rsidRPr="00000000">
        <w:rPr>
          <w:sz w:val="26"/>
          <w:szCs w:val="26"/>
          <w:highlight w:val="yellow"/>
          <w:vertAlign w:val="baseline"/>
          <w:rtl w:val="0"/>
        </w:rPr>
        <w:t xml:space="preserve">It is the responsibility of the accused and his next of kin to find suitable sureties. They are examined by the court to assess their suitability</w:t>
      </w:r>
      <w:r w:rsidDel="00000000" w:rsidR="00000000" w:rsidRPr="00000000">
        <w:rPr>
          <w:sz w:val="26"/>
          <w:szCs w:val="26"/>
          <w:vertAlign w:val="baseline"/>
          <w:rtl w:val="0"/>
        </w:rPr>
        <w:t xml:space="preserve">. The prosecution is allowed to cross-examine and cross check any details that the surety supplies to the court such as place of residence, employment, authenticity of any documents produced e.t.c. The examination of sureties include whether they have authority to require the accused to attend court and if they understand their obligation to court.</w:t>
      </w:r>
    </w:p>
    <w:p w:rsidR="00000000" w:rsidDel="00000000" w:rsidP="00000000" w:rsidRDefault="00000000" w:rsidRPr="00000000" w14:paraId="000000B6">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B7">
      <w:pPr>
        <w:pageBreakBefore w:val="0"/>
        <w:jc w:val="both"/>
        <w:rPr>
          <w:sz w:val="26"/>
          <w:szCs w:val="26"/>
          <w:vertAlign w:val="baseline"/>
        </w:rPr>
      </w:pPr>
      <w:r w:rsidDel="00000000" w:rsidR="00000000" w:rsidRPr="00000000">
        <w:rPr>
          <w:b w:val="1"/>
          <w:i w:val="1"/>
          <w:sz w:val="26"/>
          <w:szCs w:val="26"/>
          <w:vertAlign w:val="baseline"/>
          <w:rtl w:val="0"/>
        </w:rPr>
        <w:t xml:space="preserve">R V. Badger [1843] 7 JP, 128</w:t>
      </w:r>
      <w:r w:rsidDel="00000000" w:rsidR="00000000" w:rsidRPr="00000000">
        <w:rPr>
          <w:sz w:val="26"/>
          <w:szCs w:val="26"/>
          <w:vertAlign w:val="baseline"/>
          <w:rtl w:val="0"/>
        </w:rPr>
        <w:t xml:space="preserve"> – It was held that a court may refuse a surety for his political opinions or otherwise inquire into his private interests or character.  </w:t>
      </w:r>
    </w:p>
    <w:p w:rsidR="00000000" w:rsidDel="00000000" w:rsidP="00000000" w:rsidRDefault="00000000" w:rsidRPr="00000000" w14:paraId="000000B8">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B9">
      <w:pPr>
        <w:pageBreakBefore w:val="0"/>
        <w:jc w:val="both"/>
        <w:rPr>
          <w:sz w:val="26"/>
          <w:szCs w:val="26"/>
          <w:vertAlign w:val="baseline"/>
        </w:rPr>
      </w:pPr>
      <w:r w:rsidDel="00000000" w:rsidR="00000000" w:rsidRPr="00000000">
        <w:rPr>
          <w:sz w:val="26"/>
          <w:szCs w:val="26"/>
          <w:vertAlign w:val="baseline"/>
          <w:rtl w:val="0"/>
        </w:rPr>
        <w:t xml:space="preserve">The qualifications that need to be met by one in order to stand as surety were discussed in the case of </w:t>
      </w:r>
      <w:r w:rsidDel="00000000" w:rsidR="00000000" w:rsidRPr="00000000">
        <w:rPr>
          <w:b w:val="1"/>
          <w:i w:val="1"/>
          <w:sz w:val="26"/>
          <w:szCs w:val="26"/>
          <w:vertAlign w:val="baseline"/>
          <w:rtl w:val="0"/>
        </w:rPr>
        <w:t xml:space="preserve">R V. Gabhai Jessa</w:t>
      </w:r>
      <w:r w:rsidDel="00000000" w:rsidR="00000000" w:rsidRPr="00000000">
        <w:rPr>
          <w:b w:val="1"/>
          <w:sz w:val="26"/>
          <w:szCs w:val="26"/>
          <w:vertAlign w:val="baseline"/>
          <w:rtl w:val="0"/>
        </w:rPr>
        <w:t xml:space="preserve">.</w:t>
      </w:r>
      <w:r w:rsidDel="00000000" w:rsidR="00000000" w:rsidRPr="00000000">
        <w:rPr>
          <w:sz w:val="26"/>
          <w:szCs w:val="26"/>
          <w:vertAlign w:val="baseline"/>
          <w:rtl w:val="0"/>
        </w:rPr>
        <w:t xml:space="preserve"> It was held that a person standing as </w:t>
      </w:r>
      <w:r w:rsidDel="00000000" w:rsidR="00000000" w:rsidRPr="00000000">
        <w:rPr>
          <w:sz w:val="26"/>
          <w:szCs w:val="26"/>
          <w:highlight w:val="yellow"/>
          <w:vertAlign w:val="baseline"/>
          <w:rtl w:val="0"/>
        </w:rPr>
        <w:t xml:space="preserve">surety must be a person of social standing in the community. He must be aged 21 years or above and must be capable of meeting his financial obligations as a surety.</w:t>
      </w:r>
      <w:r w:rsidDel="00000000" w:rsidR="00000000" w:rsidRPr="00000000">
        <w:rPr>
          <w:sz w:val="26"/>
          <w:szCs w:val="26"/>
          <w:vertAlign w:val="baseline"/>
          <w:rtl w:val="0"/>
        </w:rPr>
        <w:t xml:space="preserve"> </w:t>
      </w:r>
    </w:p>
    <w:p w:rsidR="00000000" w:rsidDel="00000000" w:rsidP="00000000" w:rsidRDefault="00000000" w:rsidRPr="00000000" w14:paraId="000000BA">
      <w:pPr>
        <w:pageBreakBefore w:val="0"/>
        <w:ind w:left="720" w:hanging="720"/>
        <w:jc w:val="both"/>
        <w:rPr>
          <w:sz w:val="26"/>
          <w:szCs w:val="26"/>
          <w:vertAlign w:val="baseline"/>
        </w:rPr>
      </w:pPr>
      <w:r w:rsidDel="00000000" w:rsidR="00000000" w:rsidRPr="00000000">
        <w:rPr>
          <w:b w:val="1"/>
          <w:sz w:val="26"/>
          <w:szCs w:val="26"/>
          <w:vertAlign w:val="baseline"/>
          <w:rtl w:val="0"/>
        </w:rPr>
        <w:t xml:space="preserve">NB.</w:t>
        <w:tab/>
      </w:r>
      <w:r w:rsidDel="00000000" w:rsidR="00000000" w:rsidRPr="00000000">
        <w:rPr>
          <w:sz w:val="26"/>
          <w:szCs w:val="26"/>
          <w:vertAlign w:val="baseline"/>
          <w:rtl w:val="0"/>
        </w:rPr>
        <w:t xml:space="preserve">The age of majority is now 18 years as per the Age of Majority Act, Cap 33.</w:t>
      </w:r>
    </w:p>
    <w:p w:rsidR="00000000" w:rsidDel="00000000" w:rsidP="00000000" w:rsidRDefault="00000000" w:rsidRPr="00000000" w14:paraId="000000BB">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BC">
      <w:pPr>
        <w:pageBreakBefore w:val="0"/>
        <w:jc w:val="both"/>
        <w:rPr>
          <w:sz w:val="26"/>
          <w:szCs w:val="26"/>
          <w:vertAlign w:val="baseline"/>
        </w:rPr>
      </w:pPr>
      <w:r w:rsidDel="00000000" w:rsidR="00000000" w:rsidRPr="00000000">
        <w:rPr>
          <w:b w:val="1"/>
          <w:sz w:val="26"/>
          <w:szCs w:val="26"/>
          <w:highlight w:val="cyan"/>
          <w:vertAlign w:val="baseline"/>
          <w:rtl w:val="0"/>
        </w:rPr>
        <w:t xml:space="preserve">Section 128 CPC</w:t>
      </w:r>
      <w:r w:rsidDel="00000000" w:rsidR="00000000" w:rsidRPr="00000000">
        <w:rPr>
          <w:sz w:val="26"/>
          <w:szCs w:val="26"/>
          <w:highlight w:val="cyan"/>
          <w:vertAlign w:val="baseline"/>
          <w:rtl w:val="0"/>
        </w:rPr>
        <w:t xml:space="preserve">,</w:t>
      </w:r>
      <w:r w:rsidDel="00000000" w:rsidR="00000000" w:rsidRPr="00000000">
        <w:rPr>
          <w:sz w:val="26"/>
          <w:szCs w:val="26"/>
          <w:vertAlign w:val="baseline"/>
          <w:rtl w:val="0"/>
        </w:rPr>
        <w:t xml:space="preserve"> a surety may, before the end of the case apply to be discharged wholly or in part from the terms of the bond. A warrant of arrest for the accused may issue and he may be put on remand until he secures an alternative surety.</w:t>
      </w:r>
    </w:p>
    <w:p w:rsidR="00000000" w:rsidDel="00000000" w:rsidP="00000000" w:rsidRDefault="00000000" w:rsidRPr="00000000" w14:paraId="000000BD">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BE">
      <w:pPr>
        <w:pageBreakBefore w:val="0"/>
        <w:jc w:val="both"/>
        <w:rPr>
          <w:sz w:val="26"/>
          <w:szCs w:val="26"/>
          <w:vertAlign w:val="baseline"/>
        </w:rPr>
      </w:pPr>
      <w:r w:rsidDel="00000000" w:rsidR="00000000" w:rsidRPr="00000000">
        <w:rPr>
          <w:b w:val="1"/>
          <w:sz w:val="26"/>
          <w:szCs w:val="26"/>
          <w:highlight w:val="cyan"/>
          <w:vertAlign w:val="baseline"/>
          <w:rtl w:val="0"/>
        </w:rPr>
        <w:t xml:space="preserve">Section 129 CPC</w:t>
      </w:r>
      <w:r w:rsidDel="00000000" w:rsidR="00000000" w:rsidRPr="00000000">
        <w:rPr>
          <w:sz w:val="26"/>
          <w:szCs w:val="26"/>
          <w:highlight w:val="cyan"/>
          <w:vertAlign w:val="baseline"/>
          <w:rtl w:val="0"/>
        </w:rPr>
        <w:t xml:space="preserve">,</w:t>
      </w:r>
      <w:r w:rsidDel="00000000" w:rsidR="00000000" w:rsidRPr="00000000">
        <w:rPr>
          <w:sz w:val="26"/>
          <w:szCs w:val="26"/>
          <w:vertAlign w:val="baseline"/>
          <w:rtl w:val="0"/>
        </w:rPr>
        <w:t xml:space="preserve"> where a surety dies before the bond is forfeited (give up), his estate shall be discharged from liability and the accused may be required to provide an alternative surety.</w:t>
      </w:r>
    </w:p>
    <w:p w:rsidR="00000000" w:rsidDel="00000000" w:rsidP="00000000" w:rsidRDefault="00000000" w:rsidRPr="00000000" w14:paraId="000000BF">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C0">
      <w:pPr>
        <w:pageBreakBefore w:val="0"/>
        <w:jc w:val="both"/>
        <w:rPr>
          <w:sz w:val="26"/>
          <w:szCs w:val="26"/>
          <w:vertAlign w:val="baseline"/>
        </w:rPr>
      </w:pPr>
      <w:r w:rsidDel="00000000" w:rsidR="00000000" w:rsidRPr="00000000">
        <w:rPr>
          <w:b w:val="1"/>
          <w:sz w:val="26"/>
          <w:szCs w:val="26"/>
          <w:highlight w:val="cyan"/>
          <w:vertAlign w:val="baseline"/>
          <w:rtl w:val="0"/>
        </w:rPr>
        <w:t xml:space="preserve">Section 131 CPC</w:t>
      </w:r>
      <w:r w:rsidDel="00000000" w:rsidR="00000000" w:rsidRPr="00000000">
        <w:rPr>
          <w:sz w:val="26"/>
          <w:szCs w:val="26"/>
          <w:vertAlign w:val="baseline"/>
          <w:rtl w:val="0"/>
        </w:rPr>
        <w:t xml:space="preserve">, if the accused fails to honour the terms of his bond, the surety may be called upon to show cause why he should not pay the penalty under the terms of the bond.</w:t>
      </w:r>
    </w:p>
    <w:p w:rsidR="00000000" w:rsidDel="00000000" w:rsidP="00000000" w:rsidRDefault="00000000" w:rsidRPr="00000000" w14:paraId="000000C1">
      <w:pPr>
        <w:pageBreakBefore w:val="0"/>
        <w:jc w:val="both"/>
        <w:rPr>
          <w:sz w:val="26"/>
          <w:szCs w:val="26"/>
          <w:vertAlign w:val="baseline"/>
        </w:rPr>
      </w:pPr>
      <w:r w:rsidDel="00000000" w:rsidR="00000000" w:rsidRPr="00000000">
        <w:rPr>
          <w:sz w:val="26"/>
          <w:szCs w:val="26"/>
          <w:vertAlign w:val="baseline"/>
          <w:rtl w:val="0"/>
        </w:rPr>
        <w:t xml:space="preserve">One must have a Kenyan surety so that the likelihood of absconding is minimized.</w:t>
      </w:r>
    </w:p>
    <w:p w:rsidR="00000000" w:rsidDel="00000000" w:rsidP="00000000" w:rsidRDefault="00000000" w:rsidRPr="00000000" w14:paraId="000000C2">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C3">
      <w:pPr>
        <w:pageBreakBefore w:val="0"/>
        <w:jc w:val="both"/>
        <w:rPr>
          <w:b w:val="0"/>
          <w:sz w:val="26"/>
          <w:szCs w:val="26"/>
          <w:u w:val="single"/>
          <w:vertAlign w:val="baseline"/>
        </w:rPr>
      </w:pPr>
      <w:r w:rsidDel="00000000" w:rsidR="00000000" w:rsidRPr="00000000">
        <w:rPr>
          <w:b w:val="1"/>
          <w:sz w:val="26"/>
          <w:szCs w:val="26"/>
          <w:u w:val="single"/>
          <w:vertAlign w:val="baseline"/>
          <w:rtl w:val="0"/>
        </w:rPr>
        <w:t xml:space="preserve">BAIL BOND </w:t>
      </w:r>
      <w:r w:rsidDel="00000000" w:rsidR="00000000" w:rsidRPr="00000000">
        <w:rPr>
          <w:rtl w:val="0"/>
        </w:rPr>
      </w:r>
    </w:p>
    <w:p w:rsidR="00000000" w:rsidDel="00000000" w:rsidP="00000000" w:rsidRDefault="00000000" w:rsidRPr="00000000" w14:paraId="000000C4">
      <w:pPr>
        <w:pageBreakBefore w:val="0"/>
        <w:jc w:val="both"/>
        <w:rPr>
          <w:b w:val="0"/>
          <w:sz w:val="16"/>
          <w:szCs w:val="16"/>
          <w:vertAlign w:val="baseline"/>
        </w:rPr>
      </w:pPr>
      <w:r w:rsidDel="00000000" w:rsidR="00000000" w:rsidRPr="00000000">
        <w:rPr>
          <w:rtl w:val="0"/>
        </w:rPr>
      </w:r>
    </w:p>
    <w:p w:rsidR="00000000" w:rsidDel="00000000" w:rsidP="00000000" w:rsidRDefault="00000000" w:rsidRPr="00000000" w14:paraId="000000C5">
      <w:pPr>
        <w:pageBreakBefore w:val="0"/>
        <w:jc w:val="both"/>
        <w:rPr>
          <w:sz w:val="26"/>
          <w:szCs w:val="26"/>
          <w:vertAlign w:val="baseline"/>
        </w:rPr>
      </w:pPr>
      <w:r w:rsidDel="00000000" w:rsidR="00000000" w:rsidRPr="00000000">
        <w:rPr>
          <w:b w:val="1"/>
          <w:sz w:val="26"/>
          <w:szCs w:val="26"/>
          <w:vertAlign w:val="baseline"/>
          <w:rtl w:val="0"/>
        </w:rPr>
        <w:t xml:space="preserve">Section 36 CPC</w:t>
      </w:r>
      <w:r w:rsidDel="00000000" w:rsidR="00000000" w:rsidRPr="00000000">
        <w:rPr>
          <w:sz w:val="26"/>
          <w:szCs w:val="26"/>
          <w:vertAlign w:val="baseline"/>
          <w:rtl w:val="0"/>
        </w:rPr>
        <w:t xml:space="preserve"> provides that a police officer in charge of a police station, where the accused cannot be brought before a court within the required time unless the offence appear serious, may release the person on his executing a bond with or without sureties. </w:t>
      </w:r>
      <w:r w:rsidDel="00000000" w:rsidR="00000000" w:rsidRPr="00000000">
        <w:rPr>
          <w:b w:val="1"/>
          <w:sz w:val="26"/>
          <w:szCs w:val="26"/>
          <w:vertAlign w:val="baseline"/>
          <w:rtl w:val="0"/>
        </w:rPr>
        <w:t xml:space="preserve">Section 23</w:t>
      </w:r>
      <w:r w:rsidDel="00000000" w:rsidR="00000000" w:rsidRPr="00000000">
        <w:rPr>
          <w:sz w:val="26"/>
          <w:szCs w:val="26"/>
          <w:vertAlign w:val="baseline"/>
          <w:rtl w:val="0"/>
        </w:rPr>
        <w:t xml:space="preserve"> of the </w:t>
      </w:r>
      <w:r w:rsidDel="00000000" w:rsidR="00000000" w:rsidRPr="00000000">
        <w:rPr>
          <w:b w:val="1"/>
          <w:sz w:val="26"/>
          <w:szCs w:val="26"/>
          <w:vertAlign w:val="baseline"/>
          <w:rtl w:val="0"/>
        </w:rPr>
        <w:t xml:space="preserve">Police Act</w:t>
      </w:r>
      <w:r w:rsidDel="00000000" w:rsidR="00000000" w:rsidRPr="00000000">
        <w:rPr>
          <w:sz w:val="26"/>
          <w:szCs w:val="26"/>
          <w:vertAlign w:val="baseline"/>
          <w:rtl w:val="0"/>
        </w:rPr>
        <w:t xml:space="preserve"> emphasizes the same.</w:t>
      </w:r>
    </w:p>
    <w:p w:rsidR="00000000" w:rsidDel="00000000" w:rsidP="00000000" w:rsidRDefault="00000000" w:rsidRPr="00000000" w14:paraId="000000C6">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C7">
      <w:pPr>
        <w:pageBreakBefore w:val="0"/>
        <w:jc w:val="both"/>
        <w:rPr>
          <w:sz w:val="26"/>
          <w:szCs w:val="26"/>
          <w:vertAlign w:val="baseline"/>
        </w:rPr>
      </w:pPr>
      <w:r w:rsidDel="00000000" w:rsidR="00000000" w:rsidRPr="00000000">
        <w:rPr>
          <w:sz w:val="26"/>
          <w:szCs w:val="26"/>
          <w:vertAlign w:val="baseline"/>
          <w:rtl w:val="0"/>
        </w:rPr>
        <w:t xml:space="preserve">The purpose is to ensure that the accused does not serve pre-trial custody or sentence. However, this applies to those charged with minor offences.</w:t>
      </w:r>
    </w:p>
    <w:p w:rsidR="00000000" w:rsidDel="00000000" w:rsidP="00000000" w:rsidRDefault="00000000" w:rsidRPr="00000000" w14:paraId="000000C8">
      <w:pPr>
        <w:pageBreakBefore w:val="0"/>
        <w:jc w:val="both"/>
        <w:rPr>
          <w:sz w:val="26"/>
          <w:szCs w:val="26"/>
          <w:vertAlign w:val="baseline"/>
        </w:rPr>
      </w:pPr>
      <w:r w:rsidDel="00000000" w:rsidR="00000000" w:rsidRPr="00000000">
        <w:rPr>
          <w:b w:val="1"/>
          <w:sz w:val="26"/>
          <w:szCs w:val="26"/>
          <w:vertAlign w:val="baseline"/>
          <w:rtl w:val="0"/>
        </w:rPr>
        <w:t xml:space="preserve">Section 43 CPC</w:t>
      </w:r>
      <w:r w:rsidDel="00000000" w:rsidR="00000000" w:rsidRPr="00000000">
        <w:rPr>
          <w:sz w:val="26"/>
          <w:szCs w:val="26"/>
          <w:vertAlign w:val="baseline"/>
          <w:rtl w:val="0"/>
        </w:rPr>
        <w:t xml:space="preserve"> – bond can be given for prevention of offences.</w:t>
      </w:r>
    </w:p>
    <w:p w:rsidR="00000000" w:rsidDel="00000000" w:rsidP="00000000" w:rsidRDefault="00000000" w:rsidRPr="00000000" w14:paraId="000000C9">
      <w:pPr>
        <w:pageBreakBefore w:val="0"/>
        <w:jc w:val="both"/>
        <w:rPr>
          <w:sz w:val="26"/>
          <w:szCs w:val="26"/>
          <w:vertAlign w:val="baseline"/>
        </w:rPr>
      </w:pPr>
      <w:r w:rsidDel="00000000" w:rsidR="00000000" w:rsidRPr="00000000">
        <w:rPr>
          <w:b w:val="1"/>
          <w:sz w:val="26"/>
          <w:szCs w:val="26"/>
          <w:vertAlign w:val="baseline"/>
          <w:rtl w:val="0"/>
        </w:rPr>
        <w:t xml:space="preserve">Section 44 </w:t>
      </w:r>
      <w:r w:rsidDel="00000000" w:rsidR="00000000" w:rsidRPr="00000000">
        <w:rPr>
          <w:sz w:val="26"/>
          <w:szCs w:val="26"/>
          <w:vertAlign w:val="baseline"/>
          <w:rtl w:val="0"/>
        </w:rPr>
        <w:t xml:space="preserve">and</w:t>
      </w:r>
      <w:r w:rsidDel="00000000" w:rsidR="00000000" w:rsidRPr="00000000">
        <w:rPr>
          <w:b w:val="1"/>
          <w:sz w:val="26"/>
          <w:szCs w:val="26"/>
          <w:vertAlign w:val="baseline"/>
          <w:rtl w:val="0"/>
        </w:rPr>
        <w:t xml:space="preserve"> 45 CPC</w:t>
      </w:r>
      <w:r w:rsidDel="00000000" w:rsidR="00000000" w:rsidRPr="00000000">
        <w:rPr>
          <w:sz w:val="26"/>
          <w:szCs w:val="26"/>
          <w:vertAlign w:val="baseline"/>
          <w:rtl w:val="0"/>
        </w:rPr>
        <w:t xml:space="preserve"> – it can be security for good behaviour.</w:t>
      </w:r>
    </w:p>
    <w:p w:rsidR="00000000" w:rsidDel="00000000" w:rsidP="00000000" w:rsidRDefault="00000000" w:rsidRPr="00000000" w14:paraId="000000CA">
      <w:pPr>
        <w:pageBreakBefore w:val="0"/>
        <w:jc w:val="both"/>
        <w:rPr>
          <w:sz w:val="26"/>
          <w:szCs w:val="26"/>
          <w:vertAlign w:val="baseline"/>
        </w:rPr>
      </w:pPr>
      <w:r w:rsidDel="00000000" w:rsidR="00000000" w:rsidRPr="00000000">
        <w:rPr>
          <w:b w:val="1"/>
          <w:sz w:val="26"/>
          <w:szCs w:val="26"/>
          <w:vertAlign w:val="baseline"/>
          <w:rtl w:val="0"/>
        </w:rPr>
        <w:t xml:space="preserve">Section 46 CPC</w:t>
      </w:r>
      <w:r w:rsidDel="00000000" w:rsidR="00000000" w:rsidRPr="00000000">
        <w:rPr>
          <w:sz w:val="26"/>
          <w:szCs w:val="26"/>
          <w:vertAlign w:val="baseline"/>
          <w:rtl w:val="0"/>
        </w:rPr>
        <w:t xml:space="preserve"> – habitual offenders can only be bonded by a magistrate.</w:t>
      </w:r>
    </w:p>
    <w:p w:rsidR="00000000" w:rsidDel="00000000" w:rsidP="00000000" w:rsidRDefault="00000000" w:rsidRPr="00000000" w14:paraId="000000CB">
      <w:pPr>
        <w:pageBreakBefore w:val="0"/>
        <w:jc w:val="both"/>
        <w:rPr>
          <w:sz w:val="26"/>
          <w:szCs w:val="26"/>
          <w:vertAlign w:val="baseline"/>
        </w:rPr>
      </w:pPr>
      <w:r w:rsidDel="00000000" w:rsidR="00000000" w:rsidRPr="00000000">
        <w:rPr>
          <w:b w:val="1"/>
          <w:sz w:val="26"/>
          <w:szCs w:val="26"/>
          <w:vertAlign w:val="baseline"/>
          <w:rtl w:val="0"/>
        </w:rPr>
        <w:t xml:space="preserve">Section 47 CPC</w:t>
      </w:r>
      <w:r w:rsidDel="00000000" w:rsidR="00000000" w:rsidRPr="00000000">
        <w:rPr>
          <w:sz w:val="26"/>
          <w:szCs w:val="26"/>
          <w:vertAlign w:val="baseline"/>
          <w:rtl w:val="0"/>
        </w:rPr>
        <w:t xml:space="preserve"> – when granting bond, the magistrate must state the information received, the amount of bond granted or to be executed, the period for which it will be in force and the number, class and characters of sureties, if any, that are to be given.</w:t>
      </w:r>
    </w:p>
    <w:p w:rsidR="00000000" w:rsidDel="00000000" w:rsidP="00000000" w:rsidRDefault="00000000" w:rsidRPr="00000000" w14:paraId="000000CC">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CD">
      <w:pPr>
        <w:pageBreakBefore w:val="0"/>
        <w:jc w:val="both"/>
        <w:rPr>
          <w:sz w:val="26"/>
          <w:szCs w:val="26"/>
          <w:vertAlign w:val="baseline"/>
        </w:rPr>
      </w:pPr>
      <w:r w:rsidDel="00000000" w:rsidR="00000000" w:rsidRPr="00000000">
        <w:rPr>
          <w:b w:val="1"/>
          <w:sz w:val="26"/>
          <w:szCs w:val="26"/>
          <w:vertAlign w:val="baseline"/>
          <w:rtl w:val="0"/>
        </w:rPr>
        <w:t xml:space="preserve">Section 124 CPC</w:t>
      </w:r>
      <w:r w:rsidDel="00000000" w:rsidR="00000000" w:rsidRPr="00000000">
        <w:rPr>
          <w:sz w:val="26"/>
          <w:szCs w:val="26"/>
          <w:vertAlign w:val="baseline"/>
          <w:rtl w:val="0"/>
        </w:rPr>
        <w:t xml:space="preserve"> provides for bail bond. This is where instead of a party paying a cash amount, he signs a bond undertaking to pay an amount if he fails to turn up in court.</w:t>
      </w:r>
    </w:p>
    <w:p w:rsidR="00000000" w:rsidDel="00000000" w:rsidP="00000000" w:rsidRDefault="00000000" w:rsidRPr="00000000" w14:paraId="000000CE">
      <w:pPr>
        <w:pageBreakBefore w:val="0"/>
        <w:jc w:val="both"/>
        <w:rPr>
          <w:sz w:val="26"/>
          <w:szCs w:val="26"/>
          <w:vertAlign w:val="baseline"/>
        </w:rPr>
      </w:pPr>
      <w:r w:rsidDel="00000000" w:rsidR="00000000" w:rsidRPr="00000000">
        <w:rPr>
          <w:b w:val="1"/>
          <w:sz w:val="26"/>
          <w:szCs w:val="26"/>
          <w:vertAlign w:val="baseline"/>
          <w:rtl w:val="0"/>
        </w:rPr>
        <w:t xml:space="preserve">Section 125 CPC</w:t>
      </w:r>
      <w:r w:rsidDel="00000000" w:rsidR="00000000" w:rsidRPr="00000000">
        <w:rPr>
          <w:sz w:val="26"/>
          <w:szCs w:val="26"/>
          <w:vertAlign w:val="baseline"/>
          <w:rtl w:val="0"/>
        </w:rPr>
        <w:t xml:space="preserve">, in granting bail and before the release of the accused person, a bond for the amount stated shall be executed by the accused in case of personal recognizance, or by one or more of the sureties in the case of bail bond. The bond shall state the place and time of appearance.</w:t>
      </w:r>
    </w:p>
    <w:p w:rsidR="00000000" w:rsidDel="00000000" w:rsidP="00000000" w:rsidRDefault="00000000" w:rsidRPr="00000000" w14:paraId="000000CF">
      <w:pPr>
        <w:pageBreakBefore w:val="0"/>
        <w:jc w:val="both"/>
        <w:rPr>
          <w:sz w:val="26"/>
          <w:szCs w:val="26"/>
          <w:vertAlign w:val="baseline"/>
        </w:rPr>
      </w:pPr>
      <w:r w:rsidDel="00000000" w:rsidR="00000000" w:rsidRPr="00000000">
        <w:rPr>
          <w:b w:val="1"/>
          <w:sz w:val="26"/>
          <w:szCs w:val="26"/>
          <w:vertAlign w:val="baseline"/>
          <w:rtl w:val="0"/>
        </w:rPr>
        <w:t xml:space="preserve">Section 126 CPC</w:t>
      </w:r>
      <w:r w:rsidDel="00000000" w:rsidR="00000000" w:rsidRPr="00000000">
        <w:rPr>
          <w:sz w:val="26"/>
          <w:szCs w:val="26"/>
          <w:vertAlign w:val="baseline"/>
          <w:rtl w:val="0"/>
        </w:rPr>
        <w:t xml:space="preserve">, the accused may be given an alternative of either a cash bail or a bail bond. For cash bail, the accused and/or his surety deposits the money in court and if he fails to honour the terms of the bail, he forfeits the money to the state. If he attends, the money is recoverable at the end of the case. </w:t>
      </w:r>
    </w:p>
    <w:p w:rsidR="00000000" w:rsidDel="00000000" w:rsidP="00000000" w:rsidRDefault="00000000" w:rsidRPr="00000000" w14:paraId="000000D0">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D1">
      <w:pPr>
        <w:pageBreakBefore w:val="0"/>
        <w:jc w:val="both"/>
        <w:rPr>
          <w:sz w:val="26"/>
          <w:szCs w:val="26"/>
          <w:vertAlign w:val="baseline"/>
        </w:rPr>
      </w:pPr>
      <w:r w:rsidDel="00000000" w:rsidR="00000000" w:rsidRPr="00000000">
        <w:rPr>
          <w:sz w:val="26"/>
          <w:szCs w:val="26"/>
          <w:vertAlign w:val="baseline"/>
          <w:rtl w:val="0"/>
        </w:rPr>
        <w:t xml:space="preserve">The court can cancel the bond and put the accused in custody where;</w:t>
      </w:r>
    </w:p>
    <w:p w:rsidR="00000000" w:rsidDel="00000000" w:rsidP="00000000" w:rsidRDefault="00000000" w:rsidRPr="00000000" w14:paraId="000000D2">
      <w:pPr>
        <w:pageBreakBefore w:val="0"/>
        <w:numPr>
          <w:ilvl w:val="0"/>
          <w:numId w:val="7"/>
        </w:numPr>
        <w:ind w:left="720" w:hanging="360"/>
        <w:jc w:val="both"/>
        <w:rPr>
          <w:sz w:val="26"/>
          <w:szCs w:val="26"/>
          <w:vertAlign w:val="baseline"/>
        </w:rPr>
      </w:pPr>
      <w:r w:rsidDel="00000000" w:rsidR="00000000" w:rsidRPr="00000000">
        <w:rPr>
          <w:sz w:val="26"/>
          <w:szCs w:val="26"/>
          <w:vertAlign w:val="baseline"/>
          <w:rtl w:val="0"/>
        </w:rPr>
        <w:t xml:space="preserve">The accused fails to observe conditions of the bail or bond.</w:t>
      </w:r>
    </w:p>
    <w:p w:rsidR="00000000" w:rsidDel="00000000" w:rsidP="00000000" w:rsidRDefault="00000000" w:rsidRPr="00000000" w14:paraId="000000D3">
      <w:pPr>
        <w:pageBreakBefore w:val="0"/>
        <w:numPr>
          <w:ilvl w:val="0"/>
          <w:numId w:val="7"/>
        </w:numPr>
        <w:ind w:left="720" w:hanging="360"/>
        <w:jc w:val="both"/>
        <w:rPr>
          <w:sz w:val="26"/>
          <w:szCs w:val="26"/>
          <w:vertAlign w:val="baseline"/>
        </w:rPr>
      </w:pPr>
      <w:r w:rsidDel="00000000" w:rsidR="00000000" w:rsidRPr="00000000">
        <w:rPr>
          <w:sz w:val="26"/>
          <w:szCs w:val="26"/>
          <w:vertAlign w:val="baseline"/>
          <w:rtl w:val="0"/>
        </w:rPr>
        <w:t xml:space="preserve">The accused fails to appear in court.</w:t>
      </w:r>
    </w:p>
    <w:p w:rsidR="00000000" w:rsidDel="00000000" w:rsidP="00000000" w:rsidRDefault="00000000" w:rsidRPr="00000000" w14:paraId="000000D4">
      <w:pPr>
        <w:pageBreakBefore w:val="0"/>
        <w:numPr>
          <w:ilvl w:val="0"/>
          <w:numId w:val="7"/>
        </w:numPr>
        <w:ind w:left="720" w:hanging="360"/>
        <w:jc w:val="both"/>
        <w:rPr>
          <w:sz w:val="26"/>
          <w:szCs w:val="26"/>
          <w:vertAlign w:val="baseline"/>
        </w:rPr>
      </w:pPr>
      <w:r w:rsidDel="00000000" w:rsidR="00000000" w:rsidRPr="00000000">
        <w:rPr>
          <w:sz w:val="26"/>
          <w:szCs w:val="26"/>
          <w:vertAlign w:val="baseline"/>
          <w:rtl w:val="0"/>
        </w:rPr>
        <w:t xml:space="preserve">The accused is about to abscond.</w:t>
      </w:r>
    </w:p>
    <w:p w:rsidR="00000000" w:rsidDel="00000000" w:rsidP="00000000" w:rsidRDefault="00000000" w:rsidRPr="00000000" w14:paraId="000000D5">
      <w:pPr>
        <w:pageBreakBefore w:val="0"/>
        <w:numPr>
          <w:ilvl w:val="0"/>
          <w:numId w:val="7"/>
        </w:numPr>
        <w:ind w:left="720" w:hanging="360"/>
        <w:jc w:val="both"/>
        <w:rPr>
          <w:sz w:val="26"/>
          <w:szCs w:val="26"/>
          <w:vertAlign w:val="baseline"/>
        </w:rPr>
      </w:pPr>
      <w:r w:rsidDel="00000000" w:rsidR="00000000" w:rsidRPr="00000000">
        <w:rPr>
          <w:sz w:val="26"/>
          <w:szCs w:val="26"/>
          <w:vertAlign w:val="baseline"/>
          <w:rtl w:val="0"/>
        </w:rPr>
        <w:t xml:space="preserve">The accused applies for cancellation e.g. if the accused finds himself in custody on a different matter.</w:t>
      </w:r>
    </w:p>
    <w:p w:rsidR="00000000" w:rsidDel="00000000" w:rsidP="00000000" w:rsidRDefault="00000000" w:rsidRPr="00000000" w14:paraId="000000D6">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D7">
      <w:pPr>
        <w:pageBreakBefore w:val="0"/>
        <w:jc w:val="both"/>
        <w:rPr>
          <w:b w:val="0"/>
          <w:sz w:val="26"/>
          <w:szCs w:val="26"/>
          <w:u w:val="single"/>
          <w:vertAlign w:val="baseline"/>
        </w:rPr>
      </w:pPr>
      <w:r w:rsidDel="00000000" w:rsidR="00000000" w:rsidRPr="00000000">
        <w:rPr>
          <w:b w:val="1"/>
          <w:sz w:val="26"/>
          <w:szCs w:val="26"/>
          <w:u w:val="single"/>
          <w:vertAlign w:val="baseline"/>
          <w:rtl w:val="0"/>
        </w:rPr>
        <w:t xml:space="preserve">FORFEITURE</w:t>
      </w:r>
      <w:r w:rsidDel="00000000" w:rsidR="00000000" w:rsidRPr="00000000">
        <w:rPr>
          <w:rtl w:val="0"/>
        </w:rPr>
      </w:r>
    </w:p>
    <w:p w:rsidR="00000000" w:rsidDel="00000000" w:rsidP="00000000" w:rsidRDefault="00000000" w:rsidRPr="00000000" w14:paraId="000000D8">
      <w:pPr>
        <w:pageBreakBefore w:val="0"/>
        <w:jc w:val="both"/>
        <w:rPr>
          <w:b w:val="0"/>
          <w:sz w:val="16"/>
          <w:szCs w:val="16"/>
          <w:vertAlign w:val="baseline"/>
        </w:rPr>
      </w:pPr>
      <w:r w:rsidDel="00000000" w:rsidR="00000000" w:rsidRPr="00000000">
        <w:rPr>
          <w:rtl w:val="0"/>
        </w:rPr>
      </w:r>
    </w:p>
    <w:p w:rsidR="00000000" w:rsidDel="00000000" w:rsidP="00000000" w:rsidRDefault="00000000" w:rsidRPr="00000000" w14:paraId="000000D9">
      <w:pPr>
        <w:pageBreakBefore w:val="0"/>
        <w:jc w:val="both"/>
        <w:rPr>
          <w:sz w:val="26"/>
          <w:szCs w:val="26"/>
          <w:vertAlign w:val="baseline"/>
        </w:rPr>
      </w:pPr>
      <w:r w:rsidDel="00000000" w:rsidR="00000000" w:rsidRPr="00000000">
        <w:rPr>
          <w:b w:val="1"/>
          <w:sz w:val="26"/>
          <w:szCs w:val="26"/>
          <w:vertAlign w:val="baseline"/>
          <w:rtl w:val="0"/>
        </w:rPr>
        <w:t xml:space="preserve">Sections 130 </w:t>
      </w:r>
      <w:r w:rsidDel="00000000" w:rsidR="00000000" w:rsidRPr="00000000">
        <w:rPr>
          <w:sz w:val="26"/>
          <w:szCs w:val="26"/>
          <w:vertAlign w:val="baseline"/>
          <w:rtl w:val="0"/>
        </w:rPr>
        <w:t xml:space="preserve">and</w:t>
      </w:r>
      <w:r w:rsidDel="00000000" w:rsidR="00000000" w:rsidRPr="00000000">
        <w:rPr>
          <w:b w:val="1"/>
          <w:sz w:val="26"/>
          <w:szCs w:val="26"/>
          <w:vertAlign w:val="baseline"/>
          <w:rtl w:val="0"/>
        </w:rPr>
        <w:t xml:space="preserve"> 131 CPC</w:t>
      </w:r>
      <w:r w:rsidDel="00000000" w:rsidR="00000000" w:rsidRPr="00000000">
        <w:rPr>
          <w:sz w:val="26"/>
          <w:szCs w:val="26"/>
          <w:vertAlign w:val="baseline"/>
          <w:rtl w:val="0"/>
        </w:rPr>
        <w:t xml:space="preserve"> provides for the procedure when an accused absconds. A warrant of arrest is issued against the accused and summons given to the surety. If the accused comes to court, he should give reasons why forfeiture should not take place. If the court is persuaded by the reason(s) given, the warrant may be lifted.</w:t>
      </w:r>
    </w:p>
    <w:p w:rsidR="00000000" w:rsidDel="00000000" w:rsidP="00000000" w:rsidRDefault="00000000" w:rsidRPr="00000000" w14:paraId="000000DA">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DB">
      <w:pPr>
        <w:pageBreakBefore w:val="0"/>
        <w:jc w:val="both"/>
        <w:rPr>
          <w:sz w:val="26"/>
          <w:szCs w:val="26"/>
          <w:vertAlign w:val="baseline"/>
        </w:rPr>
      </w:pPr>
      <w:r w:rsidDel="00000000" w:rsidR="00000000" w:rsidRPr="00000000">
        <w:rPr>
          <w:sz w:val="26"/>
          <w:szCs w:val="26"/>
          <w:vertAlign w:val="baseline"/>
          <w:rtl w:val="0"/>
        </w:rPr>
        <w:t xml:space="preserve">Where the accused is not arrested and continues with non- attendance, the surety will be required to show cause why forfeiture should not be ordered against them. The surety will be given time to look for the accused and it is only where he fails to do so that the forfeiture will ensue. If the penalty is not paid, an order can issue for the attachment against the property. Where it is not possible to attach the property, the court can order for imprisonment for a term not exceeding 6 months. The court may also enforce only part payment on the surety. </w:t>
      </w:r>
    </w:p>
    <w:p w:rsidR="00000000" w:rsidDel="00000000" w:rsidP="00000000" w:rsidRDefault="00000000" w:rsidRPr="00000000" w14:paraId="000000DC">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DD">
      <w:pPr>
        <w:pageBreakBefore w:val="0"/>
        <w:jc w:val="both"/>
        <w:rPr>
          <w:b w:val="0"/>
          <w:sz w:val="26"/>
          <w:szCs w:val="26"/>
          <w:u w:val="single"/>
          <w:vertAlign w:val="baseline"/>
        </w:rPr>
      </w:pPr>
      <w:r w:rsidDel="00000000" w:rsidR="00000000" w:rsidRPr="00000000">
        <w:rPr>
          <w:b w:val="1"/>
          <w:sz w:val="26"/>
          <w:szCs w:val="26"/>
          <w:u w:val="single"/>
          <w:vertAlign w:val="baseline"/>
          <w:rtl w:val="0"/>
        </w:rPr>
        <w:t xml:space="preserve">SUGGESTED REFORMS</w:t>
      </w:r>
      <w:r w:rsidDel="00000000" w:rsidR="00000000" w:rsidRPr="00000000">
        <w:rPr>
          <w:rtl w:val="0"/>
        </w:rPr>
      </w:r>
    </w:p>
    <w:p w:rsidR="00000000" w:rsidDel="00000000" w:rsidP="00000000" w:rsidRDefault="00000000" w:rsidRPr="00000000" w14:paraId="000000DE">
      <w:pPr>
        <w:pageBreakBefore w:val="0"/>
        <w:jc w:val="both"/>
        <w:rPr>
          <w:sz w:val="16"/>
          <w:szCs w:val="16"/>
          <w:vertAlign w:val="baseline"/>
        </w:rPr>
      </w:pPr>
      <w:r w:rsidDel="00000000" w:rsidR="00000000" w:rsidRPr="00000000">
        <w:rPr>
          <w:rtl w:val="0"/>
        </w:rPr>
      </w:r>
    </w:p>
    <w:p w:rsidR="00000000" w:rsidDel="00000000" w:rsidP="00000000" w:rsidRDefault="00000000" w:rsidRPr="00000000" w14:paraId="000000DF">
      <w:pPr>
        <w:pageBreakBefore w:val="0"/>
        <w:numPr>
          <w:ilvl w:val="0"/>
          <w:numId w:val="8"/>
        </w:numPr>
        <w:ind w:left="720" w:hanging="360"/>
        <w:jc w:val="both"/>
        <w:rPr>
          <w:sz w:val="26"/>
          <w:szCs w:val="26"/>
          <w:vertAlign w:val="baseline"/>
        </w:rPr>
      </w:pPr>
      <w:r w:rsidDel="00000000" w:rsidR="00000000" w:rsidRPr="00000000">
        <w:rPr>
          <w:sz w:val="26"/>
          <w:szCs w:val="26"/>
          <w:vertAlign w:val="baseline"/>
          <w:rtl w:val="0"/>
        </w:rPr>
        <w:t xml:space="preserve">The Kenyan law should be amended to incorporate a provision which stipulates that the magistrate should inform the accused person of their right to apply for bail. This is because only a minority in Kenya is literate and even those few have no proper exposition to court procedures and will therefore not apply for bail. This has been done in Uganda under the </w:t>
      </w:r>
      <w:r w:rsidDel="00000000" w:rsidR="00000000" w:rsidRPr="00000000">
        <w:rPr>
          <w:b w:val="1"/>
          <w:sz w:val="26"/>
          <w:szCs w:val="26"/>
          <w:vertAlign w:val="baseline"/>
          <w:rtl w:val="0"/>
        </w:rPr>
        <w:t xml:space="preserve">Magistrates’ Courts Act </w:t>
      </w:r>
      <w:r w:rsidDel="00000000" w:rsidR="00000000" w:rsidRPr="00000000">
        <w:rPr>
          <w:sz w:val="26"/>
          <w:szCs w:val="26"/>
          <w:vertAlign w:val="baseline"/>
          <w:rtl w:val="0"/>
        </w:rPr>
        <w:t xml:space="preserve">at</w:t>
      </w:r>
      <w:r w:rsidDel="00000000" w:rsidR="00000000" w:rsidRPr="00000000">
        <w:rPr>
          <w:b w:val="1"/>
          <w:sz w:val="26"/>
          <w:szCs w:val="26"/>
          <w:vertAlign w:val="baseline"/>
          <w:rtl w:val="0"/>
        </w:rPr>
        <w:t xml:space="preserve"> section 75.</w:t>
      </w:r>
      <w:r w:rsidDel="00000000" w:rsidR="00000000" w:rsidRPr="00000000">
        <w:rPr>
          <w:sz w:val="26"/>
          <w:szCs w:val="26"/>
          <w:vertAlign w:val="baseline"/>
          <w:rtl w:val="0"/>
        </w:rPr>
        <w:t xml:space="preserve"> </w:t>
        <w:tab/>
      </w:r>
    </w:p>
    <w:p w:rsidR="00000000" w:rsidDel="00000000" w:rsidP="00000000" w:rsidRDefault="00000000" w:rsidRPr="00000000" w14:paraId="000000E0">
      <w:pPr>
        <w:pageBreakBefore w:val="0"/>
        <w:ind w:left="360" w:firstLine="0"/>
        <w:jc w:val="both"/>
        <w:rPr>
          <w:sz w:val="26"/>
          <w:szCs w:val="26"/>
          <w:vertAlign w:val="baseline"/>
        </w:rPr>
      </w:pPr>
      <w:r w:rsidDel="00000000" w:rsidR="00000000" w:rsidRPr="00000000">
        <w:rPr>
          <w:rtl w:val="0"/>
        </w:rPr>
      </w:r>
    </w:p>
    <w:p w:rsidR="00000000" w:rsidDel="00000000" w:rsidP="00000000" w:rsidRDefault="00000000" w:rsidRPr="00000000" w14:paraId="000000E1">
      <w:pPr>
        <w:pageBreakBefore w:val="0"/>
        <w:numPr>
          <w:ilvl w:val="0"/>
          <w:numId w:val="8"/>
        </w:numPr>
        <w:ind w:left="720" w:hanging="360"/>
        <w:jc w:val="both"/>
        <w:rPr>
          <w:sz w:val="26"/>
          <w:szCs w:val="26"/>
          <w:vertAlign w:val="baseline"/>
        </w:rPr>
      </w:pPr>
      <w:r w:rsidDel="00000000" w:rsidR="00000000" w:rsidRPr="00000000">
        <w:rPr>
          <w:sz w:val="26"/>
          <w:szCs w:val="26"/>
          <w:vertAlign w:val="baseline"/>
          <w:rtl w:val="0"/>
        </w:rPr>
        <w:t xml:space="preserve">The provision of </w:t>
      </w:r>
      <w:r w:rsidDel="00000000" w:rsidR="00000000" w:rsidRPr="00000000">
        <w:rPr>
          <w:b w:val="1"/>
          <w:sz w:val="26"/>
          <w:szCs w:val="26"/>
          <w:vertAlign w:val="baseline"/>
          <w:rtl w:val="0"/>
        </w:rPr>
        <w:t xml:space="preserve">section 36 CPC</w:t>
      </w:r>
      <w:r w:rsidDel="00000000" w:rsidR="00000000" w:rsidRPr="00000000">
        <w:rPr>
          <w:sz w:val="26"/>
          <w:szCs w:val="26"/>
          <w:vertAlign w:val="baseline"/>
          <w:rtl w:val="0"/>
        </w:rPr>
        <w:t xml:space="preserve"> requiring a police officer to grant bail if the offence does not appear to him to be of a serious nature should be amended to require the police to release a person who is not charged with a capital offence if not brought to court within the stipulated period. A list of bailable and non-bailable offences should be made available to the officers with a provision for strict adherence to the list. This is because practice has shown that nearly every offence appears to be serious to police officers e.g. bail has been refused for offences such as being found drunk and disorderly in a public place.</w:t>
      </w:r>
    </w:p>
    <w:p w:rsidR="00000000" w:rsidDel="00000000" w:rsidP="00000000" w:rsidRDefault="00000000" w:rsidRPr="00000000" w14:paraId="000000E2">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E3">
      <w:pPr>
        <w:pageBreakBefore w:val="0"/>
        <w:numPr>
          <w:ilvl w:val="0"/>
          <w:numId w:val="8"/>
        </w:numPr>
        <w:ind w:left="720" w:hanging="360"/>
        <w:jc w:val="both"/>
        <w:rPr>
          <w:sz w:val="26"/>
          <w:szCs w:val="26"/>
          <w:vertAlign w:val="baseline"/>
        </w:rPr>
      </w:pPr>
      <w:r w:rsidDel="00000000" w:rsidR="00000000" w:rsidRPr="00000000">
        <w:rPr>
          <w:sz w:val="26"/>
          <w:szCs w:val="26"/>
          <w:vertAlign w:val="baseline"/>
          <w:rtl w:val="0"/>
        </w:rPr>
        <w:t xml:space="preserve">Magistrates should have full information regarding the accused person’s economic standing, social and family ties, nature of the offence and evidence against him before exercising their discretion. This will help them to fix a reasonable amount of bail that is within the reach of the accused and/or his sureties.</w:t>
      </w:r>
    </w:p>
    <w:p w:rsidR="00000000" w:rsidDel="00000000" w:rsidP="00000000" w:rsidRDefault="00000000" w:rsidRPr="00000000" w14:paraId="000000E4">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E5">
      <w:pPr>
        <w:pageBreakBefore w:val="0"/>
        <w:numPr>
          <w:ilvl w:val="0"/>
          <w:numId w:val="8"/>
        </w:numPr>
        <w:ind w:left="720" w:hanging="360"/>
        <w:jc w:val="both"/>
        <w:rPr>
          <w:sz w:val="26"/>
          <w:szCs w:val="26"/>
          <w:vertAlign w:val="baseline"/>
        </w:rPr>
      </w:pPr>
      <w:r w:rsidDel="00000000" w:rsidR="00000000" w:rsidRPr="00000000">
        <w:rPr>
          <w:sz w:val="26"/>
          <w:szCs w:val="26"/>
          <w:vertAlign w:val="baseline"/>
          <w:rtl w:val="0"/>
        </w:rPr>
        <w:t xml:space="preserve">There should be safeguards to protect the accused persons in their applications for bail against the prejudices of individual courts or individual members of the judiciary.</w:t>
      </w:r>
    </w:p>
    <w:p w:rsidR="00000000" w:rsidDel="00000000" w:rsidP="00000000" w:rsidRDefault="00000000" w:rsidRPr="00000000" w14:paraId="000000E6">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E7">
      <w:pPr>
        <w:pageBreakBefore w:val="0"/>
        <w:numPr>
          <w:ilvl w:val="0"/>
          <w:numId w:val="8"/>
        </w:numPr>
        <w:ind w:left="720" w:hanging="360"/>
        <w:jc w:val="both"/>
        <w:rPr>
          <w:sz w:val="26"/>
          <w:szCs w:val="26"/>
          <w:vertAlign w:val="baseline"/>
        </w:rPr>
      </w:pPr>
      <w:r w:rsidDel="00000000" w:rsidR="00000000" w:rsidRPr="00000000">
        <w:rPr>
          <w:sz w:val="26"/>
          <w:szCs w:val="26"/>
          <w:vertAlign w:val="baseline"/>
          <w:rtl w:val="0"/>
        </w:rPr>
        <w:t xml:space="preserve">There ought to be adequate compensation for those persons who spend their time in jail awaiting trial and are then acquitted by the court or those who have the charges against them dropped.</w:t>
      </w:r>
    </w:p>
    <w:p w:rsidR="00000000" w:rsidDel="00000000" w:rsidP="00000000" w:rsidRDefault="00000000" w:rsidRPr="00000000" w14:paraId="000000E8">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E9">
      <w:pPr>
        <w:pageBreakBefore w:val="0"/>
        <w:numPr>
          <w:ilvl w:val="0"/>
          <w:numId w:val="8"/>
        </w:numPr>
        <w:ind w:left="720" w:hanging="360"/>
        <w:jc w:val="both"/>
        <w:rPr>
          <w:sz w:val="26"/>
          <w:szCs w:val="26"/>
          <w:vertAlign w:val="baseline"/>
        </w:rPr>
      </w:pPr>
      <w:r w:rsidDel="00000000" w:rsidR="00000000" w:rsidRPr="00000000">
        <w:rPr>
          <w:sz w:val="26"/>
          <w:szCs w:val="26"/>
          <w:vertAlign w:val="baseline"/>
          <w:rtl w:val="0"/>
        </w:rPr>
        <w:t xml:space="preserve">If an accused is convicted and is to do a prison term, the time spent in his pre-trial incarceration should be included while computing his prison sentence.</w:t>
      </w:r>
    </w:p>
    <w:p w:rsidR="00000000" w:rsidDel="00000000" w:rsidP="00000000" w:rsidRDefault="00000000" w:rsidRPr="00000000" w14:paraId="000000EA">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EB">
      <w:pPr>
        <w:pageBreakBefore w:val="0"/>
        <w:numPr>
          <w:ilvl w:val="0"/>
          <w:numId w:val="8"/>
        </w:numPr>
        <w:ind w:left="720" w:hanging="360"/>
        <w:jc w:val="both"/>
        <w:rPr>
          <w:sz w:val="26"/>
          <w:szCs w:val="26"/>
          <w:vertAlign w:val="baseline"/>
        </w:rPr>
      </w:pPr>
      <w:r w:rsidDel="00000000" w:rsidR="00000000" w:rsidRPr="00000000">
        <w:rPr>
          <w:sz w:val="26"/>
          <w:szCs w:val="26"/>
          <w:vertAlign w:val="baseline"/>
          <w:rtl w:val="0"/>
        </w:rPr>
        <w:t xml:space="preserve">An effective system for controlling or monitoring the pre-trial decisions of magistrates should be put in place. This should be done by ensuring that their decisions accord with the constitutional and other rights of the accused especially when considering the presumption of innocence.</w:t>
      </w:r>
    </w:p>
    <w:p w:rsidR="00000000" w:rsidDel="00000000" w:rsidP="00000000" w:rsidRDefault="00000000" w:rsidRPr="00000000" w14:paraId="000000EC">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ED">
      <w:pPr>
        <w:pageBreakBefore w:val="0"/>
        <w:numPr>
          <w:ilvl w:val="0"/>
          <w:numId w:val="8"/>
        </w:numPr>
        <w:ind w:left="720" w:hanging="360"/>
        <w:jc w:val="both"/>
        <w:rPr>
          <w:sz w:val="26"/>
          <w:szCs w:val="26"/>
          <w:vertAlign w:val="baseline"/>
        </w:rPr>
      </w:pPr>
      <w:r w:rsidDel="00000000" w:rsidR="00000000" w:rsidRPr="00000000">
        <w:rPr>
          <w:sz w:val="26"/>
          <w:szCs w:val="26"/>
          <w:vertAlign w:val="baseline"/>
          <w:rtl w:val="0"/>
        </w:rPr>
        <w:t xml:space="preserve">A time frame should be set within which to adjudicate non-bailable offences to ensure that the trial is not delayed for an unnecessary long period of time.</w:t>
      </w:r>
    </w:p>
    <w:p w:rsidR="00000000" w:rsidDel="00000000" w:rsidP="00000000" w:rsidRDefault="00000000" w:rsidRPr="00000000" w14:paraId="000000EE">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EF">
      <w:pPr>
        <w:pageBreakBefore w:val="0"/>
        <w:numPr>
          <w:ilvl w:val="0"/>
          <w:numId w:val="8"/>
        </w:numPr>
        <w:ind w:left="720" w:hanging="360"/>
        <w:jc w:val="both"/>
        <w:rPr>
          <w:sz w:val="26"/>
          <w:szCs w:val="26"/>
          <w:vertAlign w:val="baseline"/>
        </w:rPr>
      </w:pPr>
      <w:r w:rsidDel="00000000" w:rsidR="00000000" w:rsidRPr="00000000">
        <w:rPr>
          <w:sz w:val="26"/>
          <w:szCs w:val="26"/>
          <w:vertAlign w:val="baseline"/>
          <w:rtl w:val="0"/>
        </w:rPr>
        <w:t xml:space="preserve">The responsibility of ensuring that the accused turn up for trial should be on the state and not on the family and friends of the accused. </w:t>
      </w:r>
    </w:p>
    <w:p w:rsidR="00000000" w:rsidDel="00000000" w:rsidP="00000000" w:rsidRDefault="00000000" w:rsidRPr="00000000" w14:paraId="000000F0">
      <w:pPr>
        <w:pageBreakBefore w:val="0"/>
        <w:jc w:val="both"/>
        <w:rPr>
          <w:sz w:val="26"/>
          <w:szCs w:val="26"/>
          <w:vertAlign w:val="baseline"/>
        </w:rPr>
      </w:pPr>
      <w:r w:rsidDel="00000000" w:rsidR="00000000" w:rsidRPr="00000000">
        <w:rPr>
          <w:rtl w:val="0"/>
        </w:rPr>
      </w:r>
    </w:p>
    <w:p w:rsidR="00000000" w:rsidDel="00000000" w:rsidP="00000000" w:rsidRDefault="00000000" w:rsidRPr="00000000" w14:paraId="000000F1">
      <w:pPr>
        <w:pageBreakBefore w:val="0"/>
        <w:rPr>
          <w:sz w:val="26"/>
          <w:szCs w:val="26"/>
          <w:vertAlign w:val="baseline"/>
        </w:rPr>
      </w:pPr>
      <w:r w:rsidDel="00000000" w:rsidR="00000000" w:rsidRPr="00000000">
        <w:rPr>
          <w:rtl w:val="0"/>
        </w:rPr>
      </w:r>
    </w:p>
    <w:sectPr>
      <w:footerReference r:id="rId7" w:type="default"/>
      <w:footerReference r:id="rId8" w:type="even"/>
      <w:pgSz w:h="15840" w:w="12240" w:orient="portrait"/>
      <w:pgMar w:bottom="720" w:top="720" w:left="1800" w:right="1800" w:header="720" w:footer="27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Letter"/>
      <w:lvlText w:val="%3."/>
      <w:lvlJc w:val="left"/>
      <w:pPr>
        <w:ind w:left="2160" w:hanging="360"/>
      </w:pPr>
      <w:rPr>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1080" w:hanging="360"/>
      </w:pPr>
      <w:rPr>
        <w:vertAlign w:val="baseline"/>
      </w:rPr>
    </w:lvl>
    <w:lvl w:ilvl="1">
      <w:start w:val="1"/>
      <w:numFmt w:val="bullet"/>
      <w:lvlText w:val="▪"/>
      <w:lvlJc w:val="left"/>
      <w:pPr>
        <w:ind w:left="1800" w:hanging="360"/>
      </w:pPr>
      <w:rPr>
        <w:rFonts w:ascii="Noto Sans Symbols" w:cs="Noto Sans Symbols" w:eastAsia="Noto Sans Symbols" w:hAnsi="Noto Sans Symbols"/>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lowerRoman"/>
      <w:lvlText w:val="%1)"/>
      <w:lvlJc w:val="left"/>
      <w:pPr>
        <w:ind w:left="1440" w:hanging="720"/>
      </w:pPr>
      <w:rPr>
        <w:b w:val="0"/>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5">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6">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low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Pr>
    <w:rPr>
      <w:b w:val="1"/>
      <w:sz w:val="24"/>
      <w:szCs w:val="24"/>
      <w:vertAlign w:val="baseline"/>
    </w:rPr>
  </w:style>
  <w:style w:type="paragraph" w:styleId="Heading2">
    <w:name w:val="heading 2"/>
    <w:basedOn w:val="Normal"/>
    <w:next w:val="Normal"/>
    <w:pPr>
      <w:keepNext w:val="1"/>
      <w:pageBreakBefore w:val="0"/>
      <w:jc w:val="center"/>
    </w:pPr>
    <w:rPr>
      <w:b w:val="1"/>
      <w:sz w:val="26"/>
      <w:szCs w:val="26"/>
      <w:u w:val="single"/>
      <w:vertAlign w:val="baseline"/>
    </w:rPr>
  </w:style>
  <w:style w:type="paragraph" w:styleId="Heading3">
    <w:name w:val="heading 3"/>
    <w:basedOn w:val="Normal"/>
    <w:next w:val="Normal"/>
    <w:pPr>
      <w:keepNext w:val="1"/>
      <w:pageBreakBefore w:val="0"/>
      <w:jc w:val="right"/>
    </w:pPr>
    <w:rPr>
      <w:b w:val="1"/>
      <w:sz w:val="24"/>
      <w:szCs w:val="24"/>
      <w:u w:val="single"/>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GB"/>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1"/>
    </w:pPr>
    <w:rPr>
      <w:b w:val="1"/>
      <w:bCs w:val="1"/>
      <w:w w:val="100"/>
      <w:position w:val="-1"/>
      <w:sz w:val="26"/>
      <w:szCs w:val="24"/>
      <w:u w:val="single"/>
      <w:effect w:val="none"/>
      <w:vertAlign w:val="baseline"/>
      <w:cs w:val="0"/>
      <w:em w:val="none"/>
      <w:lang w:bidi="ar-SA" w:eastAsia="en-US" w:val="en-GB"/>
    </w:rPr>
  </w:style>
  <w:style w:type="paragraph" w:styleId="Heading3">
    <w:name w:val="Heading 3"/>
    <w:basedOn w:val="Normal"/>
    <w:next w:val="Normal"/>
    <w:autoRedefine w:val="0"/>
    <w:hidden w:val="0"/>
    <w:qFormat w:val="0"/>
    <w:pPr>
      <w:keepNext w:val="1"/>
      <w:suppressAutoHyphens w:val="1"/>
      <w:spacing w:line="1" w:lineRule="atLeast"/>
      <w:ind w:leftChars="-1" w:rightChars="0" w:firstLineChars="-1"/>
      <w:jc w:val="right"/>
      <w:textDirection w:val="btLr"/>
      <w:textAlignment w:val="top"/>
      <w:outlineLvl w:val="2"/>
    </w:pPr>
    <w:rPr>
      <w:b w:val="1"/>
      <w:bCs w:val="1"/>
      <w:w w:val="100"/>
      <w:position w:val="-1"/>
      <w:sz w:val="24"/>
      <w:szCs w:val="24"/>
      <w:u w:val="single"/>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odyText2">
    <w:name w:val="Body Text 2"/>
    <w:basedOn w:val="Normal"/>
    <w:next w:val="BodyText2"/>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8"/>
      <w:szCs w:val="24"/>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Z1cwAJUxoPuE8IAuh2FlZTHeVA==">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2008-11-01T13:09:00Z</dcterms:created>
  <dc:creator>laetia</dc:creator>
</cp:coreProperties>
</file>