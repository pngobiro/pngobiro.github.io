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6A2FB4" w14:textId="77777777" w:rsidR="00EB5D0E" w:rsidRDefault="00000000">
      <w:pPr>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STRATHMORE UNIVERSITY</w:t>
      </w:r>
      <w:r>
        <w:rPr>
          <w:noProof/>
        </w:rPr>
        <w:drawing>
          <wp:anchor distT="0" distB="0" distL="0" distR="0" simplePos="0" relativeHeight="251658240" behindDoc="0" locked="0" layoutInCell="1" hidden="0" allowOverlap="1" wp14:anchorId="4B58011A" wp14:editId="0A2F31DE">
            <wp:simplePos x="0" y="0"/>
            <wp:positionH relativeFrom="column">
              <wp:posOffset>180975</wp:posOffset>
            </wp:positionH>
            <wp:positionV relativeFrom="paragraph">
              <wp:posOffset>0</wp:posOffset>
            </wp:positionV>
            <wp:extent cx="1085850" cy="847725"/>
            <wp:effectExtent l="0" t="0" r="0" b="0"/>
            <wp:wrapSquare wrapText="bothSides" distT="0" distB="0" distL="0" distR="0"/>
            <wp:docPr id="2" name="image1.png" descr="College Shield"/>
            <wp:cNvGraphicFramePr/>
            <a:graphic xmlns:a="http://schemas.openxmlformats.org/drawingml/2006/main">
              <a:graphicData uri="http://schemas.openxmlformats.org/drawingml/2006/picture">
                <pic:pic xmlns:pic="http://schemas.openxmlformats.org/drawingml/2006/picture">
                  <pic:nvPicPr>
                    <pic:cNvPr id="0" name="image1.png" descr="College Shield"/>
                    <pic:cNvPicPr preferRelativeResize="0"/>
                  </pic:nvPicPr>
                  <pic:blipFill>
                    <a:blip r:embed="rId8"/>
                    <a:srcRect/>
                    <a:stretch>
                      <a:fillRect/>
                    </a:stretch>
                  </pic:blipFill>
                  <pic:spPr>
                    <a:xfrm>
                      <a:off x="0" y="0"/>
                      <a:ext cx="1085850" cy="847725"/>
                    </a:xfrm>
                    <a:prstGeom prst="rect">
                      <a:avLst/>
                    </a:prstGeom>
                    <a:ln/>
                  </pic:spPr>
                </pic:pic>
              </a:graphicData>
            </a:graphic>
          </wp:anchor>
        </w:drawing>
      </w:r>
    </w:p>
    <w:p w14:paraId="28B4F511" w14:textId="77777777" w:rsidR="00EB5D0E" w:rsidRDefault="00000000">
      <w:pPr>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SCHOOL OF ACCOUNTANCY</w:t>
      </w:r>
    </w:p>
    <w:p w14:paraId="412A5D93" w14:textId="77777777" w:rsidR="00EB5D0E" w:rsidRDefault="00000000">
      <w:pPr>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CPA PART 2 SECTION 3</w:t>
      </w:r>
    </w:p>
    <w:p w14:paraId="1154A66C" w14:textId="77777777" w:rsidR="00EB5D0E" w:rsidRDefault="00000000">
      <w:pPr>
        <w:tabs>
          <w:tab w:val="left" w:pos="2970"/>
        </w:tabs>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FULL </w:t>
      </w:r>
      <w:proofErr w:type="gramStart"/>
      <w:r>
        <w:rPr>
          <w:rFonts w:ascii="Times New Roman" w:eastAsia="Times New Roman" w:hAnsi="Times New Roman" w:cs="Times New Roman"/>
          <w:b/>
          <w:color w:val="000000"/>
        </w:rPr>
        <w:t>TIME  COURSE</w:t>
      </w:r>
      <w:proofErr w:type="gramEnd"/>
    </w:p>
    <w:p w14:paraId="778144CA" w14:textId="77777777" w:rsidR="00EB5D0E" w:rsidRDefault="00000000">
      <w:pPr>
        <w:spacing w:after="0" w:line="360" w:lineRule="auto"/>
        <w:ind w:left="1440"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COMPANY LAW</w:t>
      </w:r>
    </w:p>
    <w:p w14:paraId="3538E521" w14:textId="77777777" w:rsidR="00EB5D0E" w:rsidRDefault="00000000">
      <w:pPr>
        <w:keepNext/>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CHAPTER FOUR: SHARES</w:t>
      </w:r>
    </w:p>
    <w:p w14:paraId="62BB049E" w14:textId="77777777" w:rsidR="00EB5D0E" w:rsidRDefault="00EB5D0E">
      <w:pPr>
        <w:keepNext/>
        <w:spacing w:after="0" w:line="240" w:lineRule="auto"/>
        <w:jc w:val="both"/>
        <w:rPr>
          <w:rFonts w:ascii="Times New Roman" w:eastAsia="Times New Roman" w:hAnsi="Times New Roman" w:cs="Times New Roman"/>
          <w:b/>
          <w:u w:val="single"/>
        </w:rPr>
      </w:pPr>
    </w:p>
    <w:p w14:paraId="3BAD153D" w14:textId="77777777" w:rsidR="00EB5D0E" w:rsidRDefault="00000000">
      <w:pPr>
        <w:keepNext/>
        <w:numPr>
          <w:ilvl w:val="1"/>
          <w:numId w:val="10"/>
        </w:num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bookmarkStart w:id="0" w:name="_Hlk163767848"/>
      <w:r>
        <w:rPr>
          <w:rFonts w:ascii="Times New Roman" w:eastAsia="Times New Roman" w:hAnsi="Times New Roman" w:cs="Times New Roman"/>
          <w:b/>
          <w:color w:val="000000"/>
          <w:u w:val="single"/>
        </w:rPr>
        <w:t>Classes of shares</w:t>
      </w:r>
    </w:p>
    <w:p w14:paraId="7A1497F4" w14:textId="77777777" w:rsidR="00EB5D0E" w:rsidRDefault="00EB5D0E">
      <w:pPr>
        <w:keepNext/>
        <w:spacing w:after="0" w:line="240" w:lineRule="auto"/>
        <w:jc w:val="both"/>
        <w:rPr>
          <w:rFonts w:ascii="Times New Roman" w:eastAsia="Times New Roman" w:hAnsi="Times New Roman" w:cs="Times New Roman"/>
        </w:rPr>
      </w:pPr>
    </w:p>
    <w:p w14:paraId="031660D5" w14:textId="77777777" w:rsidR="00EB5D0E" w:rsidRDefault="00000000">
      <w:pPr>
        <w:keepNext/>
        <w:numPr>
          <w:ilvl w:val="2"/>
          <w:numId w:val="10"/>
        </w:num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introduction</w:t>
      </w:r>
    </w:p>
    <w:p w14:paraId="0C8D8228" w14:textId="77777777" w:rsidR="00EB5D0E" w:rsidRDefault="00EB5D0E">
      <w:pPr>
        <w:keepNext/>
        <w:spacing w:after="0" w:line="240" w:lineRule="auto"/>
        <w:jc w:val="both"/>
        <w:rPr>
          <w:rFonts w:ascii="Times New Roman" w:eastAsia="Times New Roman" w:hAnsi="Times New Roman" w:cs="Times New Roman"/>
        </w:rPr>
      </w:pPr>
    </w:p>
    <w:p w14:paraId="2BC6E38B"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Section 323 of the Act provides that the shares or other interest of a member in a personal property and are not in the nature of real estate.</w:t>
      </w:r>
    </w:p>
    <w:p w14:paraId="08142002" w14:textId="77777777" w:rsidR="00EB5D0E" w:rsidRDefault="00EB5D0E">
      <w:pPr>
        <w:keepNext/>
        <w:spacing w:after="0" w:line="240" w:lineRule="auto"/>
        <w:jc w:val="both"/>
        <w:rPr>
          <w:rFonts w:ascii="Times New Roman" w:eastAsia="Times New Roman" w:hAnsi="Times New Roman" w:cs="Times New Roman"/>
        </w:rPr>
      </w:pPr>
    </w:p>
    <w:p w14:paraId="071CB320"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Section 32 thereafter provides that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shares and any other interests of a member in a company are transferable in accordance with the company's articles.</w:t>
      </w:r>
    </w:p>
    <w:p w14:paraId="73108BE8" w14:textId="77777777" w:rsidR="00EB5D0E" w:rsidRDefault="00EB5D0E">
      <w:pPr>
        <w:keepNext/>
        <w:spacing w:after="0" w:line="240" w:lineRule="auto"/>
        <w:jc w:val="both"/>
        <w:rPr>
          <w:rFonts w:ascii="Times New Roman" w:eastAsia="Times New Roman" w:hAnsi="Times New Roman" w:cs="Times New Roman"/>
        </w:rPr>
      </w:pPr>
    </w:p>
    <w:p w14:paraId="5CD42B18"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definition of a share which is generally quoted in English </w:t>
      </w:r>
      <w:proofErr w:type="gramStart"/>
      <w:r>
        <w:rPr>
          <w:rFonts w:ascii="Times New Roman" w:eastAsia="Times New Roman" w:hAnsi="Times New Roman" w:cs="Times New Roman"/>
        </w:rPr>
        <w:t>text-books</w:t>
      </w:r>
      <w:proofErr w:type="gramEnd"/>
      <w:r>
        <w:rPr>
          <w:rFonts w:ascii="Times New Roman" w:eastAsia="Times New Roman" w:hAnsi="Times New Roman" w:cs="Times New Roman"/>
        </w:rPr>
        <w:t xml:space="preserve"> on Company Law is that of Farwell, J. in </w:t>
      </w:r>
      <w:r>
        <w:rPr>
          <w:rFonts w:ascii="Times New Roman" w:eastAsia="Times New Roman" w:hAnsi="Times New Roman" w:cs="Times New Roman"/>
          <w:b/>
          <w:u w:val="single"/>
        </w:rPr>
        <w:t>Borland’s Trustee v Steel Brothers</w:t>
      </w:r>
      <w:r>
        <w:rPr>
          <w:rFonts w:ascii="Times New Roman" w:eastAsia="Times New Roman" w:hAnsi="Times New Roman" w:cs="Times New Roman"/>
        </w:rPr>
        <w:t xml:space="preserve"> to the effect that,</w:t>
      </w:r>
    </w:p>
    <w:p w14:paraId="528617DA" w14:textId="77777777" w:rsidR="00EB5D0E" w:rsidRDefault="00EB5D0E">
      <w:pPr>
        <w:keepNext/>
        <w:spacing w:after="0" w:line="240" w:lineRule="auto"/>
        <w:jc w:val="both"/>
        <w:rPr>
          <w:rFonts w:ascii="Times New Roman" w:eastAsia="Times New Roman" w:hAnsi="Times New Roman" w:cs="Times New Roman"/>
        </w:rPr>
      </w:pPr>
    </w:p>
    <w:p w14:paraId="7D4DE1C1"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i/>
        </w:rPr>
        <w:t xml:space="preserve">a share is the interest of a shareholder in the company measured by a sum of money, for the purpose of liability in the first place, and of interest in the second, but also consisting of a series of mutual covenants entered into by all the shareholders inter se in accordance with (Section 30 of the Companies </w:t>
      </w:r>
      <w:proofErr w:type="gramStart"/>
      <w:r>
        <w:rPr>
          <w:rFonts w:ascii="Times New Roman" w:eastAsia="Times New Roman" w:hAnsi="Times New Roman" w:cs="Times New Roman"/>
          <w:b/>
          <w:i/>
        </w:rPr>
        <w:t>Act )</w:t>
      </w:r>
      <w:proofErr w:type="gramEnd"/>
      <w:r>
        <w:rPr>
          <w:rFonts w:ascii="Times New Roman" w:eastAsia="Times New Roman" w:hAnsi="Times New Roman" w:cs="Times New Roman"/>
          <w:b/>
          <w:i/>
        </w:rPr>
        <w:t xml:space="preserve">. The contract contained in the Articles of Association is one of the original incidents of the share. A share is not a sum of money, but is an interest measured by a sum of money and made up of various rights contained in the contract, including the right to a sum of money of a </w:t>
      </w:r>
      <w:proofErr w:type="gramStart"/>
      <w:r>
        <w:rPr>
          <w:rFonts w:ascii="Times New Roman" w:eastAsia="Times New Roman" w:hAnsi="Times New Roman" w:cs="Times New Roman"/>
          <w:b/>
          <w:i/>
        </w:rPr>
        <w:t>more or less amount</w:t>
      </w:r>
      <w:proofErr w:type="gramEnd"/>
      <w:r>
        <w:rPr>
          <w:rFonts w:ascii="Times New Roman" w:eastAsia="Times New Roman" w:hAnsi="Times New Roman" w:cs="Times New Roman"/>
        </w:rPr>
        <w:t>”.</w:t>
      </w:r>
    </w:p>
    <w:p w14:paraId="2FDAA7F8" w14:textId="77777777" w:rsidR="00EB5D0E" w:rsidRDefault="00EB5D0E">
      <w:pPr>
        <w:keepNext/>
        <w:spacing w:after="0" w:line="240" w:lineRule="auto"/>
        <w:jc w:val="both"/>
        <w:rPr>
          <w:rFonts w:ascii="Times New Roman" w:eastAsia="Times New Roman" w:hAnsi="Times New Roman" w:cs="Times New Roman"/>
        </w:rPr>
      </w:pPr>
    </w:p>
    <w:p w14:paraId="726A9C7F"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From the above definition it should be noted that a share:</w:t>
      </w:r>
    </w:p>
    <w:p w14:paraId="7F02B84F" w14:textId="77777777" w:rsidR="00EB5D0E" w:rsidRDefault="00EB5D0E">
      <w:pPr>
        <w:keepNext/>
        <w:spacing w:after="0" w:line="240" w:lineRule="auto"/>
        <w:jc w:val="both"/>
        <w:rPr>
          <w:rFonts w:ascii="Times New Roman" w:eastAsia="Times New Roman" w:hAnsi="Times New Roman" w:cs="Times New Roman"/>
        </w:rPr>
      </w:pPr>
    </w:p>
    <w:p w14:paraId="2665986D" w14:textId="77777777" w:rsidR="00EB5D0E" w:rsidRDefault="00000000">
      <w:pPr>
        <w:keepNext/>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Is a yardstick of the holder’s liability to the company (if the company is limited by shares</w:t>
      </w:r>
      <w:proofErr w:type="gramStart"/>
      <w:r>
        <w:rPr>
          <w:rFonts w:ascii="Times New Roman" w:eastAsia="Times New Roman" w:hAnsi="Times New Roman" w:cs="Times New Roman"/>
          <w:color w:val="000000"/>
        </w:rPr>
        <w:t>);</w:t>
      </w:r>
      <w:proofErr w:type="gramEnd"/>
    </w:p>
    <w:p w14:paraId="22954C77" w14:textId="77777777" w:rsidR="00EB5D0E" w:rsidRDefault="00000000">
      <w:pPr>
        <w:keepNext/>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Is the yardstick of the holder’s right in the company, particularly the dividends payable by the company to the shareholders, voting rights and return of capital on a winding </w:t>
      </w:r>
      <w:proofErr w:type="gramStart"/>
      <w:r>
        <w:rPr>
          <w:rFonts w:ascii="Times New Roman" w:eastAsia="Times New Roman" w:hAnsi="Times New Roman" w:cs="Times New Roman"/>
          <w:color w:val="000000"/>
        </w:rPr>
        <w:t>up;</w:t>
      </w:r>
      <w:proofErr w:type="gramEnd"/>
    </w:p>
    <w:p w14:paraId="54A333EA" w14:textId="77777777" w:rsidR="00EB5D0E" w:rsidRDefault="00000000">
      <w:pPr>
        <w:keepNext/>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Is the foundation of the bundle of rights and liabilities arising from the statutory contract contained in the Articles of Association. </w:t>
      </w:r>
    </w:p>
    <w:p w14:paraId="140B8B2D" w14:textId="77777777" w:rsidR="00EB5D0E" w:rsidRDefault="00000000">
      <w:pPr>
        <w:keepNext/>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Is a form of property which, being transferable, can be bought, sold, given as security for a loan or disposed of under a will. A person who owns one or more shares in a company is ipso facto, a member of the company (unless the company did not enter his name in its register of members </w:t>
      </w:r>
      <w:proofErr w:type="gramStart"/>
      <w:r>
        <w:rPr>
          <w:rFonts w:ascii="Times New Roman" w:eastAsia="Times New Roman" w:hAnsi="Times New Roman" w:cs="Times New Roman"/>
          <w:color w:val="000000"/>
        </w:rPr>
        <w:t>as a consequence of</w:t>
      </w:r>
      <w:proofErr w:type="gramEnd"/>
      <w:r>
        <w:rPr>
          <w:rFonts w:ascii="Times New Roman" w:eastAsia="Times New Roman" w:hAnsi="Times New Roman" w:cs="Times New Roman"/>
          <w:color w:val="000000"/>
        </w:rPr>
        <w:t xml:space="preserve"> which he is technically not regarded as a member of the company as was held in </w:t>
      </w:r>
      <w:r>
        <w:rPr>
          <w:rFonts w:ascii="Times New Roman" w:eastAsia="Times New Roman" w:hAnsi="Times New Roman" w:cs="Times New Roman"/>
          <w:b/>
          <w:color w:val="000000"/>
          <w:u w:val="single"/>
        </w:rPr>
        <w:t>Nicoll’s case</w:t>
      </w:r>
      <w:r>
        <w:rPr>
          <w:rFonts w:ascii="Times New Roman" w:eastAsia="Times New Roman" w:hAnsi="Times New Roman" w:cs="Times New Roman"/>
          <w:color w:val="000000"/>
        </w:rPr>
        <w:t>).</w:t>
      </w:r>
    </w:p>
    <w:p w14:paraId="19E6F7CB" w14:textId="77777777" w:rsidR="00EB5D0E" w:rsidRDefault="00EB5D0E">
      <w:pPr>
        <w:keepNext/>
        <w:spacing w:after="0" w:line="240" w:lineRule="auto"/>
        <w:jc w:val="both"/>
        <w:rPr>
          <w:rFonts w:ascii="Times New Roman" w:eastAsia="Times New Roman" w:hAnsi="Times New Roman" w:cs="Times New Roman"/>
        </w:rPr>
      </w:pPr>
    </w:p>
    <w:p w14:paraId="4CBCF44C"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Note that companies limited by guarantee and not having a share capital have members who do not own shares in the company.</w:t>
      </w:r>
    </w:p>
    <w:p w14:paraId="07F4E161" w14:textId="77777777" w:rsidR="00EB5D0E" w:rsidRDefault="00EB5D0E">
      <w:pPr>
        <w:keepNext/>
        <w:spacing w:after="0" w:line="240" w:lineRule="auto"/>
        <w:jc w:val="both"/>
        <w:rPr>
          <w:rFonts w:ascii="Times New Roman" w:eastAsia="Times New Roman" w:hAnsi="Times New Roman" w:cs="Times New Roman"/>
        </w:rPr>
      </w:pPr>
    </w:p>
    <w:p w14:paraId="5876EA94" w14:textId="77777777" w:rsidR="00EB5D0E" w:rsidRDefault="00000000">
      <w:pPr>
        <w:keepNext/>
        <w:numPr>
          <w:ilvl w:val="2"/>
          <w:numId w:val="10"/>
        </w:num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The classes of shares</w:t>
      </w:r>
    </w:p>
    <w:p w14:paraId="65120D46" w14:textId="77777777" w:rsidR="00EB5D0E" w:rsidRDefault="00EB5D0E">
      <w:pPr>
        <w:keepNext/>
        <w:spacing w:after="0" w:line="240" w:lineRule="auto"/>
        <w:jc w:val="both"/>
        <w:rPr>
          <w:rFonts w:ascii="Times New Roman" w:eastAsia="Times New Roman" w:hAnsi="Times New Roman" w:cs="Times New Roman"/>
          <w:b/>
          <w:u w:val="single"/>
        </w:rPr>
      </w:pPr>
    </w:p>
    <w:p w14:paraId="00942AA6" w14:textId="77777777" w:rsidR="00EB5D0E"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classes or types of shares, which can be created and issued by a company, are not prescribed by the Companies Act. They depend on the provisions of the company’s constitution, usually the Articles of Association, or the contract pursuant to which they are issued. Legally, therefore, a company can create any </w:t>
      </w:r>
      <w:r>
        <w:rPr>
          <w:rFonts w:ascii="Times New Roman" w:eastAsia="Times New Roman" w:hAnsi="Times New Roman" w:cs="Times New Roman"/>
        </w:rPr>
        <w:lastRenderedPageBreak/>
        <w:t>type or class of shares it pleases but in practice the following are the classes of shares generally issued by registered companies:</w:t>
      </w:r>
    </w:p>
    <w:p w14:paraId="4F34CB37" w14:textId="77777777" w:rsidR="00EB5D0E" w:rsidRDefault="00EB5D0E">
      <w:pPr>
        <w:keepNext/>
        <w:spacing w:after="0" w:line="240" w:lineRule="auto"/>
        <w:jc w:val="both"/>
        <w:rPr>
          <w:rFonts w:ascii="Times New Roman" w:eastAsia="Times New Roman" w:hAnsi="Times New Roman" w:cs="Times New Roman"/>
        </w:rPr>
      </w:pPr>
    </w:p>
    <w:p w14:paraId="3764DD91" w14:textId="77777777" w:rsidR="00EB5D0E" w:rsidRDefault="00000000">
      <w:pPr>
        <w:keepNext/>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Ordinary shares</w:t>
      </w:r>
    </w:p>
    <w:p w14:paraId="3394C7C9" w14:textId="77777777" w:rsidR="00EB5D0E" w:rsidRDefault="00EB5D0E">
      <w:pPr>
        <w:keepNext/>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rPr>
      </w:pPr>
    </w:p>
    <w:p w14:paraId="6DC14821" w14:textId="77777777" w:rsidR="00EB5D0E" w:rsidRDefault="00000000">
      <w:pPr>
        <w:keepNext/>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Preference shares</w:t>
      </w:r>
    </w:p>
    <w:p w14:paraId="2AF8F939" w14:textId="77777777" w:rsidR="00EB5D0E" w:rsidRDefault="00000000">
      <w:pPr>
        <w:keepNext/>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Participating preference shares and non-participating preference shares</w:t>
      </w:r>
    </w:p>
    <w:p w14:paraId="2C7DD474" w14:textId="77777777" w:rsidR="00EB5D0E" w:rsidRDefault="00000000">
      <w:pPr>
        <w:keepNext/>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Redeemable preference shares and non-redeemable preference shares</w:t>
      </w:r>
    </w:p>
    <w:p w14:paraId="724C2A53" w14:textId="77777777" w:rsidR="00EB5D0E" w:rsidRDefault="00000000">
      <w:pPr>
        <w:keepNext/>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Cumulative preference shares and non-cumulative preference shares</w:t>
      </w:r>
    </w:p>
    <w:p w14:paraId="6F00973A" w14:textId="77777777" w:rsidR="00EB5D0E" w:rsidRDefault="00EB5D0E">
      <w:pPr>
        <w:keepNext/>
        <w:pBdr>
          <w:top w:val="nil"/>
          <w:left w:val="nil"/>
          <w:bottom w:val="nil"/>
          <w:right w:val="nil"/>
          <w:between w:val="nil"/>
        </w:pBdr>
        <w:spacing w:after="0" w:line="240" w:lineRule="auto"/>
        <w:ind w:left="1440" w:hanging="720"/>
        <w:jc w:val="both"/>
        <w:rPr>
          <w:rFonts w:ascii="Times New Roman" w:eastAsia="Times New Roman" w:hAnsi="Times New Roman" w:cs="Times New Roman"/>
          <w:color w:val="000000"/>
        </w:rPr>
      </w:pPr>
    </w:p>
    <w:p w14:paraId="04B68DA0" w14:textId="77777777" w:rsidR="00EB5D0E" w:rsidRDefault="00000000">
      <w:pPr>
        <w:keepNext/>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Deferred or founders or management shares</w:t>
      </w:r>
    </w:p>
    <w:p w14:paraId="6A63E8D9" w14:textId="77777777" w:rsidR="00EB5D0E" w:rsidRDefault="00EB5D0E">
      <w:pPr>
        <w:keepNext/>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rPr>
      </w:pPr>
    </w:p>
    <w:p w14:paraId="15E8AFBE" w14:textId="77777777" w:rsidR="00EB5D0E" w:rsidRDefault="00000000">
      <w:pPr>
        <w:keepNext/>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Employee shares</w:t>
      </w:r>
    </w:p>
    <w:p w14:paraId="1AAAB683" w14:textId="77777777" w:rsidR="00EB5D0E" w:rsidRDefault="00EB5D0E">
      <w:pPr>
        <w:jc w:val="both"/>
        <w:rPr>
          <w:rFonts w:ascii="Times New Roman" w:eastAsia="Times New Roman" w:hAnsi="Times New Roman" w:cs="Times New Roman"/>
        </w:rPr>
      </w:pPr>
    </w:p>
    <w:p w14:paraId="222872B1" w14:textId="77777777" w:rsidR="00EB5D0E" w:rsidRDefault="00000000">
      <w:pPr>
        <w:jc w:val="both"/>
        <w:rPr>
          <w:rFonts w:ascii="Times New Roman" w:eastAsia="Times New Roman" w:hAnsi="Times New Roman" w:cs="Times New Roman"/>
          <w:b/>
          <w:u w:val="single"/>
        </w:rPr>
      </w:pPr>
      <w:r>
        <w:rPr>
          <w:rFonts w:ascii="Times New Roman" w:eastAsia="Times New Roman" w:hAnsi="Times New Roman" w:cs="Times New Roman"/>
          <w:b/>
          <w:u w:val="single"/>
        </w:rPr>
        <w:t>Ordinary shares</w:t>
      </w:r>
    </w:p>
    <w:p w14:paraId="04C4C580"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Most companies have just ordinary/equity shares. They carry one vote per share, are entitled to participate equally in dividends and, if the company is wound up, share in the proceeds of the company's assets after all the debts have been paid. Some companies create different classes of ordinary shares. This is done to create some small difference between the different classes, e.g. to allow the directors to pay different dividends to the holders of the different share classes, or to distinguish between the shares so that different rules apply for share transfers, etc. There can also be ordinary shares in the same company that are of different nominal values, e.g. </w:t>
      </w:r>
      <w:proofErr w:type="spellStart"/>
      <w:r>
        <w:rPr>
          <w:rFonts w:ascii="Times New Roman" w:eastAsia="Times New Roman" w:hAnsi="Times New Roman" w:cs="Times New Roman"/>
        </w:rPr>
        <w:t>Ksh</w:t>
      </w:r>
      <w:proofErr w:type="spellEnd"/>
      <w:r>
        <w:rPr>
          <w:rFonts w:ascii="Times New Roman" w:eastAsia="Times New Roman" w:hAnsi="Times New Roman" w:cs="Times New Roman"/>
        </w:rPr>
        <w:t xml:space="preserve">. 100 ordinary shares and </w:t>
      </w:r>
      <w:proofErr w:type="spellStart"/>
      <w:r>
        <w:rPr>
          <w:rFonts w:ascii="Times New Roman" w:eastAsia="Times New Roman" w:hAnsi="Times New Roman" w:cs="Times New Roman"/>
        </w:rPr>
        <w:t>Ksh</w:t>
      </w:r>
      <w:proofErr w:type="spellEnd"/>
      <w:r>
        <w:rPr>
          <w:rFonts w:ascii="Times New Roman" w:eastAsia="Times New Roman" w:hAnsi="Times New Roman" w:cs="Times New Roman"/>
        </w:rPr>
        <w:t>. 10 ordinary shares.</w:t>
      </w:r>
      <w:r>
        <w:rPr>
          <w:rFonts w:ascii="Times New Roman" w:eastAsia="Times New Roman" w:hAnsi="Times New Roman" w:cs="Times New Roman"/>
        </w:rPr>
        <w:tab/>
      </w:r>
    </w:p>
    <w:p w14:paraId="0BD960C6" w14:textId="77777777" w:rsidR="00EB5D0E" w:rsidRDefault="00000000">
      <w:pPr>
        <w:jc w:val="both"/>
        <w:rPr>
          <w:rFonts w:ascii="Times New Roman" w:eastAsia="Times New Roman" w:hAnsi="Times New Roman" w:cs="Times New Roman"/>
          <w:b/>
          <w:u w:val="single"/>
        </w:rPr>
      </w:pPr>
      <w:r>
        <w:rPr>
          <w:rFonts w:ascii="Times New Roman" w:eastAsia="Times New Roman" w:hAnsi="Times New Roman" w:cs="Times New Roman"/>
          <w:b/>
          <w:u w:val="single"/>
        </w:rPr>
        <w:t>Preference shares</w:t>
      </w:r>
    </w:p>
    <w:p w14:paraId="2D6231E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nature of “preference” shares and the rights attached to them have been explained by the English courts in various cases. The decisions may be summarized as follows:</w:t>
      </w:r>
    </w:p>
    <w:p w14:paraId="2B21E1BC"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essential characteristic of a preference share is that it carries a prior right to receive an annual dividend of a fixed amount, e.g. 6% dividends. This is the only preferential right that it would have over the other shares, particularly the ordinary shares. If the share is to have any other preferential right, such a right must be expressly conferred by the contract under which it was issued or, exceptionally, the company’s articles of association.</w:t>
      </w:r>
    </w:p>
    <w:p w14:paraId="4DDDA936"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4BB15422"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As regards the priority dividend entitlement, four points should be noted:</w:t>
      </w:r>
    </w:p>
    <w:p w14:paraId="6CF57C2F" w14:textId="77777777" w:rsidR="00EB5D0E"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right is merely to receive a dividend at the specified rate before any dividend may be paid on ordinary or other classes of shares. It is a priority right to whatever dividend may be declared. It is not a right to compel the company to pay the dividend if it declines to do so. This issue is likely to arise if the company decides to transfer profits to reserve or makes a provision in its accounts for a liability or loss instead of using the profits to pay the preference dividend. In </w:t>
      </w:r>
      <w:r>
        <w:rPr>
          <w:rFonts w:ascii="Times New Roman" w:eastAsia="Times New Roman" w:hAnsi="Times New Roman" w:cs="Times New Roman"/>
          <w:b/>
          <w:color w:val="000000"/>
          <w:u w:val="single"/>
        </w:rPr>
        <w:t xml:space="preserve">Bond V Barrow </w:t>
      </w:r>
      <w:proofErr w:type="spellStart"/>
      <w:r>
        <w:rPr>
          <w:rFonts w:ascii="Times New Roman" w:eastAsia="Times New Roman" w:hAnsi="Times New Roman" w:cs="Times New Roman"/>
          <w:b/>
          <w:color w:val="000000"/>
          <w:u w:val="single"/>
        </w:rPr>
        <w:t>Haematite</w:t>
      </w:r>
      <w:proofErr w:type="spellEnd"/>
      <w:r>
        <w:rPr>
          <w:rFonts w:ascii="Times New Roman" w:eastAsia="Times New Roman" w:hAnsi="Times New Roman" w:cs="Times New Roman"/>
          <w:b/>
          <w:color w:val="000000"/>
          <w:u w:val="single"/>
        </w:rPr>
        <w:t xml:space="preserve"> Steel Co (1902)</w:t>
      </w:r>
      <w:r>
        <w:rPr>
          <w:rFonts w:ascii="Times New Roman" w:eastAsia="Times New Roman" w:hAnsi="Times New Roman" w:cs="Times New Roman"/>
          <w:color w:val="000000"/>
        </w:rPr>
        <w:t xml:space="preserve">, The company did not pay its preference dividend. Bond and other preference shareholders contended that the company had available reserves of 240,000 pounds from which it could have declared the dividend on their shares. The company replied that it had suffered realized losses of 200,000 pounds on the disposal or demolition of current assets and, in addition, its retained </w:t>
      </w:r>
      <w:r>
        <w:rPr>
          <w:rFonts w:ascii="Times New Roman" w:eastAsia="Times New Roman" w:hAnsi="Times New Roman" w:cs="Times New Roman"/>
          <w:color w:val="000000"/>
        </w:rPr>
        <w:lastRenderedPageBreak/>
        <w:t xml:space="preserve">fixed assets had diminished in value generally by 50,000 pounds. It, therefore, decided to retain the funds in question to make good the losses. It was held that the court could not overrule the directors in their decision that the “state of the accounts did not admit of any such payment” (of preference dividend). It was also held in </w:t>
      </w:r>
      <w:r>
        <w:rPr>
          <w:rFonts w:ascii="Times New Roman" w:eastAsia="Times New Roman" w:hAnsi="Times New Roman" w:cs="Times New Roman"/>
          <w:b/>
          <w:color w:val="000000"/>
          <w:u w:val="single"/>
        </w:rPr>
        <w:t>Re Buenos Aires Great Southern Railway Co. Ltd</w:t>
      </w:r>
      <w:r>
        <w:rPr>
          <w:rFonts w:ascii="Times New Roman" w:eastAsia="Times New Roman" w:hAnsi="Times New Roman" w:cs="Times New Roman"/>
          <w:color w:val="000000"/>
        </w:rPr>
        <w:t xml:space="preserve"> that if the company’s articles entitle the preference shareholders to receive a fixed dividend for each year “out of the profits of the company”, the words “profits of the company” means the profits available for dividend after setting aside such reserves as the directors think fit. If the whole of the profits are transferred to reserve the preference shareholders are NOT entitled to any dividends.</w:t>
      </w:r>
    </w:p>
    <w:p w14:paraId="20A9FD21" w14:textId="77777777" w:rsidR="00EB5D0E" w:rsidRDefault="00EB5D0E">
      <w:pPr>
        <w:pBdr>
          <w:top w:val="nil"/>
          <w:left w:val="nil"/>
          <w:bottom w:val="nil"/>
          <w:right w:val="nil"/>
          <w:between w:val="nil"/>
        </w:pBdr>
        <w:spacing w:after="0"/>
        <w:ind w:left="1440" w:hanging="720"/>
        <w:jc w:val="both"/>
        <w:rPr>
          <w:rFonts w:ascii="Times New Roman" w:eastAsia="Times New Roman" w:hAnsi="Times New Roman" w:cs="Times New Roman"/>
          <w:color w:val="000000"/>
        </w:rPr>
      </w:pPr>
    </w:p>
    <w:p w14:paraId="34609DC0"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Cumulative and non-cumulative preference shares</w:t>
      </w:r>
      <w:r>
        <w:rPr>
          <w:rFonts w:ascii="Times New Roman" w:eastAsia="Times New Roman" w:hAnsi="Times New Roman" w:cs="Times New Roman"/>
          <w:color w:val="000000"/>
        </w:rPr>
        <w:t xml:space="preserve">: The </w:t>
      </w:r>
      <w:r>
        <w:rPr>
          <w:rFonts w:ascii="Times New Roman" w:eastAsia="Times New Roman" w:hAnsi="Times New Roman" w:cs="Times New Roman"/>
          <w:b/>
          <w:color w:val="000000"/>
        </w:rPr>
        <w:t>right to receive a preference dividend is deemed to be cumulative</w:t>
      </w:r>
      <w:r>
        <w:rPr>
          <w:rFonts w:ascii="Times New Roman" w:eastAsia="Times New Roman" w:hAnsi="Times New Roman" w:cs="Times New Roman"/>
          <w:color w:val="000000"/>
        </w:rPr>
        <w:t xml:space="preserve"> unless the contrary is stated. If, therefore, a 7% dividend is not paid in year 1, the priority entitlement is normally carried forward to year 2, increasing the priority right for that year to 14%and so on. When arrears of cumulative dividend are paid, the holders of the shares at the time when the dividend is declared are entitled to the whole of it even though they did not hold the shares in the year to which the arrears relate. An intention that preference shares could not carry forward an entitlement to arrears is usually expressed by the word “</w:t>
      </w:r>
      <w:r>
        <w:rPr>
          <w:rFonts w:ascii="Times New Roman" w:eastAsia="Times New Roman" w:hAnsi="Times New Roman" w:cs="Times New Roman"/>
          <w:b/>
          <w:color w:val="000000"/>
        </w:rPr>
        <w:t>non-cumulative</w:t>
      </w:r>
      <w:r>
        <w:rPr>
          <w:rFonts w:ascii="Times New Roman" w:eastAsia="Times New Roman" w:hAnsi="Times New Roman" w:cs="Times New Roman"/>
          <w:color w:val="000000"/>
        </w:rPr>
        <w:t xml:space="preserve">”.  If nothing is expressed (though cumulative preference shares are usually described as “cumulative” to remove all possible doubt) they are deemed to be cumulative, it was so held in </w:t>
      </w:r>
      <w:r>
        <w:rPr>
          <w:rFonts w:ascii="Times New Roman" w:eastAsia="Times New Roman" w:hAnsi="Times New Roman" w:cs="Times New Roman"/>
          <w:b/>
          <w:color w:val="000000"/>
          <w:u w:val="single"/>
        </w:rPr>
        <w:t>Webb v Earle</w:t>
      </w:r>
      <w:r>
        <w:rPr>
          <w:rFonts w:ascii="Times New Roman" w:eastAsia="Times New Roman" w:hAnsi="Times New Roman" w:cs="Times New Roman"/>
          <w:color w:val="000000"/>
        </w:rPr>
        <w:t xml:space="preserve"> (1875).</w:t>
      </w:r>
    </w:p>
    <w:p w14:paraId="7990A284"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3CB7A501"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the company which has arrears of unpaid cumulative preference dividends goes into liquidation, the preference shareholders cease to be entitled to the arrears unless:</w:t>
      </w:r>
    </w:p>
    <w:p w14:paraId="6C41E55C"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3708FDFF" w14:textId="77777777" w:rsidR="00EB5D0E"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dividend has been declared though not yet paid when liquidation </w:t>
      </w:r>
      <w:proofErr w:type="gramStart"/>
      <w:r>
        <w:rPr>
          <w:rFonts w:ascii="Times New Roman" w:eastAsia="Times New Roman" w:hAnsi="Times New Roman" w:cs="Times New Roman"/>
          <w:color w:val="000000"/>
        </w:rPr>
        <w:t>commences;</w:t>
      </w:r>
      <w:proofErr w:type="gramEnd"/>
    </w:p>
    <w:p w14:paraId="6F04F7FA" w14:textId="77777777" w:rsidR="00EB5D0E"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articles (or other terms of issue) expressly provide that in liquidation arrears are to be paid in priority to return of capital to members.</w:t>
      </w:r>
    </w:p>
    <w:p w14:paraId="2CAA1195" w14:textId="77777777" w:rsidR="00EB5D0E" w:rsidRDefault="00EB5D0E">
      <w:pPr>
        <w:pBdr>
          <w:top w:val="nil"/>
          <w:left w:val="nil"/>
          <w:bottom w:val="nil"/>
          <w:right w:val="nil"/>
          <w:between w:val="nil"/>
        </w:pBdr>
        <w:spacing w:after="0"/>
        <w:ind w:left="1440" w:hanging="720"/>
        <w:jc w:val="both"/>
        <w:rPr>
          <w:rFonts w:ascii="Times New Roman" w:eastAsia="Times New Roman" w:hAnsi="Times New Roman" w:cs="Times New Roman"/>
          <w:color w:val="000000"/>
        </w:rPr>
      </w:pPr>
    </w:p>
    <w:p w14:paraId="13713A01"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Participating and non-participating preference shares</w:t>
      </w:r>
      <w:r>
        <w:rPr>
          <w:rFonts w:ascii="Times New Roman" w:eastAsia="Times New Roman" w:hAnsi="Times New Roman" w:cs="Times New Roman"/>
          <w:color w:val="000000"/>
        </w:rPr>
        <w:t xml:space="preserve">: Holders of preference shares have </w:t>
      </w:r>
      <w:r>
        <w:rPr>
          <w:rFonts w:ascii="Times New Roman" w:eastAsia="Times New Roman" w:hAnsi="Times New Roman" w:cs="Times New Roman"/>
          <w:b/>
          <w:color w:val="000000"/>
        </w:rPr>
        <w:t>no entitlement to participate in any additional dividend over and above their specified rate</w:t>
      </w:r>
      <w:r>
        <w:rPr>
          <w:rFonts w:ascii="Times New Roman" w:eastAsia="Times New Roman" w:hAnsi="Times New Roman" w:cs="Times New Roman"/>
          <w:color w:val="000000"/>
        </w:rPr>
        <w:t>. If, for example, a 7% dividend is paid on 7% preference shares, the entire balance of available profit may then be distributed to the holders of ordinary shares. But this rule also may be expressly overridden by the terms of issue. For example, the articles may provide that the preference shares are to receive a priority 7% dividend and are also to participate equally in any dividends payable after the ordinary shares have received a 7% dividend. The company might then distribute, say, 9% to its ordinary shareholders and an extra 2% (making 9% in all) to its preference shareholders. These preference shares are called participative preference shares. Since there is no limit on the amount of dividend, which may be paid on them, they are a form of “equity share capital” even if their entitlement to capital is restricted.</w:t>
      </w:r>
    </w:p>
    <w:p w14:paraId="79CAE6AA"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780011B3"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Redeemable and non-redeemable preference shares</w:t>
      </w:r>
      <w:r>
        <w:rPr>
          <w:rFonts w:ascii="Times New Roman" w:eastAsia="Times New Roman" w:hAnsi="Times New Roman" w:cs="Times New Roman"/>
          <w:color w:val="000000"/>
        </w:rPr>
        <w:t xml:space="preserve">: Those preference shares, which can be redeemed or repaid after the expiry of a fixed period or after giving the prescribed notice as desired by the company, are known as redeemable preference shares. Terms of redemption are announced at the time of issue of such shares. On the other hand, preference shares, which cannot be redeemed </w:t>
      </w:r>
      <w:r>
        <w:rPr>
          <w:rFonts w:ascii="Times New Roman" w:eastAsia="Times New Roman" w:hAnsi="Times New Roman" w:cs="Times New Roman"/>
          <w:color w:val="000000"/>
        </w:rPr>
        <w:lastRenderedPageBreak/>
        <w:t xml:space="preserve">during the </w:t>
      </w:r>
      <w:proofErr w:type="gramStart"/>
      <w:r>
        <w:rPr>
          <w:rFonts w:ascii="Times New Roman" w:eastAsia="Times New Roman" w:hAnsi="Times New Roman" w:cs="Times New Roman"/>
          <w:color w:val="000000"/>
        </w:rPr>
        <w:t>life time</w:t>
      </w:r>
      <w:proofErr w:type="gramEnd"/>
      <w:r>
        <w:rPr>
          <w:rFonts w:ascii="Times New Roman" w:eastAsia="Times New Roman" w:hAnsi="Times New Roman" w:cs="Times New Roman"/>
          <w:color w:val="000000"/>
        </w:rPr>
        <w:t xml:space="preserve"> of the company, are known as non-redeemable preference shares. The amount of such shares is paid at the time of liquidation of the company.</w:t>
      </w:r>
    </w:p>
    <w:p w14:paraId="35B3E94D"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520A10C1"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In all other respects, preference shares carry the same rights as ordinary shares unless otherwise stated. If they do rank equally, they carry the same rights, no more and no less, to return of capital and distribution of surplus assets and to vote. In practice, it is usual to issue preference shares on this basis. It is more usually expressly provided that:</w:t>
      </w:r>
    </w:p>
    <w:p w14:paraId="67319786"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748EE098" w14:textId="77777777" w:rsidR="00EB5D0E"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preference shares are to carry a priority right to return of capital; and</w:t>
      </w:r>
    </w:p>
    <w:p w14:paraId="284B1D28" w14:textId="77777777" w:rsidR="00EB5D0E"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They are not to carry a right to vote except in specified circumstances, such as failure to pay the preference dividend, variation of their rights or on a resolution to wind up.</w:t>
      </w:r>
    </w:p>
    <w:p w14:paraId="64AA5DC6" w14:textId="77777777" w:rsidR="00EB5D0E" w:rsidRDefault="00EB5D0E">
      <w:pPr>
        <w:pBdr>
          <w:top w:val="nil"/>
          <w:left w:val="nil"/>
          <w:bottom w:val="nil"/>
          <w:right w:val="nil"/>
          <w:between w:val="nil"/>
        </w:pBdr>
        <w:spacing w:after="0"/>
        <w:ind w:left="1440" w:hanging="720"/>
        <w:jc w:val="both"/>
        <w:rPr>
          <w:rFonts w:ascii="Times New Roman" w:eastAsia="Times New Roman" w:hAnsi="Times New Roman" w:cs="Times New Roman"/>
          <w:color w:val="000000"/>
        </w:rPr>
      </w:pPr>
    </w:p>
    <w:p w14:paraId="76DC5163"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When preference shares carry a prior right to a return of capital the result is that:</w:t>
      </w:r>
    </w:p>
    <w:p w14:paraId="7D2B48B5" w14:textId="77777777" w:rsidR="00EB5D0E"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amount paid up on the preference shares, e.g. 1 pound on each </w:t>
      </w:r>
      <w:proofErr w:type="gramStart"/>
      <w:r>
        <w:rPr>
          <w:rFonts w:ascii="Times New Roman" w:eastAsia="Times New Roman" w:hAnsi="Times New Roman" w:cs="Times New Roman"/>
          <w:color w:val="000000"/>
        </w:rPr>
        <w:t>1 pound</w:t>
      </w:r>
      <w:proofErr w:type="gramEnd"/>
      <w:r>
        <w:rPr>
          <w:rFonts w:ascii="Times New Roman" w:eastAsia="Times New Roman" w:hAnsi="Times New Roman" w:cs="Times New Roman"/>
          <w:color w:val="000000"/>
        </w:rPr>
        <w:t xml:space="preserve"> share, is to be paid in liquidation or reduction of capital before anything is repaid to ordinary shareholders; but</w:t>
      </w:r>
    </w:p>
    <w:p w14:paraId="009150CD" w14:textId="77777777" w:rsidR="00EB5D0E"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Unless otherwise stated, the holders of the preference shares are not entitled to share in surplus assets when the ordinary share capital has been repaid.</w:t>
      </w:r>
    </w:p>
    <w:p w14:paraId="61D5847D" w14:textId="77777777" w:rsidR="00EB5D0E" w:rsidRDefault="00EB5D0E">
      <w:pPr>
        <w:pBdr>
          <w:top w:val="nil"/>
          <w:left w:val="nil"/>
          <w:bottom w:val="nil"/>
          <w:right w:val="nil"/>
          <w:between w:val="nil"/>
        </w:pBdr>
        <w:spacing w:after="0"/>
        <w:ind w:left="1440" w:hanging="720"/>
        <w:jc w:val="both"/>
        <w:rPr>
          <w:rFonts w:ascii="Times New Roman" w:eastAsia="Times New Roman" w:hAnsi="Times New Roman" w:cs="Times New Roman"/>
          <w:color w:val="000000"/>
        </w:rPr>
      </w:pPr>
    </w:p>
    <w:p w14:paraId="57489C35" w14:textId="77777777" w:rsidR="00EB5D0E"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preference shares carry no right to attend and vote at general meetings, the preference shareholders are still entitled to receive a copy of the annual accounts since these must be sent to “every member” and they are members.</w:t>
      </w:r>
    </w:p>
    <w:p w14:paraId="179D78AB"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0F2B02AE" w14:textId="77777777" w:rsidR="00EB5D0E"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advantages obtained by holders of preference shares are greater security of income and (if they carry priority in repayment of capital) greater security of capital. But in a period of persistent inflation, the entitlement to a fixed income and to capital fixed in money terms is an illusion. A number of drawbacks and pitfalls, e.g. loss of arrears </w:t>
      </w:r>
      <w:proofErr w:type="gramStart"/>
      <w:r>
        <w:rPr>
          <w:rFonts w:ascii="Times New Roman" w:eastAsia="Times New Roman" w:hAnsi="Times New Roman" w:cs="Times New Roman"/>
          <w:color w:val="000000"/>
        </w:rPr>
        <w:t>in  winding</w:t>
      </w:r>
      <w:proofErr w:type="gramEnd"/>
      <w:r>
        <w:rPr>
          <w:rFonts w:ascii="Times New Roman" w:eastAsia="Times New Roman" w:hAnsi="Times New Roman" w:cs="Times New Roman"/>
          <w:color w:val="000000"/>
        </w:rPr>
        <w:t xml:space="preserve"> up and enforced repayment, have been indicated above. The type of investor to whom preference shares were attractive is better protected by investing in debentures since he then has a contractual right to his interest (</w:t>
      </w:r>
      <w:proofErr w:type="gramStart"/>
      <w:r>
        <w:rPr>
          <w:rFonts w:ascii="Times New Roman" w:eastAsia="Times New Roman" w:hAnsi="Times New Roman" w:cs="Times New Roman"/>
          <w:color w:val="000000"/>
        </w:rPr>
        <w:t>whether or not</w:t>
      </w:r>
      <w:proofErr w:type="gramEnd"/>
      <w:r>
        <w:rPr>
          <w:rFonts w:ascii="Times New Roman" w:eastAsia="Times New Roman" w:hAnsi="Times New Roman" w:cs="Times New Roman"/>
          <w:color w:val="000000"/>
        </w:rPr>
        <w:t xml:space="preserve"> the company makes profits) and as a creditor he is entitled to repayment of his capital before any class of shares is repaid. It is also advantageous to a company for tax reasons to issue debentures rather than preference shares.</w:t>
      </w:r>
    </w:p>
    <w:p w14:paraId="0012766D" w14:textId="77777777" w:rsidR="00EB5D0E" w:rsidRDefault="00000000">
      <w:pPr>
        <w:jc w:val="both"/>
        <w:rPr>
          <w:rFonts w:ascii="Times New Roman" w:eastAsia="Times New Roman" w:hAnsi="Times New Roman" w:cs="Times New Roman"/>
          <w:b/>
          <w:u w:val="single"/>
        </w:rPr>
      </w:pPr>
      <w:r>
        <w:rPr>
          <w:rFonts w:ascii="Times New Roman" w:eastAsia="Times New Roman" w:hAnsi="Times New Roman" w:cs="Times New Roman"/>
          <w:b/>
          <w:u w:val="single"/>
        </w:rPr>
        <w:t>Management shares</w:t>
      </w:r>
    </w:p>
    <w:p w14:paraId="5F55E35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class of shares carrying extra voting rights </w:t>
      </w:r>
      <w:proofErr w:type="gramStart"/>
      <w:r>
        <w:rPr>
          <w:rFonts w:ascii="Times New Roman" w:eastAsia="Times New Roman" w:hAnsi="Times New Roman" w:cs="Times New Roman"/>
        </w:rPr>
        <w:t>so as to</w:t>
      </w:r>
      <w:proofErr w:type="gramEnd"/>
      <w:r>
        <w:rPr>
          <w:rFonts w:ascii="Times New Roman" w:eastAsia="Times New Roman" w:hAnsi="Times New Roman" w:cs="Times New Roman"/>
        </w:rPr>
        <w:t xml:space="preserve"> retain control of the company in particular hands. This may be done by conferring multiple votes to each share (e.g. ten votes each) or by having a smaller nominal value for such shares so that there are more shares (and so more votes) per </w:t>
      </w:r>
      <w:proofErr w:type="spellStart"/>
      <w:r>
        <w:rPr>
          <w:rFonts w:ascii="Times New Roman" w:eastAsia="Times New Roman" w:hAnsi="Times New Roman" w:cs="Times New Roman"/>
        </w:rPr>
        <w:t>Ksh</w:t>
      </w:r>
      <w:proofErr w:type="spellEnd"/>
      <w:r>
        <w:rPr>
          <w:rFonts w:ascii="Times New Roman" w:eastAsia="Times New Roman" w:hAnsi="Times New Roman" w:cs="Times New Roman"/>
        </w:rPr>
        <w:t>.  invested. Such shares are often used to allow the original owners of a company to retain control after additional shares have been issued to outside investors.</w:t>
      </w:r>
    </w:p>
    <w:p w14:paraId="7CFEDC0A" w14:textId="77777777" w:rsidR="00EB5D0E" w:rsidRDefault="00000000">
      <w:pPr>
        <w:jc w:val="both"/>
        <w:rPr>
          <w:rFonts w:ascii="Times New Roman" w:eastAsia="Times New Roman" w:hAnsi="Times New Roman" w:cs="Times New Roman"/>
          <w:b/>
          <w:u w:val="single"/>
        </w:rPr>
      </w:pPr>
      <w:sdt>
        <w:sdtPr>
          <w:tag w:val="goog_rdk_1"/>
          <w:id w:val="1070233579"/>
        </w:sdtPr>
        <w:sdtContent>
          <w:ins w:id="1" w:author="lawrence wairegi" w:date="2021-07-06T11:36:00Z">
            <w:r>
              <w:rPr>
                <w:rFonts w:ascii="Times New Roman" w:eastAsia="Times New Roman" w:hAnsi="Times New Roman" w:cs="Times New Roman"/>
              </w:rPr>
              <w:t xml:space="preserve"> </w:t>
            </w:r>
          </w:ins>
        </w:sdtContent>
      </w:sdt>
      <w:r>
        <w:rPr>
          <w:rFonts w:ascii="Times New Roman" w:eastAsia="Times New Roman" w:hAnsi="Times New Roman" w:cs="Times New Roman"/>
          <w:b/>
          <w:u w:val="single"/>
        </w:rPr>
        <w:t>Employee shares</w:t>
      </w:r>
    </w:p>
    <w:p w14:paraId="584C60E5"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Employee share schemes allow employees to acquire shares in their company, often with some tax benefits and other advantages.</w:t>
      </w:r>
    </w:p>
    <w:p w14:paraId="052E1560"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An employee share scheme will </w:t>
      </w:r>
      <w:proofErr w:type="gramStart"/>
      <w:r>
        <w:rPr>
          <w:rFonts w:ascii="Times New Roman" w:eastAsia="Times New Roman" w:hAnsi="Times New Roman" w:cs="Times New Roman"/>
        </w:rPr>
        <w:t>generally speaking be</w:t>
      </w:r>
      <w:proofErr w:type="gramEnd"/>
      <w:r>
        <w:rPr>
          <w:rFonts w:ascii="Times New Roman" w:eastAsia="Times New Roman" w:hAnsi="Times New Roman" w:cs="Times New Roman"/>
        </w:rPr>
        <w:t xml:space="preserve"> a share option scheme, a share-gifting scheme, a share purchase scheme or a mixture of these:</w:t>
      </w:r>
    </w:p>
    <w:p w14:paraId="53F6B1BB" w14:textId="77777777" w:rsidR="00EB5D0E" w:rsidRDefault="00000000">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a share option scheme</w:t>
      </w:r>
      <w:r>
        <w:rPr>
          <w:rFonts w:ascii="Times New Roman" w:eastAsia="Times New Roman" w:hAnsi="Times New Roman" w:cs="Times New Roman"/>
          <w:color w:val="000000"/>
        </w:rPr>
        <w:t xml:space="preserve"> is where employees have the option to buy shares at some point in the future at a price set on day one – referred to as the date of grant. The aim is that if the share price increases in that time, employees can buy shares for below what they would be worth.</w:t>
      </w:r>
    </w:p>
    <w:p w14:paraId="3A0D3311" w14:textId="77777777" w:rsidR="00EB5D0E" w:rsidRDefault="00000000">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 share-gifting scheme </w:t>
      </w:r>
      <w:r>
        <w:rPr>
          <w:rFonts w:ascii="Times New Roman" w:eastAsia="Times New Roman" w:hAnsi="Times New Roman" w:cs="Times New Roman"/>
          <w:color w:val="000000"/>
        </w:rPr>
        <w:t>or</w:t>
      </w:r>
      <w:r>
        <w:rPr>
          <w:rFonts w:ascii="Times New Roman" w:eastAsia="Times New Roman" w:hAnsi="Times New Roman" w:cs="Times New Roman"/>
          <w:b/>
          <w:color w:val="000000"/>
        </w:rPr>
        <w:t xml:space="preserve"> a free shares scheme</w:t>
      </w:r>
      <w:r>
        <w:rPr>
          <w:rFonts w:ascii="Times New Roman" w:eastAsia="Times New Roman" w:hAnsi="Times New Roman" w:cs="Times New Roman"/>
          <w:color w:val="000000"/>
        </w:rPr>
        <w:t xml:space="preserve"> is where the company gives shares to the employees free of charge. These shares normally </w:t>
      </w:r>
      <w:proofErr w:type="gramStart"/>
      <w:r>
        <w:rPr>
          <w:rFonts w:ascii="Times New Roman" w:eastAsia="Times New Roman" w:hAnsi="Times New Roman" w:cs="Times New Roman"/>
          <w:color w:val="000000"/>
        </w:rPr>
        <w:t>have to</w:t>
      </w:r>
      <w:proofErr w:type="gramEnd"/>
      <w:r>
        <w:rPr>
          <w:rFonts w:ascii="Times New Roman" w:eastAsia="Times New Roman" w:hAnsi="Times New Roman" w:cs="Times New Roman"/>
          <w:color w:val="000000"/>
        </w:rPr>
        <w:t xml:space="preserve"> be held in a trust structure for a period of time.</w:t>
      </w:r>
    </w:p>
    <w:p w14:paraId="276CEEBD" w14:textId="77777777" w:rsidR="00EB5D0E" w:rsidRDefault="00000000">
      <w:pPr>
        <w:numPr>
          <w:ilvl w:val="0"/>
          <w:numId w:val="8"/>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share purchase scheme</w:t>
      </w:r>
      <w:r>
        <w:rPr>
          <w:rFonts w:ascii="Times New Roman" w:eastAsia="Times New Roman" w:hAnsi="Times New Roman" w:cs="Times New Roman"/>
          <w:color w:val="000000"/>
        </w:rPr>
        <w:t xml:space="preserve"> where an employee can buy shares in the company, normally at a discounted rate</w:t>
      </w:r>
    </w:p>
    <w:p w14:paraId="190FA127" w14:textId="77777777" w:rsidR="00EB5D0E" w:rsidRDefault="00EB5D0E">
      <w:pPr>
        <w:jc w:val="both"/>
        <w:rPr>
          <w:rFonts w:ascii="Times New Roman" w:eastAsia="Times New Roman" w:hAnsi="Times New Roman" w:cs="Times New Roman"/>
        </w:rPr>
      </w:pPr>
    </w:p>
    <w:p w14:paraId="07A61C81" w14:textId="77777777" w:rsidR="00EB5D0E" w:rsidRDefault="00000000">
      <w:pPr>
        <w:numPr>
          <w:ilvl w:val="1"/>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Variation of class rights</w:t>
      </w:r>
    </w:p>
    <w:p w14:paraId="0AA03158"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As per section 392 of the Act shares are of one class if the rights attached to them are in all respects uniform. </w:t>
      </w:r>
    </w:p>
    <w:p w14:paraId="3E91C47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There is a different procedure for variation of class rights depending on whether the company has share capital or it doesn’t.</w:t>
      </w:r>
    </w:p>
    <w:p w14:paraId="792A548D"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According to section 393 rights attached to a class of a company's shares may be varied only in accordance with the provisions of the company's articles providing for the variation of those </w:t>
      </w:r>
      <w:proofErr w:type="gramStart"/>
      <w:r>
        <w:rPr>
          <w:rFonts w:ascii="Times New Roman" w:eastAsia="Times New Roman" w:hAnsi="Times New Roman" w:cs="Times New Roman"/>
        </w:rPr>
        <w:t>rights;</w:t>
      </w:r>
      <w:proofErr w:type="gramEnd"/>
      <w:r>
        <w:rPr>
          <w:rFonts w:ascii="Times New Roman" w:eastAsia="Times New Roman" w:hAnsi="Times New Roman" w:cs="Times New Roman"/>
        </w:rPr>
        <w:t xml:space="preserve"> or according to section 393(2) </w:t>
      </w:r>
    </w:p>
    <w:p w14:paraId="67FAB130" w14:textId="77777777" w:rsidR="00EB5D0E" w:rsidRDefault="00000000">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there is written consent from the holders of at least three-quarters in nominal value of the issued shares of that class (excluding any shares held as treasury shares</w:t>
      </w:r>
      <w:proofErr w:type="gramStart"/>
      <w:r>
        <w:rPr>
          <w:rFonts w:ascii="Times New Roman" w:eastAsia="Times New Roman" w:hAnsi="Times New Roman" w:cs="Times New Roman"/>
          <w:color w:val="000000"/>
        </w:rPr>
        <w:t>);</w:t>
      </w:r>
      <w:proofErr w:type="gramEnd"/>
    </w:p>
    <w:p w14:paraId="176C63F8" w14:textId="77777777" w:rsidR="00EB5D0E" w:rsidRDefault="00000000">
      <w:pPr>
        <w:numPr>
          <w:ilvl w:val="0"/>
          <w:numId w:val="9"/>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or a special resolution passed at a separate general meeting of the holders of that class sanctioning the variation.</w:t>
      </w:r>
    </w:p>
    <w:p w14:paraId="3443D94A"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Section 394 provides that where the company lacks share capital rights may only be varied as permitted by the articles or as provided for above.</w:t>
      </w:r>
    </w:p>
    <w:p w14:paraId="29F3CE91"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This is to protect the minority members in a company against the majority members in the company by ensuring that they do not hold a joint meeting at which the majority class could pass a resolution for variation of the minority’s rights despite their opposition. Such a resolution would not be fair as it would effectively enable the majority to forcibly modify or appropriate to themselves some rights of the minority. However, the fundamental flaw in the article is its failure to make provision for the protection of the minority members in the minority class.</w:t>
      </w:r>
    </w:p>
    <w:p w14:paraId="09484C9F"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However, this omission has been remedied by section 396 which empowers the holders of not less in the aggregate than fifteen percent of the issued shares of the class being varied may apply to the court to have the variation cancelled </w:t>
      </w:r>
      <w:proofErr w:type="gramStart"/>
      <w:r>
        <w:rPr>
          <w:rFonts w:ascii="Times New Roman" w:eastAsia="Times New Roman" w:hAnsi="Times New Roman" w:cs="Times New Roman"/>
        </w:rPr>
        <w:t>provided that</w:t>
      </w:r>
      <w:proofErr w:type="gramEnd"/>
      <w:r>
        <w:rPr>
          <w:rFonts w:ascii="Times New Roman" w:eastAsia="Times New Roman" w:hAnsi="Times New Roman" w:cs="Times New Roman"/>
        </w:rPr>
        <w:t xml:space="preserve"> they did not consent to or vote in </w:t>
      </w:r>
      <w:proofErr w:type="spellStart"/>
      <w:r>
        <w:rPr>
          <w:rFonts w:ascii="Times New Roman" w:eastAsia="Times New Roman" w:hAnsi="Times New Roman" w:cs="Times New Roman"/>
        </w:rPr>
        <w:t>favour</w:t>
      </w:r>
      <w:proofErr w:type="spellEnd"/>
      <w:r>
        <w:rPr>
          <w:rFonts w:ascii="Times New Roman" w:eastAsia="Times New Roman" w:hAnsi="Times New Roman" w:cs="Times New Roman"/>
        </w:rPr>
        <w:t xml:space="preserve"> of the resolution for the variation. Where any such application is made the variation shall not have effect unless and until it is confirmed by the court. </w:t>
      </w:r>
    </w:p>
    <w:p w14:paraId="35B02F3A"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An application to the Court can be made only within twenty-one days after the date on which the consent was given or the resolution was passed, or within such extended period as the Court may in special </w:t>
      </w:r>
      <w:r>
        <w:rPr>
          <w:rFonts w:ascii="Times New Roman" w:eastAsia="Times New Roman" w:hAnsi="Times New Roman" w:cs="Times New Roman"/>
        </w:rPr>
        <w:lastRenderedPageBreak/>
        <w:t xml:space="preserve">circumstances allow. The application to the Court may be made by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shareholders entitled to make the application or on their behalf by such one or more of their number as they may appoint in writing for the purpose.</w:t>
      </w:r>
    </w:p>
    <w:p w14:paraId="43109824"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At the hearing of the application, the Court shall, if satisfied that the variation would unfairly prejudice the shareholders of the class represented by the applicant, disallow the variation, but, if it is not so satisfied, it shall confirm it.</w:t>
      </w:r>
    </w:p>
    <w:p w14:paraId="6EA96F46"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applicant and any other persons who apply to the Court to be heard and appear to the Court to be interested in the application are entitled to be heard at the hearing of the application and to have their representations taken into consideration at the hearing. The decision of the Court on any such application is final.</w:t>
      </w:r>
    </w:p>
    <w:p w14:paraId="751EB43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Within fourteen days after the making of an order by the Court on an application under section 396 or 397, the company concerned shall lodge a copy of the order with the Registrar for registration. If the company fails to comply with subsection the company, and each officer of the company who is in default, commit an offence and on conviction are each liable to a fine not exceeding two hundred thousand shillings.</w:t>
      </w:r>
    </w:p>
    <w:p w14:paraId="35F5398A"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Section 400 provides that </w:t>
      </w:r>
      <w:proofErr w:type="gramStart"/>
      <w:r>
        <w:rPr>
          <w:rFonts w:ascii="Times New Roman" w:eastAsia="Times New Roman" w:hAnsi="Times New Roman" w:cs="Times New Roman"/>
        </w:rPr>
        <w:t>If</w:t>
      </w:r>
      <w:proofErr w:type="gramEnd"/>
      <w:r>
        <w:rPr>
          <w:rFonts w:ascii="Times New Roman" w:eastAsia="Times New Roman" w:hAnsi="Times New Roman" w:cs="Times New Roman"/>
        </w:rPr>
        <w:t xml:space="preserve"> the rights attached to shares of a company are varied, the company shall, within fourteen days after the date on which the variation is made, lodge with the Registrar for registration a notice giving particulars of the variation.</w:t>
      </w:r>
    </w:p>
    <w:p w14:paraId="1BAD3196"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Re Holders Investment Trust Ltd (1979)</w:t>
      </w:r>
      <w:r>
        <w:rPr>
          <w:rFonts w:ascii="Times New Roman" w:eastAsia="Times New Roman" w:hAnsi="Times New Roman" w:cs="Times New Roman"/>
        </w:rPr>
        <w:t xml:space="preserve"> the company proposed to reduce its share capital by repayment of the 5% £1 cumulative preference shares which were entitled to repayment of capital in priority to ordinary shares and to effect repayment by the allotment to the holders an equivalent amount of 6% loan stock. The trustees of trusts which held 90% of the issued preference shares voted at a class meeting in </w:t>
      </w:r>
      <w:proofErr w:type="spellStart"/>
      <w:r>
        <w:rPr>
          <w:rFonts w:ascii="Times New Roman" w:eastAsia="Times New Roman" w:hAnsi="Times New Roman" w:cs="Times New Roman"/>
        </w:rPr>
        <w:t>favour</w:t>
      </w:r>
      <w:proofErr w:type="spellEnd"/>
      <w:r>
        <w:rPr>
          <w:rFonts w:ascii="Times New Roman" w:eastAsia="Times New Roman" w:hAnsi="Times New Roman" w:cs="Times New Roman"/>
        </w:rPr>
        <w:t xml:space="preserve"> of the scheme because they had been advised that as holders of 52% of the company’s ordinary stock and non-voting ordinary shares they would derive overall benefit from the change. It was held that the resolution passed at the class meeting was invalid since the trusteed who provided the majority of votes cast were not concerned with benefit to the holders of the preference shares as a class. They had instead considered what was best in their own interest based on their large holding of stock and ordinary shares.</w:t>
      </w:r>
    </w:p>
    <w:p w14:paraId="5E5401C9"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Re Carruth v, I.C.I. Ltd. (1973)</w:t>
      </w:r>
      <w:r>
        <w:rPr>
          <w:rFonts w:ascii="Times New Roman" w:eastAsia="Times New Roman" w:hAnsi="Times New Roman" w:cs="Times New Roman"/>
        </w:rPr>
        <w:t xml:space="preserve"> a series of general and class meetings of the defendant company were held to approve the successive stages of a capital reorganization. Out of 1600 members present only 565 were holders of deferred shares. Only the holders of each class were invited to vote at their class meeting. The others present took no part. It was held that there was no irregularity of procedure in conducting a class meeting in the presence of non-members of the class. A class meeting is one at which only members of a particular class vote. It does not matter that others who are not members of the class are present.</w:t>
      </w:r>
    </w:p>
    <w:p w14:paraId="57D561FF" w14:textId="77777777" w:rsidR="00EB5D0E" w:rsidRDefault="00EB5D0E">
      <w:pPr>
        <w:jc w:val="both"/>
        <w:rPr>
          <w:rFonts w:ascii="Times New Roman" w:eastAsia="Times New Roman" w:hAnsi="Times New Roman" w:cs="Times New Roman"/>
        </w:rPr>
      </w:pPr>
    </w:p>
    <w:p w14:paraId="301D55A5" w14:textId="77777777" w:rsidR="00EB5D0E" w:rsidRDefault="00EB5D0E">
      <w:pPr>
        <w:jc w:val="both"/>
        <w:rPr>
          <w:rFonts w:ascii="Times New Roman" w:eastAsia="Times New Roman" w:hAnsi="Times New Roman" w:cs="Times New Roman"/>
        </w:rPr>
      </w:pPr>
    </w:p>
    <w:p w14:paraId="706B64E5"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Variation procedure</w:t>
      </w:r>
    </w:p>
    <w:p w14:paraId="630A89BE"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It is only necessary to follow the variation of class rights procedure (and a dissenting minority can only apply to the court for cancellation) if what is proposed amounts to a variation of the class rights of itself. The English cases show that it is not a variation of class rights:</w:t>
      </w:r>
    </w:p>
    <w:p w14:paraId="2653353C" w14:textId="77777777" w:rsidR="00EB5D0E"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issue shares of the same class to </w:t>
      </w:r>
      <w:proofErr w:type="spellStart"/>
      <w:r>
        <w:rPr>
          <w:rFonts w:ascii="Times New Roman" w:eastAsia="Times New Roman" w:hAnsi="Times New Roman" w:cs="Times New Roman"/>
          <w:color w:val="000000"/>
        </w:rPr>
        <w:t>allot</w:t>
      </w:r>
      <w:sdt>
        <w:sdtPr>
          <w:tag w:val="goog_rdk_2"/>
          <w:id w:val="-948855968"/>
        </w:sdtPr>
        <w:sdtContent>
          <w:del w:id="2" w:author="Arnet Achieng" w:date="2021-09-21T08:08:00Z">
            <w:r>
              <w:rPr>
                <w:rFonts w:ascii="Times New Roman" w:eastAsia="Times New Roman" w:hAnsi="Times New Roman" w:cs="Times New Roman"/>
                <w:color w:val="000000"/>
              </w:rPr>
              <w:delText>e</w:delText>
            </w:r>
          </w:del>
        </w:sdtContent>
      </w:sdt>
      <w:r>
        <w:rPr>
          <w:rFonts w:ascii="Times New Roman" w:eastAsia="Times New Roman" w:hAnsi="Times New Roman" w:cs="Times New Roman"/>
          <w:color w:val="000000"/>
        </w:rPr>
        <w:t>es</w:t>
      </w:r>
      <w:proofErr w:type="spellEnd"/>
      <w:r>
        <w:rPr>
          <w:rFonts w:ascii="Times New Roman" w:eastAsia="Times New Roman" w:hAnsi="Times New Roman" w:cs="Times New Roman"/>
          <w:color w:val="000000"/>
        </w:rPr>
        <w:t xml:space="preserve"> who are not already members of the class</w:t>
      </w:r>
    </w:p>
    <w:p w14:paraId="612E1842"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40659789" w14:textId="77777777" w:rsidR="00EB5D0E" w:rsidRDefault="00000000">
      <w:pPr>
        <w:pBdr>
          <w:top w:val="nil"/>
          <w:left w:val="nil"/>
          <w:bottom w:val="nil"/>
          <w:right w:val="nil"/>
          <w:between w:val="nil"/>
        </w:pBdr>
        <w:spacing w:after="0"/>
        <w:ind w:left="720"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w:t>
      </w:r>
      <w:r>
        <w:rPr>
          <w:rFonts w:ascii="Times New Roman" w:eastAsia="Times New Roman" w:hAnsi="Times New Roman" w:cs="Times New Roman"/>
          <w:b/>
          <w:color w:val="000000"/>
          <w:u w:val="single"/>
        </w:rPr>
        <w:t xml:space="preserve">White v. Bristol </w:t>
      </w:r>
      <w:proofErr w:type="spellStart"/>
      <w:r>
        <w:rPr>
          <w:rFonts w:ascii="Times New Roman" w:eastAsia="Times New Roman" w:hAnsi="Times New Roman" w:cs="Times New Roman"/>
          <w:b/>
          <w:color w:val="000000"/>
          <w:u w:val="single"/>
        </w:rPr>
        <w:t>Aeroplane</w:t>
      </w:r>
      <w:proofErr w:type="spellEnd"/>
      <w:r>
        <w:rPr>
          <w:rFonts w:ascii="Times New Roman" w:eastAsia="Times New Roman" w:hAnsi="Times New Roman" w:cs="Times New Roman"/>
          <w:b/>
          <w:color w:val="000000"/>
          <w:u w:val="single"/>
        </w:rPr>
        <w:t xml:space="preserve"> co</w:t>
      </w:r>
      <w:r>
        <w:rPr>
          <w:rFonts w:ascii="Times New Roman" w:eastAsia="Times New Roman" w:hAnsi="Times New Roman" w:cs="Times New Roman"/>
          <w:color w:val="000000"/>
        </w:rPr>
        <w:t>.  the company made a bonus issue of new ordinary and preference shares to the existing ordinary shareholders who alone were entitled under the article to participate in bonus issues. The existing preference shareholders objected that by reducing their proportion of preference shares the bonus issue was a variation of class rights to which they had not consented. It was held that this was not a variation of class rights since the existing preference shareholders still had the same number of shares and votes at a class meeting as before.</w:t>
      </w:r>
    </w:p>
    <w:p w14:paraId="14732A67"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212E7DC6" w14:textId="77777777" w:rsidR="00EB5D0E"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To subdivide shares of one class thereby increasing the voting strength of that class</w:t>
      </w:r>
    </w:p>
    <w:p w14:paraId="0F9BCBEE"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sdt>
      <w:sdtPr>
        <w:tag w:val="goog_rdk_4"/>
        <w:id w:val="-1337003385"/>
      </w:sdtPr>
      <w:sdtContent>
        <w:p w14:paraId="66EB295F" w14:textId="77777777" w:rsidR="00EB5D0E" w:rsidRPr="00DB779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color w:val="000000"/>
            </w:rPr>
            <w:t xml:space="preserve">In </w:t>
          </w:r>
          <w:r>
            <w:rPr>
              <w:rFonts w:ascii="Times New Roman" w:eastAsia="Times New Roman" w:hAnsi="Times New Roman" w:cs="Times New Roman"/>
              <w:b/>
              <w:color w:val="000000"/>
              <w:u w:val="single"/>
            </w:rPr>
            <w:t>Greenhalgh v. Ardene Cinemas</w:t>
          </w:r>
          <w:r>
            <w:rPr>
              <w:rFonts w:ascii="Times New Roman" w:eastAsia="Times New Roman" w:hAnsi="Times New Roman" w:cs="Times New Roman"/>
              <w:color w:val="000000"/>
            </w:rPr>
            <w:t xml:space="preserve"> in which the company which had two classes of ordinary shares i.e. 50p shares and 10p shares (each carrying one vote) passed a resolution to subdivide each 50p share into five 10p shares thus multiplying the votes of that class by five. This was challenged by the holders of the original 10p shares but the court held that the rights of the original 10p shares had not been varied since they still had one vote per share as before.</w:t>
          </w:r>
          <w:sdt>
            <w:sdtPr>
              <w:tag w:val="goog_rdk_3"/>
              <w:id w:val="298578821"/>
            </w:sdtPr>
            <w:sdtContent/>
          </w:sdt>
        </w:p>
      </w:sdtContent>
    </w:sdt>
    <w:p w14:paraId="669F1F64"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01841F2A" w14:textId="77777777" w:rsidR="00EB5D0E"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To return capital to the holders of preference shares which carry no right on a winding up to share in surplus assets but merely a right to prior repayment.</w:t>
      </w:r>
    </w:p>
    <w:p w14:paraId="44AC4DF2"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213725E4" w14:textId="77777777" w:rsidR="00EB5D0E" w:rsidRDefault="00000000">
      <w:pPr>
        <w:pBdr>
          <w:top w:val="nil"/>
          <w:left w:val="nil"/>
          <w:bottom w:val="nil"/>
          <w:right w:val="nil"/>
          <w:between w:val="nil"/>
        </w:pBdr>
        <w:spacing w:after="0"/>
        <w:ind w:left="720"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w:t>
      </w:r>
      <w:r>
        <w:rPr>
          <w:rFonts w:ascii="Times New Roman" w:eastAsia="Times New Roman" w:hAnsi="Times New Roman" w:cs="Times New Roman"/>
          <w:b/>
          <w:color w:val="000000"/>
          <w:u w:val="single"/>
        </w:rPr>
        <w:t>Re Saltdean Estate Co. Ltd</w:t>
      </w:r>
      <w:r>
        <w:rPr>
          <w:rFonts w:ascii="Times New Roman" w:eastAsia="Times New Roman" w:hAnsi="Times New Roman" w:cs="Times New Roman"/>
          <w:color w:val="000000"/>
        </w:rPr>
        <w:t xml:space="preserve"> in which the company which had ordinary shares and preference shares, the latter being entitled to a prior return of capital on winding up but nothing more, the company proposed to reduce its capital by returning the amount paid by the preference shareholders. It was held that this was not a variation of class rights of the preference shares.</w:t>
      </w:r>
      <w:sdt>
        <w:sdtPr>
          <w:tag w:val="goog_rdk_5"/>
          <w:id w:val="-1777938002"/>
        </w:sdtPr>
        <w:sdtContent>
          <w:ins w:id="3" w:author="Arnet Achieng" w:date="2021-09-21T08:39:00Z">
            <w:r>
              <w:rPr>
                <w:rFonts w:ascii="Times New Roman" w:eastAsia="Times New Roman" w:hAnsi="Times New Roman" w:cs="Times New Roman"/>
                <w:color w:val="000000"/>
              </w:rPr>
              <w:t xml:space="preserve">        </w:t>
            </w:r>
          </w:ins>
        </w:sdtContent>
      </w:sdt>
    </w:p>
    <w:p w14:paraId="5BB56D20"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sdt>
      <w:sdtPr>
        <w:tag w:val="goog_rdk_7"/>
        <w:id w:val="-147977286"/>
      </w:sdtPr>
      <w:sdtContent>
        <w:p w14:paraId="5A284189" w14:textId="77777777" w:rsidR="00EB5D0E" w:rsidRDefault="00000000">
          <w:pPr>
            <w:numPr>
              <w:ilvl w:val="0"/>
              <w:numId w:val="21"/>
            </w:numPr>
            <w:pBdr>
              <w:top w:val="nil"/>
              <w:left w:val="nil"/>
              <w:bottom w:val="nil"/>
              <w:right w:val="nil"/>
              <w:between w:val="nil"/>
            </w:pBdr>
            <w:spacing w:after="0"/>
            <w:jc w:val="both"/>
            <w:rPr>
              <w:ins w:id="4" w:author="Arnet Achieng" w:date="2021-09-21T08:51:00Z"/>
              <w:rFonts w:ascii="Times New Roman" w:eastAsia="Times New Roman" w:hAnsi="Times New Roman" w:cs="Times New Roman"/>
              <w:color w:val="000000"/>
            </w:rPr>
          </w:pPr>
          <w:r>
            <w:rPr>
              <w:rFonts w:ascii="Times New Roman" w:eastAsia="Times New Roman" w:hAnsi="Times New Roman" w:cs="Times New Roman"/>
              <w:color w:val="000000"/>
            </w:rPr>
            <w:t xml:space="preserve">To create and issue a new class of preference shares with priority over an existing class of preference shares as was the case in </w:t>
          </w:r>
          <w:r>
            <w:rPr>
              <w:rFonts w:ascii="Times New Roman" w:eastAsia="Times New Roman" w:hAnsi="Times New Roman" w:cs="Times New Roman"/>
              <w:b/>
              <w:color w:val="000000"/>
              <w:u w:val="single"/>
            </w:rPr>
            <w:t>Underwood v. London Music Hall</w:t>
          </w:r>
          <w:r>
            <w:rPr>
              <w:rFonts w:ascii="Times New Roman" w:eastAsia="Times New Roman" w:hAnsi="Times New Roman" w:cs="Times New Roman"/>
              <w:color w:val="000000"/>
            </w:rPr>
            <w:t>.</w:t>
          </w:r>
          <w:sdt>
            <w:sdtPr>
              <w:tag w:val="goog_rdk_6"/>
              <w:id w:val="1912497561"/>
            </w:sdtPr>
            <w:sdtContent/>
          </w:sdt>
        </w:p>
      </w:sdtContent>
    </w:sdt>
    <w:sdt>
      <w:sdtPr>
        <w:tag w:val="goog_rdk_10"/>
        <w:id w:val="-938138092"/>
      </w:sdtPr>
      <w:sdtContent>
        <w:p w14:paraId="55670799" w14:textId="77777777" w:rsidR="00EB5D0E" w:rsidRPr="00DB7790" w:rsidRDefault="00000000">
          <w:pPr>
            <w:numPr>
              <w:ilvl w:val="0"/>
              <w:numId w:val="21"/>
            </w:numPr>
            <w:pBdr>
              <w:top w:val="nil"/>
              <w:left w:val="nil"/>
              <w:bottom w:val="nil"/>
              <w:right w:val="nil"/>
              <w:between w:val="nil"/>
            </w:pBdr>
            <w:spacing w:after="0"/>
            <w:jc w:val="both"/>
            <w:rPr>
              <w:rFonts w:ascii="Times New Roman" w:eastAsia="Times New Roman" w:hAnsi="Times New Roman" w:cs="Times New Roman"/>
            </w:rPr>
          </w:pPr>
          <w:sdt>
            <w:sdtPr>
              <w:tag w:val="goog_rdk_8"/>
              <w:id w:val="530538961"/>
            </w:sdtPr>
            <w:sdtContent>
              <w:ins w:id="5" w:author="Arnet Achieng" w:date="2021-09-21T08:51:00Z">
                <w:r>
                  <w:rPr>
                    <w:rFonts w:ascii="Times New Roman" w:eastAsia="Times New Roman" w:hAnsi="Times New Roman" w:cs="Times New Roman"/>
                    <w:color w:val="000000"/>
                  </w:rPr>
                  <w:t xml:space="preserve">       </w:t>
                </w:r>
              </w:ins>
            </w:sdtContent>
          </w:sdt>
          <w:sdt>
            <w:sdtPr>
              <w:tag w:val="goog_rdk_9"/>
              <w:id w:val="-141193089"/>
            </w:sdtPr>
            <w:sdtContent/>
          </w:sdt>
        </w:p>
      </w:sdtContent>
    </w:sdt>
    <w:p w14:paraId="6C9B68D2"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2111443D"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2E73AD0E" w14:textId="77777777" w:rsidR="00EB5D0E" w:rsidRDefault="00000000">
      <w:pPr>
        <w:numPr>
          <w:ilvl w:val="1"/>
          <w:numId w:val="10"/>
        </w:num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Share warrants and certificates</w:t>
      </w:r>
    </w:p>
    <w:p w14:paraId="26C2C436" w14:textId="77777777" w:rsidR="00EB5D0E" w:rsidRDefault="00EB5D0E">
      <w:pPr>
        <w:pBdr>
          <w:top w:val="nil"/>
          <w:left w:val="nil"/>
          <w:bottom w:val="nil"/>
          <w:right w:val="nil"/>
          <w:between w:val="nil"/>
        </w:pBdr>
        <w:spacing w:after="0"/>
        <w:ind w:left="360" w:hanging="720"/>
        <w:jc w:val="both"/>
        <w:rPr>
          <w:rFonts w:ascii="Times New Roman" w:eastAsia="Times New Roman" w:hAnsi="Times New Roman" w:cs="Times New Roman"/>
          <w:b/>
          <w:color w:val="000000"/>
          <w:u w:val="single"/>
        </w:rPr>
      </w:pPr>
    </w:p>
    <w:p w14:paraId="18EE0218"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Share certificates</w:t>
      </w:r>
    </w:p>
    <w:p w14:paraId="7DD30837"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Section 495 provides that a certificate under the common seal of the company specifying any shares held by a member is, in the absence of proof to the contrary, evidence of the member's title to the shares.</w:t>
      </w:r>
    </w:p>
    <w:p w14:paraId="23EF1A59"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Section 496 provides that a company shall within two months after the allotment of any of its shares, </w:t>
      </w:r>
      <w:proofErr w:type="gramStart"/>
      <w:r>
        <w:rPr>
          <w:rFonts w:ascii="Times New Roman" w:eastAsia="Times New Roman" w:hAnsi="Times New Roman" w:cs="Times New Roman"/>
        </w:rPr>
        <w:t>debentures</w:t>
      </w:r>
      <w:proofErr w:type="gramEnd"/>
      <w:r>
        <w:rPr>
          <w:rFonts w:ascii="Times New Roman" w:eastAsia="Times New Roman" w:hAnsi="Times New Roman" w:cs="Times New Roman"/>
        </w:rPr>
        <w:t xml:space="preserve"> or debenture stock, complete and have ready for delivery the certificates of the shares allotted.</w:t>
      </w:r>
    </w:p>
    <w:p w14:paraId="26D27F42" w14:textId="77777777" w:rsidR="00EB5D0E" w:rsidRDefault="00EB5D0E">
      <w:pPr>
        <w:jc w:val="both"/>
        <w:rPr>
          <w:rFonts w:ascii="Times New Roman" w:eastAsia="Times New Roman" w:hAnsi="Times New Roman" w:cs="Times New Roman"/>
        </w:rPr>
      </w:pPr>
    </w:p>
    <w:p w14:paraId="7468BFEB" w14:textId="77777777" w:rsidR="00EB5D0E" w:rsidRDefault="00EB5D0E">
      <w:pPr>
        <w:jc w:val="both"/>
        <w:rPr>
          <w:rFonts w:ascii="Times New Roman" w:eastAsia="Times New Roman" w:hAnsi="Times New Roman" w:cs="Times New Roman"/>
        </w:rPr>
      </w:pPr>
    </w:p>
    <w:p w14:paraId="71979C5E"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Note the following:</w:t>
      </w:r>
    </w:p>
    <w:p w14:paraId="6056C80B" w14:textId="77777777" w:rsidR="00EB5D0E"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One certificate is to be issued to the member for all shares without payment. However, if more than one certificate is issued the member shall pay the prescribed fee for every certificate after the first.</w:t>
      </w:r>
    </w:p>
    <w:p w14:paraId="7C453E9C" w14:textId="77777777" w:rsidR="00EB5D0E"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Every certificate shall be under the seal of the company and shall specify the shares to which it </w:t>
      </w:r>
      <w:proofErr w:type="gramStart"/>
      <w:r>
        <w:rPr>
          <w:rFonts w:ascii="Times New Roman" w:eastAsia="Times New Roman" w:hAnsi="Times New Roman" w:cs="Times New Roman"/>
          <w:color w:val="000000"/>
        </w:rPr>
        <w:t>relates</w:t>
      </w:r>
      <w:proofErr w:type="gramEnd"/>
      <w:r>
        <w:rPr>
          <w:rFonts w:ascii="Times New Roman" w:eastAsia="Times New Roman" w:hAnsi="Times New Roman" w:cs="Times New Roman"/>
          <w:color w:val="000000"/>
        </w:rPr>
        <w:t xml:space="preserve"> and the amount paid up thereon.</w:t>
      </w:r>
    </w:p>
    <w:p w14:paraId="077FE71A" w14:textId="77777777" w:rsidR="00EB5D0E"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company is not bound to issue more than one certificate in respect of shares or shares held jointly by several persons.</w:t>
      </w:r>
    </w:p>
    <w:p w14:paraId="50D190CF" w14:textId="77777777" w:rsidR="00EB5D0E"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If once certificate is issued in respect of a share or shares held jointly by several </w:t>
      </w:r>
      <w:proofErr w:type="gramStart"/>
      <w:r>
        <w:rPr>
          <w:rFonts w:ascii="Times New Roman" w:eastAsia="Times New Roman" w:hAnsi="Times New Roman" w:cs="Times New Roman"/>
          <w:color w:val="000000"/>
        </w:rPr>
        <w:t>persons</w:t>
      </w:r>
      <w:proofErr w:type="gramEnd"/>
      <w:r>
        <w:rPr>
          <w:rFonts w:ascii="Times New Roman" w:eastAsia="Times New Roman" w:hAnsi="Times New Roman" w:cs="Times New Roman"/>
          <w:color w:val="000000"/>
        </w:rPr>
        <w:t xml:space="preserve"> the delivery of a certificate to one of the joint holders shall be sufficient delivery to all the holders.</w:t>
      </w:r>
    </w:p>
    <w:p w14:paraId="12AD302A"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color w:val="000000"/>
        </w:rPr>
      </w:pPr>
    </w:p>
    <w:p w14:paraId="191D825E"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Form of the certificate</w:t>
      </w:r>
    </w:p>
    <w:sdt>
      <w:sdtPr>
        <w:tag w:val="goog_rdk_12"/>
        <w:id w:val="1845130934"/>
      </w:sdtPr>
      <w:sdtContent>
        <w:p w14:paraId="1C1F1216" w14:textId="77777777" w:rsidR="00EB5D0E" w:rsidRDefault="00000000">
          <w:pPr>
            <w:jc w:val="both"/>
            <w:rPr>
              <w:ins w:id="6" w:author="Arnet Achieng" w:date="2021-09-21T09:53:00Z"/>
              <w:rFonts w:ascii="Times New Roman" w:eastAsia="Times New Roman" w:hAnsi="Times New Roman" w:cs="Times New Roman"/>
            </w:rPr>
          </w:pPr>
          <w:r>
            <w:rPr>
              <w:rFonts w:ascii="Times New Roman" w:eastAsia="Times New Roman" w:hAnsi="Times New Roman" w:cs="Times New Roman"/>
            </w:rPr>
            <w:t>The form and layout of share certificates vary as between different companies since it is not governed by any statutory provisions. All joint holders are named on the certificate but usually only the address of the holder who is named first is stated. The standard printed wording on a share certificate reads:</w:t>
          </w:r>
          <w:sdt>
            <w:sdtPr>
              <w:tag w:val="goog_rdk_11"/>
              <w:id w:val="791252423"/>
            </w:sdtPr>
            <w:sdtContent>
              <w:ins w:id="7" w:author="Arnet Achieng" w:date="2021-09-21T09:53:00Z">
                <w:r>
                  <w:rPr>
                    <w:rFonts w:ascii="Times New Roman" w:eastAsia="Times New Roman" w:hAnsi="Times New Roman" w:cs="Times New Roman"/>
                  </w:rPr>
                  <w:t>60</w:t>
                </w:r>
              </w:ins>
            </w:sdtContent>
          </w:sdt>
        </w:p>
      </w:sdtContent>
    </w:sdt>
    <w:p w14:paraId="6F05A9D6" w14:textId="77777777" w:rsidR="00EB5D0E" w:rsidRDefault="00000000">
      <w:pPr>
        <w:jc w:val="both"/>
        <w:rPr>
          <w:rFonts w:ascii="Times New Roman" w:eastAsia="Times New Roman" w:hAnsi="Times New Roman" w:cs="Times New Roman"/>
        </w:rPr>
      </w:pPr>
      <w:sdt>
        <w:sdtPr>
          <w:tag w:val="goog_rdk_13"/>
          <w:id w:val="-1979446720"/>
        </w:sdtPr>
        <w:sdtContent>
          <w:ins w:id="8" w:author="Arnet Achieng" w:date="2021-09-21T09:53:00Z">
            <w:r>
              <w:rPr>
                <w:rFonts w:ascii="Times New Roman" w:eastAsia="Times New Roman" w:hAnsi="Times New Roman" w:cs="Times New Roman"/>
              </w:rPr>
              <w:t>+-</w:t>
            </w:r>
          </w:ins>
        </w:sdtContent>
      </w:sdt>
    </w:p>
    <w:p w14:paraId="47515A66"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i/>
        </w:rPr>
        <w:t xml:space="preserve">This is to certify that (name of shareholder) is the registered holder of (number and any description) shares fully paid of (nominal value) each numbered ... to ... inclusive in the </w:t>
      </w:r>
      <w:proofErr w:type="gramStart"/>
      <w:r>
        <w:rPr>
          <w:rFonts w:ascii="Times New Roman" w:eastAsia="Times New Roman" w:hAnsi="Times New Roman" w:cs="Times New Roman"/>
          <w:b/>
          <w:i/>
        </w:rPr>
        <w:t>above named</w:t>
      </w:r>
      <w:proofErr w:type="gramEnd"/>
      <w:r>
        <w:rPr>
          <w:rFonts w:ascii="Times New Roman" w:eastAsia="Times New Roman" w:hAnsi="Times New Roman" w:cs="Times New Roman"/>
          <w:b/>
          <w:i/>
        </w:rPr>
        <w:t xml:space="preserve"> company subject to the memorandum and articles of association thereof</w:t>
      </w:r>
      <w:r>
        <w:rPr>
          <w:rFonts w:ascii="Times New Roman" w:eastAsia="Times New Roman" w:hAnsi="Times New Roman" w:cs="Times New Roman"/>
        </w:rPr>
        <w:t>.</w:t>
      </w:r>
    </w:p>
    <w:p w14:paraId="1705C50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b/>
          <w:i/>
        </w:rPr>
        <w:t>Given under the seal of the said company this…day of…</w:t>
      </w:r>
      <w:r>
        <w:rPr>
          <w:rFonts w:ascii="Times New Roman" w:eastAsia="Times New Roman" w:hAnsi="Times New Roman" w:cs="Times New Roman"/>
        </w:rPr>
        <w:t>”</w:t>
      </w:r>
    </w:p>
    <w:p w14:paraId="5363C248"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Effect of the certificate</w:t>
      </w:r>
    </w:p>
    <w:p w14:paraId="352114D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As provided for under section 495 the share certificate is prima facie evidence of title of the member to the shares.</w:t>
      </w:r>
    </w:p>
    <w:p w14:paraId="5129E116"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Re Bahia &amp; San Francisco Railway co</w:t>
      </w:r>
      <w:r>
        <w:rPr>
          <w:rFonts w:ascii="Times New Roman" w:eastAsia="Times New Roman" w:hAnsi="Times New Roman" w:cs="Times New Roman"/>
        </w:rPr>
        <w:t>. Cockburn J described the certificate as:</w:t>
      </w:r>
      <w:sdt>
        <w:sdtPr>
          <w:tag w:val="goog_rdk_14"/>
          <w:id w:val="2084405076"/>
        </w:sdtPr>
        <w:sdtContent>
          <w:ins w:id="9" w:author="Arnet Achieng" w:date="2021-09-21T11:41:00Z">
            <w:r>
              <w:rPr>
                <w:rFonts w:ascii="Times New Roman" w:eastAsia="Times New Roman" w:hAnsi="Times New Roman" w:cs="Times New Roman"/>
              </w:rPr>
              <w:t>0</w:t>
            </w:r>
          </w:ins>
        </w:sdtContent>
      </w:sdt>
    </w:p>
    <w:sdt>
      <w:sdtPr>
        <w:tag w:val="goog_rdk_16"/>
        <w:id w:val="1398635308"/>
      </w:sdtPr>
      <w:sdtContent>
        <w:p w14:paraId="4EACE66D" w14:textId="77777777" w:rsidR="00EB5D0E" w:rsidRDefault="00000000">
          <w:pPr>
            <w:jc w:val="both"/>
            <w:rPr>
              <w:ins w:id="10" w:author="Arnet Achieng" w:date="2021-09-21T12:57:00Z"/>
              <w:rFonts w:ascii="Times New Roman" w:eastAsia="Times New Roman" w:hAnsi="Times New Roman" w:cs="Times New Roman"/>
              <w:b/>
              <w:i/>
            </w:rPr>
          </w:pPr>
          <w:r>
            <w:rPr>
              <w:rFonts w:ascii="Times New Roman" w:eastAsia="Times New Roman" w:hAnsi="Times New Roman" w:cs="Times New Roman"/>
            </w:rPr>
            <w:t>“</w:t>
          </w:r>
          <w:r>
            <w:rPr>
              <w:rFonts w:ascii="Times New Roman" w:eastAsia="Times New Roman" w:hAnsi="Times New Roman" w:cs="Times New Roman"/>
              <w:b/>
              <w:i/>
            </w:rPr>
            <w:t>a declaration by the company to all the</w:t>
          </w:r>
          <w:sdt>
            <w:sdtPr>
              <w:tag w:val="goog_rdk_15"/>
              <w:id w:val="394021724"/>
            </w:sdtPr>
            <w:sdtContent>
              <w:ins w:id="11" w:author="Arnet Achieng" w:date="2021-09-21T12:57:00Z">
                <w:r>
                  <w:rPr>
                    <w:rFonts w:ascii="Times New Roman" w:eastAsia="Times New Roman" w:hAnsi="Times New Roman" w:cs="Times New Roman"/>
                    <w:b/>
                    <w:i/>
                  </w:rPr>
                  <w:t>--</w:t>
                </w:r>
              </w:ins>
            </w:sdtContent>
          </w:sdt>
        </w:p>
      </w:sdtContent>
    </w:sdt>
    <w:sdt>
      <w:sdtPr>
        <w:tag w:val="goog_rdk_18"/>
        <w:id w:val="829563311"/>
      </w:sdtPr>
      <w:sdtContent>
        <w:p w14:paraId="5A10D0D8" w14:textId="77777777" w:rsidR="00EB5D0E" w:rsidRDefault="00000000">
          <w:pPr>
            <w:jc w:val="both"/>
            <w:rPr>
              <w:ins w:id="12" w:author="Arnet Achieng" w:date="2021-09-21T12:57:00Z"/>
              <w:rFonts w:ascii="Times New Roman" w:eastAsia="Times New Roman" w:hAnsi="Times New Roman" w:cs="Times New Roman"/>
              <w:b/>
              <w:i/>
            </w:rPr>
          </w:pPr>
          <w:sdt>
            <w:sdtPr>
              <w:tag w:val="goog_rdk_17"/>
              <w:id w:val="-1579735838"/>
            </w:sdtPr>
            <w:sdtContent/>
          </w:sdt>
        </w:p>
      </w:sdtContent>
    </w:sdt>
    <w:sdt>
      <w:sdtPr>
        <w:tag w:val="goog_rdk_20"/>
        <w:id w:val="2098592403"/>
      </w:sdtPr>
      <w:sdtContent>
        <w:p w14:paraId="5228C1DD" w14:textId="77777777" w:rsidR="00EB5D0E" w:rsidRDefault="00000000">
          <w:pPr>
            <w:jc w:val="both"/>
            <w:rPr>
              <w:ins w:id="13" w:author="Arnet Achieng" w:date="2021-09-21T12:57:00Z"/>
              <w:rFonts w:ascii="Times New Roman" w:eastAsia="Times New Roman" w:hAnsi="Times New Roman" w:cs="Times New Roman"/>
              <w:b/>
              <w:i/>
            </w:rPr>
          </w:pPr>
          <w:sdt>
            <w:sdtPr>
              <w:tag w:val="goog_rdk_19"/>
              <w:id w:val="-1758438515"/>
            </w:sdtPr>
            <w:sdtContent/>
          </w:sdt>
        </w:p>
      </w:sdtContent>
    </w:sdt>
    <w:sdt>
      <w:sdtPr>
        <w:tag w:val="goog_rdk_22"/>
        <w:id w:val="1340968886"/>
      </w:sdtPr>
      <w:sdtContent>
        <w:p w14:paraId="00A21B7F" w14:textId="77777777" w:rsidR="00EB5D0E" w:rsidRDefault="00000000">
          <w:pPr>
            <w:jc w:val="both"/>
            <w:rPr>
              <w:ins w:id="14" w:author="Arnet Achieng" w:date="2021-09-21T12:57:00Z"/>
              <w:rFonts w:ascii="Times New Roman" w:eastAsia="Times New Roman" w:hAnsi="Times New Roman" w:cs="Times New Roman"/>
              <w:b/>
              <w:i/>
            </w:rPr>
          </w:pPr>
          <w:sdt>
            <w:sdtPr>
              <w:tag w:val="goog_rdk_21"/>
              <w:id w:val="1003157616"/>
            </w:sdtPr>
            <w:sdtContent/>
          </w:sdt>
        </w:p>
      </w:sdtContent>
    </w:sdt>
    <w:sdt>
      <w:sdtPr>
        <w:tag w:val="goog_rdk_24"/>
        <w:id w:val="1915047977"/>
      </w:sdtPr>
      <w:sdtContent>
        <w:p w14:paraId="6605934D" w14:textId="77777777" w:rsidR="00EB5D0E" w:rsidRDefault="00000000">
          <w:pPr>
            <w:jc w:val="both"/>
            <w:rPr>
              <w:ins w:id="15" w:author="Arnet Achieng" w:date="2021-09-21T12:57:00Z"/>
              <w:rFonts w:ascii="Times New Roman" w:eastAsia="Times New Roman" w:hAnsi="Times New Roman" w:cs="Times New Roman"/>
              <w:b/>
              <w:i/>
            </w:rPr>
          </w:pPr>
          <w:sdt>
            <w:sdtPr>
              <w:tag w:val="goog_rdk_23"/>
              <w:id w:val="-1599174345"/>
            </w:sdtPr>
            <w:sdtContent>
              <w:ins w:id="16" w:author="Arnet Achieng" w:date="2021-09-21T12:57:00Z">
                <w:r>
                  <w:rPr>
                    <w:rFonts w:ascii="Times New Roman" w:eastAsia="Times New Roman" w:hAnsi="Times New Roman" w:cs="Times New Roman"/>
                    <w:b/>
                    <w:i/>
                  </w:rPr>
                  <w:t>.</w:t>
                </w:r>
              </w:ins>
            </w:sdtContent>
          </w:sdt>
        </w:p>
      </w:sdtContent>
    </w:sdt>
    <w:sdt>
      <w:sdtPr>
        <w:tag w:val="goog_rdk_26"/>
        <w:id w:val="-1297521805"/>
      </w:sdtPr>
      <w:sdtContent>
        <w:p w14:paraId="7EF0EBB4" w14:textId="77777777" w:rsidR="00EB5D0E" w:rsidRDefault="00000000">
          <w:pPr>
            <w:jc w:val="both"/>
            <w:rPr>
              <w:ins w:id="17" w:author="Arnet Achieng" w:date="2021-09-21T12:57:00Z"/>
              <w:rFonts w:ascii="Times New Roman" w:eastAsia="Times New Roman" w:hAnsi="Times New Roman" w:cs="Times New Roman"/>
              <w:b/>
              <w:i/>
            </w:rPr>
          </w:pPr>
          <w:sdt>
            <w:sdtPr>
              <w:tag w:val="goog_rdk_25"/>
              <w:id w:val="-1863588521"/>
            </w:sdtPr>
            <w:sdtContent/>
          </w:sdt>
        </w:p>
      </w:sdtContent>
    </w:sdt>
    <w:sdt>
      <w:sdtPr>
        <w:tag w:val="goog_rdk_28"/>
        <w:id w:val="-1958933674"/>
      </w:sdtPr>
      <w:sdtContent>
        <w:p w14:paraId="7B8F51EC" w14:textId="77777777" w:rsidR="00EB5D0E" w:rsidRDefault="00000000">
          <w:pPr>
            <w:jc w:val="both"/>
            <w:rPr>
              <w:ins w:id="18" w:author="Arnet Achieng" w:date="2021-09-21T12:57:00Z"/>
              <w:rFonts w:ascii="Times New Roman" w:eastAsia="Times New Roman" w:hAnsi="Times New Roman" w:cs="Times New Roman"/>
              <w:b/>
              <w:i/>
            </w:rPr>
          </w:pPr>
          <w:sdt>
            <w:sdtPr>
              <w:tag w:val="goog_rdk_27"/>
              <w:id w:val="-1818945779"/>
            </w:sdtPr>
            <w:sdtContent/>
          </w:sdt>
        </w:p>
      </w:sdtContent>
    </w:sdt>
    <w:sdt>
      <w:sdtPr>
        <w:tag w:val="goog_rdk_30"/>
        <w:id w:val="2105069154"/>
      </w:sdtPr>
      <w:sdtContent>
        <w:p w14:paraId="4446BC8D" w14:textId="77777777" w:rsidR="00EB5D0E" w:rsidRDefault="00000000">
          <w:pPr>
            <w:jc w:val="both"/>
            <w:rPr>
              <w:ins w:id="19" w:author="Arnet Achieng" w:date="2021-09-21T12:57:00Z"/>
              <w:rFonts w:ascii="Times New Roman" w:eastAsia="Times New Roman" w:hAnsi="Times New Roman" w:cs="Times New Roman"/>
              <w:b/>
              <w:i/>
            </w:rPr>
          </w:pPr>
          <w:sdt>
            <w:sdtPr>
              <w:tag w:val="goog_rdk_29"/>
              <w:id w:val="912815845"/>
            </w:sdtPr>
            <w:sdtContent/>
          </w:sdt>
        </w:p>
      </w:sdtContent>
    </w:sdt>
    <w:sdt>
      <w:sdtPr>
        <w:tag w:val="goog_rdk_32"/>
        <w:id w:val="-457876278"/>
      </w:sdtPr>
      <w:sdtContent>
        <w:p w14:paraId="68BC43C3" w14:textId="77777777" w:rsidR="00EB5D0E" w:rsidRDefault="00000000">
          <w:pPr>
            <w:jc w:val="both"/>
            <w:rPr>
              <w:ins w:id="20" w:author="Arnet Achieng" w:date="2021-09-21T12:57:00Z"/>
              <w:rFonts w:ascii="Times New Roman" w:eastAsia="Times New Roman" w:hAnsi="Times New Roman" w:cs="Times New Roman"/>
              <w:b/>
              <w:i/>
            </w:rPr>
          </w:pPr>
          <w:sdt>
            <w:sdtPr>
              <w:tag w:val="goog_rdk_31"/>
              <w:id w:val="-202945043"/>
            </w:sdtPr>
            <w:sdtContent/>
          </w:sdt>
        </w:p>
      </w:sdtContent>
    </w:sdt>
    <w:sdt>
      <w:sdtPr>
        <w:tag w:val="goog_rdk_34"/>
        <w:id w:val="2045015857"/>
      </w:sdtPr>
      <w:sdtContent>
        <w:p w14:paraId="1980882D" w14:textId="77777777" w:rsidR="00EB5D0E" w:rsidRDefault="00000000">
          <w:pPr>
            <w:jc w:val="both"/>
            <w:rPr>
              <w:ins w:id="21" w:author="Arnet Achieng" w:date="2021-09-21T12:57:00Z"/>
              <w:rFonts w:ascii="Times New Roman" w:eastAsia="Times New Roman" w:hAnsi="Times New Roman" w:cs="Times New Roman"/>
              <w:b/>
              <w:i/>
            </w:rPr>
          </w:pPr>
          <w:sdt>
            <w:sdtPr>
              <w:tag w:val="goog_rdk_33"/>
              <w:id w:val="341361943"/>
            </w:sdtPr>
            <w:sdtContent/>
          </w:sdt>
        </w:p>
      </w:sdtContent>
    </w:sdt>
    <w:sdt>
      <w:sdtPr>
        <w:tag w:val="goog_rdk_36"/>
        <w:id w:val="827102014"/>
      </w:sdtPr>
      <w:sdtContent>
        <w:p w14:paraId="72F4F53F" w14:textId="77777777" w:rsidR="00EB5D0E" w:rsidRDefault="00000000">
          <w:pPr>
            <w:jc w:val="both"/>
            <w:rPr>
              <w:ins w:id="22" w:author="Arnet Achieng" w:date="2021-09-21T12:57:00Z"/>
              <w:rFonts w:ascii="Times New Roman" w:eastAsia="Times New Roman" w:hAnsi="Times New Roman" w:cs="Times New Roman"/>
              <w:b/>
              <w:i/>
            </w:rPr>
          </w:pPr>
          <w:sdt>
            <w:sdtPr>
              <w:tag w:val="goog_rdk_35"/>
              <w:id w:val="-321739701"/>
            </w:sdtPr>
            <w:sdtContent/>
          </w:sdt>
        </w:p>
      </w:sdtContent>
    </w:sdt>
    <w:sdt>
      <w:sdtPr>
        <w:tag w:val="goog_rdk_38"/>
        <w:id w:val="1000087140"/>
      </w:sdtPr>
      <w:sdtContent>
        <w:p w14:paraId="3A7155FE" w14:textId="77777777" w:rsidR="00EB5D0E" w:rsidRDefault="00000000">
          <w:pPr>
            <w:jc w:val="both"/>
            <w:rPr>
              <w:ins w:id="23" w:author="Arnet Achieng" w:date="2021-09-21T12:57:00Z"/>
              <w:rFonts w:ascii="Times New Roman" w:eastAsia="Times New Roman" w:hAnsi="Times New Roman" w:cs="Times New Roman"/>
              <w:b/>
              <w:i/>
            </w:rPr>
          </w:pPr>
          <w:sdt>
            <w:sdtPr>
              <w:tag w:val="goog_rdk_37"/>
              <w:id w:val="79191143"/>
            </w:sdtPr>
            <w:sdtContent/>
          </w:sdt>
        </w:p>
      </w:sdtContent>
    </w:sdt>
    <w:sdt>
      <w:sdtPr>
        <w:tag w:val="goog_rdk_40"/>
        <w:id w:val="-638572841"/>
      </w:sdtPr>
      <w:sdtContent>
        <w:p w14:paraId="28FCBE87" w14:textId="77777777" w:rsidR="00EB5D0E" w:rsidRDefault="00000000">
          <w:pPr>
            <w:jc w:val="both"/>
            <w:rPr>
              <w:ins w:id="24" w:author="Arnet Achieng" w:date="2021-09-21T12:57:00Z"/>
              <w:rFonts w:ascii="Times New Roman" w:eastAsia="Times New Roman" w:hAnsi="Times New Roman" w:cs="Times New Roman"/>
              <w:b/>
              <w:i/>
            </w:rPr>
          </w:pPr>
          <w:sdt>
            <w:sdtPr>
              <w:tag w:val="goog_rdk_39"/>
              <w:id w:val="859319520"/>
            </w:sdtPr>
            <w:sdtContent/>
          </w:sdt>
        </w:p>
      </w:sdtContent>
    </w:sdt>
    <w:sdt>
      <w:sdtPr>
        <w:tag w:val="goog_rdk_42"/>
        <w:id w:val="-257296505"/>
      </w:sdtPr>
      <w:sdtContent>
        <w:p w14:paraId="0325FEF0" w14:textId="77777777" w:rsidR="00EB5D0E" w:rsidRDefault="00000000">
          <w:pPr>
            <w:jc w:val="both"/>
            <w:rPr>
              <w:ins w:id="25" w:author="Arnet Achieng" w:date="2021-09-21T12:57:00Z"/>
              <w:rFonts w:ascii="Times New Roman" w:eastAsia="Times New Roman" w:hAnsi="Times New Roman" w:cs="Times New Roman"/>
              <w:b/>
              <w:i/>
            </w:rPr>
          </w:pPr>
          <w:sdt>
            <w:sdtPr>
              <w:tag w:val="goog_rdk_41"/>
              <w:id w:val="1240605753"/>
            </w:sdtPr>
            <w:sdtContent/>
          </w:sdt>
        </w:p>
      </w:sdtContent>
    </w:sdt>
    <w:sdt>
      <w:sdtPr>
        <w:tag w:val="goog_rdk_44"/>
        <w:id w:val="483213004"/>
      </w:sdtPr>
      <w:sdtContent>
        <w:p w14:paraId="63B1F203" w14:textId="77777777" w:rsidR="00EB5D0E" w:rsidRDefault="00000000">
          <w:pPr>
            <w:jc w:val="both"/>
            <w:rPr>
              <w:ins w:id="26" w:author="Arnet Achieng" w:date="2021-09-21T12:57:00Z"/>
              <w:rFonts w:ascii="Times New Roman" w:eastAsia="Times New Roman" w:hAnsi="Times New Roman" w:cs="Times New Roman"/>
              <w:b/>
              <w:i/>
            </w:rPr>
          </w:pPr>
          <w:sdt>
            <w:sdtPr>
              <w:tag w:val="goog_rdk_43"/>
              <w:id w:val="1440954878"/>
            </w:sdtPr>
            <w:sdtContent/>
          </w:sdt>
        </w:p>
      </w:sdtContent>
    </w:sdt>
    <w:sdt>
      <w:sdtPr>
        <w:tag w:val="goog_rdk_46"/>
        <w:id w:val="-1720892921"/>
      </w:sdtPr>
      <w:sdtContent>
        <w:p w14:paraId="3C9E391B" w14:textId="77777777" w:rsidR="00EB5D0E" w:rsidRDefault="00000000">
          <w:pPr>
            <w:jc w:val="both"/>
            <w:rPr>
              <w:ins w:id="27" w:author="Arnet Achieng" w:date="2021-09-21T12:57:00Z"/>
              <w:rFonts w:ascii="Times New Roman" w:eastAsia="Times New Roman" w:hAnsi="Times New Roman" w:cs="Times New Roman"/>
              <w:b/>
              <w:i/>
            </w:rPr>
          </w:pPr>
          <w:sdt>
            <w:sdtPr>
              <w:tag w:val="goog_rdk_45"/>
              <w:id w:val="1636600027"/>
            </w:sdtPr>
            <w:sdtContent/>
          </w:sdt>
        </w:p>
      </w:sdtContent>
    </w:sdt>
    <w:sdt>
      <w:sdtPr>
        <w:tag w:val="goog_rdk_48"/>
        <w:id w:val="196051139"/>
      </w:sdtPr>
      <w:sdtContent>
        <w:p w14:paraId="1D018D63" w14:textId="77777777" w:rsidR="00EB5D0E" w:rsidRDefault="00000000">
          <w:pPr>
            <w:jc w:val="both"/>
            <w:rPr>
              <w:ins w:id="28" w:author="Arnet Achieng" w:date="2021-09-21T12:57:00Z"/>
              <w:rFonts w:ascii="Times New Roman" w:eastAsia="Times New Roman" w:hAnsi="Times New Roman" w:cs="Times New Roman"/>
              <w:b/>
              <w:i/>
            </w:rPr>
          </w:pPr>
          <w:sdt>
            <w:sdtPr>
              <w:tag w:val="goog_rdk_47"/>
              <w:id w:val="1425686978"/>
            </w:sdtPr>
            <w:sdtContent/>
          </w:sdt>
        </w:p>
      </w:sdtContent>
    </w:sdt>
    <w:sdt>
      <w:sdtPr>
        <w:tag w:val="goog_rdk_50"/>
        <w:id w:val="294652179"/>
      </w:sdtPr>
      <w:sdtContent>
        <w:p w14:paraId="5F99DADE" w14:textId="77777777" w:rsidR="00EB5D0E" w:rsidRDefault="00000000">
          <w:pPr>
            <w:jc w:val="both"/>
            <w:rPr>
              <w:ins w:id="29" w:author="Arnet Achieng" w:date="2021-09-21T12:57:00Z"/>
              <w:rFonts w:ascii="Times New Roman" w:eastAsia="Times New Roman" w:hAnsi="Times New Roman" w:cs="Times New Roman"/>
              <w:b/>
              <w:i/>
            </w:rPr>
          </w:pPr>
          <w:sdt>
            <w:sdtPr>
              <w:tag w:val="goog_rdk_49"/>
              <w:id w:val="85654208"/>
            </w:sdtPr>
            <w:sdtContent/>
          </w:sdt>
        </w:p>
      </w:sdtContent>
    </w:sdt>
    <w:sdt>
      <w:sdtPr>
        <w:tag w:val="goog_rdk_52"/>
        <w:id w:val="1430313778"/>
      </w:sdtPr>
      <w:sdtContent>
        <w:p w14:paraId="2C6E5090" w14:textId="77777777" w:rsidR="00EB5D0E" w:rsidRDefault="00000000">
          <w:pPr>
            <w:jc w:val="both"/>
            <w:rPr>
              <w:ins w:id="30" w:author="Arnet Achieng" w:date="2021-09-21T12:57:00Z"/>
              <w:rFonts w:ascii="Times New Roman" w:eastAsia="Times New Roman" w:hAnsi="Times New Roman" w:cs="Times New Roman"/>
              <w:b/>
              <w:i/>
            </w:rPr>
          </w:pPr>
          <w:sdt>
            <w:sdtPr>
              <w:tag w:val="goog_rdk_51"/>
              <w:id w:val="1704587235"/>
            </w:sdtPr>
            <w:sdtContent/>
          </w:sdt>
        </w:p>
      </w:sdtContent>
    </w:sdt>
    <w:sdt>
      <w:sdtPr>
        <w:tag w:val="goog_rdk_54"/>
        <w:id w:val="1626815141"/>
      </w:sdtPr>
      <w:sdtContent>
        <w:p w14:paraId="1F157CF4" w14:textId="77777777" w:rsidR="00EB5D0E" w:rsidRDefault="00000000">
          <w:pPr>
            <w:jc w:val="both"/>
            <w:rPr>
              <w:ins w:id="31" w:author="Arnet Achieng" w:date="2021-09-21T12:57:00Z"/>
              <w:rFonts w:ascii="Times New Roman" w:eastAsia="Times New Roman" w:hAnsi="Times New Roman" w:cs="Times New Roman"/>
              <w:b/>
              <w:i/>
            </w:rPr>
          </w:pPr>
          <w:sdt>
            <w:sdtPr>
              <w:tag w:val="goog_rdk_53"/>
              <w:id w:val="-2060009817"/>
            </w:sdtPr>
            <w:sdtContent/>
          </w:sdt>
        </w:p>
      </w:sdtContent>
    </w:sdt>
    <w:sdt>
      <w:sdtPr>
        <w:tag w:val="goog_rdk_56"/>
        <w:id w:val="-831527893"/>
      </w:sdtPr>
      <w:sdtContent>
        <w:p w14:paraId="166771E9" w14:textId="77777777" w:rsidR="00EB5D0E" w:rsidRDefault="00000000">
          <w:pPr>
            <w:jc w:val="both"/>
            <w:rPr>
              <w:ins w:id="32" w:author="Arnet Achieng" w:date="2021-09-21T12:57:00Z"/>
              <w:rFonts w:ascii="Times New Roman" w:eastAsia="Times New Roman" w:hAnsi="Times New Roman" w:cs="Times New Roman"/>
              <w:b/>
              <w:i/>
            </w:rPr>
          </w:pPr>
          <w:sdt>
            <w:sdtPr>
              <w:tag w:val="goog_rdk_55"/>
              <w:id w:val="713626806"/>
            </w:sdtPr>
            <w:sdtContent/>
          </w:sdt>
        </w:p>
      </w:sdtContent>
    </w:sdt>
    <w:sdt>
      <w:sdtPr>
        <w:tag w:val="goog_rdk_58"/>
        <w:id w:val="-935745183"/>
      </w:sdtPr>
      <w:sdtContent>
        <w:p w14:paraId="1989C63F" w14:textId="77777777" w:rsidR="00EB5D0E" w:rsidRDefault="00000000">
          <w:pPr>
            <w:jc w:val="both"/>
            <w:rPr>
              <w:ins w:id="33" w:author="Arnet Achieng" w:date="2021-09-21T12:57:00Z"/>
              <w:rFonts w:ascii="Times New Roman" w:eastAsia="Times New Roman" w:hAnsi="Times New Roman" w:cs="Times New Roman"/>
              <w:b/>
              <w:i/>
            </w:rPr>
          </w:pPr>
          <w:sdt>
            <w:sdtPr>
              <w:tag w:val="goog_rdk_57"/>
              <w:id w:val="-1472206921"/>
            </w:sdtPr>
            <w:sdtContent/>
          </w:sdt>
        </w:p>
      </w:sdtContent>
    </w:sdt>
    <w:sdt>
      <w:sdtPr>
        <w:tag w:val="goog_rdk_60"/>
        <w:id w:val="1008257524"/>
      </w:sdtPr>
      <w:sdtContent>
        <w:p w14:paraId="5587271E" w14:textId="77777777" w:rsidR="00EB5D0E" w:rsidRDefault="00000000">
          <w:pPr>
            <w:jc w:val="both"/>
            <w:rPr>
              <w:ins w:id="34" w:author="Arnet Achieng" w:date="2021-09-21T12:57:00Z"/>
              <w:rFonts w:ascii="Times New Roman" w:eastAsia="Times New Roman" w:hAnsi="Times New Roman" w:cs="Times New Roman"/>
              <w:b/>
              <w:i/>
            </w:rPr>
          </w:pPr>
          <w:sdt>
            <w:sdtPr>
              <w:tag w:val="goog_rdk_59"/>
              <w:id w:val="1208228549"/>
            </w:sdtPr>
            <w:sdtContent/>
          </w:sdt>
        </w:p>
      </w:sdtContent>
    </w:sdt>
    <w:sdt>
      <w:sdtPr>
        <w:tag w:val="goog_rdk_62"/>
        <w:id w:val="452757617"/>
      </w:sdtPr>
      <w:sdtContent>
        <w:p w14:paraId="3CF487A2" w14:textId="77777777" w:rsidR="00EB5D0E" w:rsidRDefault="00000000">
          <w:pPr>
            <w:jc w:val="both"/>
            <w:rPr>
              <w:ins w:id="35" w:author="Arnet Achieng" w:date="2021-09-21T12:57:00Z"/>
              <w:rFonts w:ascii="Times New Roman" w:eastAsia="Times New Roman" w:hAnsi="Times New Roman" w:cs="Times New Roman"/>
              <w:b/>
              <w:i/>
            </w:rPr>
          </w:pPr>
          <w:sdt>
            <w:sdtPr>
              <w:tag w:val="goog_rdk_61"/>
              <w:id w:val="252327352"/>
            </w:sdtPr>
            <w:sdtContent/>
          </w:sdt>
        </w:p>
      </w:sdtContent>
    </w:sdt>
    <w:sdt>
      <w:sdtPr>
        <w:tag w:val="goog_rdk_64"/>
        <w:id w:val="487055857"/>
      </w:sdtPr>
      <w:sdtContent>
        <w:p w14:paraId="0C04349C" w14:textId="77777777" w:rsidR="00EB5D0E" w:rsidRDefault="00000000">
          <w:pPr>
            <w:jc w:val="both"/>
            <w:rPr>
              <w:ins w:id="36" w:author="Arnet Achieng" w:date="2021-09-21T12:57:00Z"/>
              <w:rFonts w:ascii="Times New Roman" w:eastAsia="Times New Roman" w:hAnsi="Times New Roman" w:cs="Times New Roman"/>
              <w:b/>
              <w:i/>
            </w:rPr>
          </w:pPr>
          <w:sdt>
            <w:sdtPr>
              <w:tag w:val="goog_rdk_63"/>
              <w:id w:val="-1354948040"/>
            </w:sdtPr>
            <w:sdtContent/>
          </w:sdt>
        </w:p>
      </w:sdtContent>
    </w:sdt>
    <w:sdt>
      <w:sdtPr>
        <w:tag w:val="goog_rdk_66"/>
        <w:id w:val="-49463208"/>
      </w:sdtPr>
      <w:sdtContent>
        <w:p w14:paraId="18630796" w14:textId="77777777" w:rsidR="00EB5D0E" w:rsidRDefault="00000000">
          <w:pPr>
            <w:jc w:val="both"/>
            <w:rPr>
              <w:ins w:id="37" w:author="Arnet Achieng" w:date="2021-09-21T12:57:00Z"/>
              <w:rFonts w:ascii="Times New Roman" w:eastAsia="Times New Roman" w:hAnsi="Times New Roman" w:cs="Times New Roman"/>
              <w:b/>
              <w:i/>
            </w:rPr>
          </w:pPr>
          <w:sdt>
            <w:sdtPr>
              <w:tag w:val="goog_rdk_65"/>
              <w:id w:val="1313679394"/>
            </w:sdtPr>
            <w:sdtContent/>
          </w:sdt>
        </w:p>
      </w:sdtContent>
    </w:sdt>
    <w:sdt>
      <w:sdtPr>
        <w:tag w:val="goog_rdk_68"/>
        <w:id w:val="1946500639"/>
      </w:sdtPr>
      <w:sdtContent>
        <w:p w14:paraId="2A26C0D6" w14:textId="77777777" w:rsidR="00EB5D0E" w:rsidRDefault="00000000">
          <w:pPr>
            <w:jc w:val="both"/>
            <w:rPr>
              <w:ins w:id="38" w:author="Arnet Achieng" w:date="2021-09-21T12:57:00Z"/>
              <w:rFonts w:ascii="Times New Roman" w:eastAsia="Times New Roman" w:hAnsi="Times New Roman" w:cs="Times New Roman"/>
              <w:b/>
              <w:i/>
            </w:rPr>
          </w:pPr>
          <w:sdt>
            <w:sdtPr>
              <w:tag w:val="goog_rdk_67"/>
              <w:id w:val="-979145962"/>
            </w:sdtPr>
            <w:sdtContent/>
          </w:sdt>
        </w:p>
      </w:sdtContent>
    </w:sdt>
    <w:sdt>
      <w:sdtPr>
        <w:tag w:val="goog_rdk_70"/>
        <w:id w:val="-1459033798"/>
      </w:sdtPr>
      <w:sdtContent>
        <w:p w14:paraId="2BC0A630" w14:textId="77777777" w:rsidR="00EB5D0E" w:rsidRDefault="00000000">
          <w:pPr>
            <w:jc w:val="both"/>
            <w:rPr>
              <w:ins w:id="39" w:author="Arnet Achieng" w:date="2021-09-21T12:57:00Z"/>
              <w:rFonts w:ascii="Times New Roman" w:eastAsia="Times New Roman" w:hAnsi="Times New Roman" w:cs="Times New Roman"/>
              <w:b/>
              <w:i/>
            </w:rPr>
          </w:pPr>
          <w:sdt>
            <w:sdtPr>
              <w:tag w:val="goog_rdk_69"/>
              <w:id w:val="-1921704779"/>
            </w:sdtPr>
            <w:sdtContent/>
          </w:sdt>
        </w:p>
      </w:sdtContent>
    </w:sdt>
    <w:sdt>
      <w:sdtPr>
        <w:tag w:val="goog_rdk_72"/>
        <w:id w:val="-857191244"/>
      </w:sdtPr>
      <w:sdtContent>
        <w:p w14:paraId="18B44E1D" w14:textId="77777777" w:rsidR="00EB5D0E" w:rsidRDefault="00000000">
          <w:pPr>
            <w:jc w:val="both"/>
            <w:rPr>
              <w:ins w:id="40" w:author="Arnet Achieng" w:date="2021-09-21T12:57:00Z"/>
              <w:rFonts w:ascii="Times New Roman" w:eastAsia="Times New Roman" w:hAnsi="Times New Roman" w:cs="Times New Roman"/>
              <w:b/>
              <w:i/>
            </w:rPr>
          </w:pPr>
          <w:sdt>
            <w:sdtPr>
              <w:tag w:val="goog_rdk_71"/>
              <w:id w:val="-1303539358"/>
            </w:sdtPr>
            <w:sdtContent/>
          </w:sdt>
        </w:p>
      </w:sdtContent>
    </w:sdt>
    <w:sdt>
      <w:sdtPr>
        <w:tag w:val="goog_rdk_74"/>
        <w:id w:val="2100366363"/>
      </w:sdtPr>
      <w:sdtContent>
        <w:p w14:paraId="58257DBC" w14:textId="77777777" w:rsidR="00EB5D0E" w:rsidRDefault="00000000">
          <w:pPr>
            <w:jc w:val="both"/>
            <w:rPr>
              <w:ins w:id="41" w:author="Arnet Achieng" w:date="2021-09-21T12:57:00Z"/>
              <w:rFonts w:ascii="Times New Roman" w:eastAsia="Times New Roman" w:hAnsi="Times New Roman" w:cs="Times New Roman"/>
              <w:b/>
              <w:i/>
            </w:rPr>
          </w:pPr>
          <w:sdt>
            <w:sdtPr>
              <w:tag w:val="goog_rdk_73"/>
              <w:id w:val="-107736852"/>
            </w:sdtPr>
            <w:sdtContent/>
          </w:sdt>
        </w:p>
      </w:sdtContent>
    </w:sdt>
    <w:sdt>
      <w:sdtPr>
        <w:tag w:val="goog_rdk_76"/>
        <w:id w:val="-984239795"/>
      </w:sdtPr>
      <w:sdtContent>
        <w:p w14:paraId="31556EEA" w14:textId="77777777" w:rsidR="00EB5D0E" w:rsidRDefault="00000000">
          <w:pPr>
            <w:jc w:val="both"/>
            <w:rPr>
              <w:ins w:id="42" w:author="Arnet Achieng" w:date="2021-09-21T12:57:00Z"/>
              <w:rFonts w:ascii="Times New Roman" w:eastAsia="Times New Roman" w:hAnsi="Times New Roman" w:cs="Times New Roman"/>
              <w:b/>
              <w:i/>
            </w:rPr>
          </w:pPr>
          <w:sdt>
            <w:sdtPr>
              <w:tag w:val="goog_rdk_75"/>
              <w:id w:val="-1429278332"/>
            </w:sdtPr>
            <w:sdtContent/>
          </w:sdt>
        </w:p>
      </w:sdtContent>
    </w:sdt>
    <w:sdt>
      <w:sdtPr>
        <w:tag w:val="goog_rdk_78"/>
        <w:id w:val="-2127218807"/>
      </w:sdtPr>
      <w:sdtContent>
        <w:p w14:paraId="358CC3C7" w14:textId="77777777" w:rsidR="00EB5D0E" w:rsidRDefault="00000000">
          <w:pPr>
            <w:jc w:val="both"/>
            <w:rPr>
              <w:ins w:id="43" w:author="Arnet Achieng" w:date="2021-09-21T12:57:00Z"/>
              <w:rFonts w:ascii="Times New Roman" w:eastAsia="Times New Roman" w:hAnsi="Times New Roman" w:cs="Times New Roman"/>
              <w:b/>
              <w:i/>
            </w:rPr>
          </w:pPr>
          <w:sdt>
            <w:sdtPr>
              <w:tag w:val="goog_rdk_77"/>
              <w:id w:val="1225266569"/>
            </w:sdtPr>
            <w:sdtContent/>
          </w:sdt>
        </w:p>
      </w:sdtContent>
    </w:sdt>
    <w:sdt>
      <w:sdtPr>
        <w:tag w:val="goog_rdk_80"/>
        <w:id w:val="9806525"/>
      </w:sdtPr>
      <w:sdtContent>
        <w:p w14:paraId="743F68AE" w14:textId="77777777" w:rsidR="00EB5D0E" w:rsidRDefault="00000000">
          <w:pPr>
            <w:jc w:val="both"/>
            <w:rPr>
              <w:ins w:id="44" w:author="Arnet Achieng" w:date="2021-09-21T12:57:00Z"/>
              <w:rFonts w:ascii="Times New Roman" w:eastAsia="Times New Roman" w:hAnsi="Times New Roman" w:cs="Times New Roman"/>
              <w:b/>
              <w:i/>
            </w:rPr>
          </w:pPr>
          <w:sdt>
            <w:sdtPr>
              <w:tag w:val="goog_rdk_79"/>
              <w:id w:val="-759446959"/>
            </w:sdtPr>
            <w:sdtContent/>
          </w:sdt>
        </w:p>
      </w:sdtContent>
    </w:sdt>
    <w:sdt>
      <w:sdtPr>
        <w:tag w:val="goog_rdk_82"/>
        <w:id w:val="1552338457"/>
      </w:sdtPr>
      <w:sdtContent>
        <w:p w14:paraId="3F9FCEAD" w14:textId="77777777" w:rsidR="00EB5D0E" w:rsidRDefault="00000000">
          <w:pPr>
            <w:jc w:val="both"/>
            <w:rPr>
              <w:ins w:id="45" w:author="Arnet Achieng" w:date="2021-09-21T12:57:00Z"/>
              <w:rFonts w:ascii="Times New Roman" w:eastAsia="Times New Roman" w:hAnsi="Times New Roman" w:cs="Times New Roman"/>
              <w:b/>
              <w:i/>
            </w:rPr>
          </w:pPr>
          <w:sdt>
            <w:sdtPr>
              <w:tag w:val="goog_rdk_81"/>
              <w:id w:val="2135203545"/>
            </w:sdtPr>
            <w:sdtContent/>
          </w:sdt>
        </w:p>
      </w:sdtContent>
    </w:sdt>
    <w:sdt>
      <w:sdtPr>
        <w:tag w:val="goog_rdk_84"/>
        <w:id w:val="-978456031"/>
      </w:sdtPr>
      <w:sdtContent>
        <w:p w14:paraId="70C8993D" w14:textId="77777777" w:rsidR="00EB5D0E" w:rsidRDefault="00000000">
          <w:pPr>
            <w:jc w:val="both"/>
            <w:rPr>
              <w:ins w:id="46" w:author="Arnet Achieng" w:date="2021-09-21T12:57:00Z"/>
              <w:rFonts w:ascii="Times New Roman" w:eastAsia="Times New Roman" w:hAnsi="Times New Roman" w:cs="Times New Roman"/>
              <w:b/>
              <w:i/>
            </w:rPr>
          </w:pPr>
          <w:sdt>
            <w:sdtPr>
              <w:tag w:val="goog_rdk_83"/>
              <w:id w:val="-5746952"/>
            </w:sdtPr>
            <w:sdtContent/>
          </w:sdt>
        </w:p>
      </w:sdtContent>
    </w:sdt>
    <w:sdt>
      <w:sdtPr>
        <w:tag w:val="goog_rdk_86"/>
        <w:id w:val="1055285873"/>
      </w:sdtPr>
      <w:sdtContent>
        <w:p w14:paraId="5AABA38F" w14:textId="77777777" w:rsidR="00EB5D0E" w:rsidRDefault="00000000">
          <w:pPr>
            <w:jc w:val="both"/>
            <w:rPr>
              <w:ins w:id="47" w:author="Arnet Achieng" w:date="2021-09-21T12:57:00Z"/>
              <w:rFonts w:ascii="Times New Roman" w:eastAsia="Times New Roman" w:hAnsi="Times New Roman" w:cs="Times New Roman"/>
              <w:b/>
              <w:i/>
            </w:rPr>
          </w:pPr>
          <w:sdt>
            <w:sdtPr>
              <w:tag w:val="goog_rdk_85"/>
              <w:id w:val="1145708693"/>
            </w:sdtPr>
            <w:sdtContent/>
          </w:sdt>
        </w:p>
      </w:sdtContent>
    </w:sdt>
    <w:sdt>
      <w:sdtPr>
        <w:tag w:val="goog_rdk_88"/>
        <w:id w:val="1217778500"/>
      </w:sdtPr>
      <w:sdtContent>
        <w:p w14:paraId="05AE7C18" w14:textId="77777777" w:rsidR="00EB5D0E" w:rsidRDefault="00000000">
          <w:pPr>
            <w:jc w:val="both"/>
            <w:rPr>
              <w:ins w:id="48" w:author="Arnet Achieng" w:date="2021-09-21T12:57:00Z"/>
              <w:rFonts w:ascii="Times New Roman" w:eastAsia="Times New Roman" w:hAnsi="Times New Roman" w:cs="Times New Roman"/>
              <w:b/>
              <w:i/>
            </w:rPr>
          </w:pPr>
          <w:sdt>
            <w:sdtPr>
              <w:tag w:val="goog_rdk_87"/>
              <w:id w:val="-682754730"/>
            </w:sdtPr>
            <w:sdtContent/>
          </w:sdt>
        </w:p>
      </w:sdtContent>
    </w:sdt>
    <w:sdt>
      <w:sdtPr>
        <w:tag w:val="goog_rdk_90"/>
        <w:id w:val="767898658"/>
      </w:sdtPr>
      <w:sdtContent>
        <w:p w14:paraId="11DB61B7" w14:textId="77777777" w:rsidR="00EB5D0E" w:rsidRDefault="00000000">
          <w:pPr>
            <w:jc w:val="both"/>
            <w:rPr>
              <w:ins w:id="49" w:author="Arnet Achieng" w:date="2021-09-21T12:57:00Z"/>
              <w:rFonts w:ascii="Times New Roman" w:eastAsia="Times New Roman" w:hAnsi="Times New Roman" w:cs="Times New Roman"/>
              <w:b/>
              <w:i/>
            </w:rPr>
          </w:pPr>
          <w:sdt>
            <w:sdtPr>
              <w:tag w:val="goog_rdk_89"/>
              <w:id w:val="951214894"/>
            </w:sdtPr>
            <w:sdtContent/>
          </w:sdt>
        </w:p>
      </w:sdtContent>
    </w:sdt>
    <w:sdt>
      <w:sdtPr>
        <w:tag w:val="goog_rdk_92"/>
        <w:id w:val="-1804374812"/>
      </w:sdtPr>
      <w:sdtContent>
        <w:p w14:paraId="2840576A" w14:textId="77777777" w:rsidR="00EB5D0E" w:rsidRDefault="00000000">
          <w:pPr>
            <w:jc w:val="both"/>
            <w:rPr>
              <w:ins w:id="50" w:author="Arnet Achieng" w:date="2021-09-21T12:57:00Z"/>
              <w:rFonts w:ascii="Times New Roman" w:eastAsia="Times New Roman" w:hAnsi="Times New Roman" w:cs="Times New Roman"/>
              <w:b/>
              <w:i/>
            </w:rPr>
          </w:pPr>
          <w:sdt>
            <w:sdtPr>
              <w:tag w:val="goog_rdk_91"/>
              <w:id w:val="1561826447"/>
            </w:sdtPr>
            <w:sdtContent/>
          </w:sdt>
        </w:p>
      </w:sdtContent>
    </w:sdt>
    <w:sdt>
      <w:sdtPr>
        <w:tag w:val="goog_rdk_94"/>
        <w:id w:val="1229038881"/>
      </w:sdtPr>
      <w:sdtContent>
        <w:p w14:paraId="47663E3F" w14:textId="77777777" w:rsidR="00EB5D0E" w:rsidRDefault="00000000">
          <w:pPr>
            <w:jc w:val="both"/>
            <w:rPr>
              <w:ins w:id="51" w:author="Arnet Achieng" w:date="2021-09-21T12:57:00Z"/>
              <w:rFonts w:ascii="Times New Roman" w:eastAsia="Times New Roman" w:hAnsi="Times New Roman" w:cs="Times New Roman"/>
              <w:b/>
              <w:i/>
            </w:rPr>
          </w:pPr>
          <w:sdt>
            <w:sdtPr>
              <w:tag w:val="goog_rdk_93"/>
              <w:id w:val="-801151495"/>
            </w:sdtPr>
            <w:sdtContent/>
          </w:sdt>
        </w:p>
      </w:sdtContent>
    </w:sdt>
    <w:sdt>
      <w:sdtPr>
        <w:tag w:val="goog_rdk_96"/>
        <w:id w:val="479189164"/>
      </w:sdtPr>
      <w:sdtContent>
        <w:p w14:paraId="386ECE54" w14:textId="77777777" w:rsidR="00EB5D0E" w:rsidRDefault="00000000">
          <w:pPr>
            <w:jc w:val="both"/>
            <w:rPr>
              <w:ins w:id="52" w:author="Arnet Achieng" w:date="2021-09-21T12:57:00Z"/>
              <w:rFonts w:ascii="Times New Roman" w:eastAsia="Times New Roman" w:hAnsi="Times New Roman" w:cs="Times New Roman"/>
              <w:b/>
              <w:i/>
            </w:rPr>
          </w:pPr>
          <w:sdt>
            <w:sdtPr>
              <w:tag w:val="goog_rdk_95"/>
              <w:id w:val="883452511"/>
            </w:sdtPr>
            <w:sdtContent/>
          </w:sdt>
        </w:p>
      </w:sdtContent>
    </w:sdt>
    <w:sdt>
      <w:sdtPr>
        <w:tag w:val="goog_rdk_98"/>
        <w:id w:val="-1619525703"/>
      </w:sdtPr>
      <w:sdtContent>
        <w:p w14:paraId="0DEE4562" w14:textId="77777777" w:rsidR="00EB5D0E" w:rsidRDefault="00000000">
          <w:pPr>
            <w:jc w:val="both"/>
            <w:rPr>
              <w:ins w:id="53" w:author="Arnet Achieng" w:date="2021-09-21T12:57:00Z"/>
              <w:rFonts w:ascii="Times New Roman" w:eastAsia="Times New Roman" w:hAnsi="Times New Roman" w:cs="Times New Roman"/>
              <w:b/>
              <w:i/>
            </w:rPr>
          </w:pPr>
          <w:sdt>
            <w:sdtPr>
              <w:tag w:val="goog_rdk_97"/>
              <w:id w:val="-1656990495"/>
            </w:sdtPr>
            <w:sdtContent/>
          </w:sdt>
        </w:p>
      </w:sdtContent>
    </w:sdt>
    <w:sdt>
      <w:sdtPr>
        <w:tag w:val="goog_rdk_100"/>
        <w:id w:val="-1810692817"/>
      </w:sdtPr>
      <w:sdtContent>
        <w:p w14:paraId="08E8846A" w14:textId="77777777" w:rsidR="00EB5D0E" w:rsidRDefault="00000000">
          <w:pPr>
            <w:jc w:val="both"/>
            <w:rPr>
              <w:ins w:id="54" w:author="Arnet Achieng" w:date="2021-09-21T12:57:00Z"/>
              <w:rFonts w:ascii="Times New Roman" w:eastAsia="Times New Roman" w:hAnsi="Times New Roman" w:cs="Times New Roman"/>
              <w:b/>
              <w:i/>
            </w:rPr>
          </w:pPr>
          <w:sdt>
            <w:sdtPr>
              <w:tag w:val="goog_rdk_99"/>
              <w:id w:val="-792513066"/>
            </w:sdtPr>
            <w:sdtContent/>
          </w:sdt>
        </w:p>
      </w:sdtContent>
    </w:sdt>
    <w:p w14:paraId="5B2C98BE"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b/>
          <w:i/>
        </w:rPr>
        <w:t xml:space="preserve"> world that the person in whose name the certificate is made out and to whom it is given is a shareholder in the company, and it is given by the company with the intention that it shall be so used by the person to whom it is given and acted upon in the sale and transfer of shares</w:t>
      </w:r>
      <w:r>
        <w:rPr>
          <w:rFonts w:ascii="Times New Roman" w:eastAsia="Times New Roman" w:hAnsi="Times New Roman" w:cs="Times New Roman"/>
        </w:rPr>
        <w:t>.”</w:t>
      </w:r>
    </w:p>
    <w:p w14:paraId="58ECA0BE"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Estoppel by share certificate</w:t>
      </w:r>
    </w:p>
    <w:p w14:paraId="08DF6C3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company must take care when issuing a share certificate </w:t>
      </w:r>
      <w:proofErr w:type="gramStart"/>
      <w:r>
        <w:rPr>
          <w:rFonts w:ascii="Times New Roman" w:eastAsia="Times New Roman" w:hAnsi="Times New Roman" w:cs="Times New Roman"/>
        </w:rPr>
        <w:t>so as to</w:t>
      </w:r>
      <w:proofErr w:type="gramEnd"/>
      <w:r>
        <w:rPr>
          <w:rFonts w:ascii="Times New Roman" w:eastAsia="Times New Roman" w:hAnsi="Times New Roman" w:cs="Times New Roman"/>
        </w:rPr>
        <w:t xml:space="preserve"> avoid stating thereon what is incorrect. If the company negligently issues a certificate that is incorrect in some material particulars it may be estopped from denying the correctness of the stated facts if a third party changes his position in reliance on them. This is illustrated by:</w:t>
      </w:r>
    </w:p>
    <w:p w14:paraId="7E468577" w14:textId="77777777" w:rsidR="00EB5D0E"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u w:val="single"/>
        </w:rPr>
        <w:t>Re Bahia &amp; San Francisco Railway Co</w:t>
      </w:r>
      <w:r>
        <w:rPr>
          <w:rFonts w:ascii="Times New Roman" w:eastAsia="Times New Roman" w:hAnsi="Times New Roman" w:cs="Times New Roman"/>
          <w:color w:val="000000"/>
        </w:rPr>
        <w:t xml:space="preserve">.  T was the registered holder of five shares. S and G forged a transfer of the shares to themselves and presented it for registration with T’s share certificate, which they held as her brokers. The transfer was </w:t>
      </w:r>
      <w:proofErr w:type="gramStart"/>
      <w:r>
        <w:rPr>
          <w:rFonts w:ascii="Times New Roman" w:eastAsia="Times New Roman" w:hAnsi="Times New Roman" w:cs="Times New Roman"/>
          <w:color w:val="000000"/>
        </w:rPr>
        <w:t>registered</w:t>
      </w:r>
      <w:proofErr w:type="gramEnd"/>
      <w:r>
        <w:rPr>
          <w:rFonts w:ascii="Times New Roman" w:eastAsia="Times New Roman" w:hAnsi="Times New Roman" w:cs="Times New Roman"/>
          <w:color w:val="000000"/>
        </w:rPr>
        <w:t xml:space="preserve"> and a new share certificate was issued to S and </w:t>
      </w:r>
      <w:proofErr w:type="spellStart"/>
      <w:r>
        <w:rPr>
          <w:rFonts w:ascii="Times New Roman" w:eastAsia="Times New Roman" w:hAnsi="Times New Roman" w:cs="Times New Roman"/>
          <w:color w:val="000000"/>
        </w:rPr>
        <w:t>G as</w:t>
      </w:r>
      <w:proofErr w:type="spellEnd"/>
      <w:r>
        <w:rPr>
          <w:rFonts w:ascii="Times New Roman" w:eastAsia="Times New Roman" w:hAnsi="Times New Roman" w:cs="Times New Roman"/>
          <w:color w:val="000000"/>
        </w:rPr>
        <w:t xml:space="preserve"> shareholders. S and G sold the shares to B and another person who were duly registered as holders. T had the shares re-registered in her name since the forged transfer was a nullity. B and the other purchaser claimed the value of the shares from the company as damages. Held: The claim was valid since the share certificate in the name of S and G was “a declaration by the company to all the world that the person in whose name the certificate is made out and to whom the certificate is given, is a shareholder of the company ... with the intention that it shall be acted upon in the sale and transfer of shares”. (NB In this case, the share certificate issued to S and G was genuine (although obtained by a forged transfer) and the claimants had not themselves presented a forged transfer since the transfer to them by S and G was genuine (although it related to shares to which S and G had no title). The company was estopped from denying that the named member was at the date of the issue of the certificate the holder of the specified shares and ordered to compensate the purchasers</w:t>
      </w:r>
    </w:p>
    <w:p w14:paraId="727B151F" w14:textId="77777777" w:rsidR="00EB5D0E" w:rsidRDefault="00000000">
      <w:pPr>
        <w:numPr>
          <w:ilvl w:val="0"/>
          <w:numId w:val="2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u w:val="single"/>
        </w:rPr>
        <w:t>Burkinshaw v. Nicolls</w:t>
      </w:r>
      <w:r>
        <w:rPr>
          <w:rFonts w:ascii="Times New Roman" w:eastAsia="Times New Roman" w:hAnsi="Times New Roman" w:cs="Times New Roman"/>
          <w:color w:val="000000"/>
        </w:rPr>
        <w:t xml:space="preserve"> in which the company was estopped by the certificate from denying that the shares were fully paid up.</w:t>
      </w:r>
    </w:p>
    <w:p w14:paraId="76E63FDE" w14:textId="77777777" w:rsidR="00EB5D0E" w:rsidRDefault="00000000">
      <w:pPr>
        <w:numPr>
          <w:ilvl w:val="0"/>
          <w:numId w:val="2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color w:val="000000"/>
        </w:rPr>
        <w:lastRenderedPageBreak/>
        <w:t xml:space="preserve">In </w:t>
      </w:r>
      <w:proofErr w:type="spellStart"/>
      <w:r>
        <w:rPr>
          <w:rFonts w:ascii="Times New Roman" w:eastAsia="Times New Roman" w:hAnsi="Times New Roman" w:cs="Times New Roman"/>
          <w:b/>
          <w:color w:val="000000"/>
          <w:u w:val="single"/>
        </w:rPr>
        <w:t>Bloomenthal</w:t>
      </w:r>
      <w:proofErr w:type="spellEnd"/>
      <w:r>
        <w:rPr>
          <w:rFonts w:ascii="Times New Roman" w:eastAsia="Times New Roman" w:hAnsi="Times New Roman" w:cs="Times New Roman"/>
          <w:b/>
          <w:color w:val="000000"/>
          <w:u w:val="single"/>
        </w:rPr>
        <w:t xml:space="preserve"> V Ford (1897) </w:t>
      </w:r>
      <w:r>
        <w:rPr>
          <w:rFonts w:ascii="Times New Roman" w:eastAsia="Times New Roman" w:hAnsi="Times New Roman" w:cs="Times New Roman"/>
          <w:color w:val="000000"/>
        </w:rPr>
        <w:t>The company borrowed money from B and as security gave him share certificates for 10,000 shares of 1 pound each in his name in which the shares were described as fully paid. B believed that the amount due on shares had been paid by a previous holder. But this was not true. The company went into liquidation and the liquidator claimed from B the amount due on his shares. Held: The company was estopped by its own statement on the certificate that the shares were fully paid. The claim must fail.</w:t>
      </w:r>
    </w:p>
    <w:p w14:paraId="7A2D205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If the company becomes aware of an incorrect statement in a share certificate before the shareholder sells the shares it would be entitled to recall the certification for cancellation </w:t>
      </w:r>
      <w:proofErr w:type="gramStart"/>
      <w:r>
        <w:rPr>
          <w:rFonts w:ascii="Times New Roman" w:eastAsia="Times New Roman" w:hAnsi="Times New Roman" w:cs="Times New Roman"/>
        </w:rPr>
        <w:t>so as to</w:t>
      </w:r>
      <w:proofErr w:type="gramEnd"/>
      <w:r>
        <w:rPr>
          <w:rFonts w:ascii="Times New Roman" w:eastAsia="Times New Roman" w:hAnsi="Times New Roman" w:cs="Times New Roman"/>
        </w:rPr>
        <w:t xml:space="preserve"> issue another one.</w:t>
      </w:r>
    </w:p>
    <w:p w14:paraId="303F34E0"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Forged certificate</w:t>
      </w:r>
    </w:p>
    <w:p w14:paraId="03DC4BEC"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principle of estoppel does not apply when the certificate relied upon was issued fraudulently and without the authority of the board of directors. This may be so if the secretary wrongly affixed the Company’s seal and forged the signature attesting it, or where although the signatures are </w:t>
      </w:r>
      <w:proofErr w:type="gramStart"/>
      <w:r>
        <w:rPr>
          <w:rFonts w:ascii="Times New Roman" w:eastAsia="Times New Roman" w:hAnsi="Times New Roman" w:cs="Times New Roman"/>
        </w:rPr>
        <w:t>genuine</w:t>
      </w:r>
      <w:proofErr w:type="gramEnd"/>
      <w:r>
        <w:rPr>
          <w:rFonts w:ascii="Times New Roman" w:eastAsia="Times New Roman" w:hAnsi="Times New Roman" w:cs="Times New Roman"/>
        </w:rPr>
        <w:t xml:space="preserve"> they were made as part of the fraudulent design of the signers.</w:t>
      </w:r>
    </w:p>
    <w:p w14:paraId="35594858"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Ruben v. Great Fingall Consolidated</w:t>
      </w:r>
      <w:r>
        <w:rPr>
          <w:rFonts w:ascii="Times New Roman" w:eastAsia="Times New Roman" w:hAnsi="Times New Roman" w:cs="Times New Roman"/>
        </w:rPr>
        <w:t xml:space="preserve"> the plaintiffs, stockbrokers, procured a loan for the secretary of the defendant company on the security of a share </w:t>
      </w:r>
      <w:proofErr w:type="gramStart"/>
      <w:r>
        <w:rPr>
          <w:rFonts w:ascii="Times New Roman" w:eastAsia="Times New Roman" w:hAnsi="Times New Roman" w:cs="Times New Roman"/>
        </w:rPr>
        <w:t>certificate  for</w:t>
      </w:r>
      <w:proofErr w:type="gramEnd"/>
      <w:r>
        <w:rPr>
          <w:rFonts w:ascii="Times New Roman" w:eastAsia="Times New Roman" w:hAnsi="Times New Roman" w:cs="Times New Roman"/>
        </w:rPr>
        <w:t xml:space="preserve"> five thousand shares in the company to which, unknown to them, the secretary had affixed his own signature and the company seal after forging the signatures of two directors. The plaintiffs paid off the loan and then sued the company for damages for failure to register then as owners of the shares. The House of Lords held that the company was not bound by the certificates.</w:t>
      </w:r>
    </w:p>
    <w:p w14:paraId="3D3926DE"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Sheffield Corporation V Barclay</w:t>
      </w:r>
      <w:r>
        <w:rPr>
          <w:rFonts w:ascii="Times New Roman" w:eastAsia="Times New Roman" w:hAnsi="Times New Roman" w:cs="Times New Roman"/>
        </w:rPr>
        <w:t xml:space="preserve"> Stock was registered in the joint names of T and H. T forged H’s signature on a transfer and added his own. T delivered the transfer to B (who was unaware of the forgery</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and B obtained registration of the transfer to himself. B later transferred the shares to C to whom B delivered a transfer and the certificate issued to him. When the forgery was discovered, H claimed to be restored to the register as holder of the shares (T had died meanwhile) and the corporation, being estopped against C, purchased shares in the market for registration as replacement in the name of H. The corporation claimed compensation from B. </w:t>
      </w:r>
      <w:proofErr w:type="spellStart"/>
      <w:r>
        <w:rPr>
          <w:rFonts w:ascii="Times New Roman" w:eastAsia="Times New Roman" w:hAnsi="Times New Roman" w:cs="Times New Roman"/>
        </w:rPr>
        <w:t>iIt</w:t>
      </w:r>
      <w:proofErr w:type="spellEnd"/>
      <w:r>
        <w:rPr>
          <w:rFonts w:ascii="Times New Roman" w:eastAsia="Times New Roman" w:hAnsi="Times New Roman" w:cs="Times New Roman"/>
        </w:rPr>
        <w:t xml:space="preserve"> was held </w:t>
      </w:r>
      <w:proofErr w:type="gramStart"/>
      <w:r>
        <w:rPr>
          <w:rFonts w:ascii="Times New Roman" w:eastAsia="Times New Roman" w:hAnsi="Times New Roman" w:cs="Times New Roman"/>
        </w:rPr>
        <w:t>that  B</w:t>
      </w:r>
      <w:proofErr w:type="gramEnd"/>
      <w:r>
        <w:rPr>
          <w:rFonts w:ascii="Times New Roman" w:eastAsia="Times New Roman" w:hAnsi="Times New Roman" w:cs="Times New Roman"/>
        </w:rPr>
        <w:t xml:space="preserve"> was liable to compensate the corporation since he had caused it to issue a false share certificate by delivering a forged transfer to himself for registration.</w:t>
      </w:r>
    </w:p>
    <w:p w14:paraId="5494F6C0"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Share warrants</w:t>
      </w:r>
    </w:p>
    <w:p w14:paraId="71CB175D"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 share warrant is a warranty that the bearer is the holder of the shares therein specified. The company cannot therefore deny that the bearer is the holder of the relevant shares. It is a negotiable instrument which is transferable by simple delivery and a bona fide transferee for value of the warrant is not affected by any defect in the title of the transferor.</w:t>
      </w:r>
    </w:p>
    <w:p w14:paraId="174C2F0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Section 85 of the previous Companies Act provided that a company limited by shares could with respect to any fully </w:t>
      </w:r>
      <w:proofErr w:type="gramStart"/>
      <w:r>
        <w:rPr>
          <w:rFonts w:ascii="Times New Roman" w:eastAsia="Times New Roman" w:hAnsi="Times New Roman" w:cs="Times New Roman"/>
        </w:rPr>
        <w:t>paid up</w:t>
      </w:r>
      <w:proofErr w:type="gramEnd"/>
      <w:r>
        <w:rPr>
          <w:rFonts w:ascii="Times New Roman" w:eastAsia="Times New Roman" w:hAnsi="Times New Roman" w:cs="Times New Roman"/>
        </w:rPr>
        <w:t xml:space="preserve"> shares issue under its common seal a warrant stating that the bearer of the warrant was entitled to the shares therein. On the issue of the share warrant the company had to strike out of its register of members the name of the member then entered therein as holding the shares specified in the warrant as if he had ceased to be a member. </w:t>
      </w:r>
      <w:proofErr w:type="gramStart"/>
      <w:r>
        <w:rPr>
          <w:rFonts w:ascii="Times New Roman" w:eastAsia="Times New Roman" w:hAnsi="Times New Roman" w:cs="Times New Roman"/>
        </w:rPr>
        <w:t>Instead</w:t>
      </w:r>
      <w:proofErr w:type="gramEnd"/>
      <w:r>
        <w:rPr>
          <w:rFonts w:ascii="Times New Roman" w:eastAsia="Times New Roman" w:hAnsi="Times New Roman" w:cs="Times New Roman"/>
        </w:rPr>
        <w:t xml:space="preserve"> the company would then enter the fact of the issue of the warrant, a description of the shares included in the warrant and the date of issue. The bearer of the warrant was </w:t>
      </w:r>
      <w:r>
        <w:rPr>
          <w:rFonts w:ascii="Times New Roman" w:eastAsia="Times New Roman" w:hAnsi="Times New Roman" w:cs="Times New Roman"/>
        </w:rPr>
        <w:lastRenderedPageBreak/>
        <w:t>entitled, on surrendering it for cancellation, to have his name entered as a member in the register of members.</w:t>
      </w:r>
    </w:p>
    <w:p w14:paraId="60B56DF8"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Section 504 of the current act provides that irrespective of whether a company limited by shares purports to be authorized by its articles to issue with respect to any fully paid shares a share warrant stating that the bearer of the share warrant is entitled to the shares specified in it, the company may no longer issue such share warrants after the commencement of the section. A share warrant issued in contravention of the section is void. </w:t>
      </w:r>
    </w:p>
    <w:p w14:paraId="2B48AD0B" w14:textId="77777777" w:rsidR="00EB5D0E" w:rsidRDefault="00EB5D0E">
      <w:pPr>
        <w:jc w:val="both"/>
        <w:rPr>
          <w:rFonts w:ascii="Times New Roman" w:eastAsia="Times New Roman" w:hAnsi="Times New Roman" w:cs="Times New Roman"/>
        </w:rPr>
      </w:pPr>
    </w:p>
    <w:p w14:paraId="1E2352B2" w14:textId="77777777" w:rsidR="00EB5D0E" w:rsidRDefault="00000000">
      <w:pPr>
        <w:numPr>
          <w:ilvl w:val="1"/>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Issue and allotment</w:t>
      </w:r>
    </w:p>
    <w:p w14:paraId="4C282605"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Section 327 of the act provides that the directors of the company may exercise the powers of allotment of shares subject to section 328 and 329.</w:t>
      </w:r>
    </w:p>
    <w:p w14:paraId="3B475FDD"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terms allotment and issue have different meanings:</w:t>
      </w:r>
    </w:p>
    <w:p w14:paraId="3C357727" w14:textId="77777777" w:rsidR="00EB5D0E"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share is allotted when the person to whom it is allotted acquires an unconditional right to be entered into the register of members as the holder of that share. This stage is reached when the board of directors considers the application and formally resolve to allot the shares</w:t>
      </w:r>
    </w:p>
    <w:p w14:paraId="6A28F326" w14:textId="77777777" w:rsidR="00EB5D0E"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issue of shares is not a defined term but is usually taken to be a later stage at which the allotee receives a letter of allotment or share certificate issued by the company.</w:t>
      </w:r>
    </w:p>
    <w:p w14:paraId="4004ECC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Nicol’s case</w:t>
      </w:r>
      <w:r>
        <w:rPr>
          <w:rFonts w:ascii="Times New Roman" w:eastAsia="Times New Roman" w:hAnsi="Times New Roman" w:cs="Times New Roman"/>
        </w:rPr>
        <w:t xml:space="preserve"> Chitty J stated,</w:t>
      </w:r>
    </w:p>
    <w:p w14:paraId="17FD087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i/>
        </w:rPr>
        <w:t>What is termed allotment is generally neither more nor less than the acceptance by the company of the offer to take shares</w:t>
      </w:r>
      <w:r>
        <w:rPr>
          <w:rFonts w:ascii="Times New Roman" w:eastAsia="Times New Roman" w:hAnsi="Times New Roman" w:cs="Times New Roman"/>
        </w:rPr>
        <w:t xml:space="preserve">. </w:t>
      </w:r>
      <w:r>
        <w:rPr>
          <w:rFonts w:ascii="Times New Roman" w:eastAsia="Times New Roman" w:hAnsi="Times New Roman" w:cs="Times New Roman"/>
          <w:b/>
          <w:i/>
        </w:rPr>
        <w:t xml:space="preserve">To take the common case, the offer is to take a certain number of shares or such </w:t>
      </w:r>
      <w:proofErr w:type="gramStart"/>
      <w:r>
        <w:rPr>
          <w:rFonts w:ascii="Times New Roman" w:eastAsia="Times New Roman" w:hAnsi="Times New Roman" w:cs="Times New Roman"/>
          <w:b/>
          <w:i/>
        </w:rPr>
        <w:t>less</w:t>
      </w:r>
      <w:proofErr w:type="gramEnd"/>
      <w:r>
        <w:rPr>
          <w:rFonts w:ascii="Times New Roman" w:eastAsia="Times New Roman" w:hAnsi="Times New Roman" w:cs="Times New Roman"/>
          <w:b/>
          <w:i/>
        </w:rPr>
        <w:t xml:space="preserve"> number of shares as may be allotted. That offer is accepted by the allotment either of the total number mentioned in the offer or a less number, to be taken by the person who made the offer. This constitutes a binding contract to take the number according to the offer and the acceptance. To my mind there is no magic whatsoever in the term allotment as used in these circumstances…”</w:t>
      </w:r>
    </w:p>
    <w:p w14:paraId="613B1D44"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An allotment is the company’s acceptance of an offer to buy its shares. It is governed by the following rules of the common law relating to contract:</w:t>
      </w:r>
    </w:p>
    <w:p w14:paraId="33DE9797" w14:textId="77777777" w:rsidR="00EB5D0E" w:rsidRDefault="00000000">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Where the company issues a </w:t>
      </w:r>
      <w:proofErr w:type="gramStart"/>
      <w:r>
        <w:rPr>
          <w:rFonts w:ascii="Times New Roman" w:eastAsia="Times New Roman" w:hAnsi="Times New Roman" w:cs="Times New Roman"/>
          <w:color w:val="000000"/>
        </w:rPr>
        <w:t>prospectus</w:t>
      </w:r>
      <w:proofErr w:type="gramEnd"/>
      <w:r>
        <w:rPr>
          <w:rFonts w:ascii="Times New Roman" w:eastAsia="Times New Roman" w:hAnsi="Times New Roman" w:cs="Times New Roman"/>
          <w:color w:val="000000"/>
        </w:rPr>
        <w:t xml:space="preserve"> the issue is an invitation to treat but not an offer. When applications are </w:t>
      </w:r>
      <w:proofErr w:type="gramStart"/>
      <w:r>
        <w:rPr>
          <w:rFonts w:ascii="Times New Roman" w:eastAsia="Times New Roman" w:hAnsi="Times New Roman" w:cs="Times New Roman"/>
          <w:color w:val="000000"/>
        </w:rPr>
        <w:t>made</w:t>
      </w:r>
      <w:proofErr w:type="gramEnd"/>
      <w:r>
        <w:rPr>
          <w:rFonts w:ascii="Times New Roman" w:eastAsia="Times New Roman" w:hAnsi="Times New Roman" w:cs="Times New Roman"/>
          <w:color w:val="000000"/>
        </w:rPr>
        <w:t xml:space="preserve"> they will constitute offers.</w:t>
      </w:r>
    </w:p>
    <w:p w14:paraId="7D6A462E" w14:textId="77777777" w:rsidR="00EB5D0E" w:rsidRDefault="00000000">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company’s acceptance must be unconditional. If therefore the application was for 10 shares and only 5 shares were allotted the allotment would be a </w:t>
      </w:r>
      <w:proofErr w:type="gramStart"/>
      <w:r>
        <w:rPr>
          <w:rFonts w:ascii="Times New Roman" w:eastAsia="Times New Roman" w:hAnsi="Times New Roman" w:cs="Times New Roman"/>
          <w:color w:val="000000"/>
        </w:rPr>
        <w:t>counter-offer</w:t>
      </w:r>
      <w:proofErr w:type="gramEnd"/>
      <w:r>
        <w:rPr>
          <w:rFonts w:ascii="Times New Roman" w:eastAsia="Times New Roman" w:hAnsi="Times New Roman" w:cs="Times New Roman"/>
          <w:color w:val="000000"/>
        </w:rPr>
        <w:t xml:space="preserve"> which the allotee could reject. In order to overcome this legal problem </w:t>
      </w:r>
      <w:proofErr w:type="gramStart"/>
      <w:r>
        <w:rPr>
          <w:rFonts w:ascii="Times New Roman" w:eastAsia="Times New Roman" w:hAnsi="Times New Roman" w:cs="Times New Roman"/>
          <w:color w:val="000000"/>
        </w:rPr>
        <w:t>companies</w:t>
      </w:r>
      <w:proofErr w:type="gramEnd"/>
      <w:r>
        <w:rPr>
          <w:rFonts w:ascii="Times New Roman" w:eastAsia="Times New Roman" w:hAnsi="Times New Roman" w:cs="Times New Roman"/>
          <w:color w:val="000000"/>
        </w:rPr>
        <w:t xml:space="preserve"> prepare forms which contain a clause to the effect that the applicant agrees to accept such number of shares as the company in its absolute discretion may allot to him.</w:t>
      </w:r>
    </w:p>
    <w:p w14:paraId="71135A1B" w14:textId="77777777" w:rsidR="00EB5D0E" w:rsidRDefault="00000000">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acceptance must be communicated to the applicant. </w:t>
      </w:r>
    </w:p>
    <w:p w14:paraId="0E74A058" w14:textId="77777777" w:rsidR="00EB5D0E" w:rsidRDefault="00000000">
      <w:pPr>
        <w:numPr>
          <w:ilvl w:val="0"/>
          <w:numId w:val="24"/>
        </w:num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The allotment must be made within a reasonable time as was the case in </w:t>
      </w:r>
      <w:r>
        <w:rPr>
          <w:rFonts w:ascii="Times New Roman" w:eastAsia="Times New Roman" w:hAnsi="Times New Roman" w:cs="Times New Roman"/>
          <w:b/>
          <w:color w:val="000000"/>
          <w:u w:val="single"/>
        </w:rPr>
        <w:t>Ramsgate Victoria Hotel v. Montefiore</w:t>
      </w:r>
    </w:p>
    <w:p w14:paraId="2B37FE0D" w14:textId="77777777" w:rsidR="00EB5D0E" w:rsidRDefault="00EB5D0E">
      <w:pPr>
        <w:pBdr>
          <w:top w:val="nil"/>
          <w:left w:val="nil"/>
          <w:bottom w:val="nil"/>
          <w:right w:val="nil"/>
          <w:between w:val="nil"/>
        </w:pBdr>
        <w:spacing w:after="0"/>
        <w:ind w:left="720" w:hanging="720"/>
        <w:jc w:val="both"/>
        <w:rPr>
          <w:rFonts w:ascii="Times New Roman" w:eastAsia="Times New Roman" w:hAnsi="Times New Roman" w:cs="Times New Roman"/>
          <w:b/>
          <w:color w:val="000000"/>
          <w:u w:val="single"/>
        </w:rPr>
      </w:pPr>
    </w:p>
    <w:p w14:paraId="1E1A0766"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lastRenderedPageBreak/>
        <w:t>Statutory restrictions on allotment</w:t>
      </w:r>
    </w:p>
    <w:p w14:paraId="679AA340"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Under section 329 of the act directors can only allot shares if they have the requisite authorization. The authorization in question should state the maximum number of shares that directors are allowed to </w:t>
      </w:r>
      <w:proofErr w:type="gramStart"/>
      <w:r>
        <w:rPr>
          <w:rFonts w:ascii="Times New Roman" w:eastAsia="Times New Roman" w:hAnsi="Times New Roman" w:cs="Times New Roman"/>
        </w:rPr>
        <w:t>allot, and</w:t>
      </w:r>
      <w:proofErr w:type="gramEnd"/>
      <w:r>
        <w:rPr>
          <w:rFonts w:ascii="Times New Roman" w:eastAsia="Times New Roman" w:hAnsi="Times New Roman" w:cs="Times New Roman"/>
        </w:rPr>
        <w:t xml:space="preserve"> will only be valid for a period of five years subject to renewal.</w:t>
      </w:r>
    </w:p>
    <w:p w14:paraId="3275CE3B"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As per section 332 a company shall register an allotment of shares as soon as practicable and in any event within two months after the date of the allotment.</w:t>
      </w:r>
    </w:p>
    <w:p w14:paraId="6C756A3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Section 333 provides that within one month after making an allotment of shares, a limited company shall lodge with the Registrar for registration a return of the allotment. The company shall ensure that the return:</w:t>
      </w:r>
    </w:p>
    <w:p w14:paraId="6F780C47" w14:textId="77777777" w:rsidR="00EB5D0E" w:rsidRDefault="00000000">
      <w:pPr>
        <w:numPr>
          <w:ilvl w:val="0"/>
          <w:numId w:val="2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contains the information prescribed by the regulations; and</w:t>
      </w:r>
    </w:p>
    <w:p w14:paraId="6B7BF368" w14:textId="77777777" w:rsidR="00EB5D0E" w:rsidRDefault="00000000">
      <w:pPr>
        <w:numPr>
          <w:ilvl w:val="0"/>
          <w:numId w:val="2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is accompanied by a statement of capital.</w:t>
      </w:r>
    </w:p>
    <w:p w14:paraId="0D35C11D"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company shall specify in the statement of capital as at the date to which the return is made up:</w:t>
      </w:r>
    </w:p>
    <w:p w14:paraId="623E3167" w14:textId="77777777" w:rsidR="00EB5D0E"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total number of shares of the </w:t>
      </w:r>
      <w:proofErr w:type="gramStart"/>
      <w:r>
        <w:rPr>
          <w:rFonts w:ascii="Times New Roman" w:eastAsia="Times New Roman" w:hAnsi="Times New Roman" w:cs="Times New Roman"/>
          <w:color w:val="000000"/>
        </w:rPr>
        <w:t>company;</w:t>
      </w:r>
      <w:proofErr w:type="gramEnd"/>
    </w:p>
    <w:p w14:paraId="06FA1B48" w14:textId="77777777" w:rsidR="00EB5D0E"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aggregate nominal value of those </w:t>
      </w:r>
      <w:proofErr w:type="gramStart"/>
      <w:r>
        <w:rPr>
          <w:rFonts w:ascii="Times New Roman" w:eastAsia="Times New Roman" w:hAnsi="Times New Roman" w:cs="Times New Roman"/>
          <w:color w:val="000000"/>
        </w:rPr>
        <w:t>shares;</w:t>
      </w:r>
      <w:proofErr w:type="gramEnd"/>
    </w:p>
    <w:p w14:paraId="43F54AFC" w14:textId="77777777" w:rsidR="00EB5D0E"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for each class of shares-</w:t>
      </w:r>
    </w:p>
    <w:p w14:paraId="344A775F" w14:textId="77777777" w:rsidR="00EB5D0E"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particulars prescribed by the regulations of the rights attached to the </w:t>
      </w:r>
      <w:proofErr w:type="gramStart"/>
      <w:r>
        <w:rPr>
          <w:rFonts w:ascii="Times New Roman" w:eastAsia="Times New Roman" w:hAnsi="Times New Roman" w:cs="Times New Roman"/>
          <w:color w:val="000000"/>
        </w:rPr>
        <w:t>shares;</w:t>
      </w:r>
      <w:proofErr w:type="gramEnd"/>
    </w:p>
    <w:p w14:paraId="27D2387A" w14:textId="77777777" w:rsidR="00EB5D0E"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total number of shares of that class:</w:t>
      </w:r>
      <w:r>
        <w:rPr>
          <w:color w:val="000000"/>
        </w:rPr>
        <w:t xml:space="preserve"> </w:t>
      </w:r>
      <w:r>
        <w:rPr>
          <w:rFonts w:ascii="Times New Roman" w:eastAsia="Times New Roman" w:hAnsi="Times New Roman" w:cs="Times New Roman"/>
          <w:color w:val="000000"/>
        </w:rPr>
        <w:t>and</w:t>
      </w:r>
    </w:p>
    <w:p w14:paraId="46CD664E" w14:textId="77777777" w:rsidR="00EB5D0E"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aggregate nominal value of shares of that class: and</w:t>
      </w:r>
    </w:p>
    <w:p w14:paraId="50DA8AD6" w14:textId="77777777" w:rsidR="00EB5D0E" w:rsidRDefault="00EB5D0E">
      <w:pPr>
        <w:pBdr>
          <w:top w:val="nil"/>
          <w:left w:val="nil"/>
          <w:bottom w:val="nil"/>
          <w:right w:val="nil"/>
          <w:between w:val="nil"/>
        </w:pBdr>
        <w:spacing w:after="0"/>
        <w:ind w:left="1080" w:hanging="720"/>
        <w:jc w:val="both"/>
        <w:rPr>
          <w:rFonts w:ascii="Times New Roman" w:eastAsia="Times New Roman" w:hAnsi="Times New Roman" w:cs="Times New Roman"/>
          <w:color w:val="000000"/>
        </w:rPr>
      </w:pPr>
    </w:p>
    <w:p w14:paraId="6B0D1F0A" w14:textId="77777777" w:rsidR="00EB5D0E" w:rsidRDefault="00000000">
      <w:pPr>
        <w:numPr>
          <w:ilvl w:val="0"/>
          <w:numId w:val="17"/>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amount paid up and the amount (if any) unpaid on each share (whether on account of the nominal value of the share or in the form of a premium).</w:t>
      </w:r>
    </w:p>
    <w:p w14:paraId="716CA0AA"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Section 354 provides that</w:t>
      </w:r>
      <w:r>
        <w:t xml:space="preserve"> </w:t>
      </w:r>
      <w:r>
        <w:rPr>
          <w:rFonts w:ascii="Times New Roman" w:eastAsia="Times New Roman" w:hAnsi="Times New Roman" w:cs="Times New Roman"/>
        </w:rPr>
        <w:t>a public company shall not allot shares of the company offered for public subscription unless the issue is subscribed for in full or the offer is made on terms that the shares subscribed for may be allotted in any event; or if specified conditions are made and those conditions are satisfied. If shares are prohibited from being allotted by subsection (</w:t>
      </w:r>
      <w:proofErr w:type="gramStart"/>
      <w:r>
        <w:rPr>
          <w:rFonts w:ascii="Times New Roman" w:eastAsia="Times New Roman" w:hAnsi="Times New Roman" w:cs="Times New Roman"/>
        </w:rPr>
        <w:t>l )</w:t>
      </w:r>
      <w:proofErr w:type="gramEnd"/>
      <w:r>
        <w:rPr>
          <w:rFonts w:ascii="Times New Roman" w:eastAsia="Times New Roman" w:hAnsi="Times New Roman" w:cs="Times New Roman"/>
        </w:rPr>
        <w:t xml:space="preserve"> and forty days have elapsed since the offer was first made, the company shall, without delay but without interest, repay all money received from applicants for shares.</w:t>
      </w:r>
    </w:p>
    <w:p w14:paraId="6F5C9876"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Section 356 provides that a company cannot allot its shares at a discount. If shares are allotted in contravention of subsection (1), the allottee is liable to pay the company an amount equal to the amount of the discount, with interest at the appropriate rate.</w:t>
      </w:r>
    </w:p>
    <w:p w14:paraId="4E51C6B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According to article 362 A public company shall not allot a share except as paid up at least as to one-quarter of its nominal value and the whole of any premium on it.</w:t>
      </w:r>
    </w:p>
    <w:p w14:paraId="3240A728"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 public company shall not allot shares as fully or partly paid up as to their nominal value or any premium on them otherwise than in cash if the consideration for the allotment is or includes an undertaking that is to be, or could be, performed more than five years after the date of the allotment.</w:t>
      </w:r>
    </w:p>
    <w:p w14:paraId="7559731C" w14:textId="77777777" w:rsidR="00EB5D0E" w:rsidRDefault="00EB5D0E">
      <w:pPr>
        <w:jc w:val="both"/>
        <w:rPr>
          <w:rFonts w:ascii="Times New Roman" w:eastAsia="Times New Roman" w:hAnsi="Times New Roman" w:cs="Times New Roman"/>
        </w:rPr>
      </w:pPr>
    </w:p>
    <w:p w14:paraId="03A1E140" w14:textId="77777777" w:rsidR="00EB5D0E" w:rsidRDefault="00000000">
      <w:pPr>
        <w:numPr>
          <w:ilvl w:val="1"/>
          <w:numId w:val="10"/>
        </w:num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Transfer and transmission</w:t>
      </w:r>
    </w:p>
    <w:p w14:paraId="744B1343" w14:textId="77777777" w:rsidR="00EB5D0E" w:rsidRDefault="00EB5D0E">
      <w:pPr>
        <w:pBdr>
          <w:top w:val="nil"/>
          <w:left w:val="nil"/>
          <w:bottom w:val="nil"/>
          <w:right w:val="nil"/>
          <w:between w:val="nil"/>
        </w:pBdr>
        <w:spacing w:after="0"/>
        <w:ind w:left="360" w:hanging="720"/>
        <w:jc w:val="both"/>
        <w:rPr>
          <w:rFonts w:ascii="Times New Roman" w:eastAsia="Times New Roman" w:hAnsi="Times New Roman" w:cs="Times New Roman"/>
          <w:color w:val="000000"/>
        </w:rPr>
      </w:pPr>
    </w:p>
    <w:p w14:paraId="7F2EE853"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Transfer of shares</w:t>
      </w:r>
    </w:p>
    <w:p w14:paraId="4593A31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Section 326 provides that the shares of any member in a company shall be movable property transferable in the manner provided by the articles of the company. </w:t>
      </w:r>
    </w:p>
    <w:p w14:paraId="4BE3F189" w14:textId="77777777" w:rsidR="00EB5D0E" w:rsidRDefault="00000000">
      <w:pPr>
        <w:jc w:val="both"/>
        <w:rPr>
          <w:rFonts w:ascii="Times New Roman" w:eastAsia="Times New Roman" w:hAnsi="Times New Roman" w:cs="Times New Roman"/>
          <w:b/>
          <w:u w:val="single"/>
        </w:rPr>
      </w:pPr>
      <w:r>
        <w:rPr>
          <w:rFonts w:ascii="Times New Roman" w:eastAsia="Times New Roman" w:hAnsi="Times New Roman" w:cs="Times New Roman"/>
          <w:b/>
          <w:u w:val="single"/>
        </w:rPr>
        <w:t>Restrictions on transferability</w:t>
      </w:r>
    </w:p>
    <w:p w14:paraId="02B5E240"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 xml:space="preserve">Re Smith &amp; Fawcett </w:t>
      </w:r>
      <w:proofErr w:type="gramStart"/>
      <w:r>
        <w:rPr>
          <w:rFonts w:ascii="Times New Roman" w:eastAsia="Times New Roman" w:hAnsi="Times New Roman" w:cs="Times New Roman"/>
          <w:b/>
          <w:u w:val="single"/>
        </w:rPr>
        <w:t>Ltd</w:t>
      </w:r>
      <w:r>
        <w:rPr>
          <w:rFonts w:ascii="Times New Roman" w:eastAsia="Times New Roman" w:hAnsi="Times New Roman" w:cs="Times New Roman"/>
        </w:rPr>
        <w:t xml:space="preserve">  Lord</w:t>
      </w:r>
      <w:proofErr w:type="gramEnd"/>
      <w:r>
        <w:rPr>
          <w:rFonts w:ascii="Times New Roman" w:eastAsia="Times New Roman" w:hAnsi="Times New Roman" w:cs="Times New Roman"/>
        </w:rPr>
        <w:t xml:space="preserve"> Greene M.R. held that,</w:t>
      </w:r>
    </w:p>
    <w:p w14:paraId="16B55DAF"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i/>
        </w:rPr>
        <w:t>One of the normal rights of a shareholder is the right to deal freely with his property and to transfer it to whomsoever he pleases. When it is said that regard must be had to this last consideration, it means, I apprehend, nothing more than that the shareholder has such a prima facie right…to any extent which the articles on their true construction permits</w:t>
      </w:r>
      <w:r>
        <w:rPr>
          <w:rFonts w:ascii="Times New Roman" w:eastAsia="Times New Roman" w:hAnsi="Times New Roman" w:cs="Times New Roman"/>
        </w:rPr>
        <w:t>.”</w:t>
      </w:r>
    </w:p>
    <w:p w14:paraId="46D7D167"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Transfer procedure</w:t>
      </w:r>
    </w:p>
    <w:p w14:paraId="60892A31"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procedure to be followed by a shareholder who intends to transfer his shares depends on the provisions of the company’s articles. </w:t>
      </w:r>
      <w:proofErr w:type="gramStart"/>
      <w:r>
        <w:rPr>
          <w:rFonts w:ascii="Times New Roman" w:eastAsia="Times New Roman" w:hAnsi="Times New Roman" w:cs="Times New Roman"/>
        </w:rPr>
        <w:t>However</w:t>
      </w:r>
      <w:proofErr w:type="gramEnd"/>
      <w:r>
        <w:rPr>
          <w:rFonts w:ascii="Times New Roman" w:eastAsia="Times New Roman" w:hAnsi="Times New Roman" w:cs="Times New Roman"/>
        </w:rPr>
        <w:t xml:space="preserve"> the following sequence of events is likely to be followed:</w:t>
      </w:r>
    </w:p>
    <w:p w14:paraId="09248879"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transferor completes the transfer form which usually states:</w:t>
      </w:r>
    </w:p>
    <w:p w14:paraId="5994484C" w14:textId="77777777" w:rsidR="00EB5D0E" w:rsidRDefault="00000000">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name of the company</w:t>
      </w:r>
    </w:p>
    <w:p w14:paraId="28A66A3F" w14:textId="77777777" w:rsidR="00EB5D0E" w:rsidRDefault="00000000">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number of shares and description of shares to be transferred</w:t>
      </w:r>
    </w:p>
    <w:p w14:paraId="1346B62D" w14:textId="77777777" w:rsidR="00EB5D0E" w:rsidRDefault="00000000">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transferor’s name and address unless the transfer is a blank transfer</w:t>
      </w:r>
    </w:p>
    <w:p w14:paraId="1AC7942C" w14:textId="77777777" w:rsidR="00EB5D0E" w:rsidRDefault="00000000">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consideration paid for the shares</w:t>
      </w:r>
    </w:p>
    <w:p w14:paraId="758C1BD2" w14:textId="77777777" w:rsidR="00EB5D0E" w:rsidRDefault="00000000">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tranferee’s</w:t>
      </w:r>
      <w:proofErr w:type="spellEnd"/>
      <w:r>
        <w:rPr>
          <w:rFonts w:ascii="Times New Roman" w:eastAsia="Times New Roman" w:hAnsi="Times New Roman" w:cs="Times New Roman"/>
          <w:color w:val="000000"/>
        </w:rPr>
        <w:t xml:space="preserve"> name and address</w:t>
      </w:r>
    </w:p>
    <w:p w14:paraId="1B143E34"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transferor signs the transfer form or document. It is usual for this to be done in the presence of a witness (attestation).</w:t>
      </w:r>
    </w:p>
    <w:p w14:paraId="72A30E8E"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transferor gives the transfer form and the relevant share certificate to the transferee</w:t>
      </w:r>
    </w:p>
    <w:p w14:paraId="74724A3B"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transferee signs the transfer form in the presence of a witness who also signs it</w:t>
      </w:r>
    </w:p>
    <w:p w14:paraId="5F96A1F5"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transferee affixes the appropriate stamp duty to the transfer form and lodges it and the share certificate with the company for registration.</w:t>
      </w:r>
    </w:p>
    <w:p w14:paraId="30D01CD4"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 is considered and approved by the board of directors</w:t>
      </w:r>
    </w:p>
    <w:p w14:paraId="3AEECF47"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company secretary makes out a new share certificate in the name of the transferee and affixes the company’s seal thereon after it is signed by one of the directors and countersigned by the secretary or another director.</w:t>
      </w:r>
    </w:p>
    <w:p w14:paraId="76929D99" w14:textId="77777777" w:rsidR="00EB5D0E" w:rsidRDefault="00000000">
      <w:pPr>
        <w:numPr>
          <w:ilvl w:val="0"/>
          <w:numId w:val="2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transferee’s name is entered into the company’s register of members in place of the transferor’s name</w:t>
      </w:r>
    </w:p>
    <w:p w14:paraId="71B4E95F" w14:textId="77777777" w:rsidR="00EB5D0E" w:rsidRDefault="00000000">
      <w:pPr>
        <w:numPr>
          <w:ilvl w:val="0"/>
          <w:numId w:val="20"/>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new certificate is delivered to the transferee.</w:t>
      </w:r>
    </w:p>
    <w:p w14:paraId="4469C5D7"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company must complete the certificate and have it ready for delivery within the prescribed period. If there is default in complying the company and every officer of the company who is in default shall be liable to a default fine.</w:t>
      </w:r>
    </w:p>
    <w:p w14:paraId="28D7AB57" w14:textId="77777777" w:rsidR="00EB5D0E" w:rsidRDefault="00EB5D0E">
      <w:pPr>
        <w:jc w:val="both"/>
        <w:rPr>
          <w:rFonts w:ascii="Times New Roman" w:eastAsia="Times New Roman" w:hAnsi="Times New Roman" w:cs="Times New Roman"/>
        </w:rPr>
      </w:pPr>
    </w:p>
    <w:p w14:paraId="74D4E119"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Certification of transfer</w:t>
      </w:r>
    </w:p>
    <w:p w14:paraId="25CC7AA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A certification is necessary:</w:t>
      </w:r>
    </w:p>
    <w:p w14:paraId="3089911D" w14:textId="77777777" w:rsidR="00EB5D0E" w:rsidRDefault="00000000">
      <w:pPr>
        <w:numPr>
          <w:ilvl w:val="0"/>
          <w:numId w:val="1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Where the transferor is transferring only a part of his holding</w:t>
      </w:r>
    </w:p>
    <w:p w14:paraId="2890CD78" w14:textId="77777777" w:rsidR="00EB5D0E" w:rsidRDefault="00000000">
      <w:pPr>
        <w:numPr>
          <w:ilvl w:val="0"/>
          <w:numId w:val="1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Where the transferor is transferring </w:t>
      </w:r>
      <w:proofErr w:type="gramStart"/>
      <w:r>
        <w:rPr>
          <w:rFonts w:ascii="Times New Roman" w:eastAsia="Times New Roman" w:hAnsi="Times New Roman" w:cs="Times New Roman"/>
          <w:color w:val="000000"/>
        </w:rPr>
        <w:t>all of</w:t>
      </w:r>
      <w:proofErr w:type="gramEnd"/>
      <w:r>
        <w:rPr>
          <w:rFonts w:ascii="Times New Roman" w:eastAsia="Times New Roman" w:hAnsi="Times New Roman" w:cs="Times New Roman"/>
          <w:color w:val="000000"/>
        </w:rPr>
        <w:t xml:space="preserve"> his shares to two or more transferees</w:t>
      </w:r>
    </w:p>
    <w:p w14:paraId="56273674" w14:textId="77777777" w:rsidR="00EB5D0E" w:rsidRDefault="00000000">
      <w:pPr>
        <w:numPr>
          <w:ilvl w:val="0"/>
          <w:numId w:val="1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Where the transferor has not yet received a certificate from the company but has been issued with a document of title to the shares e.g. an allotment letter</w:t>
      </w:r>
    </w:p>
    <w:p w14:paraId="3960F362" w14:textId="77777777" w:rsidR="00EB5D0E" w:rsidRDefault="00000000">
      <w:pPr>
        <w:numPr>
          <w:ilvl w:val="0"/>
          <w:numId w:val="1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Where the transferee is not satisfied with the transferor’s title to the shares e.g. because the name on the certificate does not correspond with the transferor’s name</w:t>
      </w:r>
    </w:p>
    <w:p w14:paraId="5765B803"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In any of these circumstances the transferor or his broker will forward the transfer form or document together with the certificate to the company for certification. On receipt of the certificate the company secretary or other authorized signatory will compare the share certificate and the transfer form with the register of members and if they correspond in their material particulars will write in the margin of the transfer form “transfer lodged” or words to that effect and then sign it on behalf of the company.</w:t>
      </w:r>
    </w:p>
    <w:p w14:paraId="74513AE1"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certified transfer form is then returned to the person who deposited it while the share certificate is retained by the company. The transferor will thereafter deliver the certified transfer to the transferee who will then lodge it with the company for registration. The company will then issue a new certificate to the transferee for the shares transferred and if applicable a balance certificate to the transferor for the shares which have not yet been transferred.</w:t>
      </w:r>
    </w:p>
    <w:p w14:paraId="6B4CCA3D"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 Effect of transfer</w:t>
      </w:r>
    </w:p>
    <w:p w14:paraId="7BF773C7"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Unless shares are being transferred as a gift, a transfer is a contract of sale which is </w:t>
      </w:r>
      <w:proofErr w:type="gramStart"/>
      <w:r>
        <w:rPr>
          <w:rFonts w:ascii="Times New Roman" w:eastAsia="Times New Roman" w:hAnsi="Times New Roman" w:cs="Times New Roman"/>
        </w:rPr>
        <w:t>effected</w:t>
      </w:r>
      <w:proofErr w:type="gramEnd"/>
      <w:r>
        <w:rPr>
          <w:rFonts w:ascii="Times New Roman" w:eastAsia="Times New Roman" w:hAnsi="Times New Roman" w:cs="Times New Roman"/>
        </w:rPr>
        <w:t xml:space="preserve"> through the agency of a stockbroker who is a member of the Nairobi Stock Exchange and will be evidenced by a purchase contract note and a sale contract note issued by the stockbroker.</w:t>
      </w:r>
    </w:p>
    <w:p w14:paraId="5F218F9A"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 property in the shares is however not vested in the transferee unless and until his name is entered into the company’s register of members.</w:t>
      </w:r>
    </w:p>
    <w:p w14:paraId="258EFFF5"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b/>
          <w:u w:val="single"/>
        </w:rPr>
        <w:t>Musselwhite v. CH Mussel white &amp; Son Ltd</w:t>
      </w:r>
      <w:r>
        <w:rPr>
          <w:rFonts w:ascii="Times New Roman" w:eastAsia="Times New Roman" w:hAnsi="Times New Roman" w:cs="Times New Roman"/>
        </w:rPr>
        <w:t xml:space="preserve"> it was held that in the interim period the effect of the transfer is as follows:</w:t>
      </w:r>
    </w:p>
    <w:p w14:paraId="79FE1AE3" w14:textId="77777777" w:rsidR="00EB5D0E" w:rsidRDefault="00000000">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the shares are partly paid and a call is made the transferor is legally liable and must pay the amount required and then seek an indemnity from the transferee</w:t>
      </w:r>
    </w:p>
    <w:p w14:paraId="245A8235" w14:textId="77777777" w:rsidR="00EB5D0E" w:rsidRDefault="00000000">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dividends are declared and paid the transferor is the person who according to the company’s records is entitled to them. He would however hold the dividends in trust for the transferee unless the shares were bought ex div.</w:t>
      </w:r>
    </w:p>
    <w:p w14:paraId="3F41FBF4" w14:textId="77777777" w:rsidR="00EB5D0E" w:rsidRDefault="00000000">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a meeting of the company is convened and the transferor decides to attend the meeting, his right to vote or otherwise will depend on whether he has been fully paid for the shares:</w:t>
      </w:r>
    </w:p>
    <w:p w14:paraId="616B8B2B" w14:textId="77777777" w:rsidR="00EB5D0E" w:rsidRDefault="00000000">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If he has been fully </w:t>
      </w:r>
      <w:proofErr w:type="gramStart"/>
      <w:r>
        <w:rPr>
          <w:rFonts w:ascii="Times New Roman" w:eastAsia="Times New Roman" w:hAnsi="Times New Roman" w:cs="Times New Roman"/>
          <w:color w:val="000000"/>
        </w:rPr>
        <w:t>paid</w:t>
      </w:r>
      <w:proofErr w:type="gramEnd"/>
      <w:r>
        <w:rPr>
          <w:rFonts w:ascii="Times New Roman" w:eastAsia="Times New Roman" w:hAnsi="Times New Roman" w:cs="Times New Roman"/>
          <w:color w:val="000000"/>
        </w:rPr>
        <w:t xml:space="preserve"> he must vote as the transferee directs</w:t>
      </w:r>
    </w:p>
    <w:p w14:paraId="75C6CE0E" w14:textId="77777777" w:rsidR="00EB5D0E" w:rsidRDefault="00000000">
      <w:pPr>
        <w:numPr>
          <w:ilvl w:val="0"/>
          <w:numId w:val="16"/>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If he has not been fully </w:t>
      </w:r>
      <w:proofErr w:type="gramStart"/>
      <w:r>
        <w:rPr>
          <w:rFonts w:ascii="Times New Roman" w:eastAsia="Times New Roman" w:hAnsi="Times New Roman" w:cs="Times New Roman"/>
          <w:color w:val="000000"/>
        </w:rPr>
        <w:t>paid</w:t>
      </w:r>
      <w:proofErr w:type="gramEnd"/>
      <w:r>
        <w:rPr>
          <w:rFonts w:ascii="Times New Roman" w:eastAsia="Times New Roman" w:hAnsi="Times New Roman" w:cs="Times New Roman"/>
          <w:color w:val="000000"/>
        </w:rPr>
        <w:t xml:space="preserve"> he would have prima facie right to vote in respect of those shares</w:t>
      </w:r>
    </w:p>
    <w:p w14:paraId="66DBDC54" w14:textId="77777777" w:rsidR="00EB5D0E" w:rsidRDefault="00EB5D0E">
      <w:pPr>
        <w:jc w:val="both"/>
        <w:rPr>
          <w:rFonts w:ascii="Times New Roman" w:eastAsia="Times New Roman" w:hAnsi="Times New Roman" w:cs="Times New Roman"/>
        </w:rPr>
      </w:pPr>
    </w:p>
    <w:p w14:paraId="1BA07C6D" w14:textId="77777777" w:rsidR="00EB5D0E" w:rsidRDefault="00000000">
      <w:pPr>
        <w:numPr>
          <w:ilvl w:val="3"/>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Forged transfers</w:t>
      </w:r>
    </w:p>
    <w:p w14:paraId="76D22960"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A transfer is usually forged after a person steals another’s share certificate with the intention of having the relevant shares registered in his name so that he may thereafter transfer them to a third party. Because the transferor’s forged signature on the transfer form is wholly inoperative the position of the parties is affected as follows:</w:t>
      </w:r>
    </w:p>
    <w:p w14:paraId="778A4886" w14:textId="77777777" w:rsidR="00EB5D0E"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Where the true owner of the shares has been removed from the register, on discovery of the forgery the company must restore his name to the register and pay him any dividends which have been declared during the time his name did not appear in the register</w:t>
      </w:r>
    </w:p>
    <w:p w14:paraId="0F0D383D" w14:textId="77777777" w:rsidR="00EB5D0E"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person who lodged the forged transfer for registration must indemnify the company against any loss it suffers </w:t>
      </w:r>
      <w:proofErr w:type="gramStart"/>
      <w:r>
        <w:rPr>
          <w:rFonts w:ascii="Times New Roman" w:eastAsia="Times New Roman" w:hAnsi="Times New Roman" w:cs="Times New Roman"/>
          <w:color w:val="000000"/>
        </w:rPr>
        <w:t>as a consequence of</w:t>
      </w:r>
      <w:proofErr w:type="gramEnd"/>
      <w:r>
        <w:rPr>
          <w:rFonts w:ascii="Times New Roman" w:eastAsia="Times New Roman" w:hAnsi="Times New Roman" w:cs="Times New Roman"/>
          <w:color w:val="000000"/>
        </w:rPr>
        <w:t xml:space="preserve"> the registration.</w:t>
      </w:r>
    </w:p>
    <w:p w14:paraId="093343DF" w14:textId="77777777" w:rsidR="00EB5D0E"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If the company issues a share certificate to the transferee under the forged transfer and the transferee sells or mortgages the shares to another person who relying on the certificate takes them bona fide for value, the company is estopped from denying the transferee’s title to the shares. </w:t>
      </w:r>
      <w:proofErr w:type="gramStart"/>
      <w:r>
        <w:rPr>
          <w:rFonts w:ascii="Times New Roman" w:eastAsia="Times New Roman" w:hAnsi="Times New Roman" w:cs="Times New Roman"/>
          <w:color w:val="000000"/>
        </w:rPr>
        <w:t>Consequently</w:t>
      </w:r>
      <w:proofErr w:type="gramEnd"/>
      <w:r>
        <w:rPr>
          <w:rFonts w:ascii="Times New Roman" w:eastAsia="Times New Roman" w:hAnsi="Times New Roman" w:cs="Times New Roman"/>
          <w:color w:val="000000"/>
        </w:rPr>
        <w:t xml:space="preserve"> the company would be liable in damages to the purchaser or mortgagee in respect of loss arising out of the fact that he does not obtain registration. However, the company would not be estopped from denying the transferee’s title if the forgery was discovered before he sold or mortgaged the shares.</w:t>
      </w:r>
    </w:p>
    <w:p w14:paraId="0EBF6EF9" w14:textId="77777777" w:rsidR="00EB5D0E" w:rsidRDefault="00EB5D0E">
      <w:pPr>
        <w:ind w:left="360"/>
        <w:jc w:val="both"/>
        <w:rPr>
          <w:rFonts w:ascii="Times New Roman" w:eastAsia="Times New Roman" w:hAnsi="Times New Roman" w:cs="Times New Roman"/>
        </w:rPr>
      </w:pPr>
    </w:p>
    <w:p w14:paraId="6110F955" w14:textId="77777777" w:rsidR="00EB5D0E" w:rsidRDefault="00000000">
      <w:pPr>
        <w:numPr>
          <w:ilvl w:val="1"/>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Mortgaging and charging of shares</w:t>
      </w:r>
    </w:p>
    <w:p w14:paraId="633A1887"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A shareholder who intends to borrow money on the security of his shares may do so by way of a legal or equitable mortgage of his shares.</w:t>
      </w:r>
    </w:p>
    <w:p w14:paraId="46CBED67"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Legal mortgage</w:t>
      </w:r>
    </w:p>
    <w:p w14:paraId="185F53A6"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order to </w:t>
      </w:r>
      <w:proofErr w:type="gramStart"/>
      <w:r>
        <w:rPr>
          <w:rFonts w:ascii="Times New Roman" w:eastAsia="Times New Roman" w:hAnsi="Times New Roman" w:cs="Times New Roman"/>
        </w:rPr>
        <w:t>effect</w:t>
      </w:r>
      <w:proofErr w:type="gramEnd"/>
      <w:r>
        <w:rPr>
          <w:rFonts w:ascii="Times New Roman" w:eastAsia="Times New Roman" w:hAnsi="Times New Roman" w:cs="Times New Roman"/>
        </w:rPr>
        <w:t xml:space="preserve"> a legal mortgage of shares the legal ownership of the shares must be transferred to the lender by the registration of a form of transfer with the company concerned. The terms of the loan are usually incorporated in a loan agreement which will also contain a clause in which the lender undertakes to transfer the shares when the loan is repaid in full.</w:t>
      </w:r>
    </w:p>
    <w:p w14:paraId="1C18C8DF"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Dividends paid to the lender during the currency of the loan as the registered holder of the shares are payable by him to the borrower unless the loan agreement </w:t>
      </w:r>
      <w:proofErr w:type="gramStart"/>
      <w:r>
        <w:rPr>
          <w:rFonts w:ascii="Times New Roman" w:eastAsia="Times New Roman" w:hAnsi="Times New Roman" w:cs="Times New Roman"/>
        </w:rPr>
        <w:t>provided that</w:t>
      </w:r>
      <w:proofErr w:type="gramEnd"/>
      <w:r>
        <w:rPr>
          <w:rFonts w:ascii="Times New Roman" w:eastAsia="Times New Roman" w:hAnsi="Times New Roman" w:cs="Times New Roman"/>
        </w:rPr>
        <w:t xml:space="preserve"> they will be applied towards the reduction of the loan. The voting rights in respect of the shares will depend on the provisions of the loan agreement.</w:t>
      </w:r>
    </w:p>
    <w:p w14:paraId="7DDEC403"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Equitable mortgage</w:t>
      </w:r>
    </w:p>
    <w:p w14:paraId="66129F59" w14:textId="77777777" w:rsidR="00EB5D0E" w:rsidRDefault="00000000">
      <w:pPr>
        <w:jc w:val="both"/>
        <w:rPr>
          <w:rFonts w:ascii="Times New Roman" w:eastAsia="Times New Roman" w:hAnsi="Times New Roman" w:cs="Times New Roman"/>
        </w:rPr>
      </w:pPr>
      <w:r>
        <w:rPr>
          <w:rFonts w:ascii="Times New Roman" w:eastAsia="Times New Roman" w:hAnsi="Times New Roman" w:cs="Times New Roman"/>
        </w:rPr>
        <w:t>There are no legal formalities prescribed for an equitable mortgage which can therefore be created quite informally. The common options are:</w:t>
      </w:r>
    </w:p>
    <w:p w14:paraId="737807B3" w14:textId="77777777" w:rsidR="00EB5D0E" w:rsidRDefault="00000000">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To deposit the share certificate with the lender without executing a transfer</w:t>
      </w:r>
      <w:r>
        <w:rPr>
          <w:rFonts w:ascii="Times New Roman" w:eastAsia="Times New Roman" w:hAnsi="Times New Roman" w:cs="Times New Roman"/>
          <w:color w:val="000000"/>
        </w:rPr>
        <w:t xml:space="preserve"> – if the borrower fails to repay the loan as agreed between him and the lender, the lender must apply to the court for an order for sale of the shares. If the sale realizes an amount of money that is </w:t>
      </w:r>
      <w:proofErr w:type="gramStart"/>
      <w:r>
        <w:rPr>
          <w:rFonts w:ascii="Times New Roman" w:eastAsia="Times New Roman" w:hAnsi="Times New Roman" w:cs="Times New Roman"/>
          <w:color w:val="000000"/>
        </w:rPr>
        <w:t>in excess of</w:t>
      </w:r>
      <w:proofErr w:type="gramEnd"/>
      <w:r>
        <w:rPr>
          <w:rFonts w:ascii="Times New Roman" w:eastAsia="Times New Roman" w:hAnsi="Times New Roman" w:cs="Times New Roman"/>
          <w:color w:val="000000"/>
        </w:rPr>
        <w:t xml:space="preserve"> the amount due and the cost of the sale the lender must account to the borrower for the difference. The alternative course of action available to the lender is to apply for an order of foreclosure which would vest the ownership of the shares in him absolutely. </w:t>
      </w:r>
    </w:p>
    <w:p w14:paraId="5ECC4D38" w14:textId="77777777" w:rsidR="00EB5D0E" w:rsidRDefault="00000000">
      <w:pPr>
        <w:numPr>
          <w:ilvl w:val="0"/>
          <w:numId w:val="1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To deposit the share certificates plus a blank transfer with the lender</w:t>
      </w:r>
      <w:r>
        <w:rPr>
          <w:rFonts w:ascii="Times New Roman" w:eastAsia="Times New Roman" w:hAnsi="Times New Roman" w:cs="Times New Roman"/>
          <w:color w:val="000000"/>
        </w:rPr>
        <w:t xml:space="preserve"> – a blank transfer is one which is signed by a named transferor but does not specify the transferee. On default by the </w:t>
      </w:r>
      <w:proofErr w:type="gramStart"/>
      <w:r>
        <w:rPr>
          <w:rFonts w:ascii="Times New Roman" w:eastAsia="Times New Roman" w:hAnsi="Times New Roman" w:cs="Times New Roman"/>
          <w:color w:val="000000"/>
        </w:rPr>
        <w:t>borrower  the</w:t>
      </w:r>
      <w:proofErr w:type="gramEnd"/>
      <w:r>
        <w:rPr>
          <w:rFonts w:ascii="Times New Roman" w:eastAsia="Times New Roman" w:hAnsi="Times New Roman" w:cs="Times New Roman"/>
          <w:color w:val="000000"/>
        </w:rPr>
        <w:t xml:space="preserve"> lender has an implied authority to sell the shares and to enter the name of the purchaser in the transfer as the transferee. In </w:t>
      </w:r>
      <w:proofErr w:type="spellStart"/>
      <w:r>
        <w:rPr>
          <w:rFonts w:ascii="Times New Roman" w:eastAsia="Times New Roman" w:hAnsi="Times New Roman" w:cs="Times New Roman"/>
          <w:b/>
          <w:color w:val="000000"/>
          <w:u w:val="single"/>
        </w:rPr>
        <w:t>Deverges</w:t>
      </w:r>
      <w:proofErr w:type="spellEnd"/>
      <w:r>
        <w:rPr>
          <w:rFonts w:ascii="Times New Roman" w:eastAsia="Times New Roman" w:hAnsi="Times New Roman" w:cs="Times New Roman"/>
          <w:b/>
          <w:color w:val="000000"/>
          <w:u w:val="single"/>
        </w:rPr>
        <w:t xml:space="preserve"> v. Sandeman Clark &amp; co</w:t>
      </w:r>
      <w:r>
        <w:rPr>
          <w:rFonts w:ascii="Times New Roman" w:eastAsia="Times New Roman" w:hAnsi="Times New Roman" w:cs="Times New Roman"/>
          <w:color w:val="000000"/>
        </w:rPr>
        <w:t xml:space="preserve">. it was explained that no court order is required in order to </w:t>
      </w:r>
      <w:proofErr w:type="gramStart"/>
      <w:r>
        <w:rPr>
          <w:rFonts w:ascii="Times New Roman" w:eastAsia="Times New Roman" w:hAnsi="Times New Roman" w:cs="Times New Roman"/>
          <w:color w:val="000000"/>
        </w:rPr>
        <w:t>effect</w:t>
      </w:r>
      <w:proofErr w:type="gramEnd"/>
      <w:r>
        <w:rPr>
          <w:rFonts w:ascii="Times New Roman" w:eastAsia="Times New Roman" w:hAnsi="Times New Roman" w:cs="Times New Roman"/>
          <w:color w:val="000000"/>
        </w:rPr>
        <w:t xml:space="preserve"> the sale.</w:t>
      </w:r>
    </w:p>
    <w:p w14:paraId="5EBB4C76" w14:textId="77777777" w:rsidR="00EB5D0E" w:rsidRDefault="00000000">
      <w:pPr>
        <w:numPr>
          <w:ilvl w:val="2"/>
          <w:numId w:val="10"/>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Order of priority</w:t>
      </w:r>
    </w:p>
    <w:p w14:paraId="52713304" w14:textId="77777777" w:rsidR="00EB5D0E" w:rsidRDefault="00000000">
      <w:pPr>
        <w:jc w:val="both"/>
        <w:rPr>
          <w:rFonts w:ascii="Times New Roman" w:eastAsia="Times New Roman" w:hAnsi="Times New Roman" w:cs="Times New Roman"/>
        </w:rPr>
      </w:pPr>
      <w:bookmarkStart w:id="55" w:name="_heading=h.gjdgxs" w:colFirst="0" w:colLast="0"/>
      <w:bookmarkEnd w:id="55"/>
      <w:r>
        <w:rPr>
          <w:rFonts w:ascii="Times New Roman" w:eastAsia="Times New Roman" w:hAnsi="Times New Roman" w:cs="Times New Roman"/>
        </w:rPr>
        <w:t>If a person who has borrowed money on the security of an equitable mortgage, by a fraudulent misrepresentation, induces the company to issue him with another share certificate and uses the certificate to sell the shares to a bona fide purchaser for value who then obtains registration, that purchaser will have priority over the mortgagee.</w:t>
      </w:r>
    </w:p>
    <w:bookmarkEnd w:id="0"/>
    <w:p w14:paraId="5BBF0CB9" w14:textId="77777777" w:rsidR="00EB5D0E" w:rsidRDefault="00EB5D0E">
      <w:pPr>
        <w:jc w:val="both"/>
        <w:rPr>
          <w:rFonts w:ascii="Times New Roman" w:eastAsia="Times New Roman" w:hAnsi="Times New Roman" w:cs="Times New Roman"/>
        </w:rPr>
      </w:pPr>
    </w:p>
    <w:sectPr w:rsidR="00EB5D0E">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EC469" w14:textId="77777777" w:rsidR="008032A8" w:rsidRDefault="008032A8">
      <w:pPr>
        <w:spacing w:after="0" w:line="240" w:lineRule="auto"/>
      </w:pPr>
      <w:r>
        <w:separator/>
      </w:r>
    </w:p>
  </w:endnote>
  <w:endnote w:type="continuationSeparator" w:id="0">
    <w:p w14:paraId="76F1CAF5" w14:textId="77777777" w:rsidR="008032A8" w:rsidRDefault="00803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B5D0C" w14:textId="77777777" w:rsidR="00EB5D0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B7790">
      <w:rPr>
        <w:noProof/>
        <w:color w:val="000000"/>
      </w:rPr>
      <w:t>1</w:t>
    </w:r>
    <w:r>
      <w:rPr>
        <w:color w:val="000000"/>
      </w:rPr>
      <w:fldChar w:fldCharType="end"/>
    </w:r>
  </w:p>
  <w:p w14:paraId="415D7C6C" w14:textId="77777777" w:rsidR="00EB5D0E" w:rsidRDefault="00EB5D0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383F2" w14:textId="77777777" w:rsidR="008032A8" w:rsidRDefault="008032A8">
      <w:pPr>
        <w:spacing w:after="0" w:line="240" w:lineRule="auto"/>
      </w:pPr>
      <w:r>
        <w:separator/>
      </w:r>
    </w:p>
  </w:footnote>
  <w:footnote w:type="continuationSeparator" w:id="0">
    <w:p w14:paraId="46D56E60" w14:textId="77777777" w:rsidR="008032A8" w:rsidRDefault="00803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13309"/>
    <w:multiLevelType w:val="multilevel"/>
    <w:tmpl w:val="2FE00A8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5484CC9"/>
    <w:multiLevelType w:val="multilevel"/>
    <w:tmpl w:val="FA6EEB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5D3CC8"/>
    <w:multiLevelType w:val="multilevel"/>
    <w:tmpl w:val="12F49BC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6401DE"/>
    <w:multiLevelType w:val="multilevel"/>
    <w:tmpl w:val="8E8CF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BB0D3F"/>
    <w:multiLevelType w:val="multilevel"/>
    <w:tmpl w:val="967ED938"/>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6241457"/>
    <w:multiLevelType w:val="multilevel"/>
    <w:tmpl w:val="24DA16F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C7D2D1B"/>
    <w:multiLevelType w:val="multilevel"/>
    <w:tmpl w:val="34D2A3D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D3771D8"/>
    <w:multiLevelType w:val="multilevel"/>
    <w:tmpl w:val="98185F7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2500BF8"/>
    <w:multiLevelType w:val="multilevel"/>
    <w:tmpl w:val="9C6C74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FD409D"/>
    <w:multiLevelType w:val="multilevel"/>
    <w:tmpl w:val="F0442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441F0B"/>
    <w:multiLevelType w:val="multilevel"/>
    <w:tmpl w:val="6760266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2E40EA5"/>
    <w:multiLevelType w:val="multilevel"/>
    <w:tmpl w:val="1FDA2E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7779B4"/>
    <w:multiLevelType w:val="multilevel"/>
    <w:tmpl w:val="87F4118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5FB7F58"/>
    <w:multiLevelType w:val="multilevel"/>
    <w:tmpl w:val="437C5F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82749F0"/>
    <w:multiLevelType w:val="multilevel"/>
    <w:tmpl w:val="8CBC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8484210"/>
    <w:multiLevelType w:val="multilevel"/>
    <w:tmpl w:val="242C08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4E2D4FA6"/>
    <w:multiLevelType w:val="multilevel"/>
    <w:tmpl w:val="A98E348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BD5753"/>
    <w:multiLevelType w:val="multilevel"/>
    <w:tmpl w:val="AB2A1B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81D2C40"/>
    <w:multiLevelType w:val="multilevel"/>
    <w:tmpl w:val="C200EF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2A5329D"/>
    <w:multiLevelType w:val="multilevel"/>
    <w:tmpl w:val="BFDE3EC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5047CA"/>
    <w:multiLevelType w:val="multilevel"/>
    <w:tmpl w:val="9F7038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0F2D5E"/>
    <w:multiLevelType w:val="multilevel"/>
    <w:tmpl w:val="6C5697B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6DA80A2A"/>
    <w:multiLevelType w:val="multilevel"/>
    <w:tmpl w:val="3B6E76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2AA2EA0"/>
    <w:multiLevelType w:val="multilevel"/>
    <w:tmpl w:val="ED8A52F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7C9D700D"/>
    <w:multiLevelType w:val="multilevel"/>
    <w:tmpl w:val="FB76A21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1373078">
    <w:abstractNumId w:val="7"/>
  </w:num>
  <w:num w:numId="2" w16cid:durableId="689455698">
    <w:abstractNumId w:val="8"/>
  </w:num>
  <w:num w:numId="3" w16cid:durableId="1742023587">
    <w:abstractNumId w:val="10"/>
  </w:num>
  <w:num w:numId="4" w16cid:durableId="25955578">
    <w:abstractNumId w:val="13"/>
  </w:num>
  <w:num w:numId="5" w16cid:durableId="1626883456">
    <w:abstractNumId w:val="23"/>
  </w:num>
  <w:num w:numId="6" w16cid:durableId="918559490">
    <w:abstractNumId w:val="15"/>
  </w:num>
  <w:num w:numId="7" w16cid:durableId="1096631225">
    <w:abstractNumId w:val="5"/>
  </w:num>
  <w:num w:numId="8" w16cid:durableId="2022318432">
    <w:abstractNumId w:val="17"/>
  </w:num>
  <w:num w:numId="9" w16cid:durableId="616061314">
    <w:abstractNumId w:val="9"/>
  </w:num>
  <w:num w:numId="10" w16cid:durableId="1044256886">
    <w:abstractNumId w:val="21"/>
  </w:num>
  <w:num w:numId="11" w16cid:durableId="13583455">
    <w:abstractNumId w:val="16"/>
  </w:num>
  <w:num w:numId="12" w16cid:durableId="166600342">
    <w:abstractNumId w:val="3"/>
  </w:num>
  <w:num w:numId="13" w16cid:durableId="1833519573">
    <w:abstractNumId w:val="6"/>
  </w:num>
  <w:num w:numId="14" w16cid:durableId="1300191685">
    <w:abstractNumId w:val="1"/>
  </w:num>
  <w:num w:numId="15" w16cid:durableId="190923365">
    <w:abstractNumId w:val="19"/>
  </w:num>
  <w:num w:numId="16" w16cid:durableId="973364267">
    <w:abstractNumId w:val="0"/>
  </w:num>
  <w:num w:numId="17" w16cid:durableId="1121729746">
    <w:abstractNumId w:val="14"/>
  </w:num>
  <w:num w:numId="18" w16cid:durableId="1330865877">
    <w:abstractNumId w:val="4"/>
  </w:num>
  <w:num w:numId="19" w16cid:durableId="800462876">
    <w:abstractNumId w:val="12"/>
  </w:num>
  <w:num w:numId="20" w16cid:durableId="258293528">
    <w:abstractNumId w:val="24"/>
  </w:num>
  <w:num w:numId="21" w16cid:durableId="1276983771">
    <w:abstractNumId w:val="2"/>
  </w:num>
  <w:num w:numId="22" w16cid:durableId="1981038892">
    <w:abstractNumId w:val="22"/>
  </w:num>
  <w:num w:numId="23" w16cid:durableId="2104958863">
    <w:abstractNumId w:val="20"/>
  </w:num>
  <w:num w:numId="24" w16cid:durableId="1872263521">
    <w:abstractNumId w:val="18"/>
  </w:num>
  <w:num w:numId="25" w16cid:durableId="18650915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D0E"/>
    <w:rsid w:val="008032A8"/>
    <w:rsid w:val="00DB7790"/>
    <w:rsid w:val="00EB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F0DD"/>
  <w15:docId w15:val="{83FBB4F8-8892-433C-8721-0ABCD53D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08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11664"/>
    <w:pPr>
      <w:ind w:left="720"/>
      <w:contextualSpacing/>
    </w:pPr>
  </w:style>
  <w:style w:type="paragraph" w:styleId="Header">
    <w:name w:val="header"/>
    <w:basedOn w:val="Normal"/>
    <w:link w:val="HeaderChar"/>
    <w:uiPriority w:val="99"/>
    <w:unhideWhenUsed/>
    <w:rsid w:val="00AC5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4D8"/>
  </w:style>
  <w:style w:type="paragraph" w:styleId="Footer">
    <w:name w:val="footer"/>
    <w:basedOn w:val="Normal"/>
    <w:link w:val="FooterChar"/>
    <w:uiPriority w:val="99"/>
    <w:unhideWhenUsed/>
    <w:rsid w:val="00AC5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4D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EC3OTKZ/E9gBYC6Vh3182BkuIg==">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6303</Words>
  <Characters>35933</Characters>
  <Application>Microsoft Office Word</Application>
  <DocSecurity>0</DocSecurity>
  <Lines>299</Lines>
  <Paragraphs>84</Paragraphs>
  <ScaleCrop>false</ScaleCrop>
  <Company/>
  <LinksUpToDate>false</LinksUpToDate>
  <CharactersWithSpaces>42152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dc:creator>
  <cp:lastModifiedBy>MBURO KENNEDY OTIENO</cp:lastModifiedBy>
  <cp:revision>2</cp:revision>
  <dcterms:created xsi:type="dcterms:W3CDTF">2016-01-27T05:04:00Z</dcterms:created>
  <dcterms:modified xsi:type="dcterms:W3CDTF">2024-04-11T19:47:00Z</dcterms:modified>
</cp:coreProperties>
</file>