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tag w:val="goog_rdk_2"/>
        <w:id w:val="1071229285"/>
      </w:sdtPr>
      <w:sdtContent>
        <w:p w14:paraId="1FF2E11A" w14:textId="77777777" w:rsidR="00353EBA" w:rsidRDefault="00000000">
          <w:pPr>
            <w:spacing w:after="0" w:line="360" w:lineRule="auto"/>
            <w:jc w:val="both"/>
            <w:rPr>
              <w:ins w:id="0" w:author="Arnet Achieng" w:date="2021-09-17T13:09:00Z"/>
              <w:rFonts w:ascii="Arial" w:eastAsia="Arial" w:hAnsi="Arial" w:cs="Arial"/>
              <w:color w:val="000000"/>
            </w:rPr>
          </w:pPr>
          <w:sdt>
            <w:sdtPr>
              <w:tag w:val="goog_rdk_1"/>
              <w:id w:val="1739676128"/>
            </w:sdtPr>
            <w:sdtContent>
              <w:ins w:id="1" w:author="Arnet Achieng" w:date="2021-09-17T13:09:00Z">
                <w:r>
                  <w:rPr>
                    <w:noProof/>
                  </w:rPr>
                  <w:drawing>
                    <wp:anchor distT="0" distB="0" distL="0" distR="0" simplePos="0" relativeHeight="251658240" behindDoc="0" locked="0" layoutInCell="1" hidden="0" allowOverlap="1" wp14:anchorId="1B288BC1" wp14:editId="7D86258E">
                      <wp:simplePos x="0" y="0"/>
                      <wp:positionH relativeFrom="column">
                        <wp:posOffset>180975</wp:posOffset>
                      </wp:positionH>
                      <wp:positionV relativeFrom="paragraph">
                        <wp:posOffset>0</wp:posOffset>
                      </wp:positionV>
                      <wp:extent cx="1085850" cy="847725"/>
                      <wp:effectExtent l="0" t="0" r="0" b="0"/>
                      <wp:wrapSquare wrapText="bothSides" distT="0" distB="0" distL="0" distR="0"/>
                      <wp:docPr id="3" name="image1.png" descr="College Shield"/>
                      <wp:cNvGraphicFramePr/>
                      <a:graphic xmlns:a="http://schemas.openxmlformats.org/drawingml/2006/main">
                        <a:graphicData uri="http://schemas.openxmlformats.org/drawingml/2006/picture">
                          <pic:pic xmlns:pic="http://schemas.openxmlformats.org/drawingml/2006/picture">
                            <pic:nvPicPr>
                              <pic:cNvPr id="0" name="image1.png" descr="College Shield"/>
                              <pic:cNvPicPr preferRelativeResize="0"/>
                            </pic:nvPicPr>
                            <pic:blipFill>
                              <a:blip r:embed="rId8"/>
                              <a:srcRect/>
                              <a:stretch>
                                <a:fillRect/>
                              </a:stretch>
                            </pic:blipFill>
                            <pic:spPr>
                              <a:xfrm>
                                <a:off x="0" y="0"/>
                                <a:ext cx="1085850" cy="847725"/>
                              </a:xfrm>
                              <a:prstGeom prst="rect">
                                <a:avLst/>
                              </a:prstGeom>
                              <a:ln/>
                            </pic:spPr>
                          </pic:pic>
                        </a:graphicData>
                      </a:graphic>
                    </wp:anchor>
                  </w:drawing>
                </w:r>
              </w:ins>
            </w:sdtContent>
          </w:sdt>
        </w:p>
      </w:sdtContent>
    </w:sdt>
    <w:sdt>
      <w:sdtPr>
        <w:tag w:val="goog_rdk_4"/>
        <w:id w:val="-257757277"/>
      </w:sdtPr>
      <w:sdtContent>
        <w:p w14:paraId="43B26C1A" w14:textId="77777777" w:rsidR="00353EBA" w:rsidRDefault="00000000">
          <w:pPr>
            <w:spacing w:after="0" w:line="360" w:lineRule="auto"/>
            <w:ind w:left="2160"/>
            <w:jc w:val="both"/>
            <w:rPr>
              <w:ins w:id="2" w:author="Arnet Achieng" w:date="2021-09-17T13:09:00Z"/>
              <w:rFonts w:ascii="Arial" w:eastAsia="Arial" w:hAnsi="Arial" w:cs="Arial"/>
              <w:color w:val="000000"/>
            </w:rPr>
          </w:pPr>
          <w:sdt>
            <w:sdtPr>
              <w:tag w:val="goog_rdk_3"/>
              <w:id w:val="-259756974"/>
            </w:sdtPr>
            <w:sdtContent/>
          </w:sdt>
        </w:p>
      </w:sdtContent>
    </w:sdt>
    <w:sdt>
      <w:sdtPr>
        <w:tag w:val="goog_rdk_6"/>
        <w:id w:val="659437341"/>
      </w:sdtPr>
      <w:sdtContent>
        <w:p w14:paraId="2EE9EA21" w14:textId="77777777" w:rsidR="00353EBA" w:rsidRDefault="00000000">
          <w:pPr>
            <w:spacing w:after="0" w:line="360" w:lineRule="auto"/>
            <w:ind w:left="2160"/>
            <w:jc w:val="both"/>
            <w:rPr>
              <w:ins w:id="3" w:author="Arnet Achieng" w:date="2021-09-17T13:09:00Z"/>
              <w:rFonts w:ascii="Arial" w:eastAsia="Arial" w:hAnsi="Arial" w:cs="Arial"/>
              <w:color w:val="000000"/>
            </w:rPr>
          </w:pPr>
          <w:sdt>
            <w:sdtPr>
              <w:tag w:val="goog_rdk_5"/>
              <w:id w:val="-1127929874"/>
            </w:sdtPr>
            <w:sdtContent/>
          </w:sdt>
        </w:p>
      </w:sdtContent>
    </w:sdt>
    <w:sdt>
      <w:sdtPr>
        <w:tag w:val="goog_rdk_8"/>
        <w:id w:val="-1501804259"/>
      </w:sdtPr>
      <w:sdtContent>
        <w:p w14:paraId="5EC7AECE" w14:textId="77777777" w:rsidR="00353EBA" w:rsidRDefault="00000000">
          <w:pPr>
            <w:spacing w:after="0" w:line="360" w:lineRule="auto"/>
            <w:ind w:left="2160"/>
            <w:jc w:val="both"/>
            <w:rPr>
              <w:ins w:id="4" w:author="Arnet Achieng" w:date="2021-09-17T13:09:00Z"/>
              <w:rFonts w:ascii="Arial" w:eastAsia="Arial" w:hAnsi="Arial" w:cs="Arial"/>
              <w:color w:val="000000"/>
            </w:rPr>
          </w:pPr>
          <w:sdt>
            <w:sdtPr>
              <w:tag w:val="goog_rdk_7"/>
              <w:id w:val="-1495488123"/>
            </w:sdtPr>
            <w:sdtContent/>
          </w:sdt>
        </w:p>
      </w:sdtContent>
    </w:sdt>
    <w:sdt>
      <w:sdtPr>
        <w:tag w:val="goog_rdk_10"/>
        <w:id w:val="-980773202"/>
      </w:sdtPr>
      <w:sdtContent>
        <w:p w14:paraId="2D8A053B" w14:textId="77777777" w:rsidR="00353EBA" w:rsidRDefault="00000000">
          <w:pPr>
            <w:spacing w:after="0" w:line="360" w:lineRule="auto"/>
            <w:ind w:left="2160"/>
            <w:jc w:val="both"/>
            <w:rPr>
              <w:ins w:id="5" w:author="Arnet Achieng" w:date="2021-09-17T13:09:00Z"/>
              <w:rFonts w:ascii="Arial" w:eastAsia="Arial" w:hAnsi="Arial" w:cs="Arial"/>
              <w:color w:val="000000"/>
            </w:rPr>
          </w:pPr>
          <w:sdt>
            <w:sdtPr>
              <w:tag w:val="goog_rdk_9"/>
              <w:id w:val="1093055034"/>
            </w:sdtPr>
            <w:sdtContent/>
          </w:sdt>
        </w:p>
      </w:sdtContent>
    </w:sdt>
    <w:sdt>
      <w:sdtPr>
        <w:tag w:val="goog_rdk_12"/>
        <w:id w:val="-1944295759"/>
      </w:sdtPr>
      <w:sdtContent>
        <w:p w14:paraId="22F76D98" w14:textId="77777777" w:rsidR="00353EBA" w:rsidRDefault="00000000">
          <w:pPr>
            <w:spacing w:after="0" w:line="360" w:lineRule="auto"/>
            <w:ind w:left="2160"/>
            <w:jc w:val="both"/>
            <w:rPr>
              <w:ins w:id="6" w:author="Arnet Achieng" w:date="2021-09-17T13:09:00Z"/>
              <w:rFonts w:ascii="Arial" w:eastAsia="Arial" w:hAnsi="Arial" w:cs="Arial"/>
              <w:color w:val="000000"/>
            </w:rPr>
          </w:pPr>
          <w:sdt>
            <w:sdtPr>
              <w:tag w:val="goog_rdk_11"/>
              <w:id w:val="-128789683"/>
            </w:sdtPr>
            <w:sdtContent/>
          </w:sdt>
        </w:p>
      </w:sdtContent>
    </w:sdt>
    <w:p w14:paraId="09342CCD" w14:textId="368C4054" w:rsidR="00353EBA" w:rsidRDefault="00000000" w:rsidP="00625D4B">
      <w:pPr>
        <w:spacing w:after="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STRATHMORE UNIVERSITY</w:t>
      </w:r>
      <w:del w:id="7" w:author="Arnet Achieng" w:date="2021-09-17T13:09:00Z">
        <w:r>
          <w:rPr>
            <w:noProof/>
          </w:rPr>
          <w:drawing>
            <wp:anchor distT="0" distB="0" distL="0" distR="0" simplePos="0" relativeHeight="251659264" behindDoc="0" locked="0" layoutInCell="1" hidden="0" allowOverlap="1" wp14:anchorId="1E5BAC81" wp14:editId="3DF58457">
              <wp:simplePos x="0" y="0"/>
              <wp:positionH relativeFrom="column">
                <wp:posOffset>180975</wp:posOffset>
              </wp:positionH>
              <wp:positionV relativeFrom="paragraph">
                <wp:posOffset>0</wp:posOffset>
              </wp:positionV>
              <wp:extent cx="1085850" cy="847725"/>
              <wp:effectExtent l="0" t="0" r="0" b="0"/>
              <wp:wrapSquare wrapText="bothSides" distT="0" distB="0" distL="0" distR="0"/>
              <wp:docPr id="2" name="image1.png" descr="College Shield"/>
              <wp:cNvGraphicFramePr/>
              <a:graphic xmlns:a="http://schemas.openxmlformats.org/drawingml/2006/main">
                <a:graphicData uri="http://schemas.openxmlformats.org/drawingml/2006/picture">
                  <pic:pic xmlns:pic="http://schemas.openxmlformats.org/drawingml/2006/picture">
                    <pic:nvPicPr>
                      <pic:cNvPr id="0" name="image1.png" descr="College Shield"/>
                      <pic:cNvPicPr preferRelativeResize="0"/>
                    </pic:nvPicPr>
                    <pic:blipFill>
                      <a:blip r:embed="rId8"/>
                      <a:srcRect/>
                      <a:stretch>
                        <a:fillRect/>
                      </a:stretch>
                    </pic:blipFill>
                    <pic:spPr>
                      <a:xfrm>
                        <a:off x="0" y="0"/>
                        <a:ext cx="1085850" cy="847725"/>
                      </a:xfrm>
                      <a:prstGeom prst="rect">
                        <a:avLst/>
                      </a:prstGeom>
                      <a:ln/>
                    </pic:spPr>
                  </pic:pic>
                </a:graphicData>
              </a:graphic>
            </wp:anchor>
          </w:drawing>
        </w:r>
      </w:del>
    </w:p>
    <w:p w14:paraId="31A75A03" w14:textId="77777777" w:rsidR="00353EBA" w:rsidRDefault="00000000">
      <w:pPr>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SCHOOL OF ACCOUNTANCY</w:t>
      </w:r>
    </w:p>
    <w:p w14:paraId="7C34FF00" w14:textId="77777777" w:rsidR="00353EBA" w:rsidRDefault="00000000">
      <w:pPr>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CPA PART 2 SECTION 3</w:t>
      </w:r>
    </w:p>
    <w:p w14:paraId="1827A202" w14:textId="77777777" w:rsidR="00353EBA" w:rsidRDefault="00000000">
      <w:pPr>
        <w:tabs>
          <w:tab w:val="left" w:pos="2970"/>
        </w:tabs>
        <w:spacing w:after="0" w:line="360" w:lineRule="auto"/>
        <w:ind w:left="21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FULL </w:t>
      </w:r>
      <w:proofErr w:type="gramStart"/>
      <w:r>
        <w:rPr>
          <w:rFonts w:ascii="Times New Roman" w:eastAsia="Times New Roman" w:hAnsi="Times New Roman" w:cs="Times New Roman"/>
          <w:b/>
          <w:color w:val="000000"/>
        </w:rPr>
        <w:t>TIME  COURSE</w:t>
      </w:r>
      <w:proofErr w:type="gramEnd"/>
    </w:p>
    <w:p w14:paraId="437ED5B5" w14:textId="77777777" w:rsidR="00353EBA" w:rsidRDefault="00000000">
      <w:pPr>
        <w:spacing w:after="0" w:line="360" w:lineRule="auto"/>
        <w:ind w:left="1440"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COMPANY LAW</w:t>
      </w:r>
    </w:p>
    <w:p w14:paraId="73D95652" w14:textId="77777777" w:rsidR="00353EBA" w:rsidRDefault="00000000">
      <w:pPr>
        <w:keepNext/>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CHAPTER THREE: </w:t>
      </w:r>
      <w:bookmarkStart w:id="8" w:name="_Hlk162199693"/>
      <w:r>
        <w:rPr>
          <w:rFonts w:ascii="Times New Roman" w:eastAsia="Times New Roman" w:hAnsi="Times New Roman" w:cs="Times New Roman"/>
          <w:b/>
          <w:u w:val="single"/>
        </w:rPr>
        <w:t>MEMBERSHIP OF A COMPANY</w:t>
      </w:r>
    </w:p>
    <w:p w14:paraId="73D17242" w14:textId="77777777" w:rsidR="00353EBA" w:rsidRDefault="00353EBA">
      <w:pPr>
        <w:keepNext/>
        <w:spacing w:after="0" w:line="240" w:lineRule="auto"/>
        <w:jc w:val="both"/>
        <w:rPr>
          <w:rFonts w:ascii="Times New Roman" w:eastAsia="Times New Roman" w:hAnsi="Times New Roman" w:cs="Times New Roman"/>
          <w:b/>
          <w:u w:val="single"/>
        </w:rPr>
      </w:pPr>
    </w:p>
    <w:p w14:paraId="45195286" w14:textId="77777777" w:rsidR="00353EBA" w:rsidRDefault="00000000">
      <w:pPr>
        <w:keepNext/>
        <w:numPr>
          <w:ilvl w:val="1"/>
          <w:numId w:val="13"/>
        </w:num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 Acquisition of Membership</w:t>
      </w:r>
    </w:p>
    <w:p w14:paraId="777FC4F4" w14:textId="77777777" w:rsidR="00353EBA" w:rsidRDefault="00353EBA">
      <w:pPr>
        <w:keepNext/>
        <w:spacing w:after="0" w:line="240" w:lineRule="auto"/>
        <w:jc w:val="both"/>
        <w:rPr>
          <w:rFonts w:ascii="Times New Roman" w:eastAsia="Times New Roman" w:hAnsi="Times New Roman" w:cs="Times New Roman"/>
        </w:rPr>
      </w:pPr>
    </w:p>
    <w:p w14:paraId="7BB3C284" w14:textId="77777777" w:rsidR="00353EBA" w:rsidRDefault="00000000">
      <w:pPr>
        <w:keepNext/>
        <w:numPr>
          <w:ilvl w:val="2"/>
          <w:numId w:val="13"/>
        </w:num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Definition of Member</w:t>
      </w:r>
    </w:p>
    <w:p w14:paraId="3A3A4826" w14:textId="77777777" w:rsidR="00353EBA" w:rsidRDefault="00353EBA">
      <w:pPr>
        <w:keepNext/>
        <w:spacing w:after="0" w:line="240" w:lineRule="auto"/>
        <w:jc w:val="both"/>
        <w:rPr>
          <w:rFonts w:ascii="Times New Roman" w:eastAsia="Times New Roman" w:hAnsi="Times New Roman" w:cs="Times New Roman"/>
        </w:rPr>
      </w:pPr>
    </w:p>
    <w:p w14:paraId="68EEBFEE" w14:textId="77777777" w:rsidR="00353EBA" w:rsidRDefault="00000000">
      <w:pPr>
        <w:keepNext/>
        <w:spacing w:after="0" w:line="240" w:lineRule="auto"/>
        <w:jc w:val="both"/>
        <w:rPr>
          <w:rFonts w:ascii="Times New Roman" w:eastAsia="Times New Roman" w:hAnsi="Times New Roman" w:cs="Times New Roman"/>
        </w:rPr>
      </w:pPr>
      <w:r>
        <w:rPr>
          <w:rFonts w:ascii="Times New Roman" w:eastAsia="Times New Roman" w:hAnsi="Times New Roman" w:cs="Times New Roman"/>
        </w:rPr>
        <w:t>Section 92 of the Act does not define the word “member”. Rather, it states the two basic ways in which a person may become a member of a company, namely:</w:t>
      </w:r>
    </w:p>
    <w:p w14:paraId="2A45FD68" w14:textId="77777777" w:rsidR="00353EBA" w:rsidRDefault="00000000">
      <w:pPr>
        <w:keepNext/>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By subscribing to the memorandum and articles of the company, or</w:t>
      </w:r>
    </w:p>
    <w:p w14:paraId="5A17407E" w14:textId="77777777" w:rsidR="00353EBA" w:rsidRDefault="00000000">
      <w:pPr>
        <w:keepNext/>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By agreeing to become a member and the entry of his name in the company’s register of members. </w:t>
      </w:r>
    </w:p>
    <w:p w14:paraId="49120714" w14:textId="77777777" w:rsidR="00353EBA" w:rsidRDefault="00353EBA">
      <w:pPr>
        <w:jc w:val="both"/>
        <w:rPr>
          <w:rFonts w:ascii="Times New Roman" w:eastAsia="Times New Roman" w:hAnsi="Times New Roman" w:cs="Times New Roman"/>
        </w:rPr>
      </w:pPr>
    </w:p>
    <w:p w14:paraId="53A653EB"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Who may become a member</w:t>
      </w:r>
    </w:p>
    <w:p w14:paraId="2EEE4D6B" w14:textId="77777777" w:rsidR="00353EBA"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Capacity</w:t>
      </w:r>
      <w:proofErr w:type="gramEnd"/>
      <w:r>
        <w:rPr>
          <w:rFonts w:ascii="Times New Roman" w:eastAsia="Times New Roman" w:hAnsi="Times New Roman" w:cs="Times New Roman"/>
        </w:rPr>
        <w:t xml:space="preserve"> to be a member of a company is governed by the rules of the common law relating to contracts. Anyone who has the capacity to make a contract may become a member of a company. The following are some of the special cases, which require explanation:</w:t>
      </w:r>
    </w:p>
    <w:sdt>
      <w:sdtPr>
        <w:tag w:val="goog_rdk_16"/>
        <w:id w:val="-2046978166"/>
      </w:sdtPr>
      <w:sdtContent>
        <w:p w14:paraId="071CBCB2" w14:textId="77777777" w:rsidR="00353EBA" w:rsidRDefault="00000000">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Infants:</w:t>
          </w:r>
          <w:r>
            <w:rPr>
              <w:rFonts w:ascii="Times New Roman" w:eastAsia="Times New Roman" w:hAnsi="Times New Roman" w:cs="Times New Roman"/>
              <w:color w:val="000000"/>
            </w:rPr>
            <w:t xml:space="preserve"> An infant is any person who has not attained the age of 18 years. An infant has a common law right to </w:t>
          </w:r>
          <w:proofErr w:type="gramStart"/>
          <w:r>
            <w:rPr>
              <w:rFonts w:ascii="Times New Roman" w:eastAsia="Times New Roman" w:hAnsi="Times New Roman" w:cs="Times New Roman"/>
              <w:color w:val="000000"/>
            </w:rPr>
            <w:t>enter into</w:t>
          </w:r>
          <w:proofErr w:type="gramEnd"/>
          <w:r>
            <w:rPr>
              <w:rFonts w:ascii="Times New Roman" w:eastAsia="Times New Roman" w:hAnsi="Times New Roman" w:cs="Times New Roman"/>
              <w:color w:val="000000"/>
            </w:rPr>
            <w:t xml:space="preserve"> a contract to buy shares in a company, and thereby become a member of the company. </w:t>
          </w:r>
          <w:proofErr w:type="gramStart"/>
          <w:r>
            <w:rPr>
              <w:rFonts w:ascii="Times New Roman" w:eastAsia="Times New Roman" w:hAnsi="Times New Roman" w:cs="Times New Roman"/>
              <w:color w:val="000000"/>
            </w:rPr>
            <w:t>The contract,</w:t>
          </w:r>
          <w:proofErr w:type="gramEnd"/>
          <w:r>
            <w:rPr>
              <w:rFonts w:ascii="Times New Roman" w:eastAsia="Times New Roman" w:hAnsi="Times New Roman" w:cs="Times New Roman"/>
              <w:color w:val="000000"/>
            </w:rPr>
            <w:t xml:space="preserve"> is however voidable at his option, and the infant may avoid it at any time during his infancy or within a reasonable time after attaining the age of 18 years. However, it was explained in </w:t>
          </w:r>
          <w:r>
            <w:rPr>
              <w:rFonts w:ascii="Times New Roman" w:eastAsia="Times New Roman" w:hAnsi="Times New Roman" w:cs="Times New Roman"/>
              <w:b/>
              <w:color w:val="000000"/>
              <w:u w:val="single"/>
            </w:rPr>
            <w:t>Steinberg v Scala (Leeds) Ltd</w:t>
          </w:r>
          <w:r>
            <w:rPr>
              <w:rFonts w:ascii="Times New Roman" w:eastAsia="Times New Roman" w:hAnsi="Times New Roman" w:cs="Times New Roman"/>
              <w:color w:val="000000"/>
            </w:rPr>
            <w:t xml:space="preserve"> that although the infant has a right to repudiate the contract, he would only be entitled to get back the amount already paid if there has been a total failure of consideration because the shares have become valueless. A company’s articles may, however, restrict membership of the company to adults only, in which case an infant would not become a member of the company.</w:t>
          </w:r>
          <w:sdt>
            <w:sdtPr>
              <w:tag w:val="goog_rdk_15"/>
              <w:id w:val="-23949333"/>
            </w:sdtPr>
            <w:sdtContent/>
          </w:sdt>
        </w:p>
      </w:sdtContent>
    </w:sdt>
    <w:p w14:paraId="747F9C54" w14:textId="77777777" w:rsidR="00353EBA" w:rsidRDefault="00000000">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Personal Representatives</w:t>
      </w:r>
      <w:r>
        <w:rPr>
          <w:rFonts w:ascii="Times New Roman" w:eastAsia="Times New Roman" w:hAnsi="Times New Roman" w:cs="Times New Roman"/>
          <w:color w:val="000000"/>
        </w:rPr>
        <w:t>: On a shareholder’s death, ownership of the shares previously held by him is transmitted to his personal representative, who may be an executor or administrator. The personal representative would be entitled to be registered as a member of the company unless the company’s articles provide otherwise.</w:t>
      </w:r>
    </w:p>
    <w:p w14:paraId="5E9D2E09" w14:textId="77777777" w:rsidR="00353EBA" w:rsidRDefault="00000000">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Corporations</w:t>
      </w:r>
      <w:r>
        <w:rPr>
          <w:rFonts w:ascii="Times New Roman" w:eastAsia="Times New Roman" w:hAnsi="Times New Roman" w:cs="Times New Roman"/>
          <w:color w:val="000000"/>
        </w:rPr>
        <w:t xml:space="preserve">: A corporation, whether a registered company or not, may, if authorized by its articles (expressly or impliedly), take shares in a registered </w:t>
      </w:r>
      <w:proofErr w:type="gramStart"/>
      <w:r>
        <w:rPr>
          <w:rFonts w:ascii="Times New Roman" w:eastAsia="Times New Roman" w:hAnsi="Times New Roman" w:cs="Times New Roman"/>
          <w:color w:val="000000"/>
        </w:rPr>
        <w:t>company</w:t>
      </w:r>
      <w:proofErr w:type="gramEnd"/>
      <w:r>
        <w:rPr>
          <w:rFonts w:ascii="Times New Roman" w:eastAsia="Times New Roman" w:hAnsi="Times New Roman" w:cs="Times New Roman"/>
          <w:color w:val="000000"/>
        </w:rPr>
        <w:t xml:space="preserve"> and become a member of it. It would authorize such </w:t>
      </w:r>
      <w:proofErr w:type="gramStart"/>
      <w:r>
        <w:rPr>
          <w:rFonts w:ascii="Times New Roman" w:eastAsia="Times New Roman" w:hAnsi="Times New Roman" w:cs="Times New Roman"/>
          <w:color w:val="000000"/>
        </w:rPr>
        <w:t>person</w:t>
      </w:r>
      <w:proofErr w:type="gramEnd"/>
      <w:r>
        <w:rPr>
          <w:rFonts w:ascii="Times New Roman" w:eastAsia="Times New Roman" w:hAnsi="Times New Roman" w:cs="Times New Roman"/>
          <w:color w:val="000000"/>
        </w:rPr>
        <w:t xml:space="preserve"> as it thinks fit to act as its representative at any meeting of the company. The authorization would be made by a resolution of its directors or other governing body </w:t>
      </w:r>
    </w:p>
    <w:p w14:paraId="4EFC0249"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34F07D64"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09073B20"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lastRenderedPageBreak/>
        <w:t>Methods of becoming a member</w:t>
      </w:r>
    </w:p>
    <w:p w14:paraId="7573ED46"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person may become a member of a company in one or other of the following ways:</w:t>
      </w:r>
    </w:p>
    <w:p w14:paraId="7B628E89" w14:textId="77777777" w:rsidR="00353EBA"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Subscribing to the Memorandum</w:t>
      </w:r>
    </w:p>
    <w:p w14:paraId="0F032492"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Section 92 (1) provides that the subscribers to the memorandum and articles become members of the company on the registration of the company.</w:t>
      </w:r>
    </w:p>
    <w:p w14:paraId="069E9FD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Section 92(2) provides that as soon as practicable after the registration of the company, it shall enter in its register of members the names and addresses of persons who subscribed to its memorandum and the date on which they became members of the company.</w:t>
      </w:r>
    </w:p>
    <w:p w14:paraId="0E6630A1"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provision regarding entry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the register is an administrative directive for the company’s implementation and non-compliance with it does not affect the pre-existing membership.</w:t>
      </w:r>
    </w:p>
    <w:p w14:paraId="01645534" w14:textId="77777777" w:rsidR="00353EBA"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Allotment</w:t>
      </w:r>
    </w:p>
    <w:p w14:paraId="01254EA9"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person to whom a company’s shares have been allotted acquires his membership by virtue of section 92(3). However, it was held in </w:t>
      </w:r>
      <w:r>
        <w:rPr>
          <w:rFonts w:ascii="Times New Roman" w:eastAsia="Times New Roman" w:hAnsi="Times New Roman" w:cs="Times New Roman"/>
          <w:b/>
          <w:u w:val="single"/>
        </w:rPr>
        <w:t>Nicol’s case</w:t>
      </w:r>
      <w:r>
        <w:rPr>
          <w:rFonts w:ascii="Times New Roman" w:eastAsia="Times New Roman" w:hAnsi="Times New Roman" w:cs="Times New Roman"/>
        </w:rPr>
        <w:t xml:space="preserve"> that the membership commences from the moment the name is entered in the members’ register. If the company wrongfully refuses to enter the name in the register, the allottee must take rectification proceedings for a court order directing the company to enter the name in its members’ register.</w:t>
      </w:r>
    </w:p>
    <w:p w14:paraId="0F4767AA" w14:textId="77777777" w:rsidR="00353EBA"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Transfer</w:t>
      </w:r>
    </w:p>
    <w:p w14:paraId="4160A18F"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transfer is </w:t>
      </w:r>
      <w:proofErr w:type="gramStart"/>
      <w:r>
        <w:rPr>
          <w:rFonts w:ascii="Times New Roman" w:eastAsia="Times New Roman" w:hAnsi="Times New Roman" w:cs="Times New Roman"/>
        </w:rPr>
        <w:t>a purchase</w:t>
      </w:r>
      <w:proofErr w:type="gramEnd"/>
      <w:r>
        <w:rPr>
          <w:rFonts w:ascii="Times New Roman" w:eastAsia="Times New Roman" w:hAnsi="Times New Roman" w:cs="Times New Roman"/>
        </w:rPr>
        <w:t xml:space="preserve"> of shares from a company’s shareholder and not from the company itself. A transferee also acquires his membership by virtue of section 92(3), being a person who has agreed to become a member. The principle in </w:t>
      </w:r>
      <w:r>
        <w:rPr>
          <w:rFonts w:ascii="Times New Roman" w:eastAsia="Times New Roman" w:hAnsi="Times New Roman" w:cs="Times New Roman"/>
          <w:b/>
          <w:u w:val="single"/>
        </w:rPr>
        <w:t>Nicol’s case</w:t>
      </w:r>
      <w:r>
        <w:rPr>
          <w:rFonts w:ascii="Times New Roman" w:eastAsia="Times New Roman" w:hAnsi="Times New Roman" w:cs="Times New Roman"/>
        </w:rPr>
        <w:t xml:space="preserve"> applies to transferees as well, and a transferee becomes a member from the moment his name is entered in the register of members.</w:t>
      </w:r>
    </w:p>
    <w:p w14:paraId="3322D05E" w14:textId="77777777" w:rsidR="00353EBA"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Transmission on death of a member</w:t>
      </w:r>
    </w:p>
    <w:p w14:paraId="59A06709"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transmission is a legal process by which ownership of shares in a company changes automatically on the death of a member to his personal representative.  If the personal representative elects or decides to be registered himself as the holder of the shares, the election constitutes the agreement to be a member and the provisions of Section 92 (3) become applicable, that </w:t>
      </w:r>
      <w:sdt>
        <w:sdtPr>
          <w:tag w:val="goog_rdk_17"/>
          <w:id w:val="-421644593"/>
        </w:sdtPr>
        <w:sdtContent>
          <w:ins w:id="9" w:author="Lydia Kisotu" w:date="2022-03-17T05:49:00Z">
            <w:r>
              <w:rPr>
                <w:rFonts w:ascii="Times New Roman" w:eastAsia="Times New Roman" w:hAnsi="Times New Roman" w:cs="Times New Roman"/>
              </w:rPr>
              <w:t>i</w:t>
            </w:r>
          </w:ins>
        </w:sdtContent>
      </w:sdt>
      <w:sdt>
        <w:sdtPr>
          <w:tag w:val="goog_rdk_18"/>
          <w:id w:val="-195616998"/>
        </w:sdtPr>
        <w:sdtContent>
          <w:del w:id="10" w:author="Lydia Kisotu" w:date="2022-03-17T05:49:00Z">
            <w:r>
              <w:rPr>
                <w:rFonts w:ascii="Times New Roman" w:eastAsia="Times New Roman" w:hAnsi="Times New Roman" w:cs="Times New Roman"/>
              </w:rPr>
              <w:delText>u</w:delText>
            </w:r>
          </w:del>
        </w:sdtContent>
      </w:sdt>
      <w:r>
        <w:rPr>
          <w:rFonts w:ascii="Times New Roman" w:eastAsia="Times New Roman" w:hAnsi="Times New Roman" w:cs="Times New Roman"/>
        </w:rPr>
        <w:t>s, he will become a member from the moment his name is entered in the register of members.</w:t>
      </w:r>
    </w:p>
    <w:p w14:paraId="799DA9A5" w14:textId="77777777" w:rsidR="00353EBA"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Transmission on bankruptcy of member</w:t>
      </w:r>
    </w:p>
    <w:p w14:paraId="308215EE" w14:textId="77777777" w:rsidR="00353EBA" w:rsidRDefault="00000000">
      <w:pPr>
        <w:ind w:left="360"/>
        <w:jc w:val="both"/>
        <w:rPr>
          <w:rFonts w:ascii="Times New Roman" w:eastAsia="Times New Roman" w:hAnsi="Times New Roman" w:cs="Times New Roman"/>
        </w:rPr>
      </w:pPr>
      <w:r>
        <w:rPr>
          <w:rFonts w:ascii="Times New Roman" w:eastAsia="Times New Roman" w:hAnsi="Times New Roman" w:cs="Times New Roman"/>
        </w:rPr>
        <w:t xml:space="preserve">A bankrupt member’s shares in a company will be transmitted to his trustee in bankruptcy according to the principles of bankruptcy law. The company’s articles may give the trustee an option of being personally registered as a member. If the trustee elects or decides to be registered as the holder of the shares the election constitutes the agreement to be a member and the provisions </w:t>
      </w:r>
      <w:proofErr w:type="gramStart"/>
      <w:r>
        <w:rPr>
          <w:rFonts w:ascii="Times New Roman" w:eastAsia="Times New Roman" w:hAnsi="Times New Roman" w:cs="Times New Roman"/>
        </w:rPr>
        <w:t>of  section</w:t>
      </w:r>
      <w:proofErr w:type="gramEnd"/>
      <w:r>
        <w:rPr>
          <w:rFonts w:ascii="Times New Roman" w:eastAsia="Times New Roman" w:hAnsi="Times New Roman" w:cs="Times New Roman"/>
        </w:rPr>
        <w:t xml:space="preserve"> 92 (3)become applicable, i.e. the trustee in bankruptcy will become a member from the moment his name is entered in the register of members.</w:t>
      </w:r>
    </w:p>
    <w:p w14:paraId="09901006" w14:textId="77777777" w:rsidR="00353EBA"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Estoppel</w:t>
      </w:r>
    </w:p>
    <w:p w14:paraId="76C3715F"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person who, without having agreed to be a company’s member, is aware that his name is wrongly entered in its register of members but takes no steps to have his name removed there from, may be estopped from denying his apparent membership to somebody who relied on it and extended credit to the company. Without the company’s knowledge, he represents himself as a member.</w:t>
      </w:r>
    </w:p>
    <w:p w14:paraId="42E13662" w14:textId="77777777" w:rsidR="00353EBA" w:rsidRDefault="00353EBA">
      <w:pPr>
        <w:jc w:val="both"/>
        <w:rPr>
          <w:rFonts w:ascii="Times New Roman" w:eastAsia="Times New Roman" w:hAnsi="Times New Roman" w:cs="Times New Roman"/>
        </w:rPr>
      </w:pPr>
    </w:p>
    <w:p w14:paraId="54F02498" w14:textId="77777777" w:rsidR="00353EBA" w:rsidRDefault="00000000">
      <w:pPr>
        <w:numPr>
          <w:ilvl w:val="1"/>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 Register of members</w:t>
      </w:r>
    </w:p>
    <w:p w14:paraId="1BB8B0A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Section 93 requires every company to keep a register of its members and prescribes the contents of the register.</w:t>
      </w:r>
    </w:p>
    <w:p w14:paraId="175D39C1" w14:textId="77777777" w:rsidR="00353EBA" w:rsidRDefault="00353EBA">
      <w:pPr>
        <w:jc w:val="both"/>
        <w:rPr>
          <w:rFonts w:ascii="Times New Roman" w:eastAsia="Times New Roman" w:hAnsi="Times New Roman" w:cs="Times New Roman"/>
        </w:rPr>
      </w:pPr>
    </w:p>
    <w:p w14:paraId="6E7D6119" w14:textId="77777777" w:rsidR="00353EBA" w:rsidRDefault="00353EBA">
      <w:pPr>
        <w:jc w:val="both"/>
        <w:rPr>
          <w:rFonts w:ascii="Times New Roman" w:eastAsia="Times New Roman" w:hAnsi="Times New Roman" w:cs="Times New Roman"/>
        </w:rPr>
      </w:pPr>
    </w:p>
    <w:p w14:paraId="5B0300EE"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Contents of the register of members</w:t>
      </w:r>
    </w:p>
    <w:p w14:paraId="1D478640"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company shall enter in its register of members:</w:t>
      </w:r>
    </w:p>
    <w:p w14:paraId="5BF60C48" w14:textId="77777777" w:rsidR="00353EBA"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names and addresses of the </w:t>
      </w:r>
      <w:proofErr w:type="gramStart"/>
      <w:r>
        <w:rPr>
          <w:rFonts w:ascii="Times New Roman" w:eastAsia="Times New Roman" w:hAnsi="Times New Roman" w:cs="Times New Roman"/>
          <w:color w:val="000000"/>
        </w:rPr>
        <w:t>members;</w:t>
      </w:r>
      <w:proofErr w:type="gramEnd"/>
    </w:p>
    <w:p w14:paraId="0942077E" w14:textId="77777777" w:rsidR="00353EBA" w:rsidRDefault="00000000">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date on which each person was registered as a member: and</w:t>
      </w:r>
    </w:p>
    <w:p w14:paraId="45261E60" w14:textId="77777777" w:rsidR="00353EBA"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date on which any person ceased to be a member.</w:t>
      </w:r>
    </w:p>
    <w:p w14:paraId="62682C27"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If a company has a share capital, the company shall enter in its register of members, along with the name and address of each member, a statement of:</w:t>
      </w:r>
    </w:p>
    <w:p w14:paraId="5172C7DB" w14:textId="77777777" w:rsidR="00353EBA"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shares held by the member, distinguishing each share-</w:t>
      </w:r>
    </w:p>
    <w:p w14:paraId="3B6A07C8" w14:textId="77777777" w:rsidR="00353EBA" w:rsidRDefault="00000000">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by its number if the share has a number; and</w:t>
      </w:r>
    </w:p>
    <w:p w14:paraId="6DB95AB8" w14:textId="77777777" w:rsidR="00353EBA" w:rsidRDefault="00000000">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if the company has more than one class of issued shares, by its class; and</w:t>
      </w:r>
    </w:p>
    <w:p w14:paraId="7ADA4797" w14:textId="77777777" w:rsidR="00353EBA" w:rsidRDefault="00000000">
      <w:pPr>
        <w:numPr>
          <w:ilvl w:val="0"/>
          <w:numId w:val="6"/>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amount paid or agreed to be considered as paid on the shares of the member.</w:t>
      </w:r>
    </w:p>
    <w:p w14:paraId="22F96AB6"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If the shares of a company are held jointly, the company shall ensure that the name of each joint holder is entered in its register of members.</w:t>
      </w:r>
    </w:p>
    <w:p w14:paraId="557F8F86"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If a company does not have a share capital but has more than one class of members. </w:t>
      </w:r>
      <w:proofErr w:type="gramStart"/>
      <w:r>
        <w:rPr>
          <w:rFonts w:ascii="Times New Roman" w:eastAsia="Times New Roman" w:hAnsi="Times New Roman" w:cs="Times New Roman"/>
        </w:rPr>
        <w:t>it</w:t>
      </w:r>
      <w:proofErr w:type="gramEnd"/>
      <w:r>
        <w:rPr>
          <w:rFonts w:ascii="Times New Roman" w:eastAsia="Times New Roman" w:hAnsi="Times New Roman" w:cs="Times New Roman"/>
        </w:rPr>
        <w:t xml:space="preserve"> shall enter in its register of members, along with the names and address of each member a statement of the class to which the member belongs.</w:t>
      </w:r>
    </w:p>
    <w:p w14:paraId="19B1E57E"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company shall lodge with the Registrar a copy of its register of members within fourteen days after completing its preparation. Similarly, the company shall lodge with the Registrar a copy of any amendment to its register of members within fourteen days after making the amendment.</w:t>
      </w:r>
    </w:p>
    <w:p w14:paraId="58BDD622"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If a company fails to comply with these requirements the company, and each officer of the company who is in default, commit an offence and on conviction are each liable to a fine not exceeding five hundred thousand shillings.</w:t>
      </w:r>
    </w:p>
    <w:p w14:paraId="05CCBB82" w14:textId="77777777" w:rsidR="00353EBA" w:rsidRDefault="00353EBA">
      <w:pPr>
        <w:jc w:val="both"/>
        <w:rPr>
          <w:rFonts w:ascii="Times New Roman" w:eastAsia="Times New Roman" w:hAnsi="Times New Roman" w:cs="Times New Roman"/>
        </w:rPr>
      </w:pPr>
    </w:p>
    <w:p w14:paraId="1A4225F2"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Location of the register of members</w:t>
      </w:r>
    </w:p>
    <w:p w14:paraId="76B685D5"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Section 94 provides that except in so far as the regulations otherwise provide, a company shall ensure that its register of members is kept at its registered office.</w:t>
      </w:r>
    </w:p>
    <w:p w14:paraId="5339432D"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If a company fails to comply with the above requirement the company, and each officer of the company who is in default, commit an offence and on conviction are each liable to a fine not exceeding five hundred thousand shillings.</w:t>
      </w:r>
    </w:p>
    <w:p w14:paraId="56D2E67E" w14:textId="77777777" w:rsidR="00353EBA" w:rsidRDefault="00353EBA">
      <w:pPr>
        <w:jc w:val="both"/>
        <w:rPr>
          <w:rFonts w:ascii="Times New Roman" w:eastAsia="Times New Roman" w:hAnsi="Times New Roman" w:cs="Times New Roman"/>
        </w:rPr>
      </w:pPr>
    </w:p>
    <w:p w14:paraId="73E1651C"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Index of members</w:t>
      </w:r>
    </w:p>
    <w:p w14:paraId="28F0CE3F"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Section 95 provides that a company that has more than fifty members shall keep an index of the names of the members of the </w:t>
      </w:r>
      <w:proofErr w:type="gramStart"/>
      <w:r>
        <w:rPr>
          <w:rFonts w:ascii="Times New Roman" w:eastAsia="Times New Roman" w:hAnsi="Times New Roman" w:cs="Times New Roman"/>
        </w:rPr>
        <w:t>company, unless</w:t>
      </w:r>
      <w:proofErr w:type="gramEnd"/>
      <w:r>
        <w:rPr>
          <w:rFonts w:ascii="Times New Roman" w:eastAsia="Times New Roman" w:hAnsi="Times New Roman" w:cs="Times New Roman"/>
        </w:rPr>
        <w:t xml:space="preserve"> the register of members is in such a form as to constitute in itself an index.</w:t>
      </w:r>
    </w:p>
    <w:p w14:paraId="39251018"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company shall make any necessary alteration in the index within fourteen days after the date on which any alteration is made in the register of members.</w:t>
      </w:r>
    </w:p>
    <w:p w14:paraId="5DE72DF3"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company shall ensure that the index contains in respect of each member, a sufficient indication to enable the account of that member in the register to be readily found.</w:t>
      </w:r>
    </w:p>
    <w:p w14:paraId="08DABD30"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Except in so far as the regulations otherwise provide, a company shall keep its index of the names of members of the company at its registered office and shall, within twenty-eight days after establishing it, lodge a copy with the Registrar.</w:t>
      </w:r>
    </w:p>
    <w:p w14:paraId="4A98A238"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If a company fails to comply with these requirements the company, and each officer of the company who is in default. commit an offence and on conviction are each liable to a fine not exceeding five hundred thousand shillings. </w:t>
      </w:r>
    </w:p>
    <w:p w14:paraId="5C9418A2" w14:textId="77777777" w:rsidR="00353EBA" w:rsidRDefault="00353EBA">
      <w:pPr>
        <w:jc w:val="both"/>
        <w:rPr>
          <w:rFonts w:ascii="Times New Roman" w:eastAsia="Times New Roman" w:hAnsi="Times New Roman" w:cs="Times New Roman"/>
        </w:rPr>
      </w:pPr>
    </w:p>
    <w:p w14:paraId="3881D3F9"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Inspection of the register</w:t>
      </w:r>
    </w:p>
    <w:p w14:paraId="67ADB81E"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Section 96 provides that a company shall keep its register of members and its index of members (if any) open for inspection by:</w:t>
      </w:r>
    </w:p>
    <w:p w14:paraId="0E7D4DBD" w14:textId="77777777" w:rsidR="00353EBA" w:rsidRDefault="0000000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member of the company without charge; and</w:t>
      </w:r>
    </w:p>
    <w:p w14:paraId="781C0248" w14:textId="77777777" w:rsidR="00353EBA"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other person on payment of the fee (if any) prescribed </w:t>
      </w:r>
    </w:p>
    <w:p w14:paraId="65906DF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On being requested to do so by a person and on receipt of the prescribed fee (if any), a company shall issue to the person a copy of the company's register of members or such part of it as the person specifies.</w:t>
      </w:r>
    </w:p>
    <w:p w14:paraId="70D715C2"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Within five working days after receiving a request under section 96, a company shall either comply with the request; or apply to the Court for an order under subsection (3) authorizing it not to comply with the request. </w:t>
      </w:r>
    </w:p>
    <w:p w14:paraId="066AB7CE"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If a company:</w:t>
      </w:r>
    </w:p>
    <w:p w14:paraId="471A04EB" w14:textId="77777777" w:rsidR="00353EBA" w:rsidRDefault="00000000">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refuses to allow an inspection required under section 96; or</w:t>
      </w:r>
    </w:p>
    <w:p w14:paraId="4C3B9638" w14:textId="77777777" w:rsidR="00353EBA" w:rsidRDefault="00000000">
      <w:pPr>
        <w:numPr>
          <w:ilvl w:val="0"/>
          <w:numId w:val="7"/>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fails to provide a copy required under that section.</w:t>
      </w:r>
    </w:p>
    <w:p w14:paraId="24FEBCEF" w14:textId="77777777" w:rsidR="00353EBA"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otherwise</w:t>
      </w:r>
      <w:proofErr w:type="gramEnd"/>
      <w:r>
        <w:rPr>
          <w:rFonts w:ascii="Times New Roman" w:eastAsia="Times New Roman" w:hAnsi="Times New Roman" w:cs="Times New Roman"/>
        </w:rPr>
        <w:t xml:space="preserve"> than in accordance with an order of the Court, the company, and each officer of the company who is in default, commit an offence and on conviction are each liable to a fine not exceeding seven hundred and fifty thousand shillings.</w:t>
      </w:r>
    </w:p>
    <w:p w14:paraId="5BA2E774" w14:textId="77777777" w:rsidR="00353EBA" w:rsidRDefault="00353EBA">
      <w:pPr>
        <w:jc w:val="both"/>
        <w:rPr>
          <w:rFonts w:ascii="Times New Roman" w:eastAsia="Times New Roman" w:hAnsi="Times New Roman" w:cs="Times New Roman"/>
        </w:rPr>
      </w:pPr>
    </w:p>
    <w:p w14:paraId="139623B0"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Changes to the register of members</w:t>
      </w:r>
    </w:p>
    <w:p w14:paraId="01E3C28D"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company may expunge from its register of members an entry relating to a person who was formerly a member of the company after the expiry of ten years after the date on which the person ceased to be a member.</w:t>
      </w:r>
    </w:p>
    <w:p w14:paraId="19AB43C3"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If the number of members of a limited company is reduced to one, the company shall enter in its register of members:</w:t>
      </w:r>
    </w:p>
    <w:p w14:paraId="5A534D95" w14:textId="77777777" w:rsidR="00353EBA" w:rsidRDefault="00000000">
      <w:pPr>
        <w:numPr>
          <w:ilvl w:val="0"/>
          <w:numId w:val="1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name and address of the </w:t>
      </w:r>
      <w:proofErr w:type="gramStart"/>
      <w:r>
        <w:rPr>
          <w:rFonts w:ascii="Times New Roman" w:eastAsia="Times New Roman" w:hAnsi="Times New Roman" w:cs="Times New Roman"/>
          <w:color w:val="000000"/>
        </w:rPr>
        <w:t>member;</w:t>
      </w:r>
      <w:proofErr w:type="gramEnd"/>
    </w:p>
    <w:p w14:paraId="48D43162" w14:textId="77777777" w:rsidR="00353EBA" w:rsidRDefault="00000000">
      <w:pPr>
        <w:numPr>
          <w:ilvl w:val="0"/>
          <w:numId w:val="1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statement that the company has only one member; and</w:t>
      </w:r>
    </w:p>
    <w:p w14:paraId="0F7757CB" w14:textId="77777777" w:rsidR="00353EBA" w:rsidRDefault="00000000">
      <w:pPr>
        <w:numPr>
          <w:ilvl w:val="0"/>
          <w:numId w:val="10"/>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date on which the company became a company having only one member.</w:t>
      </w:r>
    </w:p>
    <w:p w14:paraId="706FBC6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If the membership of a limited company increases from one to two or more members, the company shall enter in the register of members of the company:</w:t>
      </w:r>
    </w:p>
    <w:p w14:paraId="099B4AA2" w14:textId="77777777" w:rsidR="00353EBA"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name and address of the person who was formerly the sole </w:t>
      </w:r>
      <w:proofErr w:type="gramStart"/>
      <w:r>
        <w:rPr>
          <w:rFonts w:ascii="Times New Roman" w:eastAsia="Times New Roman" w:hAnsi="Times New Roman" w:cs="Times New Roman"/>
          <w:color w:val="000000"/>
        </w:rPr>
        <w:t>member;</w:t>
      </w:r>
      <w:proofErr w:type="gramEnd"/>
    </w:p>
    <w:p w14:paraId="258AD789" w14:textId="77777777" w:rsidR="00353EBA"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a statement that the company has ceased to have only one member; and</w:t>
      </w:r>
    </w:p>
    <w:p w14:paraId="5A7B5C77" w14:textId="77777777" w:rsidR="00353EBA" w:rsidRDefault="00000000">
      <w:pPr>
        <w:numPr>
          <w:ilvl w:val="0"/>
          <w:numId w:val="1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date on which the company ceased to be a single member company.</w:t>
      </w:r>
    </w:p>
    <w:p w14:paraId="499715D3"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442D1C44"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11A223AA"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143EE4C3"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4BDAC290"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Power of the court to rectify the register</w:t>
      </w:r>
    </w:p>
    <w:p w14:paraId="2266F138"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The person affected, or the company or any member of the company may apply to the Court for rectification of the register in the following cases:</w:t>
      </w:r>
    </w:p>
    <w:p w14:paraId="6240C231" w14:textId="77777777" w:rsidR="00353EBA" w:rsidRDefault="00000000">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name of any person is without sufficient cause, entered in or omitted from the register of members of a company; or</w:t>
      </w:r>
    </w:p>
    <w:p w14:paraId="6966AB43" w14:textId="77777777" w:rsidR="00353EBA" w:rsidRDefault="00000000">
      <w:pPr>
        <w:numPr>
          <w:ilvl w:val="0"/>
          <w:numId w:val="1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the cessation of membership of a person who has ceased to be a member of the company has not been entered in that register</w:t>
      </w:r>
    </w:p>
    <w:p w14:paraId="22C524E6"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On hearing the above </w:t>
      </w:r>
      <w:proofErr w:type="gramStart"/>
      <w:r>
        <w:rPr>
          <w:rFonts w:ascii="Times New Roman" w:eastAsia="Times New Roman" w:hAnsi="Times New Roman" w:cs="Times New Roman"/>
        </w:rPr>
        <w:t>application</w:t>
      </w:r>
      <w:proofErr w:type="gramEnd"/>
      <w:r>
        <w:rPr>
          <w:rFonts w:ascii="Times New Roman" w:eastAsia="Times New Roman" w:hAnsi="Times New Roman" w:cs="Times New Roman"/>
        </w:rPr>
        <w:t xml:space="preserve"> the Court shall either refuse the application or order rectification of the register and payment by the company of any damages sustained by any party affected by the error or failure.</w:t>
      </w:r>
    </w:p>
    <w:p w14:paraId="00255331"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An order rectifying the register can be made even when the company is being wound up as was the case in </w:t>
      </w:r>
      <w:r>
        <w:rPr>
          <w:rFonts w:ascii="Times New Roman" w:eastAsia="Times New Roman" w:hAnsi="Times New Roman" w:cs="Times New Roman"/>
          <w:b/>
          <w:u w:val="single"/>
        </w:rPr>
        <w:t>Re Sussex Brick Co</w:t>
      </w:r>
      <w:r>
        <w:rPr>
          <w:rFonts w:ascii="Times New Roman" w:eastAsia="Times New Roman" w:hAnsi="Times New Roman" w:cs="Times New Roman"/>
        </w:rPr>
        <w:t>.</w:t>
      </w:r>
    </w:p>
    <w:p w14:paraId="32F524CA"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case of </w:t>
      </w:r>
      <w:r>
        <w:rPr>
          <w:rFonts w:ascii="Times New Roman" w:eastAsia="Times New Roman" w:hAnsi="Times New Roman" w:cs="Times New Roman"/>
          <w:b/>
          <w:u w:val="single"/>
        </w:rPr>
        <w:t>Burns v Siemens Bros Dynamo Works Ltd</w:t>
      </w:r>
      <w:r>
        <w:rPr>
          <w:rFonts w:ascii="Times New Roman" w:eastAsia="Times New Roman" w:hAnsi="Times New Roman" w:cs="Times New Roman"/>
        </w:rPr>
        <w:t xml:space="preserve"> shows that the circumstances set out in Section 103(1), above, are not the only ones in which the court can order rectification. It may also do so where a name stands on the register without sufficient cause.</w:t>
      </w:r>
    </w:p>
    <w:p w14:paraId="019136C0"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court may also order rectification of the register by deleting a reference to some only of the registered shareholder’s shares. It need not delete his name entirely. This is illustrated by </w:t>
      </w:r>
      <w:r>
        <w:rPr>
          <w:rFonts w:ascii="Times New Roman" w:eastAsia="Times New Roman" w:hAnsi="Times New Roman" w:cs="Times New Roman"/>
          <w:b/>
          <w:u w:val="single"/>
        </w:rPr>
        <w:t>Re Transatlantic Life Assurance Co Ltd (1979)</w:t>
      </w:r>
      <w:r>
        <w:rPr>
          <w:rFonts w:ascii="Times New Roman" w:eastAsia="Times New Roman" w:hAnsi="Times New Roman" w:cs="Times New Roman"/>
        </w:rPr>
        <w:t xml:space="preserve"> in which the court deleted an additional number of shares, which had been issued to the applicant in breach of the prevailing Exchange Control Regulations but left the register intact as regards his previous shareholding.</w:t>
      </w:r>
    </w:p>
    <w:p w14:paraId="3AEE0BB0"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When making an order for rectification of the register, the court shall by its order direct notice of the rectification to be given to the Registrar, who shall on receipt of the notice make such adjustments to the Register as the Registrar considers appropriate.</w:t>
      </w:r>
    </w:p>
    <w:p w14:paraId="594331A9" w14:textId="77777777" w:rsidR="00353EBA" w:rsidRDefault="00353EBA">
      <w:pPr>
        <w:jc w:val="both"/>
        <w:rPr>
          <w:rFonts w:ascii="Times New Roman" w:eastAsia="Times New Roman" w:hAnsi="Times New Roman" w:cs="Times New Roman"/>
        </w:rPr>
      </w:pPr>
    </w:p>
    <w:p w14:paraId="01D4F3B8"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Trusts not to be entered into the register</w:t>
      </w:r>
    </w:p>
    <w:p w14:paraId="61968CB8"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company shall not accept, and shall not enter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its register of members, notice of any trust, expressed, implied or constructive.</w:t>
      </w:r>
    </w:p>
    <w:p w14:paraId="67A1557F"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The consequences of this provision are as follows:</w:t>
      </w:r>
    </w:p>
    <w:p w14:paraId="3359D423" w14:textId="77777777" w:rsidR="00353EBA" w:rsidRDefault="00000000">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company is entitled to treat every person whose name appears on the register as the beneficial owner of the shares even though he may, in fact, hold them in trust for another. </w:t>
      </w:r>
      <w:proofErr w:type="gramStart"/>
      <w:r>
        <w:rPr>
          <w:rFonts w:ascii="Times New Roman" w:eastAsia="Times New Roman" w:hAnsi="Times New Roman" w:cs="Times New Roman"/>
          <w:color w:val="000000"/>
        </w:rPr>
        <w:t>In particular, if</w:t>
      </w:r>
      <w:proofErr w:type="gramEnd"/>
      <w:r>
        <w:rPr>
          <w:rFonts w:ascii="Times New Roman" w:eastAsia="Times New Roman" w:hAnsi="Times New Roman" w:cs="Times New Roman"/>
          <w:color w:val="000000"/>
        </w:rPr>
        <w:t xml:space="preserve"> the company registers a transfer </w:t>
      </w:r>
      <w:r>
        <w:rPr>
          <w:rFonts w:ascii="Times New Roman" w:eastAsia="Times New Roman" w:hAnsi="Times New Roman" w:cs="Times New Roman"/>
          <w:color w:val="000000"/>
        </w:rPr>
        <w:lastRenderedPageBreak/>
        <w:t xml:space="preserve">of shares held by a trustee, it is not liable to the beneficiaries under the trust even if the sale of the shares by the trustee was made in breach of the trust. It was so held in </w:t>
      </w:r>
      <w:r>
        <w:rPr>
          <w:rFonts w:ascii="Times New Roman" w:eastAsia="Times New Roman" w:hAnsi="Times New Roman" w:cs="Times New Roman"/>
          <w:b/>
          <w:color w:val="000000"/>
          <w:u w:val="single"/>
        </w:rPr>
        <w:t>Simpson v Molson’s Bank</w:t>
      </w:r>
      <w:r>
        <w:rPr>
          <w:rFonts w:ascii="Times New Roman" w:eastAsia="Times New Roman" w:hAnsi="Times New Roman" w:cs="Times New Roman"/>
          <w:color w:val="000000"/>
        </w:rPr>
        <w:t xml:space="preserve"> </w:t>
      </w:r>
    </w:p>
    <w:p w14:paraId="182C04E1" w14:textId="77777777" w:rsidR="00353EBA" w:rsidRDefault="00000000">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company is not a trustee for persons claiming the shares under equitable titles as was held in </w:t>
      </w:r>
      <w:proofErr w:type="spellStart"/>
      <w:r>
        <w:rPr>
          <w:rFonts w:ascii="Times New Roman" w:eastAsia="Times New Roman" w:hAnsi="Times New Roman" w:cs="Times New Roman"/>
          <w:b/>
          <w:i/>
          <w:color w:val="000000"/>
          <w:u w:val="single"/>
        </w:rPr>
        <w:t>Societe</w:t>
      </w:r>
      <w:proofErr w:type="spellEnd"/>
      <w:r>
        <w:rPr>
          <w:rFonts w:ascii="Times New Roman" w:eastAsia="Times New Roman" w:hAnsi="Times New Roman" w:cs="Times New Roman"/>
          <w:b/>
          <w:i/>
          <w:color w:val="000000"/>
          <w:u w:val="single"/>
        </w:rPr>
        <w:t xml:space="preserve"> </w:t>
      </w:r>
      <w:proofErr w:type="spellStart"/>
      <w:r>
        <w:rPr>
          <w:rFonts w:ascii="Times New Roman" w:eastAsia="Times New Roman" w:hAnsi="Times New Roman" w:cs="Times New Roman"/>
          <w:b/>
          <w:i/>
          <w:color w:val="000000"/>
          <w:u w:val="single"/>
        </w:rPr>
        <w:t>Generale</w:t>
      </w:r>
      <w:proofErr w:type="spellEnd"/>
      <w:r>
        <w:rPr>
          <w:rFonts w:ascii="Times New Roman" w:eastAsia="Times New Roman" w:hAnsi="Times New Roman" w:cs="Times New Roman"/>
          <w:b/>
          <w:i/>
          <w:color w:val="000000"/>
          <w:u w:val="single"/>
        </w:rPr>
        <w:t xml:space="preserve"> de Paris </w:t>
      </w:r>
      <w:r>
        <w:rPr>
          <w:rFonts w:ascii="Times New Roman" w:eastAsia="Times New Roman" w:hAnsi="Times New Roman" w:cs="Times New Roman"/>
          <w:b/>
          <w:color w:val="000000"/>
          <w:u w:val="single"/>
        </w:rPr>
        <w:t>v Walker</w:t>
      </w:r>
      <w:r>
        <w:rPr>
          <w:rFonts w:ascii="Times New Roman" w:eastAsia="Times New Roman" w:hAnsi="Times New Roman" w:cs="Times New Roman"/>
          <w:color w:val="000000"/>
        </w:rPr>
        <w:t xml:space="preserve">. However, the owner of an equitable interest in shares, such as an equitable mortgagee or the recipient of a bequest of shares, may protect his interest by serving on the company a stop notice (or what is sometimes called a </w:t>
      </w:r>
      <w:r>
        <w:rPr>
          <w:rFonts w:ascii="Times New Roman" w:eastAsia="Times New Roman" w:hAnsi="Times New Roman" w:cs="Times New Roman"/>
          <w:b/>
          <w:color w:val="000000"/>
        </w:rPr>
        <w:t xml:space="preserve">notice in lieu of </w:t>
      </w:r>
      <w:proofErr w:type="spellStart"/>
      <w:r>
        <w:rPr>
          <w:rFonts w:ascii="Times New Roman" w:eastAsia="Times New Roman" w:hAnsi="Times New Roman" w:cs="Times New Roman"/>
          <w:b/>
          <w:color w:val="000000"/>
        </w:rPr>
        <w:t>distringas</w:t>
      </w:r>
      <w:proofErr w:type="spellEnd"/>
      <w:r>
        <w:rPr>
          <w:rFonts w:ascii="Times New Roman" w:eastAsia="Times New Roman" w:hAnsi="Times New Roman" w:cs="Times New Roman"/>
          <w:color w:val="000000"/>
        </w:rPr>
        <w:t>), informing the company that he is interested in the shares and requiring the company to notify him of a receipt of a transfer of the said shares to a transferee other than himself. When the company eventually informs him of the proposed transfer, he would then apply to the court for an injunction restraining the transfer.</w:t>
      </w:r>
    </w:p>
    <w:p w14:paraId="6BC3EE1F"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569318EA"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642FBA5F" w14:textId="77777777" w:rsidR="00353EBA" w:rsidRDefault="00000000">
      <w:pPr>
        <w:numPr>
          <w:ilvl w:val="1"/>
          <w:numId w:val="13"/>
        </w:numPr>
        <w:pBdr>
          <w:top w:val="nil"/>
          <w:left w:val="nil"/>
          <w:bottom w:val="nil"/>
          <w:right w:val="nil"/>
          <w:between w:val="nil"/>
        </w:pBdr>
        <w:spacing w:after="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Rights and liabilities of members</w:t>
      </w:r>
    </w:p>
    <w:p w14:paraId="160DC7E6" w14:textId="77777777" w:rsidR="00353EBA" w:rsidRDefault="00353EBA">
      <w:pPr>
        <w:pBdr>
          <w:top w:val="nil"/>
          <w:left w:val="nil"/>
          <w:bottom w:val="nil"/>
          <w:right w:val="nil"/>
          <w:between w:val="nil"/>
        </w:pBdr>
        <w:spacing w:after="0"/>
        <w:ind w:left="360"/>
        <w:jc w:val="both"/>
        <w:rPr>
          <w:rFonts w:ascii="Times New Roman" w:eastAsia="Times New Roman" w:hAnsi="Times New Roman" w:cs="Times New Roman"/>
          <w:b/>
          <w:color w:val="000000"/>
          <w:u w:val="single"/>
        </w:rPr>
      </w:pPr>
    </w:p>
    <w:p w14:paraId="29BA7FEC"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Rights of members</w:t>
      </w:r>
    </w:p>
    <w:p w14:paraId="72CA5181"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The ownership of at least a share of one or other of the aforesaid classes constitutes the “holder” a member of the company which has issued the shares. As a member, the shareholder will enjoy certain rights in the company which, unless modified or excluded by the company’s articles, will generally comprise the following rights as provided for under section 114:</w:t>
      </w:r>
    </w:p>
    <w:p w14:paraId="56A5BAB9"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right to be sent a proposed written </w:t>
      </w:r>
      <w:proofErr w:type="gramStart"/>
      <w:r>
        <w:rPr>
          <w:rFonts w:ascii="Times New Roman" w:eastAsia="Times New Roman" w:hAnsi="Times New Roman" w:cs="Times New Roman"/>
          <w:color w:val="000000"/>
        </w:rPr>
        <w:t>resolution;</w:t>
      </w:r>
      <w:proofErr w:type="gramEnd"/>
    </w:p>
    <w:p w14:paraId="2EF92499"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right to require circulation of a written </w:t>
      </w:r>
      <w:proofErr w:type="gramStart"/>
      <w:r>
        <w:rPr>
          <w:rFonts w:ascii="Times New Roman" w:eastAsia="Times New Roman" w:hAnsi="Times New Roman" w:cs="Times New Roman"/>
          <w:color w:val="000000"/>
        </w:rPr>
        <w:t>resolution;</w:t>
      </w:r>
      <w:proofErr w:type="gramEnd"/>
    </w:p>
    <w:p w14:paraId="26FDCFCF"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right to require directors to call a general meeting:</w:t>
      </w:r>
    </w:p>
    <w:p w14:paraId="721A03F3"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right to receive notices of general meetings:</w:t>
      </w:r>
    </w:p>
    <w:p w14:paraId="6B16739E"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right to require circulation of a </w:t>
      </w:r>
      <w:proofErr w:type="gramStart"/>
      <w:r>
        <w:rPr>
          <w:rFonts w:ascii="Times New Roman" w:eastAsia="Times New Roman" w:hAnsi="Times New Roman" w:cs="Times New Roman"/>
          <w:color w:val="000000"/>
        </w:rPr>
        <w:t>statement;</w:t>
      </w:r>
      <w:proofErr w:type="gramEnd"/>
    </w:p>
    <w:p w14:paraId="575E556E"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right to appoint a proxy to act at a </w:t>
      </w:r>
      <w:proofErr w:type="gramStart"/>
      <w:r>
        <w:rPr>
          <w:rFonts w:ascii="Times New Roman" w:eastAsia="Times New Roman" w:hAnsi="Times New Roman" w:cs="Times New Roman"/>
          <w:color w:val="000000"/>
        </w:rPr>
        <w:t>meeting;</w:t>
      </w:r>
      <w:proofErr w:type="gramEnd"/>
    </w:p>
    <w:p w14:paraId="59003F7E" w14:textId="77777777" w:rsidR="00353EBA" w:rsidRDefault="00000000">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right to be sent a copy of the company's annual financial statement and reports; and</w:t>
      </w:r>
    </w:p>
    <w:p w14:paraId="79909924" w14:textId="77777777" w:rsidR="00353EBA" w:rsidRDefault="00000000">
      <w:pPr>
        <w:numPr>
          <w:ilvl w:val="0"/>
          <w:numId w:val="17"/>
        </w:numPr>
        <w:pBdr>
          <w:top w:val="nil"/>
          <w:left w:val="nil"/>
          <w:bottom w:val="nil"/>
          <w:right w:val="nil"/>
          <w:between w:val="nil"/>
        </w:pBdr>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if</w:t>
      </w:r>
      <w:proofErr w:type="gramEnd"/>
      <w:r>
        <w:rPr>
          <w:rFonts w:ascii="Times New Roman" w:eastAsia="Times New Roman" w:hAnsi="Times New Roman" w:cs="Times New Roman"/>
          <w:color w:val="000000"/>
        </w:rPr>
        <w:t xml:space="preserve"> the company is a public company, the right to require the circulation of a resolution for the annual general meeting of the company.</w:t>
      </w:r>
    </w:p>
    <w:p w14:paraId="3B4FE826"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Members will have a role to play in the following usual AGM agenda items:</w:t>
      </w:r>
    </w:p>
    <w:p w14:paraId="0389CD34" w14:textId="77777777" w:rsidR="00353EBA"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discussing the company’s financial statements, the directors’ report and the auditor’s </w:t>
      </w:r>
      <w:proofErr w:type="gramStart"/>
      <w:r>
        <w:rPr>
          <w:rFonts w:ascii="Times New Roman" w:eastAsia="Times New Roman" w:hAnsi="Times New Roman" w:cs="Times New Roman"/>
          <w:color w:val="000000"/>
        </w:rPr>
        <w:t>report;</w:t>
      </w:r>
      <w:proofErr w:type="gramEnd"/>
    </w:p>
    <w:p w14:paraId="5891FDBC" w14:textId="77777777" w:rsidR="00353EBA"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discussing any recommendation from the directors to declare a </w:t>
      </w:r>
      <w:proofErr w:type="gramStart"/>
      <w:r>
        <w:rPr>
          <w:rFonts w:ascii="Times New Roman" w:eastAsia="Times New Roman" w:hAnsi="Times New Roman" w:cs="Times New Roman"/>
          <w:color w:val="000000"/>
        </w:rPr>
        <w:t>dividend;</w:t>
      </w:r>
      <w:proofErr w:type="gramEnd"/>
    </w:p>
    <w:p w14:paraId="73BFF7D3" w14:textId="77777777" w:rsidR="00353EBA"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electing new directors to replace those stepping down; and</w:t>
      </w:r>
    </w:p>
    <w:p w14:paraId="26935463" w14:textId="77777777" w:rsidR="00353EBA"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appointing or re-appointing an auditor and deciding how much they will be paid.</w:t>
      </w:r>
    </w:p>
    <w:p w14:paraId="7D1921D1"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Additionally, members also enjoy the following specific rights:</w:t>
      </w:r>
    </w:p>
    <w:p w14:paraId="4833568C" w14:textId="77777777" w:rsidR="00353EBA"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Dividend</w:t>
      </w:r>
      <w:r>
        <w:rPr>
          <w:rFonts w:ascii="Times New Roman" w:eastAsia="Times New Roman" w:hAnsi="Times New Roman" w:cs="Times New Roman"/>
          <w:color w:val="000000"/>
        </w:rPr>
        <w:t xml:space="preserve">: A company does not legally have to declare a dividend and only directors can propose whether it is to be paid. If this happens, the shareholders may vote in </w:t>
      </w:r>
      <w:proofErr w:type="spellStart"/>
      <w:r>
        <w:rPr>
          <w:rFonts w:ascii="Times New Roman" w:eastAsia="Times New Roman" w:hAnsi="Times New Roman" w:cs="Times New Roman"/>
          <w:color w:val="000000"/>
        </w:rPr>
        <w:t>favour</w:t>
      </w:r>
      <w:proofErr w:type="spellEnd"/>
      <w:r>
        <w:rPr>
          <w:rFonts w:ascii="Times New Roman" w:eastAsia="Times New Roman" w:hAnsi="Times New Roman" w:cs="Times New Roman"/>
          <w:color w:val="000000"/>
        </w:rPr>
        <w:t xml:space="preserve"> of it. Once a dividend is approved, all shareholders are entitled to payment.</w:t>
      </w:r>
    </w:p>
    <w:p w14:paraId="748C0A01" w14:textId="77777777" w:rsidR="00353EBA"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Company investigations</w:t>
      </w:r>
      <w:r>
        <w:rPr>
          <w:rFonts w:ascii="Times New Roman" w:eastAsia="Times New Roman" w:hAnsi="Times New Roman" w:cs="Times New Roman"/>
          <w:color w:val="000000"/>
        </w:rPr>
        <w:t>: A minimum number of company members can ask the High Court to appoint an inspector to investigate and report on the company’s affairs. The Court is free to order an investigation of whatever matters it thinks appropriate or it may refuse the request.</w:t>
      </w:r>
    </w:p>
    <w:p w14:paraId="3B68BDB4" w14:textId="77777777" w:rsidR="00353EBA"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Petition for winding up</w:t>
      </w:r>
      <w:r>
        <w:rPr>
          <w:rFonts w:ascii="Times New Roman" w:eastAsia="Times New Roman" w:hAnsi="Times New Roman" w:cs="Times New Roman"/>
          <w:color w:val="000000"/>
        </w:rPr>
        <w:t>: Members can decide to end a company’s existence by special resolution or, if it is unable to pay its debts, by ordinary resolution. This is done at a general meeting, at which a liquidator is appointed.</w:t>
      </w:r>
    </w:p>
    <w:p w14:paraId="3C426740" w14:textId="77777777" w:rsidR="00353EBA" w:rsidRDefault="00000000">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Pre-emption rights</w:t>
      </w:r>
      <w:r>
        <w:rPr>
          <w:rFonts w:ascii="Times New Roman" w:eastAsia="Times New Roman" w:hAnsi="Times New Roman" w:cs="Times New Roman"/>
          <w:color w:val="000000"/>
        </w:rPr>
        <w:t>: these are the rights of existing ordinary shareholders to be offered new shares issued by the company pro rata to their existing holding of that class of shares. What is the difference between a rights issue and a bonus issue?</w:t>
      </w:r>
    </w:p>
    <w:p w14:paraId="5A7FD951"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75C0D4CF" w14:textId="77777777" w:rsidR="00353EBA" w:rsidRDefault="00000000">
      <w:pPr>
        <w:numPr>
          <w:ilvl w:val="2"/>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Liability of members</w:t>
      </w:r>
    </w:p>
    <w:p w14:paraId="01B107FB"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Due to the separate legal existence of a company, shareholders are not responsible for the company’s obligations merely by reason of being a shareholder.</w:t>
      </w:r>
    </w:p>
    <w:p w14:paraId="7F8BE88B"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The liability of a shareholder is usually limited to:</w:t>
      </w:r>
    </w:p>
    <w:p w14:paraId="35651DD3" w14:textId="77777777" w:rsidR="00353EBA"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unpaid amounts on the shares held by that </w:t>
      </w:r>
      <w:proofErr w:type="gramStart"/>
      <w:r>
        <w:rPr>
          <w:rFonts w:ascii="Times New Roman" w:eastAsia="Times New Roman" w:hAnsi="Times New Roman" w:cs="Times New Roman"/>
          <w:color w:val="000000"/>
        </w:rPr>
        <w:t>shareholder;</w:t>
      </w:r>
      <w:proofErr w:type="gramEnd"/>
    </w:p>
    <w:p w14:paraId="033605D7" w14:textId="77777777" w:rsidR="00353EBA"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any liability or obligations expressly provided for in the company’s constitution or shareholders’ agreement; and</w:t>
      </w:r>
    </w:p>
    <w:p w14:paraId="4A8AC8F2" w14:textId="77777777" w:rsidR="00353EBA"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Liability for breach of directors’ duties if shareholders </w:t>
      </w:r>
      <w:proofErr w:type="gramStart"/>
      <w:r>
        <w:rPr>
          <w:rFonts w:ascii="Times New Roman" w:eastAsia="Times New Roman" w:hAnsi="Times New Roman" w:cs="Times New Roman"/>
          <w:color w:val="000000"/>
        </w:rPr>
        <w:t>are considered to be</w:t>
      </w:r>
      <w:proofErr w:type="gramEnd"/>
      <w:r>
        <w:rPr>
          <w:rFonts w:ascii="Times New Roman" w:eastAsia="Times New Roman" w:hAnsi="Times New Roman" w:cs="Times New Roman"/>
          <w:color w:val="000000"/>
        </w:rPr>
        <w:t xml:space="preserve"> directors (for example, if shareholders are provided with powers that would ordinarily be exercised by directors).</w:t>
      </w:r>
    </w:p>
    <w:p w14:paraId="494BBC77" w14:textId="77777777" w:rsidR="00353EBA" w:rsidRDefault="00000000">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It is also essential that members take part in supervising the performance of the company and its directors to protect their financial and other interests.</w:t>
      </w:r>
    </w:p>
    <w:p w14:paraId="7989F5D2"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3CA87C44" w14:textId="77777777" w:rsidR="00353EBA" w:rsidRDefault="00353EBA">
      <w:pPr>
        <w:pBdr>
          <w:top w:val="nil"/>
          <w:left w:val="nil"/>
          <w:bottom w:val="nil"/>
          <w:right w:val="nil"/>
          <w:between w:val="nil"/>
        </w:pBdr>
        <w:spacing w:after="0"/>
        <w:ind w:left="720"/>
        <w:jc w:val="both"/>
        <w:rPr>
          <w:rFonts w:ascii="Times New Roman" w:eastAsia="Times New Roman" w:hAnsi="Times New Roman" w:cs="Times New Roman"/>
          <w:color w:val="000000"/>
        </w:rPr>
      </w:pPr>
    </w:p>
    <w:p w14:paraId="26B403A9" w14:textId="77777777" w:rsidR="00353EBA" w:rsidRDefault="00000000">
      <w:pPr>
        <w:numPr>
          <w:ilvl w:val="1"/>
          <w:numId w:val="13"/>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Cessation of membership</w:t>
      </w:r>
    </w:p>
    <w:p w14:paraId="62FD44C2"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person’s membership of a company may cease or come to an end in the following ways:</w:t>
      </w:r>
    </w:p>
    <w:p w14:paraId="2943A291"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Transfer</w:t>
      </w:r>
    </w:p>
    <w:p w14:paraId="22C05138"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“transfer” of shares occurs if an existing member sells them to a third party. If the third party is not yet a member, he will become a member from the moment his name is entered in the company’s register of members. However, the transferor does not automatically cease to be a member </w:t>
      </w:r>
      <w:proofErr w:type="gramStart"/>
      <w:r>
        <w:rPr>
          <w:rFonts w:ascii="Times New Roman" w:eastAsia="Times New Roman" w:hAnsi="Times New Roman" w:cs="Times New Roman"/>
        </w:rPr>
        <w:t>as a consequence of</w:t>
      </w:r>
      <w:proofErr w:type="gramEnd"/>
      <w:r>
        <w:rPr>
          <w:rFonts w:ascii="Times New Roman" w:eastAsia="Times New Roman" w:hAnsi="Times New Roman" w:cs="Times New Roman"/>
        </w:rPr>
        <w:t xml:space="preserve"> the transfer. A member is not bound to sell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his shares whenever he contemplates a sale. A member may transfer all or any of their shares. A member, therefore, ceases to be a member only if he transfers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his shares.</w:t>
      </w:r>
    </w:p>
    <w:p w14:paraId="46F8A231"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Forfeiture</w:t>
      </w:r>
    </w:p>
    <w:p w14:paraId="4B730B4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Where a company’s articles authorize the directors to forfeit a member’s shares and the director’s forfeit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shares held by a member, the member will cease to be a member from the date specified in the articles as the effective date for forfeiture.</w:t>
      </w:r>
    </w:p>
    <w:p w14:paraId="178404E6"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xml:space="preserve"> person whose shares have been forfeited shall cease to be a member in respect of the forfeited shares.</w:t>
      </w:r>
    </w:p>
    <w:p w14:paraId="3EBCB330"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Surrender of Shares</w:t>
      </w:r>
    </w:p>
    <w:p w14:paraId="683304CA"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precise nature of surrender and the machinery by which it is affected are not clear since it is not provided for by the Companies Act. However, in </w:t>
      </w:r>
      <w:r>
        <w:rPr>
          <w:rFonts w:ascii="Times New Roman" w:eastAsia="Times New Roman" w:hAnsi="Times New Roman" w:cs="Times New Roman"/>
          <w:b/>
          <w:u w:val="single"/>
        </w:rPr>
        <w:t>Trevor v Whitworth</w:t>
      </w:r>
      <w:r>
        <w:rPr>
          <w:rFonts w:ascii="Times New Roman" w:eastAsia="Times New Roman" w:hAnsi="Times New Roman" w:cs="Times New Roman"/>
        </w:rPr>
        <w:t>, the judge stated that a surrender “does not involve any payment out of the funds of the company,” and that “if it were accepted in a case where the company were in a position to forfeit the shares the transaction would seem to me perfectly valid,” presumably even if not expressly authorized by the articles.</w:t>
      </w:r>
    </w:p>
    <w:p w14:paraId="084B96BF"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person’s membership will, therefore, come to an end if he surrenders all his shares to the company with the approval of the directors.</w:t>
      </w:r>
    </w:p>
    <w:p w14:paraId="56E2DD4D"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Death</w:t>
      </w:r>
    </w:p>
    <w:p w14:paraId="5850AA7D"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When a person dies, his membership of a company will come to an automatic end by virtue of the provisions of the Law of Succession. The shares previously held by him become, legally, the property of his personal representative. </w:t>
      </w:r>
    </w:p>
    <w:p w14:paraId="29A95D3F"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Bankruptcy</w:t>
      </w:r>
    </w:p>
    <w:p w14:paraId="616AF993"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When a person becomes bankrupt, his membership of a company will come to an end under the provisions of the Bankruptcy Act, which vest a bankrupt’s property in his trustee in bankruptcy </w:t>
      </w:r>
    </w:p>
    <w:p w14:paraId="5FF56560"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Sale by a company in exercise of lien</w:t>
      </w:r>
    </w:p>
    <w:p w14:paraId="643F0012"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company, like an unpaid seller under the Sale of Goods Act, has a right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lien on its shares as security for the balance of their price. If the company sells all the shares held by a member, the membership will come to an end from the moment the buyer’s name is entered in the register. </w:t>
      </w:r>
    </w:p>
    <w:p w14:paraId="5FF29777"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Redemption of redeemable preference shares</w:t>
      </w:r>
    </w:p>
    <w:p w14:paraId="78A9A3C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If a member’s entire holding </w:t>
      </w:r>
      <w:proofErr w:type="gramStart"/>
      <w:r>
        <w:rPr>
          <w:rFonts w:ascii="Times New Roman" w:eastAsia="Times New Roman" w:hAnsi="Times New Roman" w:cs="Times New Roman"/>
        </w:rPr>
        <w:t>consist</w:t>
      </w:r>
      <w:proofErr w:type="gramEnd"/>
      <w:r>
        <w:rPr>
          <w:rFonts w:ascii="Times New Roman" w:eastAsia="Times New Roman" w:hAnsi="Times New Roman" w:cs="Times New Roman"/>
        </w:rPr>
        <w:t xml:space="preserve"> exclusively of redeemable preference shares and all of these shares are redeemed by the </w:t>
      </w:r>
      <w:proofErr w:type="gramStart"/>
      <w:r>
        <w:rPr>
          <w:rFonts w:ascii="Times New Roman" w:eastAsia="Times New Roman" w:hAnsi="Times New Roman" w:cs="Times New Roman"/>
        </w:rPr>
        <w:t>company</w:t>
      </w:r>
      <w:proofErr w:type="gramEnd"/>
      <w:r>
        <w:rPr>
          <w:rFonts w:ascii="Times New Roman" w:eastAsia="Times New Roman" w:hAnsi="Times New Roman" w:cs="Times New Roman"/>
        </w:rPr>
        <w:t xml:space="preserve"> he will cease to be a member from the date on which his name is removed from the register of members.</w:t>
      </w:r>
    </w:p>
    <w:p w14:paraId="1EFC99DB"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Repudiation by an infant</w:t>
      </w:r>
    </w:p>
    <w:p w14:paraId="5BA71F94"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An infant member has a common law right to repudiate his membership of a company if there has been a total failure of consideration because the shares have become worthless. It was so held in </w:t>
      </w:r>
      <w:r>
        <w:rPr>
          <w:rFonts w:ascii="Times New Roman" w:eastAsia="Times New Roman" w:hAnsi="Times New Roman" w:cs="Times New Roman"/>
          <w:b/>
          <w:u w:val="single"/>
        </w:rPr>
        <w:t>Steinberg v Scala (Leeds) Ltd</w:t>
      </w:r>
      <w:r>
        <w:rPr>
          <w:rFonts w:ascii="Times New Roman" w:eastAsia="Times New Roman" w:hAnsi="Times New Roman" w:cs="Times New Roman"/>
        </w:rPr>
        <w:t xml:space="preserve"> </w:t>
      </w:r>
    </w:p>
    <w:p w14:paraId="3573535F"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Liquidation or winding up</w:t>
      </w:r>
    </w:p>
    <w:p w14:paraId="24523EDA"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A company’s liquidation terminates membership of all former members, from the moment it becomes effective.</w:t>
      </w:r>
    </w:p>
    <w:p w14:paraId="0241F4C9"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Rescission of contract</w:t>
      </w:r>
    </w:p>
    <w:p w14:paraId="3758705A" w14:textId="77777777" w:rsidR="00353EBA" w:rsidRDefault="00000000">
      <w:pPr>
        <w:jc w:val="both"/>
        <w:rPr>
          <w:rFonts w:ascii="Times New Roman" w:eastAsia="Times New Roman" w:hAnsi="Times New Roman" w:cs="Times New Roman"/>
        </w:rPr>
      </w:pPr>
      <w:bookmarkStart w:id="11" w:name="_heading=h.gjdgxs" w:colFirst="0" w:colLast="0"/>
      <w:bookmarkEnd w:id="11"/>
      <w:r>
        <w:rPr>
          <w:rFonts w:ascii="Times New Roman" w:eastAsia="Times New Roman" w:hAnsi="Times New Roman" w:cs="Times New Roman"/>
        </w:rPr>
        <w:t>A shareholder who rescinds a contract of purchase of shares or allotment by reason of a vitiating element or otherwise ceases to be a member</w:t>
      </w:r>
    </w:p>
    <w:p w14:paraId="56DB026A" w14:textId="77777777" w:rsidR="00353EBA" w:rsidRDefault="00000000">
      <w:pPr>
        <w:numPr>
          <w:ilvl w:val="0"/>
          <w:numId w:val="8"/>
        </w:numPr>
        <w:pBdr>
          <w:top w:val="nil"/>
          <w:left w:val="nil"/>
          <w:bottom w:val="nil"/>
          <w:right w:val="nil"/>
          <w:between w:val="nil"/>
        </w:pBdr>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Disclaimer by trustee in bankruptcy</w:t>
      </w:r>
    </w:p>
    <w:p w14:paraId="2AF8858F" w14:textId="77777777" w:rsidR="00353EBA" w:rsidRDefault="00000000">
      <w:pPr>
        <w:jc w:val="both"/>
        <w:rPr>
          <w:rFonts w:ascii="Times New Roman" w:eastAsia="Times New Roman" w:hAnsi="Times New Roman" w:cs="Times New Roman"/>
        </w:rPr>
      </w:pPr>
      <w:r>
        <w:rPr>
          <w:rFonts w:ascii="Times New Roman" w:eastAsia="Times New Roman" w:hAnsi="Times New Roman" w:cs="Times New Roman"/>
        </w:rPr>
        <w:t>Under English law, if a trustee in bankruptcy refuses to take up the shares of an undischarged bankrupt, he ceases to be a member of the company.</w:t>
      </w:r>
      <w:bookmarkEnd w:id="8"/>
    </w:p>
    <w:sectPr w:rsidR="00353EBA">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D0606" w14:textId="77777777" w:rsidR="00751F9E" w:rsidRDefault="00751F9E">
      <w:pPr>
        <w:spacing w:after="0" w:line="240" w:lineRule="auto"/>
      </w:pPr>
      <w:r>
        <w:separator/>
      </w:r>
    </w:p>
  </w:endnote>
  <w:endnote w:type="continuationSeparator" w:id="0">
    <w:p w14:paraId="11DA2CE8" w14:textId="77777777" w:rsidR="00751F9E" w:rsidRDefault="00751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F6DCE" w14:textId="77777777" w:rsidR="00353EB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25D4B">
      <w:rPr>
        <w:noProof/>
        <w:color w:val="000000"/>
      </w:rPr>
      <w:t>1</w:t>
    </w:r>
    <w:r>
      <w:rPr>
        <w:color w:val="000000"/>
      </w:rPr>
      <w:fldChar w:fldCharType="end"/>
    </w:r>
  </w:p>
  <w:p w14:paraId="55A43534" w14:textId="77777777" w:rsidR="00353EBA" w:rsidRDefault="00353EB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BA5B2D" w14:textId="77777777" w:rsidR="00751F9E" w:rsidRDefault="00751F9E">
      <w:pPr>
        <w:spacing w:after="0" w:line="240" w:lineRule="auto"/>
      </w:pPr>
      <w:r>
        <w:separator/>
      </w:r>
    </w:p>
  </w:footnote>
  <w:footnote w:type="continuationSeparator" w:id="0">
    <w:p w14:paraId="721252D6" w14:textId="77777777" w:rsidR="00751F9E" w:rsidRDefault="00751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7EC6"/>
    <w:multiLevelType w:val="multilevel"/>
    <w:tmpl w:val="99E2169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C37FAF"/>
    <w:multiLevelType w:val="multilevel"/>
    <w:tmpl w:val="3C68D3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504BBD"/>
    <w:multiLevelType w:val="multilevel"/>
    <w:tmpl w:val="8E221F1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DE435E"/>
    <w:multiLevelType w:val="multilevel"/>
    <w:tmpl w:val="64CC544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9E3BCF"/>
    <w:multiLevelType w:val="multilevel"/>
    <w:tmpl w:val="68D29C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260DEF"/>
    <w:multiLevelType w:val="multilevel"/>
    <w:tmpl w:val="96FE12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467B64"/>
    <w:multiLevelType w:val="multilevel"/>
    <w:tmpl w:val="DD48901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887084D"/>
    <w:multiLevelType w:val="multilevel"/>
    <w:tmpl w:val="4D2C10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310778"/>
    <w:multiLevelType w:val="multilevel"/>
    <w:tmpl w:val="616E4D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AF72F9"/>
    <w:multiLevelType w:val="multilevel"/>
    <w:tmpl w:val="F40040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3475AD"/>
    <w:multiLevelType w:val="multilevel"/>
    <w:tmpl w:val="616860D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212464F"/>
    <w:multiLevelType w:val="multilevel"/>
    <w:tmpl w:val="33C453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DE72E58"/>
    <w:multiLevelType w:val="multilevel"/>
    <w:tmpl w:val="200E0C6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3635E8"/>
    <w:multiLevelType w:val="multilevel"/>
    <w:tmpl w:val="917268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DA0397"/>
    <w:multiLevelType w:val="multilevel"/>
    <w:tmpl w:val="F1D89A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085B0E"/>
    <w:multiLevelType w:val="multilevel"/>
    <w:tmpl w:val="CA303B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6002B40"/>
    <w:multiLevelType w:val="multilevel"/>
    <w:tmpl w:val="F5ECE9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EBF3644"/>
    <w:multiLevelType w:val="multilevel"/>
    <w:tmpl w:val="140465C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952323925">
    <w:abstractNumId w:val="0"/>
  </w:num>
  <w:num w:numId="2" w16cid:durableId="741097597">
    <w:abstractNumId w:val="9"/>
  </w:num>
  <w:num w:numId="3" w16cid:durableId="415592308">
    <w:abstractNumId w:val="8"/>
  </w:num>
  <w:num w:numId="4" w16cid:durableId="1143347041">
    <w:abstractNumId w:val="11"/>
  </w:num>
  <w:num w:numId="5" w16cid:durableId="921261988">
    <w:abstractNumId w:val="5"/>
  </w:num>
  <w:num w:numId="6" w16cid:durableId="176237304">
    <w:abstractNumId w:val="13"/>
  </w:num>
  <w:num w:numId="7" w16cid:durableId="2117827906">
    <w:abstractNumId w:val="4"/>
  </w:num>
  <w:num w:numId="8" w16cid:durableId="914123842">
    <w:abstractNumId w:val="6"/>
  </w:num>
  <w:num w:numId="9" w16cid:durableId="314798125">
    <w:abstractNumId w:val="10"/>
  </w:num>
  <w:num w:numId="10" w16cid:durableId="1223755460">
    <w:abstractNumId w:val="14"/>
  </w:num>
  <w:num w:numId="11" w16cid:durableId="417946720">
    <w:abstractNumId w:val="1"/>
  </w:num>
  <w:num w:numId="12" w16cid:durableId="1189413653">
    <w:abstractNumId w:val="7"/>
  </w:num>
  <w:num w:numId="13" w16cid:durableId="793015414">
    <w:abstractNumId w:val="17"/>
  </w:num>
  <w:num w:numId="14" w16cid:durableId="2087265433">
    <w:abstractNumId w:val="15"/>
  </w:num>
  <w:num w:numId="15" w16cid:durableId="1788960371">
    <w:abstractNumId w:val="16"/>
  </w:num>
  <w:num w:numId="16" w16cid:durableId="452526350">
    <w:abstractNumId w:val="12"/>
  </w:num>
  <w:num w:numId="17" w16cid:durableId="589045293">
    <w:abstractNumId w:val="3"/>
  </w:num>
  <w:num w:numId="18" w16cid:durableId="1599363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EBA"/>
    <w:rsid w:val="00353EBA"/>
    <w:rsid w:val="004B7493"/>
    <w:rsid w:val="00625D4B"/>
    <w:rsid w:val="00751F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E7B8"/>
  <w15:docId w15:val="{C2DC4780-997E-48EF-BBF0-BCF48858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A2BCD"/>
    <w:pPr>
      <w:ind w:left="720"/>
      <w:contextualSpacing/>
    </w:pPr>
  </w:style>
  <w:style w:type="paragraph" w:styleId="Header">
    <w:name w:val="header"/>
    <w:basedOn w:val="Normal"/>
    <w:link w:val="HeaderChar"/>
    <w:uiPriority w:val="99"/>
    <w:unhideWhenUsed/>
    <w:rsid w:val="00745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2F6"/>
  </w:style>
  <w:style w:type="paragraph" w:styleId="Footer">
    <w:name w:val="footer"/>
    <w:basedOn w:val="Normal"/>
    <w:link w:val="FooterChar"/>
    <w:uiPriority w:val="99"/>
    <w:unhideWhenUsed/>
    <w:rsid w:val="00745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2F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xOt2KAChukw1iFWsH9EKurVReA==">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dc:creator>
  <cp:lastModifiedBy>MBURO KENNEDY OTIENO</cp:lastModifiedBy>
  <cp:revision>2</cp:revision>
  <dcterms:created xsi:type="dcterms:W3CDTF">2016-01-24T19:25:00Z</dcterms:created>
  <dcterms:modified xsi:type="dcterms:W3CDTF">2024-03-24T16:09:00Z</dcterms:modified>
</cp:coreProperties>
</file>