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vertAlign w:val="baseline"/>
        </w:rPr>
      </w:pPr>
      <w:r w:rsidDel="00000000" w:rsidR="00000000" w:rsidRPr="00000000">
        <w:rPr>
          <w:b w:val="1"/>
          <w:vertAlign w:val="baseline"/>
          <w:rtl w:val="0"/>
        </w:rPr>
        <w:t xml:space="preserve">KENYA SCHOOL OF LAW - 2012</w:t>
      </w:r>
      <w:r w:rsidDel="00000000" w:rsidR="00000000" w:rsidRPr="00000000">
        <w:rPr>
          <w:rtl w:val="0"/>
        </w:rPr>
      </w:r>
    </w:p>
    <w:p w:rsidR="00000000" w:rsidDel="00000000" w:rsidP="00000000" w:rsidRDefault="00000000" w:rsidRPr="00000000" w14:paraId="00000002">
      <w:pPr>
        <w:pStyle w:val="Title"/>
        <w:pageBreakBefore w:val="0"/>
        <w:rPr>
          <w:vertAlign w:val="baseline"/>
        </w:rPr>
      </w:pPr>
      <w:r w:rsidDel="00000000" w:rsidR="00000000" w:rsidRPr="00000000">
        <w:rPr>
          <w:rtl w:val="0"/>
        </w:rPr>
      </w:r>
    </w:p>
    <w:p w:rsidR="00000000" w:rsidDel="00000000" w:rsidP="00000000" w:rsidRDefault="00000000" w:rsidRPr="00000000" w14:paraId="00000003">
      <w:pPr>
        <w:pStyle w:val="Title"/>
        <w:pageBreakBefore w:val="0"/>
        <w:rPr>
          <w:vertAlign w:val="baseline"/>
        </w:rPr>
      </w:pPr>
      <w:r w:rsidDel="00000000" w:rsidR="00000000" w:rsidRPr="00000000">
        <w:rPr>
          <w:b w:val="1"/>
          <w:vertAlign w:val="baseline"/>
          <w:rtl w:val="0"/>
        </w:rPr>
        <w:t xml:space="preserve">CONVEYANCING LAW &amp; PRACTICE</w:t>
      </w:r>
      <w:r w:rsidDel="00000000" w:rsidR="00000000" w:rsidRPr="00000000">
        <w:rPr>
          <w:rtl w:val="0"/>
        </w:rPr>
      </w:r>
    </w:p>
    <w:p w:rsidR="00000000" w:rsidDel="00000000" w:rsidP="00000000" w:rsidRDefault="00000000" w:rsidRPr="00000000" w14:paraId="00000004">
      <w:pPr>
        <w:pStyle w:val="Title"/>
        <w:pageBreakBefore w:val="0"/>
        <w:rPr>
          <w:vertAlign w:val="baseline"/>
        </w:rPr>
      </w:pPr>
      <w:r w:rsidDel="00000000" w:rsidR="00000000" w:rsidRPr="00000000">
        <w:rPr>
          <w:b w:val="1"/>
          <w:vertAlign w:val="baseline"/>
          <w:rtl w:val="0"/>
        </w:rPr>
        <w:t xml:space="preserve">ELEMENT I - INTRODUCTION</w:t>
      </w:r>
      <w:r w:rsidDel="00000000" w:rsidR="00000000" w:rsidRPr="00000000">
        <w:rPr>
          <w:rtl w:val="0"/>
        </w:rPr>
      </w:r>
    </w:p>
    <w:p w:rsidR="00000000" w:rsidDel="00000000" w:rsidP="00000000" w:rsidRDefault="00000000" w:rsidRPr="00000000" w14:paraId="00000005">
      <w:pPr>
        <w:pStyle w:val="Title"/>
        <w:pageBreakBefore w:val="0"/>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Conveyancing has been defined as the </w:t>
      </w:r>
      <w:sdt>
        <w:sdtPr>
          <w:tag w:val="goog_rdk_0"/>
        </w:sdtPr>
        <w:sdtContent>
          <w:r w:rsidDel="00000000" w:rsidR="00000000" w:rsidRPr="00000000">
            <w:rPr>
              <w:rFonts w:ascii="Book Antiqua" w:cs="Book Antiqua" w:eastAsia="Book Antiqua" w:hAnsi="Book Antiqua"/>
              <w:b w:val="0"/>
              <w:i w:val="0"/>
              <w:smallCaps w:val="0"/>
              <w:strike w:val="0"/>
              <w:color w:val="000000"/>
              <w:sz w:val="20"/>
              <w:szCs w:val="20"/>
              <w:highlight w:val="yellow"/>
              <w:u w:val="none"/>
              <w:vertAlign w:val="baseline"/>
              <w:rtl w:val="0"/>
              <w:rPrChange w:author="Iman Bashir" w:id="0" w:date="2021-06-28T09:47:01Z">
                <w:rPr>
                  <w:rFonts w:ascii="Book Antiqua" w:cs="Book Antiqua" w:eastAsia="Book Antiqua" w:hAnsi="Book Antiqua"/>
                  <w:b w:val="0"/>
                  <w:i w:val="0"/>
                  <w:smallCaps w:val="0"/>
                  <w:strike w:val="0"/>
                  <w:color w:val="000000"/>
                  <w:sz w:val="20"/>
                  <w:szCs w:val="20"/>
                  <w:u w:val="none"/>
                  <w:shd w:fill="auto" w:val="clear"/>
                  <w:vertAlign w:val="baseline"/>
                </w:rPr>
              </w:rPrChange>
            </w:rPr>
            <w:t xml:space="preserve">“process by which legal title to property is transferred “</w:t>
          </w:r>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(Abbey &amp; Richards, 2000, 18) .  The Council of Licensed Conveyancers in England and Wales on the other hand defines Conveyancing as  “</w:t>
      </w:r>
      <w:sdt>
        <w:sdtPr>
          <w:tag w:val="goog_rdk_1"/>
        </w:sdtPr>
        <w:sdtContent>
          <w:r w:rsidDel="00000000" w:rsidR="00000000" w:rsidRPr="00000000">
            <w:rPr>
              <w:rFonts w:ascii="Book Antiqua" w:cs="Book Antiqua" w:eastAsia="Book Antiqua" w:hAnsi="Book Antiqua"/>
              <w:b w:val="0"/>
              <w:i w:val="0"/>
              <w:smallCaps w:val="0"/>
              <w:strike w:val="0"/>
              <w:color w:val="000000"/>
              <w:sz w:val="20"/>
              <w:szCs w:val="20"/>
              <w:highlight w:val="yellow"/>
              <w:u w:val="none"/>
              <w:vertAlign w:val="baseline"/>
              <w:rtl w:val="0"/>
              <w:rPrChange w:author="Iman Bashir" w:id="1" w:date="2021-06-28T09:49:02Z">
                <w:rPr>
                  <w:rFonts w:ascii="Book Antiqua" w:cs="Book Antiqua" w:eastAsia="Book Antiqua" w:hAnsi="Book Antiqua"/>
                  <w:b w:val="0"/>
                  <w:i w:val="0"/>
                  <w:smallCaps w:val="0"/>
                  <w:strike w:val="0"/>
                  <w:color w:val="000000"/>
                  <w:sz w:val="20"/>
                  <w:szCs w:val="20"/>
                  <w:u w:val="none"/>
                  <w:shd w:fill="auto" w:val="clear"/>
                  <w:vertAlign w:val="baseline"/>
                </w:rPr>
              </w:rPrChange>
            </w:rPr>
            <w:t xml:space="preserve">the legal process of transferring a house or flat ,commercial property or piece of land from one owner to another</w:t>
          </w:r>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Both definitions may however be limiting as conveyancing involves more than just drafting and registering documents.</w:t>
      </w:r>
      <w:sdt>
        <w:sdtPr>
          <w:tag w:val="goog_rdk_2"/>
        </w:sdtPr>
        <w:sdtContent>
          <w:ins w:author="Iman Bashir" w:id="2" w:date="2021-06-28T09:51:54Z">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ins>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Conveyancing may also involve a simple modification of title or even an involuntary transfer of an interest eg sale by a mortgagee. It may thus be more appropriate to define conveyancing as </w:t>
      </w:r>
      <w:sdt>
        <w:sdtPr>
          <w:tag w:val="goog_rdk_3"/>
        </w:sdtPr>
        <w:sdtContent>
          <w:r w:rsidDel="00000000" w:rsidR="00000000" w:rsidRPr="00000000">
            <w:rPr>
              <w:rFonts w:ascii="Book Antiqua" w:cs="Book Antiqua" w:eastAsia="Book Antiqua" w:hAnsi="Book Antiqua"/>
              <w:b w:val="0"/>
              <w:i w:val="0"/>
              <w:smallCaps w:val="0"/>
              <w:strike w:val="0"/>
              <w:color w:val="000000"/>
              <w:sz w:val="20"/>
              <w:szCs w:val="20"/>
              <w:highlight w:val="yellow"/>
              <w:u w:val="none"/>
              <w:vertAlign w:val="baseline"/>
              <w:rtl w:val="0"/>
              <w:rPrChange w:author="Iman Bashir" w:id="3" w:date="2021-06-28T09:52:50Z">
                <w:rPr>
                  <w:rFonts w:ascii="Book Antiqua" w:cs="Book Antiqua" w:eastAsia="Book Antiqua" w:hAnsi="Book Antiqua"/>
                  <w:b w:val="0"/>
                  <w:i w:val="0"/>
                  <w:smallCaps w:val="0"/>
                  <w:strike w:val="0"/>
                  <w:color w:val="000000"/>
                  <w:sz w:val="20"/>
                  <w:szCs w:val="20"/>
                  <w:u w:val="none"/>
                  <w:shd w:fill="auto" w:val="clear"/>
                  <w:vertAlign w:val="baseline"/>
                </w:rPr>
              </w:rPrChange>
            </w:rPr>
            <w:t xml:space="preserve">the art or science of conveying or effecting the transfer of legal property or modifying interest in relation to property by means of a (written) document</w:t>
          </w:r>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three critical ingredients are thus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process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legal title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and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transfer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or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modification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is the generic term used to sum up the procedures used in disposal and/or acquisition of interest in real property.  The  process is what is basically referred to as Conveyancing practice or protocol – which refers to the branch of advocacy in real property transactions or the </w:t>
      </w:r>
      <w:sdt>
        <w:sdtPr>
          <w:tag w:val="goog_rdk_4"/>
        </w:sdtPr>
        <w:sdtContent>
          <w:r w:rsidDel="00000000" w:rsidR="00000000" w:rsidRPr="00000000">
            <w:rPr>
              <w:rFonts w:ascii="Book Antiqua" w:cs="Book Antiqua" w:eastAsia="Book Antiqua" w:hAnsi="Book Antiqua"/>
              <w:b w:val="0"/>
              <w:i w:val="0"/>
              <w:smallCaps w:val="0"/>
              <w:strike w:val="0"/>
              <w:color w:val="000000"/>
              <w:sz w:val="20"/>
              <w:szCs w:val="20"/>
              <w:highlight w:val="yellow"/>
              <w:u w:val="none"/>
              <w:vertAlign w:val="baseline"/>
              <w:rtl w:val="0"/>
              <w:rPrChange w:author="Iman Bashir" w:id="4" w:date="2021-06-28T09:55:19Z">
                <w:rPr>
                  <w:rFonts w:ascii="Book Antiqua" w:cs="Book Antiqua" w:eastAsia="Book Antiqua" w:hAnsi="Book Antiqua"/>
                  <w:b w:val="0"/>
                  <w:i w:val="0"/>
                  <w:smallCaps w:val="0"/>
                  <w:strike w:val="0"/>
                  <w:color w:val="000000"/>
                  <w:sz w:val="20"/>
                  <w:szCs w:val="20"/>
                  <w:u w:val="none"/>
                  <w:shd w:fill="auto" w:val="clear"/>
                  <w:vertAlign w:val="baseline"/>
                </w:rPr>
              </w:rPrChange>
            </w:rPr>
            <w:t xml:space="preserve">procedural side of the coin of which the law of property is the substantive side.</w:t>
          </w:r>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legal title or interest to be transferred or modified must be legal in the strictest sense of the word.  The transferee must be seized of a legal title.  Consequently, protocol or process will demand that a Conveyancer investigates and ascertains that the title to be transferred or modified is legal.  [Reflections:  How expansive is the word “legal” in these respects?  Does it refer to and include previous “illegal” acquisitions subsequently legalized?].  “Conveyance” describes the document used to effect the conveyancing , and “Conveyancer” describes the qualified professional or specialist lawyer  retained by the parties to a transaction to deal with the paper work and finances. His role is to represent the buyer or seller or the mortgagor. He must however be qualified in line with the decision of the Court of Appeal in the unreported case of National bank of Kenya Ltd Vs Wilson Ndolo Ayah &amp; Another (eKLR 2009). [Reflection : What are the ingredients of such qualification? Do you agree with the unanimous decision of the Court of Appeal in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Wilson Ndolo Ayah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case? ] Generally a Conveyancers duties are wide and varied and are not limited to merely drafting the conveyance and registering the same.The duties include: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-Advising clients on buying and selling process + effect of transferring an interest in land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-Investigating title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-Drafting the K with sale details,offers,leases,mortgages,transfer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-Liasing with mortgagees,lenders,estate agents,Advocates,etc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-Paying taxes eg Stamp duty, land rent,VAT,CGT,Rates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-Keeping records of payments and finally preparing a completion statement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-Perfecting the documentation including proper execution, completion and registration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[Reflection:What skills and knowledge will one need as a conveyancer?]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The process of transfer or modification of interest must be by way of a written document.  This is a statutory requirement as the transfer or modification is deemed only to be complete once registration has been effected as demanded by the relevant statute.  It is noteworthy that the transfer or modification can be to oneself [cf. Assents and transmissions].</w:t>
      </w:r>
    </w:p>
    <w:p w:rsidR="00000000" w:rsidDel="00000000" w:rsidP="00000000" w:rsidRDefault="00000000" w:rsidRPr="00000000" w14:paraId="00000011">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2">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To appreciate conveyancing protocols better one ought to be familiar with the other branches of law dealing with real property [Land Law], Obligations [Contract law] and remedies/restitution [equity].  An appreciation of these branches of the law is thus necessary as advise to client will run and cross through literally all of them in any ordinary conveyancing transaction. </w:t>
      </w:r>
    </w:p>
    <w:p w:rsidR="00000000" w:rsidDel="00000000" w:rsidP="00000000" w:rsidRDefault="00000000" w:rsidRPr="00000000" w14:paraId="00000013">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[Reflection: what is the relationship of the other branches of law in particular the law of contract,the law of torts,the law of equity, the law of real property to conveyancing law and practice?]</w:t>
      </w:r>
    </w:p>
    <w:p w:rsidR="00000000" w:rsidDel="00000000" w:rsidP="00000000" w:rsidRDefault="00000000" w:rsidRPr="00000000" w14:paraId="00000014">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 A Conveyancer must however not only be knowledgeable but also ethical and defensive.</w:t>
      </w:r>
    </w:p>
    <w:p w:rsidR="00000000" w:rsidDel="00000000" w:rsidP="00000000" w:rsidRDefault="00000000" w:rsidRPr="00000000" w14:paraId="00000015">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See: Juma Muchemi V Waweru Gatonye  HCCC No.853 of 2002 NBI</w:t>
      </w:r>
    </w:p>
    <w:p w:rsidR="00000000" w:rsidDel="00000000" w:rsidP="00000000" w:rsidRDefault="00000000" w:rsidRPr="00000000" w14:paraId="00000016">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 xml:space="preserve">        Momanyi V Hatimy 2003 KLR 545</w:t>
      </w:r>
    </w:p>
    <w:p w:rsidR="00000000" w:rsidDel="00000000" w:rsidP="00000000" w:rsidRDefault="00000000" w:rsidRPr="00000000" w14:paraId="00000017">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8">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Conceptually ,in the study of conveyancing as a branch of the law one must consistently try to answer three main questions: Are conveyancing protocols intended to protect the Conveyancers or the parties to the Conveyance? Is conveyancing jurisdictional or contractual or is it a hybrid of both? W hat reforms if any can one invite and effect in order to improve conveyancing  transactions ?</w:t>
      </w:r>
    </w:p>
    <w:p w:rsidR="00000000" w:rsidDel="00000000" w:rsidP="00000000" w:rsidRDefault="00000000" w:rsidRPr="00000000" w14:paraId="00000019">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A">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B">
      <w:pPr>
        <w:pStyle w:val="Heading1"/>
        <w:pageBreakBefore w:val="0"/>
        <w:rPr>
          <w:vertAlign w:val="baseline"/>
        </w:rPr>
      </w:pPr>
      <w:r w:rsidDel="00000000" w:rsidR="00000000" w:rsidRPr="00000000">
        <w:rPr>
          <w:b w:val="1"/>
          <w:vertAlign w:val="baseline"/>
          <w:rtl w:val="0"/>
        </w:rPr>
        <w:t xml:space="preserve">History   </w:t>
      </w:r>
      <w:r w:rsidDel="00000000" w:rsidR="00000000" w:rsidRPr="00000000">
        <w:rPr>
          <w:rtl w:val="0"/>
        </w:rPr>
      </w:r>
    </w:p>
    <w:p w:rsidR="00000000" w:rsidDel="00000000" w:rsidP="00000000" w:rsidRDefault="00000000" w:rsidRPr="00000000" w14:paraId="0000001C">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Conveyancing law in Kenya,  like other branches of law has drawn its history mainly from English Law.  Uptill 1535 the English medium of transferring an interest in land was vide the primitive method of </w:t>
      </w:r>
      <w:r w:rsidDel="00000000" w:rsidR="00000000" w:rsidRPr="00000000">
        <w:rPr>
          <w:rFonts w:ascii="Book Antiqua" w:cs="Book Antiqua" w:eastAsia="Book Antiqua" w:hAnsi="Book Antiqua"/>
          <w:b w:val="1"/>
          <w:sz w:val="20"/>
          <w:szCs w:val="20"/>
          <w:vertAlign w:val="baseline"/>
          <w:rtl w:val="0"/>
        </w:rPr>
        <w:t xml:space="preserve">surrendering</w:t>
      </w:r>
      <w:r w:rsidDel="00000000" w:rsidR="00000000" w:rsidRPr="00000000">
        <w:rPr>
          <w:rFonts w:ascii="Book Antiqua" w:cs="Book Antiqua" w:eastAsia="Book Antiqua" w:hAnsi="Book Antiqua"/>
          <w:sz w:val="20"/>
          <w:szCs w:val="20"/>
          <w:vertAlign w:val="baseline"/>
          <w:rtl w:val="0"/>
        </w:rPr>
        <w:t xml:space="preserve"> to the Lord of Manor the subject parcel of land and his Lordship in turn granted the same to the transferee’s nominee.  The earliest and most important form of conveyance however was the </w:t>
      </w:r>
      <w:r w:rsidDel="00000000" w:rsidR="00000000" w:rsidRPr="00000000">
        <w:rPr>
          <w:rFonts w:ascii="Book Antiqua" w:cs="Book Antiqua" w:eastAsia="Book Antiqua" w:hAnsi="Book Antiqua"/>
          <w:i w:val="1"/>
          <w:sz w:val="20"/>
          <w:szCs w:val="20"/>
          <w:vertAlign w:val="baseline"/>
          <w:rtl w:val="0"/>
        </w:rPr>
        <w:t xml:space="preserve">feoffment</w:t>
      </w:r>
      <w:r w:rsidDel="00000000" w:rsidR="00000000" w:rsidRPr="00000000">
        <w:rPr>
          <w:rFonts w:ascii="Book Antiqua" w:cs="Book Antiqua" w:eastAsia="Book Antiqua" w:hAnsi="Book Antiqua"/>
          <w:sz w:val="20"/>
          <w:szCs w:val="20"/>
          <w:vertAlign w:val="baseline"/>
          <w:rtl w:val="0"/>
        </w:rPr>
        <w:t xml:space="preserve">.  This involved no formalities save in the form of a ceremony known as livery of seisin (delivery of possession).  The feoffment was an assurance note made by the </w:t>
      </w:r>
      <w:r w:rsidDel="00000000" w:rsidR="00000000" w:rsidRPr="00000000">
        <w:rPr>
          <w:rFonts w:ascii="Book Antiqua" w:cs="Book Antiqua" w:eastAsia="Book Antiqua" w:hAnsi="Book Antiqua"/>
          <w:i w:val="1"/>
          <w:sz w:val="20"/>
          <w:szCs w:val="20"/>
          <w:vertAlign w:val="baseline"/>
          <w:rtl w:val="0"/>
        </w:rPr>
        <w:t xml:space="preserve">feoffor</w:t>
      </w:r>
      <w:r w:rsidDel="00000000" w:rsidR="00000000" w:rsidRPr="00000000">
        <w:rPr>
          <w:rFonts w:ascii="Book Antiqua" w:cs="Book Antiqua" w:eastAsia="Book Antiqua" w:hAnsi="Book Antiqua"/>
          <w:sz w:val="20"/>
          <w:szCs w:val="20"/>
          <w:vertAlign w:val="baseline"/>
          <w:rtl w:val="0"/>
        </w:rPr>
        <w:t xml:space="preserve"> (owner of land) that he had given his right over an estate to the </w:t>
      </w:r>
      <w:r w:rsidDel="00000000" w:rsidR="00000000" w:rsidRPr="00000000">
        <w:rPr>
          <w:rFonts w:ascii="Book Antiqua" w:cs="Book Antiqua" w:eastAsia="Book Antiqua" w:hAnsi="Book Antiqua"/>
          <w:i w:val="1"/>
          <w:sz w:val="20"/>
          <w:szCs w:val="20"/>
          <w:vertAlign w:val="baseline"/>
          <w:rtl w:val="0"/>
        </w:rPr>
        <w:t xml:space="preserve">feofee</w:t>
      </w:r>
      <w:r w:rsidDel="00000000" w:rsidR="00000000" w:rsidRPr="00000000">
        <w:rPr>
          <w:rFonts w:ascii="Book Antiqua" w:cs="Book Antiqua" w:eastAsia="Book Antiqua" w:hAnsi="Book Antiqua"/>
          <w:sz w:val="20"/>
          <w:szCs w:val="20"/>
          <w:vertAlign w:val="baseline"/>
          <w:rtl w:val="0"/>
        </w:rPr>
        <w:t xml:space="preserve">.  The assurance note was accompanied with a formal public delivery of possession in the presence of witnesses mainly feudal lords.  The law then also recognized facts of leases, assignments, exchanges and partitions. [Note the enactments of 1535 Statute of Uses and 1536 Statute of Enrolments, the 1677 Statute of Frauds which introduced the requirements of writing, execution and attestation, the Real Property Act 1845, Land Transfer Act 1875, Vendors &amp; Purchasers Act 1874 and finally the most important of them all the 1925 Law of Property Act which like the Registered Land Act Cap 300 Laws of Kenya was intended to simplify conveyancing.The 1925 statute established a formal register and also introduced state indemnity to those deprived of their land or  title .] [ Reflection: The conveyancing instrument to be drafted depended on the interest to be transferred and the statutes played no role : true or false?].</w:t>
      </w:r>
    </w:p>
    <w:p w:rsidR="00000000" w:rsidDel="00000000" w:rsidP="00000000" w:rsidRDefault="00000000" w:rsidRPr="00000000" w14:paraId="0000001D">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1E">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The history of conveyancing in Kenya can be traced to the  turn of the 19</w:t>
      </w:r>
      <w:r w:rsidDel="00000000" w:rsidR="00000000" w:rsidRPr="00000000">
        <w:rPr>
          <w:rFonts w:ascii="Book Antiqua" w:cs="Book Antiqua" w:eastAsia="Book Antiqua" w:hAnsi="Book Antiqua"/>
          <w:sz w:val="20"/>
          <w:szCs w:val="20"/>
          <w:vertAlign w:val="superscript"/>
          <w:rtl w:val="0"/>
        </w:rPr>
        <w:t xml:space="preserve">th</w:t>
      </w:r>
      <w:r w:rsidDel="00000000" w:rsidR="00000000" w:rsidRPr="00000000">
        <w:rPr>
          <w:rFonts w:ascii="Book Antiqua" w:cs="Book Antiqua" w:eastAsia="Book Antiqua" w:hAnsi="Book Antiqua"/>
          <w:sz w:val="20"/>
          <w:szCs w:val="20"/>
          <w:vertAlign w:val="baseline"/>
          <w:rtl w:val="0"/>
        </w:rPr>
        <w:t xml:space="preserve"> Century.   Like most laws, the relevant statutes were also transplanted the last being the Registered Land Act in 1963 which is an even imitation of the Law of Property Act 1925 (U.K).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first relevant conveyancing statute enacted in Kenya was the 1901 Registration of Documents Act (RDA).   Section 4 of the Act requires/d that documents conferring property interest be registered within the month of its making to ensure its availability in evidence.  It is noteworthy that registration of a transaction under  the RDA guarantees no title but is merely evidence of  the occurrence of a transaction. Under the RDA certain conveyancing documents are still registered to give efficacy to some conveyancing transactions. These documents include; Trust Deeds, Powers of Attorney and Building Plans.  Next was the Land Titles Act 1908 (LTA) which was intended to help deal with the haphazard “deserted” parcels at the Coastal strip of the country.  The LTA also guarantees no title but unlike the RDA is not defunct vis-à-vis conveyancing.  Titles registered under the LTA are not government grants.  In 1915 the Government Lands Act (GLA) was enacted to deal with conveyancing and land titles in the interior hinterland.  It introduced a more systematic approach to registration and provided for Deed Plans for all parcels of land to the registered.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title under the GLA is usually the last Indenture of Conveyance (Freeholds) or Assignment (Leaseholds).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In 1920 the Registration of Titles Act (RTA) was enacted.  It was based on the Australian Torrens system as to systematic certainty of title.  It provides for registration of and guarantee of titles.  It attempted to make conveyancing simple by introducing statutory conveyancing form albeit not mandatory.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title document under the RTA is either a Grant or Certificate of Title or a Lease.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Registered Land Act (RLA) enacted in 1963 tried to “modernize” conveyancing.  It was intended not only for a further and better provision for registration of title to land but also the simplification of conveyancing and facilitation of a cheapened mode of transfer of interest in land. The said Act borrowed heavily from the 1925 English Law of Property Act. Unlike the RTA, the RLA made the use of statutory conveyancing forms mandatory (S.108)  The title document under the RLA is a Title Deed/Land Certificate (for absolute proprietorship) or Certificate of Lease (for leaseholds) or a Certificate of Sectional Property if it is a property under the Sectional Properties Act . Both are issued at the request of the registered proprietor and upon payment of the requisite fees.   The form of the Register under the RLA is found in the First Schedule of the said Act.   For purposes of identification of the land parcel, the RLA got rid of Deed Plans and in their stead introduced the Registry Index Maps (R.I.Ms) which were presumably simpler and straight forward. Both the Deed Plan and the R.I.M are prepared by qualified surveyors and authenticated by the Governments’s Principal Surveyor (the Director of Survey). The RLA was and is still intended to consolidate all land registrations under it. Note however that it is no compulsory to convert land registered under the RTA,GLA or LTA to the RLA unless one intends to bring the same under the Sectional Properties Act,1987. [Reflection:  what is the Torrens System?  Of what relevance is it today nearly 150 years since a non-lawyer in Sir Robert Torrens cropped up with it in Australia?  How healthy is the six-statute title system in Kenya?  In Kenya today the conveyancing instrument to be drawn and used in effecting a transfer or modification of interest in land depends not only on the interest or tenure to be modified or transferred but also on the Statute under which the land interest or tenure is registered: true or false? Distinguish between a R.I.M and a Deed Plan. What purpose do Deed Plans and R.I.Ms serve? Can you list down at least ten other statutes and relate their relevance to conveyancing as a process?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Formality of writing in Conveyancing</w:t>
      </w:r>
      <w:r w:rsidDel="00000000" w:rsidR="00000000" w:rsidRPr="00000000">
        <w:rPr>
          <w:rtl w:val="0"/>
        </w:rPr>
      </w:r>
    </w:p>
    <w:p w:rsidR="00000000" w:rsidDel="00000000" w:rsidP="00000000" w:rsidRDefault="00000000" w:rsidRPr="00000000" w14:paraId="00000026">
      <w:pPr>
        <w:pageBreakBefore w:val="0"/>
        <w:rP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cannot buy land the way one would buy a newspaper or a loaf of bread.  The contract must be in writing executed by both parties and attested.This is a mandatory statutory requirement. [S.3 of Law of Contract Act Cap 23].  This serves three purposes: Evidentiary, Protective and Forensic. The formality of writing performs the forensic function in providing simple yet conclusive evidence of the fact of agreement.  The Statute of Frauds 1677 expressly provided that the requirement of writing was intended to guard against the fraud.</w:t>
      </w:r>
    </w:p>
    <w:p w:rsidR="00000000" w:rsidDel="00000000" w:rsidP="00000000" w:rsidRDefault="00000000" w:rsidRPr="00000000" w14:paraId="00000028">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Formality of writing also performs a useful evidentiary function in encouraging precision and recording the result for posterity.  Writing helps to avoid disputes as to what interest has been or is intended to be conveyed. Remember too that land can generate an array of interests from its original form in the freehold estate.</w:t>
      </w:r>
    </w:p>
    <w:p w:rsidR="00000000" w:rsidDel="00000000" w:rsidP="00000000" w:rsidRDefault="00000000" w:rsidRPr="00000000" w14:paraId="0000002A">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Thirdly, it is argued (Moriaty, 1984 LQR 376) (Ojienda,2008) that the formality of writing performs the protective function of giving parties a chance to reflect and think on the deal before executing a binding contract that they may wish so shortly before the ink is dry to renege on.  It is stated that if the agreement was to be oral there would be no time for reflection on the deal per se. This function has been reinforced further by the requirement of  “independent legal advise” to be given by a qualified conveyance. [Reflection: Are these arguments conclusive? eg Has writing gotten rid of fraud in conveyancing and  how often do we make sensible decisions orally?]</w:t>
      </w:r>
    </w:p>
    <w:p w:rsidR="00000000" w:rsidDel="00000000" w:rsidP="00000000" w:rsidRDefault="00000000" w:rsidRPr="00000000" w14:paraId="0000002C">
      <w:pPr>
        <w:pStyle w:val="Heading1"/>
        <w:pageBreakBefore w:val="0"/>
        <w:spacing w:line="240" w:lineRule="auto"/>
        <w:rPr>
          <w:vertAlign w:val="baseline"/>
        </w:rPr>
      </w:pPr>
      <w:r w:rsidDel="00000000" w:rsidR="00000000" w:rsidRPr="00000000">
        <w:rPr>
          <w:rtl w:val="0"/>
        </w:rPr>
      </w:r>
    </w:p>
    <w:p w:rsidR="00000000" w:rsidDel="00000000" w:rsidP="00000000" w:rsidRDefault="00000000" w:rsidRPr="00000000" w14:paraId="0000002D">
      <w:pPr>
        <w:pStyle w:val="Heading1"/>
        <w:pageBreakBefore w:val="0"/>
        <w:spacing w:line="240" w:lineRule="auto"/>
        <w:rPr>
          <w:vertAlign w:val="baseline"/>
        </w:rPr>
      </w:pPr>
      <w:r w:rsidDel="00000000" w:rsidR="00000000" w:rsidRPr="00000000">
        <w:rPr>
          <w:b w:val="1"/>
          <w:vertAlign w:val="baseline"/>
          <w:rtl w:val="0"/>
        </w:rPr>
        <w:t xml:space="preserve">Formality of Registration in Conveyancing</w:t>
      </w:r>
      <w:r w:rsidDel="00000000" w:rsidR="00000000" w:rsidRPr="00000000">
        <w:rPr>
          <w:rtl w:val="0"/>
        </w:rPr>
      </w:r>
    </w:p>
    <w:p w:rsidR="00000000" w:rsidDel="00000000" w:rsidP="00000000" w:rsidRDefault="00000000" w:rsidRPr="00000000" w14:paraId="0000002E">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2F">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Conveyancing is complete only once registration is effected.  Registration is the keeping of records of land transactions in the Lands Register.  It involves registration of both the title and as well as the interest.  The purposes of registration include:-</w:t>
      </w:r>
    </w:p>
    <w:p w:rsidR="00000000" w:rsidDel="00000000" w:rsidP="00000000" w:rsidRDefault="00000000" w:rsidRPr="00000000" w14:paraId="00000030">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1">
      <w:pPr>
        <w:pageBreakBefore w:val="0"/>
        <w:numPr>
          <w:ilvl w:val="0"/>
          <w:numId w:val="1"/>
        </w:numPr>
        <w:spacing w:line="360" w:lineRule="auto"/>
        <w:ind w:left="1080" w:hanging="36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enabling the Government to keep track of user and easier collection of revenue;</w:t>
      </w:r>
    </w:p>
    <w:p w:rsidR="00000000" w:rsidDel="00000000" w:rsidP="00000000" w:rsidRDefault="00000000" w:rsidRPr="00000000" w14:paraId="00000032">
      <w:pPr>
        <w:pageBreakBefore w:val="0"/>
        <w:numPr>
          <w:ilvl w:val="0"/>
          <w:numId w:val="1"/>
        </w:numPr>
        <w:spacing w:line="360" w:lineRule="auto"/>
        <w:ind w:left="1080" w:hanging="36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simplifying dealings in land registration and also avail certainty and security of title or tenure;</w:t>
      </w:r>
    </w:p>
    <w:p w:rsidR="00000000" w:rsidDel="00000000" w:rsidP="00000000" w:rsidRDefault="00000000" w:rsidRPr="00000000" w14:paraId="00000033">
      <w:pPr>
        <w:pageBreakBefore w:val="0"/>
        <w:numPr>
          <w:ilvl w:val="0"/>
          <w:numId w:val="1"/>
        </w:numPr>
        <w:spacing w:line="360" w:lineRule="auto"/>
        <w:ind w:left="1080" w:hanging="36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reduction of unnecessary litigation in matters relating to land.</w:t>
      </w:r>
    </w:p>
    <w:p w:rsidR="00000000" w:rsidDel="00000000" w:rsidP="00000000" w:rsidRDefault="00000000" w:rsidRPr="00000000" w14:paraId="00000034">
      <w:pPr>
        <w:pageBreakBefore w:val="0"/>
        <w:numPr>
          <w:ilvl w:val="0"/>
          <w:numId w:val="1"/>
        </w:numPr>
        <w:spacing w:line="360" w:lineRule="auto"/>
        <w:ind w:left="1080" w:hanging="36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Enables easy dealings in land transactions</w:t>
      </w:r>
    </w:p>
    <w:p w:rsidR="00000000" w:rsidDel="00000000" w:rsidP="00000000" w:rsidRDefault="00000000" w:rsidRPr="00000000" w14:paraId="00000035">
      <w:pPr>
        <w:pageBreakBefore w:val="0"/>
        <w:spacing w:line="360" w:lineRule="auto"/>
        <w:ind w:left="36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6">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Upon registration of the land or conveyance  the registered proprietor acquires an indefeasible title against the whole world [cf. Sections 23, 24 RTA and Sections 143 through 148 RLA].  Registration is effected at the relevant Lands Registries which are situate as follows:- </w:t>
      </w:r>
    </w:p>
    <w:p w:rsidR="00000000" w:rsidDel="00000000" w:rsidP="00000000" w:rsidRDefault="00000000" w:rsidRPr="00000000" w14:paraId="00000037">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8">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9">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3A">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RDA</w:t>
        <w:tab/>
        <w:tab/>
        <w:t xml:space="preserve">-</w:t>
        <w:tab/>
        <w:t xml:space="preserve">Nairobi + Mombasa and the Registrar in charge is the Reistrar of Documents</w:t>
      </w:r>
    </w:p>
    <w:p w:rsidR="00000000" w:rsidDel="00000000" w:rsidP="00000000" w:rsidRDefault="00000000" w:rsidRPr="00000000" w14:paraId="0000003B">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LTA</w:t>
        <w:tab/>
        <w:tab/>
        <w:t xml:space="preserve">-</w:t>
        <w:tab/>
        <w:t xml:space="preserve">Mombasa and the Registrar is the Land Titles Registrar</w:t>
      </w:r>
    </w:p>
    <w:p w:rsidR="00000000" w:rsidDel="00000000" w:rsidP="00000000" w:rsidRDefault="00000000" w:rsidRPr="00000000" w14:paraId="0000003C">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GLA</w:t>
        <w:tab/>
        <w:tab/>
        <w:t xml:space="preserve">-</w:t>
        <w:tab/>
        <w:t xml:space="preserve">Nairobi + Mombasa and the Registrar is the Government Lands Registrar</w:t>
      </w:r>
    </w:p>
    <w:p w:rsidR="00000000" w:rsidDel="00000000" w:rsidP="00000000" w:rsidRDefault="00000000" w:rsidRPr="00000000" w14:paraId="0000003D">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RTA</w:t>
        <w:tab/>
        <w:tab/>
        <w:t xml:space="preserve">-</w:t>
        <w:tab/>
        <w:t xml:space="preserve">Nairobi + Mombasa and the Registrar is the Registrar of Titles</w:t>
      </w:r>
    </w:p>
    <w:p w:rsidR="00000000" w:rsidDel="00000000" w:rsidP="00000000" w:rsidRDefault="00000000" w:rsidRPr="00000000" w14:paraId="0000003E">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RLA</w:t>
        <w:tab/>
        <w:tab/>
        <w:t xml:space="preserve">-</w:t>
        <w:tab/>
        <w:t xml:space="preserve">Various Land Districts all over the country and the Registrars are known as the </w:t>
      </w:r>
    </w:p>
    <w:p w:rsidR="00000000" w:rsidDel="00000000" w:rsidP="00000000" w:rsidRDefault="00000000" w:rsidRPr="00000000" w14:paraId="0000003F">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ab/>
        <w:tab/>
        <w:tab/>
        <w:t xml:space="preserve">District Land Registrar.</w:t>
      </w:r>
    </w:p>
    <w:p w:rsidR="00000000" w:rsidDel="00000000" w:rsidP="00000000" w:rsidRDefault="00000000" w:rsidRPr="00000000" w14:paraId="00000040">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1">
      <w:pPr>
        <w:pageBreakBefore w:val="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Care must be taken that the conveyancing instrument is not only presented at the proper Registry but  is also signed/registered by the proper Registrar.</w:t>
      </w:r>
    </w:p>
    <w:p w:rsidR="00000000" w:rsidDel="00000000" w:rsidP="00000000" w:rsidRDefault="00000000" w:rsidRPr="00000000" w14:paraId="00000042">
      <w:pPr>
        <w:pageBreakBefore w:val="0"/>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3">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What is registered?  Title (land) </w:t>
      </w:r>
      <w:r w:rsidDel="00000000" w:rsidR="00000000" w:rsidRPr="00000000">
        <w:rPr>
          <w:rFonts w:ascii="Book Antiqua" w:cs="Book Antiqua" w:eastAsia="Book Antiqua" w:hAnsi="Book Antiqua"/>
          <w:b w:val="1"/>
          <w:sz w:val="20"/>
          <w:szCs w:val="20"/>
          <w:vertAlign w:val="baseline"/>
          <w:rtl w:val="0"/>
        </w:rPr>
        <w:t xml:space="preserve">and</w:t>
      </w:r>
      <w:r w:rsidDel="00000000" w:rsidR="00000000" w:rsidRPr="00000000">
        <w:rPr>
          <w:rFonts w:ascii="Book Antiqua" w:cs="Book Antiqua" w:eastAsia="Book Antiqua" w:hAnsi="Book Antiqua"/>
          <w:sz w:val="20"/>
          <w:szCs w:val="20"/>
          <w:vertAlign w:val="baseline"/>
          <w:rtl w:val="0"/>
        </w:rPr>
        <w:t xml:space="preserve"> interest (servitudes,encumbrances,quasi-encumbrances). The latter includes charges, leases, easements, profits, restrictive agreements or covenants (see Tulk –v-s Moxhay [1843-60] All E. R 9).  The former involves the estates namely allodiums, fee-simple, freeholds and leaseholds which also rank as limited interests.</w:t>
      </w:r>
    </w:p>
    <w:p w:rsidR="00000000" w:rsidDel="00000000" w:rsidP="00000000" w:rsidRDefault="00000000" w:rsidRPr="00000000" w14:paraId="00000044">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5">
      <w:pPr>
        <w:pStyle w:val="Heading1"/>
        <w:pageBreakBefore w:val="0"/>
        <w:rPr>
          <w:vertAlign w:val="baseline"/>
        </w:rPr>
      </w:pPr>
      <w:r w:rsidDel="00000000" w:rsidR="00000000" w:rsidRPr="00000000">
        <w:rPr>
          <w:b w:val="1"/>
          <w:vertAlign w:val="baseline"/>
          <w:rtl w:val="0"/>
        </w:rPr>
        <w:t xml:space="preserve">Effect of Registration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Registration of title or of the proprietor, it is stated, not only defines the estate but also rids the past including the customary communal system.  One becomes an absolute owner of the title or interest registered (S.27 RLA &amp; S. 23 RTA).  [Reflection:  How absolute is absolute?]</w:t>
      </w:r>
    </w:p>
    <w:p w:rsidR="00000000" w:rsidDel="00000000" w:rsidP="00000000" w:rsidRDefault="00000000" w:rsidRPr="00000000" w14:paraId="00000047">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8">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The interest registered is subject to:-</w:t>
      </w:r>
    </w:p>
    <w:p w:rsidR="00000000" w:rsidDel="00000000" w:rsidP="00000000" w:rsidRDefault="00000000" w:rsidRPr="00000000" w14:paraId="00000049">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4A">
      <w:pPr>
        <w:pageBreakBefore w:val="0"/>
        <w:numPr>
          <w:ilvl w:val="0"/>
          <w:numId w:val="7"/>
        </w:numPr>
        <w:spacing w:line="360" w:lineRule="auto"/>
        <w:ind w:left="1080" w:hanging="72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Existing registered or to be registered interest through the doctrine of priority in the form of encumbrances, leases et al ,for ranking of priorities see for eg. S. 42 RLA, S.28 RTA, S. 104 GLA [Reflection: what is the doctrine of priorities in law and in equity? In conveyancing is it about the date of registration or the time of registration? When does one talk of a document “pending registration”?]</w:t>
      </w:r>
    </w:p>
    <w:p w:rsidR="00000000" w:rsidDel="00000000" w:rsidP="00000000" w:rsidRDefault="00000000" w:rsidRPr="00000000" w14:paraId="0000004B">
      <w:pPr>
        <w:pageBreakBefore w:val="0"/>
        <w:numPr>
          <w:ilvl w:val="0"/>
          <w:numId w:val="7"/>
        </w:numPr>
        <w:spacing w:line="360" w:lineRule="auto"/>
        <w:ind w:left="1080" w:hanging="720"/>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Overriding interest (S. 30 RLA)</w:t>
      </w:r>
    </w:p>
    <w:p w:rsidR="00000000" w:rsidDel="00000000" w:rsidP="00000000" w:rsidRDefault="00000000" w:rsidRPr="00000000" w14:paraId="0000004C">
      <w:pPr>
        <w:pageBreakBefore w:val="0"/>
        <w:spacing w:line="360" w:lineRule="auto"/>
        <w:ind w:left="1080"/>
        <w:jc w:val="both"/>
        <w:rPr>
          <w:rFonts w:ascii="Book Antiqua" w:cs="Book Antiqua" w:eastAsia="Book Antiqua" w:hAnsi="Book Antiqua"/>
          <w:b w:val="0"/>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See also:  </w:t>
        <w:tab/>
      </w:r>
      <w:r w:rsidDel="00000000" w:rsidR="00000000" w:rsidRPr="00000000">
        <w:rPr>
          <w:rFonts w:ascii="Book Antiqua" w:cs="Book Antiqua" w:eastAsia="Book Antiqua" w:hAnsi="Book Antiqua"/>
          <w:b w:val="1"/>
          <w:sz w:val="20"/>
          <w:szCs w:val="20"/>
          <w:vertAlign w:val="baseline"/>
          <w:rtl w:val="0"/>
        </w:rPr>
        <w:t xml:space="preserve">National Prov. Bank Limited –vs- Hastings (1964) Ch 9</w:t>
      </w:r>
      <w:r w:rsidDel="00000000" w:rsidR="00000000" w:rsidRPr="00000000">
        <w:rPr>
          <w:rtl w:val="0"/>
        </w:rPr>
      </w:r>
    </w:p>
    <w:p w:rsidR="00000000" w:rsidDel="00000000" w:rsidP="00000000" w:rsidRDefault="00000000" w:rsidRPr="00000000" w14:paraId="0000004D">
      <w:pPr>
        <w:pageBreakBefore w:val="0"/>
        <w:spacing w:line="360" w:lineRule="auto"/>
        <w:ind w:left="1800" w:firstLine="360"/>
        <w:jc w:val="both"/>
        <w:rPr>
          <w:rFonts w:ascii="Book Antiqua" w:cs="Book Antiqua" w:eastAsia="Book Antiqua" w:hAnsi="Book Antiqua"/>
          <w:b w:val="0"/>
          <w:sz w:val="20"/>
          <w:szCs w:val="20"/>
          <w:vertAlign w:val="baseline"/>
        </w:rPr>
      </w:pPr>
      <w:r w:rsidDel="00000000" w:rsidR="00000000" w:rsidRPr="00000000">
        <w:rPr>
          <w:rFonts w:ascii="Book Antiqua" w:cs="Book Antiqua" w:eastAsia="Book Antiqua" w:hAnsi="Book Antiqua"/>
          <w:b w:val="1"/>
          <w:sz w:val="20"/>
          <w:szCs w:val="20"/>
          <w:vertAlign w:val="baseline"/>
          <w:rtl w:val="0"/>
        </w:rPr>
        <w:t xml:space="preserve">Mbui –vs- Mbui (2005) I E. A 256 </w:t>
      </w:r>
      <w:r w:rsidDel="00000000" w:rsidR="00000000" w:rsidRPr="00000000">
        <w:rPr>
          <w:rtl w:val="0"/>
        </w:rPr>
      </w:r>
    </w:p>
    <w:p w:rsidR="00000000" w:rsidDel="00000000" w:rsidP="00000000" w:rsidRDefault="00000000" w:rsidRPr="00000000" w14:paraId="0000004E">
      <w:pPr>
        <w:pageBreakBefore w:val="0"/>
        <w:spacing w:line="360" w:lineRule="auto"/>
        <w:ind w:left="1800" w:firstLine="360"/>
        <w:jc w:val="both"/>
        <w:rPr>
          <w:vertAlign w:val="baseline"/>
        </w:rPr>
      </w:pPr>
      <w:r w:rsidDel="00000000" w:rsidR="00000000" w:rsidRPr="00000000">
        <w:rPr>
          <w:rFonts w:ascii="Book Antiqua" w:cs="Book Antiqua" w:eastAsia="Book Antiqua" w:hAnsi="Book Antiqua"/>
          <w:b w:val="1"/>
          <w:sz w:val="20"/>
          <w:szCs w:val="20"/>
          <w:vertAlign w:val="baseline"/>
          <w:rtl w:val="0"/>
        </w:rPr>
        <w:t xml:space="preserve">Marigi Vs Marigi 1996 LLR 463</w:t>
      </w:r>
      <w:r w:rsidDel="00000000" w:rsidR="00000000" w:rsidRPr="00000000">
        <w:rPr>
          <w:vertAlign w:val="baseline"/>
          <w:rtl w:val="0"/>
        </w:rPr>
        <w:t xml:space="preserve"> </w:t>
      </w:r>
    </w:p>
    <w:p w:rsidR="00000000" w:rsidDel="00000000" w:rsidP="00000000" w:rsidRDefault="00000000" w:rsidRPr="00000000" w14:paraId="0000004F">
      <w:pPr>
        <w:pageBreakBefore w:val="0"/>
        <w:spacing w:line="360" w:lineRule="auto"/>
        <w:ind w:left="1800" w:firstLine="360"/>
        <w:jc w:val="both"/>
        <w:rPr>
          <w:rFonts w:ascii="Book Antiqua" w:cs="Book Antiqua" w:eastAsia="Book Antiqua" w:hAnsi="Book Antiqua"/>
          <w:b w:val="0"/>
          <w:sz w:val="20"/>
          <w:szCs w:val="20"/>
          <w:vertAlign w:val="baseline"/>
        </w:rPr>
      </w:pPr>
      <w:r w:rsidDel="00000000" w:rsidR="00000000" w:rsidRPr="00000000">
        <w:rPr>
          <w:rFonts w:ascii="Book Antiqua" w:cs="Book Antiqua" w:eastAsia="Book Antiqua" w:hAnsi="Book Antiqua"/>
          <w:b w:val="1"/>
          <w:sz w:val="20"/>
          <w:szCs w:val="20"/>
          <w:vertAlign w:val="baseline"/>
          <w:rtl w:val="0"/>
        </w:rPr>
        <w:t xml:space="preserve">Ogongo vs Ogongo CACA 29/2003</w:t>
      </w:r>
      <w:r w:rsidDel="00000000" w:rsidR="00000000" w:rsidRPr="00000000">
        <w:rPr>
          <w:rtl w:val="0"/>
        </w:rPr>
      </w:r>
    </w:p>
    <w:p w:rsidR="00000000" w:rsidDel="00000000" w:rsidP="00000000" w:rsidRDefault="00000000" w:rsidRPr="00000000" w14:paraId="00000050">
      <w:pPr>
        <w:pStyle w:val="Heading2"/>
        <w:pageBreakBefore w:val="0"/>
        <w:ind w:left="1440" w:firstLine="720"/>
        <w:rPr>
          <w:vertAlign w:val="baseline"/>
        </w:rPr>
      </w:pPr>
      <w:r w:rsidDel="00000000" w:rsidR="00000000" w:rsidRPr="00000000">
        <w:rPr>
          <w:b w:val="1"/>
          <w:vertAlign w:val="baseline"/>
          <w:rtl w:val="0"/>
        </w:rPr>
        <w:t xml:space="preserve">Esiroyo –vs- Esiroyo (1973) E.A.</w:t>
      </w:r>
      <w:r w:rsidDel="00000000" w:rsidR="00000000" w:rsidRPr="00000000">
        <w:rPr>
          <w:rtl w:val="0"/>
        </w:rPr>
      </w:r>
    </w:p>
    <w:p w:rsidR="00000000" w:rsidDel="00000000" w:rsidP="00000000" w:rsidRDefault="00000000" w:rsidRPr="00000000" w14:paraId="00000051">
      <w:pPr>
        <w:pageBreakBefore w:val="0"/>
        <w:spacing w:line="360" w:lineRule="auto"/>
        <w:ind w:left="1050" w:hanging="705"/>
        <w:jc w:val="both"/>
        <w:rPr>
          <w:rFonts w:ascii="Book Antiqua" w:cs="Book Antiqua" w:eastAsia="Book Antiqua" w:hAnsi="Book Antiqua"/>
          <w:sz w:val="20"/>
          <w:szCs w:val="20"/>
          <w:vertAlign w:val="baseline"/>
        </w:rPr>
      </w:pPr>
      <w:r w:rsidDel="00000000" w:rsidR="00000000" w:rsidRPr="00000000">
        <w:rPr>
          <w:rFonts w:ascii="Book Antiqua" w:cs="Book Antiqua" w:eastAsia="Book Antiqua" w:hAnsi="Book Antiqua"/>
          <w:sz w:val="20"/>
          <w:szCs w:val="20"/>
          <w:vertAlign w:val="baseline"/>
          <w:rtl w:val="0"/>
        </w:rPr>
        <w:t xml:space="preserve">(c)</w:t>
        <w:tab/>
        <w:t xml:space="preserve">Registration also has the effect of bringing land under a particular substantive law.  All parcels of land registered under the RLA have the RLA as their substantive and procedural conveyancing law.  All land registered under the RTA, GLA and LTA have the Indian Transfer of Property Act 1882 as the substantive law. [Reflection:  RTA is not RLA)</w:t>
      </w:r>
    </w:p>
    <w:p w:rsidR="00000000" w:rsidDel="00000000" w:rsidP="00000000" w:rsidRDefault="00000000" w:rsidRPr="00000000" w14:paraId="00000052">
      <w:pPr>
        <w:pageBreakBefore w:val="0"/>
        <w:spacing w:line="360" w:lineRule="auto"/>
        <w:jc w:val="both"/>
        <w:rPr>
          <w:rFonts w:ascii="Book Antiqua" w:cs="Book Antiqua" w:eastAsia="Book Antiqua" w:hAnsi="Book Antiqua"/>
          <w:sz w:val="20"/>
          <w:szCs w:val="20"/>
          <w:vertAlign w:val="baseline"/>
        </w:rPr>
      </w:pPr>
      <w:r w:rsidDel="00000000" w:rsidR="00000000" w:rsidRPr="00000000">
        <w:rPr>
          <w:rtl w:val="0"/>
        </w:rPr>
      </w:r>
    </w:p>
    <w:p w:rsidR="00000000" w:rsidDel="00000000" w:rsidP="00000000" w:rsidRDefault="00000000" w:rsidRPr="00000000" w14:paraId="00000053">
      <w:pPr>
        <w:pStyle w:val="Heading1"/>
        <w:pageBreakBefore w:val="0"/>
        <w:rPr>
          <w:vertAlign w:val="baseline"/>
        </w:rPr>
      </w:pPr>
      <w:r w:rsidDel="00000000" w:rsidR="00000000" w:rsidRPr="00000000">
        <w:rPr>
          <w:b w:val="1"/>
          <w:vertAlign w:val="baseline"/>
          <w:rtl w:val="0"/>
        </w:rPr>
        <w:t xml:space="preserve">Effect of Non-registration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None registration means no interest, at least in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See however  Section  32, (2) and 38 (2)  of the RTA and RLA respectively.  See also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Rogan  Kamper –vs- Grosvenor 1977 KLR 123</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Clarke – VS Sondhi (1963) E.A., Merali -Vs- Parker (1956) 29KLR 26, Bains -Vs- Chogley (1949)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Reflections: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On a proper construction of Section 38 and 32 of the RLA and RTA respectively,  rights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concerning land give no proprietary quality unless registered – true &amp; false?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cf.</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 38 (1) &amp; 32 (1) RLA &amp; RTA.</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Registration only creates  more to the whole world and no more.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Cautions and caveats effect of,</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Overriding interests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Abstract matrimonial property rights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Echaria –vs- Echaria         C.A.C.A 75/2001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Kivuitu –vs- Kivuitu </w:t>
        <w:tab/>
        <w:t xml:space="preserve">C.A.C.A 26 of 1985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Melvin Blackburn Vs Lady Blackburn ( Malindi HCCC No. 87 of 2007)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Married Women’s Property Act 1882. S. 17</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Adverse possession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Wambugu vs Njuguna 1983 KLR 172</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Proprietary estoppel.</w:t>
      </w:r>
      <w:sdt>
        <w:sdtPr>
          <w:tag w:val="goog_rdk_5"/>
        </w:sdtPr>
        <w:sdtContent>
          <w:ins w:author="dagaye moses" w:id="5" w:date="2021-11-18T06:57:55Z">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ins>
        </w:sdtContent>
      </w:sdt>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Teng Huan Vs Swee Chuan 1992 1 WLR 11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NB</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Registration at the Company’s Registry under Section 96 of the Companies Act (Cap 486) is required where a Company creates a Charge  or Mortgage over its  parcel of land.  Companies Form 214. use of,</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Registration at the Registrar of Co-operative Societies.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Purpose in both instances:</w:t>
        <w:tab/>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tab/>
        <w:t xml:space="preserve">Create a secured creditor vis-à-vis insolvency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ab/>
        <w:tab/>
        <w:t xml:space="preserve">-</w:t>
        <w:tab/>
        <w:t xml:space="preserve">Notice to prospective Debentures- holders.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[Reflections on Registration:</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is registration effected? Who effects it? When is it deemed to have been effected? What is registration subject to? What is (must be)registered? ]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INSIDE A LANDS’ REGISTRY : A conveyancer’s nightmare or pyrrhic?</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1.Filled Valuation Forms lodged with the Collector of  Stamp Duty for purposes of valuation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ab/>
        <w:t xml:space="preserve">Particulars of property Form filled by conveyancer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ab/>
        <w:t xml:space="preserve">Valuation for Stamp Duty Requisition Form filled by the Collector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and sent to Chief Government Valuer for valuation. This is only applicable where the document is a transfer or Deed of Conveyance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Document stamped and  duty paid  at the Banks (KCB/NBK )then document lodged for regn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Document presented in duplicate together with all relevant requisite documents eg original of the government’s valuation report, consent, clearance certificate, original title,etc</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Fill out application for registration in quadruplicate.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ab/>
        <w:tab/>
        <w:t xml:space="preserve">Pay regn fees.-500/=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4 Upon Presentation of document and a day book number given entered into a register and date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and time of presentation endorsed on the document for purposes of priority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tab/>
        <w:tab/>
        <w:t xml:space="preserve">-See Sec. 104 GLA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 xml:space="preserve">        Sec.   28 RTA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 xml:space="preserve">        Sec    42  RLA</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 xml:space="preserve">        Sec     60 LTA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 xml:space="preserve">        Sec</w:t>
        <w:tab/>
        <w:t xml:space="preserve">     27 RDA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ab/>
        <w:t xml:space="preserve">The time of presentation of doc ,not execution or date thereof ,  counts to pass interest.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Taken to audit and Government Auditor ascertain stamp/duty,taxes-rent,rates, have been paid.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Left for matching with the Deed or Parcel files from the strong room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Registration proper commences with the Registry- in charge marking the documents for action in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 register known as the ’A’ book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First is verification of document by an officer in the registry: detection of any defects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Second is Inspection of the  title by an officer  to ensure title is clear and registration can proceed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Third is Entry of particulars of interest being acquired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Document is then passed to relevant Registrar for execution and ultimate registration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     Registrar vets it again and then signs in approval or rejection with reasons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8.In epilogue: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Document is photocopied (except RLA documents)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Sealed with Land Registry’s Seal (except GLA documents)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Released </w:t>
      </w:r>
      <w:sdt>
        <w:sdtPr>
          <w:tag w:val="goog_rdk_6"/>
        </w:sdtPr>
        <w:sdtConten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Change w:author="dagaye moses" w:id="6" w:date="2021-11-18T06:58:11Z">
                <w:rPr>
                  <w:rFonts w:ascii="Book Antiqua" w:cs="Book Antiqua" w:eastAsia="Book Antiqua" w:hAnsi="Book Antiqua"/>
                  <w:b w:val="0"/>
                  <w:i w:val="0"/>
                  <w:smallCaps w:val="0"/>
                  <w:strike w:val="0"/>
                  <w:color w:val="000000"/>
                  <w:sz w:val="20"/>
                  <w:szCs w:val="20"/>
                  <w:u w:val="none"/>
                  <w:shd w:fill="auto" w:val="clear"/>
                  <w:vertAlign w:val="baseline"/>
                </w:rPr>
              </w:rPrChange>
            </w:rPr>
            <w:t xml:space="preserve">to owner</w:t>
          </w:r>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RTA,RDA,GLA or LTA the Registry keeps a photocopy,if RLA the Registry keeps   the original and releases the counterparts.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[Reflection:Why does it take more than 14 days to complete such a simple looking process?]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single"/>
          <w:shd w:fill="auto" w:val="clear"/>
          <w:vertAlign w:val="baseline"/>
          <w:rtl w:val="0"/>
        </w:rPr>
        <w:t xml:space="preserve">J. LOUIS ONGUTO©, March   2012</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(condensed version of class-teaching notes 2012)</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hyperlink r:id="rId7">
        <w:r w:rsidDel="00000000" w:rsidR="00000000" w:rsidRPr="00000000">
          <w:rPr>
            <w:rFonts w:ascii="Book Antiqua" w:cs="Book Antiqua" w:eastAsia="Book Antiqua" w:hAnsi="Book Antiqua"/>
            <w:b w:val="1"/>
            <w:i w:val="1"/>
            <w:smallCaps w:val="0"/>
            <w:strike w:val="0"/>
            <w:color w:val="0000ff"/>
            <w:sz w:val="20"/>
            <w:szCs w:val="20"/>
            <w:u w:val="single"/>
            <w:shd w:fill="auto" w:val="clear"/>
            <w:vertAlign w:val="baseline"/>
            <w:rtl w:val="0"/>
          </w:rPr>
          <w:t xml:space="preserve">louis@swiftkenya.com</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56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line="360" w:lineRule="auto"/>
      <w:jc w:val="both"/>
    </w:pPr>
    <w:rPr>
      <w:rFonts w:ascii="Book Antiqua" w:cs="Book Antiqua" w:eastAsia="Book Antiqua" w:hAnsi="Book Antiqua"/>
      <w:b w:val="1"/>
      <w:sz w:val="20"/>
      <w:szCs w:val="20"/>
      <w:vertAlign w:val="baseline"/>
    </w:rPr>
  </w:style>
  <w:style w:type="paragraph" w:styleId="Heading2">
    <w:name w:val="heading 2"/>
    <w:basedOn w:val="Normal"/>
    <w:next w:val="Normal"/>
    <w:pPr>
      <w:keepNext w:val="1"/>
      <w:pageBreakBefore w:val="0"/>
      <w:ind w:left="1080"/>
      <w:jc w:val="both"/>
    </w:pPr>
    <w:rPr>
      <w:rFonts w:ascii="Book Antiqua" w:cs="Book Antiqua" w:eastAsia="Book Antiqua" w:hAnsi="Book Antiqua"/>
      <w:b w:val="1"/>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line="360" w:lineRule="auto"/>
      <w:jc w:val="center"/>
    </w:pPr>
    <w:rPr>
      <w:rFonts w:ascii="Book Antiqua" w:cs="Book Antiqua" w:eastAsia="Book Antiqua" w:hAnsi="Book Antiqua"/>
      <w:b w:val="1"/>
      <w:sz w:val="24"/>
      <w:szCs w:val="24"/>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360" w:lineRule="auto"/>
      <w:ind w:leftChars="-1" w:rightChars="0" w:firstLineChars="-1"/>
      <w:jc w:val="both"/>
      <w:textDirection w:val="btLr"/>
      <w:textAlignment w:val="top"/>
      <w:outlineLvl w:val="0"/>
    </w:pPr>
    <w:rPr>
      <w:rFonts w:ascii="Book Antiqua" w:hAnsi="Book Antiqua"/>
      <w:b w:val="1"/>
      <w:bCs w:val="1"/>
      <w:w w:val="100"/>
      <w:position w:val="-1"/>
      <w:sz w:val="20"/>
      <w:szCs w:val="24"/>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1080" w:leftChars="-1" w:rightChars="0" w:firstLineChars="-1"/>
      <w:jc w:val="both"/>
      <w:textDirection w:val="btLr"/>
      <w:textAlignment w:val="top"/>
      <w:outlineLvl w:val="1"/>
    </w:pPr>
    <w:rPr>
      <w:rFonts w:ascii="Book Antiqua" w:hAnsi="Book Antiqua"/>
      <w:b w:val="1"/>
      <w:bCs w:val="1"/>
      <w:w w:val="100"/>
      <w:position w:val="-1"/>
      <w:sz w:val="20"/>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360" w:lineRule="auto"/>
      <w:ind w:leftChars="-1" w:rightChars="0" w:firstLineChars="-1"/>
      <w:jc w:val="center"/>
      <w:textDirection w:val="btLr"/>
      <w:textAlignment w:val="top"/>
      <w:outlineLvl w:val="0"/>
    </w:pPr>
    <w:rPr>
      <w:rFonts w:ascii="Book Antiqua" w:hAnsi="Book Antiqua"/>
      <w:b w:val="1"/>
      <w:bCs w:val="1"/>
      <w:w w:val="100"/>
      <w:position w:val="-1"/>
      <w:sz w:val="24"/>
      <w:szCs w:val="24"/>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360" w:lineRule="auto"/>
      <w:ind w:leftChars="-1" w:rightChars="0" w:firstLineChars="-1"/>
      <w:jc w:val="both"/>
      <w:textDirection w:val="btLr"/>
      <w:textAlignment w:val="top"/>
      <w:outlineLvl w:val="0"/>
    </w:pPr>
    <w:rPr>
      <w:rFonts w:ascii="Book Antiqua" w:hAnsi="Book Antiqua"/>
      <w:w w:val="100"/>
      <w:position w:val="-1"/>
      <w:sz w:val="20"/>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both"/>
      <w:textDirection w:val="btLr"/>
      <w:textAlignment w:val="top"/>
      <w:outlineLvl w:val="0"/>
    </w:pPr>
    <w:rPr>
      <w:rFonts w:ascii="Book Antiqua" w:hAnsi="Book Antiqua"/>
      <w:b w:val="1"/>
      <w:bCs w:val="1"/>
      <w:w w:val="100"/>
      <w:position w:val="-1"/>
      <w:sz w:val="20"/>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ouis@swiftkenya.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Qe4gLRMk0kCrN9cqQ+TjRr5PLg==">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2014-09-24T05:01:00Z</dcterms:created>
  <dc:creator>damaris</dc:creator>
</cp:coreProperties>
</file>

<file path=docProps/custom.xml><?xml version="1.0" encoding="utf-8"?>
<Properties xmlns="http://schemas.openxmlformats.org/officeDocument/2006/custom-properties" xmlns:vt="http://schemas.openxmlformats.org/officeDocument/2006/docPropsVTypes"/>
</file>