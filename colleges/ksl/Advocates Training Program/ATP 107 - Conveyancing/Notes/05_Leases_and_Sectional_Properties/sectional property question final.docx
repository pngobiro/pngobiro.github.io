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0"/>
          <w:tab w:val="right" w:pos="8295"/>
        </w:tabs>
        <w:spacing w:after="0" w:before="0" w:line="240" w:lineRule="auto"/>
        <w:ind w:left="0" w:right="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Table of Contents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0"/>
          <w:tab w:val="right" w:pos="8295"/>
        </w:tabs>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0"/>
          <w:tab w:val="right" w:pos="8295"/>
        </w:tabs>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pageBreakBefore w:val="0"/>
        <w:widowControl w:va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Arial" w:cs="Arial" w:eastAsia="Arial" w:hAnsi="Arial"/>
          <w:b w:val="0"/>
          <w:color w:val="000000"/>
          <w:u w:val="single"/>
          <w:vertAlign w:val="baseline"/>
        </w:rPr>
      </w:pPr>
      <w:r w:rsidDel="00000000" w:rsidR="00000000" w:rsidRPr="00000000">
        <w:rPr>
          <w:rFonts w:ascii="Arial" w:cs="Arial" w:eastAsia="Arial" w:hAnsi="Arial"/>
          <w:b w:val="1"/>
          <w:color w:val="000000"/>
          <w:u w:val="single"/>
          <w:vertAlign w:val="baseline"/>
          <w:rtl w:val="0"/>
        </w:rPr>
        <w:t xml:space="preserve">What is the legal concept of land in Kenya?</w:t>
      </w:r>
      <w:r w:rsidDel="00000000" w:rsidR="00000000" w:rsidRPr="00000000">
        <w:rPr>
          <w:rFonts w:ascii="Arial" w:cs="Arial" w:eastAsia="Arial" w:hAnsi="Arial"/>
          <w:b w:val="1"/>
          <w:vertAlign w:val="baseline"/>
          <w:rtl w:val="0"/>
        </w:rPr>
        <w:tab/>
        <w:t xml:space="preserve">1</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s>
        <w:spacing w:after="0" w:before="0" w:line="240" w:lineRule="auto"/>
        <w:ind w:left="48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80"/>
          <w:tab w:val="right" w:pos="8295"/>
        </w:tabs>
        <w:spacing w:after="0" w:before="0" w:line="240" w:lineRule="auto"/>
        <w:ind w:left="48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Indian Transfer of Property Act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2</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40"/>
          <w:tab w:val="left" w:pos="720"/>
          <w:tab w:val="left" w:pos="1440"/>
          <w:tab w:val="left" w:pos="2160"/>
          <w:tab w:val="left" w:pos="2880"/>
          <w:tab w:val="left" w:pos="3600"/>
          <w:tab w:val="left" w:pos="4320"/>
          <w:tab w:val="left" w:pos="5040"/>
          <w:tab w:val="left" w:pos="5760"/>
          <w:tab w:val="left" w:pos="6480"/>
          <w:tab w:val="left" w:pos="7200"/>
          <w:tab w:val="left" w:pos="7920"/>
        </w:tabs>
        <w:spacing w:after="0" w:before="0" w:line="240" w:lineRule="auto"/>
        <w:ind w:left="24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The Customary Law Concept of Land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2</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40"/>
          <w:tab w:val="right" w:pos="8295"/>
        </w:tabs>
        <w:spacing w:after="0" w:before="0" w:line="240" w:lineRule="auto"/>
        <w:ind w:left="24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What are the various land registration regimes in Kenya?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2</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40"/>
          <w:tab w:val="right" w:pos="8295"/>
        </w:tabs>
        <w:spacing w:after="0" w:before="0" w:line="240" w:lineRule="auto"/>
        <w:ind w:left="24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How does the Sectional Properties Act slot into the land registration regime in Kenya?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3</w:t>
      </w:r>
      <w:r w:rsidDel="00000000" w:rsidR="00000000" w:rsidRPr="00000000">
        <w:rPr>
          <w:rtl w:val="0"/>
        </w:rPr>
      </w:r>
    </w:p>
    <w:p w:rsidR="00000000" w:rsidDel="00000000" w:rsidP="00000000" w:rsidRDefault="00000000" w:rsidRPr="00000000" w14:paraId="0000000A">
      <w:pPr>
        <w:pageBreakBefore w:val="0"/>
        <w:widowControl w:va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0"/>
          <w:tab w:val="right" w:pos="8295"/>
        </w:tabs>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What is the Sectional Property Land Regime?</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40"/>
          <w:tab w:val="left" w:pos="720"/>
          <w:tab w:val="left" w:pos="1440"/>
          <w:tab w:val="left" w:pos="2160"/>
          <w:tab w:val="left" w:pos="2880"/>
          <w:tab w:val="left" w:pos="3600"/>
          <w:tab w:val="left" w:pos="4320"/>
          <w:tab w:val="left" w:pos="5040"/>
          <w:tab w:val="left" w:pos="5760"/>
          <w:tab w:val="left" w:pos="6480"/>
          <w:tab w:val="left" w:pos="7200"/>
          <w:tab w:val="left" w:pos="7920"/>
        </w:tabs>
        <w:spacing w:after="0" w:before="0" w:line="240" w:lineRule="auto"/>
        <w:ind w:left="24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Why was the SPA necessary?</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3</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40"/>
          <w:tab w:val="right" w:pos="8295"/>
        </w:tabs>
        <w:spacing w:after="0" w:before="0" w:line="240" w:lineRule="auto"/>
        <w:ind w:left="24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Where was the SPA derived from and how does it work there?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3</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40"/>
          <w:tab w:val="right" w:pos="8295"/>
        </w:tabs>
        <w:spacing w:after="0" w:before="0" w:line="240" w:lineRule="auto"/>
        <w:ind w:left="24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The Sectional Properties system of owning land was imported from Australia.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3</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40"/>
          <w:tab w:val="right" w:pos="8295"/>
        </w:tabs>
        <w:spacing w:after="0" w:before="0" w:line="240" w:lineRule="auto"/>
        <w:ind w:left="24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What kinds of property does it apply to?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3</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40"/>
          <w:tab w:val="right" w:pos="8295"/>
        </w:tabs>
        <w:spacing w:after="0" w:before="0" w:line="240" w:lineRule="auto"/>
        <w:ind w:left="24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What does the SPA entail.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3</w:t>
      </w:r>
      <w:r w:rsidDel="00000000" w:rsidR="00000000" w:rsidRPr="00000000">
        <w:rPr>
          <w:rtl w:val="0"/>
        </w:rPr>
      </w:r>
    </w:p>
    <w:p w:rsidR="00000000" w:rsidDel="00000000" w:rsidP="00000000" w:rsidRDefault="00000000" w:rsidRPr="00000000" w14:paraId="00000011">
      <w:pPr>
        <w:pageBreakBefore w:val="0"/>
        <w:widowControl w:va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0"/>
          <w:tab w:val="right" w:pos="8295"/>
        </w:tabs>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How does the SPA allow for acquisition of property rights in space and time and in accordance with exclusive proprietorship, concurrent proprietorship and consecutive proprietorship?</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40"/>
          <w:tab w:val="left" w:pos="720"/>
          <w:tab w:val="left" w:pos="1440"/>
          <w:tab w:val="left" w:pos="2160"/>
          <w:tab w:val="left" w:pos="2880"/>
          <w:tab w:val="left" w:pos="3600"/>
          <w:tab w:val="left" w:pos="4320"/>
          <w:tab w:val="left" w:pos="5040"/>
          <w:tab w:val="left" w:pos="5760"/>
          <w:tab w:val="left" w:pos="6480"/>
          <w:tab w:val="left" w:pos="7200"/>
          <w:tab w:val="left" w:pos="7920"/>
        </w:tabs>
        <w:spacing w:after="0" w:before="0" w:line="240" w:lineRule="auto"/>
        <w:ind w:left="24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Acquisition of property rights in space and time.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4</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40"/>
          <w:tab w:val="right" w:pos="8295"/>
        </w:tabs>
        <w:spacing w:after="0" w:before="0" w:line="240" w:lineRule="auto"/>
        <w:ind w:left="24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Acquisition of property rights in accordance with exclusive proprietorship.</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4</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40"/>
          <w:tab w:val="right" w:pos="8295"/>
        </w:tabs>
        <w:spacing w:after="0" w:before="0" w:line="240" w:lineRule="auto"/>
        <w:ind w:left="24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Acquisition of property rights in accordance with concurrent proprietorship.</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4</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40"/>
          <w:tab w:val="right" w:pos="8295"/>
        </w:tabs>
        <w:spacing w:after="0" w:before="0" w:line="240" w:lineRule="auto"/>
        <w:ind w:left="24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Acquisition of property rights in accordance with consecutive proprietorship.</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4</w:t>
      </w:r>
      <w:r w:rsidDel="00000000" w:rsidR="00000000" w:rsidRPr="00000000">
        <w:rPr>
          <w:rtl w:val="0"/>
        </w:rPr>
      </w:r>
    </w:p>
    <w:p w:rsidR="00000000" w:rsidDel="00000000" w:rsidP="00000000" w:rsidRDefault="00000000" w:rsidRPr="00000000" w14:paraId="00000017">
      <w:pPr>
        <w:pageBreakBefore w:val="0"/>
        <w:widowControl w:va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0"/>
          <w:tab w:val="right" w:pos="8295"/>
        </w:tabs>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Conclusion</w:t>
      </w:r>
      <w:r w:rsidDel="00000000" w:rsidR="00000000" w:rsidRPr="00000000">
        <w:rPr>
          <w:rtl w:val="0"/>
        </w:rPr>
      </w:r>
    </w:p>
    <w:p w:rsidR="00000000" w:rsidDel="00000000" w:rsidP="00000000" w:rsidRDefault="00000000" w:rsidRPr="00000000" w14:paraId="00000019">
      <w:pPr>
        <w:pageBreakBefore w:val="0"/>
        <w:widowControl w:va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A">
      <w:pPr>
        <w:pageBreakBefore w:val="0"/>
        <w:widowControl w:va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B">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C">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D">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E">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F">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0">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1">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2">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3">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4">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5">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6">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7">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8">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9">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A">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B">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Arial" w:cs="Arial" w:eastAsia="Arial" w:hAnsi="Arial"/>
          <w:vertAlign w:val="baseline"/>
        </w:rPr>
        <w:sectPr>
          <w:headerReference r:id="rId7" w:type="default"/>
          <w:pgSz w:h="16837" w:w="11905" w:orient="portrait"/>
          <w:pgMar w:bottom="1440" w:top="1440" w:left="1440" w:right="1440" w:header="1440" w:footer="1440"/>
          <w:pgNumType w:start="1"/>
        </w:sectPr>
      </w:pPr>
      <w:r w:rsidDel="00000000" w:rsidR="00000000" w:rsidRPr="00000000">
        <w:rPr>
          <w:rtl w:val="0"/>
        </w:rPr>
      </w:r>
    </w:p>
    <w:p w:rsidR="00000000" w:rsidDel="00000000" w:rsidP="00000000" w:rsidRDefault="00000000" w:rsidRPr="00000000" w14:paraId="0000002C">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D">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Arial" w:cs="Arial" w:eastAsia="Arial" w:hAnsi="Arial"/>
          <w:vertAlign w:val="baseline"/>
        </w:rPr>
      </w:pPr>
      <w:r w:rsidDel="00000000" w:rsidR="00000000" w:rsidRPr="00000000">
        <w:rPr>
          <w:rtl w:val="0"/>
        </w:rPr>
      </w:r>
    </w:p>
    <w:bookmarkStart w:colFirst="0" w:colLast="0" w:name="bookmark=id.gjdgxs" w:id="0"/>
    <w:bookmarkEnd w:id="0"/>
    <w:p w:rsidR="00000000" w:rsidDel="00000000" w:rsidP="00000000" w:rsidRDefault="00000000" w:rsidRPr="00000000" w14:paraId="0000002E">
      <w:pPr>
        <w:pStyle w:val="Heading1"/>
        <w:keepNext w:val="1"/>
        <w:keepLines w:val="1"/>
        <w:pageBreakBefore w:val="0"/>
        <w:widowControl w:va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sz w:val="24"/>
          <w:szCs w:val="24"/>
          <w:vertAlign w:val="baseline"/>
        </w:rPr>
      </w:pPr>
      <w:r w:rsidDel="00000000" w:rsidR="00000000" w:rsidRPr="00000000">
        <w:rPr>
          <w:b w:val="1"/>
          <w:sz w:val="24"/>
          <w:szCs w:val="24"/>
          <w:vertAlign w:val="baseline"/>
          <w:rtl w:val="0"/>
        </w:rPr>
        <w:t xml:space="preserve">What is the legal concept of land in Kenya?</w:t>
      </w:r>
      <w:r w:rsidDel="00000000" w:rsidR="00000000" w:rsidRPr="00000000">
        <w:rPr>
          <w:rtl w:val="0"/>
        </w:rPr>
      </w:r>
    </w:p>
    <w:p w:rsidR="00000000" w:rsidDel="00000000" w:rsidP="00000000" w:rsidRDefault="00000000" w:rsidRPr="00000000" w14:paraId="0000002F">
      <w:pPr>
        <w:pageBreakBefore w:val="0"/>
        <w:widowControl w:va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0">
      <w:pPr>
        <w:pageBreakBefore w:val="0"/>
        <w:widowControl w:va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Arial" w:cs="Arial" w:eastAsia="Arial" w:hAnsi="Arial"/>
          <w:vertAlign w:val="baseline"/>
        </w:rPr>
      </w:pPr>
      <w:r w:rsidDel="00000000" w:rsidR="00000000" w:rsidRPr="00000000">
        <w:rPr>
          <w:rFonts w:ascii="Arial" w:cs="Arial" w:eastAsia="Arial" w:hAnsi="Arial"/>
          <w:vertAlign w:val="baseline"/>
          <w:rtl w:val="0"/>
        </w:rPr>
        <w:t xml:space="preserve">The legal conception of land in English common law is expressed in the maxim “</w:t>
      </w:r>
      <w:r w:rsidDel="00000000" w:rsidR="00000000" w:rsidRPr="00000000">
        <w:rPr>
          <w:rFonts w:ascii="Arial" w:cs="Arial" w:eastAsia="Arial" w:hAnsi="Arial"/>
          <w:i w:val="1"/>
          <w:vertAlign w:val="baseline"/>
          <w:rtl w:val="0"/>
        </w:rPr>
        <w:t xml:space="preserve">cujus est solum, ejust est, ad coelum, usque et ad inferos.: </w:t>
      </w:r>
      <w:r w:rsidDel="00000000" w:rsidR="00000000" w:rsidRPr="00000000">
        <w:rPr>
          <w:rFonts w:ascii="Arial" w:cs="Arial" w:eastAsia="Arial" w:hAnsi="Arial"/>
          <w:vertAlign w:val="baseline"/>
          <w:rtl w:val="0"/>
        </w:rPr>
        <w:t xml:space="preserve">Land embraces more than just soil. It includes all things embedded in it and all things found in the aerospace above and the geospace below and any fixtures which may have been annexed to it even by strangers.</w:t>
      </w:r>
    </w:p>
    <w:p w:rsidR="00000000" w:rsidDel="00000000" w:rsidP="00000000" w:rsidRDefault="00000000" w:rsidRPr="00000000" w14:paraId="00000031">
      <w:pPr>
        <w:pageBreakBefore w:val="0"/>
        <w:widowControl w:va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2">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Arial" w:cs="Arial" w:eastAsia="Arial" w:hAnsi="Arial"/>
          <w:vertAlign w:val="baseline"/>
        </w:rPr>
      </w:pPr>
      <w:r w:rsidDel="00000000" w:rsidR="00000000" w:rsidRPr="00000000">
        <w:rPr>
          <w:rFonts w:ascii="Arial" w:cs="Arial" w:eastAsia="Arial" w:hAnsi="Arial"/>
          <w:vertAlign w:val="baseline"/>
          <w:rtl w:val="0"/>
        </w:rPr>
        <w:t xml:space="preserve">As the English economy developed particularly under rapid technological change, this wide conception begun to yield to a series of exceptions and statutory limitations were designed to facilitate new forms and patterns of land use. These were in turn extended to Kenya’s legal system.</w:t>
      </w:r>
    </w:p>
    <w:p w:rsidR="00000000" w:rsidDel="00000000" w:rsidP="00000000" w:rsidRDefault="00000000" w:rsidRPr="00000000" w14:paraId="00000033">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4">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Arial" w:cs="Arial" w:eastAsia="Arial" w:hAnsi="Arial"/>
          <w:vertAlign w:val="baseline"/>
        </w:rPr>
      </w:pPr>
      <w:r w:rsidDel="00000000" w:rsidR="00000000" w:rsidRPr="00000000">
        <w:rPr>
          <w:rFonts w:ascii="Arial" w:cs="Arial" w:eastAsia="Arial" w:hAnsi="Arial"/>
          <w:vertAlign w:val="baseline"/>
          <w:rtl w:val="0"/>
        </w:rPr>
        <w:t xml:space="preserve">The English common law perception of land and the non-statutory exceptions to it were</w:t>
      </w:r>
      <w:r w:rsidDel="00000000" w:rsidR="00000000" w:rsidRPr="00000000">
        <w:rPr>
          <w:rFonts w:ascii="Arial" w:cs="Arial" w:eastAsia="Arial" w:hAnsi="Arial"/>
          <w:u w:val="single"/>
          <w:vertAlign w:val="baseline"/>
          <w:rtl w:val="0"/>
        </w:rPr>
        <w:t xml:space="preserve"> </w:t>
      </w:r>
      <w:r w:rsidDel="00000000" w:rsidR="00000000" w:rsidRPr="00000000">
        <w:rPr>
          <w:rFonts w:ascii="Arial" w:cs="Arial" w:eastAsia="Arial" w:hAnsi="Arial"/>
          <w:vertAlign w:val="baseline"/>
          <w:rtl w:val="0"/>
        </w:rPr>
        <w:t xml:space="preserve">received in Kenya by virtue of Article 2 of </w:t>
      </w:r>
      <w:r w:rsidDel="00000000" w:rsidR="00000000" w:rsidRPr="00000000">
        <w:rPr>
          <w:rFonts w:ascii="Arial" w:cs="Arial" w:eastAsia="Arial" w:hAnsi="Arial"/>
          <w:color w:val="000000"/>
          <w:u w:val="none"/>
          <w:vertAlign w:val="baseline"/>
          <w:rtl w:val="0"/>
        </w:rPr>
        <w:t xml:space="preserve">the East African Order-In-Council of 1897</w:t>
      </w:r>
      <w:r w:rsidDel="00000000" w:rsidR="00000000" w:rsidRPr="00000000">
        <w:rPr>
          <w:rFonts w:ascii="Arial" w:cs="Arial" w:eastAsia="Arial" w:hAnsi="Arial"/>
          <w:vertAlign w:val="baseline"/>
          <w:rtl w:val="0"/>
        </w:rPr>
        <w:t xml:space="preserve"> the substance of which is retained at section 3 of </w:t>
      </w:r>
      <w:r w:rsidDel="00000000" w:rsidR="00000000" w:rsidRPr="00000000">
        <w:rPr>
          <w:rFonts w:ascii="Arial" w:cs="Arial" w:eastAsia="Arial" w:hAnsi="Arial"/>
          <w:color w:val="000000"/>
          <w:u w:val="none"/>
          <w:vertAlign w:val="baseline"/>
          <w:rtl w:val="0"/>
        </w:rPr>
        <w:t xml:space="preserve">the Judicature Act (Cap 8)</w:t>
      </w:r>
      <w:r w:rsidDel="00000000" w:rsidR="00000000" w:rsidRPr="00000000">
        <w:rPr>
          <w:rFonts w:ascii="Arial" w:cs="Arial" w:eastAsia="Arial" w:hAnsi="Arial"/>
          <w:b w:val="1"/>
          <w:vertAlign w:val="baseline"/>
          <w:rtl w:val="0"/>
        </w:rPr>
        <w:t xml:space="preserve"> </w:t>
      </w:r>
      <w:r w:rsidDel="00000000" w:rsidR="00000000" w:rsidRPr="00000000">
        <w:rPr>
          <w:rFonts w:ascii="Arial" w:cs="Arial" w:eastAsia="Arial" w:hAnsi="Arial"/>
          <w:vertAlign w:val="baseline"/>
          <w:rtl w:val="0"/>
        </w:rPr>
        <w:t xml:space="preserve">and</w:t>
      </w:r>
      <w:r w:rsidDel="00000000" w:rsidR="00000000" w:rsidRPr="00000000">
        <w:rPr>
          <w:rFonts w:ascii="Arial" w:cs="Arial" w:eastAsia="Arial" w:hAnsi="Arial"/>
          <w:b w:val="1"/>
          <w:vertAlign w:val="baseline"/>
          <w:rtl w:val="0"/>
        </w:rPr>
        <w:t xml:space="preserve"> </w:t>
      </w:r>
      <w:r w:rsidDel="00000000" w:rsidR="00000000" w:rsidRPr="00000000">
        <w:rPr>
          <w:rFonts w:ascii="Arial" w:cs="Arial" w:eastAsia="Arial" w:hAnsi="Arial"/>
          <w:vertAlign w:val="baseline"/>
          <w:rtl w:val="0"/>
        </w:rPr>
        <w:t xml:space="preserve">are also incorporated at section 163 and section 3 of the Registered Land Act (Cap 300) (“RLA”) and the Transfer of Property Act (“TPA”) respectively.</w:t>
      </w:r>
    </w:p>
    <w:p w:rsidR="00000000" w:rsidDel="00000000" w:rsidP="00000000" w:rsidRDefault="00000000" w:rsidRPr="00000000" w14:paraId="00000035">
      <w:pPr>
        <w:pageBreakBefore w:val="0"/>
        <w:widowControl w:va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6">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Arial" w:cs="Arial" w:eastAsia="Arial" w:hAnsi="Arial"/>
          <w:vertAlign w:val="baseline"/>
        </w:rPr>
      </w:pPr>
      <w:r w:rsidDel="00000000" w:rsidR="00000000" w:rsidRPr="00000000">
        <w:rPr>
          <w:rFonts w:ascii="Arial" w:cs="Arial" w:eastAsia="Arial" w:hAnsi="Arial"/>
          <w:vertAlign w:val="baseline"/>
          <w:rtl w:val="0"/>
        </w:rPr>
        <w:t xml:space="preserve">That conception has however been substantially modified by local legislation and circumstances and in the case of land held under customary law, the conception is totally inapplicable.</w:t>
      </w:r>
    </w:p>
    <w:bookmarkStart w:colFirst="0" w:colLast="0" w:name="bookmark=id.30j0zll" w:id="1"/>
    <w:bookmarkEnd w:id="1"/>
    <w:p w:rsidR="00000000" w:rsidDel="00000000" w:rsidP="00000000" w:rsidRDefault="00000000" w:rsidRPr="00000000" w14:paraId="00000037">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8">
      <w:pPr>
        <w:pStyle w:val="Heading3"/>
        <w:keepLines w:val="1"/>
        <w:pageBreakBefore w:val="0"/>
        <w:widowControl w:val="1"/>
        <w:tabs>
          <w:tab w:val="left" w:pos="0"/>
          <w:tab w:val="left" w:pos="5940"/>
          <w:tab w:val="left" w:pos="6480"/>
          <w:tab w:val="left" w:pos="7200"/>
          <w:tab w:val="left" w:pos="7920"/>
        </w:tabs>
        <w:rPr>
          <w:sz w:val="24"/>
          <w:szCs w:val="24"/>
          <w:vertAlign w:val="baseline"/>
        </w:rPr>
      </w:pPr>
      <w:r w:rsidDel="00000000" w:rsidR="00000000" w:rsidRPr="00000000">
        <w:rPr>
          <w:b w:val="0"/>
          <w:sz w:val="24"/>
          <w:szCs w:val="24"/>
          <w:vertAlign w:val="baseline"/>
          <w:rtl w:val="0"/>
        </w:rPr>
        <w:t xml:space="preserve">Section 3 of the Transfer of Property Act</w:t>
      </w:r>
      <w:r w:rsidDel="00000000" w:rsidR="00000000" w:rsidRPr="00000000">
        <w:rPr>
          <w:b w:val="1"/>
          <w:sz w:val="24"/>
          <w:szCs w:val="24"/>
          <w:vertAlign w:val="baseline"/>
          <w:rtl w:val="0"/>
        </w:rPr>
        <w:t xml:space="preserve"> </w:t>
      </w:r>
      <w:r w:rsidDel="00000000" w:rsidR="00000000" w:rsidRPr="00000000">
        <w:rPr>
          <w:b w:val="0"/>
          <w:sz w:val="24"/>
          <w:szCs w:val="24"/>
          <w:vertAlign w:val="baseline"/>
          <w:rtl w:val="0"/>
        </w:rPr>
        <w:t xml:space="preserve">defines “immoveable property (land) as not including standing timber, growing crops or grass.</w:t>
      </w:r>
      <w:r w:rsidDel="00000000" w:rsidR="00000000" w:rsidRPr="00000000">
        <w:rPr>
          <w:rtl w:val="0"/>
        </w:rPr>
      </w:r>
    </w:p>
    <w:p w:rsidR="00000000" w:rsidDel="00000000" w:rsidP="00000000" w:rsidRDefault="00000000" w:rsidRPr="00000000" w14:paraId="00000039">
      <w:pPr>
        <w:pageBreakBefore w:val="0"/>
        <w:tabs>
          <w:tab w:val="left" w:pos="0"/>
          <w:tab w:val="left" w:pos="5940"/>
          <w:tab w:val="left" w:pos="6480"/>
          <w:tab w:val="left" w:pos="7200"/>
          <w:tab w:val="left" w:pos="7920"/>
        </w:tabs>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3A">
      <w:pPr>
        <w:pageBreakBefore w:val="0"/>
        <w:tabs>
          <w:tab w:val="left" w:pos="0"/>
          <w:tab w:val="left" w:pos="5940"/>
          <w:tab w:val="left" w:pos="6480"/>
          <w:tab w:val="left" w:pos="7200"/>
          <w:tab w:val="left" w:pos="7920"/>
        </w:tabs>
        <w:rPr>
          <w:rFonts w:ascii="Arial" w:cs="Arial" w:eastAsia="Arial" w:hAnsi="Arial"/>
          <w:vertAlign w:val="baseline"/>
        </w:rPr>
      </w:pPr>
      <w:r w:rsidDel="00000000" w:rsidR="00000000" w:rsidRPr="00000000">
        <w:rPr>
          <w:rFonts w:ascii="Arial" w:cs="Arial" w:eastAsia="Arial" w:hAnsi="Arial"/>
          <w:vertAlign w:val="baseline"/>
          <w:rtl w:val="0"/>
        </w:rPr>
        <w:t xml:space="preserve">The RTA at section 2 defines “land” to include land and benefits to arise out of land or things embedded or rooted in the earth or attached to what is so embedded for the permanent beneficial enjoyment for that which it is so attached or permanently fastened to anything so embedded, rooted or attached.</w:t>
      </w:r>
    </w:p>
    <w:p w:rsidR="00000000" w:rsidDel="00000000" w:rsidP="00000000" w:rsidRDefault="00000000" w:rsidRPr="00000000" w14:paraId="0000003B">
      <w:pPr>
        <w:pageBreakBefore w:val="0"/>
        <w:tabs>
          <w:tab w:val="left" w:pos="0"/>
          <w:tab w:val="left" w:pos="5940"/>
          <w:tab w:val="left" w:pos="6480"/>
          <w:tab w:val="left" w:pos="7200"/>
          <w:tab w:val="left" w:pos="7920"/>
        </w:tabs>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C">
      <w:pPr>
        <w:pageBreakBefore w:val="0"/>
        <w:tabs>
          <w:tab w:val="left" w:pos="0"/>
          <w:tab w:val="left" w:pos="5940"/>
          <w:tab w:val="left" w:pos="6480"/>
          <w:tab w:val="left" w:pos="7200"/>
          <w:tab w:val="left" w:pos="7920"/>
        </w:tabs>
        <w:rPr>
          <w:rFonts w:ascii="Arial" w:cs="Arial" w:eastAsia="Arial" w:hAnsi="Arial"/>
          <w:vertAlign w:val="baseline"/>
        </w:rPr>
      </w:pPr>
      <w:r w:rsidDel="00000000" w:rsidR="00000000" w:rsidRPr="00000000">
        <w:rPr>
          <w:rFonts w:ascii="Arial" w:cs="Arial" w:eastAsia="Arial" w:hAnsi="Arial"/>
          <w:color w:val="000000"/>
          <w:u w:val="none"/>
          <w:vertAlign w:val="baseline"/>
          <w:rtl w:val="0"/>
        </w:rPr>
        <w:t xml:space="preserve">The Land Titles Act 1908, (Cap 282) (“LTA”)</w:t>
      </w:r>
      <w:r w:rsidDel="00000000" w:rsidR="00000000" w:rsidRPr="00000000">
        <w:rPr>
          <w:rFonts w:ascii="Arial" w:cs="Arial" w:eastAsia="Arial" w:hAnsi="Arial"/>
          <w:b w:val="1"/>
          <w:vertAlign w:val="baseline"/>
          <w:rtl w:val="0"/>
        </w:rPr>
        <w:t xml:space="preserve"> </w:t>
      </w:r>
      <w:r w:rsidDel="00000000" w:rsidR="00000000" w:rsidRPr="00000000">
        <w:rPr>
          <w:rFonts w:ascii="Arial" w:cs="Arial" w:eastAsia="Arial" w:hAnsi="Arial"/>
          <w:vertAlign w:val="baseline"/>
          <w:rtl w:val="0"/>
        </w:rPr>
        <w:t xml:space="preserve">defines “immoveable property” to include land and benefits that arise out of land and things attached to the earth or permanently fastened to anything attached to the land.</w:t>
      </w:r>
    </w:p>
    <w:p w:rsidR="00000000" w:rsidDel="00000000" w:rsidP="00000000" w:rsidRDefault="00000000" w:rsidRPr="00000000" w14:paraId="0000003D">
      <w:pPr>
        <w:pageBreakBefore w:val="0"/>
        <w:widowControl w:val="1"/>
        <w:tabs>
          <w:tab w:val="left" w:pos="0"/>
          <w:tab w:val="left" w:pos="5940"/>
          <w:tab w:val="left" w:pos="6480"/>
          <w:tab w:val="left" w:pos="7200"/>
          <w:tab w:val="left" w:pos="7920"/>
        </w:tabs>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E">
      <w:pPr>
        <w:pageBreakBefore w:val="0"/>
        <w:tabs>
          <w:tab w:val="left" w:pos="0"/>
          <w:tab w:val="left" w:pos="5940"/>
          <w:tab w:val="left" w:pos="6480"/>
          <w:tab w:val="left" w:pos="7200"/>
          <w:tab w:val="left" w:pos="7920"/>
        </w:tabs>
        <w:rPr>
          <w:rFonts w:ascii="Arial" w:cs="Arial" w:eastAsia="Arial" w:hAnsi="Arial"/>
          <w:vertAlign w:val="baseline"/>
        </w:rPr>
      </w:pPr>
      <w:r w:rsidDel="00000000" w:rsidR="00000000" w:rsidRPr="00000000">
        <w:rPr>
          <w:rFonts w:ascii="Arial" w:cs="Arial" w:eastAsia="Arial" w:hAnsi="Arial"/>
          <w:color w:val="000000"/>
          <w:u w:val="none"/>
          <w:vertAlign w:val="baseline"/>
          <w:rtl w:val="0"/>
        </w:rPr>
        <w:t xml:space="preserve">The Land Consolidated Act</w:t>
      </w:r>
      <w:r w:rsidDel="00000000" w:rsidR="00000000" w:rsidRPr="00000000">
        <w:rPr>
          <w:rFonts w:ascii="Arial" w:cs="Arial" w:eastAsia="Arial" w:hAnsi="Arial"/>
          <w:b w:val="1"/>
          <w:i w:val="1"/>
          <w:vertAlign w:val="baseline"/>
          <w:rtl w:val="0"/>
        </w:rPr>
        <w:t xml:space="preserve"> </w:t>
      </w:r>
      <w:r w:rsidDel="00000000" w:rsidR="00000000" w:rsidRPr="00000000">
        <w:rPr>
          <w:rFonts w:ascii="Arial" w:cs="Arial" w:eastAsia="Arial" w:hAnsi="Arial"/>
          <w:vertAlign w:val="baseline"/>
          <w:rtl w:val="0"/>
        </w:rPr>
        <w:t xml:space="preserve">at section 2 defines “land” to include land covered with water or things growing thereon and buildings and other things permanently affixed thereto.</w:t>
      </w:r>
    </w:p>
    <w:p w:rsidR="00000000" w:rsidDel="00000000" w:rsidP="00000000" w:rsidRDefault="00000000" w:rsidRPr="00000000" w14:paraId="0000003F">
      <w:pPr>
        <w:pageBreakBefore w:val="0"/>
        <w:widowControl w:val="1"/>
        <w:tabs>
          <w:tab w:val="left" w:pos="0"/>
          <w:tab w:val="left" w:pos="5940"/>
          <w:tab w:val="left" w:pos="6480"/>
          <w:tab w:val="left" w:pos="7200"/>
          <w:tab w:val="left" w:pos="7920"/>
        </w:tabs>
        <w:rPr>
          <w:rFonts w:ascii="Arial" w:cs="Arial" w:eastAsia="Arial" w:hAnsi="Arial"/>
          <w:color w:val="000000"/>
          <w:u w:val="single"/>
          <w:vertAlign w:val="baseline"/>
        </w:rPr>
      </w:pPr>
      <w:r w:rsidDel="00000000" w:rsidR="00000000" w:rsidRPr="00000000">
        <w:rPr>
          <w:rtl w:val="0"/>
        </w:rPr>
      </w:r>
    </w:p>
    <w:p w:rsidR="00000000" w:rsidDel="00000000" w:rsidP="00000000" w:rsidRDefault="00000000" w:rsidRPr="00000000" w14:paraId="00000040">
      <w:pPr>
        <w:pageBreakBefore w:val="0"/>
        <w:tabs>
          <w:tab w:val="left" w:pos="0"/>
          <w:tab w:val="left" w:pos="5940"/>
          <w:tab w:val="left" w:pos="6480"/>
          <w:tab w:val="left" w:pos="7200"/>
          <w:tab w:val="left" w:pos="7920"/>
        </w:tabs>
        <w:rPr>
          <w:rFonts w:ascii="Arial" w:cs="Arial" w:eastAsia="Arial" w:hAnsi="Arial"/>
          <w:vertAlign w:val="baseline"/>
        </w:rPr>
        <w:sectPr>
          <w:type w:val="continuous"/>
          <w:pgSz w:h="16837" w:w="11905" w:orient="portrait"/>
          <w:pgMar w:bottom="1440" w:top="1440" w:left="1440" w:right="1440" w:header="1440" w:footer="1440"/>
        </w:sectPr>
      </w:pPr>
      <w:r w:rsidDel="00000000" w:rsidR="00000000" w:rsidRPr="00000000">
        <w:rPr>
          <w:rFonts w:ascii="Arial" w:cs="Arial" w:eastAsia="Arial" w:hAnsi="Arial"/>
          <w:color w:val="000000"/>
          <w:u w:val="none"/>
          <w:vertAlign w:val="baseline"/>
          <w:rtl w:val="0"/>
        </w:rPr>
        <w:t xml:space="preserve">The Land Acquisition Act</w:t>
      </w:r>
      <w:r w:rsidDel="00000000" w:rsidR="00000000" w:rsidRPr="00000000">
        <w:rPr>
          <w:rFonts w:ascii="Arial" w:cs="Arial" w:eastAsia="Arial" w:hAnsi="Arial"/>
          <w:b w:val="1"/>
          <w:vertAlign w:val="baseline"/>
          <w:rtl w:val="0"/>
        </w:rPr>
        <w:t xml:space="preserve"> </w:t>
      </w:r>
      <w:r w:rsidDel="00000000" w:rsidR="00000000" w:rsidRPr="00000000">
        <w:rPr>
          <w:rFonts w:ascii="Arial" w:cs="Arial" w:eastAsia="Arial" w:hAnsi="Arial"/>
          <w:vertAlign w:val="baseline"/>
          <w:rtl w:val="0"/>
        </w:rPr>
        <w:t xml:space="preserve">at section 2 defines “land” as to include all land whether covered with water or not and things attached to the land or permanently fastened to anything attached to the land.</w:t>
      </w:r>
    </w:p>
    <w:bookmarkStart w:colFirst="0" w:colLast="0" w:name="bookmark=id.1fob9te" w:id="2"/>
    <w:bookmarkEnd w:id="2"/>
    <w:p w:rsidR="00000000" w:rsidDel="00000000" w:rsidP="00000000" w:rsidRDefault="00000000" w:rsidRPr="00000000" w14:paraId="00000041">
      <w:pPr>
        <w:pStyle w:val="Heading2"/>
        <w:keepLines w:val="1"/>
        <w:pageBreakBefore w:val="0"/>
        <w:widowControl w:va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sz w:val="22"/>
          <w:szCs w:val="22"/>
          <w:vertAlign w:val="baseline"/>
        </w:rPr>
      </w:pPr>
      <w:r w:rsidDel="00000000" w:rsidR="00000000" w:rsidRPr="00000000">
        <w:rPr>
          <w:b w:val="0"/>
          <w:i w:val="0"/>
          <w:sz w:val="24"/>
          <w:szCs w:val="24"/>
          <w:vertAlign w:val="baseline"/>
          <w:rtl w:val="0"/>
        </w:rPr>
        <w:t xml:space="preserve">The legal conception of land in customary law is confined to the physical soil.</w:t>
      </w:r>
      <w:r w:rsidDel="00000000" w:rsidR="00000000" w:rsidRPr="00000000">
        <w:rPr>
          <w:b w:val="1"/>
          <w:i w:val="1"/>
          <w:sz w:val="24"/>
          <w:szCs w:val="24"/>
          <w:vertAlign w:val="baseline"/>
          <w:rtl w:val="0"/>
        </w:rPr>
        <w:t xml:space="preserve"> </w:t>
      </w:r>
      <w:r w:rsidDel="00000000" w:rsidR="00000000" w:rsidRPr="00000000">
        <w:rPr>
          <w:b w:val="0"/>
          <w:i w:val="0"/>
          <w:sz w:val="24"/>
          <w:szCs w:val="24"/>
          <w:vertAlign w:val="baseline"/>
          <w:rtl w:val="0"/>
        </w:rPr>
        <w:t xml:space="preserve">The concept of fixtures is therefore alien to it. This much is</w:t>
      </w:r>
      <w:r w:rsidDel="00000000" w:rsidR="00000000" w:rsidRPr="00000000">
        <w:rPr>
          <w:b w:val="1"/>
          <w:i w:val="1"/>
          <w:sz w:val="24"/>
          <w:szCs w:val="24"/>
          <w:vertAlign w:val="baseline"/>
          <w:rtl w:val="0"/>
        </w:rPr>
        <w:t xml:space="preserve"> </w:t>
      </w:r>
      <w:r w:rsidDel="00000000" w:rsidR="00000000" w:rsidRPr="00000000">
        <w:rPr>
          <w:b w:val="0"/>
          <w:i w:val="0"/>
          <w:sz w:val="24"/>
          <w:szCs w:val="24"/>
          <w:vertAlign w:val="baseline"/>
          <w:rtl w:val="0"/>
        </w:rPr>
        <w:t xml:space="preserve">evident in the clear separation of indigenous law of the soil from buildings and other fixtures which are regarded as the property of the parties erecting or planting rather</w:t>
      </w:r>
      <w:r w:rsidDel="00000000" w:rsidR="00000000" w:rsidRPr="00000000">
        <w:rPr>
          <w:b w:val="1"/>
          <w:i w:val="1"/>
          <w:sz w:val="24"/>
          <w:szCs w:val="24"/>
          <w:vertAlign w:val="baseline"/>
          <w:rtl w:val="0"/>
        </w:rPr>
        <w:t xml:space="preserve"> </w:t>
      </w:r>
      <w:r w:rsidDel="00000000" w:rsidR="00000000" w:rsidRPr="00000000">
        <w:rPr>
          <w:b w:val="0"/>
          <w:i w:val="0"/>
          <w:sz w:val="24"/>
          <w:szCs w:val="24"/>
          <w:vertAlign w:val="baseline"/>
          <w:rtl w:val="0"/>
        </w:rPr>
        <w:t xml:space="preserve">than of the person entitled to immediate access to the use of the soil.</w:t>
      </w:r>
      <w:bookmarkStart w:colFirst="0" w:colLast="0" w:name="bookmark=id.3znysh7" w:id="3"/>
      <w:bookmarkEnd w:id="3"/>
      <w:r w:rsidDel="00000000" w:rsidR="00000000" w:rsidRPr="00000000">
        <w:rPr>
          <w:rtl w:val="0"/>
        </w:rPr>
      </w:r>
    </w:p>
    <w:p w:rsidR="00000000" w:rsidDel="00000000" w:rsidP="00000000" w:rsidRDefault="00000000" w:rsidRPr="00000000" w14:paraId="00000042">
      <w:pPr>
        <w:pStyle w:val="Heading2"/>
        <w:keepNext w:val="1"/>
        <w:keepLines w:val="1"/>
        <w:pageBreakBefore w:val="0"/>
        <w:widowControl w:va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sz w:val="24"/>
          <w:szCs w:val="24"/>
          <w:vertAlign w:val="baseline"/>
        </w:rPr>
      </w:pPr>
      <w:r w:rsidDel="00000000" w:rsidR="00000000" w:rsidRPr="00000000">
        <w:rPr>
          <w:rtl w:val="0"/>
        </w:rPr>
      </w:r>
    </w:p>
    <w:p w:rsidR="00000000" w:rsidDel="00000000" w:rsidP="00000000" w:rsidRDefault="00000000" w:rsidRPr="00000000" w14:paraId="00000043">
      <w:pPr>
        <w:pStyle w:val="Heading2"/>
        <w:keepNext w:val="1"/>
        <w:keepLines w:val="1"/>
        <w:pageBreakBefore w:val="0"/>
        <w:widowControl w:va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sz w:val="24"/>
          <w:szCs w:val="24"/>
          <w:vertAlign w:val="baseline"/>
        </w:rPr>
      </w:pPr>
      <w:r w:rsidDel="00000000" w:rsidR="00000000" w:rsidRPr="00000000">
        <w:rPr>
          <w:b w:val="1"/>
          <w:i w:val="1"/>
          <w:sz w:val="24"/>
          <w:szCs w:val="24"/>
          <w:vertAlign w:val="baseline"/>
          <w:rtl w:val="0"/>
        </w:rPr>
        <w:t xml:space="preserve">What are the various land registration regimes in Kenya?</w:t>
      </w:r>
      <w:r w:rsidDel="00000000" w:rsidR="00000000" w:rsidRPr="00000000">
        <w:rPr>
          <w:rtl w:val="0"/>
        </w:rPr>
      </w:r>
    </w:p>
    <w:p w:rsidR="00000000" w:rsidDel="00000000" w:rsidP="00000000" w:rsidRDefault="00000000" w:rsidRPr="00000000" w14:paraId="00000044">
      <w:pPr>
        <w:keepLines w:val="1"/>
        <w:pageBreakBefore w:val="0"/>
        <w:widowControl w:va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5">
      <w:pPr>
        <w:pageBreakBefore w:val="0"/>
        <w:widowControl w:va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line="36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In Kenya we have five land registration systems:</w:t>
      </w:r>
    </w:p>
    <w:p w:rsidR="00000000" w:rsidDel="00000000" w:rsidP="00000000" w:rsidRDefault="00000000" w:rsidRPr="00000000" w14:paraId="00000046">
      <w:pPr>
        <w:pageBreakBefore w:val="0"/>
        <w:widowControl w:va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7">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1.</w:t>
        <w:tab/>
        <w:t xml:space="preserve">Registration of Documents Act 1901, RDA (Cap 285) 1</w:t>
      </w:r>
      <w:r w:rsidDel="00000000" w:rsidR="00000000" w:rsidRPr="00000000">
        <w:rPr>
          <w:rFonts w:ascii="Arial" w:cs="Arial" w:eastAsia="Arial" w:hAnsi="Arial"/>
          <w:vertAlign w:val="superscript"/>
          <w:rtl w:val="0"/>
        </w:rPr>
        <w:t xml:space="preserve">st</w:t>
      </w:r>
      <w:r w:rsidDel="00000000" w:rsidR="00000000" w:rsidRPr="00000000">
        <w:rPr>
          <w:rFonts w:ascii="Arial" w:cs="Arial" w:eastAsia="Arial" w:hAnsi="Arial"/>
          <w:vertAlign w:val="baseline"/>
          <w:rtl w:val="0"/>
        </w:rPr>
        <w:t xml:space="preserve"> Document</w:t>
      </w:r>
    </w:p>
    <w:p w:rsidR="00000000" w:rsidDel="00000000" w:rsidP="00000000" w:rsidRDefault="00000000" w:rsidRPr="00000000" w14:paraId="00000048">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2.</w:t>
        <w:tab/>
        <w:t xml:space="preserve">Land Titles Act 1908, LTA (Cap 282)</w:t>
      </w:r>
    </w:p>
    <w:p w:rsidR="00000000" w:rsidDel="00000000" w:rsidP="00000000" w:rsidRDefault="00000000" w:rsidRPr="00000000" w14:paraId="00000049">
      <w:pPr>
        <w:pageBreakBefore w:val="0"/>
        <w:tabs>
          <w:tab w:val="left" w:pos="1080"/>
          <w:tab w:val="left" w:pos="1440"/>
          <w:tab w:val="left" w:pos="2160"/>
          <w:tab w:val="left" w:pos="2880"/>
          <w:tab w:val="left" w:pos="3600"/>
          <w:tab w:val="left" w:pos="4320"/>
          <w:tab w:val="left" w:pos="5040"/>
          <w:tab w:val="left" w:pos="5760"/>
          <w:tab w:val="left" w:pos="6480"/>
          <w:tab w:val="left" w:pos="7200"/>
          <w:tab w:val="left" w:pos="7920"/>
        </w:tabs>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3.</w:t>
        <w:tab/>
        <w:t xml:space="preserve">Government Lands Act 1915, GLA (Cap 280)</w:t>
      </w:r>
    </w:p>
    <w:p w:rsidR="00000000" w:rsidDel="00000000" w:rsidP="00000000" w:rsidRDefault="00000000" w:rsidRPr="00000000" w14:paraId="0000004A">
      <w:pPr>
        <w:pageBreakBefore w:val="0"/>
        <w:tabs>
          <w:tab w:val="left" w:pos="1080"/>
          <w:tab w:val="left" w:pos="1440"/>
          <w:tab w:val="left" w:pos="2160"/>
          <w:tab w:val="left" w:pos="2880"/>
          <w:tab w:val="left" w:pos="3600"/>
          <w:tab w:val="left" w:pos="4320"/>
          <w:tab w:val="left" w:pos="5040"/>
          <w:tab w:val="left" w:pos="5760"/>
          <w:tab w:val="left" w:pos="6480"/>
          <w:tab w:val="left" w:pos="7200"/>
          <w:tab w:val="left" w:pos="7920"/>
        </w:tabs>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4.</w:t>
        <w:tab/>
        <w:t xml:space="preserve">Registration of Titles Act, 1920, RTA (Cap 281)</w:t>
      </w:r>
    </w:p>
    <w:p w:rsidR="00000000" w:rsidDel="00000000" w:rsidP="00000000" w:rsidRDefault="00000000" w:rsidRPr="00000000" w14:paraId="0000004B">
      <w:pPr>
        <w:pageBreakBefore w:val="0"/>
        <w:tabs>
          <w:tab w:val="left" w:pos="1080"/>
          <w:tab w:val="left" w:pos="1440"/>
          <w:tab w:val="left" w:pos="2160"/>
          <w:tab w:val="left" w:pos="2880"/>
          <w:tab w:val="left" w:pos="3600"/>
          <w:tab w:val="left" w:pos="4320"/>
          <w:tab w:val="left" w:pos="5040"/>
          <w:tab w:val="left" w:pos="5760"/>
          <w:tab w:val="left" w:pos="6480"/>
          <w:tab w:val="left" w:pos="7200"/>
          <w:tab w:val="left" w:pos="7920"/>
        </w:tabs>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5.</w:t>
        <w:tab/>
        <w:t xml:space="preserve">Registered Land Act 1963, (“RLA”) (Cap 300). </w:t>
      </w:r>
    </w:p>
    <w:p w:rsidR="00000000" w:rsidDel="00000000" w:rsidP="00000000" w:rsidRDefault="00000000" w:rsidRPr="00000000" w14:paraId="0000004C">
      <w:pPr>
        <w:pageBreakBefore w:val="0"/>
        <w:tabs>
          <w:tab w:val="left" w:pos="1080"/>
          <w:tab w:val="left" w:pos="1440"/>
          <w:tab w:val="left" w:pos="2160"/>
          <w:tab w:val="left" w:pos="2880"/>
          <w:tab w:val="left" w:pos="3600"/>
          <w:tab w:val="left" w:pos="4320"/>
          <w:tab w:val="left" w:pos="5040"/>
          <w:tab w:val="left" w:pos="5760"/>
          <w:tab w:val="left" w:pos="6480"/>
          <w:tab w:val="left" w:pos="7200"/>
          <w:tab w:val="left" w:pos="7920"/>
        </w:tabs>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D">
      <w:pPr>
        <w:pageBreakBefore w:val="0"/>
        <w:tabs>
          <w:tab w:val="left" w:pos="1080"/>
          <w:tab w:val="left" w:pos="1440"/>
          <w:tab w:val="left" w:pos="2160"/>
          <w:tab w:val="left" w:pos="2880"/>
          <w:tab w:val="left" w:pos="3600"/>
          <w:tab w:val="left" w:pos="4320"/>
          <w:tab w:val="left" w:pos="5040"/>
          <w:tab w:val="left" w:pos="5760"/>
          <w:tab w:val="left" w:pos="6480"/>
          <w:tab w:val="left" w:pos="7200"/>
          <w:tab w:val="left" w:pos="7920"/>
        </w:tabs>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The Transfer of Property Act is the substantive law of the land registered under the</w:t>
      </w:r>
    </w:p>
    <w:p w:rsidR="00000000" w:rsidDel="00000000" w:rsidP="00000000" w:rsidRDefault="00000000" w:rsidRPr="00000000" w14:paraId="0000004E">
      <w:pPr>
        <w:pageBreakBefore w:val="0"/>
        <w:tabs>
          <w:tab w:val="left" w:pos="1080"/>
          <w:tab w:val="left" w:pos="1440"/>
          <w:tab w:val="left" w:pos="2160"/>
          <w:tab w:val="left" w:pos="2880"/>
          <w:tab w:val="left" w:pos="3600"/>
          <w:tab w:val="left" w:pos="4320"/>
          <w:tab w:val="left" w:pos="5040"/>
          <w:tab w:val="left" w:pos="5760"/>
          <w:tab w:val="left" w:pos="6480"/>
          <w:tab w:val="left" w:pos="7200"/>
          <w:tab w:val="left" w:pos="7920"/>
        </w:tabs>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aforementioned Acts other than the RLA. The RLA is the substantive law of the land</w:t>
      </w:r>
    </w:p>
    <w:bookmarkStart w:colFirst="0" w:colLast="0" w:name="bookmark=id.2et92p0" w:id="4"/>
    <w:bookmarkEnd w:id="4"/>
    <w:p w:rsidR="00000000" w:rsidDel="00000000" w:rsidP="00000000" w:rsidRDefault="00000000" w:rsidRPr="00000000" w14:paraId="0000004F">
      <w:pPr>
        <w:keepNext w:val="1"/>
        <w:keepLines w:val="1"/>
        <w:pageBreakBefore w:val="0"/>
        <w:tabs>
          <w:tab w:val="left" w:pos="1080"/>
          <w:tab w:val="left" w:pos="1440"/>
          <w:tab w:val="left" w:pos="2160"/>
          <w:tab w:val="left" w:pos="2880"/>
          <w:tab w:val="left" w:pos="3600"/>
          <w:tab w:val="left" w:pos="4320"/>
          <w:tab w:val="left" w:pos="5040"/>
          <w:tab w:val="left" w:pos="5760"/>
          <w:tab w:val="left" w:pos="6480"/>
          <w:tab w:val="left" w:pos="7200"/>
          <w:tab w:val="left" w:pos="7920"/>
        </w:tabs>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registered under that Act. </w:t>
      </w:r>
    </w:p>
    <w:p w:rsidR="00000000" w:rsidDel="00000000" w:rsidP="00000000" w:rsidRDefault="00000000" w:rsidRPr="00000000" w14:paraId="00000050">
      <w:pPr>
        <w:keepNext w:val="1"/>
        <w:keepLines w:val="1"/>
        <w:pageBreakBefore w:val="0"/>
        <w:tabs>
          <w:tab w:val="left" w:pos="1080"/>
          <w:tab w:val="left" w:pos="1440"/>
          <w:tab w:val="left" w:pos="2160"/>
          <w:tab w:val="left" w:pos="2880"/>
          <w:tab w:val="left" w:pos="3600"/>
          <w:tab w:val="left" w:pos="4320"/>
          <w:tab w:val="left" w:pos="5040"/>
          <w:tab w:val="left" w:pos="5760"/>
          <w:tab w:val="left" w:pos="6480"/>
          <w:tab w:val="left" w:pos="7200"/>
          <w:tab w:val="left" w:pos="7920"/>
        </w:tabs>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1">
      <w:pPr>
        <w:keepNext w:val="1"/>
        <w:keepLines w:val="1"/>
        <w:pageBreakBefore w:val="0"/>
        <w:tabs>
          <w:tab w:val="left" w:pos="1080"/>
          <w:tab w:val="left" w:pos="1440"/>
          <w:tab w:val="left" w:pos="2160"/>
          <w:tab w:val="left" w:pos="2880"/>
          <w:tab w:val="left" w:pos="3600"/>
          <w:tab w:val="left" w:pos="4320"/>
          <w:tab w:val="left" w:pos="5040"/>
          <w:tab w:val="left" w:pos="5760"/>
          <w:tab w:val="left" w:pos="6480"/>
          <w:tab w:val="left" w:pos="7200"/>
          <w:tab w:val="left" w:pos="7920"/>
        </w:tabs>
        <w:ind w:left="1080" w:hanging="720"/>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How does the Sectional Properties Act slot into the land registration regime</w:t>
      </w:r>
      <w:r w:rsidDel="00000000" w:rsidR="00000000" w:rsidRPr="00000000">
        <w:rPr>
          <w:rtl w:val="0"/>
        </w:rPr>
      </w:r>
    </w:p>
    <w:p w:rsidR="00000000" w:rsidDel="00000000" w:rsidP="00000000" w:rsidRDefault="00000000" w:rsidRPr="00000000" w14:paraId="00000052">
      <w:pPr>
        <w:keepNext w:val="1"/>
        <w:keepLines w:val="1"/>
        <w:pageBreakBefore w:val="0"/>
        <w:tabs>
          <w:tab w:val="left" w:pos="1080"/>
          <w:tab w:val="left" w:pos="1440"/>
          <w:tab w:val="left" w:pos="2160"/>
          <w:tab w:val="left" w:pos="2880"/>
          <w:tab w:val="left" w:pos="3600"/>
          <w:tab w:val="left" w:pos="4320"/>
          <w:tab w:val="left" w:pos="5040"/>
          <w:tab w:val="left" w:pos="5760"/>
          <w:tab w:val="left" w:pos="6480"/>
          <w:tab w:val="left" w:pos="7200"/>
          <w:tab w:val="left" w:pos="7920"/>
        </w:tabs>
        <w:ind w:left="1080" w:hanging="720"/>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in Kenya?</w:t>
      </w:r>
      <w:r w:rsidDel="00000000" w:rsidR="00000000" w:rsidRPr="00000000">
        <w:rPr>
          <w:rtl w:val="0"/>
        </w:rPr>
      </w:r>
    </w:p>
    <w:p w:rsidR="00000000" w:rsidDel="00000000" w:rsidP="00000000" w:rsidRDefault="00000000" w:rsidRPr="00000000" w14:paraId="00000053">
      <w:pPr>
        <w:keepLines w:val="1"/>
        <w:pageBreakBefore w:val="0"/>
        <w:tabs>
          <w:tab w:val="left" w:pos="1080"/>
          <w:tab w:val="left" w:pos="1440"/>
          <w:tab w:val="left" w:pos="2160"/>
          <w:tab w:val="left" w:pos="2880"/>
          <w:tab w:val="left" w:pos="3600"/>
          <w:tab w:val="left" w:pos="4320"/>
          <w:tab w:val="left" w:pos="5040"/>
          <w:tab w:val="left" w:pos="5760"/>
          <w:tab w:val="left" w:pos="6480"/>
          <w:tab w:val="left" w:pos="7200"/>
          <w:tab w:val="left" w:pos="7920"/>
        </w:tabs>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4">
      <w:pPr>
        <w:pageBreakBefore w:val="0"/>
        <w:tabs>
          <w:tab w:val="left" w:pos="1080"/>
          <w:tab w:val="left" w:pos="1440"/>
          <w:tab w:val="left" w:pos="2160"/>
          <w:tab w:val="left" w:pos="2880"/>
          <w:tab w:val="left" w:pos="3600"/>
          <w:tab w:val="left" w:pos="4320"/>
          <w:tab w:val="left" w:pos="5040"/>
          <w:tab w:val="left" w:pos="5760"/>
          <w:tab w:val="left" w:pos="6480"/>
          <w:tab w:val="left" w:pos="7200"/>
          <w:tab w:val="left" w:pos="7920"/>
        </w:tabs>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The Sectional Properties Act No 21 of 1987 is applicable under the RLA. The</w:t>
      </w:r>
    </w:p>
    <w:p w:rsidR="00000000" w:rsidDel="00000000" w:rsidP="00000000" w:rsidRDefault="00000000" w:rsidRPr="00000000" w14:paraId="00000055">
      <w:pPr>
        <w:pageBreakBefore w:val="0"/>
        <w:tabs>
          <w:tab w:val="left" w:pos="1080"/>
          <w:tab w:val="left" w:pos="1440"/>
          <w:tab w:val="left" w:pos="2160"/>
          <w:tab w:val="left" w:pos="2880"/>
          <w:tab w:val="left" w:pos="3600"/>
          <w:tab w:val="left" w:pos="4320"/>
          <w:tab w:val="left" w:pos="5040"/>
          <w:tab w:val="left" w:pos="5760"/>
          <w:tab w:val="left" w:pos="6480"/>
          <w:tab w:val="left" w:pos="7200"/>
          <w:tab w:val="left" w:pos="7920"/>
        </w:tabs>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substantive law is the Registered Land Act which governs all the rights and</w:t>
      </w:r>
    </w:p>
    <w:p w:rsidR="00000000" w:rsidDel="00000000" w:rsidP="00000000" w:rsidRDefault="00000000" w:rsidRPr="00000000" w14:paraId="00000056">
      <w:pPr>
        <w:pageBreakBefore w:val="0"/>
        <w:tabs>
          <w:tab w:val="left" w:pos="1080"/>
          <w:tab w:val="left" w:pos="1440"/>
          <w:tab w:val="left" w:pos="2160"/>
          <w:tab w:val="left" w:pos="2880"/>
          <w:tab w:val="left" w:pos="3600"/>
          <w:tab w:val="left" w:pos="4320"/>
          <w:tab w:val="left" w:pos="5040"/>
          <w:tab w:val="left" w:pos="5760"/>
          <w:tab w:val="left" w:pos="6480"/>
          <w:tab w:val="left" w:pos="7200"/>
          <w:tab w:val="left" w:pos="7920"/>
        </w:tabs>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obligations of the parties. Where land is registered under the GLA or RTA, such</w:t>
      </w:r>
    </w:p>
    <w:p w:rsidR="00000000" w:rsidDel="00000000" w:rsidP="00000000" w:rsidRDefault="00000000" w:rsidRPr="00000000" w14:paraId="00000057">
      <w:pPr>
        <w:pageBreakBefore w:val="0"/>
        <w:tabs>
          <w:tab w:val="left" w:pos="1080"/>
          <w:tab w:val="left" w:pos="1440"/>
          <w:tab w:val="left" w:pos="2160"/>
          <w:tab w:val="left" w:pos="2880"/>
          <w:tab w:val="left" w:pos="3600"/>
          <w:tab w:val="left" w:pos="4320"/>
          <w:tab w:val="left" w:pos="5040"/>
          <w:tab w:val="left" w:pos="5760"/>
          <w:tab w:val="left" w:pos="6480"/>
          <w:tab w:val="left" w:pos="7200"/>
          <w:tab w:val="left" w:pos="7920"/>
        </w:tabs>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land must first be converted to RLA.</w:t>
      </w:r>
    </w:p>
    <w:p w:rsidR="00000000" w:rsidDel="00000000" w:rsidP="00000000" w:rsidRDefault="00000000" w:rsidRPr="00000000" w14:paraId="00000058">
      <w:pPr>
        <w:pageBreakBefore w:val="0"/>
        <w:tabs>
          <w:tab w:val="left" w:pos="1080"/>
          <w:tab w:val="left" w:pos="1440"/>
          <w:tab w:val="left" w:pos="2160"/>
          <w:tab w:val="left" w:pos="2880"/>
          <w:tab w:val="left" w:pos="3600"/>
          <w:tab w:val="left" w:pos="4320"/>
          <w:tab w:val="left" w:pos="5040"/>
          <w:tab w:val="left" w:pos="5760"/>
          <w:tab w:val="left" w:pos="6480"/>
          <w:tab w:val="left" w:pos="7200"/>
          <w:tab w:val="left" w:pos="7920"/>
        </w:tabs>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9">
      <w:pPr>
        <w:pageBreakBefore w:val="0"/>
        <w:tabs>
          <w:tab w:val="left" w:pos="1080"/>
          <w:tab w:val="left" w:pos="1440"/>
          <w:tab w:val="left" w:pos="2160"/>
          <w:tab w:val="left" w:pos="2880"/>
          <w:tab w:val="left" w:pos="3600"/>
          <w:tab w:val="left" w:pos="4320"/>
          <w:tab w:val="left" w:pos="5040"/>
          <w:tab w:val="left" w:pos="5760"/>
          <w:tab w:val="left" w:pos="6480"/>
          <w:tab w:val="left" w:pos="7200"/>
          <w:tab w:val="left" w:pos="7920"/>
        </w:tabs>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The creation and establishment of a new corporate body similar to a company</w:t>
      </w:r>
    </w:p>
    <w:p w:rsidR="00000000" w:rsidDel="00000000" w:rsidP="00000000" w:rsidRDefault="00000000" w:rsidRPr="00000000" w14:paraId="0000005A">
      <w:pPr>
        <w:pageBreakBefore w:val="0"/>
        <w:tabs>
          <w:tab w:val="left" w:pos="1080"/>
          <w:tab w:val="left" w:pos="1440"/>
          <w:tab w:val="left" w:pos="2160"/>
          <w:tab w:val="left" w:pos="2880"/>
          <w:tab w:val="left" w:pos="3600"/>
          <w:tab w:val="left" w:pos="4320"/>
          <w:tab w:val="left" w:pos="5040"/>
          <w:tab w:val="left" w:pos="5760"/>
          <w:tab w:val="left" w:pos="6480"/>
          <w:tab w:val="left" w:pos="7200"/>
          <w:tab w:val="left" w:pos="7920"/>
        </w:tabs>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registered under the companies act. When the building or estate is brought under</w:t>
      </w:r>
    </w:p>
    <w:p w:rsidR="00000000" w:rsidDel="00000000" w:rsidP="00000000" w:rsidRDefault="00000000" w:rsidRPr="00000000" w14:paraId="0000005B">
      <w:pPr>
        <w:pageBreakBefore w:val="0"/>
        <w:tabs>
          <w:tab w:val="left" w:pos="1080"/>
          <w:tab w:val="left" w:pos="1440"/>
          <w:tab w:val="left" w:pos="2160"/>
          <w:tab w:val="left" w:pos="2880"/>
          <w:tab w:val="left" w:pos="3600"/>
          <w:tab w:val="left" w:pos="4320"/>
          <w:tab w:val="left" w:pos="5040"/>
          <w:tab w:val="left" w:pos="5760"/>
          <w:tab w:val="left" w:pos="6480"/>
          <w:tab w:val="left" w:pos="7200"/>
          <w:tab w:val="left" w:pos="7920"/>
        </w:tabs>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the Sectional Properties Act, the corporate body automatically comes into being</w:t>
      </w:r>
    </w:p>
    <w:p w:rsidR="00000000" w:rsidDel="00000000" w:rsidP="00000000" w:rsidRDefault="00000000" w:rsidRPr="00000000" w14:paraId="0000005C">
      <w:pPr>
        <w:pageBreakBefore w:val="0"/>
        <w:tabs>
          <w:tab w:val="left" w:pos="1080"/>
          <w:tab w:val="left" w:pos="1440"/>
          <w:tab w:val="left" w:pos="2160"/>
          <w:tab w:val="left" w:pos="2880"/>
          <w:tab w:val="left" w:pos="3600"/>
          <w:tab w:val="left" w:pos="4320"/>
          <w:tab w:val="left" w:pos="5040"/>
          <w:tab w:val="left" w:pos="5760"/>
          <w:tab w:val="left" w:pos="6480"/>
          <w:tab w:val="left" w:pos="7200"/>
          <w:tab w:val="left" w:pos="7920"/>
        </w:tabs>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without requiring any other incorporation formalities to be observed.</w:t>
      </w:r>
    </w:p>
    <w:bookmarkStart w:colFirst="0" w:colLast="0" w:name="bookmark=id.tyjcwt" w:id="5"/>
    <w:bookmarkEnd w:id="5"/>
    <w:p w:rsidR="00000000" w:rsidDel="00000000" w:rsidP="00000000" w:rsidRDefault="00000000" w:rsidRPr="00000000" w14:paraId="0000005D">
      <w:pPr>
        <w:pageBreakBefore w:val="0"/>
        <w:tabs>
          <w:tab w:val="left" w:pos="1080"/>
          <w:tab w:val="left" w:pos="1440"/>
          <w:tab w:val="left" w:pos="2160"/>
          <w:tab w:val="left" w:pos="2880"/>
          <w:tab w:val="left" w:pos="3600"/>
          <w:tab w:val="left" w:pos="4320"/>
          <w:tab w:val="left" w:pos="5040"/>
          <w:tab w:val="left" w:pos="5760"/>
          <w:tab w:val="left" w:pos="6480"/>
          <w:tab w:val="left" w:pos="7200"/>
          <w:tab w:val="left" w:pos="7920"/>
        </w:tabs>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E">
      <w:pPr>
        <w:pStyle w:val="Heading1"/>
        <w:pageBreakBefore w:val="0"/>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sz w:val="24"/>
          <w:szCs w:val="24"/>
          <w:vertAlign w:val="baseline"/>
        </w:rPr>
      </w:pPr>
      <w:r w:rsidDel="00000000" w:rsidR="00000000" w:rsidRPr="00000000">
        <w:rPr>
          <w:b w:val="1"/>
          <w:sz w:val="24"/>
          <w:szCs w:val="24"/>
          <w:vertAlign w:val="baseline"/>
          <w:rtl w:val="0"/>
        </w:rPr>
        <w:t xml:space="preserve">Why was the SPA necessary?</w:t>
      </w:r>
      <w:r w:rsidDel="00000000" w:rsidR="00000000" w:rsidRPr="00000000">
        <w:rPr>
          <w:rtl w:val="0"/>
        </w:rPr>
      </w:r>
    </w:p>
    <w:p w:rsidR="00000000" w:rsidDel="00000000" w:rsidP="00000000" w:rsidRDefault="00000000" w:rsidRPr="00000000" w14:paraId="0000005F">
      <w:pPr>
        <w:pStyle w:val="Heading2"/>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b w:val="0"/>
          <w:i w:val="0"/>
          <w:sz w:val="24"/>
          <w:szCs w:val="24"/>
          <w:vertAlign w:val="baseline"/>
        </w:rPr>
      </w:pPr>
      <w:r w:rsidDel="00000000" w:rsidR="00000000" w:rsidRPr="00000000">
        <w:rPr>
          <w:b w:val="0"/>
          <w:i w:val="0"/>
          <w:sz w:val="24"/>
          <w:szCs w:val="24"/>
          <w:vertAlign w:val="baseline"/>
          <w:rtl w:val="0"/>
        </w:rPr>
        <w:t xml:space="preserve">The SPA was deemed necessary for two main reasons:</w:t>
      </w:r>
    </w:p>
    <w:p w:rsidR="00000000" w:rsidDel="00000000" w:rsidP="00000000" w:rsidRDefault="00000000" w:rsidRPr="00000000" w14:paraId="00000060">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1">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i) to provide a good security for financial institutions and other lenders; and</w:t>
      </w:r>
    </w:p>
    <w:p w:rsidR="00000000" w:rsidDel="00000000" w:rsidP="00000000" w:rsidRDefault="00000000" w:rsidRPr="00000000" w14:paraId="00000062">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ii) to make the cost of purchasing housing units more affordable to ordinary</w:t>
      </w:r>
    </w:p>
    <w:p w:rsidR="00000000" w:rsidDel="00000000" w:rsidP="00000000" w:rsidRDefault="00000000" w:rsidRPr="00000000" w14:paraId="00000063">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Kenyans.</w:t>
      </w:r>
    </w:p>
    <w:p w:rsidR="00000000" w:rsidDel="00000000" w:rsidP="00000000" w:rsidRDefault="00000000" w:rsidRPr="00000000" w14:paraId="00000064">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5">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Prior to the enactment of the SPA, the land laws in Kenya facilitated the sale and</w:t>
      </w:r>
    </w:p>
    <w:p w:rsidR="00000000" w:rsidDel="00000000" w:rsidP="00000000" w:rsidRDefault="00000000" w:rsidRPr="00000000" w14:paraId="00000066">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purchase of flats by way of creation of subleases. In the absence of a </w:t>
      </w:r>
    </w:p>
    <w:p w:rsidR="00000000" w:rsidDel="00000000" w:rsidP="00000000" w:rsidRDefault="00000000" w:rsidRPr="00000000" w14:paraId="00000067">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developed system in sectional titles, the ownership of apartments had been </w:t>
      </w:r>
    </w:p>
    <w:p w:rsidR="00000000" w:rsidDel="00000000" w:rsidP="00000000" w:rsidRDefault="00000000" w:rsidRPr="00000000" w14:paraId="00000068">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based on subleases granted by the developer carved out of the leasehold </w:t>
      </w:r>
    </w:p>
    <w:p w:rsidR="00000000" w:rsidDel="00000000" w:rsidP="00000000" w:rsidRDefault="00000000" w:rsidRPr="00000000" w14:paraId="00000069">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interest in government or Local authorities leases. </w:t>
      </w:r>
    </w:p>
    <w:sdt>
      <w:sdtPr>
        <w:tag w:val="goog_rdk_2"/>
      </w:sdtPr>
      <w:sdtContent>
        <w:p w:rsidR="00000000" w:rsidDel="00000000" w:rsidP="00000000" w:rsidRDefault="00000000" w:rsidRPr="00000000" w14:paraId="0000006A">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ins w:author="Billy Khatete" w:id="0" w:date="2022-03-29T04:19:23Z"/>
              <w:rFonts w:ascii="Arial" w:cs="Arial" w:eastAsia="Arial" w:hAnsi="Arial"/>
              <w:vertAlign w:val="baseline"/>
            </w:rPr>
          </w:pPr>
          <w:sdt>
            <w:sdtPr>
              <w:tag w:val="goog_rdk_1"/>
            </w:sdtPr>
            <w:sdtContent>
              <w:ins w:author="Billy Khatete" w:id="0" w:date="2022-03-29T04:19:23Z">
                <w:r w:rsidDel="00000000" w:rsidR="00000000" w:rsidRPr="00000000">
                  <w:rPr>
                    <w:rtl w:val="0"/>
                  </w:rPr>
                </w:r>
              </w:ins>
            </w:sdtContent>
          </w:sdt>
        </w:p>
      </w:sdtContent>
    </w:sdt>
    <w:sdt>
      <w:sdtPr>
        <w:tag w:val="goog_rdk_4"/>
      </w:sdtPr>
      <w:sdtContent>
        <w:p w:rsidR="00000000" w:rsidDel="00000000" w:rsidP="00000000" w:rsidRDefault="00000000" w:rsidRPr="00000000" w14:paraId="0000006B">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360" w:firstLine="0"/>
            <w:rPr>
              <w:rFonts w:ascii="Arial" w:cs="Arial" w:eastAsia="Arial" w:hAnsi="Arial"/>
              <w:rPrChange w:author="Billy Khatete" w:id="1" w:date="2022-03-29T04:19:23Z">
                <w:rPr>
                  <w:rFonts w:ascii="Arial" w:cs="Arial" w:eastAsia="Arial" w:hAnsi="Arial"/>
                  <w:vertAlign w:val="baseline"/>
                </w:rPr>
              </w:rPrChange>
            </w:rPr>
            <w:pPrChange w:author="Billy Khatete" w:id="0" w:date="2022-03-29T04:19:32Z">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pPr>
            </w:pPrChange>
          </w:pPr>
          <w:sdt>
            <w:sdtPr>
              <w:tag w:val="goog_rdk_3"/>
            </w:sdtPr>
            <w:sdtContent>
              <w:r w:rsidDel="00000000" w:rsidR="00000000" w:rsidRPr="00000000">
                <w:rPr>
                  <w:rtl w:val="0"/>
                </w:rPr>
              </w:r>
            </w:sdtContent>
          </w:sdt>
        </w:p>
      </w:sdtContent>
    </w:sdt>
    <w:p w:rsidR="00000000" w:rsidDel="00000000" w:rsidP="00000000" w:rsidRDefault="00000000" w:rsidRPr="00000000" w14:paraId="0000006C">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Financial</w:t>
      </w:r>
      <w:r w:rsidDel="00000000" w:rsidR="00000000" w:rsidRPr="00000000">
        <w:rPr>
          <w:rFonts w:ascii="Arial" w:cs="Arial" w:eastAsia="Arial" w:hAnsi="Arial"/>
          <w:b w:val="1"/>
          <w:vertAlign w:val="baseline"/>
          <w:rtl w:val="0"/>
        </w:rPr>
        <w:t xml:space="preserve"> </w:t>
      </w:r>
      <w:r w:rsidDel="00000000" w:rsidR="00000000" w:rsidRPr="00000000">
        <w:rPr>
          <w:rFonts w:ascii="Arial" w:cs="Arial" w:eastAsia="Arial" w:hAnsi="Arial"/>
          <w:vertAlign w:val="baseline"/>
          <w:rtl w:val="0"/>
        </w:rPr>
        <w:t xml:space="preserve">institutions such as Banks were reluctant to accept such titles as being</w:t>
      </w:r>
    </w:p>
    <w:p w:rsidR="00000000" w:rsidDel="00000000" w:rsidP="00000000" w:rsidRDefault="00000000" w:rsidRPr="00000000" w14:paraId="0000006D">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good titles for the purpose of borrowing and lending money on their security. The</w:t>
      </w:r>
    </w:p>
    <w:p w:rsidR="00000000" w:rsidDel="00000000" w:rsidP="00000000" w:rsidRDefault="00000000" w:rsidRPr="00000000" w14:paraId="0000006E">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objections frequently cited by some financial institutions and their legal advisers</w:t>
      </w:r>
    </w:p>
    <w:p w:rsidR="00000000" w:rsidDel="00000000" w:rsidP="00000000" w:rsidRDefault="00000000" w:rsidRPr="00000000" w14:paraId="0000006F">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against subleases of flats were:</w:t>
      </w:r>
    </w:p>
    <w:p w:rsidR="00000000" w:rsidDel="00000000" w:rsidP="00000000" w:rsidRDefault="00000000" w:rsidRPr="00000000" w14:paraId="00000070">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440"/>
          <w:tab w:val="left" w:pos="2160"/>
          <w:tab w:val="left" w:pos="2880"/>
          <w:tab w:val="left" w:pos="3600"/>
          <w:tab w:val="left" w:pos="4320"/>
          <w:tab w:val="left" w:pos="5040"/>
          <w:tab w:val="left" w:pos="5760"/>
          <w:tab w:val="left" w:pos="6480"/>
          <w:tab w:val="left" w:pos="7200"/>
          <w:tab w:val="left" w:pos="7920"/>
        </w:tabs>
        <w:spacing w:after="0" w:before="0" w:line="360" w:lineRule="auto"/>
        <w:ind w:right="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 sublease in respect of a flat is dependent on the head lease being kept alive for full term. On the determination of the sublease to the flat, it is not always certain that the Head lessor will grant an extension.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440"/>
          <w:tab w:val="left" w:pos="2160"/>
          <w:tab w:val="left" w:pos="2880"/>
          <w:tab w:val="left" w:pos="3600"/>
          <w:tab w:val="left" w:pos="4320"/>
          <w:tab w:val="left" w:pos="5040"/>
          <w:tab w:val="left" w:pos="5760"/>
          <w:tab w:val="left" w:pos="6480"/>
          <w:tab w:val="left" w:pos="7200"/>
          <w:tab w:val="left" w:pos="7920"/>
        </w:tabs>
        <w:spacing w:after="0" w:before="0" w:line="360" w:lineRule="auto"/>
        <w:ind w:right="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ven if the Head lessor was prepared to grant an extension, the terms were often very onerous and therefore undesirable and unacceptable to the sub lessee.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440"/>
          <w:tab w:val="left" w:pos="2160"/>
          <w:tab w:val="left" w:pos="2880"/>
          <w:tab w:val="left" w:pos="3600"/>
          <w:tab w:val="left" w:pos="4320"/>
          <w:tab w:val="left" w:pos="5040"/>
          <w:tab w:val="left" w:pos="5760"/>
          <w:tab w:val="left" w:pos="6480"/>
          <w:tab w:val="left" w:pos="7200"/>
          <w:tab w:val="left" w:pos="7920"/>
        </w:tabs>
        <w:spacing w:after="0" w:before="0" w:line="360" w:lineRule="auto"/>
        <w:ind w:right="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I</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 the determination of the Head Lease itself, the head lessor may not be allowed to apply for an extension, or may not be willing to do so which would mean that no further sublease could be available.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440"/>
          <w:tab w:val="left" w:pos="2160"/>
          <w:tab w:val="left" w:pos="2880"/>
          <w:tab w:val="left" w:pos="3600"/>
          <w:tab w:val="left" w:pos="4320"/>
          <w:tab w:val="left" w:pos="5040"/>
          <w:tab w:val="left" w:pos="5760"/>
          <w:tab w:val="left" w:pos="6480"/>
          <w:tab w:val="left" w:pos="7200"/>
          <w:tab w:val="left" w:pos="7920"/>
        </w:tabs>
        <w:spacing w:after="0" w:before="0" w:line="360" w:lineRule="auto"/>
        <w:ind w:right="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 subsistence of the sublease was dependent on the head lessee observing his obligations under the head lease.</w:t>
      </w:r>
    </w:p>
    <w:p w:rsidR="00000000" w:rsidDel="00000000" w:rsidP="00000000" w:rsidRDefault="00000000" w:rsidRPr="00000000" w14:paraId="00000075">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6">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The rapidly escalating value of land in major urban centres and ever rising cost</w:t>
      </w:r>
    </w:p>
    <w:p w:rsidR="00000000" w:rsidDel="00000000" w:rsidP="00000000" w:rsidRDefault="00000000" w:rsidRPr="00000000" w14:paraId="00000077">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building materials have put the</w:t>
      </w:r>
      <w:r w:rsidDel="00000000" w:rsidR="00000000" w:rsidRPr="00000000">
        <w:rPr>
          <w:rFonts w:ascii="Arial" w:cs="Arial" w:eastAsia="Arial" w:hAnsi="Arial"/>
          <w:b w:val="1"/>
          <w:vertAlign w:val="baseline"/>
          <w:rtl w:val="0"/>
        </w:rPr>
        <w:t xml:space="preserve"> </w:t>
      </w:r>
      <w:r w:rsidDel="00000000" w:rsidR="00000000" w:rsidRPr="00000000">
        <w:rPr>
          <w:rFonts w:ascii="Arial" w:cs="Arial" w:eastAsia="Arial" w:hAnsi="Arial"/>
          <w:vertAlign w:val="baseline"/>
          <w:rtl w:val="0"/>
        </w:rPr>
        <w:t xml:space="preserve">price of houses</w:t>
      </w:r>
      <w:r w:rsidDel="00000000" w:rsidR="00000000" w:rsidRPr="00000000">
        <w:rPr>
          <w:rFonts w:ascii="Arial" w:cs="Arial" w:eastAsia="Arial" w:hAnsi="Arial"/>
          <w:b w:val="1"/>
          <w:vertAlign w:val="baseline"/>
          <w:rtl w:val="0"/>
        </w:rPr>
        <w:t xml:space="preserve"> </w:t>
      </w:r>
      <w:r w:rsidDel="00000000" w:rsidR="00000000" w:rsidRPr="00000000">
        <w:rPr>
          <w:rFonts w:ascii="Arial" w:cs="Arial" w:eastAsia="Arial" w:hAnsi="Arial"/>
          <w:vertAlign w:val="baseline"/>
          <w:rtl w:val="0"/>
        </w:rPr>
        <w:t xml:space="preserve">beyond the reach of ordinary</w:t>
      </w:r>
    </w:p>
    <w:p w:rsidR="00000000" w:rsidDel="00000000" w:rsidP="00000000" w:rsidRDefault="00000000" w:rsidRPr="00000000" w14:paraId="00000078">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Kenyans. In order to alleviate this problem developers have had to change their</w:t>
      </w:r>
    </w:p>
    <w:p w:rsidR="00000000" w:rsidDel="00000000" w:rsidP="00000000" w:rsidRDefault="00000000" w:rsidRPr="00000000" w14:paraId="00000079">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style in development of residential units. The trend is now to develop high rise</w:t>
      </w:r>
    </w:p>
    <w:p w:rsidR="00000000" w:rsidDel="00000000" w:rsidP="00000000" w:rsidRDefault="00000000" w:rsidRPr="00000000" w14:paraId="0000007A">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apartments in formerly exclusive suburbs in Nairobi such as Kileleshwa, Lavington and Kilimani amongst others..</w:t>
      </w:r>
    </w:p>
    <w:p w:rsidR="00000000" w:rsidDel="00000000" w:rsidP="00000000" w:rsidRDefault="00000000" w:rsidRPr="00000000" w14:paraId="0000007B">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C">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In recognition of the need for a more comprehensive system of title for </w:t>
      </w:r>
    </w:p>
    <w:p w:rsidR="00000000" w:rsidDel="00000000" w:rsidP="00000000" w:rsidRDefault="00000000" w:rsidRPr="00000000" w14:paraId="0000007D">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apartment, after a careful study and research, the Government introduced the</w:t>
      </w:r>
    </w:p>
    <w:p w:rsidR="00000000" w:rsidDel="00000000" w:rsidP="00000000" w:rsidRDefault="00000000" w:rsidRPr="00000000" w14:paraId="0000007E">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Sectional Properties Act in 1987 (Act No. 21 of 1987).</w:t>
      </w:r>
    </w:p>
    <w:bookmarkStart w:colFirst="0" w:colLast="0" w:name="bookmark=id.3dy6vkm" w:id="6"/>
    <w:bookmarkEnd w:id="6"/>
    <w:p w:rsidR="00000000" w:rsidDel="00000000" w:rsidP="00000000" w:rsidRDefault="00000000" w:rsidRPr="00000000" w14:paraId="0000007F">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80">
      <w:pPr>
        <w:pStyle w:val="Heading2"/>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sz w:val="24"/>
          <w:szCs w:val="24"/>
          <w:vertAlign w:val="baseline"/>
        </w:rPr>
      </w:pPr>
      <w:r w:rsidDel="00000000" w:rsidR="00000000" w:rsidRPr="00000000">
        <w:rPr>
          <w:b w:val="1"/>
          <w:i w:val="1"/>
          <w:sz w:val="24"/>
          <w:szCs w:val="24"/>
          <w:vertAlign w:val="baseline"/>
          <w:rtl w:val="0"/>
        </w:rPr>
        <w:t xml:space="preserve">Where was the SPA derived from and how does it work there?</w:t>
      </w:r>
      <w:r w:rsidDel="00000000" w:rsidR="00000000" w:rsidRPr="00000000">
        <w:rPr>
          <w:rtl w:val="0"/>
        </w:rPr>
      </w:r>
    </w:p>
    <w:bookmarkStart w:colFirst="0" w:colLast="0" w:name="bookmark=id.1t3h5sf" w:id="7"/>
    <w:bookmarkEnd w:id="7"/>
    <w:p w:rsidR="00000000" w:rsidDel="00000000" w:rsidP="00000000" w:rsidRDefault="00000000" w:rsidRPr="00000000" w14:paraId="00000081">
      <w:pPr>
        <w:pStyle w:val="Heading2"/>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b w:val="0"/>
          <w:i w:val="0"/>
          <w:sz w:val="24"/>
          <w:szCs w:val="24"/>
          <w:vertAlign w:val="baseline"/>
        </w:rPr>
      </w:pPr>
      <w:r w:rsidDel="00000000" w:rsidR="00000000" w:rsidRPr="00000000">
        <w:rPr>
          <w:b w:val="0"/>
          <w:i w:val="0"/>
          <w:sz w:val="24"/>
          <w:szCs w:val="24"/>
          <w:vertAlign w:val="baseline"/>
          <w:rtl w:val="0"/>
        </w:rPr>
        <w:t xml:space="preserve">The Sectional Properties system of owning land was imported from Australia. In</w:t>
      </w:r>
    </w:p>
    <w:p w:rsidR="00000000" w:rsidDel="00000000" w:rsidP="00000000" w:rsidRDefault="00000000" w:rsidRPr="00000000" w14:paraId="00000082">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Australia, the sectional properties system can be traced to the demand for</w:t>
      </w:r>
    </w:p>
    <w:p w:rsidR="00000000" w:rsidDel="00000000" w:rsidP="00000000" w:rsidRDefault="00000000" w:rsidRPr="00000000" w14:paraId="00000083">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ownership rights of occupied premises, whether for residential, business,</w:t>
      </w:r>
    </w:p>
    <w:p w:rsidR="00000000" w:rsidDel="00000000" w:rsidP="00000000" w:rsidRDefault="00000000" w:rsidRPr="00000000" w14:paraId="00000084">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professional, commercial or industrial purposes, coupled with</w:t>
      </w:r>
      <w:r w:rsidDel="00000000" w:rsidR="00000000" w:rsidRPr="00000000">
        <w:rPr>
          <w:rFonts w:ascii="Arial" w:cs="Arial" w:eastAsia="Arial" w:hAnsi="Arial"/>
          <w:b w:val="1"/>
          <w:vertAlign w:val="baseline"/>
          <w:rtl w:val="0"/>
        </w:rPr>
        <w:t xml:space="preserve"> </w:t>
      </w:r>
      <w:r w:rsidDel="00000000" w:rsidR="00000000" w:rsidRPr="00000000">
        <w:rPr>
          <w:rFonts w:ascii="Arial" w:cs="Arial" w:eastAsia="Arial" w:hAnsi="Arial"/>
          <w:vertAlign w:val="baseline"/>
          <w:rtl w:val="0"/>
        </w:rPr>
        <w:t xml:space="preserve">the recognition by</w:t>
      </w:r>
    </w:p>
    <w:p w:rsidR="00000000" w:rsidDel="00000000" w:rsidP="00000000" w:rsidRDefault="00000000" w:rsidRPr="00000000" w14:paraId="00000085">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the Torrens enactments of the principle that subdivision of land may be</w:t>
      </w:r>
    </w:p>
    <w:p w:rsidR="00000000" w:rsidDel="00000000" w:rsidP="00000000" w:rsidRDefault="00000000" w:rsidRPr="00000000" w14:paraId="00000086">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horizontal as well as vertical brought within the ambit of the Torrens system the</w:t>
      </w:r>
    </w:p>
    <w:p w:rsidR="00000000" w:rsidDel="00000000" w:rsidP="00000000" w:rsidRDefault="00000000" w:rsidRPr="00000000" w14:paraId="00000087">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b w:val="0"/>
          <w:vertAlign w:val="baseline"/>
        </w:rPr>
      </w:pPr>
      <w:r w:rsidDel="00000000" w:rsidR="00000000" w:rsidRPr="00000000">
        <w:rPr>
          <w:rFonts w:ascii="Arial" w:cs="Arial" w:eastAsia="Arial" w:hAnsi="Arial"/>
          <w:vertAlign w:val="baseline"/>
          <w:rtl w:val="0"/>
        </w:rPr>
        <w:t xml:space="preserve">type of title known as “stratum estates” or “strata title”</w:t>
      </w:r>
      <w:r w:rsidDel="00000000" w:rsidR="00000000" w:rsidRPr="00000000">
        <w:rPr>
          <w:rFonts w:ascii="Arial" w:cs="Arial" w:eastAsia="Arial" w:hAnsi="Arial"/>
          <w:b w:val="1"/>
          <w:vertAlign w:val="baseline"/>
          <w:rtl w:val="0"/>
        </w:rPr>
        <w:t xml:space="preserve">.</w:t>
      </w:r>
      <w:r w:rsidDel="00000000" w:rsidR="00000000" w:rsidRPr="00000000">
        <w:rPr>
          <w:rtl w:val="0"/>
        </w:rPr>
      </w:r>
    </w:p>
    <w:p w:rsidR="00000000" w:rsidDel="00000000" w:rsidP="00000000" w:rsidRDefault="00000000" w:rsidRPr="00000000" w14:paraId="00000088">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b w:val="0"/>
          <w:i w:val="0"/>
          <w:vertAlign w:val="baseline"/>
        </w:rPr>
      </w:pPr>
      <w:r w:rsidDel="00000000" w:rsidR="00000000" w:rsidRPr="00000000">
        <w:rPr>
          <w:rtl w:val="0"/>
        </w:rPr>
      </w:r>
    </w:p>
    <w:p w:rsidR="00000000" w:rsidDel="00000000" w:rsidP="00000000" w:rsidRDefault="00000000" w:rsidRPr="00000000" w14:paraId="00000089">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In the State of Victoria, Australia, amendments made to the Victorian </w:t>
      </w:r>
    </w:p>
    <w:p w:rsidR="00000000" w:rsidDel="00000000" w:rsidP="00000000" w:rsidRDefault="00000000" w:rsidRPr="00000000" w14:paraId="0000008A">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Transfer of Land Act 1958 by the Transfer of Land (Stratum Estates Act) </w:t>
      </w:r>
    </w:p>
    <w:p w:rsidR="00000000" w:rsidDel="00000000" w:rsidP="00000000" w:rsidRDefault="00000000" w:rsidRPr="00000000" w14:paraId="0000008B">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1960, No. 6646, led the way to the institution of special strata titles legislation in</w:t>
      </w:r>
    </w:p>
    <w:p w:rsidR="00000000" w:rsidDel="00000000" w:rsidP="00000000" w:rsidRDefault="00000000" w:rsidRPr="00000000" w14:paraId="0000008C">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all the other Australian States. Under section 98 of the 1958 Act as substituted</w:t>
      </w:r>
    </w:p>
    <w:p w:rsidR="00000000" w:rsidDel="00000000" w:rsidP="00000000" w:rsidRDefault="00000000" w:rsidRPr="00000000" w14:paraId="0000008D">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by Act No. 6544 of 1959, a building might be subdivided into separate units by a</w:t>
      </w:r>
    </w:p>
    <w:p w:rsidR="00000000" w:rsidDel="00000000" w:rsidP="00000000" w:rsidRDefault="00000000" w:rsidRPr="00000000" w14:paraId="0000008E">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plan of sub-division which described each stratum unit by boundaries and </w:t>
      </w:r>
    </w:p>
    <w:p w:rsidR="00000000" w:rsidDel="00000000" w:rsidP="00000000" w:rsidRDefault="00000000" w:rsidRPr="00000000" w14:paraId="0000008F">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elevation.</w:t>
      </w:r>
    </w:p>
    <w:p w:rsidR="00000000" w:rsidDel="00000000" w:rsidP="00000000" w:rsidRDefault="00000000" w:rsidRPr="00000000" w14:paraId="00000090">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1">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When sealed by the relevant local government corporation, this might be lodged</w:t>
      </w:r>
    </w:p>
    <w:p w:rsidR="00000000" w:rsidDel="00000000" w:rsidP="00000000" w:rsidRDefault="00000000" w:rsidRPr="00000000" w14:paraId="00000092">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with the Registrar of Titles for registration and on sale of a unit the stratum or</w:t>
      </w:r>
    </w:p>
    <w:p w:rsidR="00000000" w:rsidDel="00000000" w:rsidP="00000000" w:rsidRDefault="00000000" w:rsidRPr="00000000" w14:paraId="00000093">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sectPr>
          <w:type w:val="continuous"/>
          <w:pgSz w:h="16837" w:w="11905" w:orient="portrait"/>
          <w:pgMar w:bottom="1440" w:top="1440" w:left="1440" w:right="1440" w:header="1440" w:footer="1440"/>
        </w:sectPr>
      </w:pPr>
      <w:r w:rsidDel="00000000" w:rsidR="00000000" w:rsidRPr="00000000">
        <w:rPr>
          <w:rFonts w:ascii="Arial" w:cs="Arial" w:eastAsia="Arial" w:hAnsi="Arial"/>
          <w:vertAlign w:val="baseline"/>
          <w:rtl w:val="0"/>
        </w:rPr>
        <w:t xml:space="preserve">portion thereof occupied by the unit as numbered on the plan could be separately</w:t>
      </w:r>
    </w:p>
    <w:p w:rsidR="00000000" w:rsidDel="00000000" w:rsidP="00000000" w:rsidRDefault="00000000" w:rsidRPr="00000000" w14:paraId="00000094">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transferred and a certificate of title for the unit issued.</w:t>
      </w:r>
    </w:p>
    <w:p w:rsidR="00000000" w:rsidDel="00000000" w:rsidP="00000000" w:rsidRDefault="00000000" w:rsidRPr="00000000" w14:paraId="00000095">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6">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A holding or service company was formed to which title to the land in and around</w:t>
      </w:r>
    </w:p>
    <w:p w:rsidR="00000000" w:rsidDel="00000000" w:rsidP="00000000" w:rsidRDefault="00000000" w:rsidRPr="00000000" w14:paraId="00000097">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the building, the foundations, roofs common stairways, passages, outbuildings,</w:t>
      </w:r>
    </w:p>
    <w:p w:rsidR="00000000" w:rsidDel="00000000" w:rsidP="00000000" w:rsidRDefault="00000000" w:rsidRPr="00000000" w14:paraId="00000098">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common fixtures, service and equipment and fences were transferred, and a</w:t>
      </w:r>
    </w:p>
    <w:p w:rsidR="00000000" w:rsidDel="00000000" w:rsidP="00000000" w:rsidRDefault="00000000" w:rsidRPr="00000000" w14:paraId="00000099">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group of shares in the company corresponding with the unit acquired by the</w:t>
      </w:r>
    </w:p>
    <w:p w:rsidR="00000000" w:rsidDel="00000000" w:rsidP="00000000" w:rsidRDefault="00000000" w:rsidRPr="00000000" w14:paraId="0000009A">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purchaser was allotted to each purchaser.</w:t>
      </w:r>
    </w:p>
    <w:p w:rsidR="00000000" w:rsidDel="00000000" w:rsidP="00000000" w:rsidRDefault="00000000" w:rsidRPr="00000000" w14:paraId="0000009B">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C">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A common deed of agreement was entered into between the company and the</w:t>
      </w:r>
    </w:p>
    <w:p w:rsidR="00000000" w:rsidDel="00000000" w:rsidP="00000000" w:rsidRDefault="00000000" w:rsidRPr="00000000" w14:paraId="0000009D">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owner of each unit regulating the use and maintenance and servicing of the</w:t>
      </w:r>
    </w:p>
    <w:p w:rsidR="00000000" w:rsidDel="00000000" w:rsidP="00000000" w:rsidRDefault="00000000" w:rsidRPr="00000000" w14:paraId="0000009E">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common parts of the building. A charge was registered over each unit to secure</w:t>
      </w:r>
    </w:p>
    <w:p w:rsidR="00000000" w:rsidDel="00000000" w:rsidP="00000000" w:rsidRDefault="00000000" w:rsidRPr="00000000" w14:paraId="0000009F">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payments under the common deed. The rights and liabilities of the various unit</w:t>
      </w:r>
    </w:p>
    <w:p w:rsidR="00000000" w:rsidDel="00000000" w:rsidP="00000000" w:rsidRDefault="00000000" w:rsidRPr="00000000" w14:paraId="000000A0">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owners and the company were regulated by the articles of association of the</w:t>
      </w:r>
    </w:p>
    <w:p w:rsidR="00000000" w:rsidDel="00000000" w:rsidP="00000000" w:rsidRDefault="00000000" w:rsidRPr="00000000" w14:paraId="000000A1">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company, the instrument of transfer, the common deed, the charge and section</w:t>
      </w:r>
    </w:p>
    <w:p w:rsidR="00000000" w:rsidDel="00000000" w:rsidP="00000000" w:rsidRDefault="00000000" w:rsidRPr="00000000" w14:paraId="000000A2">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98 of the Transfer of land Act 1958.</w:t>
      </w:r>
    </w:p>
    <w:p w:rsidR="00000000" w:rsidDel="00000000" w:rsidP="00000000" w:rsidRDefault="00000000" w:rsidRPr="00000000" w14:paraId="000000A3">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4">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This legislation has now been superseded in Victoria by the Strata Titles Act</w:t>
      </w:r>
    </w:p>
    <w:p w:rsidR="00000000" w:rsidDel="00000000" w:rsidP="00000000" w:rsidRDefault="00000000" w:rsidRPr="00000000" w14:paraId="000000A5">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1967, No. 7751 which contains provisions for conversion of existing building</w:t>
      </w:r>
    </w:p>
    <w:p w:rsidR="00000000" w:rsidDel="00000000" w:rsidP="00000000" w:rsidRDefault="00000000" w:rsidRPr="00000000" w14:paraId="000000A6">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schemes of subdivision into schemes under the later Act.</w:t>
      </w:r>
    </w:p>
    <w:p w:rsidR="00000000" w:rsidDel="00000000" w:rsidP="00000000" w:rsidRDefault="00000000" w:rsidRPr="00000000" w14:paraId="000000A7">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8">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The New South Wales Conveyancing (Strata Titles) Act 1961, No.17 (amended</w:t>
      </w:r>
    </w:p>
    <w:p w:rsidR="00000000" w:rsidDel="00000000" w:rsidP="00000000" w:rsidRDefault="00000000" w:rsidRPr="00000000" w14:paraId="000000A9">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by 1961, No. 65) became the forerunner of the present type of Strata</w:t>
      </w:r>
    </w:p>
    <w:p w:rsidR="00000000" w:rsidDel="00000000" w:rsidP="00000000" w:rsidRDefault="00000000" w:rsidRPr="00000000" w14:paraId="000000AA">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titles legislation in all the Australian States.</w:t>
      </w:r>
    </w:p>
    <w:p w:rsidR="00000000" w:rsidDel="00000000" w:rsidP="00000000" w:rsidRDefault="00000000" w:rsidRPr="00000000" w14:paraId="000000AB">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C">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The Acts are the Building Unit Titles Act 1965, No. 3 in the State of Queensland,</w:t>
      </w:r>
    </w:p>
    <w:p w:rsidR="00000000" w:rsidDel="00000000" w:rsidP="00000000" w:rsidRDefault="00000000" w:rsidRPr="00000000" w14:paraId="000000AD">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the Real Property Act Amendment (Strata titles) Act 1967, No. 37 in the State of</w:t>
      </w:r>
    </w:p>
    <w:p w:rsidR="00000000" w:rsidDel="00000000" w:rsidP="00000000" w:rsidRDefault="00000000" w:rsidRPr="00000000" w14:paraId="000000AE">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South Australia, the Strata Titles Act 1966 No. 39 in the State of Western</w:t>
      </w:r>
    </w:p>
    <w:p w:rsidR="00000000" w:rsidDel="00000000" w:rsidP="00000000" w:rsidRDefault="00000000" w:rsidRPr="00000000" w14:paraId="000000AF">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sectPr>
          <w:type w:val="continuous"/>
          <w:pgSz w:h="16837" w:w="11905" w:orient="portrait"/>
          <w:pgMar w:bottom="1440" w:top="1440" w:left="1440" w:right="1440" w:header="1440" w:footer="1440"/>
        </w:sectPr>
      </w:pPr>
      <w:r w:rsidDel="00000000" w:rsidR="00000000" w:rsidRPr="00000000">
        <w:rPr>
          <w:rFonts w:ascii="Arial" w:cs="Arial" w:eastAsia="Arial" w:hAnsi="Arial"/>
          <w:vertAlign w:val="baseline"/>
          <w:rtl w:val="0"/>
        </w:rPr>
        <w:t xml:space="preserve">Australia and the Conveyancing and Law of Property Act 1962 , No. 72 in the</w:t>
      </w:r>
    </w:p>
    <w:p w:rsidR="00000000" w:rsidDel="00000000" w:rsidP="00000000" w:rsidRDefault="00000000" w:rsidRPr="00000000" w14:paraId="000000B0">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State of Tasmania.</w:t>
      </w:r>
    </w:p>
    <w:p w:rsidR="00000000" w:rsidDel="00000000" w:rsidP="00000000" w:rsidRDefault="00000000" w:rsidRPr="00000000" w14:paraId="000000B1">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B2">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In all States other than Tasmania, provisions were made for Strata titles to be</w:t>
      </w:r>
    </w:p>
    <w:p w:rsidR="00000000" w:rsidDel="00000000" w:rsidP="00000000" w:rsidRDefault="00000000" w:rsidRPr="00000000" w14:paraId="000000B3">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issued only in respect of land under the famous Torrens system of title. Broadly</w:t>
      </w:r>
    </w:p>
    <w:p w:rsidR="00000000" w:rsidDel="00000000" w:rsidP="00000000" w:rsidRDefault="00000000" w:rsidRPr="00000000" w14:paraId="000000B4">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speaking, the normal features of Strata titles in all the Australian States are:</w:t>
      </w:r>
    </w:p>
    <w:p w:rsidR="00000000" w:rsidDel="00000000" w:rsidP="00000000" w:rsidRDefault="00000000" w:rsidRPr="00000000" w14:paraId="000000B5">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B6">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1. The registration of a Strata or stratum plan delineating the area of land on</w:t>
      </w:r>
    </w:p>
    <w:p w:rsidR="00000000" w:rsidDel="00000000" w:rsidP="00000000" w:rsidRDefault="00000000" w:rsidRPr="00000000" w14:paraId="000000B7">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which the building is erected and showing the location of the building and</w:t>
      </w:r>
    </w:p>
    <w:p w:rsidR="00000000" w:rsidDel="00000000" w:rsidP="00000000" w:rsidRDefault="00000000" w:rsidRPr="00000000" w14:paraId="000000B8">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defining the position and boundaries of each “lot”or apartment in the building.</w:t>
      </w:r>
    </w:p>
    <w:p w:rsidR="00000000" w:rsidDel="00000000" w:rsidP="00000000" w:rsidRDefault="00000000" w:rsidRPr="00000000" w14:paraId="000000B9">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This position is reflected in part two of the Kenyan SPA.</w:t>
      </w:r>
    </w:p>
    <w:p w:rsidR="00000000" w:rsidDel="00000000" w:rsidP="00000000" w:rsidRDefault="00000000" w:rsidRPr="00000000" w14:paraId="000000BA">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BB">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2. The implication in favour of each “lot” of easements of subjacent and lateral</w:t>
      </w:r>
    </w:p>
    <w:p w:rsidR="00000000" w:rsidDel="00000000" w:rsidP="00000000" w:rsidRDefault="00000000" w:rsidRPr="00000000" w14:paraId="000000BC">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support by other lots, an easement of shelter by the parts of the building</w:t>
      </w:r>
    </w:p>
    <w:p w:rsidR="00000000" w:rsidDel="00000000" w:rsidP="00000000" w:rsidRDefault="00000000" w:rsidRPr="00000000" w14:paraId="000000BD">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affording shelter and of easements for services such as water,</w:t>
      </w:r>
    </w:p>
    <w:p w:rsidR="00000000" w:rsidDel="00000000" w:rsidP="00000000" w:rsidRDefault="00000000" w:rsidRPr="00000000" w14:paraId="000000BE">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sewerage, drainage, gas, electricity and the like.</w:t>
      </w:r>
    </w:p>
    <w:p w:rsidR="00000000" w:rsidDel="00000000" w:rsidP="00000000" w:rsidRDefault="00000000" w:rsidRPr="00000000" w14:paraId="000000BF">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C0">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3. The vesting of the common property, that is, so much of the land as is not</w:t>
      </w:r>
    </w:p>
    <w:p w:rsidR="00000000" w:rsidDel="00000000" w:rsidP="00000000" w:rsidRDefault="00000000" w:rsidRPr="00000000" w14:paraId="000000C1">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included in a lot such as halls, stairways, passages, lifts and the land surrounding</w:t>
      </w:r>
    </w:p>
    <w:p w:rsidR="00000000" w:rsidDel="00000000" w:rsidP="00000000" w:rsidRDefault="00000000" w:rsidRPr="00000000" w14:paraId="000000C2">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the building, in the lot owners as tenants in common so that each owner is</w:t>
      </w:r>
    </w:p>
    <w:p w:rsidR="00000000" w:rsidDel="00000000" w:rsidP="00000000" w:rsidRDefault="00000000" w:rsidRPr="00000000" w14:paraId="000000C3">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proprietor of his lot plus an undivided share in the “common property". This share</w:t>
      </w:r>
    </w:p>
    <w:p w:rsidR="00000000" w:rsidDel="00000000" w:rsidP="00000000" w:rsidRDefault="00000000" w:rsidRPr="00000000" w14:paraId="000000C4">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is proportional to the proprietor’s ‘unit entitlement that is, the relative fractional</w:t>
      </w:r>
    </w:p>
    <w:p w:rsidR="00000000" w:rsidDel="00000000" w:rsidP="00000000" w:rsidRDefault="00000000" w:rsidRPr="00000000" w14:paraId="000000C5">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value of the whole building assigned to his lot on the plan. Apart from the mere</w:t>
      </w:r>
    </w:p>
    <w:p w:rsidR="00000000" w:rsidDel="00000000" w:rsidP="00000000" w:rsidRDefault="00000000" w:rsidRPr="00000000" w14:paraId="000000C6">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fractional ownership of the common property the unit entitlement determines his</w:t>
      </w:r>
    </w:p>
    <w:p w:rsidR="00000000" w:rsidDel="00000000" w:rsidP="00000000" w:rsidRDefault="00000000" w:rsidRPr="00000000" w14:paraId="000000C7">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proportion of the total upkeep contributions. In South Australia however, the</w:t>
      </w:r>
    </w:p>
    <w:p w:rsidR="00000000" w:rsidDel="00000000" w:rsidP="00000000" w:rsidRDefault="00000000" w:rsidRPr="00000000" w14:paraId="000000C8">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corporation is the registered proprietor of the common property.</w:t>
      </w:r>
    </w:p>
    <w:p w:rsidR="00000000" w:rsidDel="00000000" w:rsidP="00000000" w:rsidRDefault="00000000" w:rsidRPr="00000000" w14:paraId="000000C9">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4. The formation of the combined proprietors into a body corporate or</w:t>
      </w:r>
    </w:p>
    <w:p w:rsidR="00000000" w:rsidDel="00000000" w:rsidP="00000000" w:rsidRDefault="00000000" w:rsidRPr="00000000" w14:paraId="000000CA">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"corporation" invested with the duties of seeing to the insurance of the building,</w:t>
      </w:r>
    </w:p>
    <w:p w:rsidR="00000000" w:rsidDel="00000000" w:rsidP="00000000" w:rsidRDefault="00000000" w:rsidRPr="00000000" w14:paraId="000000CB">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the maintenance and upkeep of the common property and with power to</w:t>
      </w:r>
    </w:p>
    <w:p w:rsidR="00000000" w:rsidDel="00000000" w:rsidP="00000000" w:rsidRDefault="00000000" w:rsidRPr="00000000" w14:paraId="000000CC">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establish a maintenance fund and to levy and recover contributions from the</w:t>
      </w:r>
    </w:p>
    <w:p w:rsidR="00000000" w:rsidDel="00000000" w:rsidP="00000000" w:rsidRDefault="00000000" w:rsidRPr="00000000" w14:paraId="000000CD">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proprietors. In some jurisdictions such as New South Wales, municipal rates are</w:t>
      </w:r>
    </w:p>
    <w:p w:rsidR="00000000" w:rsidDel="00000000" w:rsidP="00000000" w:rsidRDefault="00000000" w:rsidRPr="00000000" w14:paraId="000000CE">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levied not on the property as a whole but on the individual lot holders.</w:t>
      </w:r>
    </w:p>
    <w:p w:rsidR="00000000" w:rsidDel="00000000" w:rsidP="00000000" w:rsidRDefault="00000000" w:rsidRPr="00000000" w14:paraId="000000CF">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0">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5. The establishment of rules or by laws, some of which may only be altered by unanimous resolution and others of which may be added to, amended or repealed and replaced by the body corporate in general meetings. These rules govern the duties of proprietors, the duties and powers of the body corporate, the composition, election, duties and</w:t>
      </w:r>
    </w:p>
    <w:p w:rsidR="00000000" w:rsidDel="00000000" w:rsidP="00000000" w:rsidRDefault="00000000" w:rsidRPr="00000000" w14:paraId="000000D1">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powers of the council of the body corporate, the holdings of meetings</w:t>
      </w:r>
    </w:p>
    <w:p w:rsidR="00000000" w:rsidDel="00000000" w:rsidP="00000000" w:rsidRDefault="00000000" w:rsidRPr="00000000" w14:paraId="000000D2">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of the members and proceedings and voting at such meeting and the regulation of duties of individual proprietors in relation to the building and the common property.</w:t>
      </w:r>
    </w:p>
    <w:p w:rsidR="00000000" w:rsidDel="00000000" w:rsidP="00000000" w:rsidRDefault="00000000" w:rsidRPr="00000000" w14:paraId="000000D3">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4">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6. A very important provision for the adjudication of rights of the proprietors </w:t>
      </w:r>
      <w:r w:rsidDel="00000000" w:rsidR="00000000" w:rsidRPr="00000000">
        <w:rPr>
          <w:rFonts w:ascii="Arial" w:cs="Arial" w:eastAsia="Arial" w:hAnsi="Arial"/>
          <w:i w:val="1"/>
          <w:vertAlign w:val="baseline"/>
          <w:rtl w:val="0"/>
        </w:rPr>
        <w:t xml:space="preserve">inter se</w:t>
      </w:r>
      <w:r w:rsidDel="00000000" w:rsidR="00000000" w:rsidRPr="00000000">
        <w:rPr>
          <w:rFonts w:ascii="Arial" w:cs="Arial" w:eastAsia="Arial" w:hAnsi="Arial"/>
          <w:vertAlign w:val="baseline"/>
          <w:rtl w:val="0"/>
        </w:rPr>
        <w:t xml:space="preserve"> in the event of the destruction or damage amounting to destruction of the building.</w:t>
      </w:r>
    </w:p>
    <w:p w:rsidR="00000000" w:rsidDel="00000000" w:rsidP="00000000" w:rsidRDefault="00000000" w:rsidRPr="00000000" w14:paraId="000000D5">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b w:val="0"/>
          <w:vertAlign w:val="baseline"/>
        </w:rPr>
      </w:pPr>
      <w:r w:rsidDel="00000000" w:rsidR="00000000" w:rsidRPr="00000000">
        <w:rPr>
          <w:rtl w:val="0"/>
        </w:rPr>
      </w:r>
    </w:p>
    <w:bookmarkStart w:colFirst="0" w:colLast="0" w:name="bookmark=id.4d34og8" w:id="8"/>
    <w:bookmarkEnd w:id="8"/>
    <w:p w:rsidR="00000000" w:rsidDel="00000000" w:rsidP="00000000" w:rsidRDefault="00000000" w:rsidRPr="00000000" w14:paraId="000000D6">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What is the Sectional Property Land Regime?</w:t>
      </w:r>
      <w:r w:rsidDel="00000000" w:rsidR="00000000" w:rsidRPr="00000000">
        <w:rPr>
          <w:rtl w:val="0"/>
        </w:rPr>
      </w:r>
    </w:p>
    <w:p w:rsidR="00000000" w:rsidDel="00000000" w:rsidP="00000000" w:rsidRDefault="00000000" w:rsidRPr="00000000" w14:paraId="000000D7">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8">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The system of Sectional Property entails the following.</w:t>
      </w:r>
    </w:p>
    <w:p w:rsidR="00000000" w:rsidDel="00000000" w:rsidP="00000000" w:rsidRDefault="00000000" w:rsidRPr="00000000" w14:paraId="000000D9">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A">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a. The division of buildings into sections and common property and for the</w:t>
      </w:r>
    </w:p>
    <w:p w:rsidR="00000000" w:rsidDel="00000000" w:rsidP="00000000" w:rsidRDefault="00000000" w:rsidRPr="00000000" w14:paraId="000000DB">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acquisition of separate ownership in such section coupled with joint ownership of</w:t>
      </w:r>
    </w:p>
    <w:p w:rsidR="00000000" w:rsidDel="00000000" w:rsidP="00000000" w:rsidRDefault="00000000" w:rsidRPr="00000000" w14:paraId="000000DC">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such common property.</w:t>
      </w:r>
    </w:p>
    <w:p w:rsidR="00000000" w:rsidDel="00000000" w:rsidP="00000000" w:rsidRDefault="00000000" w:rsidRPr="00000000" w14:paraId="000000DD">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b. control of certain incidents attaching to separate ownership in such sections</w:t>
      </w:r>
    </w:p>
    <w:p w:rsidR="00000000" w:rsidDel="00000000" w:rsidP="00000000" w:rsidRDefault="00000000" w:rsidRPr="00000000" w14:paraId="000000DE">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and the joint ownership in such common property.</w:t>
      </w:r>
    </w:p>
    <w:p w:rsidR="00000000" w:rsidDel="00000000" w:rsidP="00000000" w:rsidRDefault="00000000" w:rsidRPr="00000000" w14:paraId="000000DF">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c. Registration of leases and other interests in respect of parts of buildings.</w:t>
      </w:r>
    </w:p>
    <w:p w:rsidR="00000000" w:rsidDel="00000000" w:rsidP="00000000" w:rsidRDefault="00000000" w:rsidRPr="00000000" w14:paraId="000000E0">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E1">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The process of creation of sectional properties for a given buliding starts with</w:t>
      </w:r>
    </w:p>
    <w:p w:rsidR="00000000" w:rsidDel="00000000" w:rsidP="00000000" w:rsidRDefault="00000000" w:rsidRPr="00000000" w14:paraId="000000E2">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registration of a sectional plan by the Registrar at the instance of the registered</w:t>
      </w:r>
    </w:p>
    <w:p w:rsidR="00000000" w:rsidDel="00000000" w:rsidP="00000000" w:rsidRDefault="00000000" w:rsidRPr="00000000" w14:paraId="000000E3">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owner of the parcel as per section 4 of the SPA.</w:t>
      </w:r>
    </w:p>
    <w:p w:rsidR="00000000" w:rsidDel="00000000" w:rsidP="00000000" w:rsidRDefault="00000000" w:rsidRPr="00000000" w14:paraId="000000E4">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A sectional plan means a plan of the building which is intended to bring under the</w:t>
      </w:r>
    </w:p>
    <w:p w:rsidR="00000000" w:rsidDel="00000000" w:rsidP="00000000" w:rsidRDefault="00000000" w:rsidRPr="00000000" w14:paraId="000000E5">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SPA prepared by an Architect or a registered Building Surveyor registered under</w:t>
      </w:r>
    </w:p>
    <w:p w:rsidR="00000000" w:rsidDel="00000000" w:rsidP="00000000" w:rsidRDefault="00000000" w:rsidRPr="00000000" w14:paraId="000000E6">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the Building Surveyors chapter of the Institution of Surveyors in Kenya as per</w:t>
      </w:r>
    </w:p>
    <w:p w:rsidR="00000000" w:rsidDel="00000000" w:rsidP="00000000" w:rsidRDefault="00000000" w:rsidRPr="00000000" w14:paraId="000000E7">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section 11 of the SPA. </w:t>
      </w:r>
    </w:p>
    <w:p w:rsidR="00000000" w:rsidDel="00000000" w:rsidP="00000000" w:rsidRDefault="00000000" w:rsidRPr="00000000" w14:paraId="000000E8">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E9">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The sectional plan must be approved by a Local Authority. As provided for in</w:t>
      </w:r>
    </w:p>
    <w:p w:rsidR="00000000" w:rsidDel="00000000" w:rsidP="00000000" w:rsidRDefault="00000000" w:rsidRPr="00000000" w14:paraId="000000EA">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sub-section 11 (b) of the SPA.</w:t>
      </w:r>
    </w:p>
    <w:p w:rsidR="00000000" w:rsidDel="00000000" w:rsidP="00000000" w:rsidRDefault="00000000" w:rsidRPr="00000000" w14:paraId="000000EB">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EC">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Upon registration of the sectional plan, the following will happen as provided for </w:t>
      </w:r>
    </w:p>
    <w:p w:rsidR="00000000" w:rsidDel="00000000" w:rsidP="00000000" w:rsidRDefault="00000000" w:rsidRPr="00000000" w14:paraId="000000ED">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at sub-sections 5 (1) - ( 6):</w:t>
      </w:r>
    </w:p>
    <w:p w:rsidR="00000000" w:rsidDel="00000000" w:rsidP="00000000" w:rsidRDefault="00000000" w:rsidRPr="00000000" w14:paraId="000000EE">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1440"/>
          <w:tab w:val="left" w:pos="2160"/>
          <w:tab w:val="left" w:pos="2880"/>
          <w:tab w:val="left" w:pos="3600"/>
          <w:tab w:val="left" w:pos="4320"/>
          <w:tab w:val="left" w:pos="5040"/>
          <w:tab w:val="left" w:pos="5760"/>
          <w:tab w:val="left" w:pos="6480"/>
          <w:tab w:val="left" w:pos="7200"/>
          <w:tab w:val="left" w:pos="7920"/>
        </w:tabs>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register of the parcel described shall be closed;</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1440"/>
          <w:tab w:val="left" w:pos="2160"/>
          <w:tab w:val="left" w:pos="2880"/>
          <w:tab w:val="left" w:pos="3600"/>
          <w:tab w:val="left" w:pos="4320"/>
          <w:tab w:val="left" w:pos="5040"/>
          <w:tab w:val="left" w:pos="5760"/>
          <w:tab w:val="left" w:pos="6480"/>
          <w:tab w:val="left" w:pos="7200"/>
          <w:tab w:val="left" w:pos="7920"/>
        </w:tabs>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separate register of each unit described therein shall be opened;</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1440"/>
          <w:tab w:val="left" w:pos="2160"/>
          <w:tab w:val="left" w:pos="2880"/>
          <w:tab w:val="left" w:pos="3600"/>
          <w:tab w:val="left" w:pos="4320"/>
          <w:tab w:val="left" w:pos="5040"/>
          <w:tab w:val="left" w:pos="5760"/>
          <w:tab w:val="left" w:pos="6480"/>
          <w:tab w:val="left" w:pos="7200"/>
          <w:tab w:val="left" w:pos="7920"/>
        </w:tabs>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certificate of sectional property shall be issued for each unit.</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1440"/>
          <w:tab w:val="left" w:pos="2160"/>
          <w:tab w:val="left" w:pos="2880"/>
          <w:tab w:val="left" w:pos="3600"/>
          <w:tab w:val="left" w:pos="4320"/>
          <w:tab w:val="left" w:pos="5040"/>
          <w:tab w:val="left" w:pos="5760"/>
          <w:tab w:val="left" w:pos="6480"/>
          <w:tab w:val="left" w:pos="7200"/>
          <w:tab w:val="left" w:pos="7920"/>
        </w:tabs>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Registrar shall submit a copy of the Sectional Plan to the local authority within whose area the parcel is located.</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1440"/>
          <w:tab w:val="left" w:pos="2160"/>
          <w:tab w:val="left" w:pos="2880"/>
          <w:tab w:val="left" w:pos="3600"/>
          <w:tab w:val="left" w:pos="4320"/>
          <w:tab w:val="left" w:pos="5040"/>
          <w:tab w:val="left" w:pos="5760"/>
          <w:tab w:val="left" w:pos="6480"/>
          <w:tab w:val="left" w:pos="7200"/>
          <w:tab w:val="left" w:pos="7920"/>
        </w:tabs>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Interests affecting the parcel appearing in the Register that has been closed shall be endorsed on the registers opened for each unit and on the certificate of sectional property for each unit.</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1440"/>
          <w:tab w:val="left" w:pos="2160"/>
          <w:tab w:val="left" w:pos="2880"/>
          <w:tab w:val="left" w:pos="3600"/>
          <w:tab w:val="left" w:pos="4320"/>
          <w:tab w:val="left" w:pos="5040"/>
          <w:tab w:val="left" w:pos="5760"/>
          <w:tab w:val="left" w:pos="6480"/>
          <w:tab w:val="left" w:pos="7200"/>
          <w:tab w:val="left" w:pos="7920"/>
        </w:tabs>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title to a unit comprised in the sectional plan shall, with effect from the date of the registration of the sectional plan be deemed to be issued under the RLA which shall accordingly apply to all transactions relating to the unit.</w:t>
      </w:r>
      <w:r w:rsidDel="00000000" w:rsidR="00000000" w:rsidRPr="00000000">
        <w:rPr>
          <w:rtl w:val="0"/>
        </w:rPr>
      </w:r>
    </w:p>
    <w:p w:rsidR="00000000" w:rsidDel="00000000" w:rsidP="00000000" w:rsidRDefault="00000000" w:rsidRPr="00000000" w14:paraId="000000F5">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F6">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Sub-section 3 (1) of the SPA defines “common property”as all that portion of the</w:t>
      </w:r>
    </w:p>
    <w:p w:rsidR="00000000" w:rsidDel="00000000" w:rsidP="00000000" w:rsidRDefault="00000000" w:rsidRPr="00000000" w14:paraId="000000F7">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entire sectional property which is not comprised in a unit shown in a sectional</w:t>
      </w:r>
    </w:p>
    <w:p w:rsidR="00000000" w:rsidDel="00000000" w:rsidP="00000000" w:rsidRDefault="00000000" w:rsidRPr="00000000" w14:paraId="000000F8">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plan.of units. The term refers to everything from the skin of the walls, ceilings and</w:t>
      </w:r>
    </w:p>
    <w:p w:rsidR="00000000" w:rsidDel="00000000" w:rsidP="00000000" w:rsidRDefault="00000000" w:rsidRPr="00000000" w14:paraId="000000F9">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floor of each unit outwards. Extensions of the units balconies, roads, walkways,</w:t>
      </w:r>
    </w:p>
    <w:p w:rsidR="00000000" w:rsidDel="00000000" w:rsidP="00000000" w:rsidRDefault="00000000" w:rsidRPr="00000000" w14:paraId="000000FA">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parking areas and recreational facilities usually form part of the common</w:t>
      </w:r>
    </w:p>
    <w:p w:rsidR="00000000" w:rsidDel="00000000" w:rsidP="00000000" w:rsidRDefault="00000000" w:rsidRPr="00000000" w14:paraId="000000FB">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property. The Corporation does not hold the common property beneficially, but</w:t>
      </w:r>
    </w:p>
    <w:p w:rsidR="00000000" w:rsidDel="00000000" w:rsidP="00000000" w:rsidRDefault="00000000" w:rsidRPr="00000000" w14:paraId="000000FC">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only as an agent for the units owners. No title deed is issued in respect of the</w:t>
      </w:r>
    </w:p>
    <w:p w:rsidR="00000000" w:rsidDel="00000000" w:rsidP="00000000" w:rsidRDefault="00000000" w:rsidRPr="00000000" w14:paraId="000000FD">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common property but upon registration of the sectional plan a register is opened</w:t>
      </w:r>
    </w:p>
    <w:p w:rsidR="00000000" w:rsidDel="00000000" w:rsidP="00000000" w:rsidRDefault="00000000" w:rsidRPr="00000000" w14:paraId="000000FE">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for common property.</w:t>
      </w:r>
    </w:p>
    <w:p w:rsidR="00000000" w:rsidDel="00000000" w:rsidP="00000000" w:rsidRDefault="00000000" w:rsidRPr="00000000" w14:paraId="000000FF">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00">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A section of the common property can be sold if the sale would be in the interest</w:t>
      </w:r>
    </w:p>
    <w:p w:rsidR="00000000" w:rsidDel="00000000" w:rsidP="00000000" w:rsidRDefault="00000000" w:rsidRPr="00000000" w14:paraId="00000101">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of the unit owners. There must be a unanimous resolution authorising the sale.</w:t>
      </w:r>
    </w:p>
    <w:p w:rsidR="00000000" w:rsidDel="00000000" w:rsidP="00000000" w:rsidRDefault="00000000" w:rsidRPr="00000000" w14:paraId="00000102">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But any part of the common property which is used for personal access to one or</w:t>
      </w:r>
    </w:p>
    <w:p w:rsidR="00000000" w:rsidDel="00000000" w:rsidP="00000000" w:rsidRDefault="00000000" w:rsidRPr="00000000" w14:paraId="00000103">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more units cannot be sold. The Corporation may also acquire additional common</w:t>
      </w:r>
    </w:p>
    <w:p w:rsidR="00000000" w:rsidDel="00000000" w:rsidP="00000000" w:rsidRDefault="00000000" w:rsidRPr="00000000" w14:paraId="00000104">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property is there is need.</w:t>
      </w:r>
    </w:p>
    <w:p w:rsidR="00000000" w:rsidDel="00000000" w:rsidP="00000000" w:rsidRDefault="00000000" w:rsidRPr="00000000" w14:paraId="00000105">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06">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Subsection 17 (1) provides that upon registration of a sectional plan, there shall</w:t>
      </w:r>
    </w:p>
    <w:p w:rsidR="00000000" w:rsidDel="00000000" w:rsidP="00000000" w:rsidRDefault="00000000" w:rsidRPr="00000000" w14:paraId="00000107">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be constituted a Corporation under the name, “The Owners Sectional Plan</w:t>
      </w:r>
    </w:p>
    <w:p w:rsidR="00000000" w:rsidDel="00000000" w:rsidP="00000000" w:rsidRDefault="00000000" w:rsidRPr="00000000" w14:paraId="00000108">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No....[the number to be specified being the number given to the plan on</w:t>
      </w:r>
    </w:p>
    <w:p w:rsidR="00000000" w:rsidDel="00000000" w:rsidP="00000000" w:rsidRDefault="00000000" w:rsidRPr="00000000" w14:paraId="00000109">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registration]. It does not require any other registration for it to have legal validity.</w:t>
      </w:r>
    </w:p>
    <w:p w:rsidR="00000000" w:rsidDel="00000000" w:rsidP="00000000" w:rsidRDefault="00000000" w:rsidRPr="00000000" w14:paraId="0000010A">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0B">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sectPr>
          <w:type w:val="continuous"/>
          <w:pgSz w:h="16837" w:w="11905" w:orient="portrait"/>
          <w:pgMar w:bottom="1440" w:top="1440" w:left="1440" w:right="1440" w:header="1440" w:footer="1440"/>
        </w:sectPr>
      </w:pPr>
      <w:r w:rsidDel="00000000" w:rsidR="00000000" w:rsidRPr="00000000">
        <w:rPr>
          <w:rFonts w:ascii="Arial" w:cs="Arial" w:eastAsia="Arial" w:hAnsi="Arial"/>
          <w:vertAlign w:val="baseline"/>
          <w:rtl w:val="0"/>
        </w:rPr>
        <w:t xml:space="preserve">Sub-section 17 (2) (a) and (b) provide that the member s of the Corporation are</w:t>
      </w:r>
    </w:p>
    <w:p w:rsidR="00000000" w:rsidDel="00000000" w:rsidP="00000000" w:rsidRDefault="00000000" w:rsidRPr="00000000" w14:paraId="0000010C">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the owners of units in the parcel to which the sectional plan relates or persons</w:t>
      </w:r>
    </w:p>
    <w:p w:rsidR="00000000" w:rsidDel="00000000" w:rsidP="00000000" w:rsidRDefault="00000000" w:rsidRPr="00000000" w14:paraId="0000010D">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who are entitled to the parcel when the sectional arrangement is terminated </w:t>
      </w:r>
    </w:p>
    <w:p w:rsidR="00000000" w:rsidDel="00000000" w:rsidP="00000000" w:rsidRDefault="00000000" w:rsidRPr="00000000" w14:paraId="0000010E">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b w:val="0"/>
          <w:vertAlign w:val="baseline"/>
        </w:rPr>
      </w:pPr>
      <w:r w:rsidDel="00000000" w:rsidR="00000000" w:rsidRPr="00000000">
        <w:rPr>
          <w:rFonts w:ascii="Arial" w:cs="Arial" w:eastAsia="Arial" w:hAnsi="Arial"/>
          <w:vertAlign w:val="baseline"/>
          <w:rtl w:val="0"/>
        </w:rPr>
        <w:t xml:space="preserve">under the Act.</w:t>
      </w:r>
      <w:r w:rsidDel="00000000" w:rsidR="00000000" w:rsidRPr="00000000">
        <w:rPr>
          <w:rtl w:val="0"/>
        </w:rPr>
      </w:r>
    </w:p>
    <w:p w:rsidR="00000000" w:rsidDel="00000000" w:rsidP="00000000" w:rsidRDefault="00000000" w:rsidRPr="00000000" w14:paraId="0000010F">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110">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Sub section 17 (3) provides that the Corporation shall have perpetual succession</w:t>
      </w:r>
    </w:p>
    <w:p w:rsidR="00000000" w:rsidDel="00000000" w:rsidP="00000000" w:rsidRDefault="00000000" w:rsidRPr="00000000" w14:paraId="00000111">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and a common seal. It is capable of suing and being sued in its corporate name</w:t>
      </w:r>
    </w:p>
    <w:p w:rsidR="00000000" w:rsidDel="00000000" w:rsidP="00000000" w:rsidRDefault="00000000" w:rsidRPr="00000000" w14:paraId="00000112">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but it may not carry on any trading activity as provided in sub-sections 18 (1) and</w:t>
      </w:r>
    </w:p>
    <w:p w:rsidR="00000000" w:rsidDel="00000000" w:rsidP="00000000" w:rsidRDefault="00000000" w:rsidRPr="00000000" w14:paraId="00000113">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section 21 respectively. It may sue for and in respect of any damage or injury to</w:t>
      </w:r>
    </w:p>
    <w:p w:rsidR="00000000" w:rsidDel="00000000" w:rsidP="00000000" w:rsidRDefault="00000000" w:rsidRPr="00000000" w14:paraId="00000114">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the common porperty caused by any person whether that person is the proprietor</w:t>
      </w:r>
    </w:p>
    <w:p w:rsidR="00000000" w:rsidDel="00000000" w:rsidP="00000000" w:rsidRDefault="00000000" w:rsidRPr="00000000" w14:paraId="00000115">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of a unit or not (sub-section 18 (2)). The provisions of the company Act do not</w:t>
      </w:r>
    </w:p>
    <w:p w:rsidR="00000000" w:rsidDel="00000000" w:rsidP="00000000" w:rsidRDefault="00000000" w:rsidRPr="00000000" w14:paraId="00000116">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apply to the Corporation.</w:t>
      </w:r>
    </w:p>
    <w:p w:rsidR="00000000" w:rsidDel="00000000" w:rsidP="00000000" w:rsidRDefault="00000000" w:rsidRPr="00000000" w14:paraId="00000117">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118">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Sub-sections 20 (1) - (5) of the SPA list the duties for the corporation as:</w:t>
      </w:r>
    </w:p>
    <w:p w:rsidR="00000000" w:rsidDel="00000000" w:rsidP="00000000" w:rsidRDefault="00000000" w:rsidRPr="00000000" w14:paraId="00000119">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1A">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(a)</w:t>
        <w:tab/>
        <w:t xml:space="preserve">To carry out any duty imposed on it by the bylaws and their enforcement.</w:t>
      </w:r>
    </w:p>
    <w:p w:rsidR="00000000" w:rsidDel="00000000" w:rsidP="00000000" w:rsidRDefault="00000000" w:rsidRPr="00000000" w14:paraId="0000011B">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(b)</w:t>
        <w:tab/>
        <w:t xml:space="preserve">Insure and keep insured buildings and other improvements on the parcel against fire;</w:t>
      </w:r>
    </w:p>
    <w:p w:rsidR="00000000" w:rsidDel="00000000" w:rsidP="00000000" w:rsidRDefault="00000000" w:rsidRPr="00000000" w14:paraId="0000011C">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(c) </w:t>
        <w:tab/>
        <w:t xml:space="preserve">To effect such other insurance as it is required by law to effect or as it may consider expedient;</w:t>
      </w:r>
    </w:p>
    <w:p w:rsidR="00000000" w:rsidDel="00000000" w:rsidP="00000000" w:rsidRDefault="00000000" w:rsidRPr="00000000" w14:paraId="0000011D">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(d)</w:t>
        <w:tab/>
        <w:t xml:space="preserve">To pay premiums in respect of any policy of insurance effected by it;</w:t>
      </w:r>
    </w:p>
    <w:p w:rsidR="00000000" w:rsidDel="00000000" w:rsidP="00000000" w:rsidRDefault="00000000" w:rsidRPr="00000000" w14:paraId="0000011E">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(e)</w:t>
        <w:tab/>
        <w:t xml:space="preserve">To keep common property in state of good repair;</w:t>
      </w:r>
    </w:p>
    <w:p w:rsidR="00000000" w:rsidDel="00000000" w:rsidP="00000000" w:rsidRDefault="00000000" w:rsidRPr="00000000" w14:paraId="0000011F">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(f)</w:t>
        <w:tab/>
        <w:t xml:space="preserve">To comply with any notices or order duly served on it by any competent  local authority or public body requiring repairs to, or work to be performed in respect of the land or any building or improvements thereon.</w:t>
      </w:r>
    </w:p>
    <w:p w:rsidR="00000000" w:rsidDel="00000000" w:rsidP="00000000" w:rsidRDefault="00000000" w:rsidRPr="00000000" w14:paraId="00000120">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(g)</w:t>
        <w:tab/>
        <w:t xml:space="preserve">To control, manage and administer the common property and to do all  things reasonably necessary for the enforcement of the by-laws;.</w:t>
      </w:r>
    </w:p>
    <w:p w:rsidR="00000000" w:rsidDel="00000000" w:rsidP="00000000" w:rsidRDefault="00000000" w:rsidRPr="00000000" w14:paraId="00000121">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(h)</w:t>
        <w:tab/>
        <w:t xml:space="preserve">To do all things reasonably necessary for the enforcement of any lease or license under which the land is held;</w:t>
      </w:r>
    </w:p>
    <w:p w:rsidR="00000000" w:rsidDel="00000000" w:rsidP="00000000" w:rsidRDefault="00000000" w:rsidRPr="00000000" w14:paraId="00000122">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(i)</w:t>
        <w:tab/>
        <w:t xml:space="preserve">To establish and maintain a fund for administrative expenses sufficient in the opinion of the Corporation for the control, management and administration of the common property and for payment of insurance premiums, rent and the discharge of any other obligation of the Corporation.</w:t>
      </w:r>
    </w:p>
    <w:p w:rsidR="00000000" w:rsidDel="00000000" w:rsidP="00000000" w:rsidRDefault="00000000" w:rsidRPr="00000000" w14:paraId="00000123">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(j)</w:t>
        <w:tab/>
        <w:t xml:space="preserve">To determine from time to time the amount to be paid for the purposes aforesaid.</w:t>
      </w:r>
    </w:p>
    <w:p w:rsidR="00000000" w:rsidDel="00000000" w:rsidP="00000000" w:rsidRDefault="00000000" w:rsidRPr="00000000" w14:paraId="000001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pos="1440"/>
          <w:tab w:val="left" w:pos="2160"/>
          <w:tab w:val="left" w:pos="2880"/>
          <w:tab w:val="left" w:pos="3600"/>
          <w:tab w:val="left" w:pos="4320"/>
          <w:tab w:val="left" w:pos="5040"/>
          <w:tab w:val="left" w:pos="5760"/>
          <w:tab w:val="left" w:pos="6480"/>
          <w:tab w:val="left" w:pos="7200"/>
          <w:tab w:val="left" w:pos="7920"/>
        </w:tabs>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raise the amount so determined by levying contributions on the proprietors in proportion to the units entitlement of their respective units.</w:t>
      </w:r>
      <w:r w:rsidDel="00000000" w:rsidR="00000000" w:rsidRPr="00000000">
        <w:rPr>
          <w:rtl w:val="0"/>
        </w:rPr>
      </w:r>
    </w:p>
    <w:p w:rsidR="00000000" w:rsidDel="00000000" w:rsidP="00000000" w:rsidRDefault="00000000" w:rsidRPr="00000000" w14:paraId="00000125">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(l)</w:t>
        <w:tab/>
        <w:t xml:space="preserve">Pursuant to a resolution of the proprietors, to distribute any money or personal property in its possession and surplus to its current requirements among the proprietors for the time being according to their units entitlement.</w:t>
      </w:r>
    </w:p>
    <w:p w:rsidR="00000000" w:rsidDel="00000000" w:rsidP="00000000" w:rsidRDefault="00000000" w:rsidRPr="00000000" w14:paraId="00000126">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7">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Upon registration of the sectional plan the insurable interest in the units and the common property passes to the Corporation which upon appointment of the institutional manager devolves upon him (section 40 SPA)</w:t>
      </w:r>
    </w:p>
    <w:p w:rsidR="00000000" w:rsidDel="00000000" w:rsidP="00000000" w:rsidRDefault="00000000" w:rsidRPr="00000000" w14:paraId="00000128">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9">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The corporation may by special resolution acquire or dispose of an interest in immovable property. it shall also have the power to recover by an action in debt administrative expenses incurred by it from owners to the units. These duties may be delegated by the Corporation to the Institutional Manager. The position of Institutional Manager and his duties will be examined later in this paper.</w:t>
      </w:r>
    </w:p>
    <w:p w:rsidR="00000000" w:rsidDel="00000000" w:rsidP="00000000" w:rsidRDefault="00000000" w:rsidRPr="00000000" w14:paraId="0000012A">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The owner of the land at the time a sectional plan is registered shall provide to the Corporation original or copy thereof of the documents, of warranties and guarantee in the property architectural, structural and electrical drawings with specification and drainage plans. The Corporation may also by written request demand any of these documents from the owner. — S.39. The corporation has the power to dispose off the common property or grant exclusive use of the common property to anybody on behalf of owners, and by a unanimous resolution the Corporation may be directed to accept on behalf of the owners a grant of easement or a restrictive covenant benefiting the parcel (S44 SPA). it also can be directed by a unanimous resolution to execute a restrictive covenant burdening the parcel.</w:t>
      </w:r>
    </w:p>
    <w:p w:rsidR="00000000" w:rsidDel="00000000" w:rsidP="00000000" w:rsidRDefault="00000000" w:rsidRPr="00000000" w14:paraId="0000012B">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C">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When a developer has registered a sectional plan, then 90 days after 50% of the units are so d or 108 days from the day that the first residential unit is sold whichever is sooner, he shall convene a meeting of the Corporation at which a board shall be elected. For efficient running of the Corporation, the Board must be effective and efficient. It must be alert to the problems which may occur within the sectional property.</w:t>
      </w:r>
    </w:p>
    <w:p w:rsidR="00000000" w:rsidDel="00000000" w:rsidP="00000000" w:rsidRDefault="00000000" w:rsidRPr="00000000" w14:paraId="0000012D">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When a person becomes a member, or ceases to be one, a notice must be filed in the Lands Registry stating the date when the person became a member or ceased to be one (8.26 (2) SPA)</w:t>
      </w:r>
    </w:p>
    <w:p w:rsidR="00000000" w:rsidDel="00000000" w:rsidP="00000000" w:rsidRDefault="00000000" w:rsidRPr="00000000" w14:paraId="0000012E">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F">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All powers and duties of a corporation shall, subject to any restriction imposed or direction given at a general meeting, be exercised and performed by the board of the Corporation. All acts done in good faith by the Board are valid, even if it is later discovered that there was a defect in the appointment, election or continuance in the office of any member of the Board. Section 28 stipulates that the Board shall convene an annual general meeting every year for the Unit owners. The time difference between one general meeting and the other may not be more than fifteen months.</w:t>
      </w:r>
    </w:p>
    <w:p w:rsidR="00000000" w:rsidDel="00000000" w:rsidP="00000000" w:rsidRDefault="00000000" w:rsidRPr="00000000" w14:paraId="00000130">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The Institutional Manager:</w:t>
      </w:r>
    </w:p>
    <w:p w:rsidR="00000000" w:rsidDel="00000000" w:rsidP="00000000" w:rsidRDefault="00000000" w:rsidRPr="00000000" w14:paraId="00000131">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Within 28 days of the election of the Board of Management, it shall appoint an Institutional Manager for the management of the units, the movable and immovable property of the corporation. The Institutional Manager will always work under the direction of the Corporation.</w:t>
      </w:r>
    </w:p>
    <w:p w:rsidR="00000000" w:rsidDel="00000000" w:rsidP="00000000" w:rsidRDefault="00000000" w:rsidRPr="00000000" w14:paraId="00000132">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The mutual rights and obligations of the proprietors are regulated by the bylaws. Bylaws may deal not only with corporate structure but with the duties and powers of individual proprietors ad the corporation and with the general use and enjoyment of the property. 8.30 (1) of the Act states that:</w:t>
      </w:r>
    </w:p>
    <w:p w:rsidR="00000000" w:rsidDel="00000000" w:rsidP="00000000" w:rsidRDefault="00000000" w:rsidRPr="00000000" w14:paraId="00000133">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"The Corporation may make bylaws to provide for the control management and administration of the units, the movable and immovable property of the Corporation and the common property. Although there is a set of bylaws provided by the Act, the Corporation can choose to make a completely new set of bylaws to govern the management of their property as they deem fit. There must be a special resolution passed at a properly convened meeting before the bylaws can be changed, and an amendment repeal or replacement of a bylay does not take effect until the Corporation has filed the copy of the resolution with the Registrar and the Registrar has made a memorandum of the filing of the same on the sectional plan" it is important to note that the Act also provides that:</w:t>
      </w:r>
    </w:p>
    <w:p w:rsidR="00000000" w:rsidDel="00000000" w:rsidP="00000000" w:rsidRDefault="00000000" w:rsidRPr="00000000" w14:paraId="00000134">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"No bylaws shall operate to prohibit or restrict the devolution of units or any transfer, lease or other dealing with them or to destroy or modify an easement implied or created by the Act."The bylaws bind the Corporation and the owners to the same extent as if the bylaws had been signed by the Corporation and by each owner and contain covenants on the part of each owner with every other owner and with the Corporation to observe and perform all the provisions of the bylaws. The implication here is that each owner has the right to have the provisions of the by — laws and rules observed. At the same time the Board of Directors has the responsibility to see that they are enforced. A penalty for contravention of the bylaws by an owner, tenant or other person in a residential unit is shillings 25,000/.</w:t>
      </w:r>
    </w:p>
    <w:p w:rsidR="00000000" w:rsidDel="00000000" w:rsidP="00000000" w:rsidRDefault="00000000" w:rsidRPr="00000000" w14:paraId="00000135">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The Board may by resolution determine the minimum amount that may be paid from the Reserve Fund in respect of a single item. For effective, management, the Reserve Fund must be adequate, and it must be managed property. The Board is obliged to ensure a reasonable Reserve Fund for future replacement and repairs. This is done by deciding early enough on how much each unit owner has to contribute to meet such need.</w:t>
      </w:r>
    </w:p>
    <w:p w:rsidR="00000000" w:rsidDel="00000000" w:rsidP="00000000" w:rsidRDefault="00000000" w:rsidRPr="00000000" w14:paraId="00000136">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37">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The contributions must be levied in respect of each unit and is payable by the proprietors in shares proportional to their unit factors.</w:t>
      </w:r>
    </w:p>
    <w:p w:rsidR="00000000" w:rsidDel="00000000" w:rsidP="00000000" w:rsidRDefault="00000000" w:rsidRPr="00000000" w14:paraId="00000138">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The Reserve Fund is probably the single most important factor in the long term health of the Corporation. A healthy fund protects the longterm future of the Corporation as well as its present owners. Any funds not immediately required by the Corporation may be invested, but only in such investment as are permissible for a trustee in accordance with the Trustee Act A.37.</w:t>
      </w:r>
    </w:p>
    <w:p w:rsidR="00000000" w:rsidDel="00000000" w:rsidP="00000000" w:rsidRDefault="00000000" w:rsidRPr="00000000" w14:paraId="00000139">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3A">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insurance</w:t>
      </w:r>
    </w:p>
    <w:p w:rsidR="00000000" w:rsidDel="00000000" w:rsidP="00000000" w:rsidRDefault="00000000" w:rsidRPr="00000000" w14:paraId="0000013B">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3C">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The Board of Director s role in management of the sectional property is a judicious one. They are expected to act in good faith, but even in so acting, the directors might find themselves exposed to suits for any of the following reasons.</w:t>
      </w:r>
    </w:p>
    <w:p w:rsidR="00000000" w:rsidDel="00000000" w:rsidP="00000000" w:rsidRDefault="00000000" w:rsidRPr="00000000" w14:paraId="0000013D">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(a)</w:t>
        <w:tab/>
        <w:t xml:space="preserve">failure to have sufficient Capital Replacement Reserve Fund;</w:t>
      </w:r>
    </w:p>
    <w:p w:rsidR="00000000" w:rsidDel="00000000" w:rsidP="00000000" w:rsidRDefault="00000000" w:rsidRPr="00000000" w14:paraId="0000013E">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(b)</w:t>
        <w:tab/>
        <w:t xml:space="preserve">failure to maintain properinsurance for the property;</w:t>
      </w:r>
    </w:p>
    <w:p w:rsidR="00000000" w:rsidDel="00000000" w:rsidP="00000000" w:rsidRDefault="00000000" w:rsidRPr="00000000" w14:paraId="0000013F">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(c)</w:t>
        <w:tab/>
        <w:t xml:space="preserve">failure to enforce bylaws;</w:t>
      </w:r>
    </w:p>
    <w:p w:rsidR="00000000" w:rsidDel="00000000" w:rsidP="00000000" w:rsidRDefault="00000000" w:rsidRPr="00000000" w14:paraId="00000140">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(d)</w:t>
        <w:tab/>
        <w:t xml:space="preserve">failure to maintain proper insurance for the property;</w:t>
      </w:r>
    </w:p>
    <w:p w:rsidR="00000000" w:rsidDel="00000000" w:rsidP="00000000" w:rsidRDefault="00000000" w:rsidRPr="00000000" w14:paraId="00000141">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(e)</w:t>
        <w:tab/>
        <w:t xml:space="preserve">breach of Contract, and</w:t>
      </w:r>
    </w:p>
    <w:p w:rsidR="00000000" w:rsidDel="00000000" w:rsidP="00000000" w:rsidRDefault="00000000" w:rsidRPr="00000000" w14:paraId="00000142">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sectPr>
          <w:type w:val="continuous"/>
          <w:pgSz w:h="16837" w:w="11905" w:orient="portrait"/>
          <w:pgMar w:bottom="1440" w:top="1440" w:left="1440" w:right="1440" w:header="1440" w:footer="1440"/>
        </w:sectPr>
      </w:pPr>
      <w:r w:rsidDel="00000000" w:rsidR="00000000" w:rsidRPr="00000000">
        <w:rPr>
          <w:rFonts w:ascii="Arial" w:cs="Arial" w:eastAsia="Arial" w:hAnsi="Arial"/>
          <w:vertAlign w:val="baseline"/>
          <w:rtl w:val="0"/>
        </w:rPr>
        <w:t xml:space="preserve">(f)</w:t>
        <w:tab/>
        <w:t xml:space="preserve">wrongful dismissal of employees engaged by the Corporation.</w:t>
      </w:r>
    </w:p>
    <w:p w:rsidR="00000000" w:rsidDel="00000000" w:rsidP="00000000" w:rsidRDefault="00000000" w:rsidRPr="00000000" w14:paraId="00000143">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For any of the above suits, the directors must take out adequate insurance cover to protect ‘themselves in case any ‘damages are to be paid.,. It is advisable to get an insurance coverage for the directors individually, collectively and also fOr the sectional property itself for any damages that may arise.</w:t>
      </w:r>
    </w:p>
    <w:p w:rsidR="00000000" w:rsidDel="00000000" w:rsidP="00000000" w:rsidRDefault="00000000" w:rsidRPr="00000000" w14:paraId="00000144">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45">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Possible types of Insurance which may be taken out: </w:t>
      </w:r>
    </w:p>
    <w:p w:rsidR="00000000" w:rsidDel="00000000" w:rsidP="00000000" w:rsidRDefault="00000000" w:rsidRPr="00000000" w14:paraId="00000146">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(a)</w:t>
        <w:tab/>
        <w:t xml:space="preserve">All Risks Property insurance</w:t>
      </w:r>
    </w:p>
    <w:p w:rsidR="00000000" w:rsidDel="00000000" w:rsidP="00000000" w:rsidRDefault="00000000" w:rsidRPr="00000000" w14:paraId="00000147">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(b)</w:t>
        <w:tab/>
        <w:t xml:space="preserve">Comprehensive General liability Insurance</w:t>
      </w:r>
    </w:p>
    <w:p w:rsidR="00000000" w:rsidDel="00000000" w:rsidP="00000000" w:rsidRDefault="00000000" w:rsidRPr="00000000" w14:paraId="00000148">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(c)</w:t>
        <w:tab/>
        <w:t xml:space="preserve">Bond</w:t>
      </w:r>
    </w:p>
    <w:p w:rsidR="00000000" w:rsidDel="00000000" w:rsidP="00000000" w:rsidRDefault="00000000" w:rsidRPr="00000000" w14:paraId="00000149">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(d)</w:t>
        <w:tab/>
        <w:t xml:space="preserve">Machinery Insurance</w:t>
      </w:r>
    </w:p>
    <w:p w:rsidR="00000000" w:rsidDel="00000000" w:rsidP="00000000" w:rsidRDefault="00000000" w:rsidRPr="00000000" w14:paraId="0000014A">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(e)</w:t>
        <w:tab/>
        <w:t xml:space="preserve">Directors an~d Office Liability Insurance.</w:t>
      </w:r>
    </w:p>
    <w:p w:rsidR="00000000" w:rsidDel="00000000" w:rsidP="00000000" w:rsidRDefault="00000000" w:rsidRPr="00000000" w14:paraId="0000014B">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4C">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Dissolution of a Corporation</w:t>
      </w:r>
    </w:p>
    <w:p w:rsidR="00000000" w:rsidDel="00000000" w:rsidP="00000000" w:rsidRDefault="00000000" w:rsidRPr="00000000" w14:paraId="0000014D">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4E">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S.58 provides that the court on an application by the Corporation, a member of the Corporation or an Institutional, Manager, may be order provide for the winding —up of the affairs of the Corporation and by the same or subsequent order the court may declare the Corporation dissolved on a date specified in the order.</w:t>
      </w:r>
    </w:p>
    <w:p w:rsidR="00000000" w:rsidDel="00000000" w:rsidP="00000000" w:rsidRDefault="00000000" w:rsidRPr="00000000" w14:paraId="0000014F">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50">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It</w:t>
      </w:r>
    </w:p>
    <w:p w:rsidR="00000000" w:rsidDel="00000000" w:rsidP="00000000" w:rsidRDefault="00000000" w:rsidRPr="00000000" w14:paraId="00000151">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Terrn!~natiQn of Sectional Pr~qpe~~y</w:t>
      </w:r>
    </w:p>
    <w:p w:rsidR="00000000" w:rsidDel="00000000" w:rsidP="00000000" w:rsidRDefault="00000000" w:rsidRPr="00000000" w14:paraId="00000152">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53">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The sectional status of the building is deemed to be terminated when the members by a unanimous resolution so resolve or the court so declares, and the Corporation thereupon holds the parcel in trust for all its members in shares proportional to their respective unit entitlement.</w:t>
      </w:r>
    </w:p>
    <w:p w:rsidR="00000000" w:rsidDel="00000000" w:rsidP="00000000" w:rsidRDefault="00000000" w:rsidRPr="00000000" w14:paraId="00000154">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55">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The said owners of the units in the plan are thus entitled to the parcel as tenants in common in proportions equal to their unit entitlement. In cases where the building is damaged but the sectional status is not terminated but the sectional status is not terminated then pursuant to S. 54 the court has extensive powers to settle a scheme for reinforcement in whole or in part and asking any other orders necessary to effect the said restitution.</w:t>
      </w:r>
    </w:p>
    <w:bookmarkStart w:colFirst="0" w:colLast="0" w:name="bookmark=id.2s8eyo1" w:id="9"/>
    <w:bookmarkEnd w:id="9"/>
    <w:p w:rsidR="00000000" w:rsidDel="00000000" w:rsidP="00000000" w:rsidRDefault="00000000" w:rsidRPr="00000000" w14:paraId="00000156">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157">
      <w:pPr>
        <w:keepNext w:val="1"/>
        <w:keepLines w:val="1"/>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How does the SPA allow for acquisition of property rights in space and time and in accordance with exclusive proprietorship, concurrent proprietorship and consecutive proprietorship?</w:t>
      </w:r>
      <w:r w:rsidDel="00000000" w:rsidR="00000000" w:rsidRPr="00000000">
        <w:rPr>
          <w:rtl w:val="0"/>
        </w:rPr>
      </w:r>
    </w:p>
    <w:p w:rsidR="00000000" w:rsidDel="00000000" w:rsidP="00000000" w:rsidRDefault="00000000" w:rsidRPr="00000000" w14:paraId="00000158">
      <w:pPr>
        <w:keepLines w:val="1"/>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b w:val="0"/>
          <w:vertAlign w:val="baseline"/>
        </w:rPr>
      </w:pPr>
      <w:r w:rsidDel="00000000" w:rsidR="00000000" w:rsidRPr="00000000">
        <w:rPr>
          <w:rtl w:val="0"/>
        </w:rPr>
      </w:r>
    </w:p>
    <w:bookmarkStart w:colFirst="0" w:colLast="0" w:name="bookmark=id.17dp8vu" w:id="10"/>
    <w:bookmarkEnd w:id="10"/>
    <w:p w:rsidR="00000000" w:rsidDel="00000000" w:rsidP="00000000" w:rsidRDefault="00000000" w:rsidRPr="00000000" w14:paraId="00000159">
      <w:pPr>
        <w:pStyle w:val="Heading2"/>
        <w:keepNext w:val="1"/>
        <w:keepLines w:val="1"/>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sz w:val="24"/>
          <w:szCs w:val="24"/>
          <w:vertAlign w:val="baseline"/>
        </w:rPr>
      </w:pPr>
      <w:r w:rsidDel="00000000" w:rsidR="00000000" w:rsidRPr="00000000">
        <w:rPr>
          <w:b w:val="1"/>
          <w:i w:val="1"/>
          <w:sz w:val="24"/>
          <w:szCs w:val="24"/>
          <w:vertAlign w:val="baseline"/>
          <w:rtl w:val="0"/>
        </w:rPr>
        <w:t xml:space="preserve">Acquisition of property rights in space and time.</w:t>
      </w:r>
      <w:r w:rsidDel="00000000" w:rsidR="00000000" w:rsidRPr="00000000">
        <w:rPr>
          <w:rtl w:val="0"/>
        </w:rPr>
      </w:r>
    </w:p>
    <w:p w:rsidR="00000000" w:rsidDel="00000000" w:rsidP="00000000" w:rsidRDefault="00000000" w:rsidRPr="00000000" w14:paraId="0000015A">
      <w:pPr>
        <w:keepNext w:val="1"/>
        <w:keepLines w:val="1"/>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5B">
      <w:pPr>
        <w:keepNext w:val="1"/>
        <w:keepLines w:val="1"/>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Since in law land extends </w:t>
      </w:r>
      <w:r w:rsidDel="00000000" w:rsidR="00000000" w:rsidRPr="00000000">
        <w:rPr>
          <w:rFonts w:ascii="Arial" w:cs="Arial" w:eastAsia="Arial" w:hAnsi="Arial"/>
          <w:i w:val="1"/>
          <w:vertAlign w:val="baseline"/>
          <w:rtl w:val="0"/>
        </w:rPr>
        <w:t xml:space="preserve">“usque ad coelum et ad inferos”</w:t>
      </w:r>
      <w:r w:rsidDel="00000000" w:rsidR="00000000" w:rsidRPr="00000000">
        <w:rPr>
          <w:rFonts w:ascii="Arial" w:cs="Arial" w:eastAsia="Arial" w:hAnsi="Arial"/>
          <w:vertAlign w:val="baseline"/>
          <w:rtl w:val="0"/>
        </w:rPr>
        <w:t xml:space="preserve"> it has always</w:t>
      </w:r>
      <w:r w:rsidDel="00000000" w:rsidR="00000000" w:rsidRPr="00000000">
        <w:rPr>
          <w:rFonts w:ascii="Arial" w:cs="Arial" w:eastAsia="Arial" w:hAnsi="Arial"/>
          <w:i w:val="1"/>
          <w:vertAlign w:val="baseline"/>
          <w:rtl w:val="0"/>
        </w:rPr>
        <w:t xml:space="preserve"> </w:t>
      </w:r>
      <w:r w:rsidDel="00000000" w:rsidR="00000000" w:rsidRPr="00000000">
        <w:rPr>
          <w:rFonts w:ascii="Arial" w:cs="Arial" w:eastAsia="Arial" w:hAnsi="Arial"/>
          <w:vertAlign w:val="baseline"/>
          <w:rtl w:val="0"/>
        </w:rPr>
        <w:t xml:space="preserve">been possible to divide the actual soil into strata and to convey parts of such strata separately to different persons or to sever the minerals from the rest of the soil and to convey them as a thing apart with separate, distinct rights for working them. </w:t>
      </w:r>
    </w:p>
    <w:p w:rsidR="00000000" w:rsidDel="00000000" w:rsidP="00000000" w:rsidRDefault="00000000" w:rsidRPr="00000000" w14:paraId="0000015C">
      <w:pPr>
        <w:keepNext w:val="1"/>
        <w:keepLines w:val="1"/>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5D">
      <w:pPr>
        <w:keepNext w:val="1"/>
        <w:keepLines w:val="1"/>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Even though it is legally possible in theory, it was always felt to be difficult in practice to divide air space into distinct parts in order to transfer or convey the divided air spaces.</w:t>
      </w:r>
    </w:p>
    <w:p w:rsidR="00000000" w:rsidDel="00000000" w:rsidP="00000000" w:rsidRDefault="00000000" w:rsidRPr="00000000" w14:paraId="0000015E">
      <w:pPr>
        <w:keepNext w:val="1"/>
        <w:keepLines w:val="1"/>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One of the difficulties of attending such a process is that it could result, in the event of the destruction of a building, in a proprietor’s being the owner of a box-like content of air space above ground level with ill defined location and dimensions .</w:t>
      </w:r>
    </w:p>
    <w:p w:rsidR="00000000" w:rsidDel="00000000" w:rsidP="00000000" w:rsidRDefault="00000000" w:rsidRPr="00000000" w14:paraId="0000015F">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The SPA solves these problems through the sectional plans and its insurance provisions. The division of buildings into sections and common property and for the acquisition of separate ownership in such sections coupled with joint ownership of</w:t>
      </w:r>
    </w:p>
    <w:p w:rsidR="00000000" w:rsidDel="00000000" w:rsidP="00000000" w:rsidRDefault="00000000" w:rsidRPr="00000000" w14:paraId="00000160">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such common property.</w:t>
      </w:r>
    </w:p>
    <w:p w:rsidR="00000000" w:rsidDel="00000000" w:rsidP="00000000" w:rsidRDefault="00000000" w:rsidRPr="00000000" w14:paraId="00000161">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Possible types of Insurance which may be taken out: </w:t>
      </w:r>
    </w:p>
    <w:p w:rsidR="00000000" w:rsidDel="00000000" w:rsidP="00000000" w:rsidRDefault="00000000" w:rsidRPr="00000000" w14:paraId="00000162">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(a)</w:t>
        <w:tab/>
        <w:t xml:space="preserve">All Risks Property insurance</w:t>
      </w:r>
    </w:p>
    <w:p w:rsidR="00000000" w:rsidDel="00000000" w:rsidP="00000000" w:rsidRDefault="00000000" w:rsidRPr="00000000" w14:paraId="00000163">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(b)</w:t>
        <w:tab/>
        <w:t xml:space="preserve">Comprehensive General liability Insurance</w:t>
      </w:r>
    </w:p>
    <w:p w:rsidR="00000000" w:rsidDel="00000000" w:rsidP="00000000" w:rsidRDefault="00000000" w:rsidRPr="00000000" w14:paraId="00000164">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(c)</w:t>
        <w:tab/>
        <w:t xml:space="preserve">Bond</w:t>
      </w:r>
    </w:p>
    <w:p w:rsidR="00000000" w:rsidDel="00000000" w:rsidP="00000000" w:rsidRDefault="00000000" w:rsidRPr="00000000" w14:paraId="00000165">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(d)</w:t>
        <w:tab/>
        <w:t xml:space="preserve">Machinery Insurance</w:t>
      </w:r>
    </w:p>
    <w:p w:rsidR="00000000" w:rsidDel="00000000" w:rsidP="00000000" w:rsidRDefault="00000000" w:rsidRPr="00000000" w14:paraId="00000166">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(e)</w:t>
        <w:tab/>
        <w:t xml:space="preserve">Directors and Office Liability Insurance.</w:t>
      </w:r>
      <w:bookmarkStart w:colFirst="0" w:colLast="0" w:name="bookmark=id.3rdcrjn" w:id="11"/>
      <w:bookmarkEnd w:id="11"/>
      <w:r w:rsidDel="00000000" w:rsidR="00000000" w:rsidRPr="00000000">
        <w:rPr>
          <w:rtl w:val="0"/>
        </w:rPr>
      </w:r>
    </w:p>
    <w:p w:rsidR="00000000" w:rsidDel="00000000" w:rsidP="00000000" w:rsidRDefault="00000000" w:rsidRPr="00000000" w14:paraId="00000167">
      <w:pPr>
        <w:pStyle w:val="Heading2"/>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sz w:val="24"/>
          <w:szCs w:val="24"/>
          <w:vertAlign w:val="baseline"/>
        </w:rPr>
      </w:pPr>
      <w:r w:rsidDel="00000000" w:rsidR="00000000" w:rsidRPr="00000000">
        <w:rPr>
          <w:b w:val="1"/>
          <w:i w:val="1"/>
          <w:sz w:val="24"/>
          <w:szCs w:val="24"/>
          <w:vertAlign w:val="baseline"/>
          <w:rtl w:val="0"/>
        </w:rPr>
        <w:t xml:space="preserve">Acquisition of property rights in accordance with exclusive proprietorship.</w:t>
      </w:r>
      <w:r w:rsidDel="00000000" w:rsidR="00000000" w:rsidRPr="00000000">
        <w:rPr>
          <w:rtl w:val="0"/>
        </w:rPr>
      </w:r>
    </w:p>
    <w:p w:rsidR="00000000" w:rsidDel="00000000" w:rsidP="00000000" w:rsidRDefault="00000000" w:rsidRPr="00000000" w14:paraId="00000168">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69">
      <w:pPr>
        <w:pageBreakBefore w:val="0"/>
        <w:rPr>
          <w:rFonts w:ascii="Arial" w:cs="Arial" w:eastAsia="Arial" w:hAnsi="Arial"/>
          <w:b w:val="0"/>
          <w:vertAlign w:val="baseline"/>
        </w:rPr>
      </w:pPr>
      <w:r w:rsidDel="00000000" w:rsidR="00000000" w:rsidRPr="00000000">
        <w:rPr>
          <w:rFonts w:ascii="Arial" w:cs="Arial" w:eastAsia="Arial" w:hAnsi="Arial"/>
          <w:b w:val="1"/>
          <w:i w:val="1"/>
          <w:vertAlign w:val="baseline"/>
          <w:rtl w:val="0"/>
        </w:rPr>
        <w:t xml:space="preserve">Upon registration of the sectional plan, a separate register of each unit </w:t>
      </w:r>
      <w:r w:rsidDel="00000000" w:rsidR="00000000" w:rsidRPr="00000000">
        <w:rPr>
          <w:rFonts w:ascii="Arial" w:cs="Arial" w:eastAsia="Arial" w:hAnsi="Arial"/>
          <w:vertAlign w:val="baseline"/>
          <w:rtl w:val="0"/>
        </w:rPr>
        <w:t xml:space="preserve">described therein shall be opened, A certificate of sectional property shall be issued for each unit and The title to a unit comprised in the sectional plan shall, with effect from the date of the registration of the sectional plan be deemed to be issued under the RLA which shall accordingly apply to all transactions relating to the unit. The owner of each unit therefore can enjoy the exclusive rights of ownership of the unit such as selling her unit, leasing the unit, give the unit as asecurity for a loan etc.</w:t>
      </w:r>
      <w:r w:rsidDel="00000000" w:rsidR="00000000" w:rsidRPr="00000000">
        <w:rPr>
          <w:rtl w:val="0"/>
        </w:rPr>
      </w:r>
    </w:p>
    <w:p w:rsidR="00000000" w:rsidDel="00000000" w:rsidP="00000000" w:rsidRDefault="00000000" w:rsidRPr="00000000" w14:paraId="0000016A">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6B">
      <w:pPr>
        <w:pageBreakBefore w:val="0"/>
        <w:rPr>
          <w:rFonts w:ascii="Arial" w:cs="Arial" w:eastAsia="Arial" w:hAnsi="Arial"/>
          <w:vertAlign w:val="baseline"/>
        </w:rPr>
      </w:pPr>
      <w:r w:rsidDel="00000000" w:rsidR="00000000" w:rsidRPr="00000000">
        <w:rPr>
          <w:rFonts w:ascii="Arial" w:cs="Arial" w:eastAsia="Arial" w:hAnsi="Arial"/>
          <w:vertAlign w:val="baseline"/>
          <w:rtl w:val="0"/>
        </w:rPr>
        <w:t xml:space="preserve">These exclusive property rights are guarded under the SPA which provides that no bylaws shall operate to prohibit or restrict the devolution of units or any transfer, lease or other dealing with them or to destroy or modify an easement implied or created by the Act.</w:t>
      </w:r>
    </w:p>
    <w:p w:rsidR="00000000" w:rsidDel="00000000" w:rsidP="00000000" w:rsidRDefault="00000000" w:rsidRPr="00000000" w14:paraId="0000016C">
      <w:pPr>
        <w:pStyle w:val="Heading2"/>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vertAlign w:val="baseline"/>
        </w:rPr>
      </w:pPr>
      <w:r w:rsidDel="00000000" w:rsidR="00000000" w:rsidRPr="00000000">
        <w:rPr>
          <w:rtl w:val="0"/>
        </w:rPr>
      </w:r>
    </w:p>
    <w:bookmarkStart w:colFirst="0" w:colLast="0" w:name="bookmark=id.26in1rg" w:id="12"/>
    <w:bookmarkEnd w:id="12"/>
    <w:p w:rsidR="00000000" w:rsidDel="00000000" w:rsidP="00000000" w:rsidRDefault="00000000" w:rsidRPr="00000000" w14:paraId="0000016D">
      <w:pPr>
        <w:pStyle w:val="Heading2"/>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sz w:val="24"/>
          <w:szCs w:val="24"/>
          <w:vertAlign w:val="baseline"/>
        </w:rPr>
      </w:pPr>
      <w:r w:rsidDel="00000000" w:rsidR="00000000" w:rsidRPr="00000000">
        <w:rPr>
          <w:b w:val="1"/>
          <w:i w:val="1"/>
          <w:sz w:val="24"/>
          <w:szCs w:val="24"/>
          <w:vertAlign w:val="baseline"/>
          <w:rtl w:val="0"/>
        </w:rPr>
        <w:t xml:space="preserve">Acquisition of property rights in accordance with concurrent proprietorship.</w:t>
      </w:r>
      <w:r w:rsidDel="00000000" w:rsidR="00000000" w:rsidRPr="00000000">
        <w:rPr>
          <w:rtl w:val="0"/>
        </w:rPr>
      </w:r>
    </w:p>
    <w:p w:rsidR="00000000" w:rsidDel="00000000" w:rsidP="00000000" w:rsidRDefault="00000000" w:rsidRPr="00000000" w14:paraId="0000016E">
      <w:pPr>
        <w:pStyle w:val="Heading2"/>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b w:val="0"/>
          <w:sz w:val="24"/>
          <w:szCs w:val="24"/>
          <w:vertAlign w:val="baseline"/>
        </w:rPr>
      </w:pPr>
      <w:r w:rsidDel="00000000" w:rsidR="00000000" w:rsidRPr="00000000">
        <w:rPr>
          <w:b w:val="0"/>
          <w:i w:val="1"/>
          <w:sz w:val="24"/>
          <w:szCs w:val="24"/>
          <w:vertAlign w:val="baseline"/>
          <w:rtl w:val="0"/>
        </w:rPr>
        <w:t xml:space="preserve">Concurrent ownership arises where two or more persons have a simultaneous and not a consecutive interest in the same land at one time. Concurrent ownership is also referred to as co-ownership. There are two main types of co-ownership:</w:t>
      </w:r>
      <w:r w:rsidDel="00000000" w:rsidR="00000000" w:rsidRPr="00000000">
        <w:rPr>
          <w:rtl w:val="0"/>
        </w:rPr>
      </w:r>
    </w:p>
    <w:p w:rsidR="00000000" w:rsidDel="00000000" w:rsidP="00000000" w:rsidRDefault="00000000" w:rsidRPr="00000000" w14:paraId="0000016F">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1440"/>
          <w:tab w:val="left" w:pos="2160"/>
          <w:tab w:val="left" w:pos="2880"/>
          <w:tab w:val="left" w:pos="3600"/>
          <w:tab w:val="left" w:pos="4320"/>
          <w:tab w:val="left" w:pos="5040"/>
          <w:tab w:val="left" w:pos="5760"/>
          <w:tab w:val="left" w:pos="6480"/>
          <w:tab w:val="left" w:pos="7200"/>
          <w:tab w:val="left" w:pos="7920"/>
        </w:tabs>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 Joint ownership </w:t>
      </w:r>
      <w:r w:rsidDel="00000000" w:rsidR="00000000" w:rsidRPr="00000000">
        <w:rPr>
          <w:rtl w:val="0"/>
        </w:rPr>
      </w:r>
    </w:p>
    <w:p w:rsidR="00000000" w:rsidDel="00000000" w:rsidP="00000000" w:rsidRDefault="00000000" w:rsidRPr="00000000" w14:paraId="00000171">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firstLine="0"/>
        <w:rPr>
          <w:rFonts w:ascii="Arial" w:cs="Arial" w:eastAsia="Arial" w:hAnsi="Arial"/>
          <w:i w:val="0"/>
          <w:vertAlign w:val="baseline"/>
        </w:rPr>
      </w:pPr>
      <w:r w:rsidDel="00000000" w:rsidR="00000000" w:rsidRPr="00000000">
        <w:rPr>
          <w:rtl w:val="0"/>
        </w:rPr>
      </w:r>
    </w:p>
    <w:p w:rsidR="00000000" w:rsidDel="00000000" w:rsidP="00000000" w:rsidRDefault="00000000" w:rsidRPr="00000000" w14:paraId="00000172">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This type of ownership is created when the four unities of titles, possession, interest and time are present. Unity of possession refers to</w:t>
      </w:r>
      <w:r w:rsidDel="00000000" w:rsidR="00000000" w:rsidRPr="00000000">
        <w:rPr>
          <w:rFonts w:ascii="Arial" w:cs="Arial" w:eastAsia="Arial" w:hAnsi="Arial"/>
          <w:i w:val="1"/>
          <w:vertAlign w:val="baseline"/>
          <w:rtl w:val="0"/>
        </w:rPr>
        <w:t xml:space="preserve"> </w:t>
      </w:r>
      <w:r w:rsidDel="00000000" w:rsidR="00000000" w:rsidRPr="00000000">
        <w:rPr>
          <w:rFonts w:ascii="Arial" w:cs="Arial" w:eastAsia="Arial" w:hAnsi="Arial"/>
          <w:vertAlign w:val="baseline"/>
          <w:rtl w:val="0"/>
        </w:rPr>
        <w:t xml:space="preserve">the situation where each of the proprietors</w:t>
      </w:r>
      <w:r w:rsidDel="00000000" w:rsidR="00000000" w:rsidRPr="00000000">
        <w:rPr>
          <w:rFonts w:ascii="Arial" w:cs="Arial" w:eastAsia="Arial" w:hAnsi="Arial"/>
          <w:i w:val="1"/>
          <w:vertAlign w:val="baseline"/>
          <w:rtl w:val="0"/>
        </w:rPr>
        <w:t xml:space="preserve"> </w:t>
      </w:r>
      <w:r w:rsidDel="00000000" w:rsidR="00000000" w:rsidRPr="00000000">
        <w:rPr>
          <w:rFonts w:ascii="Arial" w:cs="Arial" w:eastAsia="Arial" w:hAnsi="Arial"/>
          <w:vertAlign w:val="baseline"/>
          <w:rtl w:val="0"/>
        </w:rPr>
        <w:t xml:space="preserve">is entitled</w:t>
      </w:r>
      <w:r w:rsidDel="00000000" w:rsidR="00000000" w:rsidRPr="00000000">
        <w:rPr>
          <w:rFonts w:ascii="Arial" w:cs="Arial" w:eastAsia="Arial" w:hAnsi="Arial"/>
          <w:i w:val="1"/>
          <w:vertAlign w:val="baseline"/>
          <w:rtl w:val="0"/>
        </w:rPr>
        <w:t xml:space="preserve"> </w:t>
      </w:r>
      <w:r w:rsidDel="00000000" w:rsidR="00000000" w:rsidRPr="00000000">
        <w:rPr>
          <w:rFonts w:ascii="Arial" w:cs="Arial" w:eastAsia="Arial" w:hAnsi="Arial"/>
          <w:vertAlign w:val="baseline"/>
          <w:rtl w:val="0"/>
        </w:rPr>
        <w:t xml:space="preserve">to possession of every portion and the whole of the land. The land is not divided into parts with specified parts belonging to a particular person.</w:t>
      </w:r>
    </w:p>
    <w:p w:rsidR="00000000" w:rsidDel="00000000" w:rsidP="00000000" w:rsidRDefault="00000000" w:rsidRPr="00000000" w14:paraId="00000173">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74">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Under the SPA there is concurrent ownership because we have a situation where two or more persons have a simultaneous interest in the same land at one time. We have unity of title because all the sectional property are entitled to a part or parts of the whole but not to the whole exclusively. The land is divided into parts in the SPA with specific parts belonging to specific persons and the common property belonging to all sectional owners.</w:t>
      </w:r>
    </w:p>
    <w:p w:rsidR="00000000" w:rsidDel="00000000" w:rsidP="00000000" w:rsidRDefault="00000000" w:rsidRPr="00000000" w14:paraId="00000175">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i w:val="0"/>
          <w:vertAlign w:val="baseline"/>
        </w:rPr>
      </w:pPr>
      <w:r w:rsidDel="00000000" w:rsidR="00000000" w:rsidRPr="00000000">
        <w:rPr>
          <w:rtl w:val="0"/>
        </w:rPr>
      </w:r>
    </w:p>
    <w:p w:rsidR="00000000" w:rsidDel="00000000" w:rsidP="00000000" w:rsidRDefault="00000000" w:rsidRPr="00000000" w14:paraId="00000176">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i w:val="0"/>
          <w:vertAlign w:val="baseline"/>
        </w:rPr>
      </w:pPr>
      <w:r w:rsidDel="00000000" w:rsidR="00000000" w:rsidRPr="00000000">
        <w:rPr>
          <w:rFonts w:ascii="Arial" w:cs="Arial" w:eastAsia="Arial" w:hAnsi="Arial"/>
          <w:vertAlign w:val="baseline"/>
          <w:rtl w:val="0"/>
        </w:rPr>
        <w:t xml:space="preserve">Unity of interest refers to the situation where the period and nature of the estate must be</w:t>
      </w:r>
      <w:r w:rsidDel="00000000" w:rsidR="00000000" w:rsidRPr="00000000">
        <w:rPr>
          <w:rFonts w:ascii="Arial" w:cs="Arial" w:eastAsia="Arial" w:hAnsi="Arial"/>
          <w:b w:val="1"/>
          <w:vertAlign w:val="baseline"/>
          <w:rtl w:val="0"/>
        </w:rPr>
        <w:t xml:space="preserve"> </w:t>
      </w:r>
      <w:r w:rsidDel="00000000" w:rsidR="00000000" w:rsidRPr="00000000">
        <w:rPr>
          <w:rFonts w:ascii="Arial" w:cs="Arial" w:eastAsia="Arial" w:hAnsi="Arial"/>
          <w:vertAlign w:val="baseline"/>
          <w:rtl w:val="0"/>
        </w:rPr>
        <w:t xml:space="preserve">one or the same. There can be no joint ownership where one holds a lease and the other holds the fee simple or the absolute proprietorship. Hence, a conveyance of dispositions in joint ownership may be made only by both, or all the joint proprietors.</w:t>
      </w:r>
      <w:r w:rsidDel="00000000" w:rsidR="00000000" w:rsidRPr="00000000">
        <w:rPr>
          <w:rtl w:val="0"/>
        </w:rPr>
      </w:r>
    </w:p>
    <w:p w:rsidR="00000000" w:rsidDel="00000000" w:rsidP="00000000" w:rsidRDefault="00000000" w:rsidRPr="00000000" w14:paraId="00000177">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i w:val="0"/>
          <w:vertAlign w:val="baseline"/>
        </w:rPr>
      </w:pPr>
      <w:r w:rsidDel="00000000" w:rsidR="00000000" w:rsidRPr="00000000">
        <w:rPr>
          <w:rtl w:val="0"/>
        </w:rPr>
      </w:r>
    </w:p>
    <w:p w:rsidR="00000000" w:rsidDel="00000000" w:rsidP="00000000" w:rsidRDefault="00000000" w:rsidRPr="00000000" w14:paraId="00000178">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Under the SPA the period and nature of the estate is the same. Also a conveyance of the portions of the common property can only be made by all the unit owners.</w:t>
      </w:r>
    </w:p>
    <w:p w:rsidR="00000000" w:rsidDel="00000000" w:rsidP="00000000" w:rsidRDefault="00000000" w:rsidRPr="00000000" w14:paraId="00000179">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i w:val="0"/>
          <w:vertAlign w:val="baseline"/>
        </w:rPr>
      </w:pPr>
      <w:r w:rsidDel="00000000" w:rsidR="00000000" w:rsidRPr="00000000">
        <w:rPr>
          <w:rtl w:val="0"/>
        </w:rPr>
      </w:r>
    </w:p>
    <w:p w:rsidR="00000000" w:rsidDel="00000000" w:rsidP="00000000" w:rsidRDefault="00000000" w:rsidRPr="00000000" w14:paraId="0000017A">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i w:val="0"/>
          <w:vertAlign w:val="baseline"/>
        </w:rPr>
      </w:pPr>
      <w:r w:rsidDel="00000000" w:rsidR="00000000" w:rsidRPr="00000000">
        <w:rPr>
          <w:rFonts w:ascii="Arial" w:cs="Arial" w:eastAsia="Arial" w:hAnsi="Arial"/>
          <w:vertAlign w:val="baseline"/>
          <w:rtl w:val="0"/>
        </w:rPr>
        <w:t xml:space="preserve">Unity of title refers to the requirement that joint owners must be created by</w:t>
      </w:r>
      <w:r w:rsidDel="00000000" w:rsidR="00000000" w:rsidRPr="00000000">
        <w:rPr>
          <w:rFonts w:ascii="Arial" w:cs="Arial" w:eastAsia="Arial" w:hAnsi="Arial"/>
          <w:i w:val="1"/>
          <w:vertAlign w:val="baseline"/>
          <w:rtl w:val="0"/>
        </w:rPr>
        <w:t xml:space="preserve"> </w:t>
      </w:r>
      <w:r w:rsidDel="00000000" w:rsidR="00000000" w:rsidRPr="00000000">
        <w:rPr>
          <w:rFonts w:ascii="Arial" w:cs="Arial" w:eastAsia="Arial" w:hAnsi="Arial"/>
          <w:vertAlign w:val="baseline"/>
          <w:rtl w:val="0"/>
        </w:rPr>
        <w:t xml:space="preserve">the same instrument or act. This is the case under the SPA. Joint owners are created by the SPA.</w:t>
      </w:r>
      <w:r w:rsidDel="00000000" w:rsidR="00000000" w:rsidRPr="00000000">
        <w:rPr>
          <w:rtl w:val="0"/>
        </w:rPr>
      </w:r>
    </w:p>
    <w:p w:rsidR="00000000" w:rsidDel="00000000" w:rsidP="00000000" w:rsidRDefault="00000000" w:rsidRPr="00000000" w14:paraId="0000017B">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i w:val="0"/>
          <w:vertAlign w:val="baseline"/>
        </w:rPr>
      </w:pPr>
      <w:r w:rsidDel="00000000" w:rsidR="00000000" w:rsidRPr="00000000">
        <w:rPr>
          <w:rtl w:val="0"/>
        </w:rPr>
      </w:r>
    </w:p>
    <w:p w:rsidR="00000000" w:rsidDel="00000000" w:rsidP="00000000" w:rsidRDefault="00000000" w:rsidRPr="00000000" w14:paraId="0000017C">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b w:val="0"/>
          <w:i w:val="0"/>
          <w:vertAlign w:val="baseline"/>
        </w:rPr>
      </w:pPr>
      <w:r w:rsidDel="00000000" w:rsidR="00000000" w:rsidRPr="00000000">
        <w:rPr>
          <w:rFonts w:ascii="Arial" w:cs="Arial" w:eastAsia="Arial" w:hAnsi="Arial"/>
          <w:vertAlign w:val="baseline"/>
          <w:rtl w:val="0"/>
        </w:rPr>
        <w:t xml:space="preserve">The most important consequence of joint ownership is that the right of survivorship arises. This means that on the death of one joint proprietor his share passes , not to his personal representatives but to the surviving  proprietor. </w:t>
      </w:r>
      <w:r w:rsidDel="00000000" w:rsidR="00000000" w:rsidRPr="00000000">
        <w:rPr>
          <w:rtl w:val="0"/>
        </w:rPr>
      </w:r>
    </w:p>
    <w:p w:rsidR="00000000" w:rsidDel="00000000" w:rsidP="00000000" w:rsidRDefault="00000000" w:rsidRPr="00000000" w14:paraId="0000017D">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The SPA differs in this regard. On the death of a unit owner, his unit or units and his share of the common property will devolve to his estate.</w:t>
      </w:r>
    </w:p>
    <w:p w:rsidR="00000000" w:rsidDel="00000000" w:rsidP="00000000" w:rsidRDefault="00000000" w:rsidRPr="00000000" w14:paraId="0000017E">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1440"/>
          <w:tab w:val="left" w:pos="2160"/>
          <w:tab w:val="left" w:pos="2880"/>
          <w:tab w:val="left" w:pos="3600"/>
          <w:tab w:val="left" w:pos="4320"/>
          <w:tab w:val="left" w:pos="5040"/>
          <w:tab w:val="left" w:pos="5760"/>
          <w:tab w:val="left" w:pos="6480"/>
          <w:tab w:val="left" w:pos="7200"/>
          <w:tab w:val="left" w:pos="7920"/>
        </w:tabs>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Common ownership</w:t>
      </w:r>
      <w:r w:rsidDel="00000000" w:rsidR="00000000" w:rsidRPr="00000000">
        <w:rPr>
          <w:rtl w:val="0"/>
        </w:rPr>
      </w:r>
    </w:p>
    <w:p w:rsidR="00000000" w:rsidDel="00000000" w:rsidP="00000000" w:rsidRDefault="00000000" w:rsidRPr="00000000" w14:paraId="00000180">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b w:val="0"/>
          <w:i w:val="0"/>
          <w:vertAlign w:val="baseline"/>
        </w:rPr>
      </w:pPr>
      <w:r w:rsidDel="00000000" w:rsidR="00000000" w:rsidRPr="00000000">
        <w:rPr>
          <w:rtl w:val="0"/>
        </w:rPr>
      </w:r>
    </w:p>
    <w:p w:rsidR="00000000" w:rsidDel="00000000" w:rsidP="00000000" w:rsidRDefault="00000000" w:rsidRPr="00000000" w14:paraId="00000181">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Common ownership is proprietorship of separate but undivided shares in the land. Here there is no right of survivorship</w:t>
      </w:r>
      <w:r w:rsidDel="00000000" w:rsidR="00000000" w:rsidRPr="00000000">
        <w:rPr>
          <w:rFonts w:ascii="Arial" w:cs="Arial" w:eastAsia="Arial" w:hAnsi="Arial"/>
          <w:i w:val="1"/>
          <w:vertAlign w:val="baseline"/>
          <w:rtl w:val="0"/>
        </w:rPr>
        <w:t xml:space="preserve">.</w:t>
      </w:r>
      <w:r w:rsidDel="00000000" w:rsidR="00000000" w:rsidRPr="00000000">
        <w:rPr>
          <w:rFonts w:ascii="Arial" w:cs="Arial" w:eastAsia="Arial" w:hAnsi="Arial"/>
          <w:vertAlign w:val="baseline"/>
          <w:rtl w:val="0"/>
        </w:rPr>
        <w:t xml:space="preserve"> Only the unity of possession is</w:t>
      </w:r>
      <w:r w:rsidDel="00000000" w:rsidR="00000000" w:rsidRPr="00000000">
        <w:rPr>
          <w:rFonts w:ascii="Arial" w:cs="Arial" w:eastAsia="Arial" w:hAnsi="Arial"/>
          <w:i w:val="1"/>
          <w:vertAlign w:val="baseline"/>
          <w:rtl w:val="0"/>
        </w:rPr>
        <w:t xml:space="preserve"> </w:t>
      </w:r>
      <w:r w:rsidDel="00000000" w:rsidR="00000000" w:rsidRPr="00000000">
        <w:rPr>
          <w:rFonts w:ascii="Arial" w:cs="Arial" w:eastAsia="Arial" w:hAnsi="Arial"/>
          <w:vertAlign w:val="baseline"/>
          <w:rtl w:val="0"/>
        </w:rPr>
        <w:t xml:space="preserve">essential. A proprietor in common has no power to deal with his undivided share in favour of any person other than another proprietor in common of the same land, but such consent shall not be unreasonably withheld.</w:t>
      </w:r>
    </w:p>
    <w:p w:rsidR="00000000" w:rsidDel="00000000" w:rsidP="00000000" w:rsidRDefault="00000000" w:rsidRPr="00000000" w14:paraId="00000182">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83">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Proprietorship in common ceases on partition or sale. Partition may be effected on the application of any one or more of the proprietors or of any person in whose favour an order has been made for the sale of an undivided share in the land in execution of a decree. It is completed by closing the register of the partitioned parcel and opening registers in respect of the new parcels. </w:t>
      </w:r>
    </w:p>
    <w:p w:rsidR="00000000" w:rsidDel="00000000" w:rsidP="00000000" w:rsidRDefault="00000000" w:rsidRPr="00000000" w14:paraId="00000184">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85">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Fonts w:ascii="Arial" w:cs="Arial" w:eastAsia="Arial" w:hAnsi="Arial"/>
          <w:vertAlign w:val="baseline"/>
          <w:rtl w:val="0"/>
        </w:rPr>
        <w:t xml:space="preserve">The preceding is what essentially happens upon registration of the sectional plan as spelt out in sub sections 5 (1) – (6) of the SPA. Under the SPA we have a situation where we have ownership in common of the common property and a proprietor in common cannot deal with his undivided share of the common property in favour of any person than other common proprietors. The proprietorship in common of the common areas ceases on the partition of the common areas such as for individual parking lots. </w:t>
      </w:r>
      <w:bookmarkStart w:colFirst="0" w:colLast="0" w:name="bookmark=id.lnxbz9" w:id="13"/>
      <w:bookmarkEnd w:id="13"/>
      <w:r w:rsidDel="00000000" w:rsidR="00000000" w:rsidRPr="00000000">
        <w:rPr>
          <w:rtl w:val="0"/>
        </w:rPr>
      </w:r>
    </w:p>
    <w:p w:rsidR="00000000" w:rsidDel="00000000" w:rsidP="00000000" w:rsidRDefault="00000000" w:rsidRPr="00000000" w14:paraId="00000186">
      <w:pPr>
        <w:pStyle w:val="Heading2"/>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sz w:val="24"/>
          <w:szCs w:val="24"/>
          <w:vertAlign w:val="baseline"/>
        </w:rPr>
      </w:pPr>
      <w:r w:rsidDel="00000000" w:rsidR="00000000" w:rsidRPr="00000000">
        <w:rPr>
          <w:rtl w:val="0"/>
        </w:rPr>
      </w:r>
    </w:p>
    <w:p w:rsidR="00000000" w:rsidDel="00000000" w:rsidP="00000000" w:rsidRDefault="00000000" w:rsidRPr="00000000" w14:paraId="00000187">
      <w:pPr>
        <w:pStyle w:val="Heading2"/>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sz w:val="24"/>
          <w:szCs w:val="24"/>
          <w:vertAlign w:val="baseline"/>
        </w:rPr>
      </w:pPr>
      <w:r w:rsidDel="00000000" w:rsidR="00000000" w:rsidRPr="00000000">
        <w:rPr>
          <w:b w:val="1"/>
          <w:i w:val="1"/>
          <w:sz w:val="24"/>
          <w:szCs w:val="24"/>
          <w:vertAlign w:val="baseline"/>
          <w:rtl w:val="0"/>
        </w:rPr>
        <w:t xml:space="preserve">Acquisition of property rights in accordance with consecutive proprietorship.</w:t>
      </w:r>
      <w:r w:rsidDel="00000000" w:rsidR="00000000" w:rsidRPr="00000000">
        <w:rPr>
          <w:rtl w:val="0"/>
        </w:rPr>
      </w:r>
    </w:p>
    <w:p w:rsidR="00000000" w:rsidDel="00000000" w:rsidP="00000000" w:rsidRDefault="00000000" w:rsidRPr="00000000" w14:paraId="00000188">
      <w:pPr>
        <w:pageBreakBefore w:val="0"/>
        <w:widowControl w:val="1"/>
        <w:tabs>
          <w:tab w:val="left" w:pos="108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1080" w:hanging="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89">
      <w:pPr>
        <w:pageBreakBefore w:val="0"/>
        <w:widowControl w:va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720" w:hanging="720"/>
        <w:rPr>
          <w:rFonts w:ascii="Arial" w:cs="Arial" w:eastAsia="Arial" w:hAnsi="Arial"/>
          <w:vertAlign w:val="baseline"/>
        </w:rPr>
      </w:pPr>
      <w:r w:rsidDel="00000000" w:rsidR="00000000" w:rsidRPr="00000000">
        <w:rPr>
          <w:rtl w:val="0"/>
        </w:rPr>
      </w:r>
    </w:p>
    <w:bookmarkStart w:colFirst="0" w:colLast="0" w:name="bookmark=id.35nkun2" w:id="14"/>
    <w:bookmarkEnd w:id="14"/>
    <w:p w:rsidR="00000000" w:rsidDel="00000000" w:rsidP="00000000" w:rsidRDefault="00000000" w:rsidRPr="00000000" w14:paraId="0000018A">
      <w:pPr>
        <w:pStyle w:val="Heading1"/>
        <w:keepNext w:val="1"/>
        <w:keepLines w:val="1"/>
        <w:pageBreakBefore w:val="0"/>
        <w:widowControl w:va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line="360" w:lineRule="auto"/>
        <w:ind w:hanging="720"/>
        <w:rPr>
          <w:sz w:val="24"/>
          <w:szCs w:val="24"/>
          <w:vertAlign w:val="baseline"/>
        </w:rPr>
      </w:pPr>
      <w:r w:rsidDel="00000000" w:rsidR="00000000" w:rsidRPr="00000000">
        <w:rPr>
          <w:b w:val="1"/>
          <w:sz w:val="24"/>
          <w:szCs w:val="24"/>
          <w:vertAlign w:val="baseline"/>
          <w:rtl w:val="0"/>
        </w:rPr>
        <w:t xml:space="preserve">Conclusion</w:t>
      </w:r>
      <w:r w:rsidDel="00000000" w:rsidR="00000000" w:rsidRPr="00000000">
        <w:rPr>
          <w:rtl w:val="0"/>
        </w:rPr>
      </w:r>
    </w:p>
    <w:p w:rsidR="00000000" w:rsidDel="00000000" w:rsidP="00000000" w:rsidRDefault="00000000" w:rsidRPr="00000000" w14:paraId="0000018B">
      <w:pPr>
        <w:keepLines w:val="1"/>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line="360" w:lineRule="auto"/>
        <w:ind w:hanging="720"/>
        <w:rPr>
          <w:rFonts w:ascii="Arial" w:cs="Arial" w:eastAsia="Arial" w:hAnsi="Arial"/>
          <w:sz w:val="28"/>
          <w:szCs w:val="28"/>
          <w:vertAlign w:val="baseline"/>
        </w:rPr>
      </w:pPr>
      <w:r w:rsidDel="00000000" w:rsidR="00000000" w:rsidRPr="00000000">
        <w:rPr>
          <w:rtl w:val="0"/>
        </w:rPr>
      </w:r>
    </w:p>
    <w:sectPr>
      <w:type w:val="continuous"/>
      <w:pgSz w:h="16837" w:w="11905" w:orient="portrait"/>
      <w:pgMar w:bottom="1440" w:top="1440" w:left="1440" w:right="1440" w:header="1440" w:footer="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C">
    <w:pPr>
      <w:pageBreakBefore w:val="0"/>
      <w:jc w:val="center"/>
      <w:rPr>
        <w:vertAlign w:val="baseline"/>
      </w:rPr>
    </w:pPr>
    <w:r w:rsidDel="00000000" w:rsidR="00000000" w:rsidRPr="00000000">
      <w:rP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D">
    <w:pPr>
      <w:pageBreakBefore w:val="0"/>
      <w:rPr>
        <w:vertAlign w:val="baseline"/>
      </w:rPr>
    </w:pPr>
    <w:r w:rsidDel="00000000" w:rsidR="00000000" w:rsidRPr="00000000">
      <w:rPr>
        <w:rtl w:val="0"/>
      </w:rPr>
    </w:r>
  </w:p>
  <w:p w:rsidR="00000000" w:rsidDel="00000000" w:rsidP="00000000" w:rsidRDefault="00000000" w:rsidRPr="00000000" w14:paraId="0000018E">
    <w:pPr>
      <w:pageBreakBefore w:val="0"/>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58194508"/>
      <w:numFmt w:val="lowerLetter"/>
      <w:lvlText w:val="%1."/>
      <w:lvlJc w:val="left"/>
      <w:pPr>
        <w:ind w:left="0" w:firstLine="0"/>
      </w:pPr>
      <w:rPr>
        <w:vertAlign w:val="baseline"/>
      </w:rPr>
    </w:lvl>
    <w:lvl w:ilvl="1">
      <w:start w:val="58194564"/>
      <w:numFmt w:val="lowerLetter"/>
      <w:lvlText w:val="%2."/>
      <w:lvlJc w:val="left"/>
      <w:pPr>
        <w:ind w:left="0" w:firstLine="0"/>
      </w:pPr>
      <w:rPr>
        <w:vertAlign w:val="baseline"/>
      </w:rPr>
    </w:lvl>
    <w:lvl w:ilvl="2">
      <w:start w:val="58194620"/>
      <w:numFmt w:val="lowerLetter"/>
      <w:lvlText w:val="%3."/>
      <w:lvlJc w:val="left"/>
      <w:pPr>
        <w:ind w:left="0" w:firstLine="0"/>
      </w:pPr>
      <w:rPr>
        <w:vertAlign w:val="baseline"/>
      </w:rPr>
    </w:lvl>
    <w:lvl w:ilvl="3">
      <w:start w:val="58194676"/>
      <w:numFmt w:val="lowerLetter"/>
      <w:lvlText w:val="%4."/>
      <w:lvlJc w:val="left"/>
      <w:pPr>
        <w:ind w:left="0" w:firstLine="0"/>
      </w:pPr>
      <w:rPr>
        <w:vertAlign w:val="baseline"/>
      </w:rPr>
    </w:lvl>
    <w:lvl w:ilvl="4">
      <w:start w:val="58194732"/>
      <w:numFmt w:val="lowerLetter"/>
      <w:lvlText w:val="%5."/>
      <w:lvlJc w:val="left"/>
      <w:pPr>
        <w:ind w:left="0" w:firstLine="0"/>
      </w:pPr>
      <w:rPr>
        <w:vertAlign w:val="baseline"/>
      </w:rPr>
    </w:lvl>
    <w:lvl w:ilvl="5">
      <w:start w:val="58194788"/>
      <w:numFmt w:val="lowerLetter"/>
      <w:lvlText w:val="%6."/>
      <w:lvlJc w:val="left"/>
      <w:pPr>
        <w:ind w:left="0" w:firstLine="0"/>
      </w:pPr>
      <w:rPr>
        <w:vertAlign w:val="baseline"/>
      </w:rPr>
    </w:lvl>
    <w:lvl w:ilvl="6">
      <w:start w:val="58194844"/>
      <w:numFmt w:val="lowerLetter"/>
      <w:lvlText w:val="%7."/>
      <w:lvlJc w:val="left"/>
      <w:pPr>
        <w:ind w:left="0" w:firstLine="0"/>
      </w:pPr>
      <w:rPr>
        <w:vertAlign w:val="baseline"/>
      </w:rPr>
    </w:lvl>
    <w:lvl w:ilvl="7">
      <w:start w:val="58194900"/>
      <w:numFmt w:val="lowerLetter"/>
      <w:lvlText w:val="%8."/>
      <w:lvlJc w:val="left"/>
      <w:pPr>
        <w:ind w:left="0" w:firstLine="0"/>
      </w:pPr>
      <w:rPr>
        <w:vertAlign w:val="baseline"/>
      </w:rPr>
    </w:lvl>
    <w:lvl w:ilvl="8">
      <w:start w:val="0"/>
      <w:numFmt w:val="decimal"/>
      <w:lvlText w:val=""/>
      <w:lvlJc w:val="left"/>
      <w:pPr>
        <w:ind w:left="0" w:firstLine="0"/>
      </w:pPr>
      <w:rPr>
        <w:vertAlign w:val="baseline"/>
      </w:rPr>
    </w:lvl>
  </w:abstractNum>
  <w:abstractNum w:abstractNumId="2">
    <w:lvl w:ilvl="0">
      <w:start w:val="58139952"/>
      <w:numFmt w:val="lowerLetter"/>
      <w:lvlText w:val="%1."/>
      <w:lvlJc w:val="left"/>
      <w:pPr>
        <w:ind w:left="0" w:firstLine="0"/>
      </w:pPr>
      <w:rPr>
        <w:vertAlign w:val="baseline"/>
      </w:rPr>
    </w:lvl>
    <w:lvl w:ilvl="1">
      <w:start w:val="58140008"/>
      <w:numFmt w:val="lowerLetter"/>
      <w:lvlText w:val="%2."/>
      <w:lvlJc w:val="left"/>
      <w:pPr>
        <w:ind w:left="0" w:firstLine="0"/>
      </w:pPr>
      <w:rPr>
        <w:vertAlign w:val="baseline"/>
      </w:rPr>
    </w:lvl>
    <w:lvl w:ilvl="2">
      <w:start w:val="58140064"/>
      <w:numFmt w:val="lowerLetter"/>
      <w:lvlText w:val="%3."/>
      <w:lvlJc w:val="left"/>
      <w:pPr>
        <w:ind w:left="0" w:firstLine="0"/>
      </w:pPr>
      <w:rPr>
        <w:vertAlign w:val="baseline"/>
      </w:rPr>
    </w:lvl>
    <w:lvl w:ilvl="3">
      <w:start w:val="58140120"/>
      <w:numFmt w:val="lowerLetter"/>
      <w:lvlText w:val="%4."/>
      <w:lvlJc w:val="left"/>
      <w:pPr>
        <w:ind w:left="0" w:firstLine="0"/>
      </w:pPr>
      <w:rPr>
        <w:vertAlign w:val="baseline"/>
      </w:rPr>
    </w:lvl>
    <w:lvl w:ilvl="4">
      <w:start w:val="58193700"/>
      <w:numFmt w:val="lowerLetter"/>
      <w:lvlText w:val="%5."/>
      <w:lvlJc w:val="left"/>
      <w:pPr>
        <w:ind w:left="0" w:firstLine="0"/>
      </w:pPr>
      <w:rPr>
        <w:vertAlign w:val="baseline"/>
      </w:rPr>
    </w:lvl>
    <w:lvl w:ilvl="5">
      <w:start w:val="58193756"/>
      <w:numFmt w:val="lowerLetter"/>
      <w:lvlText w:val="%6."/>
      <w:lvlJc w:val="left"/>
      <w:pPr>
        <w:ind w:left="0" w:firstLine="0"/>
      </w:pPr>
      <w:rPr>
        <w:vertAlign w:val="baseline"/>
      </w:rPr>
    </w:lvl>
    <w:lvl w:ilvl="6">
      <w:start w:val="58193812"/>
      <w:numFmt w:val="lowerLetter"/>
      <w:lvlText w:val="%7."/>
      <w:lvlJc w:val="left"/>
      <w:pPr>
        <w:ind w:left="0" w:firstLine="0"/>
      </w:pPr>
      <w:rPr>
        <w:vertAlign w:val="baseline"/>
      </w:rPr>
    </w:lvl>
    <w:lvl w:ilvl="7">
      <w:start w:val="58193868"/>
      <w:numFmt w:val="lowerLetter"/>
      <w:lvlText w:val="%8."/>
      <w:lvlJc w:val="left"/>
      <w:pPr>
        <w:ind w:left="0" w:firstLine="0"/>
      </w:pPr>
      <w:rPr>
        <w:vertAlign w:val="baseline"/>
      </w:rPr>
    </w:lvl>
    <w:lvl w:ilvl="8">
      <w:start w:val="0"/>
      <w:numFmt w:val="decimal"/>
      <w:lvlText w:val=""/>
      <w:lvlJc w:val="left"/>
      <w:pPr>
        <w:ind w:left="0" w:firstLine="0"/>
      </w:pPr>
      <w:rPr>
        <w:vertAlign w:val="baseline"/>
      </w:rPr>
    </w:lvl>
  </w:abstractNum>
  <w:abstractNum w:abstractNumId="3">
    <w:lvl w:ilvl="0">
      <w:start w:val="58193992"/>
      <w:numFmt w:val="lowerLetter"/>
      <w:lvlText w:val="(%1)"/>
      <w:lvlJc w:val="left"/>
      <w:pPr>
        <w:ind w:left="0" w:firstLine="0"/>
      </w:pPr>
      <w:rPr>
        <w:vertAlign w:val="baseline"/>
      </w:rPr>
    </w:lvl>
    <w:lvl w:ilvl="1">
      <w:start w:val="58194048"/>
      <w:numFmt w:val="lowerLetter"/>
      <w:lvlText w:val="(%2)"/>
      <w:lvlJc w:val="left"/>
      <w:pPr>
        <w:ind w:left="0" w:firstLine="0"/>
      </w:pPr>
      <w:rPr>
        <w:vertAlign w:val="baseline"/>
      </w:rPr>
    </w:lvl>
    <w:lvl w:ilvl="2">
      <w:start w:val="58194104"/>
      <w:numFmt w:val="lowerLetter"/>
      <w:lvlText w:val="(%3)"/>
      <w:lvlJc w:val="left"/>
      <w:pPr>
        <w:ind w:left="0" w:firstLine="0"/>
      </w:pPr>
      <w:rPr>
        <w:vertAlign w:val="baseline"/>
      </w:rPr>
    </w:lvl>
    <w:lvl w:ilvl="3">
      <w:start w:val="58194160"/>
      <w:numFmt w:val="lowerLetter"/>
      <w:lvlText w:val="(%4)"/>
      <w:lvlJc w:val="left"/>
      <w:pPr>
        <w:ind w:left="0" w:firstLine="0"/>
      </w:pPr>
      <w:rPr>
        <w:vertAlign w:val="baseline"/>
      </w:rPr>
    </w:lvl>
    <w:lvl w:ilvl="4">
      <w:start w:val="58194216"/>
      <w:numFmt w:val="lowerLetter"/>
      <w:lvlText w:val="(%5)"/>
      <w:lvlJc w:val="left"/>
      <w:pPr>
        <w:ind w:left="0" w:firstLine="0"/>
      </w:pPr>
      <w:rPr>
        <w:vertAlign w:val="baseline"/>
      </w:rPr>
    </w:lvl>
    <w:lvl w:ilvl="5">
      <w:start w:val="58194272"/>
      <w:numFmt w:val="lowerLetter"/>
      <w:lvlText w:val="(%6)"/>
      <w:lvlJc w:val="left"/>
      <w:pPr>
        <w:ind w:left="0" w:firstLine="0"/>
      </w:pPr>
      <w:rPr>
        <w:vertAlign w:val="baseline"/>
      </w:rPr>
    </w:lvl>
    <w:lvl w:ilvl="6">
      <w:start w:val="58194328"/>
      <w:numFmt w:val="lowerLetter"/>
      <w:lvlText w:val="(%7)"/>
      <w:lvlJc w:val="left"/>
      <w:pPr>
        <w:ind w:left="0" w:firstLine="0"/>
      </w:pPr>
      <w:rPr>
        <w:vertAlign w:val="baseline"/>
      </w:rPr>
    </w:lvl>
    <w:lvl w:ilvl="7">
      <w:start w:val="58194384"/>
      <w:numFmt w:val="lowerLetter"/>
      <w:lvlText w:val="(%8)"/>
      <w:lvlJc w:val="left"/>
      <w:pPr>
        <w:ind w:left="0" w:firstLine="0"/>
      </w:pPr>
      <w:rPr>
        <w:vertAlign w:val="baseline"/>
      </w:rPr>
    </w:lvl>
    <w:lvl w:ilvl="8">
      <w:start w:val="0"/>
      <w:numFmt w:val="decimal"/>
      <w:lvlText w:val=""/>
      <w:lvlJc w:val="left"/>
      <w:pPr>
        <w:ind w:left="0" w:firstLine="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widowControl w:val="0"/>
    </w:pPr>
    <w:rPr>
      <w:rFonts w:ascii="Arial" w:cs="Arial" w:eastAsia="Arial" w:hAnsi="Arial"/>
      <w:b w:val="1"/>
      <w:sz w:val="32"/>
      <w:szCs w:val="32"/>
      <w:vertAlign w:val="baseline"/>
    </w:rPr>
  </w:style>
  <w:style w:type="paragraph" w:styleId="Heading2">
    <w:name w:val="heading 2"/>
    <w:basedOn w:val="Normal"/>
    <w:next w:val="Normal"/>
    <w:pPr>
      <w:pageBreakBefore w:val="0"/>
      <w:widowControl w:val="0"/>
    </w:pPr>
    <w:rPr>
      <w:rFonts w:ascii="Arial" w:cs="Arial" w:eastAsia="Arial" w:hAnsi="Arial"/>
      <w:b w:val="1"/>
      <w:i w:val="1"/>
      <w:sz w:val="28"/>
      <w:szCs w:val="28"/>
      <w:vertAlign w:val="baseline"/>
    </w:rPr>
  </w:style>
  <w:style w:type="paragraph" w:styleId="Heading3">
    <w:name w:val="heading 3"/>
    <w:basedOn w:val="Normal"/>
    <w:next w:val="Normal"/>
    <w:pPr>
      <w:pageBreakBefore w:val="0"/>
      <w:widowControl w:val="0"/>
    </w:pPr>
    <w:rPr>
      <w:rFonts w:ascii="Arial" w:cs="Arial" w:eastAsia="Arial" w:hAnsi="Arial"/>
      <w:b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widowControl w:val="0"/>
    </w:pPr>
    <w:rPr>
      <w:rFonts w:ascii="Arial" w:cs="Arial" w:eastAsia="Arial" w:hAnsi="Arial"/>
      <w:b w:val="1"/>
      <w:sz w:val="32"/>
      <w:szCs w:val="32"/>
      <w:vertAlign w:val="baseline"/>
    </w:rPr>
  </w:style>
  <w:style w:type="paragraph" w:styleId="Heading2">
    <w:name w:val="heading 2"/>
    <w:basedOn w:val="Normal"/>
    <w:next w:val="Normal"/>
    <w:pPr>
      <w:widowControl w:val="0"/>
    </w:pPr>
    <w:rPr>
      <w:rFonts w:ascii="Arial" w:cs="Arial" w:eastAsia="Arial" w:hAnsi="Arial"/>
      <w:b w:val="1"/>
      <w:i w:val="1"/>
      <w:sz w:val="28"/>
      <w:szCs w:val="28"/>
      <w:vertAlign w:val="baseline"/>
    </w:rPr>
  </w:style>
  <w:style w:type="paragraph" w:styleId="Heading3">
    <w:name w:val="heading 3"/>
    <w:basedOn w:val="Normal"/>
    <w:next w:val="Normal"/>
    <w:pPr>
      <w:widowControl w:val="0"/>
    </w:pPr>
    <w:rPr>
      <w:rFonts w:ascii="Arial" w:cs="Arial" w:eastAsia="Arial" w:hAnsi="Arial"/>
      <w:b w:val="1"/>
      <w:sz w:val="26"/>
      <w:szCs w:val="26"/>
      <w:vertAlign w:val="baseline"/>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name w:val="Normal"/>
    <w:next w:val="Normal"/>
    <w:autoRedefine w:val="0"/>
    <w:hidden w:val="0"/>
    <w:qFormat w:val="0"/>
    <w:pPr>
      <w:widowControl w:val="0"/>
      <w:suppressAutoHyphens w:val="1"/>
      <w:autoSpaceDE w:val="0"/>
      <w:autoSpaceDN w:val="0"/>
      <w:adjustRightInd w:val="0"/>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AU" w:val="en-US"/>
    </w:rPr>
  </w:style>
  <w:style w:type="paragraph" w:styleId="Heading1">
    <w:name w:val="Heading 1"/>
    <w:basedOn w:val="Normal"/>
    <w:next w:val="Normal"/>
    <w:autoRedefine w:val="0"/>
    <w:hidden w:val="0"/>
    <w:qFormat w:val="0"/>
    <w:pPr>
      <w:widowControl w:val="0"/>
      <w:suppressAutoHyphens w:val="1"/>
      <w:autoSpaceDE w:val="0"/>
      <w:autoSpaceDN w:val="0"/>
      <w:adjustRightInd w:val="0"/>
      <w:spacing w:line="1" w:lineRule="atLeast"/>
      <w:ind w:leftChars="-1" w:rightChars="0" w:firstLineChars="-1"/>
      <w:textDirection w:val="btLr"/>
      <w:textAlignment w:val="top"/>
      <w:outlineLvl w:val="0"/>
    </w:pPr>
    <w:rPr>
      <w:rFonts w:ascii="Arial" w:cs="Arial" w:hAnsi="Arial"/>
      <w:b w:val="1"/>
      <w:bCs w:val="1"/>
      <w:w w:val="100"/>
      <w:kern w:val="2"/>
      <w:position w:val="-1"/>
      <w:sz w:val="32"/>
      <w:szCs w:val="32"/>
      <w:effect w:val="none"/>
      <w:vertAlign w:val="baseline"/>
      <w:cs w:val="0"/>
      <w:em w:val="none"/>
      <w:lang w:bidi="ar-SA" w:eastAsia="en-AU" w:val="en-US"/>
    </w:rPr>
  </w:style>
  <w:style w:type="paragraph" w:styleId="Heading2">
    <w:name w:val="Heading 2"/>
    <w:basedOn w:val="Normal"/>
    <w:next w:val="Normal"/>
    <w:autoRedefine w:val="0"/>
    <w:hidden w:val="0"/>
    <w:qFormat w:val="0"/>
    <w:pPr>
      <w:widowControl w:val="0"/>
      <w:suppressAutoHyphens w:val="1"/>
      <w:autoSpaceDE w:val="0"/>
      <w:autoSpaceDN w:val="0"/>
      <w:adjustRightInd w:val="0"/>
      <w:spacing w:line="1" w:lineRule="atLeast"/>
      <w:ind w:leftChars="-1" w:rightChars="0" w:firstLineChars="-1"/>
      <w:textDirection w:val="btLr"/>
      <w:textAlignment w:val="top"/>
      <w:outlineLvl w:val="1"/>
    </w:pPr>
    <w:rPr>
      <w:rFonts w:ascii="Arial" w:cs="Arial" w:hAnsi="Arial"/>
      <w:b w:val="1"/>
      <w:bCs w:val="1"/>
      <w:i w:val="1"/>
      <w:iCs w:val="1"/>
      <w:w w:val="100"/>
      <w:position w:val="-1"/>
      <w:sz w:val="28"/>
      <w:szCs w:val="28"/>
      <w:effect w:val="none"/>
      <w:vertAlign w:val="baseline"/>
      <w:cs w:val="0"/>
      <w:em w:val="none"/>
      <w:lang w:bidi="ar-SA" w:eastAsia="en-AU" w:val="en-US"/>
    </w:rPr>
  </w:style>
  <w:style w:type="paragraph" w:styleId="Heading3">
    <w:name w:val="Heading 3"/>
    <w:basedOn w:val="Normal"/>
    <w:next w:val="Normal"/>
    <w:autoRedefine w:val="0"/>
    <w:hidden w:val="0"/>
    <w:qFormat w:val="0"/>
    <w:pPr>
      <w:widowControl w:val="0"/>
      <w:suppressAutoHyphens w:val="1"/>
      <w:autoSpaceDE w:val="0"/>
      <w:autoSpaceDN w:val="0"/>
      <w:adjustRightInd w:val="0"/>
      <w:spacing w:line="1" w:lineRule="atLeast"/>
      <w:ind w:leftChars="-1" w:rightChars="0" w:firstLineChars="-1"/>
      <w:textDirection w:val="btLr"/>
      <w:textAlignment w:val="top"/>
      <w:outlineLvl w:val="2"/>
    </w:pPr>
    <w:rPr>
      <w:rFonts w:ascii="Arial" w:cs="Arial" w:hAnsi="Arial"/>
      <w:b w:val="1"/>
      <w:bCs w:val="1"/>
      <w:w w:val="100"/>
      <w:position w:val="-1"/>
      <w:sz w:val="26"/>
      <w:szCs w:val="26"/>
      <w:effect w:val="none"/>
      <w:vertAlign w:val="baseline"/>
      <w:cs w:val="0"/>
      <w:em w:val="none"/>
      <w:lang w:bidi="ar-SA" w:eastAsia="en-AU"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character" w:styleId="FootnoteReference">
    <w:name w:val="Footnote Reference"/>
    <w:next w:val="FootnoteReference"/>
    <w:autoRedefine w:val="0"/>
    <w:hidden w:val="0"/>
    <w:qFormat w:val="0"/>
    <w:rPr>
      <w:w w:val="100"/>
      <w:position w:val="-1"/>
      <w:effect w:val="none"/>
      <w:vertAlign w:val="baseline"/>
      <w:cs w:val="0"/>
      <w:em w:val="none"/>
      <w:lang/>
    </w:rPr>
  </w:style>
  <w:style w:type="paragraph" w:styleId="TOC1">
    <w:name w:val="TOC 1"/>
    <w:basedOn w:val="Normal"/>
    <w:next w:val="Normal"/>
    <w:autoRedefine w:val="0"/>
    <w:hidden w:val="0"/>
    <w:qFormat w:val="0"/>
    <w:pPr>
      <w:widowControl w:val="0"/>
      <w:tabs>
        <w:tab w:val="left" w:leader="none" w:pos="0"/>
        <w:tab w:val="right" w:leader="dot" w:pos="8295"/>
      </w:tabs>
      <w:suppressAutoHyphens w:val="1"/>
      <w:autoSpaceDE w:val="0"/>
      <w:autoSpaceDN w:val="0"/>
      <w:adjustRightInd w:val="0"/>
      <w:spacing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AU" w:val="en-US"/>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TOC3">
    <w:name w:val="TOC 3"/>
    <w:basedOn w:val="Normal"/>
    <w:next w:val="Normal"/>
    <w:autoRedefine w:val="0"/>
    <w:hidden w:val="0"/>
    <w:qFormat w:val="0"/>
    <w:pPr>
      <w:widowControl w:val="0"/>
      <w:tabs>
        <w:tab w:val="left" w:leader="none" w:pos="-480"/>
        <w:tab w:val="left" w:leader="none" w:pos="0"/>
        <w:tab w:val="left" w:leader="none" w:pos="240"/>
        <w:tab w:val="left" w:leader="none" w:pos="960"/>
        <w:tab w:val="left" w:leader="none" w:pos="1680"/>
        <w:tab w:val="left" w:leader="none" w:pos="2400"/>
        <w:tab w:val="left" w:leader="none" w:pos="3120"/>
        <w:tab w:val="left" w:leader="none" w:pos="3840"/>
        <w:tab w:val="left" w:leader="none" w:pos="4560"/>
        <w:tab w:val="left" w:leader="none" w:pos="5280"/>
        <w:tab w:val="left" w:leader="none" w:pos="6000"/>
        <w:tab w:val="left" w:leader="none" w:pos="6720"/>
        <w:tab w:val="left" w:leader="none" w:pos="7440"/>
      </w:tabs>
      <w:suppressAutoHyphens w:val="1"/>
      <w:autoSpaceDE w:val="0"/>
      <w:autoSpaceDN w:val="0"/>
      <w:adjustRightInd w:val="0"/>
      <w:spacing w:line="1" w:lineRule="atLeast"/>
      <w:ind w:left="480" w:leftChars="-1" w:rightChars="0" w:firstLineChars="-1"/>
      <w:textDirection w:val="btLr"/>
      <w:textAlignment w:val="top"/>
      <w:outlineLvl w:val="0"/>
    </w:pPr>
    <w:rPr>
      <w:w w:val="100"/>
      <w:position w:val="-1"/>
      <w:sz w:val="24"/>
      <w:szCs w:val="24"/>
      <w:effect w:val="none"/>
      <w:vertAlign w:val="baseline"/>
      <w:cs w:val="0"/>
      <w:em w:val="none"/>
      <w:lang w:bidi="ar-SA" w:eastAsia="en-AU" w:val="en-US"/>
    </w:rPr>
  </w:style>
  <w:style w:type="paragraph" w:styleId="TOC2">
    <w:name w:val="TOC 2"/>
    <w:basedOn w:val="Normal"/>
    <w:next w:val="Normal"/>
    <w:autoRedefine w:val="0"/>
    <w:hidden w:val="0"/>
    <w:qFormat w:val="0"/>
    <w:pPr>
      <w:widowControl w:val="0"/>
      <w:tabs>
        <w:tab w:val="left" w:leader="none" w:pos="-240"/>
        <w:tab w:val="left" w:leader="none" w:pos="0"/>
        <w:tab w:val="left" w:leader="none" w:pos="480"/>
        <w:tab w:val="left" w:leader="none" w:pos="1200"/>
        <w:tab w:val="left" w:leader="none" w:pos="1920"/>
        <w:tab w:val="left" w:leader="none" w:pos="2640"/>
        <w:tab w:val="left" w:leader="none" w:pos="3360"/>
        <w:tab w:val="left" w:leader="none" w:pos="4080"/>
        <w:tab w:val="left" w:leader="none" w:pos="4800"/>
        <w:tab w:val="left" w:leader="none" w:pos="5520"/>
        <w:tab w:val="left" w:leader="none" w:pos="6240"/>
        <w:tab w:val="left" w:leader="none" w:pos="6960"/>
        <w:tab w:val="left" w:leader="none" w:pos="7680"/>
      </w:tabs>
      <w:suppressAutoHyphens w:val="1"/>
      <w:autoSpaceDE w:val="0"/>
      <w:autoSpaceDN w:val="0"/>
      <w:adjustRightInd w:val="0"/>
      <w:spacing w:line="1" w:lineRule="atLeast"/>
      <w:ind w:left="240" w:leftChars="-1" w:rightChars="0" w:firstLineChars="-1"/>
      <w:textDirection w:val="btLr"/>
      <w:textAlignment w:val="top"/>
      <w:outlineLvl w:val="0"/>
    </w:pPr>
    <w:rPr>
      <w:w w:val="100"/>
      <w:position w:val="-1"/>
      <w:sz w:val="24"/>
      <w:szCs w:val="24"/>
      <w:effect w:val="none"/>
      <w:vertAlign w:val="baseline"/>
      <w:cs w:val="0"/>
      <w:em w:val="none"/>
      <w:lang w:bidi="ar-SA" w:eastAsia="en-AU" w:val="en-US"/>
    </w:rPr>
  </w:style>
  <w:style w:type="paragraph" w:styleId="Level1">
    <w:name w:val="Level 1"/>
    <w:basedOn w:val="Normal"/>
    <w:next w:val="Level1"/>
    <w:autoRedefine w:val="0"/>
    <w:hidden w:val="0"/>
    <w:qFormat w:val="0"/>
    <w:pPr>
      <w:widowControl w:val="0"/>
      <w:numPr>
        <w:ilvl w:val="0"/>
        <w:numId w:val="4"/>
      </w:numPr>
      <w:tabs>
        <w:tab w:val="clear" w:pos="360"/>
      </w:tabs>
      <w:suppressAutoHyphens w:val="1"/>
      <w:autoSpaceDE w:val="0"/>
      <w:autoSpaceDN w:val="0"/>
      <w:adjustRightInd w:val="0"/>
      <w:spacing w:line="1" w:lineRule="atLeast"/>
      <w:ind w:left="1080" w:leftChars="-1" w:rightChars="0" w:hanging="720" w:firstLineChars="-1"/>
      <w:textDirection w:val="btLr"/>
      <w:textAlignment w:val="top"/>
      <w:outlineLvl w:val="0"/>
    </w:pPr>
    <w:rPr>
      <w:w w:val="100"/>
      <w:position w:val="-1"/>
      <w:sz w:val="24"/>
      <w:szCs w:val="24"/>
      <w:effect w:val="none"/>
      <w:vertAlign w:val="baseline"/>
      <w:cs w:val="0"/>
      <w:em w:val="none"/>
      <w:lang w:bidi="ar-SA" w:eastAsia="en-AU" w:val="en-US"/>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j9RGdS972HAxC0I77ebwlHWYnfQ==">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