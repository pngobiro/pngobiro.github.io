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sdt>
        <w:sdtPr>
          <w:tag w:val="goog_rdk_1"/>
        </w:sdtPr>
        <w:sdtContent>
          <w:ins w:author="Wangechi Maina" w:id="0" w:date="2022-02-10T06:21:3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r w:rsidDel="00000000" w:rsidR="00000000" w:rsidRPr="00000000">
        <w:rPr>
          <w:b w:val="1"/>
          <w:rtl w:val="0"/>
        </w:rPr>
        <w:t xml:space="preserve">Criminal Litigation</w:t>
        <w:br w:type="textWrapping"/>
        <w:t xml:space="preserve"> </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b w:val="1"/>
          <w:rtl w:val="0"/>
        </w:rPr>
        <w:t xml:space="preserve">Jurisdiction and hierarchy of Courts:</w: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b w:val="1"/>
          <w:u w:val="single"/>
          <w:rtl w:val="0"/>
        </w:rPr>
        <w:t xml:space="preserve">Jurisdiction- </w:t>
      </w:r>
      <w:r w:rsidDel="00000000" w:rsidR="00000000" w:rsidRPr="00000000">
        <w:rPr>
          <w:b w:val="1"/>
          <w:rtl w:val="0"/>
        </w:rPr>
        <w:t xml:space="preserve">the right to use power of an official body to make decisions on questions of law.</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b w:val="1"/>
          <w:u w:val="single"/>
          <w:rtl w:val="0"/>
        </w:rPr>
        <w:t xml:space="preserve">Hierarchy-</w:t>
      </w:r>
      <w:r w:rsidDel="00000000" w:rsidR="00000000" w:rsidRPr="00000000">
        <w:rPr>
          <w:b w:val="1"/>
          <w:rtl w:val="0"/>
        </w:rPr>
        <w:t xml:space="preserve">system by which members of an organization are grouped and arranged according to higher and lower ranks.</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b w:val="1"/>
          <w:rtl w:val="0"/>
        </w:rPr>
        <w:t xml:space="preserve">Types of jurisdiction</w:t>
      </w:r>
      <w:r w:rsidDel="00000000" w:rsidR="00000000" w:rsidRPr="00000000">
        <w:rPr>
          <w:rtl w:val="0"/>
        </w:rPr>
      </w:r>
    </w:p>
    <w:sdt>
      <w:sdtPr>
        <w:tag w:val="goog_rdk_3"/>
      </w:sdtPr>
      <w:sdtContent>
        <w:p w:rsidR="00000000" w:rsidDel="00000000" w:rsidP="00000000" w:rsidRDefault="00000000" w:rsidRPr="00000000" w14:paraId="00000006">
          <w:pPr>
            <w:pageBreakBefore w:val="0"/>
            <w:rPr>
              <w:ins w:author="Veronica Wanjugu Maina" w:id="1" w:date="2021-09-16T08:22:12Z"/>
              <w:b w:val="1"/>
            </w:rPr>
          </w:pPr>
          <w:r w:rsidDel="00000000" w:rsidR="00000000" w:rsidRPr="00000000">
            <w:rPr>
              <w:b w:val="1"/>
              <w:u w:val="single"/>
              <w:rtl w:val="0"/>
            </w:rPr>
            <w:t xml:space="preserve">Geographical/ Territorial- </w:t>
          </w:r>
          <w:r w:rsidDel="00000000" w:rsidR="00000000" w:rsidRPr="00000000">
            <w:rPr>
              <w:b w:val="1"/>
              <w:rtl w:val="0"/>
            </w:rPr>
            <w:t xml:space="preserve">the jurisdiction to hear and determine cases is defined by law based on designated areas.</w:t>
          </w:r>
          <w:sdt>
            <w:sdtPr>
              <w:tag w:val="goog_rdk_2"/>
            </w:sdtPr>
            <w:sdtContent>
              <w:ins w:author="Veronica Wanjugu Maina" w:id="1" w:date="2021-09-16T08:22:12Z">
                <w:r w:rsidDel="00000000" w:rsidR="00000000" w:rsidRPr="00000000">
                  <w:rPr>
                    <w:rtl w:val="0"/>
                  </w:rPr>
                </w:r>
              </w:ins>
            </w:sdtContent>
          </w:sdt>
        </w:p>
      </w:sdtContent>
    </w:sdt>
    <w:sdt>
      <w:sdtPr>
        <w:tag w:val="goog_rdk_5"/>
      </w:sdtPr>
      <w:sdtContent>
        <w:p w:rsidR="00000000" w:rsidDel="00000000" w:rsidP="00000000" w:rsidRDefault="00000000" w:rsidRPr="00000000" w14:paraId="00000007">
          <w:pPr>
            <w:pageBreakBefore w:val="0"/>
            <w:rPr>
              <w:b w:val="1"/>
              <w:rPrChange w:author="Veronica Wanjugu Maina" w:id="2" w:date="2021-09-16T08:22:12Z">
                <w:rPr/>
              </w:rPrChange>
            </w:rPr>
          </w:pPr>
          <w:sdt>
            <w:sdtPr>
              <w:tag w:val="goog_rdk_4"/>
            </w:sdtPr>
            <w:sdtContent>
              <w:r w:rsidDel="00000000" w:rsidR="00000000" w:rsidRPr="00000000">
                <w:rPr>
                  <w:rtl w:val="0"/>
                </w:rPr>
              </w:r>
            </w:sdtContent>
          </w:sdt>
        </w:p>
      </w:sdtContent>
    </w:sdt>
    <w:sdt>
      <w:sdtPr>
        <w:tag w:val="goog_rdk_7"/>
      </w:sdtPr>
      <w:sdtContent>
        <w:p w:rsidR="00000000" w:rsidDel="00000000" w:rsidP="00000000" w:rsidRDefault="00000000" w:rsidRPr="00000000" w14:paraId="00000008">
          <w:pPr>
            <w:pageBreakBefore w:val="0"/>
            <w:rPr>
              <w:ins w:author="Veronica Wanjugu Maina" w:id="3" w:date="2021-09-16T08:21:45Z"/>
              <w:b w:val="1"/>
            </w:rPr>
          </w:pPr>
          <w:r w:rsidDel="00000000" w:rsidR="00000000" w:rsidRPr="00000000">
            <w:rPr>
              <w:b w:val="1"/>
              <w:u w:val="single"/>
              <w:rtl w:val="0"/>
            </w:rPr>
            <w:t xml:space="preserve">Pecuniary/ Monetary- </w:t>
          </w:r>
          <w:r w:rsidDel="00000000" w:rsidR="00000000" w:rsidRPr="00000000">
            <w:rPr>
              <w:b w:val="1"/>
              <w:rtl w:val="0"/>
            </w:rPr>
            <w:t xml:space="preserve">the jurisdiction to hear and determine cases is defined by law based on designated financial  value -levels</w:t>
          </w:r>
          <w:r w:rsidDel="00000000" w:rsidR="00000000" w:rsidRPr="00000000">
            <w:rPr>
              <w:b w:val="1"/>
              <w:u w:val="single"/>
              <w:rtl w:val="0"/>
            </w:rPr>
            <w:t xml:space="preserve">.</w:t>
          </w:r>
          <w:r w:rsidDel="00000000" w:rsidR="00000000" w:rsidRPr="00000000">
            <w:rPr>
              <w:b w:val="1"/>
              <w:rtl w:val="0"/>
            </w:rPr>
            <w:t xml:space="preserve"> </w:t>
          </w:r>
          <w:sdt>
            <w:sdtPr>
              <w:tag w:val="goog_rdk_6"/>
            </w:sdtPr>
            <w:sdtContent>
              <w:ins w:author="Veronica Wanjugu Maina" w:id="3" w:date="2021-09-16T08:21:45Z">
                <w:r w:rsidDel="00000000" w:rsidR="00000000" w:rsidRPr="00000000">
                  <w:rPr>
                    <w:b w:val="1"/>
                    <w:rtl w:val="0"/>
                  </w:rPr>
                  <w:t xml:space="preserve">the pecuniary jurisdiction where the Court is presided over by a chief magistrate has been increased from KES 7 million to KES 20 million shillings.- civil</w:t>
                </w:r>
              </w:ins>
            </w:sdtContent>
          </w:sdt>
        </w:p>
      </w:sdtContent>
    </w:sdt>
    <w:sdt>
      <w:sdtPr>
        <w:tag w:val="goog_rdk_9"/>
      </w:sdtPr>
      <w:sdtContent>
        <w:p w:rsidR="00000000" w:rsidDel="00000000" w:rsidP="00000000" w:rsidRDefault="00000000" w:rsidRPr="00000000" w14:paraId="00000009">
          <w:pPr>
            <w:pageBreakBefore w:val="0"/>
            <w:rPr>
              <w:ins w:author="Veronica Wanjugu Maina" w:id="3" w:date="2021-09-16T08:21:45Z"/>
              <w:b w:val="1"/>
            </w:rPr>
          </w:pPr>
          <w:sdt>
            <w:sdtPr>
              <w:tag w:val="goog_rdk_8"/>
            </w:sdtPr>
            <w:sdtContent>
              <w:ins w:author="Veronica Wanjugu Maina" w:id="3" w:date="2021-09-16T08:21:45Z">
                <w:r w:rsidDel="00000000" w:rsidR="00000000" w:rsidRPr="00000000">
                  <w:rPr>
                    <w:b w:val="1"/>
                    <w:rtl w:val="0"/>
                  </w:rPr>
                  <w:t xml:space="preserve">srm</w:t>
                </w:r>
              </w:ins>
            </w:sdtContent>
          </w:sdt>
        </w:p>
      </w:sdtContent>
    </w:sdt>
    <w:sdt>
      <w:sdtPr>
        <w:tag w:val="goog_rdk_12"/>
      </w:sdtPr>
      <w:sdtContent>
        <w:p w:rsidR="00000000" w:rsidDel="00000000" w:rsidP="00000000" w:rsidRDefault="00000000" w:rsidRPr="00000000" w14:paraId="0000000A">
          <w:pPr>
            <w:pageBreakBefore w:val="0"/>
            <w:rPr>
              <w:rFonts w:ascii="Arial" w:cs="Arial" w:eastAsia="Arial" w:hAnsi="Arial"/>
              <w:b w:val="1"/>
              <w:color w:val="202124"/>
              <w:sz w:val="24"/>
              <w:szCs w:val="24"/>
              <w:highlight w:val="white"/>
              <w:rPrChange w:author="Veronica Wanjugu Maina" w:id="4" w:date="2021-09-16T08:21:45Z">
                <w:rPr/>
              </w:rPrChange>
            </w:rPr>
          </w:pPr>
          <w:sdt>
            <w:sdtPr>
              <w:tag w:val="goog_rdk_10"/>
            </w:sdtPr>
            <w:sdtContent>
              <w:ins w:author="Veronica Wanjugu Maina" w:id="3" w:date="2021-09-16T08:21:45Z">
                <w:r w:rsidDel="00000000" w:rsidR="00000000" w:rsidRPr="00000000">
                  <w:rPr>
                    <w:b w:val="1"/>
                    <w:rtl w:val="0"/>
                  </w:rPr>
                  <w:t xml:space="preserve">small claims-1 million and below</w:t>
                </w:r>
              </w:ins>
            </w:sdtContent>
          </w:sdt>
          <w:sdt>
            <w:sdtPr>
              <w:tag w:val="goog_rdk_11"/>
            </w:sdtPr>
            <w:sdtContent>
              <w:r w:rsidDel="00000000" w:rsidR="00000000" w:rsidRPr="00000000">
                <w:rPr>
                  <w:rtl w:val="0"/>
                </w:rPr>
              </w:r>
            </w:sdtContent>
          </w:sdt>
        </w:p>
      </w:sdtContent>
    </w:sdt>
    <w:p w:rsidR="00000000" w:rsidDel="00000000" w:rsidP="00000000" w:rsidRDefault="00000000" w:rsidRPr="00000000" w14:paraId="0000000B">
      <w:pPr>
        <w:pageBreakBefore w:val="0"/>
        <w:rPr/>
      </w:pPr>
      <w:r w:rsidDel="00000000" w:rsidR="00000000" w:rsidRPr="00000000">
        <w:rPr>
          <w:b w:val="1"/>
          <w:u w:val="single"/>
          <w:rtl w:val="0"/>
        </w:rPr>
        <w:t xml:space="preserve">Original- </w:t>
      </w:r>
      <w:r w:rsidDel="00000000" w:rsidR="00000000" w:rsidRPr="00000000">
        <w:rPr>
          <w:b w:val="1"/>
          <w:rtl w:val="0"/>
        </w:rPr>
        <w:t xml:space="preserve">the jurisdiction of a court to hear the case the first time</w:t>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b w:val="1"/>
          <w:u w:val="single"/>
          <w:rtl w:val="0"/>
        </w:rPr>
        <w:t xml:space="preserve">Inherent-</w:t>
      </w:r>
      <w:r w:rsidDel="00000000" w:rsidR="00000000" w:rsidRPr="00000000">
        <w:rPr>
          <w:b w:val="1"/>
          <w:rtl w:val="0"/>
        </w:rPr>
        <w:t xml:space="preserve">the jurisdiction for a specific court to hear specific types of cases</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b w:val="1"/>
          <w:u w:val="single"/>
          <w:rtl w:val="0"/>
        </w:rPr>
        <w:t xml:space="preserve">Appellate- t</w:t>
      </w:r>
      <w:r w:rsidDel="00000000" w:rsidR="00000000" w:rsidRPr="00000000">
        <w:rPr>
          <w:b w:val="1"/>
          <w:rtl w:val="0"/>
        </w:rPr>
        <w:t xml:space="preserve">he jurisdiction of a court to hear a case the second time ( on appeal)</w:t>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b w:val="1"/>
          <w:u w:val="single"/>
          <w:rtl w:val="0"/>
        </w:rPr>
        <w:t xml:space="preserve">1</w:t>
      </w:r>
      <w:r w:rsidDel="00000000" w:rsidR="00000000" w:rsidRPr="00000000">
        <w:rPr>
          <w:b w:val="1"/>
          <w:u w:val="single"/>
          <w:vertAlign w:val="superscript"/>
          <w:rtl w:val="0"/>
        </w:rPr>
        <w:t xml:space="preserve">st</w:t>
      </w:r>
      <w:r w:rsidDel="00000000" w:rsidR="00000000" w:rsidRPr="00000000">
        <w:rPr>
          <w:b w:val="1"/>
          <w:u w:val="single"/>
          <w:rtl w:val="0"/>
        </w:rPr>
        <w:t xml:space="preserve"> instance- t</w:t>
      </w:r>
      <w:r w:rsidDel="00000000" w:rsidR="00000000" w:rsidRPr="00000000">
        <w:rPr>
          <w:b w:val="1"/>
          <w:rtl w:val="0"/>
        </w:rPr>
        <w:t xml:space="preserve">he jurisdiction of a court to hear the case for the first time</w:t>
      </w:r>
      <w:r w:rsidDel="00000000" w:rsidR="00000000" w:rsidRPr="00000000">
        <w:rPr>
          <w:b w:val="1"/>
          <w:u w:val="single"/>
          <w:rtl w:val="0"/>
        </w:rPr>
        <w:t xml:space="preserve"> </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b w:val="1"/>
          <w:u w:val="single"/>
          <w:rtl w:val="0"/>
        </w:rPr>
        <w:t xml:space="preserve">2</w:t>
      </w:r>
      <w:r w:rsidDel="00000000" w:rsidR="00000000" w:rsidRPr="00000000">
        <w:rPr>
          <w:b w:val="1"/>
          <w:u w:val="single"/>
          <w:vertAlign w:val="superscript"/>
          <w:rtl w:val="0"/>
        </w:rPr>
        <w:t xml:space="preserve">nd</w:t>
      </w:r>
      <w:r w:rsidDel="00000000" w:rsidR="00000000" w:rsidRPr="00000000">
        <w:rPr>
          <w:b w:val="1"/>
          <w:u w:val="single"/>
          <w:rtl w:val="0"/>
        </w:rPr>
        <w:t xml:space="preserve"> instance- t</w:t>
      </w:r>
      <w:r w:rsidDel="00000000" w:rsidR="00000000" w:rsidRPr="00000000">
        <w:rPr>
          <w:b w:val="1"/>
          <w:rtl w:val="0"/>
        </w:rPr>
        <w:t xml:space="preserve">he jurisdiction of a court to hear a case the second time ( on appeal)</w:t>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b w:val="1"/>
          <w:u w:val="single"/>
          <w:rtl w:val="0"/>
        </w:rPr>
        <w:t xml:space="preserve">Limited- </w:t>
      </w:r>
      <w:r w:rsidDel="00000000" w:rsidR="00000000" w:rsidRPr="00000000">
        <w:rPr>
          <w:b w:val="1"/>
          <w:rtl w:val="0"/>
        </w:rPr>
        <w:t xml:space="preserve">jurisdiction is restricted to certain conditions</w:t>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b w:val="1"/>
          <w:u w:val="single"/>
          <w:rtl w:val="0"/>
        </w:rPr>
        <w:t xml:space="preserve">Unlimited- </w:t>
      </w:r>
      <w:r w:rsidDel="00000000" w:rsidR="00000000" w:rsidRPr="00000000">
        <w:rPr>
          <w:b w:val="1"/>
          <w:rtl w:val="0"/>
        </w:rPr>
        <w:t xml:space="preserve">jurisdiction without  conditions</w:t>
      </w:r>
      <w:r w:rsidDel="00000000" w:rsidR="00000000" w:rsidRPr="00000000">
        <w:rPr>
          <w:rtl w:val="0"/>
        </w:rPr>
      </w:r>
    </w:p>
    <w:p w:rsidR="00000000" w:rsidDel="00000000" w:rsidP="00000000" w:rsidRDefault="00000000" w:rsidRPr="00000000" w14:paraId="00000012">
      <w:pPr>
        <w:pageBreakBefore w:val="0"/>
        <w:rPr>
          <w:u w:val="single"/>
        </w:rPr>
      </w:pPr>
      <w:r w:rsidDel="00000000" w:rsidR="00000000" w:rsidRPr="00000000">
        <w:rPr>
          <w:b w:val="1"/>
          <w:u w:val="single"/>
          <w:rtl w:val="0"/>
        </w:rPr>
        <w:t xml:space="preserve">Types of proceedings </w:t>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b w:val="1"/>
          <w:u w:val="single"/>
          <w:rtl w:val="0"/>
        </w:rPr>
        <w:t xml:space="preserve">Criminal proceedings/case:</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b w:val="1"/>
          <w:rtl w:val="0"/>
        </w:rPr>
        <w:t xml:space="preserve">Begins with: Charge sheet/ Complaint</w:t>
      </w: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b w:val="1"/>
          <w:rtl w:val="0"/>
        </w:rPr>
        <w:t xml:space="preserve">Parties: Accused person/ suspect</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b w:val="1"/>
          <w:rtl w:val="0"/>
        </w:rPr>
        <w:t xml:space="preserve">              Prosecutor/ State Counsel (High Court)</w: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b w:val="1"/>
          <w:rtl w:val="0"/>
        </w:rPr>
        <w:t xml:space="preserve">Judicial officer: Magistrate/ Judge (High Court)</w:t>
      </w: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b w:val="1"/>
          <w:rtl w:val="0"/>
        </w:rPr>
        <w:t xml:space="preserve">Process: Plea taking</w:t>
      </w: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b w:val="1"/>
          <w:rtl w:val="0"/>
        </w:rPr>
        <w:t xml:space="preserve">              Prosecution case</w:t>
      </w: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b w:val="1"/>
          <w:rtl w:val="0"/>
        </w:rPr>
        <w:t xml:space="preserve">              Ruling</w:t>
      </w: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b w:val="1"/>
          <w:rtl w:val="0"/>
        </w:rPr>
        <w:t xml:space="preserve">              Defense case</w:t>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b w:val="1"/>
          <w:rtl w:val="0"/>
        </w:rPr>
        <w:t xml:space="preserve">              Judgment</w:t>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b w:val="1"/>
          <w:u w:val="single"/>
          <w:rtl w:val="0"/>
        </w:rPr>
        <w:t xml:space="preserve">Civil Suit / Case</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b w:val="1"/>
          <w:rtl w:val="0"/>
        </w:rPr>
        <w:t xml:space="preserve">Begins with: Pleadings (plaint/ petition/OS)</w:t>
      </w: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b w:val="1"/>
          <w:rtl w:val="0"/>
        </w:rPr>
        <w:t xml:space="preserve">Parties: Plaintiff/ Petitioner/Applicant (in person/ advocate)</w:t>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b w:val="1"/>
          <w:rtl w:val="0"/>
        </w:rPr>
        <w:t xml:space="preserve">              Defendant/Respondent (in person/Advocate)</w:t>
      </w: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b w:val="1"/>
          <w:rtl w:val="0"/>
        </w:rPr>
        <w:t xml:space="preserve">Judicial officer: Magistrate/ Judge (High Court)</w:t>
      </w: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b w:val="1"/>
          <w:rtl w:val="0"/>
        </w:rPr>
        <w:t xml:space="preserve">Process: Close of pleadings</w:t>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b w:val="1"/>
          <w:rtl w:val="0"/>
        </w:rPr>
        <w:t xml:space="preserve">              Interlocutory matters</w:t>
      </w: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b w:val="1"/>
          <w:rtl w:val="0"/>
        </w:rPr>
        <w:t xml:space="preserve">              Plaintiff’s case</w:t>
      </w: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b w:val="1"/>
          <w:rtl w:val="0"/>
        </w:rPr>
        <w:t xml:space="preserve">              Defendant’s case</w:t>
      </w: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b w:val="1"/>
          <w:rtl w:val="0"/>
        </w:rPr>
        <w:t xml:space="preserve">              Judgment</w:t>
      </w:r>
      <w:r w:rsidDel="00000000" w:rsidR="00000000" w:rsidRPr="00000000">
        <w:rPr>
          <w:rtl w:val="0"/>
        </w:rPr>
      </w:r>
    </w:p>
    <w:p w:rsidR="00000000" w:rsidDel="00000000" w:rsidP="00000000" w:rsidRDefault="00000000" w:rsidRPr="00000000" w14:paraId="00000027">
      <w:pPr>
        <w:pageBreakBefore w:val="0"/>
        <w:rPr>
          <w:b w:val="1"/>
        </w:rPr>
      </w:pPr>
      <w:r w:rsidDel="00000000" w:rsidR="00000000" w:rsidRPr="00000000">
        <w:rPr>
          <w:b w:val="1"/>
          <w:rtl w:val="0"/>
        </w:rPr>
        <w:t xml:space="preserve">JURISDICTION </w:t>
      </w:r>
    </w:p>
    <w:p w:rsidR="00000000" w:rsidDel="00000000" w:rsidP="00000000" w:rsidRDefault="00000000" w:rsidRPr="00000000" w14:paraId="00000028">
      <w:pPr>
        <w:pageBreakBefore w:val="0"/>
        <w:rPr>
          <w:b w:val="1"/>
        </w:rPr>
      </w:pPr>
      <w:r w:rsidDel="00000000" w:rsidR="00000000" w:rsidRPr="00000000">
        <w:rPr>
          <w:b w:val="1"/>
          <w:rtl w:val="0"/>
        </w:rPr>
        <w:t xml:space="preserve">Jurisdiction and hierarchy of Courts:</w:t>
      </w:r>
    </w:p>
    <w:p w:rsidR="00000000" w:rsidDel="00000000" w:rsidP="00000000" w:rsidRDefault="00000000" w:rsidRPr="00000000" w14:paraId="00000029">
      <w:pPr>
        <w:pageBreakBefore w:val="0"/>
        <w:rPr>
          <w:b w:val="1"/>
        </w:rPr>
      </w:pPr>
      <w:r w:rsidDel="00000000" w:rsidR="00000000" w:rsidRPr="00000000">
        <w:rPr>
          <w:b w:val="1"/>
          <w:u w:val="single"/>
          <w:rtl w:val="0"/>
        </w:rPr>
        <w:t xml:space="preserve">Jurisdiction- </w:t>
      </w:r>
      <w:r w:rsidDel="00000000" w:rsidR="00000000" w:rsidRPr="00000000">
        <w:rPr>
          <w:b w:val="1"/>
          <w:rtl w:val="0"/>
        </w:rPr>
        <w:t xml:space="preserve">the right to use power of an official body to make decisions on questions of fact and law.</w:t>
      </w:r>
    </w:p>
    <w:p w:rsidR="00000000" w:rsidDel="00000000" w:rsidP="00000000" w:rsidRDefault="00000000" w:rsidRPr="00000000" w14:paraId="0000002A">
      <w:pPr>
        <w:pageBreakBefore w:val="0"/>
        <w:rPr>
          <w:b w:val="1"/>
        </w:rPr>
      </w:pPr>
      <w:r w:rsidDel="00000000" w:rsidR="00000000" w:rsidRPr="00000000">
        <w:rPr>
          <w:b w:val="1"/>
          <w:u w:val="single"/>
          <w:rtl w:val="0"/>
        </w:rPr>
        <w:t xml:space="preserve">Hierarchy-</w:t>
      </w:r>
      <w:r w:rsidDel="00000000" w:rsidR="00000000" w:rsidRPr="00000000">
        <w:rPr>
          <w:b w:val="1"/>
          <w:rtl w:val="0"/>
        </w:rPr>
        <w:t xml:space="preserve">system by which members of an organization are grouped and arranged according to rank.</w:t>
      </w:r>
    </w:p>
    <w:p w:rsidR="00000000" w:rsidDel="00000000" w:rsidP="00000000" w:rsidRDefault="00000000" w:rsidRPr="00000000" w14:paraId="0000002B">
      <w:pPr>
        <w:pageBreakBefore w:val="0"/>
        <w:rPr>
          <w:b w:val="1"/>
        </w:rPr>
      </w:pPr>
      <w:r w:rsidDel="00000000" w:rsidR="00000000" w:rsidRPr="00000000">
        <w:rPr>
          <w:b w:val="1"/>
          <w:rtl w:val="0"/>
        </w:rPr>
        <w:t xml:space="preserve">Types of jurisdiction</w:t>
      </w:r>
    </w:p>
    <w:p w:rsidR="00000000" w:rsidDel="00000000" w:rsidP="00000000" w:rsidRDefault="00000000" w:rsidRPr="00000000" w14:paraId="0000002C">
      <w:pPr>
        <w:pageBreakBefore w:val="0"/>
        <w:rPr>
          <w:b w:val="1"/>
        </w:rPr>
      </w:pPr>
      <w:r w:rsidDel="00000000" w:rsidR="00000000" w:rsidRPr="00000000">
        <w:rPr>
          <w:b w:val="1"/>
          <w:u w:val="single"/>
          <w:rtl w:val="0"/>
        </w:rPr>
        <w:t xml:space="preserve">Geographical/ Territorial- </w:t>
      </w:r>
      <w:r w:rsidDel="00000000" w:rsidR="00000000" w:rsidRPr="00000000">
        <w:rPr>
          <w:b w:val="1"/>
          <w:rtl w:val="0"/>
        </w:rPr>
        <w:t xml:space="preserve">the jurisdiction to hear and determine cases is defined by law based on designated areas.</w:t>
      </w:r>
    </w:p>
    <w:p w:rsidR="00000000" w:rsidDel="00000000" w:rsidP="00000000" w:rsidRDefault="00000000" w:rsidRPr="00000000" w14:paraId="0000002D">
      <w:pPr>
        <w:pageBreakBefore w:val="0"/>
        <w:rPr>
          <w:b w:val="1"/>
        </w:rPr>
      </w:pPr>
      <w:r w:rsidDel="00000000" w:rsidR="00000000" w:rsidRPr="00000000">
        <w:rPr>
          <w:b w:val="1"/>
          <w:u w:val="single"/>
          <w:rtl w:val="0"/>
        </w:rPr>
        <w:t xml:space="preserve">Pecuniary/ Monetary- </w:t>
      </w:r>
      <w:r w:rsidDel="00000000" w:rsidR="00000000" w:rsidRPr="00000000">
        <w:rPr>
          <w:b w:val="1"/>
          <w:rtl w:val="0"/>
        </w:rPr>
        <w:t xml:space="preserve">the jurisdiction to hear and determine cases is defined by law based on designated financial  value -levels</w:t>
      </w:r>
      <w:r w:rsidDel="00000000" w:rsidR="00000000" w:rsidRPr="00000000">
        <w:rPr>
          <w:b w:val="1"/>
          <w:u w:val="single"/>
          <w:rtl w:val="0"/>
        </w:rPr>
        <w:t xml:space="preserve">.</w:t>
      </w:r>
      <w:r w:rsidDel="00000000" w:rsidR="00000000" w:rsidRPr="00000000">
        <w:rPr>
          <w:b w:val="1"/>
          <w:rtl w:val="0"/>
        </w:rPr>
        <w:t xml:space="preserve"> </w:t>
      </w:r>
    </w:p>
    <w:p w:rsidR="00000000" w:rsidDel="00000000" w:rsidP="00000000" w:rsidRDefault="00000000" w:rsidRPr="00000000" w14:paraId="0000002E">
      <w:pPr>
        <w:pageBreakBefore w:val="0"/>
        <w:rPr>
          <w:b w:val="1"/>
        </w:rPr>
      </w:pPr>
      <w:r w:rsidDel="00000000" w:rsidR="00000000" w:rsidRPr="00000000">
        <w:rPr>
          <w:b w:val="1"/>
          <w:u w:val="single"/>
          <w:rtl w:val="0"/>
        </w:rPr>
        <w:t xml:space="preserve">Original- </w:t>
      </w:r>
      <w:r w:rsidDel="00000000" w:rsidR="00000000" w:rsidRPr="00000000">
        <w:rPr>
          <w:b w:val="1"/>
          <w:rtl w:val="0"/>
        </w:rPr>
        <w:t xml:space="preserve">the jurisdiction of a court to hear the case the first time</w:t>
      </w:r>
    </w:p>
    <w:p w:rsidR="00000000" w:rsidDel="00000000" w:rsidP="00000000" w:rsidRDefault="00000000" w:rsidRPr="00000000" w14:paraId="0000002F">
      <w:pPr>
        <w:pageBreakBefore w:val="0"/>
        <w:rPr>
          <w:b w:val="1"/>
        </w:rPr>
      </w:pPr>
      <w:r w:rsidDel="00000000" w:rsidR="00000000" w:rsidRPr="00000000">
        <w:rPr>
          <w:b w:val="1"/>
          <w:u w:val="single"/>
          <w:rtl w:val="0"/>
        </w:rPr>
        <w:t xml:space="preserve">Inherent-</w:t>
      </w:r>
      <w:r w:rsidDel="00000000" w:rsidR="00000000" w:rsidRPr="00000000">
        <w:rPr>
          <w:b w:val="1"/>
          <w:rtl w:val="0"/>
        </w:rPr>
        <w:t xml:space="preserve">the jurisdiction for a specific court to hear specific types of cases that may not be specifically provided for;</w:t>
      </w:r>
    </w:p>
    <w:p w:rsidR="00000000" w:rsidDel="00000000" w:rsidP="00000000" w:rsidRDefault="00000000" w:rsidRPr="00000000" w14:paraId="00000030">
      <w:pPr>
        <w:pageBreakBefore w:val="0"/>
        <w:rPr>
          <w:b w:val="1"/>
        </w:rPr>
      </w:pPr>
      <w:r w:rsidDel="00000000" w:rsidR="00000000" w:rsidRPr="00000000">
        <w:rPr>
          <w:b w:val="1"/>
          <w:u w:val="single"/>
          <w:rtl w:val="0"/>
        </w:rPr>
        <w:t xml:space="preserve">Appellate- t</w:t>
      </w:r>
      <w:r w:rsidDel="00000000" w:rsidR="00000000" w:rsidRPr="00000000">
        <w:rPr>
          <w:b w:val="1"/>
          <w:rtl w:val="0"/>
        </w:rPr>
        <w:t xml:space="preserve">he jurisdiction of a court to hear a case the subsequent to a trial ( on appeal)</w:t>
      </w:r>
    </w:p>
    <w:p w:rsidR="00000000" w:rsidDel="00000000" w:rsidP="00000000" w:rsidRDefault="00000000" w:rsidRPr="00000000" w14:paraId="00000031">
      <w:pPr>
        <w:pageBreakBefore w:val="0"/>
        <w:rPr>
          <w:b w:val="1"/>
        </w:rPr>
      </w:pPr>
      <w:r w:rsidDel="00000000" w:rsidR="00000000" w:rsidRPr="00000000">
        <w:rPr>
          <w:b w:val="1"/>
          <w:rtl w:val="0"/>
        </w:rPr>
        <w:t xml:space="preserve">Types of jurisdiction</w:t>
      </w:r>
    </w:p>
    <w:p w:rsidR="00000000" w:rsidDel="00000000" w:rsidP="00000000" w:rsidRDefault="00000000" w:rsidRPr="00000000" w14:paraId="00000032">
      <w:pPr>
        <w:pageBreakBefore w:val="0"/>
        <w:rPr>
          <w:b w:val="1"/>
        </w:rPr>
      </w:pPr>
      <w:r w:rsidDel="00000000" w:rsidR="00000000" w:rsidRPr="00000000">
        <w:rPr>
          <w:b w:val="1"/>
          <w:u w:val="single"/>
          <w:rtl w:val="0"/>
        </w:rPr>
        <w:t xml:space="preserve">1</w:t>
      </w:r>
      <w:r w:rsidDel="00000000" w:rsidR="00000000" w:rsidRPr="00000000">
        <w:rPr>
          <w:b w:val="1"/>
          <w:u w:val="single"/>
          <w:vertAlign w:val="superscript"/>
          <w:rtl w:val="0"/>
        </w:rPr>
        <w:t xml:space="preserve">st</w:t>
      </w:r>
      <w:r w:rsidDel="00000000" w:rsidR="00000000" w:rsidRPr="00000000">
        <w:rPr>
          <w:b w:val="1"/>
          <w:u w:val="single"/>
          <w:rtl w:val="0"/>
        </w:rPr>
        <w:t xml:space="preserve"> instance- t</w:t>
      </w:r>
      <w:r w:rsidDel="00000000" w:rsidR="00000000" w:rsidRPr="00000000">
        <w:rPr>
          <w:b w:val="1"/>
          <w:rtl w:val="0"/>
        </w:rPr>
        <w:t xml:space="preserve">he jurisdiction of a court to hear the case for the first time</w:t>
      </w:r>
      <w:r w:rsidDel="00000000" w:rsidR="00000000" w:rsidRPr="00000000">
        <w:rPr>
          <w:b w:val="1"/>
          <w:u w:val="single"/>
          <w:rtl w:val="0"/>
        </w:rPr>
        <w:t xml:space="preserve"> </w:t>
      </w:r>
      <w:r w:rsidDel="00000000" w:rsidR="00000000" w:rsidRPr="00000000">
        <w:rPr>
          <w:rtl w:val="0"/>
        </w:rPr>
      </w:r>
    </w:p>
    <w:p w:rsidR="00000000" w:rsidDel="00000000" w:rsidP="00000000" w:rsidRDefault="00000000" w:rsidRPr="00000000" w14:paraId="00000033">
      <w:pPr>
        <w:pageBreakBefore w:val="0"/>
        <w:rPr>
          <w:b w:val="1"/>
        </w:rPr>
      </w:pPr>
      <w:r w:rsidDel="00000000" w:rsidR="00000000" w:rsidRPr="00000000">
        <w:rPr>
          <w:b w:val="1"/>
          <w:u w:val="single"/>
          <w:rtl w:val="0"/>
        </w:rPr>
        <w:t xml:space="preserve">2</w:t>
      </w:r>
      <w:r w:rsidDel="00000000" w:rsidR="00000000" w:rsidRPr="00000000">
        <w:rPr>
          <w:b w:val="1"/>
          <w:u w:val="single"/>
          <w:vertAlign w:val="superscript"/>
          <w:rtl w:val="0"/>
        </w:rPr>
        <w:t xml:space="preserve">nd</w:t>
      </w:r>
      <w:r w:rsidDel="00000000" w:rsidR="00000000" w:rsidRPr="00000000">
        <w:rPr>
          <w:b w:val="1"/>
          <w:u w:val="single"/>
          <w:rtl w:val="0"/>
        </w:rPr>
        <w:t xml:space="preserve"> instance- t</w:t>
      </w:r>
      <w:r w:rsidDel="00000000" w:rsidR="00000000" w:rsidRPr="00000000">
        <w:rPr>
          <w:b w:val="1"/>
          <w:rtl w:val="0"/>
        </w:rPr>
        <w:t xml:space="preserve">he jurisdiction of a court to hear a case the second time ( on appeal)</w:t>
      </w:r>
    </w:p>
    <w:p w:rsidR="00000000" w:rsidDel="00000000" w:rsidP="00000000" w:rsidRDefault="00000000" w:rsidRPr="00000000" w14:paraId="00000034">
      <w:pPr>
        <w:pageBreakBefore w:val="0"/>
        <w:rPr>
          <w:b w:val="1"/>
        </w:rPr>
      </w:pPr>
      <w:r w:rsidDel="00000000" w:rsidR="00000000" w:rsidRPr="00000000">
        <w:rPr>
          <w:b w:val="1"/>
          <w:u w:val="single"/>
          <w:rtl w:val="0"/>
        </w:rPr>
        <w:t xml:space="preserve">Limited- </w:t>
      </w:r>
      <w:r w:rsidDel="00000000" w:rsidR="00000000" w:rsidRPr="00000000">
        <w:rPr>
          <w:b w:val="1"/>
          <w:rtl w:val="0"/>
        </w:rPr>
        <w:t xml:space="preserve">jurisdiction is restricted to certain conditions</w:t>
      </w:r>
    </w:p>
    <w:p w:rsidR="00000000" w:rsidDel="00000000" w:rsidP="00000000" w:rsidRDefault="00000000" w:rsidRPr="00000000" w14:paraId="00000035">
      <w:pPr>
        <w:pageBreakBefore w:val="0"/>
        <w:rPr>
          <w:b w:val="1"/>
        </w:rPr>
      </w:pPr>
      <w:r w:rsidDel="00000000" w:rsidR="00000000" w:rsidRPr="00000000">
        <w:rPr>
          <w:b w:val="1"/>
          <w:u w:val="single"/>
          <w:rtl w:val="0"/>
        </w:rPr>
        <w:t xml:space="preserve">Unlimited- </w:t>
      </w:r>
      <w:r w:rsidDel="00000000" w:rsidR="00000000" w:rsidRPr="00000000">
        <w:rPr>
          <w:b w:val="1"/>
          <w:rtl w:val="0"/>
        </w:rPr>
        <w:t xml:space="preserve">jurisdiction without  conditions</w:t>
      </w:r>
    </w:p>
    <w:p w:rsidR="00000000" w:rsidDel="00000000" w:rsidP="00000000" w:rsidRDefault="00000000" w:rsidRPr="00000000" w14:paraId="00000036">
      <w:pPr>
        <w:pageBreakBefore w:val="0"/>
        <w:rPr>
          <w:b w:val="1"/>
        </w:rPr>
      </w:pPr>
      <w:r w:rsidDel="00000000" w:rsidR="00000000" w:rsidRPr="00000000">
        <w:rPr>
          <w:b w:val="1"/>
          <w:rtl w:val="0"/>
        </w:rPr>
        <w:t xml:space="preserve">Types of proceedings </w:t>
      </w:r>
    </w:p>
    <w:p w:rsidR="00000000" w:rsidDel="00000000" w:rsidP="00000000" w:rsidRDefault="00000000" w:rsidRPr="00000000" w14:paraId="00000037">
      <w:pPr>
        <w:pageBreakBefore w:val="0"/>
        <w:rPr>
          <w:b w:val="1"/>
        </w:rPr>
      </w:pPr>
      <w:r w:rsidDel="00000000" w:rsidR="00000000" w:rsidRPr="00000000">
        <w:rPr>
          <w:b w:val="1"/>
          <w:u w:val="single"/>
          <w:rtl w:val="0"/>
        </w:rPr>
        <w:t xml:space="preserve">Criminal proceedings/case:</w:t>
      </w:r>
      <w:r w:rsidDel="00000000" w:rsidR="00000000" w:rsidRPr="00000000">
        <w:rPr>
          <w:b w:val="1"/>
          <w:rtl w:val="0"/>
        </w:rPr>
        <w:t xml:space="preserve"> </w:t>
      </w:r>
    </w:p>
    <w:p w:rsidR="00000000" w:rsidDel="00000000" w:rsidP="00000000" w:rsidRDefault="00000000" w:rsidRPr="00000000" w14:paraId="00000038">
      <w:pPr>
        <w:pageBreakBefore w:val="0"/>
        <w:rPr>
          <w:b w:val="1"/>
        </w:rPr>
      </w:pPr>
      <w:r w:rsidDel="00000000" w:rsidR="00000000" w:rsidRPr="00000000">
        <w:rPr>
          <w:b w:val="1"/>
          <w:rtl w:val="0"/>
        </w:rPr>
        <w:t xml:space="preserve">Begins with: Charge sheet/ Complaint</w:t>
      </w:r>
    </w:p>
    <w:p w:rsidR="00000000" w:rsidDel="00000000" w:rsidP="00000000" w:rsidRDefault="00000000" w:rsidRPr="00000000" w14:paraId="00000039">
      <w:pPr>
        <w:pageBreakBefore w:val="0"/>
        <w:rPr>
          <w:b w:val="1"/>
        </w:rPr>
      </w:pPr>
      <w:r w:rsidDel="00000000" w:rsidR="00000000" w:rsidRPr="00000000">
        <w:rPr>
          <w:b w:val="1"/>
          <w:rtl w:val="0"/>
        </w:rPr>
        <w:t xml:space="preserve">Parties: Accused person/ suspect</w:t>
      </w:r>
    </w:p>
    <w:p w:rsidR="00000000" w:rsidDel="00000000" w:rsidP="00000000" w:rsidRDefault="00000000" w:rsidRPr="00000000" w14:paraId="0000003A">
      <w:pPr>
        <w:pageBreakBefore w:val="0"/>
        <w:rPr>
          <w:b w:val="1"/>
        </w:rPr>
      </w:pPr>
      <w:r w:rsidDel="00000000" w:rsidR="00000000" w:rsidRPr="00000000">
        <w:rPr>
          <w:b w:val="1"/>
          <w:rtl w:val="0"/>
        </w:rPr>
        <w:t xml:space="preserve">              Prosecutor/ State Counsel (High Court)</w:t>
      </w:r>
    </w:p>
    <w:p w:rsidR="00000000" w:rsidDel="00000000" w:rsidP="00000000" w:rsidRDefault="00000000" w:rsidRPr="00000000" w14:paraId="0000003B">
      <w:pPr>
        <w:pageBreakBefore w:val="0"/>
        <w:rPr>
          <w:b w:val="1"/>
        </w:rPr>
      </w:pPr>
      <w:r w:rsidDel="00000000" w:rsidR="00000000" w:rsidRPr="00000000">
        <w:rPr>
          <w:b w:val="1"/>
          <w:rtl w:val="0"/>
        </w:rPr>
        <w:t xml:space="preserve">Judicial officer: Magistrate/ Judge (High Court)</w:t>
      </w:r>
    </w:p>
    <w:p w:rsidR="00000000" w:rsidDel="00000000" w:rsidP="00000000" w:rsidRDefault="00000000" w:rsidRPr="00000000" w14:paraId="0000003C">
      <w:pPr>
        <w:pageBreakBefore w:val="0"/>
        <w:rPr>
          <w:b w:val="1"/>
        </w:rPr>
      </w:pPr>
      <w:r w:rsidDel="00000000" w:rsidR="00000000" w:rsidRPr="00000000">
        <w:rPr>
          <w:b w:val="1"/>
          <w:rtl w:val="0"/>
        </w:rPr>
        <w:t xml:space="preserve">Process: Plea taking</w:t>
      </w:r>
    </w:p>
    <w:p w:rsidR="00000000" w:rsidDel="00000000" w:rsidP="00000000" w:rsidRDefault="00000000" w:rsidRPr="00000000" w14:paraId="0000003D">
      <w:pPr>
        <w:pageBreakBefore w:val="0"/>
        <w:rPr>
          <w:b w:val="1"/>
        </w:rPr>
      </w:pPr>
      <w:r w:rsidDel="00000000" w:rsidR="00000000" w:rsidRPr="00000000">
        <w:rPr>
          <w:b w:val="1"/>
          <w:rtl w:val="0"/>
        </w:rPr>
        <w:t xml:space="preserve">              Prosecution case</w:t>
      </w:r>
    </w:p>
    <w:p w:rsidR="00000000" w:rsidDel="00000000" w:rsidP="00000000" w:rsidRDefault="00000000" w:rsidRPr="00000000" w14:paraId="0000003E">
      <w:pPr>
        <w:pageBreakBefore w:val="0"/>
        <w:rPr>
          <w:b w:val="1"/>
        </w:rPr>
      </w:pPr>
      <w:r w:rsidDel="00000000" w:rsidR="00000000" w:rsidRPr="00000000">
        <w:rPr>
          <w:b w:val="1"/>
          <w:rtl w:val="0"/>
        </w:rPr>
        <w:t xml:space="preserve">              Ruling</w:t>
      </w:r>
    </w:p>
    <w:p w:rsidR="00000000" w:rsidDel="00000000" w:rsidP="00000000" w:rsidRDefault="00000000" w:rsidRPr="00000000" w14:paraId="0000003F">
      <w:pPr>
        <w:pageBreakBefore w:val="0"/>
        <w:rPr>
          <w:b w:val="1"/>
        </w:rPr>
      </w:pPr>
      <w:r w:rsidDel="00000000" w:rsidR="00000000" w:rsidRPr="00000000">
        <w:rPr>
          <w:b w:val="1"/>
          <w:rtl w:val="0"/>
        </w:rPr>
        <w:t xml:space="preserve">              Defense case</w:t>
      </w:r>
    </w:p>
    <w:p w:rsidR="00000000" w:rsidDel="00000000" w:rsidP="00000000" w:rsidRDefault="00000000" w:rsidRPr="00000000" w14:paraId="00000040">
      <w:pPr>
        <w:pageBreakBefore w:val="0"/>
        <w:rPr>
          <w:b w:val="1"/>
        </w:rPr>
      </w:pPr>
      <w:r w:rsidDel="00000000" w:rsidR="00000000" w:rsidRPr="00000000">
        <w:rPr>
          <w:b w:val="1"/>
          <w:rtl w:val="0"/>
        </w:rPr>
        <w:t xml:space="preserve">              Judgment</w:t>
      </w:r>
    </w:p>
    <w:p w:rsidR="00000000" w:rsidDel="00000000" w:rsidP="00000000" w:rsidRDefault="00000000" w:rsidRPr="00000000" w14:paraId="00000041">
      <w:pPr>
        <w:pageBreakBefore w:val="0"/>
        <w:rPr>
          <w:b w:val="1"/>
        </w:rPr>
      </w:pPr>
      <w:r w:rsidDel="00000000" w:rsidR="00000000" w:rsidRPr="00000000">
        <w:rPr>
          <w:b w:val="1"/>
          <w:rtl w:val="0"/>
        </w:rPr>
        <w:t xml:space="preserve">Types of proceedings</w:t>
      </w:r>
    </w:p>
    <w:p w:rsidR="00000000" w:rsidDel="00000000" w:rsidP="00000000" w:rsidRDefault="00000000" w:rsidRPr="00000000" w14:paraId="00000042">
      <w:pPr>
        <w:pageBreakBefore w:val="0"/>
        <w:rPr>
          <w:b w:val="1"/>
        </w:rPr>
      </w:pPr>
      <w:r w:rsidDel="00000000" w:rsidR="00000000" w:rsidRPr="00000000">
        <w:rPr>
          <w:b w:val="1"/>
          <w:u w:val="single"/>
          <w:rtl w:val="0"/>
        </w:rPr>
        <w:t xml:space="preserve">Civil Suit / Case</w:t>
      </w:r>
      <w:r w:rsidDel="00000000" w:rsidR="00000000" w:rsidRPr="00000000">
        <w:rPr>
          <w:b w:val="1"/>
          <w:rtl w:val="0"/>
        </w:rPr>
        <w:t xml:space="preserve"> </w:t>
      </w:r>
    </w:p>
    <w:p w:rsidR="00000000" w:rsidDel="00000000" w:rsidP="00000000" w:rsidRDefault="00000000" w:rsidRPr="00000000" w14:paraId="00000043">
      <w:pPr>
        <w:pageBreakBefore w:val="0"/>
        <w:rPr>
          <w:b w:val="1"/>
        </w:rPr>
      </w:pPr>
      <w:r w:rsidDel="00000000" w:rsidR="00000000" w:rsidRPr="00000000">
        <w:rPr>
          <w:b w:val="1"/>
          <w:rtl w:val="0"/>
        </w:rPr>
        <w:t xml:space="preserve">Begins with: Pleadings (plaint/ petition/OS)</w:t>
      </w:r>
    </w:p>
    <w:p w:rsidR="00000000" w:rsidDel="00000000" w:rsidP="00000000" w:rsidRDefault="00000000" w:rsidRPr="00000000" w14:paraId="00000044">
      <w:pPr>
        <w:pageBreakBefore w:val="0"/>
        <w:rPr>
          <w:b w:val="1"/>
        </w:rPr>
      </w:pPr>
      <w:r w:rsidDel="00000000" w:rsidR="00000000" w:rsidRPr="00000000">
        <w:rPr>
          <w:b w:val="1"/>
          <w:rtl w:val="0"/>
        </w:rPr>
        <w:t xml:space="preserve">Parties: Plaintiff/ Petitioner/Applicant (in person/ advocate)</w:t>
      </w:r>
    </w:p>
    <w:p w:rsidR="00000000" w:rsidDel="00000000" w:rsidP="00000000" w:rsidRDefault="00000000" w:rsidRPr="00000000" w14:paraId="00000045">
      <w:pPr>
        <w:pageBreakBefore w:val="0"/>
        <w:rPr>
          <w:b w:val="1"/>
        </w:rPr>
      </w:pPr>
      <w:r w:rsidDel="00000000" w:rsidR="00000000" w:rsidRPr="00000000">
        <w:rPr>
          <w:b w:val="1"/>
          <w:rtl w:val="0"/>
        </w:rPr>
        <w:t xml:space="preserve">              Defendant/Respondent (in person/Advocate)</w:t>
      </w:r>
    </w:p>
    <w:p w:rsidR="00000000" w:rsidDel="00000000" w:rsidP="00000000" w:rsidRDefault="00000000" w:rsidRPr="00000000" w14:paraId="00000046">
      <w:pPr>
        <w:pageBreakBefore w:val="0"/>
        <w:rPr>
          <w:b w:val="1"/>
        </w:rPr>
      </w:pPr>
      <w:r w:rsidDel="00000000" w:rsidR="00000000" w:rsidRPr="00000000">
        <w:rPr>
          <w:b w:val="1"/>
          <w:rtl w:val="0"/>
        </w:rPr>
        <w:t xml:space="preserve">Judicial officer: Magistrate/ Judge (High Court)</w:t>
      </w:r>
    </w:p>
    <w:p w:rsidR="00000000" w:rsidDel="00000000" w:rsidP="00000000" w:rsidRDefault="00000000" w:rsidRPr="00000000" w14:paraId="00000047">
      <w:pPr>
        <w:pageBreakBefore w:val="0"/>
        <w:rPr>
          <w:b w:val="1"/>
        </w:rPr>
      </w:pPr>
      <w:r w:rsidDel="00000000" w:rsidR="00000000" w:rsidRPr="00000000">
        <w:rPr>
          <w:b w:val="1"/>
          <w:rtl w:val="0"/>
        </w:rPr>
        <w:t xml:space="preserve">Process: Close of pleadings</w:t>
      </w:r>
    </w:p>
    <w:p w:rsidR="00000000" w:rsidDel="00000000" w:rsidP="00000000" w:rsidRDefault="00000000" w:rsidRPr="00000000" w14:paraId="00000048">
      <w:pPr>
        <w:pageBreakBefore w:val="0"/>
        <w:rPr>
          <w:b w:val="1"/>
        </w:rPr>
      </w:pPr>
      <w:r w:rsidDel="00000000" w:rsidR="00000000" w:rsidRPr="00000000">
        <w:rPr>
          <w:b w:val="1"/>
          <w:rtl w:val="0"/>
        </w:rPr>
        <w:t xml:space="preserve">              Interlocutory matters</w:t>
      </w:r>
    </w:p>
    <w:p w:rsidR="00000000" w:rsidDel="00000000" w:rsidP="00000000" w:rsidRDefault="00000000" w:rsidRPr="00000000" w14:paraId="00000049">
      <w:pPr>
        <w:pageBreakBefore w:val="0"/>
        <w:rPr>
          <w:b w:val="1"/>
        </w:rPr>
      </w:pPr>
      <w:r w:rsidDel="00000000" w:rsidR="00000000" w:rsidRPr="00000000">
        <w:rPr>
          <w:b w:val="1"/>
          <w:rtl w:val="0"/>
        </w:rPr>
        <w:t xml:space="preserve">              Plaintiff’s case</w:t>
      </w:r>
    </w:p>
    <w:p w:rsidR="00000000" w:rsidDel="00000000" w:rsidP="00000000" w:rsidRDefault="00000000" w:rsidRPr="00000000" w14:paraId="0000004A">
      <w:pPr>
        <w:pageBreakBefore w:val="0"/>
        <w:rPr>
          <w:b w:val="1"/>
        </w:rPr>
      </w:pPr>
      <w:r w:rsidDel="00000000" w:rsidR="00000000" w:rsidRPr="00000000">
        <w:rPr>
          <w:b w:val="1"/>
          <w:rtl w:val="0"/>
        </w:rPr>
        <w:t xml:space="preserve">              Defendant’s case</w:t>
      </w:r>
    </w:p>
    <w:p w:rsidR="00000000" w:rsidDel="00000000" w:rsidP="00000000" w:rsidRDefault="00000000" w:rsidRPr="00000000" w14:paraId="0000004B">
      <w:pPr>
        <w:pageBreakBefore w:val="0"/>
        <w:rPr>
          <w:b w:val="1"/>
        </w:rPr>
      </w:pPr>
      <w:r w:rsidDel="00000000" w:rsidR="00000000" w:rsidRPr="00000000">
        <w:rPr>
          <w:b w:val="1"/>
          <w:rtl w:val="0"/>
        </w:rPr>
        <w:t xml:space="preserve">              Judgment</w:t>
      </w:r>
    </w:p>
    <w:p w:rsidR="00000000" w:rsidDel="00000000" w:rsidP="00000000" w:rsidRDefault="00000000" w:rsidRPr="00000000" w14:paraId="0000004C">
      <w:pPr>
        <w:pageBreakBefore w:val="0"/>
        <w:rPr>
          <w:b w:val="1"/>
          <w:u w:val="single"/>
        </w:rPr>
      </w:pPr>
      <w:r w:rsidDel="00000000" w:rsidR="00000000" w:rsidRPr="00000000">
        <w:rPr>
          <w:b w:val="1"/>
          <w:u w:val="single"/>
          <w:rtl w:val="0"/>
        </w:rPr>
        <w:t xml:space="preserve">SUPREME COURT </w:t>
      </w:r>
    </w:p>
    <w:p w:rsidR="00000000" w:rsidDel="00000000" w:rsidP="00000000" w:rsidRDefault="00000000" w:rsidRPr="00000000" w14:paraId="0000004D">
      <w:pPr>
        <w:pageBreakBefore w:val="0"/>
        <w:rPr>
          <w:b w:val="1"/>
          <w:sz w:val="20"/>
          <w:szCs w:val="20"/>
        </w:rPr>
      </w:pPr>
      <w:r w:rsidDel="00000000" w:rsidR="00000000" w:rsidRPr="00000000">
        <w:rPr>
          <w:b w:val="1"/>
          <w:sz w:val="20"/>
          <w:szCs w:val="20"/>
          <w:rtl w:val="0"/>
        </w:rPr>
        <w:t xml:space="preserve">Established by virtue of Art 163 of the constitution;</w:t>
      </w:r>
    </w:p>
    <w:p w:rsidR="00000000" w:rsidDel="00000000" w:rsidP="00000000" w:rsidRDefault="00000000" w:rsidRPr="00000000" w14:paraId="0000004E">
      <w:pPr>
        <w:pageBreakBefore w:val="0"/>
        <w:rPr>
          <w:b w:val="1"/>
          <w:sz w:val="20"/>
          <w:szCs w:val="20"/>
        </w:rPr>
      </w:pPr>
      <w:bookmarkStart w:colFirst="0" w:colLast="0" w:name="_heading=h.gjdgxs" w:id="0"/>
      <w:bookmarkEnd w:id="0"/>
      <w:r w:rsidDel="00000000" w:rsidR="00000000" w:rsidRPr="00000000">
        <w:rPr>
          <w:b w:val="1"/>
          <w:sz w:val="20"/>
          <w:szCs w:val="20"/>
          <w:rtl w:val="0"/>
        </w:rPr>
        <w:t xml:space="preserve">consists of the CJ, deputy CJ and five other judges;</w:t>
      </w:r>
    </w:p>
    <w:p w:rsidR="00000000" w:rsidDel="00000000" w:rsidP="00000000" w:rsidRDefault="00000000" w:rsidRPr="00000000" w14:paraId="0000004F">
      <w:pPr>
        <w:pageBreakBefore w:val="0"/>
        <w:rPr>
          <w:b w:val="1"/>
          <w:sz w:val="20"/>
          <w:szCs w:val="20"/>
        </w:rPr>
      </w:pPr>
      <w:r w:rsidDel="00000000" w:rsidR="00000000" w:rsidRPr="00000000">
        <w:rPr>
          <w:b w:val="1"/>
          <w:sz w:val="20"/>
          <w:szCs w:val="20"/>
          <w:rtl w:val="0"/>
        </w:rPr>
        <w:t xml:space="preserve">properly constituted for proceedings when it has five judges; </w:t>
      </w:r>
    </w:p>
    <w:sdt>
      <w:sdtPr>
        <w:tag w:val="goog_rdk_15"/>
      </w:sdtPr>
      <w:sdtContent>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ins w:author="Veronica Wanjugu Maina" w:id="5" w:date="2021-09-16T08:31:00Z"/>
              <w:b w:val="1"/>
            </w:rPr>
          </w:pPr>
          <w:sdt>
            <w:sdtPr>
              <w:tag w:val="goog_rdk_14"/>
            </w:sdtPr>
            <w:sdtContent>
              <w:ins w:author="Veronica Wanjugu Maina" w:id="5" w:date="2021-09-16T08:31:00Z">
                <w:r w:rsidDel="00000000" w:rsidR="00000000" w:rsidRPr="00000000">
                  <w:rPr>
                    <w:b w:val="1"/>
                    <w:sz w:val="20"/>
                    <w:szCs w:val="20"/>
                    <w:rtl w:val="0"/>
                  </w:rPr>
                  <w:t xml:space="preserve">Lady Justice Martha Koome - Chief Justice and President of the Supreme Court.</w:t>
                </w:r>
              </w:ins>
            </w:sdtContent>
          </w:sdt>
        </w:p>
      </w:sdtContent>
    </w:sdt>
    <w:sdt>
      <w:sdtPr>
        <w:tag w:val="goog_rdk_17"/>
      </w:sdtPr>
      <w:sdtContent>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ins w:author="Veronica Wanjugu Maina" w:id="5" w:date="2021-09-16T08:31:00Z"/>
              <w:b w:val="1"/>
            </w:rPr>
          </w:pPr>
          <w:sdt>
            <w:sdtPr>
              <w:tag w:val="goog_rdk_16"/>
            </w:sdtPr>
            <w:sdtContent>
              <w:ins w:author="Veronica Wanjugu Maina" w:id="5" w:date="2021-09-16T08:31:00Z">
                <w:r w:rsidDel="00000000" w:rsidR="00000000" w:rsidRPr="00000000">
                  <w:rPr>
                    <w:b w:val="1"/>
                    <w:sz w:val="20"/>
                    <w:szCs w:val="20"/>
                    <w:rtl w:val="0"/>
                  </w:rPr>
                  <w:t xml:space="preserve">Lady Justice Philomena Mbete Mwilu - Deputy Chief Justice and Vice President of the Supreme Court.</w:t>
                </w:r>
              </w:ins>
            </w:sdtContent>
          </w:sdt>
        </w:p>
      </w:sdtContent>
    </w:sdt>
    <w:sdt>
      <w:sdtPr>
        <w:tag w:val="goog_rdk_19"/>
      </w:sdtPr>
      <w:sdtContent>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ins w:author="Veronica Wanjugu Maina" w:id="5" w:date="2021-09-16T08:31:00Z"/>
              <w:b w:val="1"/>
            </w:rPr>
          </w:pPr>
          <w:sdt>
            <w:sdtPr>
              <w:tag w:val="goog_rdk_18"/>
            </w:sdtPr>
            <w:sdtContent>
              <w:ins w:author="Veronica Wanjugu Maina" w:id="5" w:date="2021-09-16T08:31:00Z">
                <w:r w:rsidDel="00000000" w:rsidR="00000000" w:rsidRPr="00000000">
                  <w:rPr>
                    <w:b w:val="1"/>
                    <w:sz w:val="20"/>
                    <w:szCs w:val="20"/>
                    <w:rtl w:val="0"/>
                  </w:rPr>
                  <w:t xml:space="preserve">Justice Mohamed Khadhar Ibrahim.</w:t>
                </w:r>
              </w:ins>
            </w:sdtContent>
          </w:sdt>
        </w:p>
      </w:sdtContent>
    </w:sdt>
    <w:sdt>
      <w:sdtPr>
        <w:tag w:val="goog_rdk_21"/>
      </w:sdtPr>
      <w:sdtContent>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ins w:author="Veronica Wanjugu Maina" w:id="5" w:date="2021-09-16T08:31:00Z"/>
              <w:b w:val="1"/>
            </w:rPr>
          </w:pPr>
          <w:sdt>
            <w:sdtPr>
              <w:tag w:val="goog_rdk_20"/>
            </w:sdtPr>
            <w:sdtContent>
              <w:ins w:author="Veronica Wanjugu Maina" w:id="5" w:date="2021-09-16T08:31:00Z">
                <w:r w:rsidDel="00000000" w:rsidR="00000000" w:rsidRPr="00000000">
                  <w:rPr>
                    <w:b w:val="1"/>
                    <w:sz w:val="20"/>
                    <w:szCs w:val="20"/>
                    <w:rtl w:val="0"/>
                  </w:rPr>
                  <w:t xml:space="preserve">Justice Dr Smokin Wanjala.</w:t>
                </w:r>
              </w:ins>
            </w:sdtContent>
          </w:sdt>
        </w:p>
      </w:sdtContent>
    </w:sdt>
    <w:sdt>
      <w:sdtPr>
        <w:tag w:val="goog_rdk_23"/>
      </w:sdtPr>
      <w:sdtContent>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ins w:author="Veronica Wanjugu Maina" w:id="5" w:date="2021-09-16T08:31:00Z"/>
              <w:b w:val="1"/>
            </w:rPr>
          </w:pPr>
          <w:sdt>
            <w:sdtPr>
              <w:tag w:val="goog_rdk_22"/>
            </w:sdtPr>
            <w:sdtContent>
              <w:ins w:author="Veronica Wanjugu Maina" w:id="5" w:date="2021-09-16T08:31:00Z">
                <w:r w:rsidDel="00000000" w:rsidR="00000000" w:rsidRPr="00000000">
                  <w:rPr>
                    <w:b w:val="1"/>
                    <w:sz w:val="20"/>
                    <w:szCs w:val="20"/>
                    <w:rtl w:val="0"/>
                  </w:rPr>
                  <w:t xml:space="preserve">Lady Justice Njoki Susanna Ndung'u.</w:t>
                </w:r>
              </w:ins>
            </w:sdtContent>
          </w:sdt>
        </w:p>
      </w:sdtContent>
    </w:sdt>
    <w:sdt>
      <w:sdtPr>
        <w:tag w:val="goog_rdk_25"/>
      </w:sdtPr>
      <w:sdtContent>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ins w:author="Veronica Wanjugu Maina" w:id="5" w:date="2021-09-16T08:31:00Z"/>
              <w:b w:val="1"/>
            </w:rPr>
          </w:pPr>
          <w:sdt>
            <w:sdtPr>
              <w:tag w:val="goog_rdk_24"/>
            </w:sdtPr>
            <w:sdtContent>
              <w:ins w:author="Veronica Wanjugu Maina" w:id="5" w:date="2021-09-16T08:31:00Z">
                <w:r w:rsidDel="00000000" w:rsidR="00000000" w:rsidRPr="00000000">
                  <w:rPr>
                    <w:b w:val="1"/>
                    <w:sz w:val="20"/>
                    <w:szCs w:val="20"/>
                    <w:rtl w:val="0"/>
                  </w:rPr>
                  <w:t xml:space="preserve">Justice Isaac Lenaola.</w:t>
                </w:r>
              </w:ins>
            </w:sdtContent>
          </w:sdt>
        </w:p>
      </w:sdtContent>
    </w:sdt>
    <w:sdt>
      <w:sdtPr>
        <w:tag w:val="goog_rdk_27"/>
      </w:sdtPr>
      <w:sdtContent>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hd w:fill="ffffff" w:val="clear"/>
            <w:spacing w:after="20" w:before="0" w:beforeAutospacing="0" w:lineRule="auto"/>
            <w:ind w:left="720" w:hanging="360"/>
            <w:rPr>
              <w:ins w:author="Veronica Wanjugu Maina" w:id="5" w:date="2021-09-16T08:31:00Z"/>
              <w:color w:val="202122"/>
              <w:sz w:val="21"/>
              <w:szCs w:val="21"/>
            </w:rPr>
          </w:pPr>
          <w:sdt>
            <w:sdtPr>
              <w:tag w:val="goog_rdk_26"/>
            </w:sdtPr>
            <w:sdtContent>
              <w:ins w:author="Veronica Wanjugu Maina" w:id="5" w:date="2021-09-16T08:31:00Z">
                <w:r w:rsidDel="00000000" w:rsidR="00000000" w:rsidRPr="00000000">
                  <w:rPr>
                    <w:b w:val="1"/>
                    <w:sz w:val="20"/>
                    <w:szCs w:val="20"/>
                    <w:rtl w:val="0"/>
                  </w:rPr>
                  <w:t xml:space="preserve">Hon. Justice </w:t>
                </w:r>
                <w:r w:rsidDel="00000000" w:rsidR="00000000" w:rsidRPr="00000000">
                  <w:fldChar w:fldCharType="begin"/>
                </w:r>
                <w:r w:rsidDel="00000000" w:rsidR="00000000" w:rsidRPr="00000000">
                  <w:instrText xml:space="preserve">HYPERLINK "https://en.wikipedia.org/wiki/William_Ouko"</w:instrText>
                </w:r>
                <w:r w:rsidDel="00000000" w:rsidR="00000000" w:rsidRPr="00000000">
                  <w:fldChar w:fldCharType="separate"/>
                </w:r>
                <w:r w:rsidDel="00000000" w:rsidR="00000000" w:rsidRPr="00000000">
                  <w:rPr>
                    <w:b w:val="1"/>
                    <w:sz w:val="20"/>
                    <w:szCs w:val="20"/>
                    <w:rtl w:val="0"/>
                  </w:rPr>
                  <w:t xml:space="preserve">William Ouko</w:t>
                </w:r>
                <w:r w:rsidDel="00000000" w:rsidR="00000000" w:rsidRPr="00000000">
                  <w:fldChar w:fldCharType="end"/>
                </w:r>
                <w:r w:rsidDel="00000000" w:rsidR="00000000" w:rsidRPr="00000000">
                  <w:rPr>
                    <w:rtl w:val="0"/>
                  </w:rPr>
                </w:r>
              </w:ins>
            </w:sdtContent>
          </w:sdt>
        </w:p>
      </w:sdtContent>
    </w:sdt>
    <w:sdt>
      <w:sdtPr>
        <w:tag w:val="goog_rdk_29"/>
      </w:sdtPr>
      <w:sdtContent>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ffffff" w:val="clear"/>
            <w:spacing w:after="0" w:before="120" w:lineRule="auto"/>
            <w:ind w:left="720" w:firstLine="0"/>
            <w:rPr>
              <w:ins w:author="Veronica Wanjugu Maina" w:id="5" w:date="2021-09-16T08:31:00Z"/>
              <w:b w:val="1"/>
              <w:sz w:val="20"/>
              <w:szCs w:val="20"/>
            </w:rPr>
          </w:pPr>
          <w:sdt>
            <w:sdtPr>
              <w:tag w:val="goog_rdk_28"/>
            </w:sdtPr>
            <w:sdtContent>
              <w:ins w:author="Veronica Wanjugu Maina" w:id="5" w:date="2021-09-16T08:31:00Z">
                <w:r w:rsidDel="00000000" w:rsidR="00000000" w:rsidRPr="00000000">
                  <w:rPr>
                    <w:rtl w:val="0"/>
                  </w:rPr>
                </w:r>
              </w:ins>
            </w:sdtContent>
          </w:sdt>
        </w:p>
      </w:sdtContent>
    </w:sdt>
    <w:p w:rsidR="00000000" w:rsidDel="00000000" w:rsidP="00000000" w:rsidRDefault="00000000" w:rsidRPr="00000000" w14:paraId="00000058">
      <w:pPr>
        <w:pageBreakBefore w:val="0"/>
        <w:rPr>
          <w:b w:val="1"/>
          <w:sz w:val="20"/>
          <w:szCs w:val="20"/>
        </w:rPr>
      </w:pPr>
      <w:r w:rsidDel="00000000" w:rsidR="00000000" w:rsidRPr="00000000">
        <w:rPr>
          <w:rtl w:val="0"/>
        </w:rPr>
      </w:r>
    </w:p>
    <w:p w:rsidR="00000000" w:rsidDel="00000000" w:rsidP="00000000" w:rsidRDefault="00000000" w:rsidRPr="00000000" w14:paraId="00000059">
      <w:pPr>
        <w:pageBreakBefore w:val="0"/>
        <w:rPr>
          <w:sz w:val="20"/>
          <w:szCs w:val="20"/>
          <w:u w:val="single"/>
        </w:rPr>
      </w:pPr>
      <w:r w:rsidDel="00000000" w:rsidR="00000000" w:rsidRPr="00000000">
        <w:rPr>
          <w:sz w:val="20"/>
          <w:szCs w:val="20"/>
          <w:u w:val="single"/>
          <w:rtl w:val="0"/>
        </w:rPr>
        <w:t xml:space="preserve">Jurisdiction</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Exclusive original jurisdiction to hear and determine presidential election disputes;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 hear and determine appeals from the court of appeal &amp; any other tribunal as prescribed by law;</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it may give advisory opinions;</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appeals lie to it from the Court of Appeal in cases involving interpretation of the constitution;</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 any case where it certifies or the ca certifies that a matter of general importance is involved;</w:t>
      </w:r>
    </w:p>
    <w:p w:rsidR="00000000" w:rsidDel="00000000" w:rsidP="00000000" w:rsidRDefault="00000000" w:rsidRPr="00000000" w14:paraId="0000005F">
      <w:pPr>
        <w:pageBreakBefore w:val="0"/>
        <w:rPr>
          <w:b w:val="1"/>
        </w:rPr>
      </w:pPr>
      <w:r w:rsidDel="00000000" w:rsidR="00000000" w:rsidRPr="00000000">
        <w:rPr>
          <w:b w:val="1"/>
          <w:rtl w:val="0"/>
        </w:rPr>
        <w:t xml:space="preserve">COURT OF APPEAL</w:t>
      </w:r>
    </w:p>
    <w:p w:rsidR="00000000" w:rsidDel="00000000" w:rsidP="00000000" w:rsidRDefault="00000000" w:rsidRPr="00000000" w14:paraId="00000060">
      <w:pPr>
        <w:pageBreakBefore w:val="0"/>
        <w:rPr>
          <w:b w:val="1"/>
        </w:rPr>
      </w:pPr>
      <w:r w:rsidDel="00000000" w:rsidR="00000000" w:rsidRPr="00000000">
        <w:rPr>
          <w:b w:val="1"/>
          <w:u w:val="single"/>
          <w:rtl w:val="0"/>
        </w:rPr>
        <w:t xml:space="preserve">Jurisdiction;</w:t>
      </w:r>
      <w:r w:rsidDel="00000000" w:rsidR="00000000" w:rsidRPr="00000000">
        <w:rPr>
          <w:b w:val="1"/>
          <w:rtl w:val="0"/>
        </w:rPr>
        <w:t xml:space="preserve"> Art 164 of the Constitution establishes Court of Appeal as a superior Court of record and has appellate jurisdiction in criminal and civil cases from the High Court and any other tribunal as may be prescribed by law. </w:t>
      </w:r>
    </w:p>
    <w:p w:rsidR="00000000" w:rsidDel="00000000" w:rsidP="00000000" w:rsidRDefault="00000000" w:rsidRPr="00000000" w14:paraId="00000061">
      <w:pPr>
        <w:pageBreakBefore w:val="0"/>
        <w:rPr>
          <w:b w:val="1"/>
        </w:rPr>
      </w:pPr>
      <w:r w:rsidDel="00000000" w:rsidR="00000000" w:rsidRPr="00000000">
        <w:rPr>
          <w:b w:val="1"/>
          <w:rtl w:val="0"/>
        </w:rPr>
        <w:t xml:space="preserve">The jurisdiction of the Court of Appeal is set out in the Appellate Jurisdiction Act Section 3 (3)</w:t>
      </w:r>
      <w:r w:rsidDel="00000000" w:rsidR="00000000" w:rsidRPr="00000000">
        <w:rPr>
          <w:b w:val="1"/>
          <w:u w:val="single"/>
          <w:rtl w:val="0"/>
        </w:rPr>
        <w:t xml:space="preserve"> </w:t>
      </w:r>
      <w:r w:rsidDel="00000000" w:rsidR="00000000" w:rsidRPr="00000000">
        <w:rPr>
          <w:rtl w:val="0"/>
        </w:rPr>
      </w:r>
    </w:p>
    <w:p w:rsidR="00000000" w:rsidDel="00000000" w:rsidP="00000000" w:rsidRDefault="00000000" w:rsidRPr="00000000" w14:paraId="00000062">
      <w:pPr>
        <w:pageBreakBefore w:val="0"/>
        <w:rPr>
          <w:b w:val="1"/>
        </w:rPr>
      </w:pPr>
      <w:r w:rsidDel="00000000" w:rsidR="00000000" w:rsidRPr="00000000">
        <w:rPr>
          <w:b w:val="1"/>
          <w:u w:val="single"/>
          <w:rtl w:val="0"/>
        </w:rPr>
        <w:t xml:space="preserve">Location</w:t>
      </w:r>
      <w:r w:rsidDel="00000000" w:rsidR="00000000" w:rsidRPr="00000000">
        <w:rPr>
          <w:b w:val="1"/>
          <w:rtl w:val="0"/>
        </w:rPr>
        <w:t xml:space="preserve">; housed in the High Court building but works on circuits in each province based on the calendar of court sittings.</w:t>
      </w:r>
      <w:r w:rsidDel="00000000" w:rsidR="00000000" w:rsidRPr="00000000">
        <w:rPr>
          <w:b w:val="1"/>
          <w:u w:val="single"/>
          <w:rtl w:val="0"/>
        </w:rPr>
        <w:t xml:space="preserve"> </w:t>
      </w:r>
      <w:r w:rsidDel="00000000" w:rsidR="00000000" w:rsidRPr="00000000">
        <w:rPr>
          <w:rtl w:val="0"/>
        </w:rPr>
      </w:r>
    </w:p>
    <w:p w:rsidR="00000000" w:rsidDel="00000000" w:rsidP="00000000" w:rsidRDefault="00000000" w:rsidRPr="00000000" w14:paraId="00000063">
      <w:pPr>
        <w:pageBreakBefore w:val="0"/>
        <w:rPr>
          <w:b w:val="1"/>
        </w:rPr>
      </w:pPr>
      <w:r w:rsidDel="00000000" w:rsidR="00000000" w:rsidRPr="00000000">
        <w:rPr>
          <w:b w:val="1"/>
          <w:u w:val="single"/>
          <w:rtl w:val="0"/>
        </w:rPr>
        <w:t xml:space="preserve">Establishment</w:t>
      </w:r>
      <w:r w:rsidDel="00000000" w:rsidR="00000000" w:rsidRPr="00000000">
        <w:rPr>
          <w:b w:val="1"/>
          <w:rtl w:val="0"/>
        </w:rPr>
        <w:t xml:space="preserve">;  minimum of 12 judges of the Court of Appeal;</w:t>
      </w:r>
    </w:p>
    <w:p w:rsidR="00000000" w:rsidDel="00000000" w:rsidP="00000000" w:rsidRDefault="00000000" w:rsidRPr="00000000" w14:paraId="00000064">
      <w:pPr>
        <w:pageBreakBefore w:val="0"/>
        <w:rPr>
          <w:b w:val="1"/>
        </w:rPr>
      </w:pPr>
      <w:r w:rsidDel="00000000" w:rsidR="00000000" w:rsidRPr="00000000">
        <w:rPr>
          <w:b w:val="1"/>
          <w:rtl w:val="0"/>
        </w:rPr>
        <w:t xml:space="preserve">There shall be a President of the CA who shall be elected by the Judges of the CA from amongst themselves;</w:t>
      </w:r>
    </w:p>
    <w:p w:rsidR="00000000" w:rsidDel="00000000" w:rsidP="00000000" w:rsidRDefault="00000000" w:rsidRPr="00000000" w14:paraId="00000065">
      <w:pPr>
        <w:pageBreakBefore w:val="0"/>
        <w:rPr>
          <w:b w:val="1"/>
        </w:rPr>
      </w:pPr>
      <w:r w:rsidDel="00000000" w:rsidR="00000000" w:rsidRPr="00000000">
        <w:rPr>
          <w:b w:val="1"/>
          <w:u w:val="single"/>
          <w:rtl w:val="0"/>
        </w:rPr>
        <w:t xml:space="preserve">Process</w:t>
      </w:r>
      <w:r w:rsidDel="00000000" w:rsidR="00000000" w:rsidRPr="00000000">
        <w:rPr>
          <w:b w:val="1"/>
          <w:rtl w:val="0"/>
        </w:rPr>
        <w:t xml:space="preserve">; 3 judges of the court of appeal usually sit to hear an appeal. The courts decisions are authoritative, binding and citable as precedent by the High Court and Magistrates Courts.</w:t>
      </w:r>
    </w:p>
    <w:p w:rsidR="00000000" w:rsidDel="00000000" w:rsidP="00000000" w:rsidRDefault="00000000" w:rsidRPr="00000000" w14:paraId="00000066">
      <w:pPr>
        <w:pageBreakBefore w:val="0"/>
        <w:rPr>
          <w:b w:val="1"/>
          <w:u w:val="single"/>
        </w:rPr>
      </w:pPr>
      <w:r w:rsidDel="00000000" w:rsidR="00000000" w:rsidRPr="00000000">
        <w:rPr>
          <w:b w:val="1"/>
          <w:u w:val="single"/>
          <w:rtl w:val="0"/>
        </w:rPr>
        <w:t xml:space="preserve">HIGH COURT OF KENYA</w:t>
      </w:r>
    </w:p>
    <w:p w:rsidR="00000000" w:rsidDel="00000000" w:rsidP="00000000" w:rsidRDefault="00000000" w:rsidRPr="00000000" w14:paraId="00000067">
      <w:pPr>
        <w:pageBreakBefore w:val="0"/>
        <w:rPr>
          <w:b w:val="1"/>
        </w:rPr>
      </w:pPr>
      <w:r w:rsidDel="00000000" w:rsidR="00000000" w:rsidRPr="00000000">
        <w:rPr>
          <w:b w:val="1"/>
          <w:u w:val="single"/>
          <w:rtl w:val="0"/>
        </w:rPr>
        <w:t xml:space="preserve">Jurisdiction</w:t>
      </w:r>
      <w:r w:rsidDel="00000000" w:rsidR="00000000" w:rsidRPr="00000000">
        <w:rPr>
          <w:b w:val="1"/>
          <w:rtl w:val="0"/>
        </w:rPr>
        <w:t xml:space="preserve">: Art 165 of the Constitution establishes the High Court, as a superior court of record, </w:t>
      </w:r>
    </w:p>
    <w:p w:rsidR="00000000" w:rsidDel="00000000" w:rsidP="00000000" w:rsidRDefault="00000000" w:rsidRPr="00000000" w14:paraId="00000068">
      <w:pPr>
        <w:pageBreakBefore w:val="0"/>
        <w:rPr>
          <w:b w:val="1"/>
        </w:rPr>
      </w:pPr>
      <w:r w:rsidDel="00000000" w:rsidR="00000000" w:rsidRPr="00000000">
        <w:rPr>
          <w:b w:val="1"/>
          <w:rtl w:val="0"/>
        </w:rPr>
        <w:t xml:space="preserve">Its jurisdiction consists of:-</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Unlimited original jurisdiction in criminal and civil cases;</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Appellate jurisdiction in civil and criminal cases;</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determine if the Bill of Rights has been infringed, denied or threatened; </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the Constitution vests the High Court with the power to interpret the Constitution.</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Section 362 of the Criminal Procedure Code provide for revision of orders from the subordinate courts by the High court;</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Section 4 of the Judicature Act provides admiralty jurisdiction in all matters arising on high seas, territorial waters, lake and other navigable waters in Kenya.</w:t>
      </w:r>
    </w:p>
    <w:p w:rsidR="00000000" w:rsidDel="00000000" w:rsidP="00000000" w:rsidRDefault="00000000" w:rsidRPr="00000000" w14:paraId="0000006F">
      <w:pPr>
        <w:pageBreakBefore w:val="0"/>
        <w:rPr>
          <w:b w:val="1"/>
        </w:rPr>
      </w:pPr>
      <w:r w:rsidDel="00000000" w:rsidR="00000000" w:rsidRPr="00000000">
        <w:rPr>
          <w:b w:val="1"/>
          <w:rtl w:val="0"/>
        </w:rPr>
        <w:t xml:space="preserve">HIGH COURT OF KENYA</w:t>
      </w:r>
    </w:p>
    <w:p w:rsidR="00000000" w:rsidDel="00000000" w:rsidP="00000000" w:rsidRDefault="00000000" w:rsidRPr="00000000" w14:paraId="00000070">
      <w:pPr>
        <w:pageBreakBefore w:val="0"/>
        <w:numPr>
          <w:ilvl w:val="0"/>
          <w:numId w:val="4"/>
        </w:numPr>
        <w:ind w:left="720" w:hanging="360"/>
        <w:rPr>
          <w:b w:val="1"/>
        </w:rPr>
      </w:pPr>
      <w:r w:rsidDel="00000000" w:rsidR="00000000" w:rsidRPr="00000000">
        <w:rPr>
          <w:b w:val="1"/>
          <w:u w:val="single"/>
          <w:rtl w:val="0"/>
        </w:rPr>
        <w:t xml:space="preserve">Location</w:t>
      </w:r>
      <w:r w:rsidDel="00000000" w:rsidR="00000000" w:rsidRPr="00000000">
        <w:rPr>
          <w:b w:val="1"/>
          <w:rtl w:val="0"/>
        </w:rPr>
        <w:t xml:space="preserve">: In the High Court Building, Milimani Commercial Courts in Nairobi. Coast province: Mombasa and Malindi, Nyanza Province: Kisumu and Kisii, Western Province: Kakamega, Bungoma and Busia, RiftValley Province: Eldoret, Kericho, Kitale and Nakuru, Central Province: Nyeri, Eastern Province: Machakos, Meru and Embu </w:t>
      </w:r>
    </w:p>
    <w:p w:rsidR="00000000" w:rsidDel="00000000" w:rsidP="00000000" w:rsidRDefault="00000000" w:rsidRPr="00000000" w14:paraId="00000071">
      <w:pPr>
        <w:pageBreakBefore w:val="0"/>
        <w:numPr>
          <w:ilvl w:val="0"/>
          <w:numId w:val="4"/>
        </w:numPr>
        <w:ind w:left="720" w:hanging="360"/>
        <w:rPr>
          <w:b w:val="1"/>
        </w:rPr>
      </w:pPr>
      <w:r w:rsidDel="00000000" w:rsidR="00000000" w:rsidRPr="00000000">
        <w:rPr>
          <w:b w:val="1"/>
          <w:u w:val="single"/>
          <w:rtl w:val="0"/>
        </w:rPr>
        <w:t xml:space="preserve">Establishment</w:t>
      </w:r>
      <w:r w:rsidDel="00000000" w:rsidR="00000000" w:rsidRPr="00000000">
        <w:rPr>
          <w:b w:val="1"/>
          <w:rtl w:val="0"/>
        </w:rPr>
        <w:t xml:space="preserve">:  The are 70 judges of the High Court.</w:t>
      </w:r>
    </w:p>
    <w:p w:rsidR="00000000" w:rsidDel="00000000" w:rsidP="00000000" w:rsidRDefault="00000000" w:rsidRPr="00000000" w14:paraId="00000072">
      <w:pPr>
        <w:pageBreakBefore w:val="0"/>
        <w:numPr>
          <w:ilvl w:val="0"/>
          <w:numId w:val="4"/>
        </w:numPr>
        <w:ind w:left="720" w:hanging="360"/>
        <w:rPr>
          <w:b w:val="1"/>
        </w:rPr>
      </w:pPr>
      <w:r w:rsidDel="00000000" w:rsidR="00000000" w:rsidRPr="00000000">
        <w:rPr>
          <w:b w:val="1"/>
          <w:u w:val="single"/>
          <w:rtl w:val="0"/>
        </w:rPr>
        <w:t xml:space="preserve">Divisions of the High Court</w:t>
      </w:r>
      <w:r w:rsidDel="00000000" w:rsidR="00000000" w:rsidRPr="00000000">
        <w:rPr>
          <w:b w:val="1"/>
          <w:rtl w:val="0"/>
        </w:rPr>
        <w:t xml:space="preserve">:  </w:t>
      </w:r>
    </w:p>
    <w:p w:rsidR="00000000" w:rsidDel="00000000" w:rsidP="00000000" w:rsidRDefault="00000000" w:rsidRPr="00000000" w14:paraId="00000073">
      <w:pPr>
        <w:pageBreakBefore w:val="0"/>
        <w:numPr>
          <w:ilvl w:val="1"/>
          <w:numId w:val="4"/>
        </w:numPr>
        <w:ind w:left="1440" w:hanging="360"/>
        <w:rPr>
          <w:b w:val="1"/>
        </w:rPr>
      </w:pPr>
      <w:r w:rsidDel="00000000" w:rsidR="00000000" w:rsidRPr="00000000">
        <w:rPr>
          <w:b w:val="1"/>
          <w:rtl w:val="0"/>
        </w:rPr>
        <w:t xml:space="preserve">Criminal Division</w:t>
      </w:r>
    </w:p>
    <w:p w:rsidR="00000000" w:rsidDel="00000000" w:rsidP="00000000" w:rsidRDefault="00000000" w:rsidRPr="00000000" w14:paraId="00000074">
      <w:pPr>
        <w:pageBreakBefore w:val="0"/>
        <w:numPr>
          <w:ilvl w:val="1"/>
          <w:numId w:val="4"/>
        </w:numPr>
        <w:ind w:left="1440" w:hanging="360"/>
        <w:rPr>
          <w:b w:val="1"/>
        </w:rPr>
      </w:pPr>
      <w:r w:rsidDel="00000000" w:rsidR="00000000" w:rsidRPr="00000000">
        <w:rPr>
          <w:b w:val="1"/>
          <w:rtl w:val="0"/>
        </w:rPr>
        <w:t xml:space="preserve">Civil Division</w:t>
      </w:r>
    </w:p>
    <w:p w:rsidR="00000000" w:rsidDel="00000000" w:rsidP="00000000" w:rsidRDefault="00000000" w:rsidRPr="00000000" w14:paraId="00000075">
      <w:pPr>
        <w:pageBreakBefore w:val="0"/>
        <w:numPr>
          <w:ilvl w:val="1"/>
          <w:numId w:val="4"/>
        </w:numPr>
        <w:ind w:left="1440" w:hanging="360"/>
        <w:rPr>
          <w:b w:val="1"/>
        </w:rPr>
      </w:pPr>
      <w:r w:rsidDel="00000000" w:rsidR="00000000" w:rsidRPr="00000000">
        <w:rPr>
          <w:b w:val="1"/>
          <w:rtl w:val="0"/>
        </w:rPr>
        <w:t xml:space="preserve">Judicial Review and Constitutional Division</w:t>
      </w:r>
    </w:p>
    <w:p w:rsidR="00000000" w:rsidDel="00000000" w:rsidP="00000000" w:rsidRDefault="00000000" w:rsidRPr="00000000" w14:paraId="00000076">
      <w:pPr>
        <w:pageBreakBefore w:val="0"/>
        <w:numPr>
          <w:ilvl w:val="1"/>
          <w:numId w:val="4"/>
        </w:numPr>
        <w:ind w:left="1440" w:hanging="360"/>
        <w:rPr>
          <w:b w:val="1"/>
        </w:rPr>
      </w:pPr>
      <w:r w:rsidDel="00000000" w:rsidR="00000000" w:rsidRPr="00000000">
        <w:rPr>
          <w:b w:val="1"/>
          <w:rtl w:val="0"/>
        </w:rPr>
        <w:t xml:space="preserve">Commercial and Tax Division</w:t>
      </w:r>
    </w:p>
    <w:p w:rsidR="00000000" w:rsidDel="00000000" w:rsidP="00000000" w:rsidRDefault="00000000" w:rsidRPr="00000000" w14:paraId="00000077">
      <w:pPr>
        <w:pageBreakBefore w:val="0"/>
        <w:numPr>
          <w:ilvl w:val="1"/>
          <w:numId w:val="4"/>
        </w:numPr>
        <w:ind w:left="1440" w:hanging="360"/>
        <w:rPr>
          <w:b w:val="1"/>
        </w:rPr>
      </w:pPr>
      <w:r w:rsidDel="00000000" w:rsidR="00000000" w:rsidRPr="00000000">
        <w:rPr>
          <w:b w:val="1"/>
          <w:rtl w:val="0"/>
        </w:rPr>
        <w:t xml:space="preserve">Family Division</w:t>
      </w:r>
    </w:p>
    <w:p w:rsidR="00000000" w:rsidDel="00000000" w:rsidP="00000000" w:rsidRDefault="00000000" w:rsidRPr="00000000" w14:paraId="00000078">
      <w:pPr>
        <w:pageBreakBefore w:val="0"/>
        <w:numPr>
          <w:ilvl w:val="1"/>
          <w:numId w:val="4"/>
        </w:numPr>
        <w:ind w:left="1440" w:hanging="360"/>
        <w:rPr>
          <w:b w:val="1"/>
        </w:rPr>
      </w:pPr>
      <w:r w:rsidDel="00000000" w:rsidR="00000000" w:rsidRPr="00000000">
        <w:rPr>
          <w:b w:val="1"/>
          <w:rtl w:val="0"/>
        </w:rPr>
        <w:t xml:space="preserve">Land and Environment Division.</w:t>
      </w:r>
    </w:p>
    <w:p w:rsidR="00000000" w:rsidDel="00000000" w:rsidP="00000000" w:rsidRDefault="00000000" w:rsidRPr="00000000" w14:paraId="00000079">
      <w:pPr>
        <w:pageBreakBefore w:val="0"/>
        <w:rPr>
          <w:b w:val="1"/>
          <w:u w:val="single"/>
        </w:rPr>
      </w:pPr>
      <w:r w:rsidDel="00000000" w:rsidR="00000000" w:rsidRPr="00000000">
        <w:rPr>
          <w:b w:val="1"/>
          <w:u w:val="single"/>
          <w:rtl w:val="0"/>
        </w:rPr>
        <w:t xml:space="preserve">MAGISTRATES’ (SUBORDINATE) COURTS </w:t>
      </w:r>
    </w:p>
    <w:p w:rsidR="00000000" w:rsidDel="00000000" w:rsidP="00000000" w:rsidRDefault="00000000" w:rsidRPr="00000000" w14:paraId="0000007A">
      <w:pPr>
        <w:pageBreakBefore w:val="0"/>
        <w:rPr>
          <w:b w:val="1"/>
        </w:rPr>
      </w:pPr>
      <w:r w:rsidDel="00000000" w:rsidR="00000000" w:rsidRPr="00000000">
        <w:rPr>
          <w:b w:val="1"/>
          <w:rtl w:val="0"/>
        </w:rPr>
        <w:t xml:space="preserve">The establishment of the Magistrates’ Courts is by the Constitution and the Magistrates’ Courts Act Cap 10.</w:t>
      </w:r>
    </w:p>
    <w:p w:rsidR="00000000" w:rsidDel="00000000" w:rsidP="00000000" w:rsidRDefault="00000000" w:rsidRPr="00000000" w14:paraId="0000007B">
      <w:pPr>
        <w:pageBreakBefore w:val="0"/>
        <w:rPr>
          <w:b w:val="1"/>
        </w:rPr>
      </w:pPr>
      <w:r w:rsidDel="00000000" w:rsidR="00000000" w:rsidRPr="00000000">
        <w:rPr>
          <w:b w:val="1"/>
          <w:u w:val="single"/>
          <w:rtl w:val="0"/>
        </w:rPr>
        <w:t xml:space="preserve">Jurisdiction</w:t>
      </w:r>
      <w:r w:rsidDel="00000000" w:rsidR="00000000" w:rsidRPr="00000000">
        <w:rPr>
          <w:b w:val="1"/>
          <w:rtl w:val="0"/>
        </w:rPr>
        <w:t xml:space="preserve">: Article 169 of the Constitution establishes the subordinate courts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Magistrates’ Courts have limited original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jurisdiction in both criminal and civil cases. </w:t>
      </w:r>
    </w:p>
    <w:p w:rsidR="00000000" w:rsidDel="00000000" w:rsidP="00000000" w:rsidRDefault="00000000" w:rsidRPr="00000000" w14:paraId="0000007E">
      <w:pPr>
        <w:pageBreakBefore w:val="0"/>
        <w:rPr>
          <w:b w:val="1"/>
        </w:rPr>
      </w:pPr>
      <w:r w:rsidDel="00000000" w:rsidR="00000000" w:rsidRPr="00000000">
        <w:rPr>
          <w:b w:val="1"/>
          <w:rtl w:val="0"/>
        </w:rPr>
        <w:t xml:space="preserve"> Broadly the jurisdiction is based on rank, geographical and pecuniary considerations.</w:t>
      </w:r>
    </w:p>
    <w:p w:rsidR="00000000" w:rsidDel="00000000" w:rsidP="00000000" w:rsidRDefault="00000000" w:rsidRPr="00000000" w14:paraId="0000007F">
      <w:pPr>
        <w:pageBreakBefore w:val="0"/>
        <w:rPr>
          <w:b w:val="1"/>
        </w:rPr>
      </w:pPr>
      <w:r w:rsidDel="00000000" w:rsidR="00000000" w:rsidRPr="00000000">
        <w:rPr>
          <w:b w:val="1"/>
          <w:rtl w:val="0"/>
        </w:rPr>
        <w:t xml:space="preserve"> The Resident Magistrate’s Court is subordinate to the High Court and is duly constituted when held by;</w:t>
      </w:r>
    </w:p>
    <w:p w:rsidR="00000000" w:rsidDel="00000000" w:rsidP="00000000" w:rsidRDefault="00000000" w:rsidRPr="00000000" w14:paraId="00000080">
      <w:pPr>
        <w:pageBreakBefore w:val="0"/>
        <w:rPr>
          <w:b w:val="1"/>
        </w:rPr>
      </w:pPr>
      <w:r w:rsidDel="00000000" w:rsidR="00000000" w:rsidRPr="00000000">
        <w:rPr>
          <w:b w:val="1"/>
          <w:rtl w:val="0"/>
        </w:rPr>
        <w:t xml:space="preserve">Chief Magistrate;</w:t>
      </w:r>
    </w:p>
    <w:p w:rsidR="00000000" w:rsidDel="00000000" w:rsidP="00000000" w:rsidRDefault="00000000" w:rsidRPr="00000000" w14:paraId="00000081">
      <w:pPr>
        <w:pageBreakBefore w:val="0"/>
        <w:rPr>
          <w:b w:val="1"/>
        </w:rPr>
      </w:pPr>
      <w:r w:rsidDel="00000000" w:rsidR="00000000" w:rsidRPr="00000000">
        <w:rPr>
          <w:b w:val="1"/>
          <w:rtl w:val="0"/>
        </w:rPr>
        <w:t xml:space="preserve">Senior Principal Magistrate;</w:t>
      </w:r>
    </w:p>
    <w:p w:rsidR="00000000" w:rsidDel="00000000" w:rsidP="00000000" w:rsidRDefault="00000000" w:rsidRPr="00000000" w14:paraId="00000082">
      <w:pPr>
        <w:pageBreakBefore w:val="0"/>
        <w:rPr>
          <w:b w:val="1"/>
        </w:rPr>
      </w:pPr>
      <w:r w:rsidDel="00000000" w:rsidR="00000000" w:rsidRPr="00000000">
        <w:rPr>
          <w:b w:val="1"/>
          <w:rtl w:val="0"/>
        </w:rPr>
        <w:t xml:space="preserve">Principal Magistrate;</w:t>
      </w:r>
    </w:p>
    <w:p w:rsidR="00000000" w:rsidDel="00000000" w:rsidP="00000000" w:rsidRDefault="00000000" w:rsidRPr="00000000" w14:paraId="00000083">
      <w:pPr>
        <w:pageBreakBefore w:val="0"/>
        <w:rPr>
          <w:b w:val="1"/>
        </w:rPr>
      </w:pPr>
      <w:r w:rsidDel="00000000" w:rsidR="00000000" w:rsidRPr="00000000">
        <w:rPr>
          <w:b w:val="1"/>
          <w:rtl w:val="0"/>
        </w:rPr>
        <w:t xml:space="preserve">Senior Resident Magistrate;</w:t>
      </w:r>
    </w:p>
    <w:p w:rsidR="00000000" w:rsidDel="00000000" w:rsidP="00000000" w:rsidRDefault="00000000" w:rsidRPr="00000000" w14:paraId="00000084">
      <w:pPr>
        <w:pageBreakBefore w:val="0"/>
        <w:rPr>
          <w:b w:val="1"/>
        </w:rPr>
      </w:pPr>
      <w:r w:rsidDel="00000000" w:rsidR="00000000" w:rsidRPr="00000000">
        <w:rPr>
          <w:b w:val="1"/>
          <w:rtl w:val="0"/>
        </w:rPr>
        <w:t xml:space="preserve">Resident Magistrate.</w:t>
      </w:r>
    </w:p>
    <w:p w:rsidR="00000000" w:rsidDel="00000000" w:rsidP="00000000" w:rsidRDefault="00000000" w:rsidRPr="00000000" w14:paraId="00000085">
      <w:pPr>
        <w:pageBreakBefore w:val="0"/>
        <w:rPr>
          <w:b w:val="1"/>
        </w:rPr>
      </w:pPr>
      <w:r w:rsidDel="00000000" w:rsidR="00000000" w:rsidRPr="00000000">
        <w:rPr>
          <w:rtl w:val="0"/>
        </w:rPr>
      </w:r>
    </w:p>
    <w:p w:rsidR="00000000" w:rsidDel="00000000" w:rsidP="00000000" w:rsidRDefault="00000000" w:rsidRPr="00000000" w14:paraId="00000086">
      <w:pPr>
        <w:pageBreakBefore w:val="0"/>
        <w:rPr>
          <w:b w:val="1"/>
        </w:rPr>
      </w:pPr>
      <w:r w:rsidDel="00000000" w:rsidR="00000000" w:rsidRPr="00000000">
        <w:rPr>
          <w:b w:val="1"/>
          <w:rtl w:val="0"/>
        </w:rPr>
        <w:t xml:space="preserve">The Resident Magistrate’s court has jurisdiction throughout Kenya</w:t>
      </w:r>
    </w:p>
    <w:p w:rsidR="00000000" w:rsidDel="00000000" w:rsidP="00000000" w:rsidRDefault="00000000" w:rsidRPr="00000000" w14:paraId="00000087">
      <w:pPr>
        <w:pageBreakBefore w:val="0"/>
        <w:rPr>
          <w:b w:val="1"/>
        </w:rPr>
      </w:pPr>
      <w:r w:rsidDel="00000000" w:rsidR="00000000" w:rsidRPr="00000000">
        <w:rPr>
          <w:b w:val="1"/>
          <w:u w:val="single"/>
          <w:rtl w:val="0"/>
        </w:rPr>
        <w:t xml:space="preserve">Criminal Cases</w:t>
      </w:r>
      <w:r w:rsidDel="00000000" w:rsidR="00000000" w:rsidRPr="00000000">
        <w:rPr>
          <w:b w:val="1"/>
          <w:rtl w:val="0"/>
        </w:rPr>
        <w:t xml:space="preserve">:</w:t>
      </w:r>
    </w:p>
    <w:p w:rsidR="00000000" w:rsidDel="00000000" w:rsidP="00000000" w:rsidRDefault="00000000" w:rsidRPr="00000000" w14:paraId="00000088">
      <w:pPr>
        <w:pageBreakBefore w:val="0"/>
        <w:rPr>
          <w:b w:val="1"/>
        </w:rPr>
      </w:pPr>
      <w:r w:rsidDel="00000000" w:rsidR="00000000" w:rsidRPr="00000000">
        <w:rPr>
          <w:b w:val="1"/>
          <w:rtl w:val="0"/>
        </w:rPr>
        <w:t xml:space="preserve">Criminal jurisdiction is conferred by the Criminal Procedure Code or any other law. </w:t>
      </w:r>
    </w:p>
    <w:p w:rsidR="00000000" w:rsidDel="00000000" w:rsidP="00000000" w:rsidRDefault="00000000" w:rsidRPr="00000000" w14:paraId="00000089">
      <w:pPr>
        <w:pageBreakBefore w:val="0"/>
        <w:rPr>
          <w:b w:val="1"/>
        </w:rPr>
      </w:pPr>
      <w:r w:rsidDel="00000000" w:rsidR="00000000" w:rsidRPr="00000000">
        <w:rPr>
          <w:b w:val="1"/>
          <w:rtl w:val="0"/>
        </w:rPr>
        <w:t xml:space="preserve">Criminal Cases: Senior Resident Magistrate-Chief Magistrate may adjudicate on felonies and may inflict sentences prescribed in section 24 of the Penal Code. </w:t>
      </w:r>
    </w:p>
    <w:p w:rsidR="00000000" w:rsidDel="00000000" w:rsidP="00000000" w:rsidRDefault="00000000" w:rsidRPr="00000000" w14:paraId="0000008A">
      <w:pPr>
        <w:pageBreakBefore w:val="0"/>
        <w:rPr>
          <w:b w:val="1"/>
        </w:rPr>
      </w:pPr>
      <w:r w:rsidDel="00000000" w:rsidR="00000000" w:rsidRPr="00000000">
        <w:rPr>
          <w:b w:val="1"/>
          <w:rtl w:val="0"/>
        </w:rPr>
        <w:t xml:space="preserve">These are:-</w:t>
      </w:r>
      <w:r w:rsidDel="00000000" w:rsidR="00000000" w:rsidRPr="00000000">
        <w:rPr>
          <w:b w:val="1"/>
          <w:u w:val="single"/>
          <w:rtl w:val="0"/>
        </w:rPr>
        <w:t xml:space="preserve"> </w:t>
      </w:r>
      <w:r w:rsidDel="00000000" w:rsidR="00000000" w:rsidRPr="00000000">
        <w:rPr>
          <w:rtl w:val="0"/>
        </w:rPr>
      </w:r>
    </w:p>
    <w:p w:rsidR="00000000" w:rsidDel="00000000" w:rsidP="00000000" w:rsidRDefault="00000000" w:rsidRPr="00000000" w14:paraId="0000008B">
      <w:pPr>
        <w:pageBreakBefore w:val="0"/>
        <w:rPr>
          <w:b w:val="1"/>
        </w:rPr>
      </w:pPr>
      <w:r w:rsidDel="00000000" w:rsidR="00000000" w:rsidRPr="00000000">
        <w:rPr>
          <w:b w:val="1"/>
          <w:rtl w:val="0"/>
        </w:rPr>
        <w:t xml:space="preserve">Death;</w:t>
      </w:r>
    </w:p>
    <w:p w:rsidR="00000000" w:rsidDel="00000000" w:rsidP="00000000" w:rsidRDefault="00000000" w:rsidRPr="00000000" w14:paraId="0000008C">
      <w:pPr>
        <w:pageBreakBefore w:val="0"/>
        <w:rPr>
          <w:b w:val="1"/>
        </w:rPr>
      </w:pPr>
      <w:r w:rsidDel="00000000" w:rsidR="00000000" w:rsidRPr="00000000">
        <w:rPr>
          <w:b w:val="1"/>
          <w:rtl w:val="0"/>
        </w:rPr>
        <w:t xml:space="preserve">Imprisonment;</w:t>
      </w:r>
    </w:p>
    <w:p w:rsidR="00000000" w:rsidDel="00000000" w:rsidP="00000000" w:rsidRDefault="00000000" w:rsidRPr="00000000" w14:paraId="0000008D">
      <w:pPr>
        <w:pageBreakBefore w:val="0"/>
        <w:rPr>
          <w:b w:val="1"/>
        </w:rPr>
      </w:pPr>
      <w:r w:rsidDel="00000000" w:rsidR="00000000" w:rsidRPr="00000000">
        <w:rPr>
          <w:b w:val="1"/>
          <w:rtl w:val="0"/>
        </w:rPr>
        <w:t xml:space="preserve">Fine;</w:t>
      </w:r>
    </w:p>
    <w:p w:rsidR="00000000" w:rsidDel="00000000" w:rsidP="00000000" w:rsidRDefault="00000000" w:rsidRPr="00000000" w14:paraId="0000008E">
      <w:pPr>
        <w:pageBreakBefore w:val="0"/>
        <w:rPr>
          <w:b w:val="1"/>
        </w:rPr>
      </w:pPr>
      <w:r w:rsidDel="00000000" w:rsidR="00000000" w:rsidRPr="00000000">
        <w:rPr>
          <w:b w:val="1"/>
          <w:rtl w:val="0"/>
        </w:rPr>
        <w:t xml:space="preserve">Forfeiture;</w:t>
      </w:r>
    </w:p>
    <w:p w:rsidR="00000000" w:rsidDel="00000000" w:rsidP="00000000" w:rsidRDefault="00000000" w:rsidRPr="00000000" w14:paraId="0000008F">
      <w:pPr>
        <w:pageBreakBefore w:val="0"/>
        <w:rPr>
          <w:b w:val="1"/>
        </w:rPr>
      </w:pPr>
      <w:r w:rsidDel="00000000" w:rsidR="00000000" w:rsidRPr="00000000">
        <w:rPr>
          <w:b w:val="1"/>
          <w:rtl w:val="0"/>
        </w:rPr>
        <w:t xml:space="preserve">Payment of compensation;</w:t>
      </w:r>
    </w:p>
    <w:p w:rsidR="00000000" w:rsidDel="00000000" w:rsidP="00000000" w:rsidRDefault="00000000" w:rsidRPr="00000000" w14:paraId="00000090">
      <w:pPr>
        <w:pageBreakBefore w:val="0"/>
        <w:rPr>
          <w:b w:val="1"/>
        </w:rPr>
      </w:pPr>
      <w:r w:rsidDel="00000000" w:rsidR="00000000" w:rsidRPr="00000000">
        <w:rPr>
          <w:b w:val="1"/>
          <w:rtl w:val="0"/>
        </w:rPr>
        <w:t xml:space="preserve">Security to keep peace and be of good behaviour;</w:t>
      </w:r>
    </w:p>
    <w:p w:rsidR="00000000" w:rsidDel="00000000" w:rsidP="00000000" w:rsidRDefault="00000000" w:rsidRPr="00000000" w14:paraId="00000091">
      <w:pPr>
        <w:pageBreakBefore w:val="0"/>
        <w:rPr>
          <w:b w:val="1"/>
        </w:rPr>
      </w:pPr>
      <w:r w:rsidDel="00000000" w:rsidR="00000000" w:rsidRPr="00000000">
        <w:rPr>
          <w:b w:val="1"/>
          <w:rtl w:val="0"/>
        </w:rPr>
        <w:t xml:space="preserve">Any other punishment prescribed by law.</w:t>
      </w:r>
    </w:p>
    <w:p w:rsidR="00000000" w:rsidDel="00000000" w:rsidP="00000000" w:rsidRDefault="00000000" w:rsidRPr="00000000" w14:paraId="00000092">
      <w:pPr>
        <w:pageBreakBefore w:val="0"/>
        <w:rPr>
          <w:b w:val="1"/>
        </w:rPr>
      </w:pPr>
      <w:r w:rsidDel="00000000" w:rsidR="00000000" w:rsidRPr="00000000">
        <w:rPr>
          <w:b w:val="1"/>
          <w:u w:val="single"/>
          <w:rtl w:val="0"/>
        </w:rPr>
        <w:t xml:space="preserve">Civil cases</w:t>
      </w:r>
      <w:r w:rsidDel="00000000" w:rsidR="00000000" w:rsidRPr="00000000">
        <w:rPr>
          <w:b w:val="1"/>
          <w:rtl w:val="0"/>
        </w:rPr>
        <w:t xml:space="preserve">: </w:t>
      </w:r>
    </w:p>
    <w:p w:rsidR="00000000" w:rsidDel="00000000" w:rsidP="00000000" w:rsidRDefault="00000000" w:rsidRPr="00000000" w14:paraId="00000093">
      <w:pPr>
        <w:pageBreakBefore w:val="0"/>
        <w:rPr>
          <w:b w:val="1"/>
        </w:rPr>
      </w:pPr>
      <w:r w:rsidDel="00000000" w:rsidR="00000000" w:rsidRPr="00000000">
        <w:rPr>
          <w:b w:val="1"/>
          <w:rtl w:val="0"/>
        </w:rPr>
        <w:t xml:space="preserve">the enhanced jurisdiction invoked by the Chief Justice and published in the Kenya Gazette for specific courts. The </w:t>
      </w:r>
    </w:p>
    <w:p w:rsidR="00000000" w:rsidDel="00000000" w:rsidP="00000000" w:rsidRDefault="00000000" w:rsidRPr="00000000" w14:paraId="00000094">
      <w:pPr>
        <w:pageBreakBefore w:val="0"/>
        <w:rPr>
          <w:b w:val="1"/>
        </w:rPr>
      </w:pPr>
      <w:r w:rsidDel="00000000" w:rsidR="00000000" w:rsidRPr="00000000">
        <w:rPr>
          <w:b w:val="1"/>
          <w:rtl w:val="0"/>
        </w:rPr>
        <w:t xml:space="preserve">    amounts are; </w:t>
      </w:r>
    </w:p>
    <w:p w:rsidR="00000000" w:rsidDel="00000000" w:rsidP="00000000" w:rsidRDefault="00000000" w:rsidRPr="00000000" w14:paraId="00000095">
      <w:pPr>
        <w:pageBreakBefore w:val="0"/>
        <w:rPr>
          <w:b w:val="1"/>
        </w:rPr>
      </w:pPr>
      <w:r w:rsidDel="00000000" w:rsidR="00000000" w:rsidRPr="00000000">
        <w:rPr>
          <w:b w:val="1"/>
          <w:rtl w:val="0"/>
        </w:rPr>
        <w:t xml:space="preserve">Ksh. 3 million Chief Magistrate, </w:t>
      </w:r>
    </w:p>
    <w:p w:rsidR="00000000" w:rsidDel="00000000" w:rsidP="00000000" w:rsidRDefault="00000000" w:rsidRPr="00000000" w14:paraId="00000096">
      <w:pPr>
        <w:pageBreakBefore w:val="0"/>
        <w:rPr>
          <w:b w:val="1"/>
        </w:rPr>
      </w:pPr>
      <w:r w:rsidDel="00000000" w:rsidR="00000000" w:rsidRPr="00000000">
        <w:rPr>
          <w:b w:val="1"/>
          <w:rtl w:val="0"/>
        </w:rPr>
        <w:t xml:space="preserve">Ksh. 2 million Senior Principal Magistrate,</w:t>
      </w:r>
    </w:p>
    <w:p w:rsidR="00000000" w:rsidDel="00000000" w:rsidP="00000000" w:rsidRDefault="00000000" w:rsidRPr="00000000" w14:paraId="00000097">
      <w:pPr>
        <w:pageBreakBefore w:val="0"/>
        <w:rPr>
          <w:b w:val="1"/>
        </w:rPr>
      </w:pPr>
      <w:r w:rsidDel="00000000" w:rsidR="00000000" w:rsidRPr="00000000">
        <w:rPr>
          <w:b w:val="1"/>
          <w:rtl w:val="0"/>
        </w:rPr>
        <w:t xml:space="preserve">Ksh. 1 million, Principal Magistrate </w:t>
      </w:r>
    </w:p>
    <w:p w:rsidR="00000000" w:rsidDel="00000000" w:rsidP="00000000" w:rsidRDefault="00000000" w:rsidRPr="00000000" w14:paraId="00000098">
      <w:pPr>
        <w:pageBreakBefore w:val="0"/>
        <w:rPr>
          <w:b w:val="1"/>
        </w:rPr>
      </w:pPr>
      <w:r w:rsidDel="00000000" w:rsidR="00000000" w:rsidRPr="00000000">
        <w:rPr>
          <w:b w:val="1"/>
          <w:rtl w:val="0"/>
        </w:rPr>
        <w:t xml:space="preserve">Ksh. 800,000/=, Senior Resident Magistrate </w:t>
      </w:r>
    </w:p>
    <w:p w:rsidR="00000000" w:rsidDel="00000000" w:rsidP="00000000" w:rsidRDefault="00000000" w:rsidRPr="00000000" w14:paraId="00000099">
      <w:pPr>
        <w:pageBreakBefore w:val="0"/>
        <w:rPr>
          <w:b w:val="1"/>
        </w:rPr>
      </w:pPr>
      <w:r w:rsidDel="00000000" w:rsidR="00000000" w:rsidRPr="00000000">
        <w:rPr>
          <w:b w:val="1"/>
          <w:rtl w:val="0"/>
        </w:rPr>
        <w:t xml:space="preserve">Ksh. 500,000/= Resident Magistrate</w:t>
      </w:r>
    </w:p>
    <w:p w:rsidR="00000000" w:rsidDel="00000000" w:rsidP="00000000" w:rsidRDefault="00000000" w:rsidRPr="00000000" w14:paraId="0000009A">
      <w:pPr>
        <w:pageBreakBefore w:val="0"/>
        <w:rPr>
          <w:b w:val="1"/>
        </w:rPr>
      </w:pPr>
      <w:r w:rsidDel="00000000" w:rsidR="00000000" w:rsidRPr="00000000">
        <w:rPr>
          <w:rtl w:val="0"/>
        </w:rPr>
      </w:r>
    </w:p>
    <w:p w:rsidR="00000000" w:rsidDel="00000000" w:rsidP="00000000" w:rsidRDefault="00000000" w:rsidRPr="00000000" w14:paraId="0000009B">
      <w:pPr>
        <w:pageBreakBefore w:val="0"/>
        <w:rPr>
          <w:b w:val="1"/>
        </w:rPr>
      </w:pPr>
      <w:r w:rsidDel="00000000" w:rsidR="00000000" w:rsidRPr="00000000">
        <w:rPr>
          <w:b w:val="1"/>
          <w:rtl w:val="0"/>
        </w:rPr>
        <w:t xml:space="preserve">Offences under the Penal code may be tried by the High court or subordinate court</w:t>
      </w:r>
    </w:p>
    <w:p w:rsidR="00000000" w:rsidDel="00000000" w:rsidP="00000000" w:rsidRDefault="00000000" w:rsidRPr="00000000" w14:paraId="0000009C">
      <w:pPr>
        <w:pageBreakBefore w:val="0"/>
        <w:rPr>
          <w:b w:val="1"/>
        </w:rPr>
      </w:pPr>
      <w:r w:rsidDel="00000000" w:rsidR="00000000" w:rsidRPr="00000000">
        <w:rPr>
          <w:b w:val="1"/>
          <w:rtl w:val="0"/>
        </w:rPr>
        <w:t xml:space="preserve">Offence and court are indicated in the fifth column of 1</w:t>
      </w:r>
      <w:r w:rsidDel="00000000" w:rsidR="00000000" w:rsidRPr="00000000">
        <w:rPr>
          <w:b w:val="1"/>
          <w:vertAlign w:val="superscript"/>
          <w:rtl w:val="0"/>
        </w:rPr>
        <w:t xml:space="preserve">st</w:t>
      </w:r>
      <w:r w:rsidDel="00000000" w:rsidR="00000000" w:rsidRPr="00000000">
        <w:rPr>
          <w:b w:val="1"/>
          <w:rtl w:val="0"/>
        </w:rPr>
        <w:t xml:space="preserve"> schedule  to the CPC-S.4</w:t>
      </w:r>
    </w:p>
    <w:p w:rsidR="00000000" w:rsidDel="00000000" w:rsidP="00000000" w:rsidRDefault="00000000" w:rsidRPr="00000000" w14:paraId="0000009D">
      <w:pPr>
        <w:pageBreakBefore w:val="0"/>
        <w:rPr>
          <w:b w:val="1"/>
        </w:rPr>
      </w:pPr>
      <w:r w:rsidDel="00000000" w:rsidR="00000000" w:rsidRPr="00000000">
        <w:rPr>
          <w:b w:val="1"/>
          <w:rtl w:val="0"/>
        </w:rPr>
        <w:t xml:space="preserve">When no court is mentioned, offence may be tried by the High court; </w:t>
      </w:r>
    </w:p>
    <w:p w:rsidR="00000000" w:rsidDel="00000000" w:rsidP="00000000" w:rsidRDefault="00000000" w:rsidRPr="00000000" w14:paraId="0000009E">
      <w:pPr>
        <w:pageBreakBefore w:val="0"/>
        <w:rPr>
          <w:b w:val="1"/>
        </w:rPr>
      </w:pPr>
      <w:r w:rsidDel="00000000" w:rsidR="00000000" w:rsidRPr="00000000">
        <w:rPr>
          <w:b w:val="1"/>
          <w:u w:val="single"/>
          <w:rtl w:val="0"/>
        </w:rPr>
        <w:t xml:space="preserve">Location:</w:t>
      </w:r>
      <w:r w:rsidDel="00000000" w:rsidR="00000000" w:rsidRPr="00000000">
        <w:rPr>
          <w:b w:val="1"/>
          <w:rtl w:val="0"/>
        </w:rPr>
        <w:t xml:space="preserve"> </w:t>
      </w:r>
    </w:p>
    <w:p w:rsidR="00000000" w:rsidDel="00000000" w:rsidP="00000000" w:rsidRDefault="00000000" w:rsidRPr="00000000" w14:paraId="0000009F">
      <w:pPr>
        <w:pageBreakBefore w:val="0"/>
        <w:rPr>
          <w:b w:val="1"/>
        </w:rPr>
      </w:pPr>
      <w:r w:rsidDel="00000000" w:rsidR="00000000" w:rsidRPr="00000000">
        <w:rPr>
          <w:b w:val="1"/>
          <w:rtl w:val="0"/>
        </w:rPr>
        <w:t xml:space="preserve">Country wide in major towns. The courts in Nairobi are divided into 2, the courts that </w:t>
      </w:r>
    </w:p>
    <w:p w:rsidR="00000000" w:rsidDel="00000000" w:rsidP="00000000" w:rsidRDefault="00000000" w:rsidRPr="00000000" w14:paraId="000000A0">
      <w:pPr>
        <w:pageBreakBefore w:val="0"/>
        <w:rPr>
          <w:b w:val="1"/>
        </w:rPr>
      </w:pPr>
      <w:r w:rsidDel="00000000" w:rsidR="00000000" w:rsidRPr="00000000">
        <w:rPr>
          <w:b w:val="1"/>
          <w:rtl w:val="0"/>
        </w:rPr>
        <w:t xml:space="preserve">deal with criminal cases, Nairobi, Makadara and Kibera Law Courts; and Milimani </w:t>
      </w:r>
    </w:p>
    <w:p w:rsidR="00000000" w:rsidDel="00000000" w:rsidP="00000000" w:rsidRDefault="00000000" w:rsidRPr="00000000" w14:paraId="000000A1">
      <w:pPr>
        <w:pageBreakBefore w:val="0"/>
        <w:rPr>
          <w:b w:val="1"/>
        </w:rPr>
      </w:pPr>
      <w:r w:rsidDel="00000000" w:rsidR="00000000" w:rsidRPr="00000000">
        <w:rPr>
          <w:b w:val="1"/>
          <w:rtl w:val="0"/>
        </w:rPr>
        <w:t xml:space="preserve">Commercial Courts that deal with civil and commercial disputes. The other Stations </w:t>
      </w:r>
    </w:p>
    <w:p w:rsidR="00000000" w:rsidDel="00000000" w:rsidP="00000000" w:rsidRDefault="00000000" w:rsidRPr="00000000" w14:paraId="000000A2">
      <w:pPr>
        <w:pageBreakBefore w:val="0"/>
        <w:rPr>
          <w:b w:val="1"/>
        </w:rPr>
      </w:pPr>
      <w:r w:rsidDel="00000000" w:rsidR="00000000" w:rsidRPr="00000000">
        <w:rPr>
          <w:b w:val="1"/>
          <w:rtl w:val="0"/>
        </w:rPr>
        <w:t xml:space="preserve">have both criminal and civil jurisdiction within the same court but on different days.</w:t>
      </w:r>
    </w:p>
    <w:p w:rsidR="00000000" w:rsidDel="00000000" w:rsidP="00000000" w:rsidRDefault="00000000" w:rsidRPr="00000000" w14:paraId="000000A3">
      <w:pPr>
        <w:pageBreakBefore w:val="0"/>
        <w:rPr>
          <w:b w:val="1"/>
        </w:rPr>
      </w:pPr>
      <w:r w:rsidDel="00000000" w:rsidR="00000000" w:rsidRPr="00000000">
        <w:rPr>
          <w:b w:val="1"/>
          <w:u w:val="single"/>
          <w:rtl w:val="0"/>
        </w:rPr>
        <w:t xml:space="preserve">Establishment</w:t>
      </w:r>
      <w:r w:rsidDel="00000000" w:rsidR="00000000" w:rsidRPr="00000000">
        <w:rPr>
          <w:b w:val="1"/>
          <w:rtl w:val="0"/>
        </w:rPr>
        <w:t xml:space="preserve">: </w:t>
      </w:r>
    </w:p>
    <w:p w:rsidR="00000000" w:rsidDel="00000000" w:rsidP="00000000" w:rsidRDefault="00000000" w:rsidRPr="00000000" w14:paraId="000000A4">
      <w:pPr>
        <w:pageBreakBefore w:val="0"/>
        <w:rPr>
          <w:b w:val="1"/>
        </w:rPr>
      </w:pPr>
      <w:r w:rsidDel="00000000" w:rsidR="00000000" w:rsidRPr="00000000">
        <w:rPr>
          <w:b w:val="1"/>
          <w:rtl w:val="0"/>
        </w:rPr>
        <w:t xml:space="preserve">520 judicial officers. </w:t>
      </w:r>
    </w:p>
    <w:p w:rsidR="00000000" w:rsidDel="00000000" w:rsidP="00000000" w:rsidRDefault="00000000" w:rsidRPr="00000000" w14:paraId="000000A5">
      <w:pPr>
        <w:pageBreakBefore w:val="0"/>
        <w:rPr>
          <w:b w:val="1"/>
        </w:rPr>
      </w:pPr>
      <w:r w:rsidDel="00000000" w:rsidR="00000000" w:rsidRPr="00000000">
        <w:rPr>
          <w:b w:val="1"/>
          <w:rtl w:val="0"/>
        </w:rPr>
        <w:t xml:space="preserve">In the Magistrates’ Courts, there are certain special courts set out to enforce certain specific laws; these are;</w:t>
      </w:r>
    </w:p>
    <w:p w:rsidR="00000000" w:rsidDel="00000000" w:rsidP="00000000" w:rsidRDefault="00000000" w:rsidRPr="00000000" w14:paraId="000000A6">
      <w:pPr>
        <w:pageBreakBefore w:val="0"/>
        <w:rPr>
          <w:b w:val="1"/>
        </w:rPr>
      </w:pPr>
      <w:r w:rsidDel="00000000" w:rsidR="00000000" w:rsidRPr="00000000">
        <w:rPr>
          <w:b w:val="1"/>
          <w:rtl w:val="0"/>
        </w:rPr>
        <w:t xml:space="preserve"> </w:t>
      </w:r>
    </w:p>
    <w:p w:rsidR="00000000" w:rsidDel="00000000" w:rsidP="00000000" w:rsidRDefault="00000000" w:rsidRPr="00000000" w14:paraId="000000A7">
      <w:pPr>
        <w:pageBreakBefore w:val="0"/>
        <w:rPr>
          <w:b w:val="1"/>
        </w:rPr>
      </w:pPr>
      <w:r w:rsidDel="00000000" w:rsidR="00000000" w:rsidRPr="00000000">
        <w:rPr>
          <w:b w:val="1"/>
          <w:rtl w:val="0"/>
        </w:rPr>
        <w:t xml:space="preserve">Traffic Court; determines cases based on offences under the Traffic Act</w:t>
      </w:r>
    </w:p>
    <w:p w:rsidR="00000000" w:rsidDel="00000000" w:rsidP="00000000" w:rsidRDefault="00000000" w:rsidRPr="00000000" w14:paraId="000000A8">
      <w:pPr>
        <w:pageBreakBefore w:val="0"/>
        <w:rPr>
          <w:b w:val="1"/>
        </w:rPr>
      </w:pPr>
      <w:r w:rsidDel="00000000" w:rsidR="00000000" w:rsidRPr="00000000">
        <w:rPr>
          <w:b w:val="1"/>
          <w:rtl w:val="0"/>
        </w:rPr>
        <w:t xml:space="preserve">Children’s Court; determines welfare of the child in  court proceedings under the Children’s Act</w:t>
      </w:r>
    </w:p>
    <w:p w:rsidR="00000000" w:rsidDel="00000000" w:rsidP="00000000" w:rsidRDefault="00000000" w:rsidRPr="00000000" w14:paraId="000000A9">
      <w:pPr>
        <w:pageBreakBefore w:val="0"/>
        <w:rPr>
          <w:b w:val="1"/>
        </w:rPr>
      </w:pPr>
      <w:r w:rsidDel="00000000" w:rsidR="00000000" w:rsidRPr="00000000">
        <w:rPr>
          <w:b w:val="1"/>
          <w:rtl w:val="0"/>
        </w:rPr>
        <w:t xml:space="preserve">City /Municipal Court; enforces City bylaws under the Local Government Act</w:t>
      </w:r>
    </w:p>
    <w:p w:rsidR="00000000" w:rsidDel="00000000" w:rsidP="00000000" w:rsidRDefault="00000000" w:rsidRPr="00000000" w14:paraId="000000AA">
      <w:pPr>
        <w:pageBreakBefore w:val="0"/>
        <w:rPr>
          <w:b w:val="1"/>
        </w:rPr>
      </w:pPr>
      <w:r w:rsidDel="00000000" w:rsidR="00000000" w:rsidRPr="00000000">
        <w:rPr>
          <w:b w:val="1"/>
          <w:rtl w:val="0"/>
        </w:rPr>
        <w:t xml:space="preserve">Anti- Corruption Court; determine cases under the Anti-Corruption and Ethics Act.</w:t>
      </w:r>
    </w:p>
    <w:p w:rsidR="00000000" w:rsidDel="00000000" w:rsidP="00000000" w:rsidRDefault="00000000" w:rsidRPr="00000000" w14:paraId="000000AB">
      <w:pPr>
        <w:pageBreakBefore w:val="0"/>
        <w:rPr>
          <w:b w:val="1"/>
        </w:rPr>
      </w:pPr>
      <w:r w:rsidDel="00000000" w:rsidR="00000000" w:rsidRPr="00000000">
        <w:rPr>
          <w:b w:val="1"/>
          <w:u w:val="single"/>
          <w:rtl w:val="0"/>
        </w:rPr>
        <w:t xml:space="preserve">COURTS- MARTIAL</w:t>
      </w:r>
      <w:r w:rsidDel="00000000" w:rsidR="00000000" w:rsidRPr="00000000">
        <w:rPr>
          <w:b w:val="1"/>
          <w:rtl w:val="0"/>
        </w:rPr>
        <w:t xml:space="preserve">: </w:t>
      </w:r>
    </w:p>
    <w:p w:rsidR="00000000" w:rsidDel="00000000" w:rsidP="00000000" w:rsidRDefault="00000000" w:rsidRPr="00000000" w14:paraId="000000AC">
      <w:pPr>
        <w:pageBreakBefore w:val="0"/>
        <w:rPr>
          <w:b w:val="1"/>
        </w:rPr>
      </w:pPr>
      <w:r w:rsidDel="00000000" w:rsidR="00000000" w:rsidRPr="00000000">
        <w:rPr>
          <w:b w:val="1"/>
          <w:rtl w:val="0"/>
        </w:rPr>
        <w:t xml:space="preserve">The courts- martial are established under Article 169 (1)(c)of the Constitution and operate under the Armed Forces Act.</w:t>
      </w:r>
    </w:p>
    <w:p w:rsidR="00000000" w:rsidDel="00000000" w:rsidP="00000000" w:rsidRDefault="00000000" w:rsidRPr="00000000" w14:paraId="000000AD">
      <w:pPr>
        <w:pageBreakBefore w:val="0"/>
        <w:rPr>
          <w:b w:val="1"/>
        </w:rPr>
      </w:pPr>
      <w:r w:rsidDel="00000000" w:rsidR="00000000" w:rsidRPr="00000000">
        <w:rPr>
          <w:b w:val="1"/>
          <w:rtl w:val="0"/>
        </w:rPr>
        <w:t xml:space="preserve">They are referred to as tribunals but the judge/ advocate is the Trial Magistrate from the Magistrates’ Courts appointed by the Chief Justice to adjudicate the matter.  </w:t>
      </w:r>
    </w:p>
    <w:p w:rsidR="00000000" w:rsidDel="00000000" w:rsidP="00000000" w:rsidRDefault="00000000" w:rsidRPr="00000000" w14:paraId="000000AE">
      <w:pPr>
        <w:pageBreakBefore w:val="0"/>
        <w:rPr>
          <w:b w:val="1"/>
        </w:rPr>
      </w:pPr>
      <w:r w:rsidDel="00000000" w:rsidR="00000000" w:rsidRPr="00000000">
        <w:rPr>
          <w:b w:val="1"/>
          <w:rtl w:val="0"/>
        </w:rPr>
        <w:t xml:space="preserve">They hear criminal cases against members of the Kenya Defence Forces; army, navy and the air force. </w:t>
      </w:r>
    </w:p>
    <w:p w:rsidR="00000000" w:rsidDel="00000000" w:rsidP="00000000" w:rsidRDefault="00000000" w:rsidRPr="00000000" w14:paraId="000000AF">
      <w:pPr>
        <w:pageBreakBefore w:val="0"/>
        <w:rPr>
          <w:b w:val="1"/>
        </w:rPr>
      </w:pPr>
      <w:r w:rsidDel="00000000" w:rsidR="00000000" w:rsidRPr="00000000">
        <w:rPr>
          <w:b w:val="1"/>
          <w:u w:val="single"/>
          <w:rtl w:val="0"/>
        </w:rPr>
        <w:t xml:space="preserve">KADHIS COURTS</w:t>
      </w:r>
      <w:r w:rsidDel="00000000" w:rsidR="00000000" w:rsidRPr="00000000">
        <w:rPr>
          <w:b w:val="1"/>
          <w:rtl w:val="0"/>
        </w:rPr>
        <w:t xml:space="preserve">: </w:t>
      </w:r>
    </w:p>
    <w:p w:rsidR="00000000" w:rsidDel="00000000" w:rsidP="00000000" w:rsidRDefault="00000000" w:rsidRPr="00000000" w14:paraId="000000B0">
      <w:pPr>
        <w:pageBreakBefore w:val="0"/>
        <w:rPr>
          <w:b w:val="1"/>
        </w:rPr>
      </w:pPr>
      <w:r w:rsidDel="00000000" w:rsidR="00000000" w:rsidRPr="00000000">
        <w:rPr>
          <w:b w:val="1"/>
          <w:rtl w:val="0"/>
        </w:rPr>
        <w:t xml:space="preserve">The courts are established under Article 169(1)(b) of the Constitution and the </w:t>
      </w:r>
    </w:p>
    <w:p w:rsidR="00000000" w:rsidDel="00000000" w:rsidP="00000000" w:rsidRDefault="00000000" w:rsidRPr="00000000" w14:paraId="000000B1">
      <w:pPr>
        <w:pageBreakBefore w:val="0"/>
        <w:rPr>
          <w:b w:val="1"/>
        </w:rPr>
      </w:pPr>
      <w:r w:rsidDel="00000000" w:rsidR="00000000" w:rsidRPr="00000000">
        <w:rPr>
          <w:b w:val="1"/>
          <w:rtl w:val="0"/>
        </w:rPr>
        <w:t xml:space="preserve">Kadhis’ Court Act for determination of civil cases regarding personal status, marriage, divorce and inheritance issues under the Muslim law.</w:t>
      </w:r>
    </w:p>
    <w:p w:rsidR="00000000" w:rsidDel="00000000" w:rsidP="00000000" w:rsidRDefault="00000000" w:rsidRPr="00000000" w14:paraId="000000B2">
      <w:pPr>
        <w:pageBreakBefore w:val="0"/>
        <w:rPr>
          <w:b w:val="1"/>
        </w:rPr>
      </w:pPr>
      <w:r w:rsidDel="00000000" w:rsidR="00000000" w:rsidRPr="00000000">
        <w:rPr>
          <w:b w:val="1"/>
          <w:u w:val="single"/>
          <w:rtl w:val="0"/>
        </w:rPr>
        <w:t xml:space="preserve">TRIBUNALS:</w:t>
      </w:r>
      <w:r w:rsidDel="00000000" w:rsidR="00000000" w:rsidRPr="00000000">
        <w:rPr>
          <w:b w:val="1"/>
          <w:rtl w:val="0"/>
        </w:rPr>
        <w:t xml:space="preserve"> </w:t>
      </w:r>
    </w:p>
    <w:p w:rsidR="00000000" w:rsidDel="00000000" w:rsidP="00000000" w:rsidRDefault="00000000" w:rsidRPr="00000000" w14:paraId="000000B3">
      <w:pPr>
        <w:pageBreakBefore w:val="0"/>
        <w:rPr>
          <w:b w:val="1"/>
        </w:rPr>
      </w:pPr>
      <w:r w:rsidDel="00000000" w:rsidR="00000000" w:rsidRPr="00000000">
        <w:rPr>
          <w:b w:val="1"/>
          <w:rtl w:val="0"/>
        </w:rPr>
        <w:t xml:space="preserve">The Rent Tribunal -Rent Restriction Act</w:t>
      </w:r>
    </w:p>
    <w:p w:rsidR="00000000" w:rsidDel="00000000" w:rsidP="00000000" w:rsidRDefault="00000000" w:rsidRPr="00000000" w14:paraId="000000B4">
      <w:pPr>
        <w:pageBreakBefore w:val="0"/>
        <w:rPr>
          <w:b w:val="1"/>
        </w:rPr>
      </w:pPr>
      <w:r w:rsidDel="00000000" w:rsidR="00000000" w:rsidRPr="00000000">
        <w:rPr>
          <w:b w:val="1"/>
          <w:rtl w:val="0"/>
        </w:rPr>
        <w:t xml:space="preserve">The Business Tribunal- Business Premises (Shops and Catering Establishments) Act- </w:t>
      </w:r>
    </w:p>
    <w:p w:rsidR="00000000" w:rsidDel="00000000" w:rsidP="00000000" w:rsidRDefault="00000000" w:rsidRPr="00000000" w14:paraId="000000B5">
      <w:pPr>
        <w:pageBreakBefore w:val="0"/>
        <w:rPr>
          <w:b w:val="1"/>
        </w:rPr>
      </w:pPr>
      <w:r w:rsidDel="00000000" w:rsidR="00000000" w:rsidRPr="00000000">
        <w:rPr>
          <w:b w:val="1"/>
          <w:rtl w:val="0"/>
        </w:rPr>
        <w:t xml:space="preserve">The Co-operative Tribunal-Co-operatives Act</w:t>
      </w:r>
    </w:p>
    <w:p w:rsidR="00000000" w:rsidDel="00000000" w:rsidP="00000000" w:rsidRDefault="00000000" w:rsidRPr="00000000" w14:paraId="000000B6">
      <w:pPr>
        <w:pageBreakBefore w:val="0"/>
        <w:rPr>
          <w:b w:val="1"/>
        </w:rPr>
      </w:pPr>
      <w:r w:rsidDel="00000000" w:rsidR="00000000" w:rsidRPr="00000000">
        <w:rPr>
          <w:b w:val="1"/>
          <w:rtl w:val="0"/>
        </w:rPr>
        <w:t xml:space="preserve">The National Environment Tribunal- Environmental Management And Conservation Act</w:t>
      </w:r>
    </w:p>
    <w:p w:rsidR="00000000" w:rsidDel="00000000" w:rsidP="00000000" w:rsidRDefault="00000000" w:rsidRPr="00000000" w14:paraId="000000B7">
      <w:pPr>
        <w:pageBreakBefore w:val="0"/>
        <w:rPr>
          <w:b w:val="1"/>
        </w:rPr>
      </w:pPr>
      <w:r w:rsidDel="00000000" w:rsidR="00000000" w:rsidRPr="00000000">
        <w:rPr>
          <w:b w:val="1"/>
          <w:rtl w:val="0"/>
        </w:rPr>
        <w:t xml:space="preserve">The Public Procurement, Complaints, Appeals and Review board- Public Procurement and Disposal Act</w:t>
      </w:r>
    </w:p>
    <w:p w:rsidR="00000000" w:rsidDel="00000000" w:rsidP="00000000" w:rsidRDefault="00000000" w:rsidRPr="00000000" w14:paraId="000000B8">
      <w:pPr>
        <w:pageBreakBefore w:val="0"/>
        <w:rPr>
          <w:b w:val="1"/>
        </w:rPr>
      </w:pPr>
      <w:r w:rsidDel="00000000" w:rsidR="00000000" w:rsidRPr="00000000">
        <w:rPr>
          <w:b w:val="1"/>
          <w:rtl w:val="0"/>
        </w:rPr>
        <w:t xml:space="preserve">INTERNATIONAL CRIMINAL COURT</w:t>
      </w:r>
    </w:p>
    <w:p w:rsidR="00000000" w:rsidDel="00000000" w:rsidP="00000000" w:rsidRDefault="00000000" w:rsidRPr="00000000" w14:paraId="000000B9">
      <w:pPr>
        <w:pageBreakBefore w:val="0"/>
        <w:rPr>
          <w:b w:val="1"/>
        </w:rPr>
      </w:pPr>
      <w:r w:rsidDel="00000000" w:rsidR="00000000" w:rsidRPr="00000000">
        <w:rPr>
          <w:b w:val="1"/>
          <w:rtl w:val="0"/>
        </w:rPr>
        <w:t xml:space="preserve">is a permanent tribunal to prosecute individuals for:-</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genocide;</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crimes against humanity;</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5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war crimes;</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5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the crime of aggression </w:t>
      </w:r>
    </w:p>
    <w:p w:rsidR="00000000" w:rsidDel="00000000" w:rsidP="00000000" w:rsidRDefault="00000000" w:rsidRPr="00000000" w14:paraId="000000BE">
      <w:pPr>
        <w:pageBreakBefore w:val="0"/>
        <w:rPr>
          <w:b w:val="1"/>
        </w:rPr>
      </w:pPr>
      <w:r w:rsidDel="00000000" w:rsidR="00000000" w:rsidRPr="00000000">
        <w:rPr>
          <w:b w:val="1"/>
          <w:rtl w:val="0"/>
        </w:rPr>
        <w:t xml:space="preserve">The Court came into being on 1 July 2002, the date its founding treaty, the Rome Statute of the International Criminal Court, entered into force. It can only prosecute crimes committed on or after that date.</w:t>
      </w:r>
    </w:p>
    <w:p w:rsidR="00000000" w:rsidDel="00000000" w:rsidP="00000000" w:rsidRDefault="00000000" w:rsidRPr="00000000" w14:paraId="000000BF">
      <w:pPr>
        <w:pageBreakBefore w:val="0"/>
        <w:rPr>
          <w:b w:val="1"/>
        </w:rPr>
      </w:pPr>
      <w:r w:rsidDel="00000000" w:rsidR="00000000" w:rsidRPr="00000000">
        <w:rPr>
          <w:b w:val="1"/>
          <w:rtl w:val="0"/>
        </w:rPr>
        <w:t xml:space="preserve">The official seat of the Court is in The Hague, Netherlands, but its proceedings may take place anywhere. 114 states are members of the Court; </w:t>
      </w:r>
    </w:p>
    <w:p w:rsidR="00000000" w:rsidDel="00000000" w:rsidP="00000000" w:rsidRDefault="00000000" w:rsidRPr="00000000" w14:paraId="000000C0">
      <w:pPr>
        <w:pageBreakBefore w:val="0"/>
        <w:rPr>
          <w:b w:val="1"/>
        </w:rPr>
      </w:pPr>
      <w:r w:rsidDel="00000000" w:rsidR="00000000" w:rsidRPr="00000000">
        <w:rPr>
          <w:b w:val="1"/>
          <w:rtl w:val="0"/>
        </w:rPr>
        <w:t xml:space="preserve">The Court can generally exercise </w:t>
      </w:r>
      <w:hyperlink r:id="rId7">
        <w:r w:rsidDel="00000000" w:rsidR="00000000" w:rsidRPr="00000000">
          <w:rPr>
            <w:b w:val="1"/>
            <w:color w:val="0000ff"/>
            <w:u w:val="single"/>
            <w:rtl w:val="0"/>
          </w:rPr>
          <w:t xml:space="preserve">jurisdiction</w:t>
        </w:r>
      </w:hyperlink>
      <w:r w:rsidDel="00000000" w:rsidR="00000000" w:rsidRPr="00000000">
        <w:rPr>
          <w:b w:val="1"/>
          <w:rtl w:val="0"/>
        </w:rPr>
        <w:t xml:space="preserve"> only where the accused is a national of a state party; or the alleged crime took place on the </w:t>
      </w:r>
      <w:hyperlink r:id="rId8">
        <w:r w:rsidDel="00000000" w:rsidR="00000000" w:rsidRPr="00000000">
          <w:rPr>
            <w:b w:val="1"/>
            <w:color w:val="0000ff"/>
            <w:u w:val="single"/>
            <w:rtl w:val="0"/>
          </w:rPr>
          <w:t xml:space="preserve">territory</w:t>
        </w:r>
      </w:hyperlink>
      <w:r w:rsidDel="00000000" w:rsidR="00000000" w:rsidRPr="00000000">
        <w:rPr>
          <w:b w:val="1"/>
          <w:rtl w:val="0"/>
        </w:rPr>
        <w:t xml:space="preserve"> of a state party; or a situation is referred to the Court by the </w:t>
      </w:r>
      <w:hyperlink r:id="rId9">
        <w:r w:rsidDel="00000000" w:rsidR="00000000" w:rsidRPr="00000000">
          <w:rPr>
            <w:b w:val="1"/>
            <w:color w:val="0000ff"/>
            <w:u w:val="single"/>
            <w:rtl w:val="0"/>
          </w:rPr>
          <w:t xml:space="preserve">United Nations Security Council</w:t>
        </w:r>
      </w:hyperlink>
      <w:r w:rsidDel="00000000" w:rsidR="00000000" w:rsidRPr="00000000">
        <w:rPr>
          <w:b w:val="1"/>
          <w:rtl w:val="0"/>
        </w:rPr>
        <w:t xml:space="preserve">. The Court is designed to complement existing national judicial systems. It can exercise its jurisdiction only when national courts are unwilling </w:t>
      </w:r>
    </w:p>
    <w:p w:rsidR="00000000" w:rsidDel="00000000" w:rsidP="00000000" w:rsidRDefault="00000000" w:rsidRPr="00000000" w14:paraId="000000C1">
      <w:pPr>
        <w:pageBreakBefore w:val="0"/>
        <w:rPr>
          <w:b w:val="1"/>
        </w:rPr>
      </w:pPr>
      <w:r w:rsidDel="00000000" w:rsidR="00000000" w:rsidRPr="00000000">
        <w:rPr>
          <w:b w:val="1"/>
          <w:rtl w:val="0"/>
        </w:rPr>
        <w:t xml:space="preserve">or unable to investigate or prosecute such crimes. </w:t>
      </w:r>
    </w:p>
    <w:p w:rsidR="00000000" w:rsidDel="00000000" w:rsidP="00000000" w:rsidRDefault="00000000" w:rsidRPr="00000000" w14:paraId="000000C2">
      <w:pPr>
        <w:pageBreakBefore w:val="0"/>
        <w:rPr>
          <w:b w:val="1"/>
        </w:rPr>
      </w:pPr>
      <w:r w:rsidDel="00000000" w:rsidR="00000000" w:rsidRPr="00000000">
        <w:rPr>
          <w:b w:val="1"/>
          <w:rtl w:val="0"/>
        </w:rPr>
        <w:t xml:space="preserve">INTERNATIONAL CRIMES ACT 2008 </w:t>
      </w:r>
    </w:p>
    <w:p w:rsidR="00000000" w:rsidDel="00000000" w:rsidP="00000000" w:rsidRDefault="00000000" w:rsidRPr="00000000" w14:paraId="000000C3">
      <w:pPr>
        <w:pageBreakBefore w:val="0"/>
        <w:rPr>
          <w:b w:val="1"/>
        </w:rPr>
      </w:pPr>
      <w:r w:rsidDel="00000000" w:rsidR="00000000" w:rsidRPr="00000000">
        <w:rPr>
          <w:b w:val="1"/>
          <w:rtl w:val="0"/>
        </w:rPr>
        <w:t xml:space="preserve">Joseph Kimani Gathungu v Attorney General &amp; 5 others [2010] eKLR Ojwang J held that the ICC has jurisdiction in Kenya.</w:t>
      </w:r>
    </w:p>
    <w:p w:rsidR="00000000" w:rsidDel="00000000" w:rsidP="00000000" w:rsidRDefault="00000000" w:rsidRPr="00000000" w14:paraId="000000C4">
      <w:pPr>
        <w:pageBreakBefore w:val="0"/>
        <w:rPr>
          <w:b w:val="1"/>
        </w:rPr>
      </w:pPr>
      <w:r w:rsidDel="00000000" w:rsidR="00000000" w:rsidRPr="00000000">
        <w:rPr>
          <w:b w:val="1"/>
          <w:rtl w:val="0"/>
        </w:rPr>
        <w:t xml:space="preserve">The ICC accordingly determines under Art.</w:t>
      </w:r>
      <w:r w:rsidDel="00000000" w:rsidR="00000000" w:rsidRPr="00000000">
        <w:rPr>
          <w:b w:val="1"/>
          <w:i w:val="1"/>
          <w:rtl w:val="0"/>
        </w:rPr>
        <w:t xml:space="preserve">17(1) (a) and (b) of the Statute, the initial questions to ask are (1) whether there are ongoing investigations or prosecutions, or (2) whether there have been investigations in the past, and the State having jurisdiction has decided not to prosecute the person concerned. </w:t>
      </w: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Verdan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50" w:hanging="360"/>
      </w:pPr>
      <w:rPr>
        <w:rFonts w:ascii="Noto Sans Symbols" w:cs="Noto Sans Symbols" w:eastAsia="Noto Sans Symbols" w:hAnsi="Noto Sans Symbols"/>
      </w:rPr>
    </w:lvl>
    <w:lvl w:ilvl="1">
      <w:start w:val="1"/>
      <w:numFmt w:val="bullet"/>
      <w:lvlText w:val="o"/>
      <w:lvlJc w:val="left"/>
      <w:pPr>
        <w:ind w:left="1470" w:hanging="360"/>
      </w:pPr>
      <w:rPr>
        <w:rFonts w:ascii="Courier New" w:cs="Courier New" w:eastAsia="Courier New" w:hAnsi="Courier New"/>
      </w:rPr>
    </w:lvl>
    <w:lvl w:ilvl="2">
      <w:start w:val="1"/>
      <w:numFmt w:val="bullet"/>
      <w:lvlText w:val="▪"/>
      <w:lvlJc w:val="left"/>
      <w:pPr>
        <w:ind w:left="2190" w:hanging="360"/>
      </w:pPr>
      <w:rPr>
        <w:rFonts w:ascii="Noto Sans Symbols" w:cs="Noto Sans Symbols" w:eastAsia="Noto Sans Symbols" w:hAnsi="Noto Sans Symbols"/>
      </w:rPr>
    </w:lvl>
    <w:lvl w:ilvl="3">
      <w:start w:val="1"/>
      <w:numFmt w:val="bullet"/>
      <w:lvlText w:val="●"/>
      <w:lvlJc w:val="left"/>
      <w:pPr>
        <w:ind w:left="2910" w:hanging="360"/>
      </w:pPr>
      <w:rPr>
        <w:rFonts w:ascii="Noto Sans Symbols" w:cs="Noto Sans Symbols" w:eastAsia="Noto Sans Symbols" w:hAnsi="Noto Sans Symbols"/>
      </w:rPr>
    </w:lvl>
    <w:lvl w:ilvl="4">
      <w:start w:val="1"/>
      <w:numFmt w:val="bullet"/>
      <w:lvlText w:val="o"/>
      <w:lvlJc w:val="left"/>
      <w:pPr>
        <w:ind w:left="3630" w:hanging="360"/>
      </w:pPr>
      <w:rPr>
        <w:rFonts w:ascii="Courier New" w:cs="Courier New" w:eastAsia="Courier New" w:hAnsi="Courier New"/>
      </w:rPr>
    </w:lvl>
    <w:lvl w:ilvl="5">
      <w:start w:val="1"/>
      <w:numFmt w:val="bullet"/>
      <w:lvlText w:val="▪"/>
      <w:lvlJc w:val="left"/>
      <w:pPr>
        <w:ind w:left="4350" w:hanging="360"/>
      </w:pPr>
      <w:rPr>
        <w:rFonts w:ascii="Noto Sans Symbols" w:cs="Noto Sans Symbols" w:eastAsia="Noto Sans Symbols" w:hAnsi="Noto Sans Symbols"/>
      </w:rPr>
    </w:lvl>
    <w:lvl w:ilvl="6">
      <w:start w:val="1"/>
      <w:numFmt w:val="bullet"/>
      <w:lvlText w:val="●"/>
      <w:lvlJc w:val="left"/>
      <w:pPr>
        <w:ind w:left="5070" w:hanging="360"/>
      </w:pPr>
      <w:rPr>
        <w:rFonts w:ascii="Noto Sans Symbols" w:cs="Noto Sans Symbols" w:eastAsia="Noto Sans Symbols" w:hAnsi="Noto Sans Symbols"/>
      </w:rPr>
    </w:lvl>
    <w:lvl w:ilvl="7">
      <w:start w:val="1"/>
      <w:numFmt w:val="bullet"/>
      <w:lvlText w:val="o"/>
      <w:lvlJc w:val="left"/>
      <w:pPr>
        <w:ind w:left="5790" w:hanging="360"/>
      </w:pPr>
      <w:rPr>
        <w:rFonts w:ascii="Courier New" w:cs="Courier New" w:eastAsia="Courier New" w:hAnsi="Courier New"/>
      </w:rPr>
    </w:lvl>
    <w:lvl w:ilvl="8">
      <w:start w:val="1"/>
      <w:numFmt w:val="bullet"/>
      <w:lvlText w:val="▪"/>
      <w:lvlJc w:val="left"/>
      <w:pPr>
        <w:ind w:left="651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940"/>
      <w:numFmt w:val="bullet"/>
      <w:lvlText w:val="›"/>
      <w:lvlJc w:val="left"/>
      <w:pPr>
        <w:ind w:left="1440" w:hanging="360"/>
      </w:pPr>
      <w:rPr>
        <w:rFonts w:ascii="Verdana" w:cs="Verdana" w:eastAsia="Verdana" w:hAnsi="Verdana"/>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B1483"/>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255829"/>
    <w:rPr>
      <w:color w:val="0000ff" w:themeColor="hyperlink"/>
      <w:u w:val="single"/>
    </w:rPr>
  </w:style>
  <w:style w:type="paragraph" w:styleId="ListParagraph">
    <w:name w:val="List Paragraph"/>
    <w:basedOn w:val="Normal"/>
    <w:uiPriority w:val="34"/>
    <w:qFormat w:val="1"/>
    <w:rsid w:val="00D21F1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United_Nations_Security_Counci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en.wikipedia.org/wiki/Jurisdiction" TargetMode="External"/><Relationship Id="rId8" Type="http://schemas.openxmlformats.org/officeDocument/2006/relationships/hyperlink" Target="http://en.wikipedia.org/wiki/Terr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10h8dGcOs7hNsNKraFQY/spmqw==">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2011-03-21T16:19:00Z</dcterms:created>
  <dc:creator>Simiyu</dc:creator>
</cp:coreProperties>
</file>