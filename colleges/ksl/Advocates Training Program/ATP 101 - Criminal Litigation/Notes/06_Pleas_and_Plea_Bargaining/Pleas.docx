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sdt>
      <w:sdtPr>
        <w:tag w:val="goog_rdk_2"/>
      </w:sdtPr>
      <w:sdtContent>
        <w:p w:rsidR="00000000" w:rsidDel="00000000" w:rsidP="00000000" w:rsidRDefault="00000000" w:rsidRPr="00000000" w14:paraId="00000002">
          <w:pPr>
            <w:pageBreakBefore w:val="0"/>
            <w:spacing w:line="360" w:lineRule="auto"/>
            <w:jc w:val="both"/>
            <w:rPr>
              <w:ins w:author="Gerald Okoyo" w:id="0" w:date="2021-11-22T11:31:12Z"/>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Gerald Okoyo" w:id="0" w:date="2021-11-22T11:31:12Z">
                <w:r w:rsidDel="00000000" w:rsidR="00000000" w:rsidRPr="00000000">
                  <w:rPr>
                    <w:rtl w:val="0"/>
                  </w:rPr>
                </w:r>
              </w:ins>
            </w:sdtContent>
          </w:sdt>
        </w:p>
      </w:sdtContent>
    </w:sdt>
    <w:p w:rsidR="00000000" w:rsidDel="00000000" w:rsidP="00000000" w:rsidRDefault="00000000" w:rsidRPr="00000000" w14:paraId="00000003">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PLEAS</w:t>
      </w:r>
    </w:p>
    <w:p w:rsidR="00000000" w:rsidDel="00000000" w:rsidP="00000000" w:rsidRDefault="00000000" w:rsidRPr="00000000" w14:paraId="0000000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5">
      <w:pPr>
        <w:pStyle w:val="Heading3"/>
        <w:pageBreakBefore w:val="0"/>
        <w:spacing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Definition of plea</w:t>
      </w:r>
    </w:p>
    <w:p w:rsidR="00000000" w:rsidDel="00000000" w:rsidP="00000000" w:rsidRDefault="00000000" w:rsidRPr="00000000" w14:paraId="0000000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has been defined as an accused person’s formal response of guilty, not guilty or no contest to a criminal charge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 plea has also been defined as a formal statement in court by or on behalf of an accused person as a response to the charge against him</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formal statement made by or on behalf of a person charged with an offence</w:t>
      </w:r>
    </w:p>
    <w:p w:rsidR="00000000" w:rsidDel="00000000" w:rsidP="00000000" w:rsidRDefault="00000000" w:rsidRPr="00000000" w14:paraId="00000008">
      <w:pPr>
        <w:pageBreakBefore w:val="0"/>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Four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Formal Statement</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Court</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or on behalf of an accused</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response to a charge made against the accused. </w:t>
      </w:r>
    </w:p>
    <w:p w:rsidR="00000000" w:rsidDel="00000000" w:rsidP="00000000" w:rsidRDefault="00000000" w:rsidRPr="00000000" w14:paraId="0000000D">
      <w:pPr>
        <w:pageBreakBefore w:val="0"/>
        <w:spacing w:after="0" w:line="36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E">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Purpose of plea taking in criminal proceeding</w:t>
      </w:r>
    </w:p>
    <w:p w:rsidR="00000000" w:rsidDel="00000000" w:rsidP="00000000" w:rsidRDefault="00000000" w:rsidRPr="00000000" w14:paraId="0000000F">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may mark the commencement of a trial process or its ending</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Satisfies the constitutional right to a fair hearing</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saves courts </w:t>
      </w:r>
      <w:sdt>
        <w:sdtPr>
          <w:tag w:val="goog_rdk_3"/>
        </w:sdtPr>
        <w:sdtContent>
          <w:ins w:author="griffin chanzu" w:id="1" w:date="2021-10-07T08:25:1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especially</w:t>
            </w:r>
          </w:ins>
        </w:sdtContent>
      </w:sdt>
      <w:sdt>
        <w:sdtPr>
          <w:tag w:val="goog_rdk_4"/>
        </w:sdtPr>
        <w:sdtContent>
          <w:del w:author="griffin chanzu" w:id="1" w:date="2021-10-07T08:25:1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time especially</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procedure laid down in the statute where an accused pleads guilty.</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saves resources in cases where a plea of guilt is entered.</w:t>
      </w:r>
    </w:p>
    <w:p w:rsidR="00000000" w:rsidDel="00000000" w:rsidP="00000000" w:rsidRDefault="00000000" w:rsidRPr="00000000" w14:paraId="0000001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spacing w:line="360" w:lineRule="auto"/>
        <w:jc w:val="both"/>
        <w:rPr>
          <w:rFonts w:ascii="Times New Roman" w:cs="Times New Roman" w:eastAsia="Times New Roman" w:hAnsi="Times New Roman"/>
          <w:sz w:val="24"/>
          <w:szCs w:val="24"/>
        </w:rPr>
      </w:pPr>
      <w:sdt>
        <w:sdtPr>
          <w:tag w:val="goog_rdk_6"/>
        </w:sdtPr>
        <w:sdtContent>
          <w:ins w:author="FAITH WANJIRU" w:id="2" w:date="2021-11-24T08:35:40Z">
            <w:r w:rsidDel="00000000" w:rsidR="00000000" w:rsidRPr="00000000">
              <w:rPr>
                <w:rFonts w:ascii="Times New Roman" w:cs="Times New Roman" w:eastAsia="Times New Roman" w:hAnsi="Times New Roman"/>
                <w:sz w:val="24"/>
                <w:szCs w:val="24"/>
                <w:rtl w:val="0"/>
              </w:rPr>
              <w:tab/>
            </w:r>
          </w:ins>
        </w:sdtContent>
      </w:sdt>
      <w:r w:rsidDel="00000000" w:rsidR="00000000" w:rsidRPr="00000000">
        <w:rPr>
          <w:rtl w:val="0"/>
        </w:rPr>
      </w:r>
    </w:p>
    <w:p w:rsidR="00000000" w:rsidDel="00000000" w:rsidP="00000000" w:rsidRDefault="00000000" w:rsidRPr="00000000" w14:paraId="0000001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Possible pleas:-</w:t>
      </w:r>
    </w:p>
    <w:p w:rsidR="00000000" w:rsidDel="00000000" w:rsidP="00000000" w:rsidRDefault="00000000" w:rsidRPr="00000000" w14:paraId="0000001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answer to a charge, an accused person may:-</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 guilty</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 not guilty</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 nothing- this is entered as a plea of not guilty or the court may try if the accused is of sound or unsound mind.</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Autrefois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convict</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Autrefois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acquit. or</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pardon</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assert the court lacks jurisdiction over the matter</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 guilty subject to a plea agreement</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 of limitation of time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guilty:-</w:t>
      </w:r>
    </w:p>
    <w:p w:rsidR="00000000" w:rsidDel="00000000" w:rsidP="00000000" w:rsidRDefault="00000000" w:rsidRPr="00000000" w14:paraId="0000002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of Guilty is a formal acknowledgement of guilt made by the accused person in answer to a charge read to him or her in court. </w:t>
      </w:r>
    </w:p>
    <w:p w:rsidR="00000000" w:rsidDel="00000000" w:rsidP="00000000" w:rsidRDefault="00000000" w:rsidRPr="00000000" w14:paraId="0000002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Plea of guilty to be valid it must be unequivocal. For it to be unequivocal certain proceeding must be observed. For instance in the case of </w:t>
      </w:r>
      <w:r w:rsidDel="00000000" w:rsidR="00000000" w:rsidRPr="00000000">
        <w:rPr>
          <w:rFonts w:ascii="Times New Roman" w:cs="Times New Roman" w:eastAsia="Times New Roman" w:hAnsi="Times New Roman"/>
          <w:b w:val="1"/>
          <w:sz w:val="24"/>
          <w:szCs w:val="24"/>
          <w:rtl w:val="0"/>
        </w:rPr>
        <w:t xml:space="preserve">R vs Yonasni Egalin</w:t>
      </w:r>
      <w:r w:rsidDel="00000000" w:rsidR="00000000" w:rsidRPr="00000000">
        <w:rPr>
          <w:rFonts w:ascii="Times New Roman" w:cs="Times New Roman" w:eastAsia="Times New Roman" w:hAnsi="Times New Roman"/>
          <w:b w:val="1"/>
          <w:sz w:val="24"/>
          <w:szCs w:val="24"/>
          <w:vertAlign w:val="superscript"/>
        </w:rPr>
        <w:footnoteReference w:customMarkFollows="0" w:id="2"/>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it was observed that, it is desirable not only that every constituent of the charge should be explained to the accused but also that he should be required to admit orally every constituted of the offence charged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If the accused is not represented, care must be taken that he fully understands the elements of the crime to which he is pleading guilty.”</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 on Plea of guilty In Subordinate Courts.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interpretation is required in the course of taking a plea of guilty this should be recorded together</w:t>
      </w:r>
      <w:sdt>
        <w:sdtPr>
          <w:tag w:val="goog_rdk_7"/>
        </w:sdtPr>
        <w:sdtContent>
          <w:ins w:author="FAITH WANJIRU" w:id="3" w:date="2021-11-24T08:52:44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the name of the interpreter and the language used. This will enable the appellate court to satisfy itself that the procedure in recording a plea of guilty was followed.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207 (1)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substance of the charge shall be stated to the accused person by the court and he shall be asked whether he admits or denies the truth of the charge.”</w:t>
      </w:r>
    </w:p>
    <w:p w:rsidR="00000000" w:rsidDel="00000000" w:rsidP="00000000" w:rsidRDefault="00000000" w:rsidRPr="00000000" w14:paraId="0000003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 basis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207(2)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accused person admits the truth of the charge otherwise than by a plea agreement his admission shall be recorded as nearly as possible in the words used by him, and the court shall convict him and pass sentence upon or make an order against him, unless there appears to it sufficient cause to the contrary, provided that after conviction and before passing sentence or making any order the court may permit or require the complainant to outline to the court the facts upon which the charge is founded.”</w:t>
      </w:r>
      <w:r w:rsidDel="00000000" w:rsidR="00000000" w:rsidRPr="00000000">
        <w:rPr>
          <w:rtl w:val="0"/>
        </w:rPr>
      </w:r>
    </w:p>
    <w:p w:rsidR="00000000" w:rsidDel="00000000" w:rsidP="00000000" w:rsidRDefault="00000000" w:rsidRPr="00000000" w14:paraId="00000034">
      <w:pPr>
        <w:pStyle w:val="Heading3"/>
        <w:pageBreakBefore w:val="0"/>
        <w:spacing w:line="36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Procedure of Taking Plea in the High Court</w:t>
        <w:tab/>
      </w:r>
    </w:p>
    <w:p w:rsidR="00000000" w:rsidDel="00000000" w:rsidP="00000000" w:rsidRDefault="00000000" w:rsidRPr="00000000" w14:paraId="00000035">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Procedure for plea of guilty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Section 281</w:t>
      </w:r>
      <w:r w:rsidDel="00000000" w:rsidR="00000000" w:rsidRPr="00000000">
        <w:rPr>
          <w:rFonts w:ascii="Times New Roman" w:cs="Times New Roman" w:eastAsia="Times New Roman" w:hAnsi="Times New Roman"/>
          <w:b w:val="1"/>
          <w:i w:val="1"/>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if the accused pleads guilty the plea shall be recorded and he may be convicted thereon</w:t>
      </w:r>
    </w:p>
    <w:p w:rsidR="00000000" w:rsidDel="00000000" w:rsidP="00000000" w:rsidRDefault="00000000" w:rsidRPr="00000000" w14:paraId="0000003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not guilty</w:t>
      </w:r>
    </w:p>
    <w:p w:rsidR="00000000" w:rsidDel="00000000" w:rsidP="00000000" w:rsidRDefault="00000000" w:rsidRPr="00000000" w14:paraId="00000038">
      <w:pPr>
        <w:pageBreakBefore w:val="0"/>
        <w:spacing w:line="36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i w:val="1"/>
          <w:sz w:val="24"/>
          <w:szCs w:val="24"/>
          <w:rtl w:val="0"/>
        </w:rPr>
        <w:t xml:space="preserve">Butterworths Concise Australian Legal Dictionary</w:t>
      </w:r>
      <w:r w:rsidDel="00000000" w:rsidR="00000000" w:rsidRPr="00000000">
        <w:rPr>
          <w:rFonts w:ascii="Times New Roman" w:cs="Times New Roman" w:eastAsia="Times New Roman" w:hAnsi="Times New Roman"/>
          <w:b w:val="1"/>
          <w:i w:val="1"/>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defines the plea of not guilty as a plea made by a person when a charge is read to him or her by which plea the person generally denies allegation contained in the charge</w:t>
      </w:r>
      <w:r w:rsidDel="00000000" w:rsidR="00000000" w:rsidRPr="00000000">
        <w:rPr>
          <w:rFonts w:ascii="Times New Roman" w:cs="Times New Roman" w:eastAsia="Times New Roman" w:hAnsi="Times New Roman"/>
          <w:sz w:val="24"/>
          <w:szCs w:val="24"/>
          <w:vertAlign w:val="superscript"/>
          <w:rtl w:val="0"/>
        </w:rPr>
        <w:t xml:space="preserve">. </w:t>
      </w:r>
    </w:p>
    <w:p w:rsidR="00000000" w:rsidDel="00000000" w:rsidP="00000000" w:rsidRDefault="00000000" w:rsidRPr="00000000" w14:paraId="0000003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plea of not guilty the accused person controverts the existence of every fact essential to constitute the given charge and thereby puts in issue every essential element of the offence charged. </w:t>
      </w:r>
    </w:p>
    <w:p w:rsidR="00000000" w:rsidDel="00000000" w:rsidP="00000000" w:rsidRDefault="00000000" w:rsidRPr="00000000" w14:paraId="0000003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was stated in </w:t>
      </w:r>
      <w:r w:rsidDel="00000000" w:rsidR="00000000" w:rsidRPr="00000000">
        <w:rPr>
          <w:rFonts w:ascii="Times New Roman" w:cs="Times New Roman" w:eastAsia="Times New Roman" w:hAnsi="Times New Roman"/>
          <w:b w:val="1"/>
          <w:sz w:val="24"/>
          <w:szCs w:val="24"/>
          <w:rtl w:val="0"/>
        </w:rPr>
        <w:t xml:space="preserve">Halsbury’s Laws of England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“By a plea of not guilty the defence thereby puts himself upon the contrary for trial and the court must there upon order a jury to be called in usual manner for trial of the defendant</w:t>
      </w:r>
      <w:r w:rsidDel="00000000" w:rsidR="00000000" w:rsidRPr="00000000">
        <w:rPr>
          <w:rFonts w:ascii="Times New Roman" w:cs="Times New Roman" w:eastAsia="Times New Roman" w:hAnsi="Times New Roman"/>
          <w:sz w:val="24"/>
          <w:szCs w:val="24"/>
          <w:rtl w:val="0"/>
        </w:rPr>
        <w:t xml:space="preserve">.” The prosecution is then called upon to prove all the essential elements of the offence charged by adducing evidence.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 on Plea of Not Guilty In Subordinate Courts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208 (1) of the C.P.C provides: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accused person does not admit the truth of the charge, the court shall proceed to hear the complainant and his witnesses and other evidence (if any).”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plea of not guilty is also commonly referred to as a Plea of General Use. It must be pronounced by the accused himself. The accused controverts the existence of every fact essential to constitute the crime charged or to establish the accused persons guilty and thereby put in issue every essential element of the offence charged.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sz w:val="24"/>
          <w:szCs w:val="24"/>
          <w:rtl w:val="0"/>
        </w:rPr>
        <w:t xml:space="preserve">Section 208</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provides that:-</w:t>
      </w:r>
    </w:p>
    <w:p w:rsidR="00000000" w:rsidDel="00000000" w:rsidP="00000000" w:rsidRDefault="00000000" w:rsidRPr="00000000" w14:paraId="00000045">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accused person does not admit the truth of the charge, the court shall proceed to hear the complainant and his witnesses and other evidence (if any). </w:t>
      </w:r>
    </w:p>
    <w:p w:rsidR="00000000" w:rsidDel="00000000" w:rsidP="00000000" w:rsidRDefault="00000000" w:rsidRPr="00000000" w14:paraId="00000046">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accused person or his advocate may put questions to each witness produced against him. </w:t>
      </w:r>
    </w:p>
    <w:p w:rsidR="00000000" w:rsidDel="00000000" w:rsidP="00000000" w:rsidRDefault="00000000" w:rsidRPr="00000000" w14:paraId="00000047">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accused person does not employ an advocate, the court shall, at the close of the examination of each witness for the prosecution, ask the accused person whether he wishes to put any questions to that witness and shall record his answer.</w:t>
      </w:r>
    </w:p>
    <w:p w:rsidR="00000000" w:rsidDel="00000000" w:rsidP="00000000" w:rsidRDefault="00000000" w:rsidRPr="00000000" w14:paraId="00000048">
      <w:pPr>
        <w:pStyle w:val="Heading3"/>
        <w:pageBreakBefore w:val="0"/>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Procedure of Taking Plea in the High Court</w:t>
      </w:r>
    </w:p>
    <w:p w:rsidR="00000000" w:rsidDel="00000000" w:rsidP="00000000" w:rsidRDefault="00000000" w:rsidRPr="00000000" w14:paraId="00000049">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Section 282</w:t>
      </w:r>
      <w:r w:rsidDel="00000000" w:rsidR="00000000" w:rsidRPr="00000000">
        <w:rPr>
          <w:rFonts w:ascii="Times New Roman" w:cs="Times New Roman" w:eastAsia="Times New Roman" w:hAnsi="Times New Roman"/>
          <w:b w:val="1"/>
          <w:i w:val="1"/>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if the accused plead not guilty or if a plea of not guilty is entered in accordance with </w:t>
      </w:r>
      <w:r w:rsidDel="00000000" w:rsidR="00000000" w:rsidRPr="00000000">
        <w:rPr>
          <w:rFonts w:ascii="Times New Roman" w:cs="Times New Roman" w:eastAsia="Times New Roman" w:hAnsi="Times New Roman"/>
          <w:b w:val="1"/>
          <w:i w:val="1"/>
          <w:sz w:val="24"/>
          <w:szCs w:val="24"/>
          <w:rtl w:val="0"/>
        </w:rPr>
        <w:t xml:space="preserve">Section 280</w:t>
      </w:r>
      <w:r w:rsidDel="00000000" w:rsidR="00000000" w:rsidRPr="00000000">
        <w:rPr>
          <w:rFonts w:ascii="Times New Roman" w:cs="Times New Roman" w:eastAsia="Times New Roman" w:hAnsi="Times New Roman"/>
          <w:sz w:val="24"/>
          <w:szCs w:val="24"/>
          <w:rtl w:val="0"/>
        </w:rPr>
        <w:t xml:space="preserve">, the court shall proceed to try the case.</w:t>
      </w:r>
    </w:p>
    <w:p w:rsidR="00000000" w:rsidDel="00000000" w:rsidP="00000000" w:rsidRDefault="00000000" w:rsidRPr="00000000" w14:paraId="0000004A">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Say nothing-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entered as a plea of not guilty or the court may try if the accused is of sound or unsound mind, depending on the circumstances; if the accused person is disabled, cannot hear or speak, but he is fit to plead, the court will avail a sign language interpreter; if he is of unsound mind, then he is not fit to plead. Based on the medical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the court may postpone proceedings, have him/her kept in safe custody and the matter referred for the order of the President.</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3"/>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Procedure of Taking Plea in the High Court</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E">
      <w:pPr>
        <w:pStyle w:val="Heading3"/>
        <w:pageBreakBefore w:val="0"/>
        <w:spacing w:line="360" w:lineRule="auto"/>
        <w:jc w:val="both"/>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i w:val="1"/>
          <w:sz w:val="24"/>
          <w:szCs w:val="24"/>
          <w:rtl w:val="0"/>
        </w:rPr>
        <w:t xml:space="preserve">Section 280</w:t>
      </w:r>
      <w:r w:rsidDel="00000000" w:rsidR="00000000" w:rsidRPr="00000000">
        <w:rPr>
          <w:rFonts w:ascii="Times New Roman" w:cs="Times New Roman" w:eastAsia="Times New Roman" w:hAnsi="Times New Roman"/>
          <w:i w:val="1"/>
          <w:sz w:val="24"/>
          <w:szCs w:val="24"/>
          <w:vertAlign w:val="superscript"/>
        </w:rPr>
        <w:footnoteReference w:customMarkFollows="0" w:id="9"/>
      </w:r>
      <w:r w:rsidDel="00000000" w:rsidR="00000000" w:rsidRPr="00000000">
        <w:rPr>
          <w:rFonts w:ascii="Times New Roman" w:cs="Times New Roman" w:eastAsia="Times New Roman" w:hAnsi="Times New Roman"/>
          <w:i w:val="1"/>
          <w:sz w:val="24"/>
          <w:szCs w:val="24"/>
          <w:rtl w:val="0"/>
        </w:rPr>
        <w:t xml:space="preserve"> provides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if a person being arraigned upon an information stands mute of malice or neither will nor by reason of infirmity can answer directly to the information, the court may order the registrar or other officer of the court to enter a plea of not guilty on behalf of the accused person and plea so entered shall have the same force and effect as if the accused person had actually pleaded it.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Autrefois Acquit-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formerly acquitted.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defence to a charge both at common law and by statute that the accused has previously been acquitted of the same charge on the same facts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pageBreakBefore w:val="0"/>
        <w:spacing w:line="360" w:lineRule="auto"/>
        <w:ind w:left="11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the first trial has been declared, a nullity and conviction and sentence set aside, the proceedings are deemed, to have been non-event and a plea of </w:t>
      </w:r>
      <w:r w:rsidDel="00000000" w:rsidR="00000000" w:rsidRPr="00000000">
        <w:rPr>
          <w:rFonts w:ascii="Times New Roman" w:cs="Times New Roman" w:eastAsia="Times New Roman" w:hAnsi="Times New Roman"/>
          <w:i w:val="1"/>
          <w:sz w:val="24"/>
          <w:szCs w:val="24"/>
          <w:rtl w:val="0"/>
        </w:rPr>
        <w:t xml:space="preserve">autrefois acquit</w:t>
      </w:r>
      <w:r w:rsidDel="00000000" w:rsidR="00000000" w:rsidRPr="00000000">
        <w:rPr>
          <w:rFonts w:ascii="Times New Roman" w:cs="Times New Roman" w:eastAsia="Times New Roman" w:hAnsi="Times New Roman"/>
          <w:sz w:val="24"/>
          <w:szCs w:val="24"/>
          <w:rtl w:val="0"/>
        </w:rPr>
        <w:t xml:space="preserve"> at the second trial cannot stand as per the case of </w:t>
      </w:r>
      <w:r w:rsidDel="00000000" w:rsidR="00000000" w:rsidRPr="00000000">
        <w:rPr>
          <w:rFonts w:ascii="Times New Roman" w:cs="Times New Roman" w:eastAsia="Times New Roman" w:hAnsi="Times New Roman"/>
          <w:b w:val="1"/>
          <w:sz w:val="24"/>
          <w:szCs w:val="24"/>
          <w:rtl w:val="0"/>
        </w:rPr>
        <w:t xml:space="preserve">Loizeau</w:t>
      </w:r>
      <w:r w:rsidDel="00000000" w:rsidR="00000000" w:rsidRPr="00000000">
        <w:rPr>
          <w:rFonts w:ascii="Times New Roman" w:cs="Times New Roman" w:eastAsia="Times New Roman" w:hAnsi="Times New Roman"/>
          <w:b w:val="1"/>
          <w:sz w:val="24"/>
          <w:szCs w:val="24"/>
          <w:vertAlign w:val="superscript"/>
        </w:rPr>
        <w:footnoteReference w:customMarkFollows="0" w:id="11"/>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54">
      <w:pPr>
        <w:pageBreakBefore w:val="0"/>
        <w:spacing w:line="360" w:lineRule="auto"/>
        <w:ind w:left="12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discharge of an accused under Section 87 of the Criminal Procedure Code is not an acquittal and a plea of ‘</w:t>
      </w:r>
      <w:r w:rsidDel="00000000" w:rsidR="00000000" w:rsidRPr="00000000">
        <w:rPr>
          <w:rFonts w:ascii="Times New Roman" w:cs="Times New Roman" w:eastAsia="Times New Roman" w:hAnsi="Times New Roman"/>
          <w:i w:val="1"/>
          <w:sz w:val="24"/>
          <w:szCs w:val="24"/>
          <w:rtl w:val="0"/>
        </w:rPr>
        <w:t xml:space="preserve">autrefois acquit’</w:t>
      </w:r>
      <w:r w:rsidDel="00000000" w:rsidR="00000000" w:rsidRPr="00000000">
        <w:rPr>
          <w:rFonts w:ascii="Times New Roman" w:cs="Times New Roman" w:eastAsia="Times New Roman" w:hAnsi="Times New Roman"/>
          <w:sz w:val="24"/>
          <w:szCs w:val="24"/>
          <w:rtl w:val="0"/>
        </w:rPr>
        <w:t xml:space="preserve"> cannot be sustained. However, if </w:t>
      </w:r>
      <w:sdt>
        <w:sdtPr>
          <w:tag w:val="goog_rdk_8"/>
        </w:sdtPr>
        <w:sdtContent>
          <w:r w:rsidDel="00000000" w:rsidR="00000000" w:rsidRPr="00000000">
            <w:rPr>
              <w:rFonts w:ascii="Times New Roman" w:cs="Times New Roman" w:eastAsia="Times New Roman" w:hAnsi="Times New Roman"/>
              <w:sz w:val="24"/>
              <w:szCs w:val="24"/>
              <w:rtl w:val="0"/>
              <w:rPrChange w:author="Bosibori Mwagi" w:id="4" w:date="2021-11-23T19:17:51Z">
                <w:rPr>
                  <w:rFonts w:ascii="Times New Roman" w:cs="Times New Roman" w:eastAsia="Times New Roman" w:hAnsi="Times New Roman"/>
                  <w:sz w:val="24"/>
                  <w:szCs w:val="24"/>
                </w:rPr>
              </w:rPrChange>
            </w:rPr>
            <w:t xml:space="preserve">such application</w:t>
          </w:r>
        </w:sdtContent>
      </w:sdt>
      <w:r w:rsidDel="00000000" w:rsidR="00000000" w:rsidRPr="00000000">
        <w:rPr>
          <w:rFonts w:ascii="Times New Roman" w:cs="Times New Roman" w:eastAsia="Times New Roman" w:hAnsi="Times New Roman"/>
          <w:sz w:val="24"/>
          <w:szCs w:val="24"/>
          <w:rtl w:val="0"/>
        </w:rPr>
        <w:t xml:space="preserve"> to withdraw under Section 87 is made after the accused has been called upon to give his defence, the magistrate shall acquit the accused under the said section and this would now operate as a bar.</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Autrefois Convict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formerly convicted.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defence to a criminal charge at common law and by statute that the accused has previously been convicted of the offence charged on the same facts.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(Butterworths Concise Australian Legal Dictionary,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principle is sanctioned and recognized as a plea by section 279 (a) of the Criminal procedure Code. If the accused gives this plea, but denied by the prosecution, the court shall try the veracity of the plea. If the facts alleged by the accused do not prove the plea, the accused shall be required to plead to the information. The principle was summarized in the case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 vs Daudji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on a plea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autrefois acquit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convict, the test is not whether the facts relied on are the same as the two trials, but whether the acquittal on the previous charge necessarily involves an acquittal or conviction on the subsequent charge. The question is whether the accused has been convicted of an offence which is the same as that with which he is now charged as was also held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Salim Bin Karama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Pardon-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Pardon is an act of grace proceeding from the power of execution of law, on an individual on whom it is bestowed for the punishment the law inflicts for a crime he/she have committed. Pardon means forgiveness, release or remission.  Plea of pardon is a plea by which the accused claims that he has been forgiven for the offence charged against him.</w:t>
      </w:r>
    </w:p>
    <w:p w:rsidR="00000000" w:rsidDel="00000000" w:rsidP="00000000" w:rsidRDefault="00000000" w:rsidRPr="00000000" w14:paraId="0000005A">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of pardon may also be specially pleaded to bar the proceedings against an accused person. The president wields the prerogative of mercy and may grant a free or conditional pardon to a person convicted, of an offence, under </w:t>
      </w:r>
      <w:r w:rsidDel="00000000" w:rsidR="00000000" w:rsidRPr="00000000">
        <w:rPr>
          <w:rFonts w:ascii="Times New Roman" w:cs="Times New Roman" w:eastAsia="Times New Roman" w:hAnsi="Times New Roman"/>
          <w:b w:val="1"/>
          <w:sz w:val="24"/>
          <w:szCs w:val="24"/>
          <w:rtl w:val="0"/>
        </w:rPr>
        <w:t xml:space="preserve">Article 133(1)</w:t>
      </w:r>
      <w:r w:rsidDel="00000000" w:rsidR="00000000" w:rsidRPr="00000000">
        <w:rPr>
          <w:rFonts w:ascii="Times New Roman" w:cs="Times New Roman" w:eastAsia="Times New Roman" w:hAnsi="Times New Roman"/>
          <w:b w:val="1"/>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of the Constitution. Section 279 (b)</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recognizes the plea and is a bar to proceedings.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kinds of pleas were raised in the case of</w:t>
      </w:r>
      <w:r w:rsidDel="00000000" w:rsidR="00000000" w:rsidRPr="00000000">
        <w:rPr>
          <w:rFonts w:ascii="Times New Roman" w:cs="Times New Roman" w:eastAsia="Times New Roman" w:hAnsi="Times New Roman"/>
          <w:b w:val="1"/>
          <w:i w:val="1"/>
          <w:sz w:val="24"/>
          <w:szCs w:val="24"/>
          <w:rtl w:val="0"/>
        </w:rPr>
        <w:t xml:space="preserve"> Re an application by Ajit Singh</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Section 279 provides</w:t>
      </w:r>
      <w:r w:rsidDel="00000000" w:rsidR="00000000" w:rsidRPr="00000000">
        <w:rPr>
          <w:rFonts w:ascii="Times New Roman" w:cs="Times New Roman" w:eastAsia="Times New Roman" w:hAnsi="Times New Roman"/>
          <w:sz w:val="24"/>
          <w:szCs w:val="24"/>
          <w:rtl w:val="0"/>
        </w:rPr>
        <w:t xml:space="preserve"> that, if the accused pleads:</w:t>
      </w:r>
    </w:p>
    <w:p w:rsidR="00000000" w:rsidDel="00000000" w:rsidP="00000000" w:rsidRDefault="00000000" w:rsidRPr="00000000" w14:paraId="0000005D">
      <w:pPr>
        <w:pageBreakBefore w:val="0"/>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 has been previously convicted or acquitted on the same facts of the same offence; or</w:t>
      </w:r>
    </w:p>
    <w:p w:rsidR="00000000" w:rsidDel="00000000" w:rsidP="00000000" w:rsidRDefault="00000000" w:rsidRPr="00000000" w14:paraId="0000005E">
      <w:pPr>
        <w:pageBreakBefore w:val="0"/>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 has obtained the president’s pardon for his offence, the court shall first, try whether the plea  is true or not and if the court holds that the evidence adduced in support of the plea does not sustain it, or if it finds that the plea is false the accused shall be required to plead to the charge.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to jurisdiction of the court-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court has its jurisdiction set out either by the constitution or by the statute. According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50(1)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Pr>
        <w:footnoteReference w:customMarkFollows="0" w:id="18"/>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unless a charge is withdrawn, the case shall be afforded a fair hearing within a reasonable time by an independent and impartial court established by the law.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law establishes a court, it spells its jurisdiction and delineates the scope of its jurisdiction.</w:t>
      </w:r>
      <w:r w:rsidDel="00000000" w:rsidR="00000000" w:rsidRPr="00000000">
        <w:rPr>
          <w:rtl w:val="0"/>
        </w:rPr>
      </w:r>
    </w:p>
    <w:p w:rsidR="00000000" w:rsidDel="00000000" w:rsidP="00000000" w:rsidRDefault="00000000" w:rsidRPr="00000000" w14:paraId="00000061">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rationale</w:t>
      </w:r>
    </w:p>
    <w:p w:rsidR="00000000" w:rsidDel="00000000" w:rsidP="00000000" w:rsidRDefault="00000000" w:rsidRPr="00000000" w14:paraId="00000062">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court that has no jurisdiction to try the case cannot take the plea of an accused and cannot therefore be arraigned by such a court. In the case of </w:t>
      </w:r>
      <w:r w:rsidDel="00000000" w:rsidR="00000000" w:rsidRPr="00000000">
        <w:rPr>
          <w:rFonts w:ascii="Times New Roman" w:cs="Times New Roman" w:eastAsia="Times New Roman" w:hAnsi="Times New Roman"/>
          <w:b w:val="1"/>
          <w:sz w:val="24"/>
          <w:szCs w:val="24"/>
          <w:rtl w:val="0"/>
        </w:rPr>
        <w:t xml:space="preserve">R vs Ambari Juma</w:t>
      </w:r>
      <w:r w:rsidDel="00000000" w:rsidR="00000000" w:rsidRPr="00000000">
        <w:rPr>
          <w:rFonts w:ascii="Times New Roman" w:cs="Times New Roman" w:eastAsia="Times New Roman" w:hAnsi="Times New Roman"/>
          <w:b w:val="1"/>
          <w:sz w:val="24"/>
          <w:szCs w:val="24"/>
          <w:vertAlign w:val="superscript"/>
        </w:rPr>
        <w:footnoteReference w:customMarkFollows="0" w:id="19"/>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court held that “in views of the provisions of </w:t>
      </w:r>
      <w:r w:rsidDel="00000000" w:rsidR="00000000" w:rsidRPr="00000000">
        <w:rPr>
          <w:rFonts w:ascii="Times New Roman" w:cs="Times New Roman" w:eastAsia="Times New Roman" w:hAnsi="Times New Roman"/>
          <w:b w:val="1"/>
          <w:sz w:val="24"/>
          <w:szCs w:val="24"/>
          <w:rtl w:val="0"/>
        </w:rPr>
        <w:t xml:space="preserve">section 203 of the Tanzania Criminal Procedure Code</w:t>
      </w:r>
      <w:r w:rsidDel="00000000" w:rsidR="00000000" w:rsidRPr="00000000">
        <w:rPr>
          <w:rFonts w:ascii="Times New Roman" w:cs="Times New Roman" w:eastAsia="Times New Roman" w:hAnsi="Times New Roman"/>
          <w:b w:val="1"/>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the plea of an accused couldn’t lawfully be taken by a court, which has no jurisdiction to try the offence.”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Plead guilty subject to a plea agreement:-</w:t>
      </w:r>
      <w:r w:rsidDel="00000000" w:rsidR="00000000" w:rsidRPr="00000000">
        <w:rPr>
          <w:rtl w:val="0"/>
        </w:rPr>
      </w:r>
    </w:p>
    <w:p w:rsidR="00000000" w:rsidDel="00000000" w:rsidP="00000000" w:rsidRDefault="00000000" w:rsidRPr="00000000" w14:paraId="0000006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t>
      </w:r>
      <w:r w:rsidDel="00000000" w:rsidR="00000000" w:rsidRPr="00000000">
        <w:rPr>
          <w:rFonts w:ascii="Times New Roman" w:cs="Times New Roman" w:eastAsia="Times New Roman" w:hAnsi="Times New Roman"/>
          <w:b w:val="1"/>
          <w:sz w:val="24"/>
          <w:szCs w:val="24"/>
          <w:rtl w:val="0"/>
        </w:rPr>
        <w:t xml:space="preserve">section 137(A)</w:t>
      </w:r>
      <w:r w:rsidDel="00000000" w:rsidR="00000000" w:rsidRPr="00000000">
        <w:rPr>
          <w:rFonts w:ascii="Times New Roman" w:cs="Times New Roman" w:eastAsia="Times New Roman" w:hAnsi="Times New Roman"/>
          <w:b w:val="1"/>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a prosecutor and an accused person or his representative may negotiate and enter into an agreement in respect of:-</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Reduction of a charge to a lesser included offence</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Withdrawal of the charge or a stay of other charges or the promise not to proceed with other possible charges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limitation of time</w:t>
      </w:r>
    </w:p>
    <w:p w:rsidR="00000000" w:rsidDel="00000000" w:rsidP="00000000" w:rsidRDefault="00000000" w:rsidRPr="00000000" w14:paraId="0000006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 of limitation of time can also be raised in bar of proceedings.  The accused pleads that the charge is barred by limitation of time. There are certain offences which must be prosecuted within a specified period for example </w:t>
      </w:r>
      <w:r w:rsidDel="00000000" w:rsidR="00000000" w:rsidRPr="00000000">
        <w:rPr>
          <w:rFonts w:ascii="Times New Roman" w:cs="Times New Roman" w:eastAsia="Times New Roman" w:hAnsi="Times New Roman"/>
          <w:b w:val="1"/>
          <w:i w:val="1"/>
          <w:sz w:val="24"/>
          <w:szCs w:val="24"/>
          <w:rtl w:val="0"/>
        </w:rPr>
        <w:t xml:space="preserve">Section 45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 the Penal Code</w:t>
      </w:r>
      <w:r w:rsidDel="00000000" w:rsidR="00000000" w:rsidRPr="00000000">
        <w:rPr>
          <w:rFonts w:ascii="Times New Roman" w:cs="Times New Roman" w:eastAsia="Times New Roman" w:hAnsi="Times New Roman"/>
          <w:b w:val="1"/>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provides that the offence of treason must be prosecuted within two years of its commission. Similarly, </w:t>
      </w:r>
      <w:r w:rsidDel="00000000" w:rsidR="00000000" w:rsidRPr="00000000">
        <w:rPr>
          <w:rFonts w:ascii="Times New Roman" w:cs="Times New Roman" w:eastAsia="Times New Roman" w:hAnsi="Times New Roman"/>
          <w:b w:val="1"/>
          <w:i w:val="1"/>
          <w:sz w:val="24"/>
          <w:szCs w:val="24"/>
          <w:rtl w:val="0"/>
        </w:rPr>
        <w:t xml:space="preserve">Section 219</w:t>
      </w:r>
      <w:r w:rsidDel="00000000" w:rsidR="00000000" w:rsidRPr="00000000">
        <w:rPr>
          <w:rFonts w:ascii="Times New Roman" w:cs="Times New Roman" w:eastAsia="Times New Roman" w:hAnsi="Times New Roman"/>
          <w:b w:val="1"/>
          <w:i w:val="1"/>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Criminal Procedure Code</w:t>
      </w:r>
      <w:r w:rsidDel="00000000" w:rsidR="00000000" w:rsidRPr="00000000">
        <w:rPr>
          <w:rFonts w:ascii="Times New Roman" w:cs="Times New Roman" w:eastAsia="Times New Roman" w:hAnsi="Times New Roman"/>
          <w:sz w:val="24"/>
          <w:szCs w:val="24"/>
          <w:rtl w:val="0"/>
        </w:rPr>
        <w:t xml:space="preserve"> requires that an offence the maximum punishment for which does not exceed imprisonment for six months or a fine of One Thousand Shillings or both should be tried by a subordinate court only if the charge or complaint relating to it is laid within twelve months from the time the matter of the charge or the complaint arose.</w:t>
      </w:r>
    </w:p>
    <w:p w:rsidR="00000000" w:rsidDel="00000000" w:rsidP="00000000" w:rsidRDefault="00000000" w:rsidRPr="00000000" w14:paraId="00000069">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(i) How would Firm 15A for the Accused react to the charge at the session?</w:t>
      </w:r>
    </w:p>
    <w:p w:rsidR="00000000" w:rsidDel="00000000" w:rsidP="00000000" w:rsidRDefault="00000000" w:rsidRPr="00000000" w14:paraId="0000006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defense would like to object to the charges preferred against our client. This objection is being raised at this early point in the trial because every objection to information by reason of a formal defect must be taken immediately after the information is read to the accused and not later. The defence therefore raises a preliminary objection in relation to the charge on the ground of duplicity which bars our client from taking a plea for two main reasons.</w:t>
      </w:r>
    </w:p>
    <w:p w:rsidR="00000000" w:rsidDel="00000000" w:rsidP="00000000" w:rsidRDefault="00000000" w:rsidRPr="00000000" w14:paraId="0000006B">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First, our client cannot take a plea because the duplex charge does not sufficiently disclose the offence with which the accused is charged. According to Black’s Law Dictionary, duplicity in criminal procedure takes the form of joining two or more offences in the same count. Under </w:t>
      </w:r>
      <w:r w:rsidDel="00000000" w:rsidR="00000000" w:rsidRPr="00000000">
        <w:rPr>
          <w:rFonts w:ascii="Times New Roman" w:cs="Times New Roman" w:eastAsia="Times New Roman" w:hAnsi="Times New Roman"/>
          <w:b w:val="1"/>
          <w:sz w:val="24"/>
          <w:szCs w:val="24"/>
          <w:rtl w:val="0"/>
        </w:rPr>
        <w:t xml:space="preserve">Section 135(2)</w:t>
      </w:r>
      <w:r w:rsidDel="00000000" w:rsidR="00000000" w:rsidRPr="00000000">
        <w:rPr>
          <w:rFonts w:ascii="Times New Roman" w:cs="Times New Roman" w:eastAsia="Times New Roman" w:hAnsi="Times New Roman"/>
          <w:b w:val="1"/>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where more than one offence is charged in a charge or information, a description of each offence so charged shall be set out in a separate paragraph of the charge or information called a count.</w:t>
      </w:r>
    </w:p>
    <w:p w:rsidR="00000000" w:rsidDel="00000000" w:rsidP="00000000" w:rsidRDefault="00000000" w:rsidRPr="00000000" w14:paraId="0000006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every charge or information shall be sufficient if it contains a statement of the specific offence or offences with which the accused person is charged with, together with such particulars as may be </w:t>
      </w:r>
      <w:r w:rsidDel="00000000" w:rsidR="00000000" w:rsidRPr="00000000">
        <w:rPr>
          <w:rFonts w:ascii="Times New Roman" w:cs="Times New Roman" w:eastAsia="Times New Roman" w:hAnsi="Times New Roman"/>
          <w:b w:val="1"/>
          <w:sz w:val="24"/>
          <w:szCs w:val="24"/>
          <w:rtl w:val="0"/>
        </w:rPr>
        <w:t xml:space="preserve">necessary for giving reasonable information as to the nature of the offence charged.</w:t>
      </w:r>
      <w:r w:rsidDel="00000000" w:rsidR="00000000" w:rsidRPr="00000000">
        <w:rPr>
          <w:rFonts w:ascii="Times New Roman" w:cs="Times New Roman" w:eastAsia="Times New Roman" w:hAnsi="Times New Roman"/>
          <w:b w:val="1"/>
          <w:sz w:val="24"/>
          <w:szCs w:val="24"/>
          <w:vertAlign w:val="superscript"/>
        </w:rPr>
        <w:footnoteReference w:customMarkFollows="0" w:id="25"/>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Such that, any count that charges within it more than one specific offence is said to be bad for duplicity. Duplicity in a charge is regarded as a fundamental mistake and normally, it is not curable.</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Fonts w:ascii="Times New Roman" w:cs="Times New Roman" w:eastAsia="Times New Roman" w:hAnsi="Times New Roman"/>
          <w:sz w:val="24"/>
          <w:szCs w:val="24"/>
          <w:rtl w:val="0"/>
        </w:rPr>
        <w:t xml:space="preserve"> The rationale for this is that when a charge is duplex and an accused goes through trial, the fairness of the process is fundamentally compromised as it is not clear to the accused what are the exact charges that confront him are. The accused may not be able to prepare a proper defence and this is clearly prejudicial and may amount to a failure of justice.</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tl w:val="0"/>
        </w:rPr>
      </w:r>
    </w:p>
    <w:p w:rsidR="00000000" w:rsidDel="00000000" w:rsidP="00000000" w:rsidRDefault="00000000" w:rsidRPr="00000000" w14:paraId="0000006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Saina V Republic</w:t>
      </w:r>
      <w:r w:rsidDel="00000000" w:rsidR="00000000" w:rsidRPr="00000000">
        <w:rPr>
          <w:rFonts w:ascii="Times New Roman" w:cs="Times New Roman" w:eastAsia="Times New Roman" w:hAnsi="Times New Roman"/>
          <w:b w:val="1"/>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rtl w:val="0"/>
        </w:rPr>
        <w:t xml:space="preserve">, where the accused was charged, in a single count, with housebreaking, theft and handling stolen property, the High Court on appeal was of the view that the </w:t>
      </w:r>
      <w:sdt>
        <w:sdtPr>
          <w:tag w:val="goog_rdk_9"/>
        </w:sdtPr>
        <w:sdtContent>
          <w:ins w:author="Austin Munene" w:id="5" w:date="2021-06-24T20:43:24Z">
            <w:r w:rsidDel="00000000" w:rsidR="00000000" w:rsidRPr="00000000">
              <w:rPr>
                <w:rFonts w:ascii="Times New Roman" w:cs="Times New Roman" w:eastAsia="Times New Roman" w:hAnsi="Times New Roman"/>
                <w:sz w:val="24"/>
                <w:szCs w:val="24"/>
                <w:rtl w:val="0"/>
              </w:rPr>
              <w:t xml:space="preserve">Charger</w:t>
            </w:r>
          </w:ins>
        </w:sdtContent>
      </w:sdt>
      <w:sdt>
        <w:sdtPr>
          <w:tag w:val="goog_rdk_10"/>
        </w:sdtPr>
        <w:sdtContent>
          <w:del w:author="Austin Munene" w:id="5" w:date="2021-06-24T20:43:24Z">
            <w:r w:rsidDel="00000000" w:rsidR="00000000" w:rsidRPr="00000000">
              <w:rPr>
                <w:rFonts w:ascii="Times New Roman" w:cs="Times New Roman" w:eastAsia="Times New Roman" w:hAnsi="Times New Roman"/>
                <w:sz w:val="24"/>
                <w:szCs w:val="24"/>
                <w:rtl w:val="0"/>
              </w:rPr>
              <w:delText xml:space="preserve">charge</w:delText>
            </w:r>
          </w:del>
        </w:sdtContent>
      </w:sdt>
      <w:r w:rsidDel="00000000" w:rsidR="00000000" w:rsidRPr="00000000">
        <w:rPr>
          <w:rFonts w:ascii="Times New Roman" w:cs="Times New Roman" w:eastAsia="Times New Roman" w:hAnsi="Times New Roman"/>
          <w:sz w:val="24"/>
          <w:szCs w:val="24"/>
          <w:rtl w:val="0"/>
        </w:rPr>
        <w:t xml:space="preserve"> was an incurable illegality.</w:t>
      </w:r>
    </w:p>
    <w:p w:rsidR="00000000" w:rsidDel="00000000" w:rsidP="00000000" w:rsidRDefault="00000000" w:rsidRPr="00000000" w14:paraId="0000006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Omboga V Republic</w:t>
      </w:r>
      <w:r w:rsidDel="00000000" w:rsidR="00000000" w:rsidRPr="00000000">
        <w:rPr>
          <w:rFonts w:ascii="Times New Roman" w:cs="Times New Roman" w:eastAsia="Times New Roman" w:hAnsi="Times New Roman"/>
          <w:b w:val="1"/>
          <w:sz w:val="24"/>
          <w:szCs w:val="24"/>
          <w:vertAlign w:val="superscript"/>
        </w:rPr>
        <w:footnoteReference w:customMarkFollows="0" w:id="29"/>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Court of Appeal held that an injustice would be occasioned where evidence is called relating to many separate acts all contained in one count because the accused cannot possibly know what offence exactly he is charged with.</w:t>
      </w:r>
    </w:p>
    <w:p w:rsidR="00000000" w:rsidDel="00000000" w:rsidP="00000000" w:rsidRDefault="00000000" w:rsidRPr="00000000" w14:paraId="0000006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aforementioned cases, it is clear that a duplex charge not only occasions a failure of justice, but is also an incurable illegality.</w:t>
      </w:r>
    </w:p>
    <w:p w:rsidR="00000000" w:rsidDel="00000000" w:rsidP="00000000" w:rsidRDefault="00000000" w:rsidRPr="00000000" w14:paraId="0000007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regards the facts of this case, the particulars of the charge read as follows:</w:t>
      </w:r>
    </w:p>
    <w:p w:rsidR="00000000" w:rsidDel="00000000" w:rsidP="00000000" w:rsidRDefault="00000000" w:rsidRPr="00000000" w14:paraId="00000071">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on the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August, 1960 at Nairobi, in the Nairobi Extra Provincial District for the purpose of, or by way of trade, or for the purpose of distribution or public exhibition had in your possession thirty seven photographs of an obscene nature which would tend to corrupt the morals of any person into whose hands these publications are likely to fall.</w:t>
      </w:r>
    </w:p>
    <w:p w:rsidR="00000000" w:rsidDel="00000000" w:rsidP="00000000" w:rsidRDefault="00000000" w:rsidRPr="00000000" w14:paraId="0000007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worth noting that under section 181(1)</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Fonts w:ascii="Times New Roman" w:cs="Times New Roman" w:eastAsia="Times New Roman" w:hAnsi="Times New Roman"/>
          <w:sz w:val="24"/>
          <w:szCs w:val="24"/>
          <w:rtl w:val="0"/>
        </w:rPr>
        <w:t xml:space="preserve"> of the Penal Code, the offence created there under is not that of mere possession, but that it is also necessary to allege and prove that the possession was for one or other of the purposes set. Furthermore, the charge must specify which of the unlawful purposes the accused is alleged to have had in contemplation.</w:t>
      </w:r>
    </w:p>
    <w:p w:rsidR="00000000" w:rsidDel="00000000" w:rsidP="00000000" w:rsidRDefault="00000000" w:rsidRPr="00000000" w14:paraId="0000007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Labhshanker Harjiwan Bhatt V R</w:t>
      </w:r>
      <w:r w:rsidDel="00000000" w:rsidR="00000000" w:rsidRPr="00000000">
        <w:rPr>
          <w:rFonts w:ascii="Times New Roman" w:cs="Times New Roman" w:eastAsia="Times New Roman" w:hAnsi="Times New Roman"/>
          <w:b w:val="1"/>
          <w:sz w:val="24"/>
          <w:szCs w:val="24"/>
          <w:vertAlign w:val="superscript"/>
        </w:rPr>
        <w:footnoteReference w:customMarkFollows="0" w:id="31"/>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accused was charged with the offence under the then section 117(1) of the Penal Code. He was convicted and consequently appealed. The main ground of appeal was that the charge was bad for duplicity. The then Supreme Court was of the opinion that the particular purpose for which the appellant had the photographs in his possession should have been averred in the charge and that the averment of several purposes in the alternative made the charge bad in law and the trial a nullity. With these reasons, the court allowed the appeal. The conviction was quashed and the sentence set aside.</w:t>
      </w:r>
    </w:p>
    <w:p w:rsidR="00000000" w:rsidDel="00000000" w:rsidP="00000000" w:rsidRDefault="00000000" w:rsidRPr="00000000" w14:paraId="0000007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our client cannot take a plea as such a plea would be bad at law.In order for a plea to be valid at law</w:t>
      </w:r>
      <w:r w:rsidDel="00000000" w:rsidR="00000000" w:rsidRPr="00000000">
        <w:rPr>
          <w:rFonts w:ascii="Times New Roman" w:cs="Times New Roman" w:eastAsia="Times New Roman" w:hAnsi="Times New Roman"/>
          <w:sz w:val="24"/>
          <w:szCs w:val="24"/>
          <w:vertAlign w:val="superscript"/>
        </w:rPr>
        <w:footnoteReference w:customMarkFollows="0" w:id="32"/>
      </w:r>
      <w:r w:rsidDel="00000000" w:rsidR="00000000" w:rsidRPr="00000000">
        <w:rPr>
          <w:rFonts w:ascii="Times New Roman" w:cs="Times New Roman" w:eastAsia="Times New Roman" w:hAnsi="Times New Roman"/>
          <w:sz w:val="24"/>
          <w:szCs w:val="24"/>
          <w:rtl w:val="0"/>
        </w:rPr>
        <w:t xml:space="preserve">, it must be unequivocal. An unequivocal plea is a plea that is taken in accordance with the laid down procedures in law. Thus, any plea taken by the accused as a response to the charge in its flawed state would render such a plea equivocal and therefore an illegality.</w:t>
      </w:r>
    </w:p>
    <w:p w:rsidR="00000000" w:rsidDel="00000000" w:rsidP="00000000" w:rsidRDefault="00000000" w:rsidRPr="00000000" w14:paraId="0000007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principles governing the taking of an unequivocal plea were laid down in </w:t>
      </w:r>
      <w:r w:rsidDel="00000000" w:rsidR="00000000" w:rsidRPr="00000000">
        <w:rPr>
          <w:rFonts w:ascii="Times New Roman" w:cs="Times New Roman" w:eastAsia="Times New Roman" w:hAnsi="Times New Roman"/>
          <w:b w:val="1"/>
          <w:sz w:val="24"/>
          <w:szCs w:val="24"/>
          <w:rtl w:val="0"/>
        </w:rPr>
        <w:t xml:space="preserve">Adan v R</w:t>
      </w:r>
      <w:r w:rsidDel="00000000" w:rsidR="00000000" w:rsidRPr="00000000">
        <w:rPr>
          <w:rFonts w:ascii="Times New Roman" w:cs="Times New Roman" w:eastAsia="Times New Roman" w:hAnsi="Times New Roman"/>
          <w:b w:val="1"/>
          <w:sz w:val="24"/>
          <w:szCs w:val="24"/>
          <w:vertAlign w:val="superscript"/>
        </w:rPr>
        <w:footnoteReference w:customMarkFollows="0" w:id="33"/>
      </w:r>
      <w:r w:rsidDel="00000000" w:rsidR="00000000" w:rsidRPr="00000000">
        <w:rPr>
          <w:rFonts w:ascii="Times New Roman" w:cs="Times New Roman" w:eastAsia="Times New Roman" w:hAnsi="Times New Roman"/>
          <w:sz w:val="24"/>
          <w:szCs w:val="24"/>
          <w:rtl w:val="0"/>
        </w:rPr>
        <w:t xml:space="preserve">. They are;</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must be fit to plead.</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must plead directly, not through an advocate.</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charge must be read and explained to the accused.</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charge or information must not be defective.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facts must also be read to the accused.</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must admit both the charge and the facts read to him.</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plea of the accused must be properly recorded.</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plea must be taken by a competent judicial officer and not the court clerk.</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accused disputes the facts, a plea of not guilty must be entered.</w:t>
      </w:r>
    </w:p>
    <w:p w:rsidR="00000000" w:rsidDel="00000000" w:rsidP="00000000" w:rsidRDefault="00000000" w:rsidRPr="00000000" w14:paraId="0000007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aforementioned principles, it is clear that a defective charge that does not disclose the essential ingredients of a case would bar the taking of a legally valid plea, that is, an unequivocal plea. In the case of </w:t>
      </w:r>
      <w:r w:rsidDel="00000000" w:rsidR="00000000" w:rsidRPr="00000000">
        <w:rPr>
          <w:rFonts w:ascii="Times New Roman" w:cs="Times New Roman" w:eastAsia="Times New Roman" w:hAnsi="Times New Roman"/>
          <w:b w:val="1"/>
          <w:sz w:val="24"/>
          <w:szCs w:val="24"/>
          <w:rtl w:val="0"/>
        </w:rPr>
        <w:t xml:space="preserve">Labhshanker Harjiwan Bhatt</w:t>
      </w:r>
      <w:r w:rsidDel="00000000" w:rsidR="00000000" w:rsidRPr="00000000">
        <w:rPr>
          <w:rFonts w:ascii="Times New Roman" w:cs="Times New Roman" w:eastAsia="Times New Roman" w:hAnsi="Times New Roman"/>
          <w:b w:val="1"/>
          <w:sz w:val="24"/>
          <w:szCs w:val="24"/>
          <w:vertAlign w:val="superscript"/>
        </w:rPr>
        <w:footnoteReference w:customMarkFollows="0" w:id="34"/>
      </w:r>
      <w:r w:rsidDel="00000000" w:rsidR="00000000" w:rsidRPr="00000000">
        <w:rPr>
          <w:rFonts w:ascii="Times New Roman" w:cs="Times New Roman" w:eastAsia="Times New Roman" w:hAnsi="Times New Roman"/>
          <w:sz w:val="24"/>
          <w:szCs w:val="24"/>
          <w:rtl w:val="0"/>
        </w:rPr>
        <w:t xml:space="preserve">, the appellant’s plea in the trial court was said not to be an unequivocal plea. His admission of the charge was held as not to be an admission of the purpose for which he had the photographs. </w:t>
      </w:r>
    </w:p>
    <w:p w:rsidR="00000000" w:rsidDel="00000000" w:rsidP="00000000" w:rsidRDefault="00000000" w:rsidRPr="00000000" w14:paraId="0000008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therefore, our client cannot plead as any plea entered at this point would not stand the test of law.</w:t>
      </w:r>
    </w:p>
    <w:p w:rsidR="00000000" w:rsidDel="00000000" w:rsidP="00000000" w:rsidRDefault="00000000" w:rsidRPr="00000000" w14:paraId="00000081">
      <w:pPr>
        <w:pageBreakBefore w:val="0"/>
        <w:spacing w:line="36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In conclusion, the legal basis of plea taking is firmly entrenched in the Constitution as part of the fundamental right to a fair trial.</w:t>
      </w:r>
      <w:r w:rsidDel="00000000" w:rsidR="00000000" w:rsidRPr="00000000">
        <w:rPr>
          <w:rFonts w:ascii="Times New Roman" w:cs="Times New Roman" w:eastAsia="Times New Roman" w:hAnsi="Times New Roman"/>
          <w:sz w:val="24"/>
          <w:szCs w:val="24"/>
          <w:vertAlign w:val="superscript"/>
        </w:rPr>
        <w:footnoteReference w:customMarkFollows="0" w:id="35"/>
      </w:r>
      <w:r w:rsidDel="00000000" w:rsidR="00000000" w:rsidRPr="00000000">
        <w:rPr>
          <w:rFonts w:ascii="Times New Roman" w:cs="Times New Roman" w:eastAsia="Times New Roman" w:hAnsi="Times New Roman"/>
          <w:sz w:val="24"/>
          <w:szCs w:val="24"/>
          <w:rtl w:val="0"/>
        </w:rPr>
        <w:t xml:space="preserve"> In order to afford a fair trial to the accused, the Constitution stipulates that the right to a fair trial includes the right to be informed of the charge with sufficient detail to answer it.</w:t>
      </w:r>
      <w:r w:rsidDel="00000000" w:rsidR="00000000" w:rsidRPr="00000000">
        <w:rPr>
          <w:rFonts w:ascii="Times New Roman" w:cs="Times New Roman" w:eastAsia="Times New Roman" w:hAnsi="Times New Roman"/>
          <w:sz w:val="24"/>
          <w:szCs w:val="24"/>
          <w:vertAlign w:val="superscript"/>
        </w:rPr>
        <w:footnoteReference w:customMarkFollows="0" w:id="36"/>
      </w:r>
      <w:r w:rsidDel="00000000" w:rsidR="00000000" w:rsidRPr="00000000">
        <w:rPr>
          <w:rFonts w:ascii="Times New Roman" w:cs="Times New Roman" w:eastAsia="Times New Roman" w:hAnsi="Times New Roman"/>
          <w:sz w:val="24"/>
          <w:szCs w:val="24"/>
          <w:rtl w:val="0"/>
        </w:rPr>
        <w:t xml:space="preserve"> The attempt by the prosecution to charge my client with a defective charge is a gross violation of my client’s constitutional right and this travestry of justice should not be allowed by this honourable court.</w:t>
      </w:r>
    </w:p>
    <w:p w:rsidR="00000000" w:rsidDel="00000000" w:rsidP="00000000" w:rsidRDefault="00000000" w:rsidRPr="00000000" w14:paraId="0000008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being that decision of the supreme court </w:t>
      </w:r>
      <w:sdt>
        <w:sdtPr>
          <w:tag w:val="goog_rdk_11"/>
        </w:sdtPr>
        <w:sdtContent>
          <w:ins w:author="Bosibori Mwagi" w:id="6" w:date="2021-11-23T19:46:07Z">
            <w:r w:rsidDel="00000000" w:rsidR="00000000" w:rsidRPr="00000000">
              <w:rPr>
                <w:rFonts w:ascii="Times New Roman" w:cs="Times New Roman" w:eastAsia="Times New Roman" w:hAnsi="Times New Roman"/>
                <w:sz w:val="24"/>
                <w:szCs w:val="24"/>
                <w:rtl w:val="0"/>
              </w:rPr>
              <w:t xml:space="preserve">is</w:t>
            </w:r>
          </w:ins>
        </w:sdtContent>
      </w:sdt>
      <w:sdt>
        <w:sdtPr>
          <w:tag w:val="goog_rdk_12"/>
        </w:sdtPr>
        <w:sdtContent>
          <w:del w:author="Bosibori Mwagi" w:id="6" w:date="2021-11-23T19:46:07Z">
            <w:r w:rsidDel="00000000" w:rsidR="00000000" w:rsidRPr="00000000">
              <w:rPr>
                <w:rFonts w:ascii="Times New Roman" w:cs="Times New Roman" w:eastAsia="Times New Roman" w:hAnsi="Times New Roman"/>
                <w:sz w:val="24"/>
                <w:szCs w:val="24"/>
                <w:rtl w:val="0"/>
              </w:rPr>
              <w:delText xml:space="preserve">are</w:delText>
            </w:r>
          </w:del>
        </w:sdtContent>
      </w:sdt>
      <w:r w:rsidDel="00000000" w:rsidR="00000000" w:rsidRPr="00000000">
        <w:rPr>
          <w:rFonts w:ascii="Times New Roman" w:cs="Times New Roman" w:eastAsia="Times New Roman" w:hAnsi="Times New Roman"/>
          <w:sz w:val="24"/>
          <w:szCs w:val="24"/>
          <w:rtl w:val="0"/>
        </w:rPr>
        <w:t xml:space="preserve"> binding on the lower courts, the case of </w:t>
      </w:r>
      <w:r w:rsidDel="00000000" w:rsidR="00000000" w:rsidRPr="00000000">
        <w:rPr>
          <w:rFonts w:ascii="Times New Roman" w:cs="Times New Roman" w:eastAsia="Times New Roman" w:hAnsi="Times New Roman"/>
          <w:b w:val="1"/>
          <w:sz w:val="24"/>
          <w:szCs w:val="24"/>
          <w:rtl w:val="0"/>
        </w:rPr>
        <w:t xml:space="preserve">LabhshankerHarjiwan Bhatt v R</w:t>
      </w:r>
      <w:r w:rsidDel="00000000" w:rsidR="00000000" w:rsidRPr="00000000">
        <w:rPr>
          <w:rFonts w:ascii="Times New Roman" w:cs="Times New Roman" w:eastAsia="Times New Roman" w:hAnsi="Times New Roman"/>
          <w:sz w:val="24"/>
          <w:szCs w:val="24"/>
          <w:rtl w:val="0"/>
        </w:rPr>
        <w:t xml:space="preserve"> correctly serves as precedent and the defence moves that the court dismisses the charges against the accused be dismissed on the grounds that the charge is bad for duplicity.</w:t>
      </w:r>
    </w:p>
    <w:p w:rsidR="00000000" w:rsidDel="00000000" w:rsidP="00000000" w:rsidRDefault="00000000" w:rsidRPr="00000000" w14:paraId="0000008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ISSUES THAT CAN BE RAISED, CONSIDERED AND DETERMINED AT A PLEA TAKING COURT</w:t>
      </w:r>
    </w:p>
    <w:p w:rsidR="00000000" w:rsidDel="00000000" w:rsidP="00000000" w:rsidRDefault="00000000" w:rsidRPr="00000000" w14:paraId="00000088">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Whether the accused understands the charge placed against him</w:t>
      </w:r>
    </w:p>
    <w:p w:rsidR="00000000" w:rsidDel="00000000" w:rsidP="00000000" w:rsidRDefault="00000000" w:rsidRPr="00000000" w14:paraId="0000008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207(1)</w:t>
      </w:r>
      <w:r w:rsidDel="00000000" w:rsidR="00000000" w:rsidRPr="00000000">
        <w:rPr>
          <w:rFonts w:ascii="Times New Roman" w:cs="Times New Roman" w:eastAsia="Times New Roman" w:hAnsi="Times New Roman"/>
          <w:b w:val="1"/>
          <w:sz w:val="24"/>
          <w:szCs w:val="24"/>
          <w:vertAlign w:val="superscript"/>
        </w:rPr>
        <w:footnoteReference w:customMarkFollows="0" w:id="37"/>
      </w:r>
      <w:r w:rsidDel="00000000" w:rsidR="00000000" w:rsidRPr="00000000">
        <w:rPr>
          <w:rFonts w:ascii="Times New Roman" w:cs="Times New Roman" w:eastAsia="Times New Roman" w:hAnsi="Times New Roman"/>
          <w:sz w:val="24"/>
          <w:szCs w:val="24"/>
          <w:rtl w:val="0"/>
        </w:rPr>
        <w:t xml:space="preserve"> provides that the substance of the charge ought to be read to the accused person by the court and he shall be asked whether he admits or denies the truth of the charge. In </w:t>
      </w:r>
      <w:r w:rsidDel="00000000" w:rsidR="00000000" w:rsidRPr="00000000">
        <w:rPr>
          <w:rFonts w:ascii="Times New Roman" w:cs="Times New Roman" w:eastAsia="Times New Roman" w:hAnsi="Times New Roman"/>
          <w:b w:val="1"/>
          <w:i w:val="1"/>
          <w:sz w:val="24"/>
          <w:szCs w:val="24"/>
          <w:rtl w:val="0"/>
        </w:rPr>
        <w:t xml:space="preserve">Adan v Republic</w:t>
      </w:r>
      <w:r w:rsidDel="00000000" w:rsidR="00000000" w:rsidRPr="00000000">
        <w:rPr>
          <w:rFonts w:ascii="Times New Roman" w:cs="Times New Roman" w:eastAsia="Times New Roman" w:hAnsi="Times New Roman"/>
          <w:b w:val="1"/>
          <w:i w:val="1"/>
          <w:sz w:val="24"/>
          <w:szCs w:val="24"/>
          <w:vertAlign w:val="superscript"/>
        </w:rPr>
        <w:footnoteReference w:customMarkFollows="0" w:id="38"/>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East African Court of Appeal held inter alia that the charge and all the essential ingredients of the offence should be explained to the Accused in a language he understands.</w:t>
      </w:r>
    </w:p>
    <w:p w:rsidR="00000000" w:rsidDel="00000000" w:rsidP="00000000" w:rsidRDefault="00000000" w:rsidRPr="00000000" w14:paraId="0000008A">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Whether the plea is equivocal or not</w:t>
      </w:r>
    </w:p>
    <w:p w:rsidR="00000000" w:rsidDel="00000000" w:rsidP="00000000" w:rsidRDefault="00000000" w:rsidRPr="00000000" w14:paraId="0000008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 in equivocal if the Accused adds a qualification to his plea which if true shows that one of the ingredients of the offence charged is missing. An equivocal plea literally means a vague plea deliberately misleading doubtful character or sincerity open to questions capable of varying interpretations of uncertain significance, ambiguous and open to two or more interpretations. An unequivocal plea is a clear or plain that is it can be understood in one way. A plea of guilty must be unequivocal. An unequivocal plea was defined in the case of </w:t>
      </w:r>
      <w:r w:rsidDel="00000000" w:rsidR="00000000" w:rsidRPr="00000000">
        <w:rPr>
          <w:rFonts w:ascii="Times New Roman" w:cs="Times New Roman" w:eastAsia="Times New Roman" w:hAnsi="Times New Roman"/>
          <w:b w:val="1"/>
          <w:i w:val="1"/>
          <w:sz w:val="24"/>
          <w:szCs w:val="24"/>
          <w:rtl w:val="0"/>
        </w:rPr>
        <w:t xml:space="preserve">R v Drew</w:t>
      </w:r>
      <w:r w:rsidDel="00000000" w:rsidR="00000000" w:rsidRPr="00000000">
        <w:rPr>
          <w:rFonts w:ascii="Times New Roman" w:cs="Times New Roman" w:eastAsia="Times New Roman" w:hAnsi="Times New Roman"/>
          <w:b w:val="1"/>
          <w:i w:val="1"/>
          <w:sz w:val="24"/>
          <w:szCs w:val="24"/>
          <w:vertAlign w:val="superscript"/>
        </w:rPr>
        <w:footnoteReference w:customMarkFollows="0" w:id="39"/>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a plea which is qualified by words which is true indicate that the Accused is in fact not guilty of the offence charged.</w:t>
      </w:r>
    </w:p>
    <w:p w:rsidR="00000000" w:rsidDel="00000000" w:rsidP="00000000" w:rsidRDefault="00000000" w:rsidRPr="00000000" w14:paraId="0000008C">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Defective charges, Section 275 of Criminal Procedure Code</w:t>
      </w:r>
    </w:p>
    <w:p w:rsidR="00000000" w:rsidDel="00000000" w:rsidP="00000000" w:rsidRDefault="00000000" w:rsidRPr="00000000" w14:paraId="0000008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objection to information by reason of a formal defect on the charge shall be taksen immediately after the information has been read over to the Accused and not later. Even then once the rules of framing of charges have been generally observed the charge or information should not be opened to objection in respect of its formal content.</w:t>
      </w:r>
    </w:p>
    <w:p w:rsidR="00000000" w:rsidDel="00000000" w:rsidP="00000000" w:rsidRDefault="00000000" w:rsidRPr="00000000" w14:paraId="0000008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rule is that no objections are allowed in case of any defect in form as far as charges are concerned. </w:t>
      </w:r>
      <w:r w:rsidDel="00000000" w:rsidR="00000000" w:rsidRPr="00000000">
        <w:rPr>
          <w:rFonts w:ascii="Times New Roman" w:cs="Times New Roman" w:eastAsia="Times New Roman" w:hAnsi="Times New Roman"/>
          <w:b w:val="1"/>
          <w:sz w:val="24"/>
          <w:szCs w:val="24"/>
          <w:rtl w:val="0"/>
        </w:rPr>
        <w:t xml:space="preserve">Section 90(2)</w:t>
      </w:r>
      <w:r w:rsidDel="00000000" w:rsidR="00000000" w:rsidRPr="00000000">
        <w:rPr>
          <w:rFonts w:ascii="Times New Roman" w:cs="Times New Roman" w:eastAsia="Times New Roman" w:hAnsi="Times New Roman"/>
          <w:sz w:val="24"/>
          <w:szCs w:val="24"/>
          <w:vertAlign w:val="superscript"/>
        </w:rPr>
        <w:footnoteReference w:customMarkFollows="0" w:id="40"/>
      </w:r>
      <w:r w:rsidDel="00000000" w:rsidR="00000000" w:rsidRPr="00000000">
        <w:rPr>
          <w:rFonts w:ascii="Times New Roman" w:cs="Times New Roman" w:eastAsia="Times New Roman" w:hAnsi="Times New Roman"/>
          <w:sz w:val="24"/>
          <w:szCs w:val="24"/>
          <w:rtl w:val="0"/>
        </w:rPr>
        <w:t xml:space="preserve"> states that the validity of proceedings undertaken in persons of a complaint or charge shall not be affected by either a defect in the complaint or charge or by the fact that summons or warrant was issued without a complaint or charge.</w:t>
      </w:r>
    </w:p>
    <w:p w:rsidR="00000000" w:rsidDel="00000000" w:rsidP="00000000" w:rsidRDefault="00000000" w:rsidRPr="00000000" w14:paraId="0000008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Contrary to the general rule in the case of </w:t>
      </w:r>
      <w:r w:rsidDel="00000000" w:rsidR="00000000" w:rsidRPr="00000000">
        <w:rPr>
          <w:rFonts w:ascii="Times New Roman" w:cs="Times New Roman" w:eastAsia="Times New Roman" w:hAnsi="Times New Roman"/>
          <w:b w:val="1"/>
          <w:i w:val="1"/>
          <w:sz w:val="24"/>
          <w:szCs w:val="24"/>
          <w:rtl w:val="0"/>
        </w:rPr>
        <w:t xml:space="preserve">William Dubi Ikihwo v Republic</w:t>
      </w:r>
      <w:r w:rsidDel="00000000" w:rsidR="00000000" w:rsidRPr="00000000">
        <w:rPr>
          <w:rFonts w:ascii="Times New Roman" w:cs="Times New Roman" w:eastAsia="Times New Roman" w:hAnsi="Times New Roman"/>
          <w:b w:val="1"/>
          <w:i w:val="1"/>
          <w:sz w:val="24"/>
          <w:szCs w:val="24"/>
          <w:vertAlign w:val="superscript"/>
        </w:rPr>
        <w:footnoteReference w:customMarkFollows="0" w:id="41"/>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court noted that the offence the Accused was charged with did not exist and there were no amendment to the charge. The court held that the Appellant had been tried and convicted for a non-existence offence and proceeded to quash the conviction.</w:t>
      </w:r>
    </w:p>
    <w:p w:rsidR="00000000" w:rsidDel="00000000" w:rsidP="00000000" w:rsidRDefault="00000000" w:rsidRPr="00000000" w14:paraId="0000009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in determining whether or not a defect in the charge is incurable or not is whether there is prejudice occasioned to the Accused in putting up his defence because of the words used in the charge. This was the ruling </w:t>
      </w:r>
      <w:r w:rsidDel="00000000" w:rsidR="00000000" w:rsidRPr="00000000">
        <w:rPr>
          <w:rFonts w:ascii="Times New Roman" w:cs="Times New Roman" w:eastAsia="Times New Roman" w:hAnsi="Times New Roman"/>
          <w:b w:val="1"/>
          <w:sz w:val="24"/>
          <w:szCs w:val="24"/>
          <w:rtl w:val="0"/>
        </w:rPr>
        <w:t xml:space="preserve">in Kilome v Republic</w:t>
      </w:r>
      <w:r w:rsidDel="00000000" w:rsidR="00000000" w:rsidRPr="00000000">
        <w:rPr>
          <w:rFonts w:ascii="Times New Roman" w:cs="Times New Roman" w:eastAsia="Times New Roman" w:hAnsi="Times New Roman"/>
          <w:b w:val="1"/>
          <w:sz w:val="24"/>
          <w:szCs w:val="24"/>
          <w:vertAlign w:val="superscript"/>
        </w:rPr>
        <w:footnoteReference w:customMarkFollows="0" w:id="4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 of jurisdiction of the court</w:t>
      </w:r>
    </w:p>
    <w:p w:rsidR="00000000" w:rsidDel="00000000" w:rsidP="00000000" w:rsidRDefault="00000000" w:rsidRPr="00000000" w14:paraId="0000009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50 2(d) of the Constitution</w:t>
      </w:r>
      <w:r w:rsidDel="00000000" w:rsidR="00000000" w:rsidRPr="00000000">
        <w:rPr>
          <w:rFonts w:ascii="Times New Roman" w:cs="Times New Roman" w:eastAsia="Times New Roman" w:hAnsi="Times New Roman"/>
          <w:sz w:val="24"/>
          <w:szCs w:val="24"/>
          <w:vertAlign w:val="superscript"/>
        </w:rPr>
        <w:footnoteReference w:customMarkFollows="0" w:id="43"/>
      </w:r>
      <w:r w:rsidDel="00000000" w:rsidR="00000000" w:rsidRPr="00000000">
        <w:rPr>
          <w:rFonts w:ascii="Times New Roman" w:cs="Times New Roman" w:eastAsia="Times New Roman" w:hAnsi="Times New Roman"/>
          <w:sz w:val="24"/>
          <w:szCs w:val="24"/>
          <w:rtl w:val="0"/>
        </w:rPr>
        <w:t xml:space="preserve">. An objection as to the jurisdiction of the court can be taken as preliminary point and can be raised in criminal cases in much the same way as civil cases. This was stated in the case </w:t>
      </w:r>
      <w:r w:rsidDel="00000000" w:rsidR="00000000" w:rsidRPr="00000000">
        <w:rPr>
          <w:rFonts w:ascii="Times New Roman" w:cs="Times New Roman" w:eastAsia="Times New Roman" w:hAnsi="Times New Roman"/>
          <w:b w:val="1"/>
          <w:i w:val="1"/>
          <w:sz w:val="24"/>
          <w:szCs w:val="24"/>
          <w:rtl w:val="0"/>
        </w:rPr>
        <w:t xml:space="preserve">Mukisa Biscuit company v Westend Distriboutors Limited</w:t>
      </w:r>
      <w:r w:rsidDel="00000000" w:rsidR="00000000" w:rsidRPr="00000000">
        <w:rPr>
          <w:rFonts w:ascii="Times New Roman" w:cs="Times New Roman" w:eastAsia="Times New Roman" w:hAnsi="Times New Roman"/>
          <w:b w:val="1"/>
          <w:i w:val="1"/>
          <w:sz w:val="24"/>
          <w:szCs w:val="24"/>
          <w:vertAlign w:val="superscript"/>
        </w:rPr>
        <w:footnoteReference w:customMarkFollows="0" w:id="44"/>
      </w:r>
      <w:r w:rsidDel="00000000" w:rsidR="00000000" w:rsidRPr="00000000">
        <w:rPr>
          <w:rFonts w:ascii="Times New Roman" w:cs="Times New Roman" w:eastAsia="Times New Roman" w:hAnsi="Times New Roman"/>
          <w:sz w:val="24"/>
          <w:szCs w:val="24"/>
          <w:rtl w:val="0"/>
        </w:rPr>
        <w:t xml:space="preserve">. The court said a preliminary objection constitutes a pure point of law which has been pleaded or arises by clear implication out of the pleadings and which if argued as a preliminary point may dispose of the suit….</w:t>
      </w:r>
    </w:p>
    <w:p w:rsidR="00000000" w:rsidDel="00000000" w:rsidP="00000000" w:rsidRDefault="00000000" w:rsidRPr="00000000" w14:paraId="0000009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Objections to jurisdiction of court ought to be raised at the earliest opportunity because jurisdiction is foundational to the validity of the entire proceedings.</w:t>
      </w:r>
    </w:p>
    <w:p w:rsidR="00000000" w:rsidDel="00000000" w:rsidP="00000000" w:rsidRDefault="00000000" w:rsidRPr="00000000" w14:paraId="00000094">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 of time for example treason section 45 of the penal code</w:t>
      </w:r>
    </w:p>
    <w:p w:rsidR="00000000" w:rsidDel="00000000" w:rsidP="00000000" w:rsidRDefault="00000000" w:rsidRPr="00000000" w14:paraId="0000009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trial is barred as the time for the prosecution has lapsed then that can be raised by the accused to stop the criminal proceedings for example under s. 45 of the Penal code an accused must be prosecuted within two years. Section 219 of the Criminal Procedure Code,  an offence the maximum punishment for which does not exceed imprisonment for six months and a fine of kshs. 1000/= or both should be triable by a subordinate court only if the charge or complaint relating to it is laid within 12 months from the time when the matter of the charge or complaint arose.</w:t>
      </w:r>
    </w:p>
    <w:p w:rsidR="00000000" w:rsidDel="00000000" w:rsidP="00000000" w:rsidRDefault="00000000" w:rsidRPr="00000000" w14:paraId="00000097">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for raising such issues early in a Criminal proceeding:</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should understand the charge against him or her and the consequences he or she will face.</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Jurisdiction of the court is the foundation of all proceedings. It is therefore important to identify whether the court has jurisdiction or not. </w:t>
      </w:r>
    </w:p>
    <w:p w:rsidR="00000000" w:rsidDel="00000000" w:rsidP="00000000" w:rsidRDefault="00000000" w:rsidRPr="00000000" w14:paraId="0000009A">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WHAT FOLLOWS PLEAS</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guilty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Section 207(2)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45"/>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If the accused person admits the truth of the charge otherwise than by a plea agreement his admission shall be recorded as nearly as possible in the words used by him, and the court shall convict him and pass sentence upon or make an order against him, unless there appears to it sufficient cause to the contrary, provided that after conviction and before passing sentence or making any order the court may permit or require the complainant to outline to the court the facts upon which the charge is founded.”</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not guilty</w:t>
      </w:r>
    </w:p>
    <w:p w:rsidR="00000000" w:rsidDel="00000000" w:rsidP="00000000" w:rsidRDefault="00000000" w:rsidRPr="00000000" w14:paraId="0000009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208</w:t>
      </w:r>
      <w:r w:rsidDel="00000000" w:rsidR="00000000" w:rsidRPr="00000000">
        <w:rPr>
          <w:rFonts w:ascii="Times New Roman" w:cs="Times New Roman" w:eastAsia="Times New Roman" w:hAnsi="Times New Roman"/>
          <w:sz w:val="24"/>
          <w:szCs w:val="24"/>
          <w:vertAlign w:val="superscript"/>
        </w:rPr>
        <w:footnoteReference w:customMarkFollows="0" w:id="46"/>
      </w:r>
      <w:r w:rsidDel="00000000" w:rsidR="00000000" w:rsidRPr="00000000">
        <w:rPr>
          <w:rFonts w:ascii="Times New Roman" w:cs="Times New Roman" w:eastAsia="Times New Roman" w:hAnsi="Times New Roman"/>
          <w:sz w:val="24"/>
          <w:szCs w:val="24"/>
          <w:rtl w:val="0"/>
        </w:rPr>
        <w:t xml:space="preserve"> provides that:-</w:t>
      </w:r>
    </w:p>
    <w:p w:rsidR="00000000" w:rsidDel="00000000" w:rsidP="00000000" w:rsidRDefault="00000000" w:rsidRPr="00000000" w14:paraId="000000A0">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accused person does not admit the truth of the charge, the court shall proceed to hear the complainant and his witnesses and other evidence (if any). </w:t>
      </w:r>
    </w:p>
    <w:p w:rsidR="00000000" w:rsidDel="00000000" w:rsidP="00000000" w:rsidRDefault="00000000" w:rsidRPr="00000000" w14:paraId="000000A1">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accused person or his advocate may put questions to each witness produced against him. </w:t>
      </w:r>
    </w:p>
    <w:p w:rsidR="00000000" w:rsidDel="00000000" w:rsidP="00000000" w:rsidRDefault="00000000" w:rsidRPr="00000000" w14:paraId="000000A2">
      <w:pPr>
        <w:pageBreakBefore w:val="0"/>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accused person does not employ an advocate, the court shall, at the close of the examination of each witness for the prosecution, ask the accused person whether he wishes to put any questions to that witness and shall record his answer.</w:t>
      </w:r>
    </w:p>
    <w:p w:rsidR="00000000" w:rsidDel="00000000" w:rsidP="00000000" w:rsidRDefault="00000000" w:rsidRPr="00000000" w14:paraId="000000A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if a plea of guilty is entered the court shall proceed to try the case.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Say nothing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entered as a plea of not guilty or the court may try if the accused is of sound or unsound mind depending on the circumstances; if the accused person is disabled; cannot hear or speak, but he is fit to plead, the court will avail a sign language interpreter; if he is of unsound mind, then he is not fit to plead; based on the medical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may postpone proceedings, have him/her kept in safe custody and the matter referred for the order of the President.</w:t>
      </w:r>
      <w:r w:rsidDel="00000000" w:rsidR="00000000" w:rsidRPr="00000000">
        <w:rPr>
          <w:rtl w:val="0"/>
        </w:rPr>
      </w:r>
    </w:p>
    <w:p w:rsidR="00000000" w:rsidDel="00000000" w:rsidP="00000000" w:rsidRDefault="00000000" w:rsidRPr="00000000" w14:paraId="000000A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w:t>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Autrefois convict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first trial has been declared, a nullity and conviction and sentence set aside, the proceedings are deemed, to have been non-event and a plea of autrefois acquit at the second trial cannot stand.</w:t>
      </w:r>
    </w:p>
    <w:p w:rsidR="00000000" w:rsidDel="00000000" w:rsidP="00000000" w:rsidRDefault="00000000" w:rsidRPr="00000000" w14:paraId="000000A9">
      <w:pPr>
        <w:pageBreakBefore w:val="0"/>
        <w:spacing w:line="360" w:lineRule="auto"/>
        <w:ind w:left="12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discharge of an accused under Section 87 of the Criminal Procedure Code is not an acquittal and a plea of ‘autrefois acquit’ cannot be sustained. However, if such application to withdraw under Section 87 is made after the accused has been called upon to give his defence, the magistrate shall acquit the accused under the said section and this would now operate as a bar.</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Autrefois acquit.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accused gives this plea, but denied by the prosecution, the court shall try the veracity of the plea. If the facts alleged by the accused do not prove the plea, the accused shall be required to plead to the information</w:t>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Pardon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Pardon means forgiveness, release or remission.  Plea of pardon is a plea by which the accused claims that he has been forgiven of the offence against charged. Plea of pardon may also be specially needed to bar the proceedings against an accused person.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where the Court lacks jurisdiction over the matter:-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Article 50(1) of the constitution provides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unless a charge is withdrawn, the case shall be afforded a fair hearing within a reasonable time by an independent and impartial court established by the law.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law establishes a court, it spells out its jurisdiction and delineates the scope of its jurisdiction.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Plead guilty subject to a plea agreement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 plea agreement has been rejected by the court and a plea of not guilty consequently entered the prosecution may upon being informed of the rejection of the plea agreement, proceed to try the matter afresh before another court. The accused person may waive the right to have the trial proceed before another court in which case the trial will proceed before the one that rejected the plea agreement.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limitation of time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criminal charges have no limitation of time. However any inordinate delay in prosecuting an accused person is discouraged by the court unless the prosecution has an explanation to it.</w:t>
      </w:r>
    </w:p>
    <w:p w:rsidR="00000000" w:rsidDel="00000000" w:rsidP="00000000" w:rsidRDefault="00000000" w:rsidRPr="00000000" w14:paraId="000000B8">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sectPr>
      <w:headerReference r:id="rId8" w:type="default"/>
      <w:headerReference r:id="rId9" w:type="first"/>
      <w:headerReference r:id="rId10" w:type="even"/>
      <w:footerReference r:id="rId11" w:type="default"/>
      <w:pgSz w:h="16839" w:w="11907" w:orient="portrait"/>
      <w:pgMar w:bottom="851"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Black’s Law Dictionary at page 1189</w:t>
      </w:r>
    </w:p>
  </w:footnote>
  <w:footnote w:id="1">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Oxford Dictionary at page 368</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(1942) </w:t>
      </w:r>
    </w:p>
  </w:footnote>
  <w:footnote w:id="3">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 Cap 75 Laws of Kenya</w:t>
      </w:r>
    </w:p>
  </w:footnote>
  <w:footnote w:id="4">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 Cap 75 Laws of Kenya</w:t>
      </w:r>
    </w:p>
  </w:footnote>
  <w:footnote w:id="5">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 w:id="6">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Butterworths Concise Australian Legal Dictionary,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footnote>
  <w:footnote w:id="7">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 w:id="8">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 Cap 75</w:t>
      </w:r>
    </w:p>
  </w:footnote>
  <w:footnote w:id="9">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 Cap 75</w:t>
      </w:r>
    </w:p>
  </w:footnote>
  <w:footnote w:id="10">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Patrick Kiage,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Essentials of Criminal Procedure in Kenya’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(2010), p89</w:t>
      </w:r>
    </w:p>
  </w:footnote>
  <w:footnote w:id="11">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(1956) 23 EACA 566</w:t>
      </w:r>
      <w:r w:rsidDel="00000000" w:rsidR="00000000" w:rsidRPr="00000000">
        <w:rPr>
          <w:rtl w:val="0"/>
        </w:rPr>
      </w:r>
    </w:p>
  </w:footnote>
  <w:footnote w:id="12">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6</w:t>
      </w:r>
    </w:p>
  </w:footnote>
  <w:footnote w:id="13">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(1948) 15 EACA 89</w:t>
      </w:r>
    </w:p>
  </w:footnote>
  <w:footnote w:id="14">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(1951) 18 EACA 304</w:t>
      </w:r>
      <w:r w:rsidDel="00000000" w:rsidR="00000000" w:rsidRPr="00000000">
        <w:rPr>
          <w:rtl w:val="0"/>
        </w:rPr>
      </w:r>
    </w:p>
  </w:footnote>
  <w:footnote w:id="15">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Constitution of Kenya (2010)</w:t>
      </w:r>
    </w:p>
  </w:footnote>
  <w:footnote w:id="16">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s. 279</w:t>
      </w:r>
    </w:p>
  </w:footnote>
  <w:footnote w:id="17">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(1959) E.A. at 782</w:t>
      </w:r>
    </w:p>
  </w:footnote>
  <w:footnote w:id="18">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13</w:t>
      </w:r>
    </w:p>
  </w:footnote>
  <w:footnote w:id="19">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(1949) E.A  at 453</w:t>
      </w:r>
    </w:p>
  </w:footnote>
  <w:footnote w:id="20">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 Laws of Tanzania</w:t>
      </w:r>
    </w:p>
  </w:footnote>
  <w:footnote w:id="21">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 w:id="22">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Penal Code, Cap 63 Laws of Kenya</w:t>
      </w:r>
    </w:p>
  </w:footnote>
  <w:footnote w:id="23">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 w:id="24">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25">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sdt>
        <w:sdtPr>
          <w:tag w:val="goog_rdk_13"/>
        </w:sdtPr>
        <w:sdtContent>
          <w:ins w:author="seneti oburu" w:id="7" w:date="2022-02-16T08:21:32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ins>
        </w:sdtContent>
      </w:sdt>
      <w:r w:rsidDel="00000000" w:rsidR="00000000" w:rsidRPr="00000000">
        <w:rPr>
          <w:rtl w:val="0"/>
        </w:rPr>
      </w:r>
    </w:p>
  </w:footnote>
  <w:footnote w:id="26">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Douglas B, ‘Criminal Procedure in Uganda and Kenya’ (1964) (Law Africa) (No.13) pp38.</w:t>
      </w:r>
    </w:p>
  </w:footnote>
  <w:footnote w:id="27">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8 pp. 78-79</w:t>
      </w:r>
    </w:p>
  </w:footnote>
  <w:footnote w:id="28">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[1974] EA 83</w:t>
      </w:r>
    </w:p>
  </w:footnote>
  <w:footnote w:id="29">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[1983] KLR 340</w:t>
      </w:r>
    </w:p>
  </w:footnote>
  <w:footnote w:id="30">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Previously the offence was provided for under Section 117(1)(a) of the Penal Code Cap 63 Laws of Kenya, currently read as S. 181 (1)</w:t>
      </w:r>
    </w:p>
  </w:footnote>
  <w:footnote w:id="31">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Appeal No.815 of 1960</w:t>
      </w:r>
    </w:p>
  </w:footnote>
  <w:footnote w:id="32">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s 207 C.P.C</w:t>
      </w:r>
    </w:p>
  </w:footnote>
  <w:footnote w:id="33">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(1973) EA 445.</w:t>
      </w:r>
    </w:p>
  </w:footnote>
  <w:footnote w:id="34">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28</w:t>
      </w:r>
    </w:p>
  </w:footnote>
  <w:footnote w:id="35">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13 art. 50</w:t>
      </w:r>
    </w:p>
  </w:footnote>
  <w:footnote w:id="36">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art 50(2)(b).</w:t>
      </w:r>
    </w:p>
  </w:footnote>
  <w:footnote w:id="37">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 w:id="38">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(1973) EA 445</w:t>
      </w:r>
      <w:r w:rsidDel="00000000" w:rsidR="00000000" w:rsidRPr="00000000">
        <w:rPr>
          <w:rtl w:val="0"/>
        </w:rPr>
      </w:r>
    </w:p>
  </w:footnote>
  <w:footnote w:id="39">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(1985) 1 WRL 914</w:t>
      </w:r>
      <w:r w:rsidDel="00000000" w:rsidR="00000000" w:rsidRPr="00000000">
        <w:rPr>
          <w:rtl w:val="0"/>
        </w:rPr>
      </w:r>
    </w:p>
  </w:footnote>
  <w:footnote w:id="40">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 w:id="41">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(Criminal Appeal No. 547 of 2001) eKLR</w:t>
      </w:r>
      <w:r w:rsidDel="00000000" w:rsidR="00000000" w:rsidRPr="00000000">
        <w:rPr>
          <w:rtl w:val="0"/>
        </w:rPr>
      </w:r>
    </w:p>
  </w:footnote>
  <w:footnote w:id="42">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KLR 194</w:t>
      </w:r>
    </w:p>
  </w:footnote>
  <w:footnote w:id="43">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Art 50 (2)(d)</w:t>
      </w:r>
    </w:p>
  </w:footnote>
  <w:footnote w:id="44">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(1969) EA 696</w:t>
      </w:r>
      <w:r w:rsidDel="00000000" w:rsidR="00000000" w:rsidRPr="00000000">
        <w:rPr>
          <w:rtl w:val="0"/>
        </w:rPr>
      </w:r>
    </w:p>
  </w:footnote>
  <w:footnote w:id="45">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 w:id="46">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Supra 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pageBreakBefore w:val="0"/>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E6286"/>
    <w:rPr>
      <w:rFonts w:ascii="Calibri" w:cs="Times New Roman" w:eastAsia="Times New Roman" w:hAnsi="Calibri"/>
      <w:lang w:bidi="en-US"/>
    </w:rPr>
  </w:style>
  <w:style w:type="paragraph" w:styleId="Heading3">
    <w:name w:val="heading 3"/>
    <w:basedOn w:val="Normal"/>
    <w:next w:val="Normal"/>
    <w:link w:val="Heading3Char"/>
    <w:qFormat w:val="1"/>
    <w:rsid w:val="00AE6286"/>
    <w:pPr>
      <w:keepNext w:val="1"/>
      <w:spacing w:after="60" w:before="240" w:line="240" w:lineRule="auto"/>
      <w:outlineLvl w:val="2"/>
    </w:pPr>
    <w:rPr>
      <w:rFonts w:ascii="Arial" w:cs="Arial" w:hAnsi="Arial"/>
      <w:b w:val="1"/>
      <w:bCs w:val="1"/>
      <w:sz w:val="26"/>
      <w:szCs w:val="26"/>
      <w:lang w:bidi="ar-S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E6286"/>
    <w:pPr>
      <w:tabs>
        <w:tab w:val="center" w:pos="4513"/>
        <w:tab w:val="right" w:pos="9026"/>
      </w:tabs>
      <w:spacing w:after="0" w:line="240" w:lineRule="auto"/>
    </w:pPr>
  </w:style>
  <w:style w:type="character" w:styleId="HeaderChar" w:customStyle="1">
    <w:name w:val="Header Char"/>
    <w:basedOn w:val="DefaultParagraphFont"/>
    <w:link w:val="Header"/>
    <w:uiPriority w:val="99"/>
    <w:rsid w:val="00AE6286"/>
    <w:rPr>
      <w:rFonts w:ascii="Calibri" w:cs="Times New Roman" w:eastAsia="Times New Roman" w:hAnsi="Calibri"/>
      <w:lang w:bidi="en-US"/>
    </w:rPr>
  </w:style>
  <w:style w:type="character" w:styleId="Emphasis">
    <w:name w:val="Emphasis"/>
    <w:basedOn w:val="DefaultParagraphFont"/>
    <w:uiPriority w:val="20"/>
    <w:qFormat w:val="1"/>
    <w:rsid w:val="00AE6286"/>
    <w:rPr>
      <w:i w:val="1"/>
      <w:iCs w:val="1"/>
    </w:rPr>
  </w:style>
  <w:style w:type="character" w:styleId="Heading3Char" w:customStyle="1">
    <w:name w:val="Heading 3 Char"/>
    <w:basedOn w:val="DefaultParagraphFont"/>
    <w:link w:val="Heading3"/>
    <w:rsid w:val="00AE6286"/>
    <w:rPr>
      <w:rFonts w:ascii="Arial" w:cs="Arial" w:eastAsia="Times New Roman" w:hAnsi="Arial"/>
      <w:b w:val="1"/>
      <w:bCs w:val="1"/>
      <w:sz w:val="26"/>
      <w:szCs w:val="26"/>
    </w:rPr>
  </w:style>
  <w:style w:type="paragraph" w:styleId="FootnoteText">
    <w:name w:val="footnote text"/>
    <w:basedOn w:val="Normal"/>
    <w:link w:val="FootnoteTextChar"/>
    <w:uiPriority w:val="99"/>
    <w:semiHidden w:val="1"/>
    <w:rsid w:val="00AE6286"/>
    <w:pPr>
      <w:spacing w:after="0" w:line="240" w:lineRule="auto"/>
    </w:pPr>
    <w:rPr>
      <w:rFonts w:ascii="Times New Roman" w:hAnsi="Times New Roman"/>
      <w:sz w:val="20"/>
      <w:szCs w:val="20"/>
      <w:lang w:bidi="ar-SA"/>
    </w:rPr>
  </w:style>
  <w:style w:type="character" w:styleId="FootnoteTextChar" w:customStyle="1">
    <w:name w:val="Footnote Text Char"/>
    <w:basedOn w:val="DefaultParagraphFont"/>
    <w:link w:val="FootnoteText"/>
    <w:uiPriority w:val="99"/>
    <w:semiHidden w:val="1"/>
    <w:rsid w:val="00AE6286"/>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rsid w:val="00AE6286"/>
    <w:rPr>
      <w:vertAlign w:val="superscript"/>
    </w:rPr>
  </w:style>
  <w:style w:type="paragraph" w:styleId="ListParagraph">
    <w:name w:val="List Paragraph"/>
    <w:basedOn w:val="Normal"/>
    <w:uiPriority w:val="34"/>
    <w:qFormat w:val="1"/>
    <w:rsid w:val="00BC0879"/>
    <w:pPr>
      <w:ind w:left="720"/>
      <w:contextualSpacing w:val="1"/>
    </w:pPr>
  </w:style>
  <w:style w:type="paragraph" w:styleId="Footer">
    <w:name w:val="footer"/>
    <w:basedOn w:val="Normal"/>
    <w:link w:val="FooterChar"/>
    <w:uiPriority w:val="99"/>
    <w:unhideWhenUsed w:val="1"/>
    <w:rsid w:val="003045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045BD"/>
    <w:rPr>
      <w:rFonts w:ascii="Calibri" w:cs="Times New Roman" w:eastAsia="Times New Roman" w:hAnsi="Calibri"/>
      <w:lang w:bidi="en-US"/>
    </w:rPr>
  </w:style>
  <w:style w:type="paragraph" w:styleId="BalloonText">
    <w:name w:val="Balloon Text"/>
    <w:basedOn w:val="Normal"/>
    <w:link w:val="BalloonTextChar"/>
    <w:uiPriority w:val="99"/>
    <w:semiHidden w:val="1"/>
    <w:unhideWhenUsed w:val="1"/>
    <w:rsid w:val="003045B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045BD"/>
    <w:rPr>
      <w:rFonts w:ascii="Tahoma" w:cs="Tahoma" w:eastAsia="Times New Roman" w:hAnsi="Tahoma"/>
      <w:sz w:val="16"/>
      <w:szCs w:val="16"/>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cpdgkNNLX3kPUfnHRVFUujAEXA==">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2013-05-22T08:42:00Z</dcterms:created>
  <dc:creator>acer</dc:creator>
</cp:coreProperties>
</file>