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4"/>
      </w:sdtPr>
      <w:sdtContent>
        <w:p w:rsidR="00000000" w:rsidDel="00000000" w:rsidP="00000000" w:rsidRDefault="00000000" w:rsidRPr="00000000" w14:paraId="00000001">
          <w:pPr>
            <w:pStyle w:val="Title"/>
            <w:pageBreakBefore w:val="0"/>
            <w:rPr>
              <w:rFonts w:ascii="Times New Roman" w:cs="Times New Roman" w:eastAsia="Times New Roman" w:hAnsi="Times New Roman"/>
              <w:color w:val="4a86e8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vertAlign w:val="baseline"/>
                </w:rPr>
              </w:rPrChange>
            </w:rPr>
          </w:pPr>
          <w:sdt>
            <w:sdtPr>
              <w:tag w:val="goog_rdk_1"/>
            </w:sdtPr>
            <w:sdtContent>
              <w:ins w:author="Joan" w:id="0" w:date="2012-09-25T16:16:00Z"/>
              <w:sdt>
                <w:sdtPr>
                  <w:tag w:val="goog_rdk_2"/>
                </w:sdtPr>
                <w:sdtContent>
                  <w:ins w:author="Joan" w:id="0" w:date="2012-09-25T16:16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color w:val="4a86e8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1"/>
                            <w:vertAlign w:val="baseline"/>
                          </w:rPr>
                        </w:rPrChange>
                      </w:rPr>
                      <w:t xml:space="preserve">Must read the Clifford case for this application to make sense.</w:t>
                    </w:r>
                  </w:ins>
                </w:sdtContent>
              </w:sdt>
              <w:ins w:author="Joan" w:id="0" w:date="2012-09-25T16:16:00Z"/>
            </w:sdtContent>
          </w:sdt>
          <w:sdt>
            <w:sdtPr>
              <w:tag w:val="goog_rdk_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2">
          <w:pPr>
            <w:pStyle w:val="Title"/>
            <w:pageBreakBefore w:val="0"/>
            <w:rPr>
              <w:rFonts w:ascii="Times New Roman" w:cs="Times New Roman" w:eastAsia="Times New Roman" w:hAnsi="Times New Roman"/>
              <w:color w:val="4a86e8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vertAlign w:val="baseline"/>
                </w:rPr>
              </w:rPrChange>
            </w:rPr>
          </w:pPr>
          <w:sdt>
            <w:sdtPr>
              <w:tag w:val="goog_rdk_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</w:rPr>
                  </w:rPrChange>
                </w:rPr>
                <w:t xml:space="preserve">REPUBLIC OF KENYA</w:t>
              </w:r>
            </w:sdtContent>
          </w:sdt>
          <w:sdt>
            <w:sdtPr>
              <w:tag w:val="goog_rdk_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03">
          <w:pPr>
            <w:pStyle w:val="Heading2"/>
            <w:pageBreakBefore w:val="0"/>
            <w:rPr>
              <w:color w:val="4a86e8"/>
              <w:u w:val="single"/>
              <w:vertAlign w:val="baseline"/>
              <w:rPrChange w:author="Diamond Babetuu" w:id="1" w:date="2021-06-14T19:34:09Z">
                <w:rPr>
                  <w:u w:val="single"/>
                  <w:vertAlign w:val="baseline"/>
                </w:rPr>
              </w:rPrChange>
            </w:rPr>
          </w:pPr>
          <w:sdt>
            <w:sdtPr>
              <w:tag w:val="goog_rdk_8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IN THE CHIEF MAGISTRATE’S COURT AT </w:t>
              </w:r>
            </w:sdtContent>
          </w:sdt>
          <w:sdt>
            <w:sdtPr>
              <w:tag w:val="goog_rdk_9"/>
            </w:sdtPr>
            <w:sdtContent>
              <w:commentRangeStart w:id="0"/>
            </w:sdtContent>
          </w:sdt>
          <w:sdt>
            <w:sdtPr>
              <w:tag w:val="goog_rdk_10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NAIROBI</w:t>
              </w:r>
            </w:sdtContent>
          </w:sdt>
          <w:commentRangeEnd w:id="0"/>
          <w:r w:rsidDel="00000000" w:rsidR="00000000" w:rsidRPr="00000000">
            <w:commentReference w:id="0"/>
          </w:r>
          <w:sdt>
            <w:sdtPr>
              <w:tag w:val="goog_rdk_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04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13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MILIMANI LAW COURTS</w:t>
              </w:r>
            </w:sdtContent>
          </w:sdt>
          <w:sdt>
            <w:sdtPr>
              <w:tag w:val="goog_rdk_1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05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16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MISC CRIMINAL APPLICATION NO…….. OF 2012</w:t>
              </w:r>
            </w:sdtContent>
          </w:sdt>
          <w:sdt>
            <w:sdtPr>
              <w:tag w:val="goog_rdk_1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"/>
      </w:sdtPr>
      <w:sdtContent>
        <w:p w:rsidR="00000000" w:rsidDel="00000000" w:rsidP="00000000" w:rsidRDefault="00000000" w:rsidRPr="00000000" w14:paraId="00000006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1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"/>
      </w:sdtPr>
      <w:sdtContent>
        <w:p w:rsidR="00000000" w:rsidDel="00000000" w:rsidP="00000000" w:rsidRDefault="00000000" w:rsidRPr="00000000" w14:paraId="00000007">
          <w:pPr>
            <w:pageBreakBefore w:val="0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7"/>
      </w:sdtPr>
      <w:sdtContent>
        <w:p w:rsidR="00000000" w:rsidDel="00000000" w:rsidP="00000000" w:rsidRDefault="00000000" w:rsidRPr="00000000" w14:paraId="00000008">
          <w:pPr>
            <w:pageBreakBefore w:val="0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3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JOHN KANO ………….....……………………………………………… </w:t>
              </w:r>
            </w:sdtContent>
          </w:sdt>
          <w:sdt>
            <w:sdtPr>
              <w:tag w:val="goog_rdk_24"/>
            </w:sdtPr>
            <w:sdtContent>
              <w:commentRangeStart w:id="1"/>
            </w:sdtContent>
          </w:sdt>
          <w:sdt>
            <w:sdtPr>
              <w:tag w:val="goog_rdk_25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APPLICANT</w:t>
              </w:r>
            </w:sdtContent>
          </w:sdt>
          <w:commentRangeEnd w:id="1"/>
          <w:r w:rsidDel="00000000" w:rsidR="00000000" w:rsidRPr="00000000">
            <w:commentReference w:id="1"/>
          </w:r>
          <w:sdt>
            <w:sdtPr>
              <w:tag w:val="goog_rdk_2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9"/>
      </w:sdtPr>
      <w:sdtContent>
        <w:p w:rsidR="00000000" w:rsidDel="00000000" w:rsidP="00000000" w:rsidRDefault="00000000" w:rsidRPr="00000000" w14:paraId="00000009">
          <w:pPr>
            <w:pageBreakBefore w:val="0"/>
            <w:jc w:val="center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0A">
          <w:pPr>
            <w:pageBreakBefore w:val="0"/>
            <w:jc w:val="center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30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VERSUS</w:t>
              </w:r>
            </w:sdtContent>
          </w:sdt>
          <w:sdt>
            <w:sdtPr>
              <w:tag w:val="goog_rdk_3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7"/>
      </w:sdtPr>
      <w:sdtContent>
        <w:p w:rsidR="00000000" w:rsidDel="00000000" w:rsidP="00000000" w:rsidRDefault="00000000" w:rsidRPr="00000000" w14:paraId="0000000B">
          <w:pPr>
            <w:pageBreakBefore w:val="0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33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ATOTI  SUPA………………………………………..…………………</w:t>
              </w:r>
            </w:sdtContent>
          </w:sdt>
          <w:sdt>
            <w:sdtPr>
              <w:tag w:val="goog_rdk_34"/>
            </w:sdtPr>
            <w:sdtContent>
              <w:commentRangeStart w:id="2"/>
            </w:sdtContent>
          </w:sdt>
          <w:sdt>
            <w:sdtPr>
              <w:tag w:val="goog_rdk_35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RESPONDENT</w:t>
              </w:r>
            </w:sdtContent>
          </w:sdt>
          <w:commentRangeEnd w:id="2"/>
          <w:r w:rsidDel="00000000" w:rsidR="00000000" w:rsidRPr="00000000">
            <w:commentReference w:id="2"/>
          </w:r>
          <w:sdt>
            <w:sdtPr>
              <w:tag w:val="goog_rdk_3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"/>
      </w:sdtPr>
      <w:sdtContent>
        <w:p w:rsidR="00000000" w:rsidDel="00000000" w:rsidP="00000000" w:rsidRDefault="00000000" w:rsidRPr="00000000" w14:paraId="0000000C">
          <w:pPr>
            <w:pageBreakBefore w:val="0"/>
            <w:jc w:val="center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3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00D">
          <w:pPr>
            <w:pageBreakBefore w:val="0"/>
            <w:tabs>
              <w:tab w:val="center" w:pos="4680"/>
            </w:tabs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40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NOTICE OF MOTION</w:t>
              </w:r>
            </w:sdtContent>
          </w:sdt>
          <w:sdt>
            <w:sdtPr>
              <w:tag w:val="goog_rdk_4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4"/>
      </w:sdtPr>
      <w:sdtContent>
        <w:p w:rsidR="00000000" w:rsidDel="00000000" w:rsidP="00000000" w:rsidRDefault="00000000" w:rsidRPr="00000000" w14:paraId="0000000E">
          <w:pPr>
            <w:pageBreakBefore w:val="0"/>
            <w:tabs>
              <w:tab w:val="center" w:pos="4680"/>
            </w:tabs>
            <w:jc w:val="center"/>
            <w:rPr>
              <w:color w:val="4a86e8"/>
              <w:u w:val="single"/>
              <w:vertAlign w:val="baseline"/>
              <w:rPrChange w:author="Diamond Babetuu" w:id="1" w:date="2021-06-14T19:34:09Z">
                <w:rPr>
                  <w:u w:val="single"/>
                  <w:vertAlign w:val="baseline"/>
                </w:rPr>
              </w:rPrChange>
            </w:rPr>
          </w:pPr>
          <w:sdt>
            <w:sdtPr>
              <w:tag w:val="goog_rdk_4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5"/>
      </w:sdtPr>
      <w:sdtContent>
        <w:p w:rsidR="00000000" w:rsidDel="00000000" w:rsidP="00000000" w:rsidRDefault="00000000" w:rsidRPr="00000000" w14:paraId="0000000F">
          <w:pPr>
            <w:pageBreakBefore w:val="0"/>
            <w:jc w:val="center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45"/>
            </w:sdtPr>
            <w:sdtContent>
              <w:commentRangeStart w:id="3"/>
            </w:sdtContent>
          </w:sdt>
          <w:sdt>
            <w:sdtPr>
              <w:tag w:val="goog_rdk_46"/>
            </w:sdtPr>
            <w:sdtContent>
              <w:r w:rsidDel="00000000" w:rsidR="00000000" w:rsidRPr="00000000">
                <w:rPr>
                  <w:i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i w:val="1"/>
                      <w:vertAlign w:val="baseline"/>
                    </w:rPr>
                  </w:rPrChange>
                </w:rPr>
                <w:t xml:space="preserve">(</w:t>
              </w:r>
            </w:sdtContent>
          </w:sdt>
          <w:sdt>
            <w:sdtPr>
              <w:tag w:val="goog_rdk_47"/>
            </w:sdtPr>
            <w:sdtContent>
              <w:ins w:author="Joan" w:id="2" w:date="2012-09-25T16:09:00Z"/>
              <w:sdt>
                <w:sdtPr>
                  <w:tag w:val="goog_rdk_48"/>
                </w:sdtPr>
                <w:sdtContent>
                  <w:ins w:author="Joan" w:id="2" w:date="2012-09-25T16:09:00Z">
                    <w:r w:rsidDel="00000000" w:rsidR="00000000" w:rsidRPr="00000000">
                      <w:rPr>
                        <w:i w:val="1"/>
                        <w:color w:val="4a86e8"/>
                        <w:vertAlign w:val="baseline"/>
                        <w:rtl w:val="0"/>
                        <w:rPrChange w:author="Diamond Babetuu" w:id="1" w:date="2021-06-14T19:34:09Z">
                          <w:rPr>
                            <w:i w:val="1"/>
                            <w:vertAlign w:val="baseline"/>
                          </w:rPr>
                        </w:rPrChange>
                      </w:rPr>
                      <w:t xml:space="preserve">Under Article 157, 6 (h) of the Constitution of Kenya and</w:t>
                    </w:r>
                  </w:ins>
                </w:sdtContent>
              </w:sdt>
              <w:ins w:author="Joan" w:id="2" w:date="2012-09-25T16:09:00Z">
                <w:sdt>
                  <w:sdtPr>
                    <w:tag w:val="goog_rdk_49"/>
                  </w:sdtPr>
                  <w:sdtContent>
                    <w:r w:rsidDel="00000000" w:rsidR="00000000" w:rsidRPr="00000000">
                      <w:rPr>
                        <w:i w:val="1"/>
                        <w:color w:val="4a86e8"/>
                        <w:vertAlign w:val="baseline"/>
                        <w:rtl w:val="0"/>
                        <w:rPrChange w:author="Diamond Babetuu" w:id="1" w:date="2021-06-14T19:34:09Z">
                          <w:rPr>
                            <w:i w:val="1"/>
                            <w:vertAlign w:val="baseline"/>
                          </w:rPr>
                        </w:rPrChange>
                      </w:rPr>
                      <w:t xml:space="preserve"> </w:t>
                    </w:r>
                  </w:sdtContent>
                </w:sdt>
              </w:ins>
            </w:sdtContent>
          </w:sdt>
          <w:sdt>
            <w:sdtPr>
              <w:tag w:val="goog_rdk_50"/>
            </w:sdtPr>
            <w:sdtContent>
              <w:del w:author="Joan" w:id="2" w:date="2012-09-25T16:09:00Z"/>
              <w:sdt>
                <w:sdtPr>
                  <w:tag w:val="goog_rdk_51"/>
                </w:sdtPr>
                <w:sdtContent>
                  <w:del w:author="Joan" w:id="2" w:date="2012-09-25T16:09:00Z">
                    <w:r w:rsidDel="00000000" w:rsidR="00000000" w:rsidRPr="00000000">
                      <w:rPr>
                        <w:b w:val="1"/>
                        <w:color w:val="4a86e8"/>
                        <w:vertAlign w:val="baseline"/>
                        <w:rtl w:val="0"/>
                        <w:rPrChange w:author="Diamond Babetuu" w:id="1" w:date="2021-06-14T19:34:09Z">
                          <w:rPr>
                            <w:b w:val="1"/>
                            <w:vertAlign w:val="baseline"/>
                          </w:rPr>
                        </w:rPrChange>
                      </w:rPr>
                      <w:delText xml:space="preserve">Unde</w:delText>
                    </w:r>
                  </w:del>
                </w:sdtContent>
              </w:sdt>
              <w:del w:author="Joan" w:id="2" w:date="2012-09-25T16:09:00Z">
                <w:sdt>
                  <w:sdtPr>
                    <w:tag w:val="goog_rdk_52"/>
                  </w:sdtPr>
                  <w:sdtContent>
                    <w:r w:rsidDel="00000000" w:rsidR="00000000" w:rsidRPr="00000000">
                      <w:rPr>
                        <w:b w:val="1"/>
                        <w:color w:val="4a86e8"/>
                        <w:vertAlign w:val="baseline"/>
                        <w:rtl w:val="0"/>
                        <w:rPrChange w:author="Diamond Babetuu" w:id="1" w:date="2021-06-14T19:34:09Z">
                          <w:rPr>
                            <w:b w:val="1"/>
                            <w:vertAlign w:val="baseline"/>
                          </w:rPr>
                        </w:rPrChange>
                      </w:rPr>
                      <w:delText xml:space="preserve">r</w:delText>
                    </w:r>
                  </w:sdtContent>
                </w:sdt>
              </w:del>
            </w:sdtContent>
          </w:sdt>
          <w:sdt>
            <w:sdtPr>
              <w:tag w:val="goog_rdk_53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 Section 88 (1) of the Criminal Procedure Code and all other enabling provisions of the law)</w:t>
              </w:r>
            </w:sdtContent>
          </w:sdt>
          <w:commentRangeEnd w:id="3"/>
          <w:r w:rsidDel="00000000" w:rsidR="00000000" w:rsidRPr="00000000">
            <w:commentReference w:id="3"/>
          </w:r>
          <w:sdt>
            <w:sdtPr>
              <w:tag w:val="goog_rdk_5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7"/>
      </w:sdtPr>
      <w:sdtContent>
        <w:p w:rsidR="00000000" w:rsidDel="00000000" w:rsidP="00000000" w:rsidRDefault="00000000" w:rsidRPr="00000000" w14:paraId="00000010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5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60"/>
      </w:sdtPr>
      <w:sdtContent>
        <w:p w:rsidR="00000000" w:rsidDel="00000000" w:rsidP="00000000" w:rsidRDefault="00000000" w:rsidRPr="00000000" w14:paraId="00000011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58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TAKE NOTICE</w:t>
              </w:r>
            </w:sdtContent>
          </w:sdt>
          <w:sdt>
            <w:sdtPr>
              <w:tag w:val="goog_rdk_59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 that this Honourable Court will be moved on the………. day of………………. 2012 at 9 o’clock in the forenoon or soon thereafter so as Counsel for the Applicant may be heard on an Application FOR ORDERS:</w:t>
              </w:r>
            </w:sdtContent>
          </w:sdt>
        </w:p>
      </w:sdtContent>
    </w:sdt>
    <w:sdt>
      <w:sdtPr>
        <w:tag w:val="goog_rdk_62"/>
      </w:sdtPr>
      <w:sdtContent>
        <w:p w:rsidR="00000000" w:rsidDel="00000000" w:rsidP="00000000" w:rsidRDefault="00000000" w:rsidRPr="00000000" w14:paraId="00000012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6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71"/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36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2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360" w:right="0" w:hanging="360"/>
                <w:jc w:val="both"/>
              </w:pPr>
            </w:pPrChange>
          </w:pPr>
          <w:sdt>
            <w:sdtPr>
              <w:tag w:val="goog_rdk_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the Honourable Court be pleased to grant </w:t>
              </w:r>
            </w:sdtContent>
          </w:sdt>
          <w:sdt>
            <w:sdtPr>
              <w:tag w:val="goog_rdk_65"/>
            </w:sdtPr>
            <w:sdtContent>
              <w:commentRangeStart w:id="4"/>
            </w:sdtContent>
          </w:sdt>
          <w:sdt>
            <w:sdtPr>
              <w:tag w:val="goog_rdk_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leave to the Applicant to commence private prosecution </w:t>
              </w:r>
            </w:sdtContent>
          </w:sdt>
          <w:commentRangeEnd w:id="4"/>
          <w:r w:rsidDel="00000000" w:rsidR="00000000" w:rsidRPr="00000000">
            <w:commentReference w:id="4"/>
          </w:r>
          <w:sdt>
            <w:sdtPr>
              <w:tag w:val="goog_rdk_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against the Respondent herein</w:t>
              </w:r>
            </w:sdtContent>
          </w:sdt>
          <w:sdt>
            <w:sdtPr>
              <w:tag w:val="goog_rdk_68"/>
            </w:sdtPr>
            <w:sdtContent>
              <w:ins w:author="Joan" w:id="3" w:date="2012-09-25T16:14:00Z"/>
              <w:sdt>
                <w:sdtPr>
                  <w:tag w:val="goog_rdk_69"/>
                </w:sdtPr>
                <w:sdtContent>
                  <w:ins w:author="Joan" w:id="3" w:date="2012-09-25T16:1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 for the charges of assault and malicious damage to property</w:t>
                    </w:r>
                  </w:ins>
                </w:sdtContent>
              </w:sdt>
              <w:ins w:author="Joan" w:id="3" w:date="2012-09-25T16:14:00Z"/>
            </w:sdtContent>
          </w:sdt>
          <w:sdt>
            <w:sdtPr>
              <w:tag w:val="goog_rdk_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 </w:t>
              </w:r>
            </w:sdtContent>
          </w:sdt>
        </w:p>
      </w:sdtContent>
    </w:sdt>
    <w:sdt>
      <w:sdtPr>
        <w:tag w:val="goog_rdk_73"/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7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80"/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36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2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360" w:right="0" w:hanging="360"/>
                <w:jc w:val="both"/>
              </w:pPr>
            </w:pPrChange>
          </w:pPr>
          <w:sdt>
            <w:sdtPr>
              <w:tag w:val="goog_rdk_7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7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7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the Honourable Court be pleased to grant leave to the Applicant to institute criminal proceedings against the Respondent </w:t>
              </w:r>
            </w:sdtContent>
          </w:sdt>
          <w:sdt>
            <w:sdtPr>
              <w:tag w:val="goog_rdk_77"/>
            </w:sdtPr>
            <w:sdtContent>
              <w:commentRangeStart w:id="5"/>
            </w:sdtContent>
          </w:sdt>
          <w:sdt>
            <w:sdtPr>
              <w:tag w:val="goog_rdk_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herein</w:t>
              </w:r>
            </w:sdtContent>
          </w:sdt>
          <w:commentRangeEnd w:id="5"/>
          <w:r w:rsidDel="00000000" w:rsidR="00000000" w:rsidRPr="00000000">
            <w:commentReference w:id="5"/>
          </w:r>
          <w:sdt>
            <w:sdtPr>
              <w:tag w:val="goog_rdk_7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82"/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8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93"/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36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2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360" w:right="0" w:hanging="360"/>
                <w:jc w:val="both"/>
              </w:pPr>
            </w:pPrChange>
          </w:pPr>
          <w:sdt>
            <w:sdtPr>
              <w:tag w:val="goog_rdk_8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8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costs </w:t>
              </w:r>
            </w:sdtContent>
          </w:sdt>
          <w:sdt>
            <w:sdtPr>
              <w:tag w:val="goog_rdk_85"/>
            </w:sdtPr>
            <w:sdtContent>
              <w:ins w:author="Enos Bwibo Adieri" w:id="4" w:date="2022-01-11T09:40:40Z"/>
              <w:sdt>
                <w:sdtPr>
                  <w:tag w:val="goog_rdk_86"/>
                </w:sdtPr>
                <w:sdtContent>
                  <w:ins w:author="Enos Bwibo Adieri" w:id="4" w:date="2022-01-11T09:40:4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are</w:t>
                    </w:r>
                  </w:ins>
                </w:sdtContent>
              </w:sdt>
              <w:ins w:author="Enos Bwibo Adieri" w:id="4" w:date="2022-01-11T09:40:40Z"/>
            </w:sdtContent>
          </w:sdt>
          <w:sdt>
            <w:sdtPr>
              <w:tag w:val="goog_rdk_87"/>
            </w:sdtPr>
            <w:sdtContent>
              <w:del w:author="Enos Bwibo Adieri" w:id="4" w:date="2022-01-11T09:40:40Z"/>
              <w:sdt>
                <w:sdtPr>
                  <w:tag w:val="goog_rdk_88"/>
                </w:sdtPr>
                <w:sdtContent>
                  <w:del w:author="Enos Bwibo Adieri" w:id="4" w:date="2022-01-11T09:40:4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be in</w:delText>
                    </w:r>
                  </w:del>
                </w:sdtContent>
              </w:sdt>
              <w:del w:author="Enos Bwibo Adieri" w:id="4" w:date="2022-01-11T09:40:40Z"/>
            </w:sdtContent>
          </w:sdt>
          <w:sdt>
            <w:sdtPr>
              <w:tag w:val="goog_rdk_8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the </w:t>
              </w:r>
            </w:sdtContent>
          </w:sdt>
          <w:sdt>
            <w:sdtPr>
              <w:tag w:val="goog_rdk_90"/>
            </w:sdtPr>
            <w:sdtContent>
              <w:commentRangeStart w:id="6"/>
            </w:sdtContent>
          </w:sdt>
          <w:sdt>
            <w:sdtPr>
              <w:tag w:val="goog_rdk_9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cause</w:t>
              </w:r>
            </w:sdtContent>
          </w:sdt>
          <w:commentRangeEnd w:id="6"/>
          <w:r w:rsidDel="00000000" w:rsidR="00000000" w:rsidRPr="00000000">
            <w:commentReference w:id="6"/>
          </w:r>
          <w:sdt>
            <w:sdtPr>
              <w:tag w:val="goog_rdk_9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95"/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9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00"/>
      </w:sdtPr>
      <w:sdtContent>
        <w:p w:rsidR="00000000" w:rsidDel="00000000" w:rsidP="00000000" w:rsidRDefault="00000000" w:rsidRPr="00000000" w14:paraId="00000019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96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WHICH APPLICATION is supported by the annexed Affidavit of JOHN KANO and based on the following GROUNDS </w:t>
              </w:r>
            </w:sdtContent>
          </w:sdt>
          <w:sdt>
            <w:sdtPr>
              <w:tag w:val="goog_rdk_97"/>
            </w:sdtPr>
            <w:sdtContent>
              <w:commentRangeStart w:id="7"/>
            </w:sdtContent>
          </w:sdt>
          <w:sdt>
            <w:sdtPr>
              <w:tag w:val="goog_rdk_98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THAT</w:t>
              </w:r>
            </w:sdtContent>
          </w:sdt>
          <w:commentRangeEnd w:id="7"/>
          <w:r w:rsidDel="00000000" w:rsidR="00000000" w:rsidRPr="00000000">
            <w:commentReference w:id="7"/>
          </w:r>
          <w:sdt>
            <w:sdtPr>
              <w:tag w:val="goog_rdk_99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:</w:t>
              </w:r>
            </w:sdtContent>
          </w:sdt>
        </w:p>
      </w:sdtContent>
    </w:sdt>
    <w:sdt>
      <w:sdtPr>
        <w:tag w:val="goog_rdk_102"/>
      </w:sdtPr>
      <w:sdtContent>
        <w:p w:rsidR="00000000" w:rsidDel="00000000" w:rsidP="00000000" w:rsidRDefault="00000000" w:rsidRPr="00000000" w14:paraId="0000001A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01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 </w:t>
              </w:r>
            </w:sdtContent>
          </w:sdt>
        </w:p>
      </w:sdtContent>
    </w:sdt>
    <w:sdt>
      <w:sdtPr>
        <w:tag w:val="goog_rdk_107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numPr>
              <w:ilvl w:val="0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108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3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1080" w:right="0" w:hanging="720"/>
                <w:jc w:val="both"/>
              </w:pPr>
            </w:pPrChange>
          </w:pPr>
          <w:sdt>
            <w:sdtPr>
              <w:tag w:val="goog_rdk_104"/>
            </w:sdtPr>
            <w:sdtContent>
              <w:ins w:author="Joan" w:id="5" w:date="2012-09-25T16:18:00Z"/>
              <w:sdt>
                <w:sdtPr>
                  <w:tag w:val="goog_rdk_105"/>
                </w:sdtPr>
                <w:sdtContent>
                  <w:ins w:author="Joan" w:id="5" w:date="2012-09-25T16:18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The applicant was assaulted and property destroyed on the……..</w:t>
                    </w:r>
                  </w:ins>
                </w:sdtContent>
              </w:sdt>
              <w:ins w:author="Joan" w:id="5" w:date="2012-09-25T16:18:00Z"/>
            </w:sdtContent>
          </w:sdt>
          <w:sdt>
            <w:sdtPr>
              <w:tag w:val="goog_rdk_10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2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numPr>
              <w:ilvl w:val="0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108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3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1080" w:right="0" w:hanging="720"/>
                <w:jc w:val="both"/>
              </w:pPr>
            </w:pPrChange>
          </w:pPr>
          <w:sdt>
            <w:sdtPr>
              <w:tag w:val="goog_rdk_1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09"/>
            </w:sdtPr>
            <w:sdtContent>
              <w:ins w:author="Joan" w:id="6" w:date="2012-09-25T16:19:00Z"/>
              <w:sdt>
                <w:sdtPr>
                  <w:tag w:val="goog_rdk_110"/>
                </w:sdtPr>
                <w:sdtContent>
                  <w:ins w:author="Joan" w:id="6" w:date="2012-09-25T16:19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Mention of repeated visits to the Police with no action being taken….</w:t>
                    </w:r>
                  </w:ins>
                </w:sdtContent>
              </w:sdt>
              <w:ins w:author="Joan" w:id="6" w:date="2012-09-25T16:19:00Z"/>
            </w:sdtContent>
          </w:sdt>
          <w:sdt>
            <w:sdtPr>
              <w:tag w:val="goog_rdk_1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17"/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numPr>
              <w:ilvl w:val="0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108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3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1080" w:right="0" w:hanging="720"/>
                <w:jc w:val="both"/>
              </w:pPr>
            </w:pPrChange>
          </w:pPr>
          <w:sdt>
            <w:sdtPr>
              <w:tag w:val="goog_rdk_1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The Director of Public Prosecutions has failed/ignored and refused to institute prosecution against the Respondent despite the case having been reported to him</w:t>
              </w:r>
            </w:sdtContent>
          </w:sdt>
          <w:sdt>
            <w:sdtPr>
              <w:tag w:val="goog_rdk_114"/>
            </w:sdtPr>
            <w:sdtContent>
              <w:ins w:author="Joan" w:id="7" w:date="2012-09-25T16:20:00Z"/>
              <w:sdt>
                <w:sdtPr>
                  <w:tag w:val="goog_rdk_115"/>
                </w:sdtPr>
                <w:sdtContent>
                  <w:ins w:author="Joan" w:id="7" w:date="2012-09-25T16:20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 and repeated visits to the PO</w:t>
                    </w:r>
                  </w:ins>
                </w:sdtContent>
              </w:sdt>
              <w:ins w:author="Joan" w:id="7" w:date="2012-09-25T16:20:00Z"/>
            </w:sdtContent>
          </w:sdt>
          <w:sdt>
            <w:sdtPr>
              <w:tag w:val="goog_rdk_1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19"/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1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24"/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numPr>
              <w:ilvl w:val="0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108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3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1080" w:right="0" w:hanging="720"/>
                <w:jc w:val="both"/>
              </w:pPr>
            </w:pPrChange>
          </w:pPr>
          <w:sdt>
            <w:sdtPr>
              <w:tag w:val="goog_rdk_1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This failure is inordinate and inexcusable and continues to occasion prejudice and injustice to the </w:t>
              </w:r>
            </w:sdtContent>
          </w:sdt>
          <w:sdt>
            <w:sdtPr>
              <w:tag w:val="goog_rdk_121"/>
            </w:sdtPr>
            <w:sdtContent>
              <w:commentRangeStart w:id="8"/>
            </w:sdtContent>
          </w:sdt>
          <w:sdt>
            <w:sdtPr>
              <w:tag w:val="goog_rdk_12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Applicants</w:t>
              </w:r>
            </w:sdtContent>
          </w:sdt>
          <w:commentRangeEnd w:id="8"/>
          <w:r w:rsidDel="00000000" w:rsidR="00000000" w:rsidRPr="00000000">
            <w:commentReference w:id="8"/>
          </w:r>
          <w:sdt>
            <w:sdtPr>
              <w:tag w:val="goog_rdk_12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26"/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2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31"/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numPr>
              <w:ilvl w:val="0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108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3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40" w:lineRule="auto"/>
                <w:ind w:left="1080" w:right="0" w:hanging="720"/>
                <w:jc w:val="both"/>
              </w:pPr>
            </w:pPrChange>
          </w:pPr>
          <w:sdt>
            <w:sdtPr>
              <w:tag w:val="goog_rdk_1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That it is in the interest of justice that this application is </w:t>
              </w:r>
            </w:sdtContent>
          </w:sdt>
          <w:sdt>
            <w:sdtPr>
              <w:tag w:val="goog_rdk_128"/>
            </w:sdtPr>
            <w:sdtContent>
              <w:commentRangeStart w:id="9"/>
            </w:sdtContent>
          </w:sdt>
          <w:sdt>
            <w:sdtPr>
              <w:tag w:val="goog_rdk_1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allowed</w:t>
              </w:r>
            </w:sdtContent>
          </w:sdt>
          <w:commentRangeEnd w:id="9"/>
          <w:r w:rsidDel="00000000" w:rsidR="00000000" w:rsidRPr="00000000">
            <w:commentReference w:id="9"/>
          </w:r>
          <w:sdt>
            <w:sdtPr>
              <w:tag w:val="goog_rdk_1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133"/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3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35"/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4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3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43"/>
      </w:sdtPr>
      <w:sdtContent>
        <w:p w:rsidR="00000000" w:rsidDel="00000000" w:rsidP="00000000" w:rsidRDefault="00000000" w:rsidRPr="00000000" w14:paraId="00000024">
          <w:pPr>
            <w:pageBreakBefore w:val="0"/>
            <w:jc w:val="center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36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DATED</w:t>
              </w:r>
            </w:sdtContent>
          </w:sdt>
          <w:sdt>
            <w:sdtPr>
              <w:tag w:val="goog_rdk_137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138"/>
            </w:sdtPr>
            <w:sdtContent>
              <w:commentRangeStart w:id="10"/>
            </w:sdtContent>
          </w:sdt>
          <w:sdt>
            <w:sdtPr>
              <w:tag w:val="goog_rdk_139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at </w:t>
              </w:r>
            </w:sdtContent>
          </w:sdt>
          <w:sdt>
            <w:sdtPr>
              <w:tag w:val="goog_rdk_140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NAIROBI</w:t>
              </w:r>
            </w:sdtContent>
          </w:sdt>
          <w:sdt>
            <w:sdtPr>
              <w:tag w:val="goog_rdk_141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 this ……………. day of………………..2012.</w:t>
              </w:r>
            </w:sdtContent>
          </w:sdt>
          <w:commentRangeEnd w:id="10"/>
          <w:r w:rsidDel="00000000" w:rsidR="00000000" w:rsidRPr="00000000">
            <w:commentReference w:id="10"/>
          </w:r>
          <w:sdt>
            <w:sdtPr>
              <w:tag w:val="goog_rdk_14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45"/>
      </w:sdtPr>
      <w:sdtContent>
        <w:p w:rsidR="00000000" w:rsidDel="00000000" w:rsidP="00000000" w:rsidRDefault="00000000" w:rsidRPr="00000000" w14:paraId="00000025">
          <w:pPr>
            <w:pageBreakBefore w:val="0"/>
            <w:jc w:val="center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4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48"/>
      </w:sdtPr>
      <w:sdtContent>
        <w:p w:rsidR="00000000" w:rsidDel="00000000" w:rsidP="00000000" w:rsidRDefault="00000000" w:rsidRPr="00000000" w14:paraId="00000026">
          <w:pPr>
            <w:pageBreakBefore w:val="0"/>
            <w:jc w:val="center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46"/>
            </w:sdtPr>
            <w:sdtContent>
              <w:commentRangeStart w:id="11"/>
            </w:sdtContent>
          </w:sdt>
          <w:sdt>
            <w:sdtPr>
              <w:tag w:val="goog_rdk_14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51"/>
      </w:sdtPr>
      <w:sdtContent>
        <w:p w:rsidR="00000000" w:rsidDel="00000000" w:rsidP="00000000" w:rsidRDefault="00000000" w:rsidRPr="00000000" w14:paraId="00000027">
          <w:pPr>
            <w:pStyle w:val="Heading2"/>
            <w:pageBreakBefore w:val="0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49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ODHIAMBO, OBIAYO, OKANYA,OTIENO, &amp; CO. ADVOCATES</w:t>
              </w:r>
            </w:sdtContent>
          </w:sdt>
          <w:sdt>
            <w:sdtPr>
              <w:tag w:val="goog_rdk_15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54"/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5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ADVOCATES FOR THE APPLICANT</w:t>
              </w:r>
            </w:sdtContent>
          </w:sdt>
          <w:commentRangeEnd w:id="11"/>
          <w:r w:rsidDel="00000000" w:rsidR="00000000" w:rsidRPr="00000000">
            <w:commentReference w:id="11"/>
          </w:r>
          <w:sdt>
            <w:sdtPr>
              <w:tag w:val="goog_rdk_15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56"/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5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59"/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5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DRAWN AND FILED BY:-</w:t>
              </w:r>
            </w:sdtContent>
          </w:sdt>
          <w:sdt>
            <w:sdtPr>
              <w:tag w:val="goog_rdk_15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61"/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ODHIAMBO, OBIAYO,OKANYA, OTIENO, &amp; CO.</w:t>
              </w:r>
            </w:sdtContent>
          </w:sdt>
        </w:p>
      </w:sdtContent>
    </w:sdt>
    <w:sdt>
      <w:sdtPr>
        <w:tag w:val="goog_rdk_163"/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6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ADVOCATES,</w:t>
              </w:r>
            </w:sdtContent>
          </w:sdt>
        </w:p>
      </w:sdtContent>
    </w:sdt>
    <w:sdt>
      <w:sdtPr>
        <w:tag w:val="goog_rdk_165"/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RUDISHA TOWERS,</w:t>
              </w:r>
            </w:sdtContent>
          </w:sdt>
        </w:p>
      </w:sdtContent>
    </w:sdt>
    <w:sdt>
      <w:sdtPr>
        <w:tag w:val="goog_rdk_169"/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20</w:t>
              </w:r>
            </w:sdtContent>
          </w:sdt>
          <w:sdt>
            <w:sdtPr>
              <w:tag w:val="goog_rdk_1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superscript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perscript"/>
                    </w:rPr>
                  </w:rPrChange>
                </w:rPr>
                <w:t xml:space="preserve">TH</w:t>
              </w:r>
            </w:sdtContent>
          </w:sdt>
          <w:sdt>
            <w:sdtPr>
              <w:tag w:val="goog_rdk_16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FLOOR, MANDELA STREET,</w:t>
              </w:r>
            </w:sdtContent>
          </w:sdt>
        </w:p>
      </w:sdtContent>
    </w:sdt>
    <w:sdt>
      <w:sdtPr>
        <w:tag w:val="goog_rdk_171"/>
      </w:sdtPr>
      <w:sdtContent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P.O.BOX 12345-00202,</w:t>
              </w:r>
            </w:sdtContent>
          </w:sdt>
        </w:p>
      </w:sdtContent>
    </w:sdt>
    <w:sdt>
      <w:sdtPr>
        <w:tag w:val="goog_rdk_174"/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7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NAIROBI. </w:t>
              </w:r>
            </w:sdtContent>
          </w:sdt>
          <w:sdt>
            <w:sdtPr>
              <w:tag w:val="goog_rdk_17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76"/>
      </w:sdtPr>
      <w:sdtContent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7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79"/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17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TO BE SERVED UPON</w:t>
              </w:r>
            </w:sdtContent>
          </w:sdt>
          <w:sdt>
            <w:sdtPr>
              <w:tag w:val="goog_rdk_17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:-</w:t>
              </w:r>
            </w:sdtContent>
          </w:sdt>
        </w:p>
      </w:sdtContent>
    </w:sdt>
    <w:sdt>
      <w:sdtPr>
        <w:tag w:val="goog_rdk_181"/>
      </w:sdtPr>
      <w:sdtContent>
        <w:p w:rsidR="00000000" w:rsidDel="00000000" w:rsidP="00000000" w:rsidRDefault="00000000" w:rsidRPr="00000000" w14:paraId="00000033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80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ATOTI SUPA,</w:t>
              </w:r>
            </w:sdtContent>
          </w:sdt>
        </w:p>
      </w:sdtContent>
    </w:sdt>
    <w:sdt>
      <w:sdtPr>
        <w:tag w:val="goog_rdk_183"/>
      </w:sdtPr>
      <w:sdtContent>
        <w:p w:rsidR="00000000" w:rsidDel="00000000" w:rsidP="00000000" w:rsidRDefault="00000000" w:rsidRPr="00000000" w14:paraId="00000034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182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P.O. BOX 200014-00100,</w:t>
              </w:r>
            </w:sdtContent>
          </w:sdt>
        </w:p>
      </w:sdtContent>
    </w:sdt>
    <w:sdt>
      <w:sdtPr>
        <w:tag w:val="goog_rdk_186"/>
      </w:sdtPr>
      <w:sdtContent>
        <w:p w:rsidR="00000000" w:rsidDel="00000000" w:rsidP="00000000" w:rsidRDefault="00000000" w:rsidRPr="00000000" w14:paraId="00000035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84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NAIROBI.</w:t>
              </w:r>
            </w:sdtContent>
          </w:sdt>
          <w:sdt>
            <w:sdtPr>
              <w:tag w:val="goog_rdk_18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88"/>
      </w:sdtPr>
      <w:sdtContent>
        <w:p w:rsidR="00000000" w:rsidDel="00000000" w:rsidP="00000000" w:rsidRDefault="00000000" w:rsidRPr="00000000" w14:paraId="00000036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8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0"/>
      </w:sdtPr>
      <w:sdtContent>
        <w:p w:rsidR="00000000" w:rsidDel="00000000" w:rsidP="00000000" w:rsidRDefault="00000000" w:rsidRPr="00000000" w14:paraId="00000037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8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2"/>
      </w:sdtPr>
      <w:sdtContent>
        <w:p w:rsidR="00000000" w:rsidDel="00000000" w:rsidP="00000000" w:rsidRDefault="00000000" w:rsidRPr="00000000" w14:paraId="00000038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9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4"/>
      </w:sdtPr>
      <w:sdtContent>
        <w:p w:rsidR="00000000" w:rsidDel="00000000" w:rsidP="00000000" w:rsidRDefault="00000000" w:rsidRPr="00000000" w14:paraId="00000039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9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6"/>
      </w:sdtPr>
      <w:sdtContent>
        <w:p w:rsidR="00000000" w:rsidDel="00000000" w:rsidP="00000000" w:rsidRDefault="00000000" w:rsidRPr="00000000" w14:paraId="0000003A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9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198"/>
      </w:sdtPr>
      <w:sdtContent>
        <w:p w:rsidR="00000000" w:rsidDel="00000000" w:rsidP="00000000" w:rsidRDefault="00000000" w:rsidRPr="00000000" w14:paraId="0000003B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9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0"/>
      </w:sdtPr>
      <w:sdtContent>
        <w:p w:rsidR="00000000" w:rsidDel="00000000" w:rsidP="00000000" w:rsidRDefault="00000000" w:rsidRPr="00000000" w14:paraId="0000003C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19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2"/>
      </w:sdtPr>
      <w:sdtContent>
        <w:p w:rsidR="00000000" w:rsidDel="00000000" w:rsidP="00000000" w:rsidRDefault="00000000" w:rsidRPr="00000000" w14:paraId="0000003D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0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4"/>
      </w:sdtPr>
      <w:sdtContent>
        <w:p w:rsidR="00000000" w:rsidDel="00000000" w:rsidP="00000000" w:rsidRDefault="00000000" w:rsidRPr="00000000" w14:paraId="0000003E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0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6"/>
      </w:sdtPr>
      <w:sdtContent>
        <w:p w:rsidR="00000000" w:rsidDel="00000000" w:rsidP="00000000" w:rsidRDefault="00000000" w:rsidRPr="00000000" w14:paraId="0000003F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0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08"/>
      </w:sdtPr>
      <w:sdtContent>
        <w:p w:rsidR="00000000" w:rsidDel="00000000" w:rsidP="00000000" w:rsidRDefault="00000000" w:rsidRPr="00000000" w14:paraId="00000040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0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10"/>
      </w:sdtPr>
      <w:sdtContent>
        <w:p w:rsidR="00000000" w:rsidDel="00000000" w:rsidP="00000000" w:rsidRDefault="00000000" w:rsidRPr="00000000" w14:paraId="00000041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0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12"/>
      </w:sdtPr>
      <w:sdtContent>
        <w:p w:rsidR="00000000" w:rsidDel="00000000" w:rsidP="00000000" w:rsidRDefault="00000000" w:rsidRPr="00000000" w14:paraId="00000042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1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14"/>
      </w:sdtPr>
      <w:sdtContent>
        <w:p w:rsidR="00000000" w:rsidDel="00000000" w:rsidP="00000000" w:rsidRDefault="00000000" w:rsidRPr="00000000" w14:paraId="00000043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1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16"/>
      </w:sdtPr>
      <w:sdtContent>
        <w:p w:rsidR="00000000" w:rsidDel="00000000" w:rsidP="00000000" w:rsidRDefault="00000000" w:rsidRPr="00000000" w14:paraId="00000044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1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18"/>
      </w:sdtPr>
      <w:sdtContent>
        <w:p w:rsidR="00000000" w:rsidDel="00000000" w:rsidP="00000000" w:rsidRDefault="00000000" w:rsidRPr="00000000" w14:paraId="00000045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1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0"/>
      </w:sdtPr>
      <w:sdtContent>
        <w:p w:rsidR="00000000" w:rsidDel="00000000" w:rsidP="00000000" w:rsidRDefault="00000000" w:rsidRPr="00000000" w14:paraId="00000046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1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2"/>
      </w:sdtPr>
      <w:sdtContent>
        <w:p w:rsidR="00000000" w:rsidDel="00000000" w:rsidP="00000000" w:rsidRDefault="00000000" w:rsidRPr="00000000" w14:paraId="00000047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2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4"/>
      </w:sdtPr>
      <w:sdtContent>
        <w:p w:rsidR="00000000" w:rsidDel="00000000" w:rsidP="00000000" w:rsidRDefault="00000000" w:rsidRPr="00000000" w14:paraId="00000048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2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6"/>
      </w:sdtPr>
      <w:sdtContent>
        <w:p w:rsidR="00000000" w:rsidDel="00000000" w:rsidP="00000000" w:rsidRDefault="00000000" w:rsidRPr="00000000" w14:paraId="00000049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2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28"/>
      </w:sdtPr>
      <w:sdtContent>
        <w:p w:rsidR="00000000" w:rsidDel="00000000" w:rsidP="00000000" w:rsidRDefault="00000000" w:rsidRPr="00000000" w14:paraId="0000004A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2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30"/>
      </w:sdtPr>
      <w:sdtContent>
        <w:p w:rsidR="00000000" w:rsidDel="00000000" w:rsidP="00000000" w:rsidRDefault="00000000" w:rsidRPr="00000000" w14:paraId="0000004B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2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32"/>
      </w:sdtPr>
      <w:sdtContent>
        <w:p w:rsidR="00000000" w:rsidDel="00000000" w:rsidP="00000000" w:rsidRDefault="00000000" w:rsidRPr="00000000" w14:paraId="0000004C">
          <w:pPr>
            <w:pageBreakBefore w:val="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3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34"/>
      </w:sdtPr>
      <w:sdtContent>
        <w:p w:rsidR="00000000" w:rsidDel="00000000" w:rsidP="00000000" w:rsidRDefault="00000000" w:rsidRPr="00000000" w14:paraId="0000004D">
          <w:pPr>
            <w:pageBreakBefore w:val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23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38"/>
      </w:sdtPr>
      <w:sdtContent>
        <w:p w:rsidR="00000000" w:rsidDel="00000000" w:rsidP="00000000" w:rsidRDefault="00000000" w:rsidRPr="00000000" w14:paraId="0000004E">
          <w:pPr>
            <w:pageBreakBefore w:val="0"/>
            <w:tabs>
              <w:tab w:val="left" w:pos="-1440"/>
            </w:tabs>
            <w:ind w:left="1440" w:hanging="144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235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NOTE:</w:t>
                <w:tab/>
              </w:r>
            </w:sdtContent>
          </w:sdt>
          <w:sdt>
            <w:sdtPr>
              <w:tag w:val="goog_rdk_236"/>
            </w:sdtPr>
            <w:sdtContent>
              <w:r w:rsidDel="00000000" w:rsidR="00000000" w:rsidRPr="00000000">
                <w:rPr>
                  <w:b w:val="1"/>
                  <w:color w:val="4a86e8"/>
                  <w:sz w:val="22"/>
                  <w:szCs w:val="22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sz w:val="22"/>
                      <w:szCs w:val="22"/>
                      <w:vertAlign w:val="baseline"/>
                    </w:rPr>
                  </w:rPrChange>
                </w:rPr>
                <w:t xml:space="preserve">If any party served does not appear at the time and place above-mentioned, such order will be made and proceedings taken as the Court may think just and expedient</w:t>
              </w:r>
            </w:sdtContent>
          </w:sdt>
          <w:sdt>
            <w:sdtPr>
              <w:tag w:val="goog_rdk_237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240"/>
      </w:sdtPr>
      <w:sdtContent>
        <w:p w:rsidR="00000000" w:rsidDel="00000000" w:rsidP="00000000" w:rsidRDefault="00000000" w:rsidRPr="00000000" w14:paraId="0000004F">
          <w:pPr>
            <w:pageBreakBefore w:val="0"/>
            <w:tabs>
              <w:tab w:val="left" w:pos="-1440"/>
            </w:tabs>
            <w:ind w:left="1440" w:hanging="144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23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42"/>
      </w:sdtPr>
      <w:sdtContent>
        <w:p w:rsidR="00000000" w:rsidDel="00000000" w:rsidP="00000000" w:rsidRDefault="00000000" w:rsidRPr="00000000" w14:paraId="00000050">
          <w:pPr>
            <w:pageBreakBefore w:val="0"/>
            <w:tabs>
              <w:tab w:val="left" w:pos="-1440"/>
            </w:tabs>
            <w:ind w:left="1440" w:hanging="144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24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44"/>
      </w:sdtPr>
      <w:sdtContent>
        <w:p w:rsidR="00000000" w:rsidDel="00000000" w:rsidP="00000000" w:rsidRDefault="00000000" w:rsidRPr="00000000" w14:paraId="00000051">
          <w:pPr>
            <w:pageBreakBefore w:val="0"/>
            <w:tabs>
              <w:tab w:val="left" w:pos="-1440"/>
            </w:tabs>
            <w:ind w:left="1440" w:hanging="144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24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46"/>
      </w:sdtPr>
      <w:sdtContent>
        <w:p w:rsidR="00000000" w:rsidDel="00000000" w:rsidP="00000000" w:rsidRDefault="00000000" w:rsidRPr="00000000" w14:paraId="00000052">
          <w:pPr>
            <w:pageBreakBefore w:val="0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4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48"/>
      </w:sdtPr>
      <w:sdtContent>
        <w:p w:rsidR="00000000" w:rsidDel="00000000" w:rsidP="00000000" w:rsidRDefault="00000000" w:rsidRPr="00000000" w14:paraId="00000053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4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50"/>
      </w:sdtPr>
      <w:sdtContent>
        <w:p w:rsidR="00000000" w:rsidDel="00000000" w:rsidP="00000000" w:rsidRDefault="00000000" w:rsidRPr="00000000" w14:paraId="00000054">
          <w:pPr>
            <w:pStyle w:val="Title"/>
            <w:pageBreakBefore w:val="0"/>
            <w:rPr>
              <w:rFonts w:ascii="Times New Roman" w:cs="Times New Roman" w:eastAsia="Times New Roman" w:hAnsi="Times New Roman"/>
              <w:color w:val="4a86e8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vertAlign w:val="baseline"/>
                </w:rPr>
              </w:rPrChange>
            </w:rPr>
          </w:pPr>
          <w:sdt>
            <w:sdtPr>
              <w:tag w:val="goog_rdk_24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52"/>
      </w:sdtPr>
      <w:sdtContent>
        <w:p w:rsidR="00000000" w:rsidDel="00000000" w:rsidP="00000000" w:rsidRDefault="00000000" w:rsidRPr="00000000" w14:paraId="00000055">
          <w:pPr>
            <w:pStyle w:val="Title"/>
            <w:pageBreakBefore w:val="0"/>
            <w:rPr>
              <w:rFonts w:ascii="Times New Roman" w:cs="Times New Roman" w:eastAsia="Times New Roman" w:hAnsi="Times New Roman"/>
              <w:color w:val="4a86e8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vertAlign w:val="baseline"/>
                </w:rPr>
              </w:rPrChange>
            </w:rPr>
          </w:pPr>
          <w:sdt>
            <w:sdtPr>
              <w:tag w:val="goog_rdk_25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54"/>
      </w:sdtPr>
      <w:sdtContent>
        <w:p w:rsidR="00000000" w:rsidDel="00000000" w:rsidP="00000000" w:rsidRDefault="00000000" w:rsidRPr="00000000" w14:paraId="00000056">
          <w:pPr>
            <w:pStyle w:val="Title"/>
            <w:pageBreakBefore w:val="0"/>
            <w:rPr>
              <w:rFonts w:ascii="Times New Roman" w:cs="Times New Roman" w:eastAsia="Times New Roman" w:hAnsi="Times New Roman"/>
              <w:color w:val="4a86e8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vertAlign w:val="baseline"/>
                </w:rPr>
              </w:rPrChange>
            </w:rPr>
          </w:pPr>
          <w:sdt>
            <w:sdtPr>
              <w:tag w:val="goog_rdk_25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58"/>
      </w:sdtPr>
      <w:sdtContent>
        <w:p w:rsidR="00000000" w:rsidDel="00000000" w:rsidP="00000000" w:rsidRDefault="00000000" w:rsidRPr="00000000" w14:paraId="00000057">
          <w:pPr>
            <w:pStyle w:val="Title"/>
            <w:pageBreakBefore w:val="0"/>
            <w:rPr>
              <w:rFonts w:ascii="Times New Roman" w:cs="Times New Roman" w:eastAsia="Times New Roman" w:hAnsi="Times New Roman"/>
              <w:color w:val="4a86e8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vertAlign w:val="baseline"/>
                </w:rPr>
              </w:rPrChange>
            </w:rPr>
          </w:pPr>
          <w:sdt>
            <w:sdtPr>
              <w:tag w:val="goog_rdk_255"/>
            </w:sdtPr>
            <w:sdtContent>
              <w:commentRangeStart w:id="12"/>
            </w:sdtContent>
          </w:sdt>
          <w:sdt>
            <w:sdtPr>
              <w:tag w:val="goog_rdk_2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vertAlign w:val="baseline"/>
                    </w:rPr>
                  </w:rPrChange>
                </w:rPr>
                <w:t xml:space="preserve">REPUBLIC OF KENYA</w:t>
              </w:r>
            </w:sdtContent>
          </w:sdt>
          <w:sdt>
            <w:sdtPr>
              <w:tag w:val="goog_rdk_25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61"/>
      </w:sdtPr>
      <w:sdtContent>
        <w:p w:rsidR="00000000" w:rsidDel="00000000" w:rsidP="00000000" w:rsidRDefault="00000000" w:rsidRPr="00000000" w14:paraId="00000058">
          <w:pPr>
            <w:pStyle w:val="Heading2"/>
            <w:pageBreakBefore w:val="0"/>
            <w:rPr>
              <w:color w:val="4a86e8"/>
              <w:u w:val="single"/>
              <w:vertAlign w:val="baseline"/>
              <w:rPrChange w:author="Diamond Babetuu" w:id="1" w:date="2021-06-14T19:34:09Z">
                <w:rPr>
                  <w:u w:val="single"/>
                  <w:vertAlign w:val="baseline"/>
                </w:rPr>
              </w:rPrChange>
            </w:rPr>
          </w:pPr>
          <w:sdt>
            <w:sdtPr>
              <w:tag w:val="goog_rdk_259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IN THE CHIEF MAGISTRATE’S COURT AT NAIROBI</w:t>
              </w:r>
            </w:sdtContent>
          </w:sdt>
          <w:sdt>
            <w:sdtPr>
              <w:tag w:val="goog_rdk_26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64"/>
      </w:sdtPr>
      <w:sdtContent>
        <w:p w:rsidR="00000000" w:rsidDel="00000000" w:rsidP="00000000" w:rsidRDefault="00000000" w:rsidRPr="00000000" w14:paraId="00000059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62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MILIMANI LAW COURTS</w:t>
              </w:r>
            </w:sdtContent>
          </w:sdt>
          <w:sdt>
            <w:sdtPr>
              <w:tag w:val="goog_rdk_26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67"/>
      </w:sdtPr>
      <w:sdtContent>
        <w:p w:rsidR="00000000" w:rsidDel="00000000" w:rsidP="00000000" w:rsidRDefault="00000000" w:rsidRPr="00000000" w14:paraId="0000005A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65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MISC CRIMINAL APPLICATION NO…….. OF 2012</w:t>
              </w:r>
            </w:sdtContent>
          </w:sdt>
          <w:sdt>
            <w:sdtPr>
              <w:tag w:val="goog_rdk_26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69"/>
      </w:sdtPr>
      <w:sdtContent>
        <w:p w:rsidR="00000000" w:rsidDel="00000000" w:rsidP="00000000" w:rsidRDefault="00000000" w:rsidRPr="00000000" w14:paraId="0000005B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6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71"/>
      </w:sdtPr>
      <w:sdtContent>
        <w:p w:rsidR="00000000" w:rsidDel="00000000" w:rsidP="00000000" w:rsidRDefault="00000000" w:rsidRPr="00000000" w14:paraId="0000005C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7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74"/>
      </w:sdtPr>
      <w:sdtContent>
        <w:p w:rsidR="00000000" w:rsidDel="00000000" w:rsidP="00000000" w:rsidRDefault="00000000" w:rsidRPr="00000000" w14:paraId="0000005D">
          <w:pPr>
            <w:pageBreakBefore w:val="0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72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JOHN KANO ………….....……………………………………………… APPLICANT</w:t>
              </w:r>
            </w:sdtContent>
          </w:sdt>
          <w:sdt>
            <w:sdtPr>
              <w:tag w:val="goog_rdk_27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76"/>
      </w:sdtPr>
      <w:sdtContent>
        <w:p w:rsidR="00000000" w:rsidDel="00000000" w:rsidP="00000000" w:rsidRDefault="00000000" w:rsidRPr="00000000" w14:paraId="0000005E">
          <w:pPr>
            <w:pageBreakBefore w:val="0"/>
            <w:jc w:val="center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7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79"/>
      </w:sdtPr>
      <w:sdtContent>
        <w:p w:rsidR="00000000" w:rsidDel="00000000" w:rsidP="00000000" w:rsidRDefault="00000000" w:rsidRPr="00000000" w14:paraId="0000005F">
          <w:pPr>
            <w:pageBreakBefore w:val="0"/>
            <w:jc w:val="center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77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VERSUS</w:t>
              </w:r>
            </w:sdtContent>
          </w:sdt>
          <w:sdt>
            <w:sdtPr>
              <w:tag w:val="goog_rdk_27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82"/>
      </w:sdtPr>
      <w:sdtContent>
        <w:p w:rsidR="00000000" w:rsidDel="00000000" w:rsidP="00000000" w:rsidRDefault="00000000" w:rsidRPr="00000000" w14:paraId="00000060">
          <w:pPr>
            <w:pageBreakBefore w:val="0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280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ATOTI  SUPA………………………………………..…………………RESPONDENT</w:t>
              </w:r>
            </w:sdtContent>
          </w:sdt>
          <w:sdt>
            <w:sdtPr>
              <w:tag w:val="goog_rdk_28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84"/>
      </w:sdtPr>
      <w:sdtContent>
        <w:p w:rsidR="00000000" w:rsidDel="00000000" w:rsidP="00000000" w:rsidRDefault="00000000" w:rsidRPr="00000000" w14:paraId="00000061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8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86"/>
      </w:sdtPr>
      <w:sdtContent>
        <w:p w:rsidR="00000000" w:rsidDel="00000000" w:rsidP="00000000" w:rsidRDefault="00000000" w:rsidRPr="00000000" w14:paraId="00000062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commentRangeEnd w:id="12"/>
          <w:r w:rsidDel="00000000" w:rsidR="00000000" w:rsidRPr="00000000">
            <w:commentReference w:id="12"/>
          </w:r>
          <w:sdt>
            <w:sdtPr>
              <w:tag w:val="goog_rdk_28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89"/>
      </w:sdtPr>
      <w:sdtContent>
        <w:p w:rsidR="00000000" w:rsidDel="00000000" w:rsidP="00000000" w:rsidRDefault="00000000" w:rsidRPr="00000000" w14:paraId="00000063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87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SUPPORTING AFFIDAVIT</w:t>
              </w:r>
            </w:sdtContent>
          </w:sdt>
          <w:sdt>
            <w:sdtPr>
              <w:tag w:val="goog_rdk_28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91"/>
      </w:sdtPr>
      <w:sdtContent>
        <w:p w:rsidR="00000000" w:rsidDel="00000000" w:rsidP="00000000" w:rsidRDefault="00000000" w:rsidRPr="00000000" w14:paraId="00000064">
          <w:pPr>
            <w:pageBreakBefore w:val="0"/>
            <w:jc w:val="center"/>
            <w:rPr>
              <w:b w:val="0"/>
              <w:color w:val="4a86e8"/>
              <w:u w:val="single"/>
              <w:vertAlign w:val="baseline"/>
              <w:rPrChange w:author="Diamond Babetuu" w:id="1" w:date="2021-06-14T19:34:09Z">
                <w:rPr>
                  <w:b w:val="0"/>
                  <w:u w:val="single"/>
                  <w:vertAlign w:val="baseline"/>
                </w:rPr>
              </w:rPrChange>
            </w:rPr>
          </w:pPr>
          <w:sdt>
            <w:sdtPr>
              <w:tag w:val="goog_rdk_29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297"/>
      </w:sdtPr>
      <w:sdtContent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292"/>
            </w:sdtPr>
            <w:sdtContent>
              <w:commentRangeStart w:id="13"/>
            </w:sdtContent>
          </w:sdt>
          <w:sdt>
            <w:sdtPr>
              <w:tag w:val="goog_rdk_29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I, </w:t>
              </w:r>
            </w:sdtContent>
          </w:sdt>
          <w:sdt>
            <w:sdtPr>
              <w:tag w:val="goog_rdk_29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JOHN KANO</w:t>
              </w:r>
            </w:sdtContent>
          </w:sdt>
          <w:sdt>
            <w:sdtPr>
              <w:tag w:val="goog_rdk_29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, residing in Athi River Town, Nairobi and of Post Office Box Number 100275 – 00202, Nairobi and in the Republic of Kenya do make oath and state as follows:</w:t>
              </w:r>
            </w:sdtContent>
          </w:sdt>
          <w:commentRangeEnd w:id="13"/>
          <w:r w:rsidDel="00000000" w:rsidR="00000000" w:rsidRPr="00000000">
            <w:commentReference w:id="13"/>
          </w:r>
          <w:sdt>
            <w:sdtPr>
              <w:tag w:val="goog_rdk_29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02"/>
      </w:sdtPr>
      <w:sdtContent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298"/>
            </w:sdtPr>
            <w:sdtContent>
              <w:commentRangeStart w:id="14"/>
            </w:sdtContent>
          </w:sdt>
          <w:sdt>
            <w:sdtPr>
              <w:tag w:val="goog_rdk_29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0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 am the Applicant herein and therefore competent to swear this Affidavit.</w:t>
              </w:r>
            </w:sdtContent>
          </w:sdt>
          <w:commentRangeEnd w:id="14"/>
          <w:r w:rsidDel="00000000" w:rsidR="00000000" w:rsidRPr="00000000">
            <w:commentReference w:id="14"/>
          </w:r>
          <w:sdt>
            <w:sdtPr>
              <w:tag w:val="goog_rdk_30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04"/>
      </w:sdtPr>
      <w:sdtContent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0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07"/>
      </w:sdtPr>
      <w:sdtContent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0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 am the Managing Director of Twit To Ltd, a garment manufacturing Plant situate in Athi River.</w:t>
              </w:r>
            </w:sdtContent>
          </w:sdt>
        </w:p>
      </w:sdtContent>
    </w:sdt>
    <w:sdt>
      <w:sdtPr>
        <w:tag w:val="goog_rdk_309"/>
      </w:sdtPr>
      <w:sdtContent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0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17"/>
      </w:sdtPr>
      <w:sdtContent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1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1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on or about the 24</w:t>
              </w:r>
            </w:sdtContent>
          </w:sdt>
          <w:sdt>
            <w:sdtPr>
              <w:tag w:val="goog_rdk_3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superscript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perscript"/>
                    </w:rPr>
                  </w:rPrChange>
                </w:rPr>
                <w:t xml:space="preserve">th</w:t>
              </w:r>
            </w:sdtContent>
          </w:sdt>
          <w:sdt>
            <w:sdtPr>
              <w:tag w:val="goog_rdk_3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April 2012, I was informed by the Factory’s Chief Security Officer, a Mr.Kali Kauka that the Respondent had arrived at the factory’s premises</w:t>
              </w:r>
            </w:sdtContent>
          </w:sdt>
          <w:sdt>
            <w:sdtPr>
              <w:tag w:val="goog_rdk_314"/>
            </w:sdtPr>
            <w:sdtContent>
              <w:del w:author="Joan" w:id="8" w:date="2012-09-25T16:31:00Z"/>
              <w:sdt>
                <w:sdtPr>
                  <w:tag w:val="goog_rdk_315"/>
                </w:sdtPr>
                <w:sdtContent>
                  <w:del w:author="Joan" w:id="8" w:date="2012-09-25T16:31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to conduct an assessment of the factory workers working conditions and payroll in readiness for the Labour Day Celebrations</w:delText>
                    </w:r>
                  </w:del>
                </w:sdtContent>
              </w:sdt>
              <w:del w:author="Joan" w:id="8" w:date="2012-09-25T16:31:00Z"/>
            </w:sdtContent>
          </w:sdt>
          <w:sdt>
            <w:sdtPr>
              <w:tag w:val="goog_rdk_3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319"/>
      </w:sdtPr>
      <w:sdtContent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1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25"/>
      </w:sdtPr>
      <w:sdtContent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21"/>
            </w:sdtPr>
            <w:sdtContent>
              <w:del w:author="Joan" w:id="9" w:date="2012-09-25T16:32:00Z"/>
              <w:sdt>
                <w:sdtPr>
                  <w:tag w:val="goog_rdk_322"/>
                </w:sdtPr>
                <w:sdtContent>
                  <w:del w:author="Joan" w:id="9" w:date="2012-09-25T16:32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singl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THAT</w:delText>
                    </w:r>
                  </w:del>
                </w:sdtContent>
              </w:sdt>
              <w:del w:author="Joan" w:id="9" w:date="2012-09-25T16:32:00Z">
                <w:sdt>
                  <w:sdtPr>
                    <w:tag w:val="goog_rdk_323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I authorized the company’s security to let the Respondent and his entourage in wherein I ushered him in the board room for introductory remarks. </w:delText>
                    </w:r>
                  </w:sdtContent>
                </w:sdt>
              </w:del>
            </w:sdtContent>
          </w:sdt>
          <w:sdt>
            <w:sdtPr>
              <w:tag w:val="goog_rdk_32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27"/>
      </w:sdtPr>
      <w:sdtContent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2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32"/>
      </w:sdtPr>
      <w:sdtContent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2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after the Respondent explained to me the purpose of his mission, I confirmed to him that for the first request, I would unconditionally conduct him on a tour of the factory, however, for the assessment of the workers payroll, the consent of the Board of Director’s  was a requisite in the absence of a court order.</w:t>
              </w:r>
            </w:sdtContent>
          </w:sdt>
          <w:sdt>
            <w:sdtPr>
              <w:tag w:val="goog_rdk_3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33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34"/>
      </w:sdtPr>
      <w:sdtContent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3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38"/>
      </w:sdtPr>
      <w:sdtContent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 stood my ground, as the Respondent demanded for the said payroll with or without the Board’s consent arguing that he was discharging his ministerial responsibilities.</w:t>
              </w:r>
            </w:sdtContent>
          </w:sdt>
          <w:sdt>
            <w:sdtPr>
              <w:tag w:val="goog_rdk_33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40"/>
      </w:sdtPr>
      <w:sdtContent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3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44"/>
      </w:sdtPr>
      <w:sdtContent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4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a scuffle ensued, wherein the Respondent slapped me across the face, he further picked my laptop that was lying on the table and smashed it on the ground to pieces.</w:t>
              </w:r>
            </w:sdtContent>
          </w:sdt>
          <w:sdt>
            <w:sdtPr>
              <w:tag w:val="goog_rdk_34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46"/>
      </w:sdtPr>
      <w:sdtContent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4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56"/>
      </w:sdtPr>
      <w:sdtContent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4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4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 bled profusely and was rushed to Athi River District Hospital wherein I was treated and discharged. Attached herein is a copy of the medical report marked </w:t>
              </w:r>
            </w:sdtContent>
          </w:sdt>
          <w:sdt>
            <w:sdtPr>
              <w:tag w:val="goog_rdk_34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‘JK 1’ </w:t>
              </w:r>
            </w:sdtContent>
          </w:sdt>
          <w:sdt>
            <w:sdtPr>
              <w:tag w:val="goog_rdk_3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and the P3 form marked </w:t>
              </w:r>
            </w:sdtContent>
          </w:sdt>
          <w:sdt>
            <w:sdtPr>
              <w:tag w:val="goog_rdk_3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‘JK </w:t>
              </w:r>
            </w:sdtContent>
          </w:sdt>
          <w:sdt>
            <w:sdtPr>
              <w:tag w:val="goog_rdk_352"/>
            </w:sdtPr>
            <w:sdtContent>
              <w:commentRangeStart w:id="15"/>
            </w:sdtContent>
          </w:sdt>
          <w:sdt>
            <w:sdtPr>
              <w:tag w:val="goog_rdk_35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2</w:t>
              </w:r>
            </w:sdtContent>
          </w:sdt>
          <w:commentRangeEnd w:id="15"/>
          <w:r w:rsidDel="00000000" w:rsidR="00000000" w:rsidRPr="00000000">
            <w:commentReference w:id="15"/>
          </w:r>
          <w:sdt>
            <w:sdtPr>
              <w:tag w:val="goog_rdk_35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’.</w:t>
              </w:r>
            </w:sdtContent>
          </w:sdt>
          <w:sdt>
            <w:sdtPr>
              <w:tag w:val="goog_rdk_35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58"/>
      </w:sdtPr>
      <w:sdtContent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5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66"/>
      </w:sdtPr>
      <w:sdtContent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6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from the hospital, I drove to Athi River Police Station and made a report to the duty officer ( Occurrence Book Number 13/23/4/2012) giving a detailed account of what happened. Attached herein is a certified copy of the OB extract marked</w:t>
              </w:r>
            </w:sdtContent>
          </w:sdt>
          <w:sdt>
            <w:sdtPr>
              <w:tag w:val="goog_rdk_36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‘JK </w:t>
              </w:r>
            </w:sdtContent>
          </w:sdt>
          <w:sdt>
            <w:sdtPr>
              <w:tag w:val="goog_rdk_362"/>
            </w:sdtPr>
            <w:sdtContent>
              <w:commentRangeStart w:id="16"/>
            </w:sdtContent>
          </w:sdt>
          <w:sdt>
            <w:sdtPr>
              <w:tag w:val="goog_rdk_3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3</w:t>
              </w:r>
            </w:sdtContent>
          </w:sdt>
          <w:commentRangeEnd w:id="16"/>
          <w:r w:rsidDel="00000000" w:rsidR="00000000" w:rsidRPr="00000000">
            <w:commentReference w:id="16"/>
          </w:r>
          <w:sdt>
            <w:sdtPr>
              <w:tag w:val="goog_rdk_3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’.</w:t>
              </w:r>
            </w:sdtContent>
          </w:sdt>
          <w:sdt>
            <w:sdtPr>
              <w:tag w:val="goog_rdk_36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68"/>
      </w:sdtPr>
      <w:sdtContent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6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71"/>
      </w:sdtPr>
      <w:sdtContent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6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37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on mentioning the assailant’s name, the duty officer said that he had no authority to enter a minister’s name in the Occurrence Book and claimed that he had to be specifically authorized by the Officer Commanding Station who at the time was not in the office.</w:t>
              </w:r>
            </w:sdtContent>
          </w:sdt>
        </w:p>
      </w:sdtContent>
    </w:sdt>
    <w:sdt>
      <w:sdtPr>
        <w:tag w:val="goog_rdk_373"/>
      </w:sdtPr>
      <w:sdtContent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7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81"/>
      </w:sdtPr>
      <w:sdtContent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75"/>
            </w:sdtPr>
            <w:sdtContent>
              <w:del w:author="Joan" w:id="10" w:date="2012-09-25T16:34:00Z"/>
              <w:sdt>
                <w:sdtPr>
                  <w:tag w:val="goog_rdk_376"/>
                </w:sdtPr>
                <w:sdtContent>
                  <w:del w:author="Joan" w:id="10" w:date="2012-09-25T16:3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singl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THAT</w:delText>
                    </w:r>
                  </w:del>
                </w:sdtContent>
              </w:sdt>
              <w:del w:author="Joan" w:id="10" w:date="2012-09-25T16:34:00Z">
                <w:sdt>
                  <w:sdtPr>
                    <w:tag w:val="goog_rdk_377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I was asked to return to the police station the following day on the 24</w:delText>
                    </w:r>
                  </w:sdtContent>
                </w:sdt>
                <w:sdt>
                  <w:sdtPr>
                    <w:tag w:val="goog_rdk_378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superscript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superscript"/>
                          </w:rPr>
                        </w:rPrChange>
                      </w:rPr>
                      <w:delText xml:space="preserve">th</w:delText>
                    </w:r>
                  </w:sdtContent>
                </w:sdt>
                <w:sdt>
                  <w:sdtPr>
                    <w:tag w:val="goog_rdk_37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April 2012 at 10 am for further instructions.</w:delText>
                    </w:r>
                  </w:sdtContent>
                </w:sdt>
              </w:del>
            </w:sdtContent>
          </w:sdt>
          <w:sdt>
            <w:sdtPr>
              <w:tag w:val="goog_rdk_38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83"/>
      </w:sdtPr>
      <w:sdtContent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8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3"/>
      </w:sdtPr>
      <w:sdtContent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85"/>
            </w:sdtPr>
            <w:sdtContent>
              <w:del w:author="Joan" w:id="11" w:date="2012-09-25T16:34:00Z"/>
              <w:sdt>
                <w:sdtPr>
                  <w:tag w:val="goog_rdk_386"/>
                </w:sdtPr>
                <w:sdtContent>
                  <w:del w:author="Joan" w:id="11" w:date="2012-09-25T16:3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singl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THAT</w:delText>
                    </w:r>
                  </w:del>
                </w:sdtContent>
              </w:sdt>
              <w:del w:author="Joan" w:id="11" w:date="2012-09-25T16:34:00Z">
                <w:sdt>
                  <w:sdtPr>
                    <w:tag w:val="goog_rdk_387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when I returned on the 24</w:delText>
                    </w:r>
                  </w:sdtContent>
                </w:sdt>
                <w:sdt>
                  <w:sdtPr>
                    <w:tag w:val="goog_rdk_388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superscript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superscript"/>
                          </w:rPr>
                        </w:rPrChange>
                      </w:rPr>
                      <w:delText xml:space="preserve">th</w:delText>
                    </w:r>
                  </w:sdtContent>
                </w:sdt>
                <w:sdt>
                  <w:sdtPr>
                    <w:tag w:val="goog_rdk_38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April 2012, I was asked to go away and return on the 25</w:delText>
                    </w:r>
                  </w:sdtContent>
                </w:sdt>
                <w:sdt>
                  <w:sdtPr>
                    <w:tag w:val="goog_rdk_39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superscript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superscript"/>
                          </w:rPr>
                        </w:rPrChange>
                      </w:rPr>
                      <w:delText xml:space="preserve">th</w:delText>
                    </w:r>
                  </w:sdtContent>
                </w:sdt>
                <w:sdt>
                  <w:sdtPr>
                    <w:tag w:val="goog_rdk_391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April 2012 to enable the OCS to ‘consult further’.</w:delText>
                    </w:r>
                  </w:sdtContent>
                </w:sdt>
              </w:del>
            </w:sdtContent>
          </w:sdt>
          <w:sdt>
            <w:sdtPr>
              <w:tag w:val="goog_rdk_39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395"/>
      </w:sdtPr>
      <w:sdtContent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39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03"/>
      </w:sdtPr>
      <w:sdtContent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397"/>
            </w:sdtPr>
            <w:sdtContent>
              <w:del w:author="Joan" w:id="12" w:date="2012-09-25T16:34:00Z"/>
              <w:sdt>
                <w:sdtPr>
                  <w:tag w:val="goog_rdk_398"/>
                </w:sdtPr>
                <w:sdtContent>
                  <w:del w:author="Joan" w:id="12" w:date="2012-09-25T16:3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singl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THAT</w:delText>
                    </w:r>
                  </w:del>
                </w:sdtContent>
              </w:sdt>
              <w:del w:author="Joan" w:id="12" w:date="2012-09-25T16:34:00Z">
                <w:sdt>
                  <w:sdtPr>
                    <w:tag w:val="goog_rdk_39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on 25</w:delText>
                    </w:r>
                  </w:sdtContent>
                </w:sdt>
                <w:sdt>
                  <w:sdtPr>
                    <w:tag w:val="goog_rdk_40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superscript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superscript"/>
                          </w:rPr>
                        </w:rPrChange>
                      </w:rPr>
                      <w:delText xml:space="preserve">th</w:delText>
                    </w:r>
                  </w:sdtContent>
                </w:sdt>
                <w:sdt>
                  <w:sdtPr>
                    <w:tag w:val="goog_rdk_401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April 2012, the OCS informed me that he had received ‘orders from above’ to take my complaint in full, which he did and commence investigations into the incident.</w:delText>
                    </w:r>
                  </w:sdtContent>
                </w:sdt>
              </w:del>
            </w:sdtContent>
          </w:sdt>
          <w:sdt>
            <w:sdtPr>
              <w:tag w:val="goog_rdk_40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05"/>
      </w:sdtPr>
      <w:sdtContent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0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11"/>
      </w:sdtPr>
      <w:sdtContent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07"/>
            </w:sdtPr>
            <w:sdtContent>
              <w:del w:author="Joan" w:id="13" w:date="2012-09-25T16:34:00Z"/>
              <w:sdt>
                <w:sdtPr>
                  <w:tag w:val="goog_rdk_408"/>
                </w:sdtPr>
                <w:sdtContent>
                  <w:del w:author="Joan" w:id="13" w:date="2012-09-25T16:3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1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1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singl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THAT</w:delText>
                    </w:r>
                  </w:del>
                </w:sdtContent>
              </w:sdt>
              <w:del w:author="Joan" w:id="13" w:date="2012-09-25T16:34:00Z">
                <w:sdt>
                  <w:sdtPr>
                    <w:tag w:val="goog_rdk_409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 subsequently, Mr Kano, Ms Subira and Mr. Kauka recorded statements and were thereafter advised that they would be contacted in due course.</w:delText>
                    </w:r>
                  </w:sdtContent>
                </w:sdt>
              </w:del>
            </w:sdtContent>
          </w:sdt>
          <w:sdt>
            <w:sdtPr>
              <w:tag w:val="goog_rdk_41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13"/>
      </w:sdtPr>
      <w:sdtContent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1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21"/>
      </w:sdtPr>
      <w:sdtContent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41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for the last five months, I have not heard from the OSC despite making numerous phone calls and visits to the Police Station. Attached herein and marked </w:t>
              </w:r>
            </w:sdtContent>
          </w:sdt>
          <w:sdt>
            <w:sdtPr>
              <w:tag w:val="goog_rdk_4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‘JK 4’ </w:t>
              </w:r>
            </w:sdtContent>
          </w:sdt>
          <w:sdt>
            <w:sdtPr>
              <w:tag w:val="goog_rdk_41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is a copy of a note to the </w:t>
              </w:r>
            </w:sdtContent>
          </w:sdt>
          <w:sdt>
            <w:sdtPr>
              <w:tag w:val="goog_rdk_418"/>
            </w:sdtPr>
            <w:sdtContent>
              <w:commentRangeStart w:id="17"/>
            </w:sdtContent>
          </w:sdt>
          <w:sdt>
            <w:sdtPr>
              <w:tag w:val="goog_rdk_41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OCS</w:t>
              </w:r>
            </w:sdtContent>
          </w:sdt>
          <w:commentRangeEnd w:id="17"/>
          <w:r w:rsidDel="00000000" w:rsidR="00000000" w:rsidRPr="00000000">
            <w:commentReference w:id="17"/>
          </w:r>
          <w:sdt>
            <w:sdtPr>
              <w:tag w:val="goog_rdk_42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</w:p>
      </w:sdtContent>
    </w:sdt>
    <w:sdt>
      <w:sdtPr>
        <w:tag w:val="goog_rdk_423"/>
      </w:sdtPr>
      <w:sdtContent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2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32"/>
      </w:sdtPr>
      <w:sdtContent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2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42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 further reported the same to the office of the Director of Public Prosecutions to this effect but he has failed/ ignored or refused to institute the criminal proceedings. Attached herein and marked </w:t>
              </w:r>
            </w:sdtContent>
          </w:sdt>
          <w:sdt>
            <w:sdtPr>
              <w:tag w:val="goog_rdk_42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‘JK 5’ </w:t>
              </w:r>
            </w:sdtContent>
          </w:sdt>
          <w:sdt>
            <w:sdtPr>
              <w:tag w:val="goog_rdk_42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is a copy of the </w:t>
              </w:r>
            </w:sdtContent>
          </w:sdt>
          <w:sdt>
            <w:sdtPr>
              <w:tag w:val="goog_rdk_428"/>
            </w:sdtPr>
            <w:sdtContent>
              <w:commentRangeStart w:id="18"/>
            </w:sdtContent>
          </w:sdt>
          <w:sdt>
            <w:sdtPr>
              <w:tag w:val="goog_rdk_42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report</w:t>
              </w:r>
            </w:sdtContent>
          </w:sdt>
          <w:commentRangeEnd w:id="18"/>
          <w:r w:rsidDel="00000000" w:rsidR="00000000" w:rsidRPr="00000000">
            <w:commentReference w:id="18"/>
          </w:r>
          <w:sdt>
            <w:sdtPr>
              <w:tag w:val="goog_rdk_43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.</w:t>
              </w:r>
            </w:sdtContent>
          </w:sdt>
          <w:sdt>
            <w:sdtPr>
              <w:tag w:val="goog_rdk_43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34"/>
      </w:sdtPr>
      <w:sdtContent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7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3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42"/>
      </w:sdtPr>
      <w:sdtContent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3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43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the decision not to institute public prosecution by the </w:t>
              </w:r>
            </w:sdtContent>
          </w:sdt>
          <w:sdt>
            <w:sdtPr>
              <w:tag w:val="goog_rdk_437"/>
            </w:sdtPr>
            <w:sdtContent>
              <w:ins w:author="Joan" w:id="14" w:date="2012-09-25T16:34:00Z"/>
              <w:sdt>
                <w:sdtPr>
                  <w:tag w:val="goog_rdk_438"/>
                </w:sdtPr>
                <w:sdtContent>
                  <w:ins w:author="Joan" w:id="14" w:date="2012-09-25T16:3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S</w:t>
                    </w:r>
                  </w:ins>
                </w:sdtContent>
              </w:sdt>
              <w:ins w:author="Joan" w:id="14" w:date="2012-09-25T16:34:00Z"/>
            </w:sdtContent>
          </w:sdt>
          <w:sdt>
            <w:sdtPr>
              <w:tag w:val="goog_rdk_439"/>
            </w:sdtPr>
            <w:sdtContent>
              <w:del w:author="Joan" w:id="14" w:date="2012-09-25T16:34:00Z"/>
              <w:sdt>
                <w:sdtPr>
                  <w:tag w:val="goog_rdk_440"/>
                </w:sdtPr>
                <w:sdtContent>
                  <w:del w:author="Joan" w:id="14" w:date="2012-09-25T16:34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delText xml:space="preserve">s</w:delText>
                    </w:r>
                  </w:del>
                </w:sdtContent>
              </w:sdt>
              <w:del w:author="Joan" w:id="14" w:date="2012-09-25T16:34:00Z"/>
            </w:sdtContent>
          </w:sdt>
          <w:sdt>
            <w:sdtPr>
              <w:tag w:val="goog_rdk_44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tate agencies is mala fide and without reasonable cause.</w:t>
              </w:r>
            </w:sdtContent>
          </w:sdt>
        </w:p>
      </w:sdtContent>
    </w:sdt>
    <w:sdt>
      <w:sdtPr>
        <w:tag w:val="goog_rdk_444"/>
      </w:sdtPr>
      <w:sdtContent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4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47"/>
      </w:sdtPr>
      <w:sdtContent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4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44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this failure is inordinate and inexcusable and continues to occasion prejudice and injustice to the said Applicant.</w:t>
              </w:r>
            </w:sdtContent>
          </w:sdt>
        </w:p>
      </w:sdtContent>
    </w:sdt>
    <w:sdt>
      <w:sdtPr>
        <w:tag w:val="goog_rdk_449"/>
      </w:sdtPr>
      <w:sdtContent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4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52"/>
      </w:sdtPr>
      <w:sdtContent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5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451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I therefore swear this Affidavit in support of the Application filed herewith and pray that the reliefs sought therein be granted.</w:t>
              </w:r>
            </w:sdtContent>
          </w:sdt>
        </w:p>
      </w:sdtContent>
    </w:sdt>
    <w:sdt>
      <w:sdtPr>
        <w:tag w:val="goog_rdk_454"/>
      </w:sdtPr>
      <w:sdtContent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5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60"/>
      </w:sdtPr>
      <w:sdtContent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276" w:lineRule="auto"/>
            <w:ind w:left="720" w:right="0" w:hanging="36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Diamond Babetuu" w:id="0" w:date="2021-06-14T19:34:09Z">
              <w:pPr>
                <w:keepNext w:val="0"/>
                <w:keepLines w:val="0"/>
                <w:pageBreakBefore w:val="0"/>
                <w:widowControl w:val="0"/>
                <w:numPr>
                  <w:ilvl w:val="0"/>
                  <w:numId w:val="1"/>
                </w:num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tabs>
                  <w:tab w:val="left" w:pos="-1440"/>
                </w:tabs>
                <w:spacing w:after="0" w:before="0" w:line="276" w:lineRule="auto"/>
                <w:ind w:left="720" w:right="0" w:hanging="360"/>
                <w:jc w:val="both"/>
              </w:pPr>
            </w:pPrChange>
          </w:pPr>
          <w:sdt>
            <w:sdtPr>
              <w:tag w:val="goog_rdk_45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THAT</w:t>
              </w:r>
            </w:sdtContent>
          </w:sdt>
          <w:sdt>
            <w:sdtPr>
              <w:tag w:val="goog_rdk_45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</w:t>
              </w:r>
            </w:sdtContent>
          </w:sdt>
          <w:sdt>
            <w:sdtPr>
              <w:tag w:val="goog_rdk_457"/>
            </w:sdtPr>
            <w:sdtContent>
              <w:ins w:author="Joan" w:id="15" w:date="2012-09-25T16:30:00Z"/>
              <w:sdt>
                <w:sdtPr>
                  <w:tag w:val="goog_rdk_458"/>
                </w:sdtPr>
                <w:sdtContent>
                  <w:ins w:author="Joan" w:id="15" w:date="2012-09-25T16:30:00Z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4a86e8"/>
                        <w:sz w:val="24"/>
                        <w:szCs w:val="24"/>
                        <w:u w:val="none"/>
                        <w:shd w:fill="auto" w:val="clear"/>
                        <w:vertAlign w:val="baseline"/>
                        <w:rtl w:val="0"/>
                        <w:rPrChange w:author="Diamond Babetuu" w:id="1" w:date="2021-06-14T19:34:09Z">
                          <w:rPr>
                            <w:rFonts w:ascii="Times New Roman" w:cs="Times New Roman" w:eastAsia="Times New Roman" w:hAnsi="Times New Roman"/>
                            <w:b w:val="0"/>
                            <w:i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I am an adult of sound mind and </w:t>
                    </w:r>
                  </w:ins>
                </w:sdtContent>
              </w:sdt>
              <w:ins w:author="Joan" w:id="15" w:date="2012-09-25T16:30:00Z"/>
            </w:sdtContent>
          </w:sdt>
          <w:sdt>
            <w:sdtPr>
              <w:tag w:val="goog_rdk_459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what is deponed to hereinabove is true to the best of my knowledge, information and belief.</w:t>
              </w:r>
            </w:sdtContent>
          </w:sdt>
        </w:p>
      </w:sdtContent>
    </w:sdt>
    <w:sdt>
      <w:sdtPr>
        <w:tag w:val="goog_rdk_462"/>
      </w:sdtPr>
      <w:sdtContent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36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6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69"/>
      </w:sdtPr>
      <w:sdtContent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-1440"/>
            </w:tabs>
            <w:spacing w:after="0" w:before="0" w:line="360" w:lineRule="auto"/>
            <w:ind w:left="720" w:right="0" w:hanging="7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6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     SWORN</w:t>
              </w:r>
            </w:sdtContent>
          </w:sdt>
          <w:sdt>
            <w:sdtPr>
              <w:tag w:val="goog_rdk_46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at </w:t>
              </w:r>
            </w:sdtContent>
          </w:sdt>
          <w:sdt>
            <w:sdtPr>
              <w:tag w:val="goog_rdk_465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NAIROBI</w:t>
              </w:r>
            </w:sdtContent>
          </w:sdt>
          <w:sdt>
            <w:sdtPr>
              <w:tag w:val="goog_rdk_46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by the said</w:t>
                <w:tab/>
              </w:r>
            </w:sdtContent>
          </w:sdt>
          <w:sdt>
            <w:sdtPr>
              <w:tag w:val="goog_rdk_467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)</w:t>
              </w:r>
            </w:sdtContent>
          </w:sdt>
          <w:sdt>
            <w:sdtPr>
              <w:tag w:val="goog_rdk_468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72"/>
      </w:sdtPr>
      <w:sdtContent>
        <w:p w:rsidR="00000000" w:rsidDel="00000000" w:rsidP="00000000" w:rsidRDefault="00000000" w:rsidRPr="00000000" w14:paraId="0000008F">
          <w:pPr>
            <w:pageBreakBefore w:val="0"/>
            <w:tabs>
              <w:tab w:val="left" w:pos="-1440"/>
            </w:tabs>
            <w:spacing w:line="311" w:lineRule="auto"/>
            <w:ind w:left="4320" w:hanging="360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470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                                                            )        </w:t>
              </w:r>
            </w:sdtContent>
          </w:sdt>
          <w:sdt>
            <w:sdtPr>
              <w:tag w:val="goog_rdk_47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75"/>
      </w:sdtPr>
      <w:sdtContent>
        <w:p w:rsidR="00000000" w:rsidDel="00000000" w:rsidP="00000000" w:rsidRDefault="00000000" w:rsidRPr="00000000" w14:paraId="00000090">
          <w:pPr>
            <w:pageBreakBefore w:val="0"/>
            <w:tabs>
              <w:tab w:val="left" w:pos="-1440"/>
            </w:tabs>
            <w:spacing w:line="311" w:lineRule="auto"/>
            <w:ind w:left="4320" w:hanging="360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473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JOHN KANO                                    )…………………</w:t>
              </w:r>
            </w:sdtContent>
          </w:sdt>
          <w:sdt>
            <w:sdtPr>
              <w:tag w:val="goog_rdk_47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78"/>
      </w:sdtPr>
      <w:sdtContent>
        <w:p w:rsidR="00000000" w:rsidDel="00000000" w:rsidP="00000000" w:rsidRDefault="00000000" w:rsidRPr="00000000" w14:paraId="00000091">
          <w:pPr>
            <w:pageBreakBefore w:val="0"/>
            <w:tabs>
              <w:tab w:val="left" w:pos="-1440"/>
            </w:tabs>
            <w:spacing w:line="311" w:lineRule="auto"/>
            <w:ind w:left="4320" w:hanging="360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476"/>
            </w:sdtPr>
            <w:sdtContent>
              <w:r w:rsidDel="00000000" w:rsidR="00000000" w:rsidRPr="00000000">
                <w:rPr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vertAlign w:val="baseline"/>
                    </w:rPr>
                  </w:rPrChange>
                </w:rPr>
                <w:t xml:space="preserve">This          day of               2012          )            Deponent</w:t>
              </w:r>
            </w:sdtContent>
          </w:sdt>
          <w:sdt>
            <w:sdtPr>
              <w:tag w:val="goog_rdk_47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81"/>
      </w:sdtPr>
      <w:sdtContent>
        <w:p w:rsidR="00000000" w:rsidDel="00000000" w:rsidP="00000000" w:rsidRDefault="00000000" w:rsidRPr="00000000" w14:paraId="00000092">
          <w:pPr>
            <w:pageBreakBefore w:val="0"/>
            <w:spacing w:line="311" w:lineRule="auto"/>
            <w:ind w:left="720" w:firstLine="360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479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)</w:t>
              </w:r>
            </w:sdtContent>
          </w:sdt>
          <w:sdt>
            <w:sdtPr>
              <w:tag w:val="goog_rdk_48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84"/>
      </w:sdtPr>
      <w:sdtContent>
        <w:p w:rsidR="00000000" w:rsidDel="00000000" w:rsidP="00000000" w:rsidRDefault="00000000" w:rsidRPr="00000000" w14:paraId="00000093">
          <w:pPr>
            <w:pageBreakBefore w:val="0"/>
            <w:tabs>
              <w:tab w:val="left" w:pos="-1440"/>
            </w:tabs>
            <w:spacing w:line="311" w:lineRule="auto"/>
            <w:ind w:left="4320" w:hanging="3600"/>
            <w:jc w:val="both"/>
            <w:rPr>
              <w:b w:val="0"/>
              <w:color w:val="4a86e8"/>
              <w:vertAlign w:val="baseline"/>
              <w:rPrChange w:author="Diamond Babetuu" w:id="1" w:date="2021-06-14T19:34:09Z">
                <w:rPr>
                  <w:b w:val="0"/>
                  <w:vertAlign w:val="baseline"/>
                </w:rPr>
              </w:rPrChange>
            </w:rPr>
          </w:pPr>
          <w:sdt>
            <w:sdtPr>
              <w:tag w:val="goog_rdk_482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BEFORE ME:                                   )</w:t>
              </w:r>
            </w:sdtContent>
          </w:sdt>
          <w:sdt>
            <w:sdtPr>
              <w:tag w:val="goog_rdk_48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87"/>
      </w:sdtPr>
      <w:sdtContent>
        <w:p w:rsidR="00000000" w:rsidDel="00000000" w:rsidP="00000000" w:rsidRDefault="00000000" w:rsidRPr="00000000" w14:paraId="00000094">
          <w:pPr>
            <w:pageBreakBefore w:val="0"/>
            <w:spacing w:line="311" w:lineRule="auto"/>
            <w:ind w:left="4320" w:firstLine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485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)       </w:t>
              </w:r>
            </w:sdtContent>
          </w:sdt>
          <w:sdt>
            <w:sdtPr>
              <w:tag w:val="goog_rdk_486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90"/>
      </w:sdtPr>
      <w:sdtContent>
        <w:p w:rsidR="00000000" w:rsidDel="00000000" w:rsidP="00000000" w:rsidRDefault="00000000" w:rsidRPr="00000000" w14:paraId="00000095">
          <w:pPr>
            <w:pageBreakBefore w:val="0"/>
            <w:spacing w:line="311" w:lineRule="auto"/>
            <w:ind w:left="4320" w:firstLine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488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 xml:space="preserve">)</w:t>
              </w:r>
            </w:sdtContent>
          </w:sdt>
          <w:sdt>
            <w:sdtPr>
              <w:tag w:val="goog_rdk_48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94"/>
      </w:sdtPr>
      <w:sdtContent>
        <w:p w:rsidR="00000000" w:rsidDel="00000000" w:rsidP="00000000" w:rsidRDefault="00000000" w:rsidRPr="00000000" w14:paraId="00000096">
          <w:pPr>
            <w:pageBreakBefore w:val="0"/>
            <w:spacing w:line="311" w:lineRule="auto"/>
            <w:ind w:left="720" w:firstLine="0"/>
            <w:jc w:val="both"/>
            <w:rPr>
              <w:color w:val="4a86e8"/>
              <w:vertAlign w:val="baseline"/>
              <w:rPrChange w:author="Diamond Babetuu" w:id="1" w:date="2021-06-14T19:34:09Z">
                <w:rPr>
                  <w:vertAlign w:val="baseline"/>
                </w:rPr>
              </w:rPrChange>
            </w:rPr>
          </w:pPr>
          <w:sdt>
            <w:sdtPr>
              <w:tag w:val="goog_rdk_491"/>
            </w:sdtPr>
            <w:sdtContent>
              <w:r w:rsidDel="00000000" w:rsidR="00000000" w:rsidRPr="00000000">
                <w:rPr>
                  <w:b w:val="1"/>
                  <w:color w:val="4a86e8"/>
                  <w:u w:val="single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u w:val="single"/>
                      <w:vertAlign w:val="baseline"/>
                    </w:rPr>
                  </w:rPrChange>
                </w:rPr>
                <w:t xml:space="preserve">COMMISSIONER FOR OATHS</w:t>
              </w:r>
            </w:sdtContent>
          </w:sdt>
          <w:sdt>
            <w:sdtPr>
              <w:tag w:val="goog_rdk_492"/>
            </w:sdtPr>
            <w:sdtContent>
              <w:r w:rsidDel="00000000" w:rsidR="00000000" w:rsidRPr="00000000">
                <w:rPr>
                  <w:b w:val="1"/>
                  <w:color w:val="4a86e8"/>
                  <w:vertAlign w:val="baseline"/>
                  <w:rtl w:val="0"/>
                  <w:rPrChange w:author="Diamond Babetuu" w:id="1" w:date="2021-06-14T19:34:09Z">
                    <w:rPr>
                      <w:b w:val="1"/>
                      <w:vertAlign w:val="baseline"/>
                    </w:rPr>
                  </w:rPrChange>
                </w:rPr>
                <w:tab/>
                <w:t xml:space="preserve">)</w:t>
              </w:r>
            </w:sdtContent>
          </w:sdt>
          <w:sdt>
            <w:sdtPr>
              <w:tag w:val="goog_rdk_493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96"/>
      </w:sdtPr>
      <w:sdtContent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95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498"/>
      </w:sdtPr>
      <w:sdtContent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9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00"/>
      </w:sdtPr>
      <w:sdtContent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499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02"/>
      </w:sdtPr>
      <w:sdtContent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01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05"/>
      </w:sdtPr>
      <w:sdtContent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singl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singl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0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singl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single"/>
                      <w:shd w:fill="auto" w:val="clear"/>
                      <w:vertAlign w:val="baseline"/>
                    </w:rPr>
                  </w:rPrChange>
                </w:rPr>
                <w:t xml:space="preserve">DRAWN AND FILED BY:-</w:t>
              </w:r>
            </w:sdtContent>
          </w:sdt>
          <w:sdt>
            <w:sdtPr>
              <w:tag w:val="goog_rdk_504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07"/>
      </w:sdtPr>
      <w:sdtContent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0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ODHIAMBO, OBIAYO,OKANYA, OTIENO &amp; CO.</w:t>
              </w:r>
            </w:sdtContent>
          </w:sdt>
        </w:p>
      </w:sdtContent>
    </w:sdt>
    <w:sdt>
      <w:sdtPr>
        <w:tag w:val="goog_rdk_509"/>
      </w:sdtPr>
      <w:sdtContent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0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ADVOCATES,</w:t>
              </w:r>
            </w:sdtContent>
          </w:sdt>
        </w:p>
      </w:sdtContent>
    </w:sdt>
    <w:sdt>
      <w:sdtPr>
        <w:tag w:val="goog_rdk_511"/>
      </w:sdtPr>
      <w:sdtContent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10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RUDISHA TOWERS,</w:t>
              </w:r>
            </w:sdtContent>
          </w:sdt>
        </w:p>
      </w:sdtContent>
    </w:sdt>
    <w:sdt>
      <w:sdtPr>
        <w:tag w:val="goog_rdk_515"/>
      </w:sdtPr>
      <w:sdtContent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12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20</w:t>
              </w:r>
            </w:sdtContent>
          </w:sdt>
          <w:sdt>
            <w:sdtPr>
              <w:tag w:val="goog_rdk_513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superscript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superscript"/>
                    </w:rPr>
                  </w:rPrChange>
                </w:rPr>
                <w:t xml:space="preserve">TH</w:t>
              </w:r>
            </w:sdtContent>
          </w:sdt>
          <w:sdt>
            <w:sdtPr>
              <w:tag w:val="goog_rdk_514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 FLOOR, MANDELA STREET,</w:t>
              </w:r>
            </w:sdtContent>
          </w:sdt>
        </w:p>
      </w:sdtContent>
    </w:sdt>
    <w:sdt>
      <w:sdtPr>
        <w:tag w:val="goog_rdk_517"/>
      </w:sdtPr>
      <w:sdtContent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4a86e8"/>
              <w:sz w:val="24"/>
              <w:szCs w:val="24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16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P.O.BOX 12345-00202,</w:t>
              </w:r>
            </w:sdtContent>
          </w:sdt>
        </w:p>
      </w:sdtContent>
    </w:sdt>
    <w:sdt>
      <w:sdtPr>
        <w:tag w:val="goog_rdk_521"/>
      </w:sdtPr>
      <w:sdtContent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4a86e8"/>
              <w:sz w:val="22"/>
              <w:szCs w:val="22"/>
              <w:u w:val="none"/>
              <w:shd w:fill="auto" w:val="clear"/>
              <w:vertAlign w:val="baseline"/>
              <w:rPrChange w:author="Diamond Babetuu" w:id="1" w:date="2021-06-14T19:34:09Z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tag w:val="goog_rdk_518"/>
            </w:sdtPr>
            <w:sdtContent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4a86e8"/>
                  <w:sz w:val="24"/>
                  <w:szCs w:val="24"/>
                  <w:u w:val="none"/>
                  <w:shd w:fill="auto" w:val="clear"/>
                  <w:vertAlign w:val="baseline"/>
                  <w:rtl w:val="0"/>
                  <w:rPrChange w:author="Diamond Babetuu" w:id="1" w:date="2021-06-14T19:34:09Z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PrChange>
                </w:rPr>
                <w:t xml:space="preserve">NAIROBI. </w:t>
              </w:r>
            </w:sdtContent>
          </w:sdt>
          <w:sdt>
            <w:sdtPr>
              <w:tag w:val="goog_rdk_519"/>
            </w:sdtPr>
            <w:sdtContent>
              <w:ins w:author="owner" w:id="16" w:date="2010-03-08T08:47:00Z">
                <w:r w:rsidDel="00000000" w:rsidR="00000000" w:rsidRPr="00000000">
                  <w:br w:type="page"/>
                </w:r>
              </w:ins>
            </w:sdtContent>
          </w:sdt>
          <w:sdt>
            <w:sdtPr>
              <w:tag w:val="goog_rdk_52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tag w:val="goog_rdk_523"/>
      </w:sdtPr>
      <w:sdtContent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rPrChange w:author="Joshua" w:id="17" w:date="2016-05-13T14:42:00Z">
                <w:rPr>
                  <w:color w:val="000000"/>
                  <w:vertAlign w:val="baseline"/>
                </w:rPr>
              </w:rPrChange>
            </w:rPr>
            <w:pPrChange w:author="Joshua" w:id="0" w:date="2016-05-13T14:42:00Z">
              <w:pPr>
                <w:pageBreakBefore w:val="0"/>
              </w:pPr>
            </w:pPrChange>
          </w:pPr>
          <w:sdt>
            <w:sdtPr>
              <w:tag w:val="goog_rdk_52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Joan" w:id="10" w:date="2012-09-25T16:26:00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dated, ½ mark</w:t>
      </w:r>
    </w:p>
  </w:comment>
  <w:comment w:author="Joan" w:id="12" w:date="2012-09-25T16:28:00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write same as above</w:t>
      </w:r>
    </w:p>
  </w:comment>
  <w:comment w:author="Joan" w:id="11" w:date="2012-09-25T16:27:00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signed, ½ mark</w:t>
      </w:r>
    </w:p>
  </w:comment>
  <w:comment w:author="Joan" w:id="6" w:date="2012-09-25T16:18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½ mark</w:t>
      </w:r>
    </w:p>
  </w:comment>
  <w:comment w:author="Joan" w:id="18" w:date="2012-09-25T16:36:00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mark</w:t>
      </w:r>
    </w:p>
  </w:comment>
  <w:comment w:author="Joan" w:id="5" w:date="2012-09-25T16:18:00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repetitive</w:t>
      </w:r>
    </w:p>
  </w:comment>
  <w:comment w:author="Joan" w:id="7" w:date="2012-09-25T16:35:00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Grounds should be as brief and concise as possible…Should speak to the affidavit.</w:t>
      </w:r>
    </w:p>
  </w:comment>
  <w:comment w:author="Joan" w:id="0" w:date="2012-09-25T15:53:00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mark</w:t>
      </w:r>
    </w:p>
  </w:comment>
  <w:comment w:author="Joan" w:id="17" w:date="2012-09-25T16:34:0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mark</w:t>
      </w:r>
    </w:p>
  </w:comment>
  <w:comment w:author="Joan" w:id="8" w:date="2012-09-25T16:25:00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½ mark locus</w:t>
      </w:r>
    </w:p>
  </w:comment>
  <w:comment w:author="Joan" w:id="4" w:date="2012-09-25T16:15:00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important, 1 mark</w:t>
      </w:r>
    </w:p>
  </w:comment>
  <w:comment w:author="Joan" w:id="13" w:date="2012-09-25T16:29:00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of  deponent, ½ mark</w:t>
      </w:r>
    </w:p>
  </w:comment>
  <w:comment w:author="Joan" w:id="2" w:date="2012-09-25T15:55:00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½ mark</w:t>
      </w:r>
    </w:p>
  </w:comment>
  <w:comment w:author="Joan" w:id="15" w:date="2012-09-25T16:33:00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good, must attach evidence of treatment notes..</w:t>
      </w:r>
    </w:p>
  </w:comment>
  <w:comment w:author="Joan" w:id="9" w:date="2012-09-25T16:26:00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</w:t>
      </w:r>
    </w:p>
  </w:comment>
  <w:comment w:author="Joan" w:id="1" w:date="2012-09-25T15:54:00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 mark</w:t>
      </w:r>
    </w:p>
  </w:comment>
  <w:comment w:author="Joan" w:id="3" w:date="2012-09-25T16:08:00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 constitutional provisions, ½ mark</w:t>
      </w:r>
    </w:p>
  </w:comment>
  <w:comment w:author="Joan" w:id="16" w:date="2012-09-25T16:33:00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to note that he made the report to the police…</w:t>
      </w:r>
    </w:p>
  </w:comment>
  <w:comment w:author="Joan" w:id="14" w:date="2012-09-25T16:31:00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state the key facts in your supporting affidavit, not all the facts…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A3" w15:done="0"/>
  <w15:commentEx w15:paraId="000000A4" w15:done="0"/>
  <w15:commentEx w15:paraId="000000A5" w15:done="0"/>
  <w15:commentEx w15:paraId="000000A6" w15:done="0"/>
  <w15:commentEx w15:paraId="000000A7" w15:done="0"/>
  <w15:commentEx w15:paraId="000000A8" w15:done="0"/>
  <w15:commentEx w15:paraId="000000A9" w15:done="0"/>
  <w15:commentEx w15:paraId="000000AA" w15:done="0"/>
  <w15:commentEx w15:paraId="000000AB" w15:done="0"/>
  <w15:commentEx w15:paraId="000000AC" w15:done="0"/>
  <w15:commentEx w15:paraId="000000AD" w15:done="0"/>
  <w15:commentEx w15:paraId="000000AE" w15:done="0"/>
  <w15:commentEx w15:paraId="000000AF" w15:done="0"/>
  <w15:commentEx w15:paraId="000000B0" w15:done="0"/>
  <w15:commentEx w15:paraId="000000B1" w15:done="0"/>
  <w15:commentEx w15:paraId="000000B2" w15:done="0"/>
  <w15:commentEx w15:paraId="000000B3" w15:done="0"/>
  <w15:commentEx w15:paraId="000000B4" w15:done="0"/>
  <w15:commentEx w15:paraId="000000B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alibri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99174984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99177056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99173080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99177000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99176888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99174424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99174760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99176664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99176608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jc w:val="center"/>
    </w:pPr>
    <w:rPr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Bookman Old Style" w:cs="Bookman Old Style" w:eastAsia="Bookman Old Style" w:hAnsi="Bookman Old Style"/>
      <w:b w:val="1"/>
      <w:sz w:val="24"/>
      <w:szCs w:val="24"/>
      <w:u w:val="single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und" w:val="und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Titl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Bookman Old Style" w:hAnsi="Bookman Old Style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en-US"/>
    </w:rPr>
  </w:style>
  <w:style w:type="character" w:styleId="TitleChar">
    <w:name w:val="Title Char"/>
    <w:next w:val="TitleChar"/>
    <w:autoRedefine w:val="0"/>
    <w:hidden w:val="0"/>
    <w:qFormat w:val="0"/>
    <w:rPr>
      <w:rFonts w:ascii="Bookman Old Style" w:hAnsi="Bookman Old Style"/>
      <w:b w:val="1"/>
      <w:bCs w:val="1"/>
      <w:w w:val="100"/>
      <w:position w:val="-1"/>
      <w:sz w:val="24"/>
      <w:szCs w:val="24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GB"/>
    </w:rPr>
  </w:style>
  <w:style w:type="paragraph" w:styleId="BodyText3">
    <w:name w:val="Body Text 3"/>
    <w:basedOn w:val="Normal"/>
    <w:next w:val="BodyText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8"/>
      <w:szCs w:val="24"/>
      <w:effect w:val="none"/>
      <w:vertAlign w:val="baseline"/>
      <w:cs w:val="0"/>
      <w:em w:val="none"/>
      <w:lang w:bidi="ar-SA" w:eastAsia="ja-JP" w:val="en-GB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GB"/>
    </w:rPr>
  </w:style>
  <w:style w:type="paragraph" w:styleId="Level1">
    <w:name w:val="Level 1"/>
    <w:basedOn w:val="Normal"/>
    <w:next w:val="Level1"/>
    <w:autoRedefine w:val="0"/>
    <w:hidden w:val="0"/>
    <w:qFormat w:val="0"/>
    <w:pPr>
      <w:widowControl w:val="0"/>
      <w:numPr>
        <w:ilvl w:val="0"/>
        <w:numId w:val="2"/>
      </w:numPr>
      <w:suppressAutoHyphens w:val="1"/>
      <w:autoSpaceDE w:val="0"/>
      <w:autoSpaceDN w:val="0"/>
      <w:adjustRightInd w:val="0"/>
      <w:spacing w:line="1" w:lineRule="atLeast"/>
      <w:ind w:left="720" w:leftChars="-1" w:rightChars="0" w:hanging="72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PleadingNames">
    <w:name w:val="Pleading Names"/>
    <w:basedOn w:val="Normal"/>
    <w:next w:val="PleadingNames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Book Antiqua" w:hAnsi="Book Antiqua"/>
      <w:b w:val="1"/>
      <w:smallCap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PleadingNamesChar">
    <w:name w:val="Pleading Names Char"/>
    <w:next w:val="PleadingNamesChar"/>
    <w:autoRedefine w:val="0"/>
    <w:hidden w:val="0"/>
    <w:qFormat w:val="0"/>
    <w:rPr>
      <w:rFonts w:ascii="Book Antiqua" w:hAnsi="Book Antiqua"/>
      <w:b w:val="1"/>
      <w:smallCap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BodyTextP">
    <w:name w:val="Body Text P"/>
    <w:basedOn w:val="Normal"/>
    <w:next w:val="BodyTextP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Book Antiqua" w:cs="Arial" w:hAnsi="Book Antiqua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BodyTextPChar">
    <w:name w:val="Body Text P Char"/>
    <w:next w:val="BodyTextPChar"/>
    <w:autoRedefine w:val="0"/>
    <w:hidden w:val="0"/>
    <w:qFormat w:val="0"/>
    <w:rPr>
      <w:rFonts w:ascii="Book Antiqua" w:cs="Arial" w:hAnsi="Book Antiqua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CommentTextChar">
    <w:name w:val="Comment Text Char"/>
    <w:basedOn w:val="DefaultParagraphFont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und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hWZgTdUPsngWY4a/Uq8UBzd/dQ==">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2014-11-16T11:20:00Z</dcterms:created>
  <dc:creator>carol</dc:creator>
</cp:coreProperties>
</file>