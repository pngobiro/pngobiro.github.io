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REPUBLIC OF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IN THE RESIDENT MAGISTRATES COURT OF KENYA AT NAIROBI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MISCELLANEOUS APPLICATION NO.                 OF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MPOLE MKUNJUFU……………………………………………………………………..……………………………… APPLICANT</w:t>
      </w:r>
    </w:p>
    <w:p w:rsidR="00000000" w:rsidDel="00000000" w:rsidP="00000000" w:rsidRDefault="00000000" w:rsidRPr="00000000" w14:paraId="00000005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V E R S U S –</w:t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DAKTARI DAWA…………………………………………………………………………………………………..…………..RESPONDENT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CERTIFICATE OF URGENCY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b w:val="1"/>
          <w:sz w:val="24"/>
          <w:szCs w:val="24"/>
          <w:rtl w:val="0"/>
        </w:rPr>
        <w:t xml:space="preserve">Mukoya Omulama,</w:t>
      </w:r>
      <w:r w:rsidDel="00000000" w:rsidR="00000000" w:rsidRPr="00000000">
        <w:rPr>
          <w:sz w:val="24"/>
          <w:szCs w:val="24"/>
          <w:rtl w:val="0"/>
        </w:rPr>
        <w:t xml:space="preserve"> being an Advocate of the High Court of Kenya on behalf of the applicant herein, do hereby certify this application to be urgent for reasons:-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applicant was sexually assaulted by the respondent herein.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two months now, no charges have been preferred against the respondent by the police or the DPP, despite my efforts to compel them 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8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passage of time will erode evidence against the respondent.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WHICH APPLICATION </w:t>
      </w:r>
      <w:r w:rsidDel="00000000" w:rsidR="00000000" w:rsidRPr="00000000">
        <w:rPr>
          <w:sz w:val="24"/>
          <w:szCs w:val="24"/>
          <w:rtl w:val="0"/>
        </w:rPr>
        <w:t xml:space="preserve">is supported by the annexed affidavit of the applicant, MPOLE MKUNJUFU.</w:t>
      </w:r>
    </w:p>
    <w:p w:rsidR="00000000" w:rsidDel="00000000" w:rsidP="00000000" w:rsidRDefault="00000000" w:rsidRPr="00000000" w14:paraId="0000000F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DATED AT NAIROBI THIS ……………………….DAY OF ……………………2015</w:t>
      </w:r>
    </w:p>
    <w:p w:rsidR="00000000" w:rsidDel="00000000" w:rsidP="00000000" w:rsidRDefault="00000000" w:rsidRPr="00000000" w14:paraId="00000011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FIRM 2E &amp; CO ADVOCATES</w:t>
      </w:r>
    </w:p>
    <w:p w:rsidR="00000000" w:rsidDel="00000000" w:rsidP="00000000" w:rsidRDefault="00000000" w:rsidRPr="00000000" w14:paraId="00000012">
      <w:pPr>
        <w:pageBreakBefore w:val="0"/>
        <w:jc w:val="center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ADVOCATES FOR THE APPLICANT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DRAWN &amp; FILED BY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FIRM 2 E &amp; COMPANY,</w:t>
      </w:r>
    </w:p>
    <w:p w:rsidR="00000000" w:rsidDel="00000000" w:rsidP="00000000" w:rsidRDefault="00000000" w:rsidRPr="00000000" w14:paraId="00000016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ADVOCATES,</w:t>
      </w:r>
    </w:p>
    <w:p w:rsidR="00000000" w:rsidDel="00000000" w:rsidP="00000000" w:rsidRDefault="00000000" w:rsidRPr="00000000" w14:paraId="0000001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MUTULA HALL,</w:t>
      </w:r>
    </w:p>
    <w:p w:rsidR="00000000" w:rsidDel="00000000" w:rsidP="00000000" w:rsidRDefault="00000000" w:rsidRPr="00000000" w14:paraId="00000018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GROUND FLOOR,</w:t>
      </w:r>
    </w:p>
    <w:p w:rsidR="00000000" w:rsidDel="00000000" w:rsidP="00000000" w:rsidRDefault="00000000" w:rsidRPr="00000000" w14:paraId="0000001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LANGATA SOUTH ROAD,</w:t>
      </w:r>
    </w:p>
    <w:p w:rsidR="00000000" w:rsidDel="00000000" w:rsidP="00000000" w:rsidRDefault="00000000" w:rsidRPr="00000000" w14:paraId="0000001A">
      <w:pPr>
        <w:pageBreakBefore w:val="0"/>
        <w:spacing w:after="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NAIROBI</w:t>
      </w:r>
    </w:p>
    <w:p w:rsidR="00000000" w:rsidDel="00000000" w:rsidP="00000000" w:rsidRDefault="00000000" w:rsidRPr="00000000" w14:paraId="0000001B">
      <w:pPr>
        <w:pageBreakBefore w:val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REPUBLIC OF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IN THE RESIDENT MAGISTRATES COURT OF KENYA AT NAIROBI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MISCELLANEOUS APPLICATION NO.                 OF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MPOLE MKUNJUFU……………………………………………………………………..……………………………… APPLICANT</w:t>
      </w:r>
    </w:p>
    <w:p w:rsidR="00000000" w:rsidDel="00000000" w:rsidP="00000000" w:rsidRDefault="00000000" w:rsidRPr="00000000" w14:paraId="00000020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V E R S U S –</w:t>
      </w:r>
    </w:p>
    <w:p w:rsidR="00000000" w:rsidDel="00000000" w:rsidP="00000000" w:rsidRDefault="00000000" w:rsidRPr="00000000" w14:paraId="0000002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DAKTARI DAWA…………………………………………………………………………………………………..…………..RESPONDENT</w:t>
      </w:r>
    </w:p>
    <w:p w:rsidR="00000000" w:rsidDel="00000000" w:rsidP="00000000" w:rsidRDefault="00000000" w:rsidRPr="00000000" w14:paraId="0000002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NOTICE OF MOTI</w:t>
      </w:r>
      <w:sdt>
        <w:sdtPr>
          <w:tag w:val="goog_rdk_0"/>
        </w:sdtPr>
        <w:sdtContent>
          <w:ins w:author="Cynthia Chitala" w:id="0" w:date="2022-01-11T06:53:47Z">
            <w:r w:rsidDel="00000000" w:rsidR="00000000" w:rsidRPr="00000000">
              <w:rPr>
                <w:b w:val="1"/>
                <w:u w:val="single"/>
                <w:rtl w:val="0"/>
              </w:rPr>
              <w:t xml:space="preserve">.</w:t>
            </w:r>
          </w:ins>
        </w:sdtContent>
      </w:sdt>
      <w:r w:rsidDel="00000000" w:rsidR="00000000" w:rsidRPr="00000000">
        <w:rPr>
          <w:b w:val="1"/>
          <w:u w:val="singl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(Under Section 88(1 )of CPC and all other enabling provisions of the Law)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b w:val="1"/>
          <w:u w:val="single"/>
          <w:rtl w:val="0"/>
        </w:rPr>
        <w:t xml:space="preserve">TAKE NOTICE</w:t>
      </w:r>
      <w:r w:rsidDel="00000000" w:rsidR="00000000" w:rsidRPr="00000000">
        <w:rPr>
          <w:rtl w:val="0"/>
        </w:rPr>
        <w:t xml:space="preserve"> that this Honourable Court shall be moved on the                     day of                      2015 at 9.00 o’clock in the forenoon or soon thereafter for the hearing of an application for Orders:-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matter be certified as urgent.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ins w:author="caren muranda" w:id="1" w:date="2022-03-09T23:17:29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Honourable Court be pleased to grant leave to the applicant herein to privately prosecute   the respondent. 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THAT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Honourable Court grant costs of the application.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Honourable Court be pleased to grant any other orders that it deems fit.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b w:val="1"/>
          <w:u w:val="single"/>
          <w:rtl w:val="0"/>
        </w:rPr>
        <w:t xml:space="preserve">WHICH APPLICATION</w:t>
      </w:r>
      <w:r w:rsidDel="00000000" w:rsidR="00000000" w:rsidRPr="00000000">
        <w:rPr>
          <w:rtl w:val="0"/>
        </w:rPr>
        <w:t xml:space="preserve"> is supported by the annexed affidavit of MPOLE MKUNJUFU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 is premised on the following grounds, </w:t>
      </w:r>
      <w:r w:rsidDel="00000000" w:rsidR="00000000" w:rsidRPr="00000000">
        <w:rPr>
          <w:i w:val="1"/>
          <w:rtl w:val="0"/>
        </w:rPr>
        <w:t xml:space="preserve">inter alia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applicant was sexually harassed by the respondent after which she reported the offence to the police but no charges have been preferred against the respondent.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police have failed refused and/or neglected to exercise their statutory duties as a result of clouded and compromised judgment.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applicant has severally reported the matter to the DPP’s office but no positive response has been received.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prosecution is not commenced privately the respondent is likely to go unpunished.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grave social evil is being allowed to flourish unchecked because of inaction by the relevant authorities.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applicant believes that in the event that these orders are not granted, the applicant will be prejudiced and suffer great injustice.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in the best interest of justice that the orders be granted as prayed.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This honorable has jurisdiction to hear and determine this application.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DATED at NAIROBI this……………………………………………day of………………………………………………….2015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center"/>
        <w:rPr>
          <w:rFonts w:ascii="Palatino Linotype" w:cs="Palatino Linotype" w:eastAsia="Palatino Linotype" w:hAnsi="Palatino Linotype"/>
          <w:b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FIRM 2E &amp; CO ADVOCATES</w:t>
      </w:r>
    </w:p>
    <w:p w:rsidR="00000000" w:rsidDel="00000000" w:rsidP="00000000" w:rsidRDefault="00000000" w:rsidRPr="00000000" w14:paraId="00000042">
      <w:pPr>
        <w:pageBreakBefore w:val="0"/>
        <w:jc w:val="center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ADVOCATES FOR THE APPLICANT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DRAWN &amp; FILED BY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FIRM 2 E &amp; COMPANY,</w:t>
      </w:r>
    </w:p>
    <w:p w:rsidR="00000000" w:rsidDel="00000000" w:rsidP="00000000" w:rsidRDefault="00000000" w:rsidRPr="00000000" w14:paraId="00000046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ADVOCATES,</w:t>
      </w:r>
    </w:p>
    <w:p w:rsidR="00000000" w:rsidDel="00000000" w:rsidP="00000000" w:rsidRDefault="00000000" w:rsidRPr="00000000" w14:paraId="0000004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MUTULA HALL,</w:t>
      </w:r>
    </w:p>
    <w:p w:rsidR="00000000" w:rsidDel="00000000" w:rsidP="00000000" w:rsidRDefault="00000000" w:rsidRPr="00000000" w14:paraId="00000048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GROUND FLOOR,</w:t>
      </w:r>
    </w:p>
    <w:p w:rsidR="00000000" w:rsidDel="00000000" w:rsidP="00000000" w:rsidRDefault="00000000" w:rsidRPr="00000000" w14:paraId="0000004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LANGATA SOUTH ROAD,</w:t>
      </w:r>
    </w:p>
    <w:p w:rsidR="00000000" w:rsidDel="00000000" w:rsidP="00000000" w:rsidRDefault="00000000" w:rsidRPr="00000000" w14:paraId="0000004A">
      <w:pPr>
        <w:pageBreakBefore w:val="0"/>
        <w:spacing w:after="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NAIROBI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u w:val="single"/>
          <w:rtl w:val="0"/>
        </w:rPr>
        <w:t xml:space="preserve">REPUBLIC OF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IN THE RESIDENT MAGISTRATES COURT OF KENYA AT NAIROBI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MISCELLANEOUS APPLICATION NO.                 OF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MPOLE MKUNJUFU……………………………………………………………………..……………………………… APPLICANT</w:t>
      </w:r>
    </w:p>
    <w:p w:rsidR="00000000" w:rsidDel="00000000" w:rsidP="00000000" w:rsidRDefault="00000000" w:rsidRPr="00000000" w14:paraId="00000057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V E R S U S –</w:t>
      </w:r>
    </w:p>
    <w:p w:rsidR="00000000" w:rsidDel="00000000" w:rsidP="00000000" w:rsidRDefault="00000000" w:rsidRPr="00000000" w14:paraId="00000058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DAKTARI DAWA…………………………………………………………………………………………………..…………..RESPONDENT</w:t>
      </w:r>
    </w:p>
    <w:p w:rsidR="00000000" w:rsidDel="00000000" w:rsidP="00000000" w:rsidRDefault="00000000" w:rsidRPr="00000000" w14:paraId="00000059">
      <w:pPr>
        <w:pageBreakBefore w:val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SUPPORTING AFFIDAVIT</w:t>
      </w:r>
    </w:p>
    <w:p w:rsidR="00000000" w:rsidDel="00000000" w:rsidP="00000000" w:rsidRDefault="00000000" w:rsidRPr="00000000" w14:paraId="0000005A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I MPOLE MKUNJUFU, </w:t>
      </w:r>
      <w:r w:rsidDel="00000000" w:rsidR="00000000" w:rsidRPr="00000000">
        <w:rPr>
          <w:rtl w:val="0"/>
        </w:rPr>
        <w:t xml:space="preserve">holder of Kenyan National Identity Card Number 536579, and of Post Office Box No. 8652-00100 Majada, do make an oath and swear as follows: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 am a female adult of sound mind and a Kenyan citizen.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 am the applicant in this application seeking leave to institute a private prosecution.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the respondent, DAKTARI DAWA operates a private clinic at Daktari Plaza 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Floor, Kijabe Street in Majada County.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at all material times forming grounds for this application; the respondent has been my doctor and I his patient.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the respondent has, on several occasions, insisted I remove all my clothes, save for my undergarments, and, that I remain in the said state of undress during the medical examination and consultation sessions.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 have complained to the respondent and expressed my discomfort at being examined while dressed in my undergarments.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on 30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May 2014, while undertaking a medical examination regarding my hip joint problems the doctor touched my breast.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the respondent gave me an appointment for 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June, 2014 which I duly kept.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 </w:t>
      </w:r>
      <w:r w:rsidDel="00000000" w:rsidR="00000000" w:rsidRPr="00000000">
        <w:rPr>
          <w:rtl w:val="0"/>
        </w:rPr>
        <w:t xml:space="preserve">on 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June, 2014 the respondent kept me waiting at his reception until 6.30 p.m when he had attended to all other patients.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during the medical examination of 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 2014, the doctor insisted I remove all my clothes save my undergarments and lie on the examining table.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during the medical examination of 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 2014, after instructing me to lay on the examining table the respondent proceeded to cover my mouth with a cloth that smelled of chloroform.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during the medical examination of 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 2014, after my mouth was covered by the cloth that smelled of chloroform, I began to feel dizzy and weak.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during the medical examination of 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June, 2014, the respondent attempted to take off my bra as I lay on the examining table.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 fought him off and poked his eye in the struggle that ensued. I then fell off the table, crawled to the door and banged on it for help.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the nurse, hearing the bangs, came and opened the door and I explained to her the facts of the incidence as set out in this affidavit this far.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the nurse got my clothes from the examining room and helped me get dressed.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the doctor called his secretary and the nurse into his office as I left frantically for the police station.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the basis of the doctor-patient relationship between myself and the respondent is my hip joint problems ONLY and no other ailment.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 reported the matter to Majada Police Headquarters on 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June, 2014 and was instructed to go back on 5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June, 2014.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 sought medical attention from the Private Hospital of Majada on 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June, 2014.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on 5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June, 2015 when I went back to Majada police headquarters; Dr Dawa’s car was in the car park.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on 5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June, 2014 I was instructed to correspond with OSC Supt Majimaji which I did.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on 5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June, 2014, OSC Supt Majimaji informed me that the police will not be pressing charges against the respondent, reason being, there had been no sexual intercourse.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on 5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June, 2014, OSC Supt Majimaji, informed me that I would have to settle the matter privately with the respondent.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on 5</w:t>
      </w:r>
      <w:r w:rsidDel="00000000" w:rsidR="00000000" w:rsidRPr="00000000">
        <w:rPr>
          <w:vertAlign w:val="superscript"/>
          <w:rtl w:val="0"/>
        </w:rPr>
        <w:t xml:space="preserve">th   </w:t>
      </w:r>
      <w:r w:rsidDel="00000000" w:rsidR="00000000" w:rsidRPr="00000000">
        <w:rPr>
          <w:rtl w:val="0"/>
        </w:rPr>
        <w:t xml:space="preserve">June, 2014, OSC Supt Majimaji, informed me that the respondent had told the police that I was his secret lover.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there is no romantic relationship, nor has there ever been, between myself and the respondent.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 I have gone to the Majada Police Headquarters severally, accompanied by my husband and my lawyer to ensure charges are brought against the respondent , with no success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 have written severally to the office of the Director of Public Prosecution seeking to have charges brought against the respondent, with no success.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 do not believe the police authorities or the office of the director of Public Prosecution have any intentions of pursuing the matter any further.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in light of the foregoing, I believe this court should be moved to grant me leave to institute a private prosecution against the respondent.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 have sworn this affidavit in support and in order to verify the application brought by the Notice of Motion attached.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 what is deponed to herein is true to the best of my knowledge save what is deponed to on information and belief, sources whereof have been disclosed.</w:t>
      </w:r>
    </w:p>
    <w:p w:rsidR="00000000" w:rsidDel="00000000" w:rsidP="00000000" w:rsidRDefault="00000000" w:rsidRPr="00000000" w14:paraId="0000007B">
      <w:pPr>
        <w:pageBreakBefore w:val="0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ind w:left="360" w:firstLine="0"/>
        <w:rPr/>
      </w:pPr>
      <w:r w:rsidDel="00000000" w:rsidR="00000000" w:rsidRPr="00000000">
        <w:rPr>
          <w:rtl w:val="0"/>
        </w:rPr>
        <w:t xml:space="preserve">Sworn in Nairobi     )</w:t>
      </w:r>
    </w:p>
    <w:p w:rsidR="00000000" w:rsidDel="00000000" w:rsidP="00000000" w:rsidRDefault="00000000" w:rsidRPr="00000000" w14:paraId="0000007F">
      <w:pPr>
        <w:pageBreakBefore w:val="0"/>
        <w:ind w:left="360" w:firstLine="0"/>
        <w:rPr/>
      </w:pPr>
      <w:r w:rsidDel="00000000" w:rsidR="00000000" w:rsidRPr="00000000">
        <w:rPr>
          <w:rtl w:val="0"/>
        </w:rPr>
        <w:t xml:space="preserve">By the said               )</w:t>
      </w:r>
    </w:p>
    <w:p w:rsidR="00000000" w:rsidDel="00000000" w:rsidP="00000000" w:rsidRDefault="00000000" w:rsidRPr="00000000" w14:paraId="00000080">
      <w:pPr>
        <w:pageBreakBefore w:val="0"/>
        <w:ind w:left="360" w:firstLine="0"/>
        <w:rPr/>
      </w:pPr>
      <w:r w:rsidDel="00000000" w:rsidR="00000000" w:rsidRPr="00000000">
        <w:rPr>
          <w:rtl w:val="0"/>
        </w:rPr>
        <w:t xml:space="preserve">Mpole Mkunjufu     )                                                        ……………………………………………………</w:t>
      </w:r>
    </w:p>
    <w:p w:rsidR="00000000" w:rsidDel="00000000" w:rsidP="00000000" w:rsidRDefault="00000000" w:rsidRPr="00000000" w14:paraId="00000081">
      <w:pPr>
        <w:pageBreakBefore w:val="0"/>
        <w:ind w:left="36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DEPONENT</w:t>
      </w:r>
    </w:p>
    <w:p w:rsidR="00000000" w:rsidDel="00000000" w:rsidP="00000000" w:rsidRDefault="00000000" w:rsidRPr="00000000" w14:paraId="00000082">
      <w:pPr>
        <w:pageBreakBefore w:val="0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ind w:left="360" w:firstLine="0"/>
        <w:rPr/>
      </w:pPr>
      <w:r w:rsidDel="00000000" w:rsidR="00000000" w:rsidRPr="00000000">
        <w:rPr>
          <w:rtl w:val="0"/>
        </w:rPr>
        <w:t xml:space="preserve">BEFORE ME</w:t>
      </w:r>
    </w:p>
    <w:p w:rsidR="00000000" w:rsidDel="00000000" w:rsidP="00000000" w:rsidRDefault="00000000" w:rsidRPr="00000000" w14:paraId="00000084">
      <w:pPr>
        <w:pageBreakBefore w:val="0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ind w:left="360" w:firstLine="0"/>
        <w:rPr/>
      </w:pPr>
      <w:r w:rsidDel="00000000" w:rsidR="00000000" w:rsidRPr="00000000">
        <w:rPr>
          <w:rtl w:val="0"/>
        </w:rPr>
        <w:t xml:space="preserve">Commissioner for Oaths</w:t>
      </w:r>
    </w:p>
    <w:p w:rsidR="00000000" w:rsidDel="00000000" w:rsidP="00000000" w:rsidRDefault="00000000" w:rsidRPr="00000000" w14:paraId="00000086">
      <w:pPr>
        <w:pageBreakBefore w:val="0"/>
        <w:spacing w:after="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DRAWN &amp; FILED BY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FIRM 2 E &amp; COMPANY,</w:t>
      </w:r>
    </w:p>
    <w:p w:rsidR="00000000" w:rsidDel="00000000" w:rsidP="00000000" w:rsidRDefault="00000000" w:rsidRPr="00000000" w14:paraId="00000088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ADVOCATES,</w:t>
      </w:r>
    </w:p>
    <w:p w:rsidR="00000000" w:rsidDel="00000000" w:rsidP="00000000" w:rsidRDefault="00000000" w:rsidRPr="00000000" w14:paraId="0000008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MUTULA HALL,</w:t>
      </w:r>
    </w:p>
    <w:p w:rsidR="00000000" w:rsidDel="00000000" w:rsidP="00000000" w:rsidRDefault="00000000" w:rsidRPr="00000000" w14:paraId="0000008A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GROUND FLOOR,</w:t>
      </w:r>
    </w:p>
    <w:p w:rsidR="00000000" w:rsidDel="00000000" w:rsidP="00000000" w:rsidRDefault="00000000" w:rsidRPr="00000000" w14:paraId="0000008B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LANGATA SOUTH ROAD,</w:t>
      </w:r>
    </w:p>
    <w:p w:rsidR="00000000" w:rsidDel="00000000" w:rsidP="00000000" w:rsidRDefault="00000000" w:rsidRPr="00000000" w14:paraId="0000008C">
      <w:pPr>
        <w:pageBreakBefore w:val="0"/>
        <w:spacing w:after="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NAIROBI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840" w:hanging="360"/>
      </w:pPr>
      <w:rPr/>
    </w:lvl>
    <w:lvl w:ilvl="1">
      <w:start w:val="1"/>
      <w:numFmt w:val="lowerLetter"/>
      <w:lvlText w:val="%2."/>
      <w:lvlJc w:val="left"/>
      <w:pPr>
        <w:ind w:left="1560" w:hanging="360"/>
      </w:pPr>
      <w:rPr/>
    </w:lvl>
    <w:lvl w:ilvl="2">
      <w:start w:val="1"/>
      <w:numFmt w:val="lowerRoman"/>
      <w:lvlText w:val="%3."/>
      <w:lvlJc w:val="right"/>
      <w:pPr>
        <w:ind w:left="2280" w:hanging="180"/>
      </w:pPr>
      <w:rPr/>
    </w:lvl>
    <w:lvl w:ilvl="3">
      <w:start w:val="1"/>
      <w:numFmt w:val="decimal"/>
      <w:lvlText w:val="%4."/>
      <w:lvlJc w:val="left"/>
      <w:pPr>
        <w:ind w:left="3000" w:hanging="360"/>
      </w:pPr>
      <w:rPr/>
    </w:lvl>
    <w:lvl w:ilvl="4">
      <w:start w:val="1"/>
      <w:numFmt w:val="lowerLetter"/>
      <w:lvlText w:val="%5."/>
      <w:lvlJc w:val="left"/>
      <w:pPr>
        <w:ind w:left="3720" w:hanging="360"/>
      </w:pPr>
      <w:rPr/>
    </w:lvl>
    <w:lvl w:ilvl="5">
      <w:start w:val="1"/>
      <w:numFmt w:val="lowerRoman"/>
      <w:lvlText w:val="%6."/>
      <w:lvlJc w:val="right"/>
      <w:pPr>
        <w:ind w:left="4440" w:hanging="180"/>
      </w:pPr>
      <w:rPr/>
    </w:lvl>
    <w:lvl w:ilvl="6">
      <w:start w:val="1"/>
      <w:numFmt w:val="decimal"/>
      <w:lvlText w:val="%7."/>
      <w:lvlJc w:val="left"/>
      <w:pPr>
        <w:ind w:left="5160" w:hanging="360"/>
      </w:pPr>
      <w:rPr/>
    </w:lvl>
    <w:lvl w:ilvl="7">
      <w:start w:val="1"/>
      <w:numFmt w:val="lowerLetter"/>
      <w:lvlText w:val="%8."/>
      <w:lvlJc w:val="left"/>
      <w:pPr>
        <w:ind w:left="5880" w:hanging="360"/>
      </w:pPr>
      <w:rPr/>
    </w:lvl>
    <w:lvl w:ilvl="8">
      <w:start w:val="1"/>
      <w:numFmt w:val="lowerRoman"/>
      <w:lvlText w:val="%9."/>
      <w:lvlJc w:val="right"/>
      <w:pPr>
        <w:ind w:left="66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47F3F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B7E8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67B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KaOEsTscHiP4WEVvlaw04KfxMQ==">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2015-06-25T09:48:00Z</dcterms:created>
  <dc:creator>ELAINE</dc:creator>
</cp:coreProperties>
</file>