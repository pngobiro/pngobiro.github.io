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0" w:line="360" w:lineRule="auto"/>
        <w:jc w:val="both"/>
        <w:rPr>
          <w:rFonts w:ascii="Times New Roman" w:cs="Times New Roman" w:eastAsia="Times New Roman" w:hAnsi="Times New Roman"/>
          <w:b w:val="1"/>
          <w:sz w:val="24"/>
          <w:szCs w:val="24"/>
          <w:u w:val="singl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pageBreakBefore w:val="0"/>
        <w:spacing w:line="360" w:lineRule="auto"/>
        <w:jc w:val="center"/>
        <w:rPr>
          <w:rFonts w:ascii="Times New Roman" w:cs="Times New Roman" w:eastAsia="Times New Roman" w:hAnsi="Times New Roman"/>
          <w:sz w:val="24"/>
          <w:szCs w:val="24"/>
        </w:rPr>
      </w:pPr>
      <w:r w:rsidDel="00000000" w:rsidR="00000000" w:rsidRPr="00000000">
        <w:rPr/>
        <mc:AlternateContent>
          <mc:Choice Requires="wpg">
            <w:drawing>
              <wp:inline distB="0" distT="0" distL="114300" distR="114300">
                <wp:extent cx="1600200" cy="1133475"/>
                <wp:effectExtent b="0" l="0" r="0" t="0"/>
                <wp:docPr id="8" name=""/>
                <a:graphic>
                  <a:graphicData uri="http://schemas.microsoft.com/office/word/2010/wordprocessingShape">
                    <wps:wsp>
                      <wps:cNvSpPr/>
                      <wps:cNvPr id="4" name="Shape 4"/>
                      <wps:spPr>
                        <a:xfrm>
                          <a:off x="4550663" y="3218025"/>
                          <a:ext cx="1590675" cy="11239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600200" cy="1133475"/>
                <wp:effectExtent b="0" l="0" r="0" t="0"/>
                <wp:docPr id="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600200" cy="113347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03">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REPUBLIC OF KENYA</w:t>
      </w:r>
    </w:p>
    <w:p w:rsidR="00000000" w:rsidDel="00000000" w:rsidP="00000000" w:rsidRDefault="00000000" w:rsidRPr="00000000" w14:paraId="00000004">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CHIEF MAGISTRATE COURT AT MILIMANI</w:t>
      </w:r>
    </w:p>
    <w:p w:rsidR="00000000" w:rsidDel="00000000" w:rsidP="00000000" w:rsidRDefault="00000000" w:rsidRPr="00000000" w14:paraId="00000005">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CRIMINAL CASE NO...…OF 2016</w:t>
      </w:r>
    </w:p>
    <w:p w:rsidR="00000000" w:rsidDel="00000000" w:rsidP="00000000" w:rsidRDefault="00000000" w:rsidRPr="00000000" w14:paraId="0000000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 xml:space="preserve">Date 26</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June, 2016</w:t>
      </w:r>
    </w:p>
    <w:p w:rsidR="00000000" w:rsidDel="00000000" w:rsidP="00000000" w:rsidRDefault="00000000" w:rsidRPr="00000000" w14:paraId="00000007">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Major General Davido Ayeh</w:t>
      </w:r>
    </w:p>
    <w:p w:rsidR="00000000" w:rsidDel="00000000" w:rsidP="00000000" w:rsidRDefault="00000000" w:rsidRPr="00000000" w14:paraId="00000008">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Inspector General of Police</w:t>
      </w:r>
    </w:p>
    <w:p w:rsidR="00000000" w:rsidDel="00000000" w:rsidP="00000000" w:rsidRDefault="00000000" w:rsidRPr="00000000" w14:paraId="00000009">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of KENYA</w:t>
        <w:tab/>
      </w:r>
    </w:p>
    <w:p w:rsidR="00000000" w:rsidDel="00000000" w:rsidP="00000000" w:rsidRDefault="00000000" w:rsidRPr="00000000" w14:paraId="0000000A">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 MR. MALI MBAYA</w:t>
      </w:r>
    </w:p>
    <w:p w:rsidR="00000000" w:rsidDel="00000000" w:rsidP="00000000" w:rsidRDefault="00000000" w:rsidRPr="00000000" w14:paraId="0000000B">
      <w:pPr>
        <w:pageBreakBefore w:val="0"/>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WHEREAS MR. MALI MBAYA has this day been</w:t>
      </w:r>
      <w:sdt>
        <w:sdtPr>
          <w:tag w:val="goog_rdk_0"/>
        </w:sdtPr>
        <w:sdtContent>
          <w:ins w:author="Bradley Mainka" w:id="1" w:date="2021-06-24T23:54:00Z">
            <w:r w:rsidDel="00000000" w:rsidR="00000000" w:rsidRPr="00000000">
              <w:rPr>
                <w:rFonts w:ascii="Times New Roman" w:cs="Times New Roman" w:eastAsia="Times New Roman" w:hAnsi="Times New Roman"/>
                <w:sz w:val="24"/>
                <w:szCs w:val="24"/>
                <w:rtl w:val="0"/>
              </w:rPr>
              <w:t xml:space="preserve"> see</w:t>
            </w:r>
          </w:ins>
        </w:sdtContent>
      </w:sdt>
      <w:r w:rsidDel="00000000" w:rsidR="00000000" w:rsidRPr="00000000">
        <w:rPr>
          <w:rFonts w:ascii="Times New Roman" w:cs="Times New Roman" w:eastAsia="Times New Roman" w:hAnsi="Times New Roman"/>
          <w:sz w:val="24"/>
          <w:szCs w:val="24"/>
          <w:rtl w:val="0"/>
        </w:rPr>
        <w:t xml:space="preserve"> charged before this court for the offence below:                                                   </w:t>
      </w:r>
      <w:r w:rsidDel="00000000" w:rsidR="00000000" w:rsidRPr="00000000">
        <w:rPr>
          <w:rtl w:val="0"/>
        </w:rPr>
      </w:r>
    </w:p>
    <w:p w:rsidR="00000000" w:rsidDel="00000000" w:rsidP="00000000" w:rsidRDefault="00000000" w:rsidRPr="00000000" w14:paraId="0000000C">
      <w:pPr>
        <w:pageBreakBefore w:val="0"/>
        <w:numPr>
          <w:ilvl w:val="0"/>
          <w:numId w:val="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Robbery with violence contrary to section 296 (2) of the Penal Code Cap 63 LAWS OF KENYA.</w:t>
      </w:r>
    </w:p>
    <w:p w:rsidR="00000000" w:rsidDel="00000000" w:rsidP="00000000" w:rsidRDefault="00000000" w:rsidRPr="00000000" w14:paraId="0000000D">
      <w:pPr>
        <w:pageBreakBefore w:val="0"/>
        <w:tabs>
          <w:tab w:val="left" w:pos="3555"/>
        </w:tabs>
        <w:spacing w:after="16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THEREFORE</w:t>
      </w:r>
      <w:r w:rsidDel="00000000" w:rsidR="00000000" w:rsidRPr="00000000">
        <w:rPr>
          <w:rFonts w:ascii="Times New Roman" w:cs="Times New Roman" w:eastAsia="Times New Roman" w:hAnsi="Times New Roman"/>
          <w:sz w:val="24"/>
          <w:szCs w:val="24"/>
          <w:rtl w:val="0"/>
        </w:rPr>
        <w:t xml:space="preserve"> you are hereby commanded forthwith to apprehend the said </w:t>
      </w:r>
      <w:r w:rsidDel="00000000" w:rsidR="00000000" w:rsidRPr="00000000">
        <w:rPr>
          <w:rFonts w:ascii="Times New Roman" w:cs="Times New Roman" w:eastAsia="Times New Roman" w:hAnsi="Times New Roman"/>
          <w:b w:val="1"/>
          <w:sz w:val="24"/>
          <w:szCs w:val="24"/>
          <w:rtl w:val="0"/>
        </w:rPr>
        <w:t xml:space="preserve">MR. MALI MBAYA</w:t>
      </w:r>
      <w:r w:rsidDel="00000000" w:rsidR="00000000" w:rsidRPr="00000000">
        <w:rPr>
          <w:rFonts w:ascii="Times New Roman" w:cs="Times New Roman" w:eastAsia="Times New Roman" w:hAnsi="Times New Roman"/>
          <w:sz w:val="24"/>
          <w:szCs w:val="24"/>
          <w:rtl w:val="0"/>
        </w:rPr>
        <w:t xml:space="preserve"> and to bring him before this honourable court to answer to the said charge and to be further dealt with in accordance with the law.</w:t>
      </w:r>
    </w:p>
    <w:p w:rsidR="00000000" w:rsidDel="00000000" w:rsidP="00000000" w:rsidRDefault="00000000" w:rsidRPr="00000000" w14:paraId="0000000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this…………….day of………………..2014.</w:t>
      </w:r>
    </w:p>
    <w:p w:rsidR="00000000" w:rsidDel="00000000" w:rsidP="00000000" w:rsidRDefault="00000000" w:rsidRPr="00000000" w14:paraId="0000001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 Muzuri</w:t>
      </w:r>
    </w:p>
    <w:p w:rsidR="00000000" w:rsidDel="00000000" w:rsidP="00000000" w:rsidRDefault="00000000" w:rsidRPr="00000000" w14:paraId="00000011">
      <w:pPr>
        <w:pageBreakBefore w:val="0"/>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Chief Magistrate, Milimani Law Courts, Nairobi  KENYA</w:t>
      </w:r>
    </w:p>
    <w:p w:rsidR="00000000" w:rsidDel="00000000" w:rsidP="00000000" w:rsidRDefault="00000000" w:rsidRPr="00000000" w14:paraId="00000012">
      <w:pPr>
        <w:pageBreakBefore w:val="0"/>
        <w:spacing w:line="360" w:lineRule="auto"/>
        <w:jc w:val="center"/>
        <w:rPr>
          <w:rFonts w:ascii="Times New Roman" w:cs="Times New Roman" w:eastAsia="Times New Roman" w:hAnsi="Times New Roman"/>
          <w:sz w:val="24"/>
          <w:szCs w:val="24"/>
        </w:rPr>
      </w:pPr>
      <w:r w:rsidDel="00000000" w:rsidR="00000000" w:rsidRPr="00000000">
        <w:rPr/>
        <mc:AlternateContent>
          <mc:Choice Requires="wpg">
            <w:drawing>
              <wp:inline distB="0" distT="0" distL="114300" distR="114300">
                <wp:extent cx="1600200" cy="1133475"/>
                <wp:effectExtent b="0" l="0" r="0" t="0"/>
                <wp:docPr id="7" name=""/>
                <a:graphic>
                  <a:graphicData uri="http://schemas.microsoft.com/office/word/2010/wordprocessingShape">
                    <wps:wsp>
                      <wps:cNvSpPr/>
                      <wps:cNvPr id="3" name="Shape 3"/>
                      <wps:spPr>
                        <a:xfrm>
                          <a:off x="4550663" y="3218025"/>
                          <a:ext cx="1590675" cy="11239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600200" cy="1133475"/>
                <wp:effectExtent b="0" l="0" r="0" t="0"/>
                <wp:docPr id="7"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600200" cy="113347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13">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OF KENYA</w:t>
      </w:r>
    </w:p>
    <w:p w:rsidR="00000000" w:rsidDel="00000000" w:rsidP="00000000" w:rsidRDefault="00000000" w:rsidRPr="00000000" w14:paraId="00000014">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EMBASSY OF THE REPUBLIC OF RWANDA, KENYA</w:t>
        <w:br w:type="textWrapping"/>
        <w:t xml:space="preserve">CHANGAMKA TOWERS, OFF TOROKA AVENUE</w:t>
        <w:br w:type="textWrapping"/>
        <w:t xml:space="preserve">P.O. BOX 9982-00020 NAIROBI, KENYA</w:t>
      </w:r>
    </w:p>
    <w:p w:rsidR="00000000" w:rsidDel="00000000" w:rsidP="00000000" w:rsidRDefault="00000000" w:rsidRPr="00000000" w14:paraId="0000001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ref:</w:t>
        <w:tab/>
        <w:tab/>
        <w:tab/>
        <w:tab/>
        <w:tab/>
        <w:tab/>
        <w:tab/>
        <w:t xml:space="preserve">Date: 14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September 2014</w:t>
      </w:r>
    </w:p>
    <w:p w:rsidR="00000000" w:rsidDel="00000000" w:rsidP="00000000" w:rsidRDefault="00000000" w:rsidRPr="00000000" w14:paraId="0000001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ref:</w:t>
      </w:r>
    </w:p>
    <w:p w:rsidR="00000000" w:rsidDel="00000000" w:rsidP="00000000" w:rsidRDefault="00000000" w:rsidRPr="00000000" w14:paraId="00000017">
      <w:pPr>
        <w:pageBreakBefore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Cabinet Secretary</w:t>
      </w:r>
    </w:p>
    <w:p w:rsidR="00000000" w:rsidDel="00000000" w:rsidP="00000000" w:rsidRDefault="00000000" w:rsidRPr="00000000" w14:paraId="00000018">
      <w:pPr>
        <w:pageBreakBefore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Republic of Rwanda</w:t>
      </w:r>
    </w:p>
    <w:p w:rsidR="00000000" w:rsidDel="00000000" w:rsidP="00000000" w:rsidRDefault="00000000" w:rsidRPr="00000000" w14:paraId="00000019">
      <w:pPr>
        <w:pageBreakBefore w:val="0"/>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Foreign Affairs</w:t>
      </w:r>
    </w:p>
    <w:p w:rsidR="00000000" w:rsidDel="00000000" w:rsidP="00000000" w:rsidRDefault="00000000" w:rsidRPr="00000000" w14:paraId="0000001A">
      <w:pPr>
        <w:pageBreakBefore w:val="0"/>
        <w:spacing w:after="12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KIGALI, RWANDA</w:t>
      </w:r>
    </w:p>
    <w:p w:rsidR="00000000" w:rsidDel="00000000" w:rsidP="00000000" w:rsidRDefault="00000000" w:rsidRPr="00000000" w14:paraId="0000001B">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 REQUEST FOR AID IN THE EXTRADITION CASE NUMBER OO89/2014</w:t>
      </w:r>
    </w:p>
    <w:p w:rsidR="00000000" w:rsidDel="00000000" w:rsidP="00000000" w:rsidRDefault="00000000" w:rsidRPr="00000000" w14:paraId="0000001C">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ACCUSED: MR. MALI MBAYA</w:t>
      </w:r>
    </w:p>
    <w:p w:rsidR="00000000" w:rsidDel="00000000" w:rsidP="00000000" w:rsidRDefault="00000000" w:rsidRPr="00000000" w14:paraId="0000001D">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COMPLAINANT: REPUBLIC OF KENYA</w:t>
      </w:r>
    </w:p>
    <w:p w:rsidR="00000000" w:rsidDel="00000000" w:rsidP="00000000" w:rsidRDefault="00000000" w:rsidRPr="00000000" w14:paraId="0000001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humbly request your assistance in extraditing a fugitive criminal MR. MALI MBAYA who is facing the following charge under the Laws of KENYA:</w:t>
      </w:r>
    </w:p>
    <w:p w:rsidR="00000000" w:rsidDel="00000000" w:rsidP="00000000" w:rsidRDefault="00000000" w:rsidRPr="00000000" w14:paraId="0000001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OFFENCE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ageBreakBefore w:val="0"/>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Robbery with violence contrary to section 296 (2) of the Penal Code Cap 63 LAWS OF KENYA.</w:t>
      </w:r>
    </w:p>
    <w:p w:rsidR="00000000" w:rsidDel="00000000" w:rsidP="00000000" w:rsidRDefault="00000000" w:rsidRPr="00000000" w14:paraId="00000021">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request for assistance is made in the interest of justice and not for any other reason whatsoever.</w:t>
      </w:r>
    </w:p>
    <w:p w:rsidR="00000000" w:rsidDel="00000000" w:rsidP="00000000" w:rsidRDefault="00000000" w:rsidRPr="00000000" w14:paraId="00000022">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From the facts, </w:t>
      </w:r>
      <w:r w:rsidDel="00000000" w:rsidR="00000000" w:rsidRPr="00000000">
        <w:rPr>
          <w:rFonts w:ascii="Times New Roman" w:cs="Times New Roman" w:eastAsia="Times New Roman" w:hAnsi="Times New Roman"/>
          <w:color w:val="222222"/>
          <w:sz w:val="24"/>
          <w:szCs w:val="24"/>
          <w:rtl w:val="0"/>
        </w:rPr>
        <w:t xml:space="preserve">Mr. Mali Mbaya who was a law student and firm leader at The Kenya School of Law and a citizen of Rwanda on the 12</w:t>
      </w:r>
      <w:r w:rsidDel="00000000" w:rsidR="00000000" w:rsidRPr="00000000">
        <w:rPr>
          <w:rFonts w:ascii="Times New Roman" w:cs="Times New Roman" w:eastAsia="Times New Roman" w:hAnsi="Times New Roman"/>
          <w:color w:val="222222"/>
          <w:sz w:val="24"/>
          <w:szCs w:val="24"/>
          <w:vertAlign w:val="superscript"/>
          <w:rtl w:val="0"/>
        </w:rPr>
        <w:t xml:space="preserve">th</w:t>
      </w:r>
      <w:r w:rsidDel="00000000" w:rsidR="00000000" w:rsidRPr="00000000">
        <w:rPr>
          <w:rFonts w:ascii="Times New Roman" w:cs="Times New Roman" w:eastAsia="Times New Roman" w:hAnsi="Times New Roman"/>
          <w:color w:val="222222"/>
          <w:sz w:val="24"/>
          <w:szCs w:val="24"/>
          <w:rtl w:val="0"/>
        </w:rPr>
        <w:t xml:space="preserve"> of June, 2014 raided Bungulia Bank in the Gikomba District of Nairobi County, off Maema Road and made away with Kes.10, 000,000. Mali Mbaya is believed to have been armed with a Cieska pistol and a stun grenade. He also forcefully took over control of Claire Gurudumu’s motor vehicle registration number KUPU 1200 at gun point and used it as a getaway car.</w:t>
      </w:r>
      <w:r w:rsidDel="00000000" w:rsidR="00000000" w:rsidRPr="00000000">
        <w:rPr>
          <w:rtl w:val="0"/>
        </w:rPr>
      </w:r>
    </w:p>
    <w:p w:rsidR="00000000" w:rsidDel="00000000" w:rsidP="00000000" w:rsidRDefault="00000000" w:rsidRPr="00000000" w14:paraId="0000002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enable the criminal investigations and prefer of charges as appropriate, we request that the accused be extradited to KENYA to face the above criminal charge.</w:t>
      </w:r>
    </w:p>
    <w:p w:rsidR="00000000" w:rsidDel="00000000" w:rsidP="00000000" w:rsidRDefault="00000000" w:rsidRPr="00000000" w14:paraId="00000024">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DOCUMENTS IN SUPPORT OF THE REQUEST</w:t>
      </w:r>
    </w:p>
    <w:p w:rsidR="00000000" w:rsidDel="00000000" w:rsidP="00000000" w:rsidRDefault="00000000" w:rsidRPr="00000000" w14:paraId="0000002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enclose the following documents in support of the request.</w:t>
      </w:r>
    </w:p>
    <w:p w:rsidR="00000000" w:rsidDel="00000000" w:rsidP="00000000" w:rsidRDefault="00000000" w:rsidRPr="00000000" w14:paraId="00000026">
      <w:pPr>
        <w:pageBreakBefore w:val="0"/>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Arrest warrants from Milimani Law Courts</w:t>
      </w:r>
    </w:p>
    <w:p w:rsidR="00000000" w:rsidDel="00000000" w:rsidP="00000000" w:rsidRDefault="00000000" w:rsidRPr="00000000" w14:paraId="00000027">
      <w:pPr>
        <w:pageBreakBefore w:val="0"/>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Charge sheets of the offence committed</w:t>
      </w:r>
    </w:p>
    <w:p w:rsidR="00000000" w:rsidDel="00000000" w:rsidP="00000000" w:rsidRDefault="00000000" w:rsidRPr="00000000" w14:paraId="0000002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REPUBLIC OF KENYA will be grateful for any assistance as shall be granted by the Republic of Rwanda in response to this request as the criminal activity is adverse to the interest of justice in KENYA in the spirit of mutual legal assistance in the suppression of crime.</w:t>
      </w:r>
    </w:p>
    <w:p w:rsidR="00000000" w:rsidDel="00000000" w:rsidP="00000000" w:rsidRDefault="00000000" w:rsidRPr="00000000" w14:paraId="0000002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request is made pursuant to the Compendium of Bilateral, Regional and International Agreements On Extradition and Mutual Legal Assistance in Criminal Matters,2010.</w:t>
      </w:r>
    </w:p>
    <w:p w:rsidR="00000000" w:rsidDel="00000000" w:rsidP="00000000" w:rsidRDefault="00000000" w:rsidRPr="00000000" w14:paraId="0000002A">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undertake to abide by the terms and conditions of the governing legislation in the Republic of KENYA. </w:t>
      </w:r>
    </w:p>
    <w:p w:rsidR="00000000" w:rsidDel="00000000" w:rsidP="00000000" w:rsidRDefault="00000000" w:rsidRPr="00000000" w14:paraId="0000002B">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attach hereto copies of correspondence and other relevant documents pertaining to this matter for your information and reference.</w:t>
      </w:r>
    </w:p>
    <w:p w:rsidR="00000000" w:rsidDel="00000000" w:rsidP="00000000" w:rsidRDefault="00000000" w:rsidRPr="00000000" w14:paraId="0000002F">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this……………day of………………………..2014</w:t>
      </w:r>
    </w:p>
    <w:p w:rsidR="00000000" w:rsidDel="00000000" w:rsidP="00000000" w:rsidRDefault="00000000" w:rsidRPr="00000000" w14:paraId="00000031">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4">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5">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6">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7">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Amb. Linda Nchi</w:t>
      </w:r>
    </w:p>
    <w:p w:rsidR="00000000" w:rsidDel="00000000" w:rsidP="00000000" w:rsidRDefault="00000000" w:rsidRPr="00000000" w14:paraId="00000038">
      <w:pPr>
        <w:pageBreakBefore w:val="0"/>
        <w:spacing w:after="0"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High Commissioner of Kenya to Rwanda </w:t>
      </w:r>
    </w:p>
    <w:p w:rsidR="00000000" w:rsidDel="00000000" w:rsidP="00000000" w:rsidRDefault="00000000" w:rsidRPr="00000000" w14:paraId="00000039">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ageBreakBefore w:val="0"/>
        <w:tabs>
          <w:tab w:val="center" w:pos="4680"/>
          <w:tab w:val="right" w:pos="9360"/>
        </w:tabs>
        <w:spacing w:line="360" w:lineRule="auto"/>
        <w:jc w:val="center"/>
        <w:rPr>
          <w:rFonts w:ascii="Times New Roman" w:cs="Times New Roman" w:eastAsia="Times New Roman" w:hAnsi="Times New Roman"/>
          <w:sz w:val="24"/>
          <w:szCs w:val="24"/>
        </w:rPr>
      </w:pPr>
      <w:r w:rsidDel="00000000" w:rsidR="00000000" w:rsidRPr="00000000">
        <w:rPr/>
        <mc:AlternateContent>
          <mc:Choice Requires="wpg">
            <w:drawing>
              <wp:inline distB="0" distT="0" distL="114300" distR="114300">
                <wp:extent cx="1076325" cy="1343025"/>
                <wp:effectExtent b="0" l="0" r="0" t="0"/>
                <wp:docPr id="10" name=""/>
                <a:graphic>
                  <a:graphicData uri="http://schemas.microsoft.com/office/word/2010/wordprocessingShape">
                    <wps:wsp>
                      <wps:cNvSpPr/>
                      <wps:cNvPr id="6" name="Shape 6"/>
                      <wps:spPr>
                        <a:xfrm>
                          <a:off x="4812600" y="3113250"/>
                          <a:ext cx="1066800" cy="13335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076325" cy="1343025"/>
                <wp:effectExtent b="0" l="0" r="0" t="0"/>
                <wp:docPr id="10"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076325" cy="134302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04B">
      <w:pPr>
        <w:keepNext w:val="1"/>
        <w:pageBreakBefore w:val="0"/>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KENYA POLICE</w:t>
      </w:r>
    </w:p>
    <w:p w:rsidR="00000000" w:rsidDel="00000000" w:rsidP="00000000" w:rsidRDefault="00000000" w:rsidRPr="00000000" w14:paraId="0000004C">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CHARGE SHEET</w:t>
      </w:r>
    </w:p>
    <w:p w:rsidR="00000000" w:rsidDel="00000000" w:rsidP="00000000" w:rsidRDefault="00000000" w:rsidRPr="00000000" w14:paraId="0000004D">
      <w:pPr>
        <w:keepNext w:val="1"/>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Police Case No.</w:t>
        <w:tab/>
      </w:r>
      <w:r w:rsidDel="00000000" w:rsidR="00000000" w:rsidRPr="00000000">
        <w:rPr>
          <w:rFonts w:ascii="Times New Roman" w:cs="Times New Roman" w:eastAsia="Times New Roman" w:hAnsi="Times New Roman"/>
          <w:b w:val="1"/>
          <w:sz w:val="24"/>
          <w:szCs w:val="24"/>
          <w:rtl w:val="0"/>
        </w:rPr>
        <w:tab/>
        <w:tab/>
        <w:tab/>
        <w:tab/>
      </w:r>
      <w:r w:rsidDel="00000000" w:rsidR="00000000" w:rsidRPr="00000000">
        <w:rPr>
          <w:rFonts w:ascii="Times New Roman" w:cs="Times New Roman" w:eastAsia="Times New Roman" w:hAnsi="Times New Roman"/>
          <w:sz w:val="24"/>
          <w:szCs w:val="24"/>
          <w:rtl w:val="0"/>
        </w:rPr>
        <w:t xml:space="preserve">POLICE FILE NO:</w:t>
      </w:r>
    </w:p>
    <w:p w:rsidR="00000000" w:rsidDel="00000000" w:rsidP="00000000" w:rsidRDefault="00000000" w:rsidRPr="00000000" w14:paraId="0000004E">
      <w:pPr>
        <w:keepNext w:val="1"/>
        <w:pageBreakBefore w:val="0"/>
        <w:spacing w:after="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ab/>
        <w:tab/>
        <w:tab/>
        <w:tab/>
        <w:tab/>
        <w:tab/>
        <w:t xml:space="preserve">DATE TO COURT:  </w:t>
      </w:r>
      <w:r w:rsidDel="00000000" w:rsidR="00000000" w:rsidRPr="00000000">
        <w:rPr>
          <w:rtl w:val="0"/>
        </w:rPr>
      </w:r>
    </w:p>
    <w:p w:rsidR="00000000" w:rsidDel="00000000" w:rsidP="00000000" w:rsidRDefault="00000000" w:rsidRPr="00000000" w14:paraId="0000004F">
      <w:pPr>
        <w:keepNext w:val="1"/>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 No:</w:t>
        <w:tab/>
        <w:tab/>
        <w:tab/>
        <w:tab/>
        <w:t xml:space="preserve">COURT File No:    </w:t>
      </w:r>
      <w:r w:rsidDel="00000000" w:rsidR="00000000" w:rsidRPr="00000000">
        <w:rPr>
          <w:rFonts w:ascii="Times New Roman" w:cs="Times New Roman" w:eastAsia="Times New Roman" w:hAnsi="Times New Roman"/>
          <w:b w:val="1"/>
          <w:sz w:val="24"/>
          <w:szCs w:val="24"/>
          <w:rtl w:val="0"/>
        </w:rPr>
        <w:tab/>
      </w:r>
      <w:r w:rsidDel="00000000" w:rsidR="00000000" w:rsidRPr="00000000">
        <w:rPr>
          <w:rtl w:val="0"/>
        </w:rPr>
      </w:r>
    </w:p>
    <w:tbl>
      <w:tblPr>
        <w:tblStyle w:val="Table1"/>
        <w:tblW w:w="9252.000000000002" w:type="dxa"/>
        <w:jc w:val="left"/>
        <w:tblInd w:w="98.0" w:type="dxa"/>
        <w:tblLayout w:type="fixed"/>
        <w:tblLook w:val="0000"/>
      </w:tblPr>
      <w:tblGrid>
        <w:gridCol w:w="1791"/>
        <w:gridCol w:w="499"/>
        <w:gridCol w:w="281"/>
        <w:gridCol w:w="975"/>
        <w:gridCol w:w="216"/>
        <w:gridCol w:w="595"/>
        <w:gridCol w:w="333"/>
        <w:gridCol w:w="216"/>
        <w:gridCol w:w="216"/>
        <w:gridCol w:w="216"/>
        <w:gridCol w:w="216"/>
        <w:gridCol w:w="1237"/>
        <w:gridCol w:w="632"/>
        <w:gridCol w:w="495"/>
        <w:gridCol w:w="1334"/>
        <w:tblGridChange w:id="0">
          <w:tblGrid>
            <w:gridCol w:w="1791"/>
            <w:gridCol w:w="499"/>
            <w:gridCol w:w="281"/>
            <w:gridCol w:w="975"/>
            <w:gridCol w:w="216"/>
            <w:gridCol w:w="595"/>
            <w:gridCol w:w="333"/>
            <w:gridCol w:w="216"/>
            <w:gridCol w:w="216"/>
            <w:gridCol w:w="216"/>
            <w:gridCol w:w="216"/>
            <w:gridCol w:w="1237"/>
            <w:gridCol w:w="632"/>
            <w:gridCol w:w="495"/>
            <w:gridCol w:w="1334"/>
          </w:tblGrid>
        </w:tblGridChange>
      </w:tblGrid>
      <w:tr>
        <w:trPr>
          <w:cantSplit w:val="0"/>
          <w:trHeight w:val="1340"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50">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Names in full or Name</w:t>
            </w:r>
          </w:p>
          <w:p w:rsidR="00000000" w:rsidDel="00000000" w:rsidP="00000000" w:rsidRDefault="00000000" w:rsidRPr="00000000" w14:paraId="00000051">
            <w:pPr>
              <w:pageBreakBefore w:val="0"/>
              <w:spacing w:line="360" w:lineRule="auto"/>
              <w:jc w:val="both"/>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053">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Surname or</w:t>
            </w:r>
          </w:p>
          <w:p w:rsidR="00000000" w:rsidDel="00000000" w:rsidP="00000000" w:rsidRDefault="00000000" w:rsidRPr="00000000" w14:paraId="00000054">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Father’s Name</w:t>
            </w:r>
          </w:p>
          <w:p w:rsidR="00000000" w:rsidDel="00000000" w:rsidP="00000000" w:rsidRDefault="00000000" w:rsidRPr="00000000" w14:paraId="00000055">
            <w:pPr>
              <w:pageBreakBefore w:val="0"/>
              <w:spacing w:line="360" w:lineRule="auto"/>
              <w:jc w:val="both"/>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058">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Identity Certificate</w:t>
            </w:r>
          </w:p>
          <w:p w:rsidR="00000000" w:rsidDel="00000000" w:rsidP="00000000" w:rsidRDefault="00000000" w:rsidRPr="00000000" w14:paraId="00000059">
            <w:pPr>
              <w:pageBreakBefore w:val="0"/>
              <w:spacing w:line="360" w:lineRule="auto"/>
              <w:jc w:val="both"/>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05C">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Sex</w:t>
            </w:r>
          </w:p>
          <w:p w:rsidR="00000000" w:rsidDel="00000000" w:rsidP="00000000" w:rsidRDefault="00000000" w:rsidRPr="00000000" w14:paraId="0000005D">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pageBreakBefore w:val="0"/>
              <w:spacing w:line="36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061">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Nationality </w:t>
            </w:r>
          </w:p>
          <w:p w:rsidR="00000000" w:rsidDel="00000000" w:rsidP="00000000" w:rsidRDefault="00000000" w:rsidRPr="00000000" w14:paraId="00000062">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 Tribe</w:t>
            </w:r>
          </w:p>
          <w:p w:rsidR="00000000" w:rsidDel="00000000" w:rsidP="00000000" w:rsidRDefault="00000000" w:rsidRPr="00000000" w14:paraId="00000063">
            <w:pPr>
              <w:pageBreakBefore w:val="0"/>
              <w:spacing w:line="360" w:lineRule="auto"/>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064">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Apparent</w:t>
            </w:r>
          </w:p>
          <w:p w:rsidR="00000000" w:rsidDel="00000000" w:rsidP="00000000" w:rsidRDefault="00000000" w:rsidRPr="00000000" w14:paraId="00000065">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Age</w:t>
            </w:r>
          </w:p>
          <w:p w:rsidR="00000000" w:rsidDel="00000000" w:rsidP="00000000" w:rsidRDefault="00000000" w:rsidRPr="00000000" w14:paraId="00000066">
            <w:pPr>
              <w:pageBreakBefore w:val="0"/>
              <w:spacing w:line="36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8">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Address </w:t>
            </w:r>
          </w:p>
          <w:p w:rsidR="00000000" w:rsidDel="00000000" w:rsidP="00000000" w:rsidRDefault="00000000" w:rsidRPr="00000000" w14:paraId="00000069">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pageBreakBefore w:val="0"/>
              <w:spacing w:line="360" w:lineRule="auto"/>
              <w:jc w:val="both"/>
              <w:rPr/>
            </w:pPr>
            <w:r w:rsidDel="00000000" w:rsidR="00000000" w:rsidRPr="00000000">
              <w:rPr>
                <w:rtl w:val="0"/>
              </w:rPr>
            </w:r>
          </w:p>
        </w:tc>
      </w:tr>
      <w:tr>
        <w:trPr>
          <w:cantSplit w:val="0"/>
          <w:trHeight w:val="1790" w:hRule="atLeast"/>
          <w:tblHeader w:val="0"/>
        </w:trPr>
        <w:tc>
          <w:tcPr>
            <w:gridSpan w:val="2"/>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6B">
            <w:pPr>
              <w:pageBreakBefore w:val="0"/>
              <w:spacing w:line="360" w:lineRule="auto"/>
              <w:jc w:val="both"/>
              <w:rPr/>
            </w:pPr>
            <w:r w:rsidDel="00000000" w:rsidR="00000000" w:rsidRPr="00000000">
              <w:rPr>
                <w:rFonts w:ascii="Times New Roman" w:cs="Times New Roman" w:eastAsia="Times New Roman" w:hAnsi="Times New Roman"/>
                <w:b w:val="1"/>
                <w:sz w:val="24"/>
                <w:szCs w:val="24"/>
                <w:rtl w:val="0"/>
              </w:rPr>
              <w:t xml:space="preserve">MR. MALI</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06D">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MBAYA</w:t>
            </w:r>
          </w:p>
          <w:p w:rsidR="00000000" w:rsidDel="00000000" w:rsidP="00000000" w:rsidRDefault="00000000" w:rsidRPr="00000000" w14:paraId="0000006E">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pageBreakBefore w:val="0"/>
              <w:spacing w:line="360" w:lineRule="auto"/>
              <w:jc w:val="both"/>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072">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P28298PA</w:t>
            </w:r>
          </w:p>
          <w:p w:rsidR="00000000" w:rsidDel="00000000" w:rsidP="00000000" w:rsidRDefault="00000000" w:rsidRPr="00000000" w14:paraId="00000073">
            <w:pPr>
              <w:pageBreakBefore w:val="0"/>
              <w:spacing w:line="360" w:lineRule="auto"/>
              <w:jc w:val="both"/>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076">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w:t>
            </w:r>
          </w:p>
          <w:p w:rsidR="00000000" w:rsidDel="00000000" w:rsidP="00000000" w:rsidRDefault="00000000" w:rsidRPr="00000000" w14:paraId="00000077">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pageBreakBefore w:val="0"/>
              <w:spacing w:line="36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07B">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RWANDAN</w:t>
            </w:r>
          </w:p>
          <w:p w:rsidR="00000000" w:rsidDel="00000000" w:rsidP="00000000" w:rsidRDefault="00000000" w:rsidRPr="00000000" w14:paraId="0000007C">
            <w:pPr>
              <w:pageBreakBefore w:val="0"/>
              <w:spacing w:line="360" w:lineRule="auto"/>
              <w:jc w:val="both"/>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07D">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ADULT</w:t>
            </w:r>
          </w:p>
          <w:p w:rsidR="00000000" w:rsidDel="00000000" w:rsidP="00000000" w:rsidRDefault="00000000" w:rsidRPr="00000000" w14:paraId="0000007E">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pageBreakBefore w:val="0"/>
              <w:spacing w:line="360" w:lineRule="auto"/>
              <w:jc w:val="both"/>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82">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REPUBLIC OF KENYA</w:t>
            </w:r>
          </w:p>
          <w:p w:rsidR="00000000" w:rsidDel="00000000" w:rsidP="00000000" w:rsidRDefault="00000000" w:rsidRPr="00000000" w14:paraId="00000083">
            <w:pPr>
              <w:pageBreakBefore w:val="0"/>
              <w:spacing w:line="360" w:lineRule="auto"/>
              <w:jc w:val="both"/>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tc>
      </w:tr>
      <w:tr>
        <w:trPr>
          <w:cantSplit w:val="0"/>
          <w:trHeight w:val="1250" w:hRule="atLeast"/>
          <w:tblHeader w:val="0"/>
        </w:trPr>
        <w:tc>
          <w:tcPr>
            <w:tcBorders>
              <w:top w:color="000000" w:space="0" w:sz="4" w:val="single"/>
              <w:left w:color="000000" w:space="0" w:sz="4" w:val="single"/>
              <w:bottom w:color="000000" w:space="0" w:sz="0" w:val="nil"/>
              <w:right w:color="000000" w:space="0" w:sz="12" w:val="single"/>
            </w:tcBorders>
            <w:shd w:fill="ffffff" w:val="clear"/>
            <w:tcMar>
              <w:left w:w="108.0" w:type="dxa"/>
              <w:right w:w="108.0" w:type="dxa"/>
            </w:tcMar>
          </w:tcPr>
          <w:p w:rsidR="00000000" w:rsidDel="00000000" w:rsidP="00000000" w:rsidRDefault="00000000" w:rsidRPr="00000000" w14:paraId="00000084">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CHARGE</w:t>
            </w:r>
          </w:p>
          <w:p w:rsidR="00000000" w:rsidDel="00000000" w:rsidP="00000000" w:rsidRDefault="00000000" w:rsidRPr="00000000" w14:paraId="00000085">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COUNT ONE</w:t>
            </w:r>
          </w:p>
          <w:p w:rsidR="00000000" w:rsidDel="00000000" w:rsidP="00000000" w:rsidRDefault="00000000" w:rsidRPr="00000000" w14:paraId="00000086">
            <w:pPr>
              <w:pageBreakBefore w:val="0"/>
              <w:spacing w:line="360" w:lineRule="auto"/>
              <w:jc w:val="both"/>
              <w:rPr/>
            </w:pPr>
            <w:r w:rsidDel="00000000" w:rsidR="00000000" w:rsidRPr="00000000">
              <w:rPr>
                <w:rtl w:val="0"/>
              </w:rPr>
            </w:r>
          </w:p>
        </w:tc>
        <w:tc>
          <w:tcPr>
            <w:gridSpan w:val="14"/>
            <w:tcBorders>
              <w:top w:color="000000" w:space="0" w:sz="4" w:val="single"/>
              <w:left w:color="000000" w:space="0" w:sz="12" w:val="single"/>
              <w:bottom w:color="000000" w:space="0" w:sz="12" w:val="single"/>
              <w:right w:color="000000" w:space="0" w:sz="4" w:val="single"/>
            </w:tcBorders>
            <w:shd w:fill="ffffff" w:val="clear"/>
            <w:tcMar>
              <w:left w:w="108.0" w:type="dxa"/>
              <w:right w:w="108.0" w:type="dxa"/>
            </w:tcMar>
          </w:tcPr>
          <w:p w:rsidR="00000000" w:rsidDel="00000000" w:rsidP="00000000" w:rsidRDefault="00000000" w:rsidRPr="00000000" w14:paraId="00000087">
            <w:pPr>
              <w:pageBreakBefore w:val="0"/>
              <w:spacing w:after="0" w:line="36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8">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ROBBERY WITH VIOLENCE CONTRARY TO SECTION 296 (2) OF THE PENAL CODE CHAPTER 63 LAWS  OF KENYA</w:t>
            </w:r>
          </w:p>
          <w:p w:rsidR="00000000" w:rsidDel="00000000" w:rsidP="00000000" w:rsidRDefault="00000000" w:rsidRPr="00000000" w14:paraId="00000089">
            <w:pPr>
              <w:pageBreakBefore w:val="0"/>
              <w:spacing w:after="0" w:line="360" w:lineRule="auto"/>
              <w:jc w:val="both"/>
              <w:rPr/>
            </w:pPr>
            <w:r w:rsidDel="00000000" w:rsidR="00000000" w:rsidRPr="00000000">
              <w:rPr>
                <w:rtl w:val="0"/>
              </w:rPr>
            </w:r>
          </w:p>
        </w:tc>
      </w:tr>
      <w:tr>
        <w:trPr>
          <w:cantSplit w:val="0"/>
          <w:trHeight w:val="1662" w:hRule="atLeast"/>
          <w:tblHeader w:val="0"/>
        </w:trPr>
        <w:tc>
          <w:tcPr>
            <w:tcBorders>
              <w:top w:color="000000" w:space="0" w:sz="12" w:val="single"/>
              <w:left w:color="000000" w:space="0" w:sz="4" w:val="single"/>
              <w:bottom w:color="000000" w:space="0" w:sz="0" w:val="nil"/>
              <w:right w:color="000000" w:space="0" w:sz="12" w:val="single"/>
            </w:tcBorders>
            <w:shd w:fill="ffffff" w:val="clear"/>
            <w:tcMar>
              <w:left w:w="108.0" w:type="dxa"/>
              <w:right w:w="108.0" w:type="dxa"/>
            </w:tcMar>
          </w:tcPr>
          <w:p w:rsidR="00000000" w:rsidDel="00000000" w:rsidP="00000000" w:rsidRDefault="00000000" w:rsidRPr="00000000" w14:paraId="00000097">
            <w:pPr>
              <w:pageBreakBefore w:val="0"/>
              <w:spacing w:line="360" w:lineRule="auto"/>
              <w:jc w:val="both"/>
              <w:rPr/>
            </w:pPr>
            <w:r w:rsidDel="00000000" w:rsidR="00000000" w:rsidRPr="00000000">
              <w:rPr>
                <w:rFonts w:ascii="Times New Roman" w:cs="Times New Roman" w:eastAsia="Times New Roman" w:hAnsi="Times New Roman"/>
                <w:b w:val="1"/>
                <w:sz w:val="24"/>
                <w:szCs w:val="24"/>
                <w:rtl w:val="0"/>
              </w:rPr>
              <w:t xml:space="preserve">PARTICULARS OF OFFENCE</w:t>
            </w:r>
            <w:r w:rsidDel="00000000" w:rsidR="00000000" w:rsidRPr="00000000">
              <w:rPr>
                <w:rtl w:val="0"/>
              </w:rPr>
            </w:r>
          </w:p>
        </w:tc>
        <w:tc>
          <w:tcPr>
            <w:gridSpan w:val="14"/>
            <w:tcBorders>
              <w:top w:color="000000" w:space="0" w:sz="12" w:val="single"/>
              <w:left w:color="000000" w:space="0" w:sz="12" w:val="single"/>
              <w:bottom w:color="000000" w:space="0" w:sz="12" w:val="single"/>
              <w:right w:color="000000" w:space="0" w:sz="4" w:val="single"/>
            </w:tcBorders>
            <w:shd w:fill="ffffff" w:val="clear"/>
            <w:tcMar>
              <w:left w:w="108.0" w:type="dxa"/>
              <w:right w:w="108.0" w:type="dxa"/>
            </w:tcMar>
          </w:tcPr>
          <w:p w:rsidR="00000000" w:rsidDel="00000000" w:rsidP="00000000" w:rsidRDefault="00000000" w:rsidRPr="00000000" w14:paraId="00000098">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ON OR ABOUT THE 12</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DAY of JUNE 2014 THE ACCUSED </w:t>
            </w:r>
            <w:r w:rsidDel="00000000" w:rsidR="00000000" w:rsidRPr="00000000">
              <w:rPr>
                <w:rFonts w:ascii="Times New Roman" w:cs="Times New Roman" w:eastAsia="Times New Roman" w:hAnsi="Times New Roman"/>
                <w:color w:val="222222"/>
                <w:sz w:val="24"/>
                <w:szCs w:val="24"/>
                <w:rtl w:val="0"/>
              </w:rPr>
              <w:t xml:space="preserve">RAIDED BUNGULIA BANK IN THE GIKOMBA DISTRICT OF NAIROBI COUNTY, OFF MAEMA ROAD AND MADE AWAY WITH KES.10, 000,000. MALI MBAYA IS BELIEVED TO HAVE BEEN ARMED WITH A CIESKA PISTOL AND A STUN GRENADE. HE ALSO FORCEFULLY TOOK OVER CONTROL OF CLAIRE GURUDUMU’S MOTOR VEHICLE REGISTRATION NUMBER KUPU 1200 AT GUN POINT AND USED IT AS A GETAWAY CAR.</w:t>
            </w:r>
            <w:r w:rsidDel="00000000" w:rsidR="00000000" w:rsidRPr="00000000">
              <w:rPr>
                <w:rtl w:val="0"/>
              </w:rPr>
            </w:r>
          </w:p>
          <w:p w:rsidR="00000000" w:rsidDel="00000000" w:rsidP="00000000" w:rsidRDefault="00000000" w:rsidRPr="00000000" w14:paraId="00000099">
            <w:pPr>
              <w:pageBreakBefore w:val="0"/>
              <w:spacing w:line="360" w:lineRule="auto"/>
              <w:jc w:val="both"/>
              <w:rPr/>
            </w:pPr>
            <w:sdt>
              <w:sdtPr>
                <w:tag w:val="goog_rdk_2"/>
              </w:sdtPr>
              <w:sdtContent>
                <w:ins w:author="Bradley Mainka" w:id="2" w:date="2021-06-24T23:56:42Z">
                  <w:r w:rsidDel="00000000" w:rsidR="00000000" w:rsidRPr="00000000">
                    <w:rPr>
                      <w:rFonts w:ascii="Times New Roman" w:cs="Times New Roman" w:eastAsia="Times New Roman" w:hAnsi="Times New Roman"/>
                      <w:b w:val="1"/>
                      <w:sz w:val="24"/>
                      <w:szCs w:val="24"/>
                      <w:rtl w:val="0"/>
                    </w:rPr>
                    <w:t xml:space="preserve">I</w:t>
                  </w:r>
                </w:ins>
              </w:sdtContent>
            </w:sdt>
            <w:r w:rsidDel="00000000" w:rsidR="00000000" w:rsidRPr="00000000">
              <w:rPr>
                <w:rtl w:val="0"/>
              </w:rPr>
            </w:r>
          </w:p>
        </w:tc>
      </w:tr>
      <w:tr>
        <w:trPr>
          <w:cantSplit w:val="0"/>
          <w:trHeight w:val="1662" w:hRule="atLeast"/>
          <w:tblHeader w:val="0"/>
        </w:trPr>
        <w:tc>
          <w:tcPr>
            <w:tcBorders>
              <w:top w:color="000000" w:space="0" w:sz="12" w:val="single"/>
              <w:left w:color="000000" w:space="0" w:sz="4" w:val="single"/>
              <w:bottom w:color="000000" w:space="0" w:sz="0" w:val="nil"/>
              <w:right w:color="000000" w:space="0" w:sz="12" w:val="single"/>
            </w:tcBorders>
            <w:shd w:fill="ffffff" w:val="clear"/>
            <w:tcMar>
              <w:left w:w="108.0" w:type="dxa"/>
              <w:right w:w="108.0" w:type="dxa"/>
            </w:tcMar>
          </w:tcPr>
          <w:p w:rsidR="00000000" w:rsidDel="00000000" w:rsidP="00000000" w:rsidRDefault="00000000" w:rsidRPr="00000000" w14:paraId="000000A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CHARGE TO COUNT ONE</w:t>
            </w:r>
          </w:p>
          <w:p w:rsidR="00000000" w:rsidDel="00000000" w:rsidP="00000000" w:rsidRDefault="00000000" w:rsidRPr="00000000" w14:paraId="000000A8">
            <w:pPr>
              <w:pageBreakBefore w:val="0"/>
              <w:spacing w:line="360" w:lineRule="auto"/>
              <w:jc w:val="both"/>
              <w:rPr/>
            </w:pPr>
            <w:r w:rsidDel="00000000" w:rsidR="00000000" w:rsidRPr="00000000">
              <w:rPr>
                <w:rtl w:val="0"/>
              </w:rPr>
            </w:r>
          </w:p>
        </w:tc>
        <w:tc>
          <w:tcPr>
            <w:gridSpan w:val="14"/>
            <w:tcBorders>
              <w:top w:color="000000" w:space="0" w:sz="12" w:val="single"/>
              <w:left w:color="000000" w:space="0" w:sz="12" w:val="single"/>
              <w:bottom w:color="000000" w:space="0" w:sz="12" w:val="single"/>
              <w:right w:color="000000" w:space="0" w:sz="4" w:val="single"/>
            </w:tcBorders>
            <w:shd w:fill="ffffff" w:val="clear"/>
            <w:tcMar>
              <w:left w:w="108.0" w:type="dxa"/>
              <w:right w:w="108.0" w:type="dxa"/>
            </w:tcMar>
          </w:tcPr>
          <w:p w:rsidR="00000000" w:rsidDel="00000000" w:rsidP="00000000" w:rsidRDefault="00000000" w:rsidRPr="00000000" w14:paraId="000000A9">
            <w:pPr>
              <w:pageBreakBefore w:val="0"/>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ageBreakBefore w:val="0"/>
              <w:spacing w:line="360" w:lineRule="auto"/>
              <w:ind w:left="720" w:firstLine="0"/>
              <w:jc w:val="both"/>
              <w:rPr/>
            </w:pPr>
            <w:r w:rsidDel="00000000" w:rsidR="00000000" w:rsidRPr="00000000">
              <w:rPr>
                <w:rtl w:val="0"/>
              </w:rPr>
            </w:r>
          </w:p>
        </w:tc>
      </w:tr>
      <w:tr>
        <w:trPr>
          <w:cantSplit w:val="0"/>
          <w:trHeight w:val="942" w:hRule="atLeast"/>
          <w:tblHeader w:val="0"/>
        </w:trPr>
        <w:tc>
          <w:tcPr>
            <w:tcBorders>
              <w:top w:color="000000" w:space="0" w:sz="12" w:val="single"/>
              <w:left w:color="000000" w:space="0" w:sz="4" w:val="single"/>
              <w:bottom w:color="000000" w:space="0" w:sz="0" w:val="nil"/>
              <w:right w:color="000000" w:space="0" w:sz="12" w:val="single"/>
            </w:tcBorders>
            <w:shd w:fill="ffffff" w:val="clear"/>
            <w:tcMar>
              <w:left w:w="108.0" w:type="dxa"/>
              <w:right w:w="108.0" w:type="dxa"/>
            </w:tcMar>
          </w:tcPr>
          <w:p w:rsidR="00000000" w:rsidDel="00000000" w:rsidP="00000000" w:rsidRDefault="00000000" w:rsidRPr="00000000" w14:paraId="000000B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ACCUSED   ARRESTED</w:t>
            </w:r>
          </w:p>
          <w:p w:rsidR="00000000" w:rsidDel="00000000" w:rsidP="00000000" w:rsidRDefault="00000000" w:rsidRPr="00000000" w14:paraId="000000B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ageBreakBefore w:val="0"/>
              <w:spacing w:line="360" w:lineRule="auto"/>
              <w:jc w:val="both"/>
              <w:rPr/>
            </w:pPr>
            <w:r w:rsidDel="00000000" w:rsidR="00000000" w:rsidRPr="00000000">
              <w:rPr>
                <w:rtl w:val="0"/>
              </w:rPr>
            </w:r>
          </w:p>
        </w:tc>
        <w:tc>
          <w:tcPr>
            <w:gridSpan w:val="2"/>
            <w:tcBorders>
              <w:top w:color="000000" w:space="0" w:sz="12" w:val="single"/>
              <w:left w:color="000000" w:space="0" w:sz="12" w:val="single"/>
              <w:bottom w:color="000000" w:space="0" w:sz="12" w:val="single"/>
              <w:right w:color="000000" w:space="0" w:sz="4" w:val="single"/>
            </w:tcBorders>
            <w:shd w:fill="ffffff" w:val="clear"/>
            <w:tcMar>
              <w:left w:w="108.0" w:type="dxa"/>
              <w:right w:w="108.0" w:type="dxa"/>
            </w:tcMar>
          </w:tcPr>
          <w:p w:rsidR="00000000" w:rsidDel="00000000" w:rsidP="00000000" w:rsidRDefault="00000000" w:rsidRPr="00000000" w14:paraId="000000B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of</w:t>
            </w:r>
          </w:p>
          <w:p w:rsidR="00000000" w:rsidDel="00000000" w:rsidP="00000000" w:rsidRDefault="00000000" w:rsidRPr="00000000" w14:paraId="000000B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Arrest</w:t>
            </w:r>
          </w:p>
          <w:p w:rsidR="00000000" w:rsidDel="00000000" w:rsidP="00000000" w:rsidRDefault="00000000" w:rsidRPr="00000000" w14:paraId="000000BD">
            <w:pPr>
              <w:pageBreakBefore w:val="0"/>
              <w:spacing w:line="360" w:lineRule="auto"/>
              <w:jc w:val="both"/>
              <w:rPr/>
            </w:pPr>
            <w:r w:rsidDel="00000000" w:rsidR="00000000" w:rsidRPr="00000000">
              <w:rPr>
                <w:rtl w:val="0"/>
              </w:rPr>
            </w:r>
          </w:p>
        </w:tc>
        <w:tc>
          <w:tcPr>
            <w:tcBorders>
              <w:top w:color="000000" w:space="0" w:sz="12" w:val="single"/>
              <w:left w:color="000000" w:space="0" w:sz="12" w:val="single"/>
              <w:bottom w:color="000000" w:space="0" w:sz="12" w:val="single"/>
              <w:right w:color="000000" w:space="0" w:sz="4" w:val="single"/>
            </w:tcBorders>
            <w:shd w:fill="ffffff" w:val="clear"/>
            <w:tcMar>
              <w:left w:w="108.0" w:type="dxa"/>
              <w:right w:w="108.0" w:type="dxa"/>
            </w:tcMar>
          </w:tcPr>
          <w:p w:rsidR="00000000" w:rsidDel="00000000" w:rsidP="00000000" w:rsidRDefault="00000000" w:rsidRPr="00000000" w14:paraId="000000BF">
            <w:pPr>
              <w:pageBreakBefore w:val="0"/>
              <w:spacing w:line="360" w:lineRule="auto"/>
              <w:jc w:val="both"/>
              <w:rPr/>
            </w:pPr>
            <w:r w:rsidDel="00000000" w:rsidR="00000000" w:rsidRPr="00000000">
              <w:rPr>
                <w:rFonts w:ascii="Times New Roman" w:cs="Times New Roman" w:eastAsia="Times New Roman" w:hAnsi="Times New Roman"/>
                <w:sz w:val="24"/>
                <w:szCs w:val="24"/>
                <w:rtl w:val="0"/>
              </w:rPr>
              <w:t xml:space="preserve">With or without warrant</w:t>
            </w: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4" w:val="single"/>
            </w:tcBorders>
            <w:shd w:fill="ffffff" w:val="clear"/>
            <w:tcMar>
              <w:left w:w="108.0" w:type="dxa"/>
              <w:right w:w="108.0" w:type="dxa"/>
            </w:tcMar>
          </w:tcPr>
          <w:p w:rsidR="00000000" w:rsidDel="00000000" w:rsidP="00000000" w:rsidRDefault="00000000" w:rsidRPr="00000000" w14:paraId="000000C0">
            <w:pPr>
              <w:pageBreakBefore w:val="0"/>
              <w:spacing w:line="360" w:lineRule="auto"/>
              <w:jc w:val="both"/>
              <w:rPr>
                <w:rFonts w:ascii="Calibri" w:cs="Calibri" w:eastAsia="Calibri" w:hAnsi="Calibri"/>
              </w:rPr>
            </w:pP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4" w:val="single"/>
            </w:tcBorders>
            <w:shd w:fill="ffffff" w:val="clear"/>
            <w:tcMar>
              <w:left w:w="108.0" w:type="dxa"/>
              <w:right w:w="108.0" w:type="dxa"/>
            </w:tcMar>
          </w:tcPr>
          <w:p w:rsidR="00000000" w:rsidDel="00000000" w:rsidP="00000000" w:rsidRDefault="00000000" w:rsidRPr="00000000" w14:paraId="000000C5">
            <w:pPr>
              <w:pageBreakBefore w:val="0"/>
              <w:spacing w:line="360" w:lineRule="auto"/>
              <w:jc w:val="both"/>
              <w:rPr/>
            </w:pPr>
            <w:r w:rsidDel="00000000" w:rsidR="00000000" w:rsidRPr="00000000">
              <w:rPr>
                <w:rFonts w:ascii="Times New Roman" w:cs="Times New Roman" w:eastAsia="Times New Roman" w:hAnsi="Times New Roman"/>
                <w:sz w:val="24"/>
                <w:szCs w:val="24"/>
                <w:rtl w:val="0"/>
              </w:rPr>
              <w:t xml:space="preserve">Bond or Bail and Amount</w:t>
            </w:r>
            <w:r w:rsidDel="00000000" w:rsidR="00000000" w:rsidRPr="00000000">
              <w:rPr>
                <w:rtl w:val="0"/>
              </w:rPr>
            </w:r>
          </w:p>
        </w:tc>
        <w:tc>
          <w:tcPr>
            <w:gridSpan w:val="3"/>
            <w:tcBorders>
              <w:top w:color="000000" w:space="0" w:sz="12" w:val="single"/>
              <w:left w:color="000000" w:space="0" w:sz="12" w:val="single"/>
              <w:bottom w:color="000000" w:space="0" w:sz="12" w:val="single"/>
              <w:right w:color="000000" w:space="0" w:sz="4" w:val="single"/>
            </w:tcBorders>
            <w:shd w:fill="ffffff" w:val="clear"/>
            <w:tcMar>
              <w:left w:w="108.0" w:type="dxa"/>
              <w:right w:w="108.0" w:type="dxa"/>
            </w:tcMar>
          </w:tcPr>
          <w:p w:rsidR="00000000" w:rsidDel="00000000" w:rsidP="00000000" w:rsidRDefault="00000000" w:rsidRPr="00000000" w14:paraId="000000C8">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application made</w:t>
            </w:r>
          </w:p>
          <w:p w:rsidR="00000000" w:rsidDel="00000000" w:rsidP="00000000" w:rsidRDefault="00000000" w:rsidRPr="00000000" w14:paraId="000000C9">
            <w:pPr>
              <w:pageBreakBefore w:val="0"/>
              <w:spacing w:line="360" w:lineRule="auto"/>
              <w:jc w:val="both"/>
              <w:rPr/>
            </w:pPr>
            <w:r w:rsidDel="00000000" w:rsidR="00000000" w:rsidRPr="00000000">
              <w:rPr>
                <w:rFonts w:ascii="Times New Roman" w:cs="Times New Roman" w:eastAsia="Times New Roman" w:hAnsi="Times New Roman"/>
                <w:sz w:val="24"/>
                <w:szCs w:val="24"/>
                <w:rtl w:val="0"/>
              </w:rPr>
              <w:t xml:space="preserve">For Summons to Issue</w:t>
            </w:r>
            <w:r w:rsidDel="00000000" w:rsidR="00000000" w:rsidRPr="00000000">
              <w:rPr>
                <w:rtl w:val="0"/>
              </w:rPr>
            </w:r>
          </w:p>
        </w:tc>
      </w:tr>
      <w:tr>
        <w:trPr>
          <w:cantSplit w:val="0"/>
          <w:trHeight w:val="348" w:hRule="atLeast"/>
          <w:tblHeader w:val="0"/>
        </w:trPr>
        <w:tc>
          <w:tcPr>
            <w:tcBorders>
              <w:top w:color="000000" w:space="0" w:sz="12" w:val="single"/>
              <w:left w:color="000000" w:space="0" w:sz="4" w:val="single"/>
              <w:bottom w:color="000000" w:space="0" w:sz="0" w:val="nil"/>
              <w:right w:color="000000" w:space="0" w:sz="12" w:val="single"/>
            </w:tcBorders>
            <w:shd w:fill="ffffff" w:val="clear"/>
            <w:tcMar>
              <w:left w:w="108.0" w:type="dxa"/>
              <w:right w:w="108.0" w:type="dxa"/>
            </w:tcMar>
          </w:tcPr>
          <w:p w:rsidR="00000000" w:rsidDel="00000000" w:rsidP="00000000" w:rsidRDefault="00000000" w:rsidRPr="00000000" w14:paraId="000000CC">
            <w:pPr>
              <w:pageBreakBefore w:val="0"/>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D">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No</w:t>
            </w:r>
          </w:p>
          <w:p w:rsidR="00000000" w:rsidDel="00000000" w:rsidP="00000000" w:rsidRDefault="00000000" w:rsidRPr="00000000" w14:paraId="000000CE">
            <w:pPr>
              <w:pageBreakBefore w:val="0"/>
              <w:spacing w:line="360" w:lineRule="auto"/>
              <w:jc w:val="both"/>
              <w:rPr/>
            </w:pPr>
            <w:r w:rsidDel="00000000" w:rsidR="00000000" w:rsidRPr="00000000">
              <w:rPr>
                <w:rtl w:val="0"/>
              </w:rPr>
            </w:r>
          </w:p>
        </w:tc>
        <w:tc>
          <w:tcPr>
            <w:gridSpan w:val="2"/>
            <w:tcBorders>
              <w:top w:color="000000" w:space="0" w:sz="12" w:val="single"/>
              <w:left w:color="000000" w:space="0" w:sz="12"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CF">
            <w:pPr>
              <w:pageBreakBefore w:val="0"/>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0">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N/A </w:t>
            </w:r>
          </w:p>
          <w:p w:rsidR="00000000" w:rsidDel="00000000" w:rsidP="00000000" w:rsidRDefault="00000000" w:rsidRPr="00000000" w14:paraId="000000D1">
            <w:pPr>
              <w:pageBreakBefore w:val="0"/>
              <w:spacing w:line="360" w:lineRule="auto"/>
              <w:jc w:val="both"/>
              <w:rPr/>
            </w:pP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D3">
            <w:pPr>
              <w:pageBreakBefore w:val="0"/>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4">
            <w:pPr>
              <w:pageBreakBefore w:val="0"/>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N/A</w:t>
            </w:r>
          </w:p>
          <w:p w:rsidR="00000000" w:rsidDel="00000000" w:rsidP="00000000" w:rsidRDefault="00000000" w:rsidRPr="00000000" w14:paraId="000000D5">
            <w:pPr>
              <w:pageBreakBefore w:val="0"/>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6">
            <w:pPr>
              <w:pageBreakBefore w:val="0"/>
              <w:spacing w:line="360" w:lineRule="auto"/>
              <w:jc w:val="both"/>
              <w:rPr/>
            </w:pPr>
            <w:r w:rsidDel="00000000" w:rsidR="00000000" w:rsidRPr="00000000">
              <w:rPr>
                <w:rtl w:val="0"/>
              </w:rPr>
            </w:r>
          </w:p>
        </w:tc>
        <w:tc>
          <w:tcPr>
            <w:gridSpan w:val="5"/>
            <w:tcBorders>
              <w:top w:color="000000" w:space="0" w:sz="12" w:val="single"/>
              <w:left w:color="000000" w:space="0" w:sz="12"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D7">
            <w:pPr>
              <w:pageBreakBefore w:val="0"/>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8">
            <w:pPr>
              <w:pageBreakBefore w:val="0"/>
              <w:spacing w:line="360" w:lineRule="auto"/>
              <w:jc w:val="both"/>
              <w:rPr/>
            </w:pPr>
            <w:r w:rsidDel="00000000" w:rsidR="00000000" w:rsidRPr="00000000">
              <w:rPr>
                <w:rFonts w:ascii="Times New Roman" w:cs="Times New Roman" w:eastAsia="Times New Roman" w:hAnsi="Times New Roman"/>
                <w:i w:val="1"/>
                <w:sz w:val="24"/>
                <w:szCs w:val="24"/>
                <w:rtl w:val="0"/>
              </w:rPr>
              <w:t xml:space="preserve">   N/A</w:t>
            </w:r>
            <w:r w:rsidDel="00000000" w:rsidR="00000000" w:rsidRPr="00000000">
              <w:rPr>
                <w:rtl w:val="0"/>
              </w:rPr>
            </w:r>
          </w:p>
        </w:tc>
        <w:tc>
          <w:tcPr>
            <w:gridSpan w:val="3"/>
            <w:tcBorders>
              <w:top w:color="000000" w:space="0" w:sz="12" w:val="single"/>
              <w:left w:color="000000" w:space="0" w:sz="12"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DD">
            <w:pPr>
              <w:pageBreakBefore w:val="0"/>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DE">
            <w:pPr>
              <w:pageBreakBefore w:val="0"/>
              <w:spacing w:line="360" w:lineRule="auto"/>
              <w:jc w:val="both"/>
              <w:rPr/>
            </w:pPr>
            <w:r w:rsidDel="00000000" w:rsidR="00000000" w:rsidRPr="00000000">
              <w:rPr>
                <w:rFonts w:ascii="Times New Roman" w:cs="Times New Roman" w:eastAsia="Times New Roman" w:hAnsi="Times New Roman"/>
                <w:i w:val="1"/>
                <w:sz w:val="24"/>
                <w:szCs w:val="24"/>
                <w:rtl w:val="0"/>
              </w:rPr>
              <w:t xml:space="preserve">  N/A</w:t>
            </w:r>
            <w:r w:rsidDel="00000000" w:rsidR="00000000" w:rsidRPr="00000000">
              <w:rPr>
                <w:rtl w:val="0"/>
              </w:rPr>
            </w:r>
          </w:p>
        </w:tc>
        <w:tc>
          <w:tcPr>
            <w:gridSpan w:val="3"/>
            <w:tcBorders>
              <w:top w:color="000000" w:space="0" w:sz="12" w:val="single"/>
              <w:left w:color="000000" w:space="0" w:sz="12"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E1">
            <w:pPr>
              <w:pageBreakBefore w:val="0"/>
              <w:spacing w:line="36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E2">
            <w:pPr>
              <w:pageBreakBefore w:val="0"/>
              <w:spacing w:line="360" w:lineRule="auto"/>
              <w:jc w:val="both"/>
              <w:rPr/>
            </w:pPr>
            <w:r w:rsidDel="00000000" w:rsidR="00000000" w:rsidRPr="00000000">
              <w:rPr>
                <w:rFonts w:ascii="Times New Roman" w:cs="Times New Roman" w:eastAsia="Times New Roman" w:hAnsi="Times New Roman"/>
                <w:i w:val="1"/>
                <w:sz w:val="24"/>
                <w:szCs w:val="24"/>
                <w:rtl w:val="0"/>
              </w:rPr>
              <w:t xml:space="preserve">  N/A</w:t>
            </w:r>
            <w:r w:rsidDel="00000000" w:rsidR="00000000" w:rsidRPr="00000000">
              <w:rPr>
                <w:rtl w:val="0"/>
              </w:rPr>
            </w:r>
          </w:p>
        </w:tc>
      </w:tr>
      <w:tr>
        <w:trPr>
          <w:cantSplit w:val="0"/>
          <w:trHeight w:val="492" w:hRule="atLeast"/>
          <w:tblHeader w:val="0"/>
        </w:trPr>
        <w:tc>
          <w:tcPr>
            <w:tcBorders>
              <w:top w:color="000000" w:space="0" w:sz="12" w:val="single"/>
              <w:left w:color="000000" w:space="0" w:sz="4" w:val="single"/>
              <w:bottom w:color="000000" w:space="0" w:sz="0" w:val="nil"/>
              <w:right w:color="000000" w:space="0" w:sz="12" w:val="single"/>
            </w:tcBorders>
            <w:shd w:fill="ffffff" w:val="clear"/>
            <w:tcMar>
              <w:left w:w="108.0" w:type="dxa"/>
              <w:right w:w="108.0" w:type="dxa"/>
            </w:tcMar>
          </w:tcPr>
          <w:p w:rsidR="00000000" w:rsidDel="00000000" w:rsidP="00000000" w:rsidRDefault="00000000" w:rsidRPr="00000000" w14:paraId="000000E5">
            <w:pPr>
              <w:pageBreakBefore w:val="0"/>
              <w:spacing w:line="360" w:lineRule="auto"/>
              <w:jc w:val="both"/>
              <w:rPr/>
            </w:pPr>
            <w:r w:rsidDel="00000000" w:rsidR="00000000" w:rsidRPr="00000000">
              <w:rPr>
                <w:rFonts w:ascii="Times New Roman" w:cs="Times New Roman" w:eastAsia="Times New Roman" w:hAnsi="Times New Roman"/>
                <w:sz w:val="24"/>
                <w:szCs w:val="24"/>
                <w:rtl w:val="0"/>
              </w:rPr>
              <w:t xml:space="preserve">REMANDED OR ADJOURNED TO</w:t>
            </w:r>
            <w:r w:rsidDel="00000000" w:rsidR="00000000" w:rsidRPr="00000000">
              <w:rPr>
                <w:rtl w:val="0"/>
              </w:rPr>
            </w:r>
          </w:p>
        </w:tc>
        <w:tc>
          <w:tcPr>
            <w:gridSpan w:val="14"/>
            <w:tcBorders>
              <w:top w:color="000000" w:space="0" w:sz="12" w:val="single"/>
              <w:left w:color="000000" w:space="0" w:sz="12"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E6">
            <w:pPr>
              <w:pageBreakBefore w:val="0"/>
              <w:spacing w:line="360" w:lineRule="auto"/>
              <w:jc w:val="both"/>
              <w:rPr/>
            </w:pPr>
            <w:r w:rsidDel="00000000" w:rsidR="00000000" w:rsidRPr="00000000">
              <w:rPr>
                <w:rFonts w:ascii="Times New Roman" w:cs="Times New Roman" w:eastAsia="Times New Roman" w:hAnsi="Times New Roman"/>
                <w:sz w:val="24"/>
                <w:szCs w:val="24"/>
                <w:rtl w:val="0"/>
              </w:rPr>
              <w:t xml:space="preserve">N/A</w:t>
            </w:r>
            <w:r w:rsidDel="00000000" w:rsidR="00000000" w:rsidRPr="00000000">
              <w:rPr>
                <w:rtl w:val="0"/>
              </w:rPr>
            </w:r>
          </w:p>
        </w:tc>
      </w:tr>
      <w:tr>
        <w:trPr>
          <w:cantSplit w:val="0"/>
          <w:trHeight w:val="816" w:hRule="atLeast"/>
          <w:tblHeader w:val="0"/>
        </w:trPr>
        <w:tc>
          <w:tcPr>
            <w:tcBorders>
              <w:top w:color="000000" w:space="0" w:sz="12" w:val="single"/>
              <w:left w:color="000000" w:space="0" w:sz="4" w:val="single"/>
              <w:bottom w:color="000000" w:space="0" w:sz="0" w:val="nil"/>
              <w:right w:color="000000" w:space="0" w:sz="12" w:val="single"/>
            </w:tcBorders>
            <w:shd w:fill="ffffff" w:val="clear"/>
            <w:tcMar>
              <w:left w:w="108.0" w:type="dxa"/>
              <w:right w:w="108.0" w:type="dxa"/>
            </w:tcMar>
          </w:tcPr>
          <w:p w:rsidR="00000000" w:rsidDel="00000000" w:rsidP="00000000" w:rsidRDefault="00000000" w:rsidRPr="00000000" w14:paraId="000000F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COMPLAINANT AND</w:t>
            </w:r>
          </w:p>
          <w:p w:rsidR="00000000" w:rsidDel="00000000" w:rsidP="00000000" w:rsidRDefault="00000000" w:rsidRPr="00000000" w14:paraId="000000F5">
            <w:pPr>
              <w:pageBreakBefore w:val="0"/>
              <w:spacing w:line="360" w:lineRule="auto"/>
              <w:jc w:val="both"/>
              <w:rPr/>
            </w:pPr>
            <w:r w:rsidDel="00000000" w:rsidR="00000000" w:rsidRPr="00000000">
              <w:rPr>
                <w:rFonts w:ascii="Times New Roman" w:cs="Times New Roman" w:eastAsia="Times New Roman" w:hAnsi="Times New Roman"/>
                <w:sz w:val="24"/>
                <w:szCs w:val="24"/>
                <w:rtl w:val="0"/>
              </w:rPr>
              <w:t xml:space="preserve">ADDRESS</w:t>
            </w:r>
            <w:r w:rsidDel="00000000" w:rsidR="00000000" w:rsidRPr="00000000">
              <w:rPr>
                <w:rtl w:val="0"/>
              </w:rPr>
            </w:r>
          </w:p>
        </w:tc>
        <w:tc>
          <w:tcPr>
            <w:gridSpan w:val="14"/>
            <w:tcBorders>
              <w:top w:color="000000" w:space="0" w:sz="12" w:val="single"/>
              <w:left w:color="000000" w:space="0" w:sz="12"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0F6">
            <w:pPr>
              <w:keepNext w:val="1"/>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7">
            <w:pPr>
              <w:keepNext w:val="1"/>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REPUBLIC OF KENYA</w:t>
            </w:r>
          </w:p>
          <w:p w:rsidR="00000000" w:rsidDel="00000000" w:rsidP="00000000" w:rsidRDefault="00000000" w:rsidRPr="00000000" w14:paraId="000000F8">
            <w:pPr>
              <w:pageBreakBefore w:val="0"/>
              <w:spacing w:after="0" w:line="360" w:lineRule="auto"/>
              <w:jc w:val="both"/>
              <w:rPr/>
            </w:pPr>
            <w:r w:rsidDel="00000000" w:rsidR="00000000" w:rsidRPr="00000000">
              <w:rPr>
                <w:rtl w:val="0"/>
              </w:rPr>
            </w:r>
          </w:p>
        </w:tc>
      </w:tr>
      <w:tr>
        <w:trPr>
          <w:cantSplit w:val="0"/>
          <w:trHeight w:val="237" w:hRule="atLeast"/>
          <w:tblHeader w:val="0"/>
        </w:trPr>
        <w:tc>
          <w:tcPr>
            <w:vMerge w:val="restart"/>
            <w:tcBorders>
              <w:top w:color="000000" w:space="0" w:sz="12" w:val="single"/>
              <w:left w:color="000000" w:space="0" w:sz="4" w:val="single"/>
              <w:bottom w:color="000000" w:space="0" w:sz="0" w:val="nil"/>
              <w:right w:color="000000" w:space="0" w:sz="12" w:val="single"/>
            </w:tcBorders>
            <w:shd w:fill="ffffff" w:val="clear"/>
            <w:tcMar>
              <w:left w:w="108.0" w:type="dxa"/>
              <w:right w:w="108.0" w:type="dxa"/>
            </w:tcMar>
          </w:tcPr>
          <w:p w:rsidR="00000000" w:rsidDel="00000000" w:rsidP="00000000" w:rsidRDefault="00000000" w:rsidRPr="00000000" w14:paraId="00000106">
            <w:pPr>
              <w:pageBreakBefore w:val="0"/>
              <w:spacing w:line="360" w:lineRule="auto"/>
              <w:jc w:val="both"/>
              <w:rPr/>
            </w:pPr>
            <w:r w:rsidDel="00000000" w:rsidR="00000000" w:rsidRPr="00000000">
              <w:rPr>
                <w:rFonts w:ascii="Times New Roman" w:cs="Times New Roman" w:eastAsia="Times New Roman" w:hAnsi="Times New Roman"/>
                <w:b w:val="1"/>
                <w:sz w:val="24"/>
                <w:szCs w:val="24"/>
                <w:rtl w:val="0"/>
              </w:rPr>
              <w:t xml:space="preserve">Witness  ...</w:t>
            </w:r>
            <w:r w:rsidDel="00000000" w:rsidR="00000000" w:rsidRPr="00000000">
              <w:rPr>
                <w:rtl w:val="0"/>
              </w:rPr>
            </w:r>
          </w:p>
        </w:tc>
        <w:tc>
          <w:tcPr>
            <w:gridSpan w:val="9"/>
            <w:tcBorders>
              <w:top w:color="000000" w:space="0" w:sz="12" w:val="single"/>
              <w:left w:color="000000" w:space="0" w:sz="12"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07">
            <w:pPr>
              <w:pageBreakBefore w:val="0"/>
              <w:spacing w:line="360" w:lineRule="auto"/>
              <w:jc w:val="both"/>
              <w:rPr/>
            </w:pPr>
            <w:r w:rsidDel="00000000" w:rsidR="00000000" w:rsidRPr="00000000">
              <w:rPr>
                <w:rFonts w:ascii="Times New Roman" w:cs="Times New Roman" w:eastAsia="Times New Roman" w:hAnsi="Times New Roman"/>
                <w:b w:val="1"/>
                <w:sz w:val="24"/>
                <w:szCs w:val="24"/>
                <w:rtl w:val="0"/>
              </w:rPr>
              <w:t xml:space="preserve">MR. PONDA MALI</w:t>
            </w:r>
            <w:r w:rsidDel="00000000" w:rsidR="00000000" w:rsidRPr="00000000">
              <w:rPr>
                <w:rtl w:val="0"/>
              </w:rPr>
            </w:r>
          </w:p>
        </w:tc>
        <w:tc>
          <w:tcPr>
            <w:gridSpan w:val="5"/>
            <w:tcBorders>
              <w:top w:color="000000" w:space="0" w:sz="12" w:val="single"/>
              <w:left w:color="000000" w:space="0" w:sz="12"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10">
            <w:pPr>
              <w:pageBreakBefore w:val="0"/>
              <w:spacing w:line="360" w:lineRule="auto"/>
              <w:jc w:val="both"/>
              <w:rPr>
                <w:rFonts w:ascii="Calibri" w:cs="Calibri" w:eastAsia="Calibri" w:hAnsi="Calibri"/>
              </w:rPr>
            </w:pPr>
            <w:r w:rsidDel="00000000" w:rsidR="00000000" w:rsidRPr="00000000">
              <w:rPr>
                <w:rtl w:val="0"/>
              </w:rPr>
            </w:r>
          </w:p>
        </w:tc>
      </w:tr>
      <w:tr>
        <w:trPr>
          <w:cantSplit w:val="0"/>
          <w:trHeight w:val="465" w:hRule="atLeast"/>
          <w:tblHeader w:val="0"/>
        </w:trPr>
        <w:tc>
          <w:tcPr>
            <w:vMerge w:val="continue"/>
            <w:tcBorders>
              <w:top w:color="000000" w:space="0" w:sz="12" w:val="single"/>
              <w:left w:color="000000" w:space="0" w:sz="4" w:val="single"/>
              <w:bottom w:color="000000" w:space="0" w:sz="0" w:val="nil"/>
              <w:right w:color="000000" w:space="0" w:sz="12" w:val="single"/>
            </w:tcBorders>
            <w:shd w:fill="ffffff" w:val="clear"/>
            <w:tcMar>
              <w:left w:w="108.0" w:type="dxa"/>
              <w:right w:w="108.0" w:type="dxa"/>
            </w:tcM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9"/>
            <w:tcBorders>
              <w:top w:color="000000" w:space="0" w:sz="4" w:val="single"/>
              <w:left w:color="000000" w:space="0" w:sz="12" w:val="single"/>
              <w:bottom w:color="000000" w:space="0" w:sz="0" w:val="nil"/>
              <w:right w:color="000000" w:space="0" w:sz="4" w:val="single"/>
            </w:tcBorders>
            <w:shd w:fill="ffffff" w:val="clear"/>
            <w:tcMar>
              <w:left w:w="108.0" w:type="dxa"/>
              <w:right w:w="108.0" w:type="dxa"/>
            </w:tcMar>
          </w:tcPr>
          <w:p w:rsidR="00000000" w:rsidDel="00000000" w:rsidP="00000000" w:rsidRDefault="00000000" w:rsidRPr="00000000" w14:paraId="00000116">
            <w:pPr>
              <w:pageBreakBefore w:val="0"/>
              <w:spacing w:line="360" w:lineRule="auto"/>
              <w:jc w:val="both"/>
              <w:rPr>
                <w:rFonts w:ascii="Calibri" w:cs="Calibri" w:eastAsia="Calibri" w:hAnsi="Calibri"/>
              </w:rPr>
            </w:pPr>
            <w:r w:rsidDel="00000000" w:rsidR="00000000" w:rsidRPr="00000000">
              <w:rPr>
                <w:rtl w:val="0"/>
              </w:rPr>
            </w:r>
          </w:p>
        </w:tc>
        <w:tc>
          <w:tcPr>
            <w:gridSpan w:val="5"/>
            <w:tcBorders>
              <w:top w:color="000000" w:space="0" w:sz="4" w:val="single"/>
              <w:left w:color="000000" w:space="0" w:sz="12"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1F">
            <w:pPr>
              <w:pageBreakBefore w:val="0"/>
              <w:spacing w:line="360" w:lineRule="auto"/>
              <w:jc w:val="both"/>
              <w:rPr>
                <w:rFonts w:ascii="Calibri" w:cs="Calibri" w:eastAsia="Calibri" w:hAnsi="Calibri"/>
              </w:rPr>
            </w:pPr>
            <w:r w:rsidDel="00000000" w:rsidR="00000000" w:rsidRPr="00000000">
              <w:rPr>
                <w:rtl w:val="0"/>
              </w:rPr>
            </w:r>
          </w:p>
        </w:tc>
      </w:tr>
      <w:tr>
        <w:trPr>
          <w:cantSplit w:val="0"/>
          <w:trHeight w:val="193" w:hRule="atLeast"/>
          <w:tblHeader w:val="0"/>
        </w:trPr>
        <w:tc>
          <w:tcPr>
            <w:vMerge w:val="continue"/>
            <w:tcBorders>
              <w:top w:color="000000" w:space="0" w:sz="12" w:val="single"/>
              <w:left w:color="000000" w:space="0" w:sz="4" w:val="single"/>
              <w:bottom w:color="000000" w:space="0" w:sz="0" w:val="nil"/>
              <w:right w:color="000000" w:space="0" w:sz="12" w:val="single"/>
            </w:tcBorders>
            <w:shd w:fill="ffffff" w:val="clear"/>
            <w:tcMar>
              <w:left w:w="108.0" w:type="dxa"/>
              <w:right w:w="108.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25">
            <w:pPr>
              <w:pageBreakBefore w:val="0"/>
              <w:spacing w:line="360" w:lineRule="auto"/>
              <w:jc w:val="both"/>
              <w:rPr>
                <w:rFonts w:ascii="Calibri" w:cs="Calibri" w:eastAsia="Calibri" w:hAnsi="Calibri"/>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2E">
            <w:pPr>
              <w:pageBreakBefore w:val="0"/>
              <w:spacing w:line="360" w:lineRule="auto"/>
              <w:jc w:val="both"/>
              <w:rPr>
                <w:rFonts w:ascii="Calibri" w:cs="Calibri" w:eastAsia="Calibri" w:hAnsi="Calibri"/>
              </w:rPr>
            </w:pPr>
            <w:r w:rsidDel="00000000" w:rsidR="00000000" w:rsidRPr="00000000">
              <w:rPr>
                <w:rtl w:val="0"/>
              </w:rPr>
            </w:r>
          </w:p>
        </w:tc>
      </w:tr>
      <w:tr>
        <w:trPr>
          <w:cantSplit w:val="0"/>
          <w:trHeight w:val="193" w:hRule="atLeast"/>
          <w:tblHeader w:val="0"/>
        </w:trPr>
        <w:tc>
          <w:tcPr>
            <w:vMerge w:val="continue"/>
            <w:tcBorders>
              <w:top w:color="000000" w:space="0" w:sz="12" w:val="single"/>
              <w:left w:color="000000" w:space="0" w:sz="4" w:val="single"/>
              <w:bottom w:color="000000" w:space="0" w:sz="0" w:val="nil"/>
              <w:right w:color="000000" w:space="0" w:sz="12" w:val="single"/>
            </w:tcBorders>
            <w:shd w:fill="ffffff" w:val="clear"/>
            <w:tcMar>
              <w:left w:w="108.0" w:type="dxa"/>
              <w:right w:w="108.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134">
            <w:pPr>
              <w:pageBreakBefore w:val="0"/>
              <w:spacing w:line="360" w:lineRule="auto"/>
              <w:jc w:val="both"/>
              <w:rPr>
                <w:rFonts w:ascii="Calibri" w:cs="Calibri" w:eastAsia="Calibri" w:hAnsi="Calibri"/>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3D">
            <w:pPr>
              <w:pageBreakBefore w:val="0"/>
              <w:spacing w:line="360" w:lineRule="auto"/>
              <w:jc w:val="both"/>
              <w:rPr>
                <w:rFonts w:ascii="Calibri" w:cs="Calibri" w:eastAsia="Calibri" w:hAnsi="Calibri"/>
              </w:rPr>
            </w:pPr>
            <w:r w:rsidDel="00000000" w:rsidR="00000000" w:rsidRPr="00000000">
              <w:rPr>
                <w:rtl w:val="0"/>
              </w:rPr>
            </w:r>
          </w:p>
        </w:tc>
      </w:tr>
      <w:tr>
        <w:trPr>
          <w:cantSplit w:val="0"/>
          <w:trHeight w:val="193" w:hRule="atLeast"/>
          <w:tblHeader w:val="0"/>
        </w:trPr>
        <w:tc>
          <w:tcPr>
            <w:vMerge w:val="continue"/>
            <w:tcBorders>
              <w:top w:color="000000" w:space="0" w:sz="12" w:val="single"/>
              <w:left w:color="000000" w:space="0" w:sz="4" w:val="single"/>
              <w:bottom w:color="000000" w:space="0" w:sz="0" w:val="nil"/>
              <w:right w:color="000000" w:space="0" w:sz="12" w:val="single"/>
            </w:tcBorders>
            <w:shd w:fill="ffffff" w:val="clear"/>
            <w:tcMar>
              <w:left w:w="108.0" w:type="dxa"/>
              <w:right w:w="108.0" w:type="dxa"/>
            </w:tcM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9"/>
            <w:tcBorders>
              <w:top w:color="000000" w:space="0" w:sz="0" w:val="nil"/>
              <w:left w:color="000000" w:space="0" w:sz="12"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43">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pageBreakBefore w:val="0"/>
              <w:spacing w:line="360" w:lineRule="auto"/>
              <w:jc w:val="both"/>
              <w:rPr/>
            </w:pPr>
            <w:r w:rsidDel="00000000" w:rsidR="00000000" w:rsidRPr="00000000">
              <w:rPr>
                <w:rtl w:val="0"/>
              </w:rPr>
            </w:r>
          </w:p>
        </w:tc>
        <w:tc>
          <w:tcPr>
            <w:gridSpan w:val="5"/>
            <w:tcBorders>
              <w:top w:color="000000" w:space="0" w:sz="0" w:val="nil"/>
              <w:left w:color="000000" w:space="0" w:sz="12"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4D">
            <w:pPr>
              <w:pageBreakBefore w:val="0"/>
              <w:spacing w:line="360" w:lineRule="auto"/>
              <w:jc w:val="both"/>
              <w:rPr>
                <w:rFonts w:ascii="Calibri" w:cs="Calibri" w:eastAsia="Calibri" w:hAnsi="Calibri"/>
              </w:rPr>
            </w:pPr>
            <w:r w:rsidDel="00000000" w:rsidR="00000000" w:rsidRPr="00000000">
              <w:rPr>
                <w:rtl w:val="0"/>
              </w:rPr>
            </w:r>
          </w:p>
        </w:tc>
      </w:tr>
      <w:tr>
        <w:trPr>
          <w:cantSplit w:val="0"/>
          <w:trHeight w:val="312" w:hRule="atLeast"/>
          <w:tblHeader w:val="0"/>
        </w:trPr>
        <w:tc>
          <w:tcPr>
            <w:vMerge w:val="restart"/>
            <w:tcBorders>
              <w:top w:color="000000" w:space="0" w:sz="12" w:val="single"/>
              <w:left w:color="000000" w:space="0" w:sz="4" w:val="single"/>
              <w:bottom w:color="000000" w:space="0" w:sz="4" w:val="single"/>
              <w:right w:color="000000" w:space="0" w:sz="12" w:val="single"/>
            </w:tcBorders>
            <w:shd w:fill="ffffff" w:val="clear"/>
            <w:tcMar>
              <w:left w:w="108.0" w:type="dxa"/>
              <w:right w:w="108.0" w:type="dxa"/>
            </w:tcMar>
          </w:tcPr>
          <w:p w:rsidR="00000000" w:rsidDel="00000000" w:rsidP="00000000" w:rsidRDefault="00000000" w:rsidRPr="00000000" w14:paraId="00000152">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Sentence      ...</w:t>
            </w:r>
          </w:p>
          <w:p w:rsidR="00000000" w:rsidDel="00000000" w:rsidP="00000000" w:rsidRDefault="00000000" w:rsidRPr="00000000" w14:paraId="00000153">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4">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Court and </w:t>
            </w:r>
          </w:p>
          <w:p w:rsidR="00000000" w:rsidDel="00000000" w:rsidP="00000000" w:rsidRDefault="00000000" w:rsidRPr="00000000" w14:paraId="00000155">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Date</w:t>
            </w:r>
          </w:p>
          <w:p w:rsidR="00000000" w:rsidDel="00000000" w:rsidP="00000000" w:rsidRDefault="00000000" w:rsidRPr="00000000" w14:paraId="00000156">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7">
            <w:pPr>
              <w:pageBreakBefore w:val="0"/>
              <w:spacing w:line="360" w:lineRule="auto"/>
              <w:jc w:val="both"/>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0" w:val="nil"/>
            </w:tcBorders>
            <w:shd w:fill="ffffff" w:val="clear"/>
            <w:tcMar>
              <w:left w:w="108.0" w:type="dxa"/>
              <w:right w:w="108.0" w:type="dxa"/>
            </w:tcMar>
          </w:tcPr>
          <w:p w:rsidR="00000000" w:rsidDel="00000000" w:rsidP="00000000" w:rsidRDefault="00000000" w:rsidRPr="00000000" w14:paraId="00000158">
            <w:pPr>
              <w:pageBreakBefore w:val="0"/>
              <w:spacing w:line="360" w:lineRule="auto"/>
              <w:jc w:val="both"/>
              <w:rPr>
                <w:rFonts w:ascii="Calibri" w:cs="Calibri" w:eastAsia="Calibri" w:hAnsi="Calibri"/>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ffffff" w:val="clear"/>
            <w:tcMar>
              <w:left w:w="108.0" w:type="dxa"/>
              <w:right w:w="108.0" w:type="dxa"/>
            </w:tcMar>
          </w:tcPr>
          <w:p w:rsidR="00000000" w:rsidDel="00000000" w:rsidP="00000000" w:rsidRDefault="00000000" w:rsidRPr="00000000" w14:paraId="0000015D">
            <w:pPr>
              <w:pageBreakBefore w:val="0"/>
              <w:spacing w:line="360" w:lineRule="auto"/>
              <w:jc w:val="both"/>
              <w:rPr>
                <w:rFonts w:ascii="Calibri" w:cs="Calibri" w:eastAsia="Calibri" w:hAnsi="Calibri"/>
              </w:rPr>
            </w:pPr>
            <w:r w:rsidDel="00000000" w:rsidR="00000000" w:rsidRPr="00000000">
              <w:rPr>
                <w:rtl w:val="0"/>
              </w:rPr>
            </w:r>
          </w:p>
        </w:tc>
        <w:tc>
          <w:tcPr>
            <w:gridSpan w:val="3"/>
            <w:tcBorders>
              <w:top w:color="000000" w:space="0" w:sz="12" w:val="single"/>
              <w:left w:color="000000" w:space="0" w:sz="0" w:val="nil"/>
              <w:bottom w:color="000000" w:space="0" w:sz="12" w:val="single"/>
              <w:right w:color="000000" w:space="0" w:sz="0" w:val="nil"/>
            </w:tcBorders>
            <w:shd w:fill="ffffff" w:val="clear"/>
            <w:tcMar>
              <w:left w:w="108.0" w:type="dxa"/>
              <w:right w:w="108.0" w:type="dxa"/>
            </w:tcMar>
          </w:tcPr>
          <w:p w:rsidR="00000000" w:rsidDel="00000000" w:rsidP="00000000" w:rsidRDefault="00000000" w:rsidRPr="00000000" w14:paraId="0000015E">
            <w:pPr>
              <w:pageBreakBefore w:val="0"/>
              <w:spacing w:line="360" w:lineRule="auto"/>
              <w:jc w:val="both"/>
              <w:rPr>
                <w:rFonts w:ascii="Calibri" w:cs="Calibri" w:eastAsia="Calibri" w:hAnsi="Calibri"/>
              </w:rPr>
            </w:pPr>
            <w:r w:rsidDel="00000000" w:rsidR="00000000" w:rsidRPr="00000000">
              <w:rPr>
                <w:rtl w:val="0"/>
              </w:rPr>
            </w:r>
          </w:p>
        </w:tc>
        <w:tc>
          <w:tcPr>
            <w:gridSpan w:val="3"/>
            <w:tcBorders>
              <w:top w:color="000000" w:space="0" w:sz="12" w:val="single"/>
              <w:left w:color="000000" w:space="0" w:sz="0" w:val="nil"/>
              <w:bottom w:color="000000" w:space="0" w:sz="12" w:val="single"/>
              <w:right w:color="000000" w:space="0" w:sz="0" w:val="nil"/>
            </w:tcBorders>
            <w:shd w:fill="ffffff" w:val="clear"/>
            <w:tcMar>
              <w:left w:w="108.0" w:type="dxa"/>
              <w:right w:w="108.0" w:type="dxa"/>
            </w:tcMar>
          </w:tcPr>
          <w:p w:rsidR="00000000" w:rsidDel="00000000" w:rsidP="00000000" w:rsidRDefault="00000000" w:rsidRPr="00000000" w14:paraId="00000161">
            <w:pPr>
              <w:pageBreakBefore w:val="0"/>
              <w:spacing w:line="360" w:lineRule="auto"/>
              <w:jc w:val="both"/>
              <w:rPr>
                <w:rFonts w:ascii="Calibri" w:cs="Calibri" w:eastAsia="Calibri" w:hAnsi="Calibri"/>
              </w:rPr>
            </w:pPr>
            <w:r w:rsidDel="00000000" w:rsidR="00000000" w:rsidRPr="00000000">
              <w:rPr>
                <w:rtl w:val="0"/>
              </w:rPr>
            </w:r>
          </w:p>
        </w:tc>
        <w:tc>
          <w:tcPr>
            <w:gridSpan w:val="2"/>
            <w:tcBorders>
              <w:top w:color="000000" w:space="0" w:sz="12" w:val="single"/>
              <w:left w:color="000000" w:space="0" w:sz="0" w:val="nil"/>
              <w:bottom w:color="000000" w:space="0" w:sz="12" w:val="single"/>
              <w:right w:color="000000" w:space="0" w:sz="4" w:val="single"/>
            </w:tcBorders>
            <w:shd w:fill="ffffff" w:val="clear"/>
            <w:tcMar>
              <w:left w:w="108.0" w:type="dxa"/>
              <w:right w:w="108.0" w:type="dxa"/>
            </w:tcMar>
          </w:tcPr>
          <w:p w:rsidR="00000000" w:rsidDel="00000000" w:rsidP="00000000" w:rsidRDefault="00000000" w:rsidRPr="00000000" w14:paraId="00000164">
            <w:pPr>
              <w:pageBreakBefore w:val="0"/>
              <w:spacing w:line="360" w:lineRule="auto"/>
              <w:jc w:val="both"/>
              <w:rPr>
                <w:rFonts w:ascii="Calibri" w:cs="Calibri" w:eastAsia="Calibri" w:hAnsi="Calibri"/>
              </w:rPr>
            </w:pPr>
            <w:r w:rsidDel="00000000" w:rsidR="00000000" w:rsidRPr="00000000">
              <w:rPr>
                <w:rtl w:val="0"/>
              </w:rPr>
            </w:r>
          </w:p>
        </w:tc>
      </w:tr>
      <w:tr>
        <w:trPr>
          <w:cantSplit w:val="0"/>
          <w:trHeight w:val="243" w:hRule="atLeast"/>
          <w:tblHeader w:val="0"/>
        </w:trPr>
        <w:tc>
          <w:tcPr>
            <w:vMerge w:val="continue"/>
            <w:tcBorders>
              <w:top w:color="000000" w:space="0" w:sz="12" w:val="single"/>
              <w:left w:color="000000" w:space="0" w:sz="4" w:val="single"/>
              <w:bottom w:color="000000" w:space="0" w:sz="4" w:val="single"/>
              <w:right w:color="000000" w:space="0" w:sz="12" w:val="single"/>
            </w:tcBorders>
            <w:shd w:fill="ffffff" w:val="clear"/>
            <w:tcMar>
              <w:left w:w="108.0" w:type="dxa"/>
              <w:right w:w="108.0" w:type="dxa"/>
            </w:tcM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0" w:val="nil"/>
            </w:tcBorders>
            <w:shd w:fill="ffffff" w:val="clear"/>
            <w:tcMar>
              <w:left w:w="108.0" w:type="dxa"/>
              <w:right w:w="108.0" w:type="dxa"/>
            </w:tcMar>
          </w:tcPr>
          <w:p w:rsidR="00000000" w:rsidDel="00000000" w:rsidP="00000000" w:rsidRDefault="00000000" w:rsidRPr="00000000" w14:paraId="00000167">
            <w:pPr>
              <w:pageBreakBefore w:val="0"/>
              <w:spacing w:line="360" w:lineRule="auto"/>
              <w:jc w:val="both"/>
              <w:rPr>
                <w:rFonts w:ascii="Calibri" w:cs="Calibri" w:eastAsia="Calibri" w:hAnsi="Calibri"/>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ffffff" w:val="clear"/>
            <w:tcMar>
              <w:left w:w="108.0" w:type="dxa"/>
              <w:right w:w="108.0" w:type="dxa"/>
            </w:tcMar>
          </w:tcPr>
          <w:p w:rsidR="00000000" w:rsidDel="00000000" w:rsidP="00000000" w:rsidRDefault="00000000" w:rsidRPr="00000000" w14:paraId="0000016C">
            <w:pPr>
              <w:pageBreakBefore w:val="0"/>
              <w:spacing w:line="360" w:lineRule="auto"/>
              <w:jc w:val="both"/>
              <w:rPr>
                <w:rFonts w:ascii="Calibri" w:cs="Calibri" w:eastAsia="Calibri" w:hAnsi="Calibri"/>
              </w:rPr>
            </w:pPr>
            <w:r w:rsidDel="00000000" w:rsidR="00000000" w:rsidRPr="00000000">
              <w:rPr>
                <w:rtl w:val="0"/>
              </w:rPr>
            </w:r>
          </w:p>
        </w:tc>
        <w:tc>
          <w:tcPr>
            <w:gridSpan w:val="3"/>
            <w:tcBorders>
              <w:top w:color="000000" w:space="0" w:sz="12" w:val="single"/>
              <w:left w:color="000000" w:space="0" w:sz="0" w:val="nil"/>
              <w:bottom w:color="000000" w:space="0" w:sz="12" w:val="single"/>
              <w:right w:color="000000" w:space="0" w:sz="0" w:val="nil"/>
            </w:tcBorders>
            <w:shd w:fill="ffffff" w:val="clear"/>
            <w:tcMar>
              <w:left w:w="108.0" w:type="dxa"/>
              <w:right w:w="108.0" w:type="dxa"/>
            </w:tcMar>
          </w:tcPr>
          <w:p w:rsidR="00000000" w:rsidDel="00000000" w:rsidP="00000000" w:rsidRDefault="00000000" w:rsidRPr="00000000" w14:paraId="0000016D">
            <w:pPr>
              <w:pageBreakBefore w:val="0"/>
              <w:spacing w:line="360" w:lineRule="auto"/>
              <w:jc w:val="both"/>
              <w:rPr>
                <w:rFonts w:ascii="Calibri" w:cs="Calibri" w:eastAsia="Calibri" w:hAnsi="Calibri"/>
              </w:rPr>
            </w:pPr>
            <w:r w:rsidDel="00000000" w:rsidR="00000000" w:rsidRPr="00000000">
              <w:rPr>
                <w:rtl w:val="0"/>
              </w:rPr>
            </w:r>
          </w:p>
        </w:tc>
        <w:tc>
          <w:tcPr>
            <w:gridSpan w:val="3"/>
            <w:tcBorders>
              <w:top w:color="000000" w:space="0" w:sz="12" w:val="single"/>
              <w:left w:color="000000" w:space="0" w:sz="0" w:val="nil"/>
              <w:bottom w:color="000000" w:space="0" w:sz="12" w:val="single"/>
              <w:right w:color="000000" w:space="0" w:sz="0" w:val="nil"/>
            </w:tcBorders>
            <w:shd w:fill="ffffff" w:val="clear"/>
            <w:tcMar>
              <w:left w:w="108.0" w:type="dxa"/>
              <w:right w:w="108.0" w:type="dxa"/>
            </w:tcMar>
          </w:tcPr>
          <w:p w:rsidR="00000000" w:rsidDel="00000000" w:rsidP="00000000" w:rsidRDefault="00000000" w:rsidRPr="00000000" w14:paraId="00000170">
            <w:pPr>
              <w:pageBreakBefore w:val="0"/>
              <w:spacing w:line="360" w:lineRule="auto"/>
              <w:jc w:val="both"/>
              <w:rPr>
                <w:rFonts w:ascii="Calibri" w:cs="Calibri" w:eastAsia="Calibri" w:hAnsi="Calibri"/>
              </w:rPr>
            </w:pPr>
            <w:r w:rsidDel="00000000" w:rsidR="00000000" w:rsidRPr="00000000">
              <w:rPr>
                <w:rtl w:val="0"/>
              </w:rPr>
            </w:r>
          </w:p>
        </w:tc>
        <w:tc>
          <w:tcPr>
            <w:gridSpan w:val="2"/>
            <w:tcBorders>
              <w:top w:color="000000" w:space="0" w:sz="12" w:val="single"/>
              <w:left w:color="000000" w:space="0" w:sz="0" w:val="nil"/>
              <w:bottom w:color="000000" w:space="0" w:sz="12" w:val="single"/>
              <w:right w:color="000000" w:space="0" w:sz="4" w:val="single"/>
            </w:tcBorders>
            <w:shd w:fill="ffffff" w:val="clear"/>
            <w:tcMar>
              <w:left w:w="108.0" w:type="dxa"/>
              <w:right w:w="108.0" w:type="dxa"/>
            </w:tcMar>
          </w:tcPr>
          <w:p w:rsidR="00000000" w:rsidDel="00000000" w:rsidP="00000000" w:rsidRDefault="00000000" w:rsidRPr="00000000" w14:paraId="00000173">
            <w:pPr>
              <w:pageBreakBefore w:val="0"/>
              <w:spacing w:line="360" w:lineRule="auto"/>
              <w:jc w:val="both"/>
              <w:rPr>
                <w:rFonts w:ascii="Calibri" w:cs="Calibri" w:eastAsia="Calibri" w:hAnsi="Calibri"/>
              </w:rPr>
            </w:pPr>
            <w:r w:rsidDel="00000000" w:rsidR="00000000" w:rsidRPr="00000000">
              <w:rPr>
                <w:rtl w:val="0"/>
              </w:rPr>
            </w:r>
          </w:p>
        </w:tc>
      </w:tr>
      <w:tr>
        <w:trPr>
          <w:cantSplit w:val="0"/>
          <w:trHeight w:val="139" w:hRule="atLeast"/>
          <w:tblHeader w:val="0"/>
        </w:trPr>
        <w:tc>
          <w:tcPr>
            <w:vMerge w:val="continue"/>
            <w:tcBorders>
              <w:top w:color="000000" w:space="0" w:sz="12" w:val="single"/>
              <w:left w:color="000000" w:space="0" w:sz="4" w:val="single"/>
              <w:bottom w:color="000000" w:space="0" w:sz="4" w:val="single"/>
              <w:right w:color="000000" w:space="0" w:sz="12" w:val="single"/>
            </w:tcBorders>
            <w:shd w:fill="ffffff" w:val="clear"/>
            <w:tcMar>
              <w:left w:w="108.0" w:type="dxa"/>
              <w:right w:w="108.0" w:type="dxa"/>
            </w:tcM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5"/>
            <w:tcBorders>
              <w:top w:color="000000" w:space="0" w:sz="12" w:val="single"/>
              <w:left w:color="000000" w:space="0" w:sz="12" w:val="single"/>
              <w:bottom w:color="000000" w:space="0" w:sz="12" w:val="single"/>
              <w:right w:color="000000" w:space="0" w:sz="0" w:val="nil"/>
            </w:tcBorders>
            <w:shd w:fill="ffffff" w:val="clear"/>
            <w:tcMar>
              <w:left w:w="108.0" w:type="dxa"/>
              <w:right w:w="108.0" w:type="dxa"/>
            </w:tcMar>
          </w:tcPr>
          <w:p w:rsidR="00000000" w:rsidDel="00000000" w:rsidP="00000000" w:rsidRDefault="00000000" w:rsidRPr="00000000" w14:paraId="00000176">
            <w:pPr>
              <w:pageBreakBefore w:val="0"/>
              <w:spacing w:line="360" w:lineRule="auto"/>
              <w:jc w:val="both"/>
              <w:rPr>
                <w:rFonts w:ascii="Calibri" w:cs="Calibri" w:eastAsia="Calibri" w:hAnsi="Calibri"/>
              </w:rPr>
            </w:pP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shd w:fill="ffffff" w:val="clear"/>
            <w:tcMar>
              <w:left w:w="108.0" w:type="dxa"/>
              <w:right w:w="108.0" w:type="dxa"/>
            </w:tcMar>
          </w:tcPr>
          <w:p w:rsidR="00000000" w:rsidDel="00000000" w:rsidP="00000000" w:rsidRDefault="00000000" w:rsidRPr="00000000" w14:paraId="0000017B">
            <w:pPr>
              <w:pageBreakBefore w:val="0"/>
              <w:spacing w:line="360" w:lineRule="auto"/>
              <w:jc w:val="both"/>
              <w:rPr>
                <w:rFonts w:ascii="Calibri" w:cs="Calibri" w:eastAsia="Calibri" w:hAnsi="Calibri"/>
              </w:rPr>
            </w:pPr>
            <w:r w:rsidDel="00000000" w:rsidR="00000000" w:rsidRPr="00000000">
              <w:rPr>
                <w:rtl w:val="0"/>
              </w:rPr>
            </w:r>
          </w:p>
        </w:tc>
        <w:tc>
          <w:tcPr>
            <w:gridSpan w:val="3"/>
            <w:tcBorders>
              <w:top w:color="000000" w:space="0" w:sz="12" w:val="single"/>
              <w:left w:color="000000" w:space="0" w:sz="0" w:val="nil"/>
              <w:bottom w:color="000000" w:space="0" w:sz="12" w:val="single"/>
              <w:right w:color="000000" w:space="0" w:sz="0" w:val="nil"/>
            </w:tcBorders>
            <w:shd w:fill="ffffff" w:val="clear"/>
            <w:tcMar>
              <w:left w:w="108.0" w:type="dxa"/>
              <w:right w:w="108.0" w:type="dxa"/>
            </w:tcMar>
          </w:tcPr>
          <w:p w:rsidR="00000000" w:rsidDel="00000000" w:rsidP="00000000" w:rsidRDefault="00000000" w:rsidRPr="00000000" w14:paraId="0000017C">
            <w:pPr>
              <w:pageBreakBefore w:val="0"/>
              <w:spacing w:line="360" w:lineRule="auto"/>
              <w:jc w:val="both"/>
              <w:rPr>
                <w:rFonts w:ascii="Calibri" w:cs="Calibri" w:eastAsia="Calibri" w:hAnsi="Calibri"/>
              </w:rPr>
            </w:pPr>
            <w:r w:rsidDel="00000000" w:rsidR="00000000" w:rsidRPr="00000000">
              <w:rPr>
                <w:rtl w:val="0"/>
              </w:rPr>
            </w:r>
          </w:p>
        </w:tc>
        <w:tc>
          <w:tcPr>
            <w:gridSpan w:val="3"/>
            <w:tcBorders>
              <w:top w:color="000000" w:space="0" w:sz="12" w:val="single"/>
              <w:left w:color="000000" w:space="0" w:sz="0" w:val="nil"/>
              <w:bottom w:color="000000" w:space="0" w:sz="12" w:val="single"/>
              <w:right w:color="000000" w:space="0" w:sz="0" w:val="nil"/>
            </w:tcBorders>
            <w:shd w:fill="ffffff" w:val="clear"/>
            <w:tcMar>
              <w:left w:w="108.0" w:type="dxa"/>
              <w:right w:w="108.0" w:type="dxa"/>
            </w:tcMar>
          </w:tcPr>
          <w:p w:rsidR="00000000" w:rsidDel="00000000" w:rsidP="00000000" w:rsidRDefault="00000000" w:rsidRPr="00000000" w14:paraId="0000017F">
            <w:pPr>
              <w:pageBreakBefore w:val="0"/>
              <w:spacing w:line="360" w:lineRule="auto"/>
              <w:jc w:val="both"/>
              <w:rPr>
                <w:rFonts w:ascii="Calibri" w:cs="Calibri" w:eastAsia="Calibri" w:hAnsi="Calibri"/>
              </w:rPr>
            </w:pPr>
            <w:r w:rsidDel="00000000" w:rsidR="00000000" w:rsidRPr="00000000">
              <w:rPr>
                <w:rtl w:val="0"/>
              </w:rPr>
            </w:r>
          </w:p>
        </w:tc>
        <w:tc>
          <w:tcPr>
            <w:gridSpan w:val="2"/>
            <w:tcBorders>
              <w:top w:color="000000" w:space="0" w:sz="12" w:val="single"/>
              <w:left w:color="000000" w:space="0" w:sz="0" w:val="nil"/>
              <w:bottom w:color="000000" w:space="0" w:sz="12" w:val="single"/>
              <w:right w:color="000000" w:space="0" w:sz="4" w:val="single"/>
            </w:tcBorders>
            <w:shd w:fill="ffffff" w:val="clear"/>
            <w:tcMar>
              <w:left w:w="108.0" w:type="dxa"/>
              <w:right w:w="108.0" w:type="dxa"/>
            </w:tcMar>
          </w:tcPr>
          <w:p w:rsidR="00000000" w:rsidDel="00000000" w:rsidP="00000000" w:rsidRDefault="00000000" w:rsidRPr="00000000" w14:paraId="00000182">
            <w:pPr>
              <w:pageBreakBefore w:val="0"/>
              <w:spacing w:line="360" w:lineRule="auto"/>
              <w:jc w:val="both"/>
              <w:rPr>
                <w:rFonts w:ascii="Calibri" w:cs="Calibri" w:eastAsia="Calibri" w:hAnsi="Calibri"/>
              </w:rPr>
            </w:pPr>
            <w:r w:rsidDel="00000000" w:rsidR="00000000" w:rsidRPr="00000000">
              <w:rPr>
                <w:rtl w:val="0"/>
              </w:rPr>
            </w:r>
          </w:p>
        </w:tc>
      </w:tr>
      <w:tr>
        <w:trPr>
          <w:cantSplit w:val="0"/>
          <w:trHeight w:val="222" w:hRule="atLeast"/>
          <w:tblHeader w:val="0"/>
        </w:trPr>
        <w:tc>
          <w:tcPr>
            <w:vMerge w:val="continue"/>
            <w:tcBorders>
              <w:top w:color="000000" w:space="0" w:sz="12" w:val="single"/>
              <w:left w:color="000000" w:space="0" w:sz="4" w:val="single"/>
              <w:bottom w:color="000000" w:space="0" w:sz="4" w:val="single"/>
              <w:right w:color="000000" w:space="0" w:sz="12" w:val="single"/>
            </w:tcBorders>
            <w:shd w:fill="ffffff" w:val="clear"/>
            <w:tcMar>
              <w:left w:w="108.0" w:type="dxa"/>
              <w:right w:w="108.0" w:type="dxa"/>
            </w:tcM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5"/>
            <w:tcBorders>
              <w:top w:color="000000" w:space="0" w:sz="12" w:val="single"/>
              <w:left w:color="000000" w:space="0" w:sz="12" w:val="single"/>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185">
            <w:pPr>
              <w:keepNext w:val="1"/>
              <w:pageBreakBefore w:val="0"/>
              <w:spacing w:after="0" w:line="360" w:lineRule="auto"/>
              <w:jc w:val="both"/>
              <w:rPr/>
            </w:pPr>
            <w:r w:rsidDel="00000000" w:rsidR="00000000" w:rsidRPr="00000000">
              <w:rPr>
                <w:rFonts w:ascii="Times New Roman" w:cs="Times New Roman" w:eastAsia="Times New Roman" w:hAnsi="Times New Roman"/>
                <w:sz w:val="24"/>
                <w:szCs w:val="24"/>
                <w:rtl w:val="0"/>
              </w:rPr>
              <w:t xml:space="preserve">CHIEF MAGISTRATE’S COURT AT  MILIMANI</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18A">
            <w:pPr>
              <w:pageBreakBefore w:val="0"/>
              <w:spacing w:line="360" w:lineRule="auto"/>
              <w:jc w:val="both"/>
              <w:rPr>
                <w:rFonts w:ascii="Calibri" w:cs="Calibri" w:eastAsia="Calibri" w:hAnsi="Calibri"/>
              </w:rPr>
            </w:pPr>
            <w:r w:rsidDel="00000000" w:rsidR="00000000" w:rsidRPr="00000000">
              <w:rPr>
                <w:rtl w:val="0"/>
              </w:rPr>
            </w:r>
          </w:p>
        </w:tc>
        <w:tc>
          <w:tcPr>
            <w:gridSpan w:val="3"/>
            <w:tcBorders>
              <w:top w:color="000000" w:space="0" w:sz="12" w:val="single"/>
              <w:left w:color="000000" w:space="0" w:sz="0" w:val="nil"/>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18B">
            <w:pPr>
              <w:pageBreakBefore w:val="0"/>
              <w:spacing w:line="360" w:lineRule="auto"/>
              <w:jc w:val="both"/>
              <w:rPr>
                <w:rFonts w:ascii="Calibri" w:cs="Calibri" w:eastAsia="Calibri" w:hAnsi="Calibri"/>
              </w:rPr>
            </w:pPr>
            <w:r w:rsidDel="00000000" w:rsidR="00000000" w:rsidRPr="00000000">
              <w:rPr>
                <w:rtl w:val="0"/>
              </w:rPr>
            </w:r>
          </w:p>
        </w:tc>
        <w:tc>
          <w:tcPr>
            <w:gridSpan w:val="3"/>
            <w:tcBorders>
              <w:top w:color="000000" w:space="0" w:sz="12" w:val="single"/>
              <w:left w:color="000000" w:space="0" w:sz="0" w:val="nil"/>
              <w:bottom w:color="000000" w:space="0" w:sz="4" w:val="single"/>
              <w:right w:color="000000" w:space="0" w:sz="0" w:val="nil"/>
            </w:tcBorders>
            <w:shd w:fill="ffffff" w:val="clear"/>
            <w:tcMar>
              <w:left w:w="108.0" w:type="dxa"/>
              <w:right w:w="108.0" w:type="dxa"/>
            </w:tcMar>
          </w:tcPr>
          <w:p w:rsidR="00000000" w:rsidDel="00000000" w:rsidP="00000000" w:rsidRDefault="00000000" w:rsidRPr="00000000" w14:paraId="0000018E">
            <w:pPr>
              <w:pageBreakBefore w:val="0"/>
              <w:spacing w:line="360" w:lineRule="auto"/>
              <w:jc w:val="both"/>
              <w:rPr>
                <w:rFonts w:ascii="Calibri" w:cs="Calibri" w:eastAsia="Calibri" w:hAnsi="Calibri"/>
              </w:rPr>
            </w:pPr>
            <w:r w:rsidDel="00000000" w:rsidR="00000000" w:rsidRPr="00000000">
              <w:rPr>
                <w:rtl w:val="0"/>
              </w:rPr>
            </w:r>
          </w:p>
        </w:tc>
        <w:tc>
          <w:tcPr>
            <w:gridSpan w:val="2"/>
            <w:tcBorders>
              <w:top w:color="000000" w:space="0" w:sz="12" w:val="single"/>
              <w:left w:color="000000" w:space="0" w:sz="0" w:val="nil"/>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91">
            <w:pPr>
              <w:pageBreakBefore w:val="0"/>
              <w:spacing w:line="360" w:lineRule="auto"/>
              <w:jc w:val="both"/>
              <w:rPr/>
            </w:pPr>
            <w:r w:rsidDel="00000000" w:rsidR="00000000" w:rsidRPr="00000000">
              <w:rPr>
                <w:rFonts w:ascii="Times New Roman" w:cs="Times New Roman" w:eastAsia="Times New Roman" w:hAnsi="Times New Roman"/>
                <w:b w:val="1"/>
                <w:sz w:val="24"/>
                <w:szCs w:val="24"/>
                <w:rtl w:val="0"/>
              </w:rPr>
              <w:t xml:space="preserve">If the fine paid  N/A</w:t>
            </w:r>
            <w:r w:rsidDel="00000000" w:rsidR="00000000" w:rsidRPr="00000000">
              <w:rPr>
                <w:rtl w:val="0"/>
              </w:rPr>
            </w:r>
          </w:p>
        </w:tc>
      </w:tr>
    </w:tbl>
    <w:p w:rsidR="00000000" w:rsidDel="00000000" w:rsidP="00000000" w:rsidRDefault="00000000" w:rsidRPr="00000000" w14:paraId="00000193">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pageBreakBefore w:val="0"/>
        <w:spacing w:line="360" w:lineRule="auto"/>
        <w:ind w:left="1440"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6">
      <w:pPr>
        <w:pageBreakBefore w:val="0"/>
        <w:spacing w:line="360" w:lineRule="auto"/>
        <w:ind w:left="1440"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OGA KIM</w:t>
      </w:r>
    </w:p>
    <w:sdt>
      <w:sdtPr>
        <w:tag w:val="goog_rdk_4"/>
      </w:sdtPr>
      <w:sdtContent>
        <w:p w:rsidR="00000000" w:rsidDel="00000000" w:rsidP="00000000" w:rsidRDefault="00000000" w:rsidRPr="00000000" w14:paraId="00000197">
          <w:pPr>
            <w:pageBreakBefore w:val="0"/>
            <w:spacing w:line="360" w:lineRule="auto"/>
            <w:ind w:left="1440" w:firstLine="720"/>
            <w:jc w:val="center"/>
            <w:rPr>
              <w:del w:author="Victoria Makokha" w:id="3" w:date="2021-08-21T19:18:00Z"/>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Officer in Charge, Misty Police Statio</w:t>
          </w:r>
          <w:sdt>
            <w:sdtPr>
              <w:tag w:val="goog_rdk_3"/>
            </w:sdtPr>
            <w:sdtContent>
              <w:del w:author="Victoria Makokha" w:id="3" w:date="2021-08-21T19:18:00Z">
                <w:r w:rsidDel="00000000" w:rsidR="00000000" w:rsidRPr="00000000">
                  <w:rPr>
                    <w:rFonts w:ascii="Times New Roman" w:cs="Times New Roman" w:eastAsia="Times New Roman" w:hAnsi="Times New Roman"/>
                    <w:sz w:val="24"/>
                    <w:szCs w:val="24"/>
                    <w:rtl w:val="0"/>
                  </w:rPr>
                  <w:delText xml:space="preserve">n</w:delText>
                </w:r>
                <w:r w:rsidDel="00000000" w:rsidR="00000000" w:rsidRPr="00000000">
                  <w:rPr>
                    <w:rtl w:val="0"/>
                  </w:rPr>
                </w:r>
              </w:del>
            </w:sdtContent>
          </w:sdt>
        </w:p>
      </w:sdtContent>
    </w:sdt>
    <w:sdt>
      <w:sdtPr>
        <w:tag w:val="goog_rdk_5"/>
      </w:sdtPr>
      <w:sdtContent>
        <w:p w:rsidR="00000000" w:rsidDel="00000000" w:rsidP="00000000" w:rsidRDefault="00000000" w:rsidRPr="00000000" w14:paraId="00000198">
          <w:pPr>
            <w:pageBreakBefore w:val="0"/>
            <w:spacing w:line="360" w:lineRule="auto"/>
            <w:ind w:left="1440" w:firstLine="720"/>
            <w:jc w:val="center"/>
            <w:rPr>
              <w:rFonts w:ascii="Times New Roman" w:cs="Times New Roman" w:eastAsia="Times New Roman" w:hAnsi="Times New Roman"/>
              <w:sz w:val="24"/>
              <w:szCs w:val="24"/>
            </w:rPr>
            <w:pPrChange w:author="Victoria Makokha" w:id="0" w:date="2021-08-21T19:18:00Z">
              <w:pPr>
                <w:pageBreakBefore w:val="0"/>
                <w:spacing w:line="360" w:lineRule="auto"/>
                <w:jc w:val="both"/>
              </w:pPr>
            </w:pPrChange>
          </w:pPr>
          <w:r w:rsidDel="00000000" w:rsidR="00000000" w:rsidRPr="00000000">
            <w:rPr>
              <w:rtl w:val="0"/>
            </w:rPr>
          </w:r>
        </w:p>
      </w:sdtContent>
    </w:sdt>
    <w:p w:rsidR="00000000" w:rsidDel="00000000" w:rsidP="00000000" w:rsidRDefault="00000000" w:rsidRPr="00000000" w14:paraId="00000199">
      <w:pPr>
        <w:pageBreakBefore w:val="0"/>
        <w:spacing w:after="100" w:before="10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9A">
      <w:pPr>
        <w:pageBreakBefore w:val="0"/>
        <w:spacing w:after="100" w:before="10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9B">
      <w:pPr>
        <w:pageBreakBefore w:val="0"/>
        <w:spacing w:line="360" w:lineRule="auto"/>
        <w:jc w:val="center"/>
        <w:rPr>
          <w:rFonts w:ascii="Times New Roman" w:cs="Times New Roman" w:eastAsia="Times New Roman" w:hAnsi="Times New Roman"/>
          <w:b w:val="1"/>
          <w:sz w:val="24"/>
          <w:szCs w:val="24"/>
        </w:rPr>
      </w:pPr>
      <w:r w:rsidDel="00000000" w:rsidR="00000000" w:rsidRPr="00000000">
        <w:rPr/>
        <mc:AlternateContent>
          <mc:Choice Requires="wpg">
            <w:drawing>
              <wp:inline distB="0" distT="0" distL="114300" distR="114300">
                <wp:extent cx="1600200" cy="1133475"/>
                <wp:effectExtent b="0" l="0" r="0" t="0"/>
                <wp:docPr id="9" name=""/>
                <a:graphic>
                  <a:graphicData uri="http://schemas.microsoft.com/office/word/2010/wordprocessingShape">
                    <wps:wsp>
                      <wps:cNvSpPr/>
                      <wps:cNvPr id="5" name="Shape 5"/>
                      <wps:spPr>
                        <a:xfrm>
                          <a:off x="4550663" y="3218025"/>
                          <a:ext cx="1590675" cy="11239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600200" cy="1133475"/>
                <wp:effectExtent b="0" l="0" r="0" t="0"/>
                <wp:docPr id="9"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1600200" cy="113347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19C">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REPUBLIC OF KENYA</w:t>
      </w:r>
    </w:p>
    <w:p w:rsidR="00000000" w:rsidDel="00000000" w:rsidP="00000000" w:rsidRDefault="00000000" w:rsidRPr="00000000" w14:paraId="0000019D">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WARRANT IN FIRST INSTANCE FOR CRIMINAL </w:t>
      </w:r>
    </w:p>
    <w:p w:rsidR="00000000" w:rsidDel="00000000" w:rsidP="00000000" w:rsidRDefault="00000000" w:rsidRPr="00000000" w14:paraId="0000019E">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APPREHENSION OF ACCUSED</w:t>
      </w:r>
    </w:p>
    <w:p w:rsidR="00000000" w:rsidDel="00000000" w:rsidP="00000000" w:rsidRDefault="00000000" w:rsidRPr="00000000" w14:paraId="0000019F">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REPUBLIC OF KENYA</w:t>
      </w:r>
    </w:p>
    <w:p w:rsidR="00000000" w:rsidDel="00000000" w:rsidP="00000000" w:rsidRDefault="00000000" w:rsidRPr="00000000" w14:paraId="000001A0">
      <w:pPr>
        <w:pageBreakBefore w:val="0"/>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b w:val="1"/>
          <w:sz w:val="24"/>
          <w:szCs w:val="24"/>
          <w:rtl w:val="0"/>
        </w:rPr>
        <w:t xml:space="preserve">IN THE </w:t>
      </w:r>
      <w:r w:rsidDel="00000000" w:rsidR="00000000" w:rsidRPr="00000000">
        <w:rPr>
          <w:rFonts w:ascii="Times New Roman" w:cs="Times New Roman" w:eastAsia="Times New Roman" w:hAnsi="Times New Roman"/>
          <w:i w:val="1"/>
          <w:sz w:val="24"/>
          <w:szCs w:val="24"/>
          <w:u w:val="single"/>
          <w:rtl w:val="0"/>
        </w:rPr>
        <w:t xml:space="preserve">chief magistrates</w:t>
      </w:r>
      <w:r w:rsidDel="00000000" w:rsidR="00000000" w:rsidRPr="00000000">
        <w:rPr>
          <w:rFonts w:ascii="Times New Roman" w:cs="Times New Roman" w:eastAsia="Times New Roman" w:hAnsi="Times New Roman"/>
          <w:b w:val="1"/>
          <w:sz w:val="24"/>
          <w:szCs w:val="24"/>
          <w:rtl w:val="0"/>
        </w:rPr>
        <w:t xml:space="preserve"> COURT AT </w:t>
      </w:r>
      <w:r w:rsidDel="00000000" w:rsidR="00000000" w:rsidRPr="00000000">
        <w:rPr>
          <w:rFonts w:ascii="Times New Roman" w:cs="Times New Roman" w:eastAsia="Times New Roman" w:hAnsi="Times New Roman"/>
          <w:i w:val="1"/>
          <w:sz w:val="24"/>
          <w:szCs w:val="24"/>
          <w:u w:val="single"/>
          <w:rtl w:val="0"/>
        </w:rPr>
        <w:t xml:space="preserve">Milimani</w:t>
      </w:r>
    </w:p>
    <w:p w:rsidR="00000000" w:rsidDel="00000000" w:rsidP="00000000" w:rsidRDefault="00000000" w:rsidRPr="00000000" w14:paraId="000001A1">
      <w:pPr>
        <w:pageBreakBefore w:val="0"/>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b w:val="1"/>
          <w:sz w:val="24"/>
          <w:szCs w:val="24"/>
          <w:rtl w:val="0"/>
        </w:rPr>
        <w:t xml:space="preserve">CRIMINAL CASE </w:t>
      </w:r>
      <w:r w:rsidDel="00000000" w:rsidR="00000000" w:rsidRPr="00000000">
        <w:rPr>
          <w:rFonts w:ascii="Times New Roman" w:cs="Times New Roman" w:eastAsia="Times New Roman" w:hAnsi="Times New Roman"/>
          <w:i w:val="1"/>
          <w:sz w:val="24"/>
          <w:szCs w:val="24"/>
          <w:u w:val="single"/>
          <w:rtl w:val="0"/>
        </w:rPr>
        <w:t xml:space="preserve">number 0089</w:t>
      </w:r>
      <w:r w:rsidDel="00000000" w:rsidR="00000000" w:rsidRPr="00000000">
        <w:rPr>
          <w:rFonts w:ascii="Times New Roman" w:cs="Times New Roman" w:eastAsia="Times New Roman" w:hAnsi="Times New Roman"/>
          <w:b w:val="1"/>
          <w:sz w:val="24"/>
          <w:szCs w:val="24"/>
          <w:rtl w:val="0"/>
        </w:rPr>
        <w:t xml:space="preserve"> OF </w:t>
      </w:r>
      <w:r w:rsidDel="00000000" w:rsidR="00000000" w:rsidRPr="00000000">
        <w:rPr>
          <w:rFonts w:ascii="Times New Roman" w:cs="Times New Roman" w:eastAsia="Times New Roman" w:hAnsi="Times New Roman"/>
          <w:i w:val="1"/>
          <w:sz w:val="24"/>
          <w:szCs w:val="24"/>
          <w:u w:val="single"/>
          <w:rtl w:val="0"/>
        </w:rPr>
        <w:t xml:space="preserve">2014</w:t>
      </w:r>
    </w:p>
    <w:p w:rsidR="00000000" w:rsidDel="00000000" w:rsidP="00000000" w:rsidRDefault="00000000" w:rsidRPr="00000000" w14:paraId="000001A2">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THE INSPECTOR GENERAL OF POLICE OF KENYA</w:t>
      </w:r>
    </w:p>
    <w:p w:rsidR="00000000" w:rsidDel="00000000" w:rsidP="00000000" w:rsidRDefault="00000000" w:rsidRPr="00000000" w14:paraId="000001A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WHERE AS MR. MALI MBAYA</w:t>
      </w:r>
      <w:r w:rsidDel="00000000" w:rsidR="00000000" w:rsidRPr="00000000">
        <w:rPr>
          <w:rFonts w:ascii="Times New Roman" w:cs="Times New Roman" w:eastAsia="Times New Roman" w:hAnsi="Times New Roman"/>
          <w:sz w:val="24"/>
          <w:szCs w:val="24"/>
          <w:rtl w:val="0"/>
        </w:rPr>
        <w:t xml:space="preserve"> has this day been charged before this court for the offence of:</w:t>
      </w:r>
    </w:p>
    <w:p w:rsidR="00000000" w:rsidDel="00000000" w:rsidP="00000000" w:rsidRDefault="00000000" w:rsidRPr="00000000" w14:paraId="000001A4">
      <w:pPr>
        <w:pageBreakBefore w:val="0"/>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Robbery with violence Contrary to section 296 (2) of the penal code Cap 63 Laws of Kenya.</w:t>
      </w:r>
    </w:p>
    <w:p w:rsidR="00000000" w:rsidDel="00000000" w:rsidP="00000000" w:rsidRDefault="00000000" w:rsidRPr="00000000" w14:paraId="000001A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you are hereby commanded forthwith to apprehend the said </w:t>
      </w:r>
      <w:r w:rsidDel="00000000" w:rsidR="00000000" w:rsidRPr="00000000">
        <w:rPr>
          <w:rFonts w:ascii="Times New Roman" w:cs="Times New Roman" w:eastAsia="Times New Roman" w:hAnsi="Times New Roman"/>
          <w:b w:val="1"/>
          <w:sz w:val="24"/>
          <w:szCs w:val="24"/>
          <w:rtl w:val="0"/>
        </w:rPr>
        <w:t xml:space="preserve">MR. MALI MBAYA</w:t>
      </w:r>
      <w:r w:rsidDel="00000000" w:rsidR="00000000" w:rsidRPr="00000000">
        <w:rPr>
          <w:rFonts w:ascii="Times New Roman" w:cs="Times New Roman" w:eastAsia="Times New Roman" w:hAnsi="Times New Roman"/>
          <w:sz w:val="24"/>
          <w:szCs w:val="24"/>
          <w:rtl w:val="0"/>
        </w:rPr>
        <w:t xml:space="preserve"> and to bring him before this Court to answer to the said charge, and to be further dealt with according to Law.</w:t>
      </w:r>
    </w:p>
    <w:p w:rsidR="00000000" w:rsidDel="00000000" w:rsidP="00000000" w:rsidRDefault="00000000" w:rsidRPr="00000000" w14:paraId="000001A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Dated this 14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day of   SEPTEMBER 2014</w:t>
      </w:r>
    </w:p>
    <w:p w:rsidR="00000000" w:rsidDel="00000000" w:rsidP="00000000" w:rsidRDefault="00000000" w:rsidRPr="00000000" w14:paraId="000001A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IDRIS SULTAN</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Chief Magistrate</w:t>
      </w:r>
    </w:p>
    <w:p w:rsidR="00000000" w:rsidDel="00000000" w:rsidP="00000000" w:rsidRDefault="00000000" w:rsidRPr="00000000" w14:paraId="000001A8">
      <w:pPr>
        <w:pageBreakBefore w:val="0"/>
        <w:spacing w:line="360" w:lineRule="auto"/>
        <w:jc w:val="center"/>
        <w:rPr/>
      </w:pPr>
      <w:r w:rsidDel="00000000" w:rsidR="00000000" w:rsidRPr="00000000">
        <w:rPr>
          <w:rFonts w:ascii="Times New Roman" w:cs="Times New Roman" w:eastAsia="Times New Roman" w:hAnsi="Times New Roman"/>
          <w:b w:val="1"/>
          <w:sz w:val="24"/>
          <w:szCs w:val="24"/>
        </w:rPr>
        <w:drawing>
          <wp:inline distB="0" distT="0" distL="0" distR="0">
            <wp:extent cx="1380455" cy="1600840"/>
            <wp:effectExtent b="0" l="0" r="0" t="0"/>
            <wp:docPr descr="C:\Users\kslguest\Desktop\IMG-20160703-WA0014.jpg" id="11" name="image1.jpg"/>
            <a:graphic>
              <a:graphicData uri="http://schemas.openxmlformats.org/drawingml/2006/picture">
                <pic:pic>
                  <pic:nvPicPr>
                    <pic:cNvPr descr="C:\Users\kslguest\Desktop\IMG-20160703-WA0014.jpg" id="0" name="image1.jpg"/>
                    <pic:cNvPicPr preferRelativeResize="0"/>
                  </pic:nvPicPr>
                  <pic:blipFill>
                    <a:blip r:embed="rId11"/>
                    <a:srcRect b="0" l="0" r="0" t="0"/>
                    <a:stretch>
                      <a:fillRect/>
                    </a:stretch>
                  </pic:blipFill>
                  <pic:spPr>
                    <a:xfrm>
                      <a:off x="0" y="0"/>
                      <a:ext cx="1380455" cy="160084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REPUBLIC OF TANZANIA</w:t>
      </w:r>
    </w:p>
    <w:p w:rsidR="00000000" w:rsidDel="00000000" w:rsidP="00000000" w:rsidRDefault="00000000" w:rsidRPr="00000000" w14:paraId="000001AA">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THE CHIEF MAGISTRATE’S COURT OF BUKOBA</w:t>
      </w:r>
    </w:p>
    <w:p w:rsidR="00000000" w:rsidDel="00000000" w:rsidP="00000000" w:rsidRDefault="00000000" w:rsidRPr="00000000" w14:paraId="000001AB">
      <w:pPr>
        <w:pageBreakBefore w:val="0"/>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 APPLICATION NO. 261 OF 2016</w:t>
      </w:r>
    </w:p>
    <w:p w:rsidR="00000000" w:rsidDel="00000000" w:rsidP="00000000" w:rsidRDefault="00000000" w:rsidRPr="00000000" w14:paraId="000001AC">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AD">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AE">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REPUBLIC……………………………………………………………..………….APPLICANT</w:t>
      </w:r>
    </w:p>
    <w:p w:rsidR="00000000" w:rsidDel="00000000" w:rsidP="00000000" w:rsidRDefault="00000000" w:rsidRPr="00000000" w14:paraId="000001AF">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VERSUS</w:t>
      </w:r>
    </w:p>
    <w:p w:rsidR="00000000" w:rsidDel="00000000" w:rsidP="00000000" w:rsidRDefault="00000000" w:rsidRPr="00000000" w14:paraId="000001B0">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MR. HARRY KADE……………...…………………………………..………RESPONDENT</w:t>
      </w:r>
    </w:p>
    <w:p w:rsidR="00000000" w:rsidDel="00000000" w:rsidP="00000000" w:rsidRDefault="00000000" w:rsidRPr="00000000" w14:paraId="000001B1">
      <w:pPr>
        <w:pageBreakBefore w:val="0"/>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NOTICE OF MOTION</w:t>
      </w:r>
    </w:p>
    <w:p w:rsidR="00000000" w:rsidDel="00000000" w:rsidP="00000000" w:rsidRDefault="00000000" w:rsidRPr="00000000" w14:paraId="000001B2">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(Under the Extradition (Commonwealth Countries Act) Chapter 77 Laws of Tanzania, Compendium of Bilateral, Regional and International Agreements on Extradition and Mutual Legal Assistance in Criminal Matters)</w:t>
      </w:r>
    </w:p>
    <w:p w:rsidR="00000000" w:rsidDel="00000000" w:rsidP="00000000" w:rsidRDefault="00000000" w:rsidRPr="00000000" w14:paraId="000001B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TAKENOTICE</w:t>
      </w:r>
      <w:r w:rsidDel="00000000" w:rsidR="00000000" w:rsidRPr="00000000">
        <w:rPr>
          <w:rFonts w:ascii="Times New Roman" w:cs="Times New Roman" w:eastAsia="Times New Roman" w:hAnsi="Times New Roman"/>
          <w:sz w:val="24"/>
          <w:szCs w:val="24"/>
          <w:rtl w:val="0"/>
        </w:rPr>
        <w:t xml:space="preserve"> that this Honourable Court shall be moved on the ……. day of ………….. 2016 at 9.00 O’clock  or soon thereafter where the Applicant shall make an application before court for Orders that:</w:t>
      </w:r>
    </w:p>
    <w:p w:rsidR="00000000" w:rsidDel="00000000" w:rsidP="00000000" w:rsidRDefault="00000000" w:rsidRPr="00000000" w14:paraId="000001B4">
      <w:pPr>
        <w:pageBreakBefore w:val="0"/>
        <w:numPr>
          <w:ilvl w:val="0"/>
          <w:numId w:val="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application be certified as urgent and be heard </w:t>
      </w:r>
      <w:r w:rsidDel="00000000" w:rsidR="00000000" w:rsidRPr="00000000">
        <w:rPr>
          <w:rFonts w:ascii="Times New Roman" w:cs="Times New Roman" w:eastAsia="Times New Roman" w:hAnsi="Times New Roman"/>
          <w:i w:val="1"/>
          <w:sz w:val="24"/>
          <w:szCs w:val="24"/>
          <w:rtl w:val="0"/>
        </w:rPr>
        <w:t xml:space="preserve">Ex-parte </w:t>
      </w:r>
      <w:r w:rsidDel="00000000" w:rsidR="00000000" w:rsidRPr="00000000">
        <w:rPr>
          <w:rFonts w:ascii="Times New Roman" w:cs="Times New Roman" w:eastAsia="Times New Roman" w:hAnsi="Times New Roman"/>
          <w:sz w:val="24"/>
          <w:szCs w:val="24"/>
          <w:rtl w:val="0"/>
        </w:rPr>
        <w:t xml:space="preserve">in the first instance</w:t>
      </w:r>
      <w:r w:rsidDel="00000000" w:rsidR="00000000" w:rsidRPr="00000000">
        <w:rPr>
          <w:rtl w:val="0"/>
        </w:rPr>
      </w:r>
    </w:p>
    <w:p w:rsidR="00000000" w:rsidDel="00000000" w:rsidP="00000000" w:rsidRDefault="00000000" w:rsidRPr="00000000" w14:paraId="000001B5">
      <w:pPr>
        <w:pageBreakBefore w:val="0"/>
        <w:numPr>
          <w:ilvl w:val="0"/>
          <w:numId w:val="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honorable court grant warrants of arrest against the respondent for purposes of having him extradited to KENYA to face charges</w:t>
      </w:r>
      <w:r w:rsidDel="00000000" w:rsidR="00000000" w:rsidRPr="00000000">
        <w:rPr>
          <w:rtl w:val="0"/>
        </w:rPr>
      </w:r>
    </w:p>
    <w:p w:rsidR="00000000" w:rsidDel="00000000" w:rsidP="00000000" w:rsidRDefault="00000000" w:rsidRPr="00000000" w14:paraId="000001B6">
      <w:pPr>
        <w:pageBreakBefore w:val="0"/>
        <w:numPr>
          <w:ilvl w:val="0"/>
          <w:numId w:val="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cost of this application be provided for.</w:t>
      </w:r>
      <w:r w:rsidDel="00000000" w:rsidR="00000000" w:rsidRPr="00000000">
        <w:rPr>
          <w:rtl w:val="0"/>
        </w:rPr>
      </w:r>
    </w:p>
    <w:p w:rsidR="00000000" w:rsidDel="00000000" w:rsidP="00000000" w:rsidRDefault="00000000" w:rsidRPr="00000000" w14:paraId="000001B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THIS APPLICATION </w:t>
      </w:r>
      <w:r w:rsidDel="00000000" w:rsidR="00000000" w:rsidRPr="00000000">
        <w:rPr>
          <w:rFonts w:ascii="Times New Roman" w:cs="Times New Roman" w:eastAsia="Times New Roman" w:hAnsi="Times New Roman"/>
          <w:sz w:val="24"/>
          <w:szCs w:val="24"/>
          <w:rtl w:val="0"/>
        </w:rPr>
        <w:t xml:space="preserve">is </w:t>
      </w:r>
      <w:r w:rsidDel="00000000" w:rsidR="00000000" w:rsidRPr="00000000">
        <w:rPr>
          <w:rFonts w:ascii="Times New Roman" w:cs="Times New Roman" w:eastAsia="Times New Roman" w:hAnsi="Times New Roman"/>
          <w:b w:val="1"/>
          <w:sz w:val="24"/>
          <w:szCs w:val="24"/>
          <w:u w:val="single"/>
          <w:rtl w:val="0"/>
        </w:rPr>
        <w:t xml:space="preserve">SUPPORTED </w:t>
      </w:r>
      <w:r w:rsidDel="00000000" w:rsidR="00000000" w:rsidRPr="00000000">
        <w:rPr>
          <w:rFonts w:ascii="Times New Roman" w:cs="Times New Roman" w:eastAsia="Times New Roman" w:hAnsi="Times New Roman"/>
          <w:sz w:val="24"/>
          <w:szCs w:val="24"/>
          <w:rtl w:val="0"/>
        </w:rPr>
        <w:t xml:space="preserve">by an annexed Affidavit of the Director of Public Prosecution being the applicant on </w:t>
      </w:r>
      <w:r w:rsidDel="00000000" w:rsidR="00000000" w:rsidRPr="00000000">
        <w:rPr>
          <w:rFonts w:ascii="Times New Roman" w:cs="Times New Roman" w:eastAsia="Times New Roman" w:hAnsi="Times New Roman"/>
          <w:b w:val="1"/>
          <w:sz w:val="24"/>
          <w:szCs w:val="24"/>
          <w:u w:val="single"/>
          <w:rtl w:val="0"/>
        </w:rPr>
        <w:t xml:space="preserve">GROUNDS</w:t>
      </w:r>
      <w:r w:rsidDel="00000000" w:rsidR="00000000" w:rsidRPr="00000000">
        <w:rPr>
          <w:rFonts w:ascii="Times New Roman" w:cs="Times New Roman" w:eastAsia="Times New Roman" w:hAnsi="Times New Roman"/>
          <w:sz w:val="24"/>
          <w:szCs w:val="24"/>
          <w:rtl w:val="0"/>
        </w:rPr>
        <w:t xml:space="preserve">                                                                                                                                                                                                                                                                                                                                                                                                                                                                                                                                                                                                                                                                                                                                                                                                                                                                                                                                                                                                                                                                                                                                                                                                                                                                                                                                                                                                                                                                                                                                                                                                                                                                                                                                                                                                                                                                                                                                                                                                                                                                                                                                                                                                                                                                                                                                                                                                                            below:</w:t>
      </w:r>
    </w:p>
    <w:p w:rsidR="00000000" w:rsidDel="00000000" w:rsidP="00000000" w:rsidRDefault="00000000" w:rsidRPr="00000000" w14:paraId="000001B8">
      <w:pPr>
        <w:pageBreakBefore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the respondent is being sought for to be extradited for crimes committed within the territory of the Republic of KENYA</w:t>
      </w:r>
    </w:p>
    <w:p w:rsidR="00000000" w:rsidDel="00000000" w:rsidP="00000000" w:rsidRDefault="00000000" w:rsidRPr="00000000" w14:paraId="000001B9">
      <w:pPr>
        <w:pageBreakBefore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 </w:t>
      </w:r>
      <w:r w:rsidDel="00000000" w:rsidR="00000000" w:rsidRPr="00000000">
        <w:rPr>
          <w:rFonts w:ascii="Times New Roman" w:cs="Times New Roman" w:eastAsia="Times New Roman" w:hAnsi="Times New Roman"/>
          <w:sz w:val="24"/>
          <w:szCs w:val="24"/>
          <w:rtl w:val="0"/>
        </w:rPr>
        <w:t xml:space="preserve">the continued stay of the respondent in Tanzania as a fugitive considering the charge against him in KENYA will be putting the lives of other Tanzanians in danger.</w:t>
      </w:r>
    </w:p>
    <w:p w:rsidR="00000000" w:rsidDel="00000000" w:rsidP="00000000" w:rsidRDefault="00000000" w:rsidRPr="00000000" w14:paraId="000001BA">
      <w:pPr>
        <w:pageBreakBefore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 </w:t>
      </w:r>
      <w:r w:rsidDel="00000000" w:rsidR="00000000" w:rsidRPr="00000000">
        <w:rPr>
          <w:rFonts w:ascii="Times New Roman" w:cs="Times New Roman" w:eastAsia="Times New Roman" w:hAnsi="Times New Roman"/>
          <w:sz w:val="24"/>
          <w:szCs w:val="24"/>
          <w:rtl w:val="0"/>
        </w:rPr>
        <w:t xml:space="preserve">the applicant has received a request from the authorities of KENYA on the urgency of this application</w:t>
      </w:r>
    </w:p>
    <w:p w:rsidR="00000000" w:rsidDel="00000000" w:rsidP="00000000" w:rsidRDefault="00000000" w:rsidRPr="00000000" w14:paraId="000001BB">
      <w:pPr>
        <w:pageBreakBefore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Kenya and Tanzania signed an agreement in which they commit to support each other in the war against crimes that disrupt the peace and tranquility of the region and to protect the rights of every citizen</w:t>
      </w:r>
    </w:p>
    <w:p w:rsidR="00000000" w:rsidDel="00000000" w:rsidP="00000000" w:rsidRDefault="00000000" w:rsidRPr="00000000" w14:paraId="000001BC">
      <w:pPr>
        <w:pageBreakBefore w:val="0"/>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it is in the interest of justice that this matter be heard and determined expeditiously.</w:t>
      </w:r>
    </w:p>
    <w:p w:rsidR="00000000" w:rsidDel="00000000" w:rsidP="00000000" w:rsidRDefault="00000000" w:rsidRPr="00000000" w14:paraId="000001BD">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at BUKOBA this…. Day of………………………………………………..……….2016.</w:t>
      </w:r>
    </w:p>
    <w:p w:rsidR="00000000" w:rsidDel="00000000" w:rsidP="00000000" w:rsidRDefault="00000000" w:rsidRPr="00000000" w14:paraId="000001BE">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BF">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C0">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DIRECTOR OF PUBLIC PROSECUTION OF TANZANIA</w:t>
      </w:r>
    </w:p>
    <w:p w:rsidR="00000000" w:rsidDel="00000000" w:rsidP="00000000" w:rsidRDefault="00000000" w:rsidRPr="00000000" w14:paraId="000001C1">
      <w:pPr>
        <w:pageBreakBefore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APPLICANT</w:t>
      </w:r>
      <w:r w:rsidDel="00000000" w:rsidR="00000000" w:rsidRPr="00000000">
        <w:rPr>
          <w:rtl w:val="0"/>
        </w:rPr>
      </w:r>
    </w:p>
    <w:p w:rsidR="00000000" w:rsidDel="00000000" w:rsidP="00000000" w:rsidRDefault="00000000" w:rsidRPr="00000000" w14:paraId="000001C2">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DRAWN AND FILED BY</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C3">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DIRECTOR OF PUBLIC PROSECUTIONS,</w:t>
      </w:r>
    </w:p>
    <w:p w:rsidR="00000000" w:rsidDel="00000000" w:rsidP="00000000" w:rsidRDefault="00000000" w:rsidRPr="00000000" w14:paraId="000001C4">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MLIMANI CITY HOUSE.</w:t>
      </w:r>
    </w:p>
    <w:p w:rsidR="00000000" w:rsidDel="00000000" w:rsidP="00000000" w:rsidRDefault="00000000" w:rsidRPr="00000000" w14:paraId="000001C5">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 BOX 8809-99099,</w:t>
      </w:r>
    </w:p>
    <w:p w:rsidR="00000000" w:rsidDel="00000000" w:rsidP="00000000" w:rsidRDefault="00000000" w:rsidRPr="00000000" w14:paraId="000001C6">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BUKOBA.</w:t>
      </w:r>
    </w:p>
    <w:p w:rsidR="00000000" w:rsidDel="00000000" w:rsidP="00000000" w:rsidRDefault="00000000" w:rsidRPr="00000000" w14:paraId="000001C7">
      <w:pPr>
        <w:pageBreakBefore w:val="0"/>
        <w:spacing w:after="0" w:line="360" w:lineRule="auto"/>
        <w:jc w:val="both"/>
        <w:rPr>
          <w:rFonts w:ascii="Times New Roman" w:cs="Times New Roman" w:eastAsia="Times New Roman" w:hAnsi="Times New Roman"/>
          <w:b w:val="1"/>
          <w:smallCaps w:val="1"/>
          <w:sz w:val="24"/>
          <w:szCs w:val="24"/>
          <w:u w:val="single"/>
        </w:rPr>
      </w:pPr>
      <w:r w:rsidDel="00000000" w:rsidR="00000000" w:rsidRPr="00000000">
        <w:rPr>
          <w:rFonts w:ascii="Times New Roman" w:cs="Times New Roman" w:eastAsia="Times New Roman" w:hAnsi="Times New Roman"/>
          <w:b w:val="1"/>
          <w:smallCaps w:val="1"/>
          <w:sz w:val="24"/>
          <w:szCs w:val="24"/>
          <w:u w:val="single"/>
          <w:rtl w:val="0"/>
        </w:rPr>
        <w:t xml:space="preserve">TANZANIA</w:t>
      </w:r>
    </w:p>
    <w:p w:rsidR="00000000" w:rsidDel="00000000" w:rsidP="00000000" w:rsidRDefault="00000000" w:rsidRPr="00000000" w14:paraId="000001C8">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TO BE SERVED UPON </w:t>
      </w:r>
    </w:p>
    <w:p w:rsidR="00000000" w:rsidDel="00000000" w:rsidP="00000000" w:rsidRDefault="00000000" w:rsidRPr="00000000" w14:paraId="000001CA">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MR. HARRY KADE</w:t>
      </w:r>
    </w:p>
    <w:p w:rsidR="00000000" w:rsidDel="00000000" w:rsidP="00000000" w:rsidRDefault="00000000" w:rsidRPr="00000000" w14:paraId="000001C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THE TANZANIA POLICE</w:t>
      </w:r>
    </w:p>
    <w:p w:rsidR="00000000" w:rsidDel="00000000" w:rsidP="00000000" w:rsidRDefault="00000000" w:rsidRPr="00000000" w14:paraId="000001CC">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w:t>
      </w:r>
    </w:p>
    <w:p w:rsidR="00000000" w:rsidDel="00000000" w:rsidP="00000000" w:rsidRDefault="00000000" w:rsidRPr="00000000" w14:paraId="000001CE">
      <w:pPr>
        <w:pageBreakBefore w:val="0"/>
        <w:spacing w:after="16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CF">
      <w:pPr>
        <w:pageBreakBefore w:val="0"/>
        <w:spacing w:after="16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D0">
      <w:pPr>
        <w:pageBreakBefore w:val="0"/>
        <w:spacing w:after="16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D1">
      <w:pPr>
        <w:pageBreakBefore w:val="0"/>
        <w:spacing w:after="16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D2">
      <w:pPr>
        <w:pageBreakBefore w:val="0"/>
        <w:spacing w:after="16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D3">
      <w:pPr>
        <w:pageBreakBefore w:val="0"/>
        <w:spacing w:after="16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D4">
      <w:pPr>
        <w:pageBreakBefore w:val="0"/>
        <w:spacing w:after="16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D5">
      <w:pPr>
        <w:pageBreakBefore w:val="0"/>
        <w:spacing w:after="16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D6">
      <w:pPr>
        <w:pageBreakBefore w:val="0"/>
        <w:spacing w:after="16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D7">
      <w:pPr>
        <w:pageBreakBefore w:val="0"/>
        <w:spacing w:after="16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D8">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D9">
      <w:pPr>
        <w:pageBreakBefore w:val="0"/>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ageBreakBefore w:val="0"/>
        <w:spacing w:line="360" w:lineRule="auto"/>
        <w:jc w:val="center"/>
        <w:rPr/>
      </w:pPr>
      <w:r w:rsidDel="00000000" w:rsidR="00000000" w:rsidRPr="00000000">
        <w:rPr>
          <w:rFonts w:ascii="Times New Roman" w:cs="Times New Roman" w:eastAsia="Times New Roman" w:hAnsi="Times New Roman"/>
          <w:b w:val="1"/>
          <w:sz w:val="24"/>
          <w:szCs w:val="24"/>
        </w:rPr>
        <w:drawing>
          <wp:inline distB="0" distT="0" distL="0" distR="0">
            <wp:extent cx="1380455" cy="1600840"/>
            <wp:effectExtent b="0" l="0" r="0" t="0"/>
            <wp:docPr descr="C:\Users\kslguest\Desktop\IMG-20160703-WA0014.jpg" id="13" name="image1.jpg"/>
            <a:graphic>
              <a:graphicData uri="http://schemas.openxmlformats.org/drawingml/2006/picture">
                <pic:pic>
                  <pic:nvPicPr>
                    <pic:cNvPr descr="C:\Users\kslguest\Desktop\IMG-20160703-WA0014.jpg" id="0" name="image1.jpg"/>
                    <pic:cNvPicPr preferRelativeResize="0"/>
                  </pic:nvPicPr>
                  <pic:blipFill>
                    <a:blip r:embed="rId11"/>
                    <a:srcRect b="0" l="0" r="0" t="0"/>
                    <a:stretch>
                      <a:fillRect/>
                    </a:stretch>
                  </pic:blipFill>
                  <pic:spPr>
                    <a:xfrm>
                      <a:off x="0" y="0"/>
                      <a:ext cx="1380455" cy="160084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ageBreakBefore w:val="0"/>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DC">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REPUBLIC OF TANZANIA</w:t>
      </w:r>
    </w:p>
    <w:p w:rsidR="00000000" w:rsidDel="00000000" w:rsidP="00000000" w:rsidRDefault="00000000" w:rsidRPr="00000000" w14:paraId="000001DD">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THE CHIEF MAGISTRATE’S COURT OF BUKOBA</w:t>
      </w:r>
    </w:p>
    <w:p w:rsidR="00000000" w:rsidDel="00000000" w:rsidP="00000000" w:rsidRDefault="00000000" w:rsidRPr="00000000" w14:paraId="000001DE">
      <w:pPr>
        <w:pageBreakBefore w:val="0"/>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 APPLICATION NO. 261 OF 2016</w:t>
      </w:r>
    </w:p>
    <w:p w:rsidR="00000000" w:rsidDel="00000000" w:rsidP="00000000" w:rsidRDefault="00000000" w:rsidRPr="00000000" w14:paraId="000001DF">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E0">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REPUBLIC……………………………………………………………….…….APPLICANT</w:t>
      </w:r>
    </w:p>
    <w:p w:rsidR="00000000" w:rsidDel="00000000" w:rsidP="00000000" w:rsidRDefault="00000000" w:rsidRPr="00000000" w14:paraId="000001E1">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VERSUS</w:t>
      </w:r>
    </w:p>
    <w:p w:rsidR="00000000" w:rsidDel="00000000" w:rsidP="00000000" w:rsidRDefault="00000000" w:rsidRPr="00000000" w14:paraId="000001E2">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MR. HARRY KADE …………………….…………………………………  RESPONDENT</w:t>
      </w:r>
    </w:p>
    <w:p w:rsidR="00000000" w:rsidDel="00000000" w:rsidP="00000000" w:rsidRDefault="00000000" w:rsidRPr="00000000" w14:paraId="000001E3">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SUPPORTING AFFIDAVIT</w:t>
      </w:r>
      <w:r w:rsidDel="00000000" w:rsidR="00000000" w:rsidRPr="00000000">
        <w:rPr>
          <w:rtl w:val="0"/>
        </w:rPr>
      </w:r>
    </w:p>
    <w:p w:rsidR="00000000" w:rsidDel="00000000" w:rsidP="00000000" w:rsidRDefault="00000000" w:rsidRPr="00000000" w14:paraId="000001E4">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I </w:t>
      </w:r>
      <w:r w:rsidDel="00000000" w:rsidR="00000000" w:rsidRPr="00000000">
        <w:rPr>
          <w:rFonts w:ascii="Times New Roman" w:cs="Times New Roman" w:eastAsia="Times New Roman" w:hAnsi="Times New Roman"/>
          <w:b w:val="1"/>
          <w:sz w:val="24"/>
          <w:szCs w:val="24"/>
          <w:rtl w:val="0"/>
        </w:rPr>
        <w:t xml:space="preserve">JOHN MAGUFULI</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sz w:val="24"/>
          <w:szCs w:val="24"/>
          <w:rtl w:val="0"/>
        </w:rPr>
        <w:t xml:space="preserve">DIRECTOR OF PUBLIC PROSECUTION </w:t>
      </w:r>
      <w:r w:rsidDel="00000000" w:rsidR="00000000" w:rsidRPr="00000000">
        <w:rPr>
          <w:rFonts w:ascii="Times New Roman" w:cs="Times New Roman" w:eastAsia="Times New Roman" w:hAnsi="Times New Roman"/>
          <w:sz w:val="24"/>
          <w:szCs w:val="24"/>
          <w:rtl w:val="0"/>
        </w:rPr>
        <w:t xml:space="preserve">of the Republic of Tanzania, do hereby make an oath and state as follows:</w:t>
      </w:r>
      <w:r w:rsidDel="00000000" w:rsidR="00000000" w:rsidRPr="00000000">
        <w:rPr>
          <w:rtl w:val="0"/>
        </w:rPr>
      </w:r>
    </w:p>
    <w:p w:rsidR="00000000" w:rsidDel="00000000" w:rsidP="00000000" w:rsidRDefault="00000000" w:rsidRPr="00000000" w14:paraId="000001E5">
      <w:pPr>
        <w:pageBreakBefore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I am an adult of sound mind and the applicant in this matter hence competent to swear this affidavit.</w:t>
      </w:r>
    </w:p>
    <w:p w:rsidR="00000000" w:rsidDel="00000000" w:rsidP="00000000" w:rsidRDefault="00000000" w:rsidRPr="00000000" w14:paraId="000001E6">
      <w:pPr>
        <w:pageBreakBefore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the Republic of Kenya and Tanzania signed a bilateral agreement on extradition under which each country commits to ensuring that any fugitive suspected of having committed a crime in any of the two countries is surrendered to the requesting state for purposes of facing charges.</w:t>
      </w:r>
    </w:p>
    <w:p w:rsidR="00000000" w:rsidDel="00000000" w:rsidP="00000000" w:rsidRDefault="00000000" w:rsidRPr="00000000" w14:paraId="000001E7">
      <w:pPr>
        <w:pageBreakBefore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before extradition, the procedures stipulated in the Act will be complied with to ensure that the said fugitive is given a fair trial and his rights are not infringed.</w:t>
      </w:r>
    </w:p>
    <w:p w:rsidR="00000000" w:rsidDel="00000000" w:rsidP="00000000" w:rsidRDefault="00000000" w:rsidRPr="00000000" w14:paraId="000001E8">
      <w:pPr>
        <w:pageBreakBefore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the Government of the REPUBLIC OF KENYA has written to us as requesting State that we extradite MR. HARRY KADE, a KENYAN  citizen resident of Kenya who is a business man who is believed to be in Tanzania.</w:t>
      </w:r>
    </w:p>
    <w:p w:rsidR="00000000" w:rsidDel="00000000" w:rsidP="00000000" w:rsidRDefault="00000000" w:rsidRPr="00000000" w14:paraId="000001E9">
      <w:pPr>
        <w:pageBreakBefore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 </w:t>
      </w:r>
      <w:r w:rsidDel="00000000" w:rsidR="00000000" w:rsidRPr="00000000">
        <w:rPr>
          <w:rFonts w:ascii="Times New Roman" w:cs="Times New Roman" w:eastAsia="Times New Roman" w:hAnsi="Times New Roman"/>
          <w:sz w:val="24"/>
          <w:szCs w:val="24"/>
          <w:rtl w:val="0"/>
        </w:rPr>
        <w:t xml:space="preserve">MR. HARRY KADE is charged with the offence of Man slaughter contrary to the penal code of Kenya</w:t>
      </w:r>
    </w:p>
    <w:p w:rsidR="00000000" w:rsidDel="00000000" w:rsidP="00000000" w:rsidRDefault="00000000" w:rsidRPr="00000000" w14:paraId="000001EA">
      <w:pPr>
        <w:pageBreakBefore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these offences are extraditable as offences triable in either of the two countries.</w:t>
      </w:r>
    </w:p>
    <w:p w:rsidR="00000000" w:rsidDel="00000000" w:rsidP="00000000" w:rsidRDefault="00000000" w:rsidRPr="00000000" w14:paraId="000001EB">
      <w:pPr>
        <w:pageBreakBefore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 </w:t>
      </w:r>
      <w:r w:rsidDel="00000000" w:rsidR="00000000" w:rsidRPr="00000000">
        <w:rPr>
          <w:rFonts w:ascii="Times New Roman" w:cs="Times New Roman" w:eastAsia="Times New Roman" w:hAnsi="Times New Roman"/>
          <w:sz w:val="24"/>
          <w:szCs w:val="24"/>
          <w:rtl w:val="0"/>
        </w:rPr>
        <w:t xml:space="preserve">both countries have complied with the requisite extradition procedures in making this application</w:t>
      </w:r>
    </w:p>
    <w:p w:rsidR="00000000" w:rsidDel="00000000" w:rsidP="00000000" w:rsidRDefault="00000000" w:rsidRPr="00000000" w14:paraId="000001EC">
      <w:pPr>
        <w:pageBreakBefore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 </w:t>
      </w:r>
      <w:r w:rsidDel="00000000" w:rsidR="00000000" w:rsidRPr="00000000">
        <w:rPr>
          <w:rFonts w:ascii="Times New Roman" w:cs="Times New Roman" w:eastAsia="Times New Roman" w:hAnsi="Times New Roman"/>
          <w:sz w:val="24"/>
          <w:szCs w:val="24"/>
          <w:rtl w:val="0"/>
        </w:rPr>
        <w:t xml:space="preserve">it is in the interest of justice and protection of the rights of other citizens that the extradition order be granted.</w:t>
      </w:r>
    </w:p>
    <w:p w:rsidR="00000000" w:rsidDel="00000000" w:rsidP="00000000" w:rsidRDefault="00000000" w:rsidRPr="00000000" w14:paraId="000001ED">
      <w:pPr>
        <w:pageBreakBefore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the facts stated in this Notice of Motion are a true representation of facts as they are thus true to my knowledge.</w:t>
      </w:r>
    </w:p>
    <w:p w:rsidR="00000000" w:rsidDel="00000000" w:rsidP="00000000" w:rsidRDefault="00000000" w:rsidRPr="00000000" w14:paraId="000001EE">
      <w:pPr>
        <w:pageBreakBefore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 </w:t>
      </w:r>
      <w:r w:rsidDel="00000000" w:rsidR="00000000" w:rsidRPr="00000000">
        <w:rPr>
          <w:rFonts w:ascii="Times New Roman" w:cs="Times New Roman" w:eastAsia="Times New Roman" w:hAnsi="Times New Roman"/>
          <w:sz w:val="24"/>
          <w:szCs w:val="24"/>
          <w:rtl w:val="0"/>
        </w:rPr>
        <w:t xml:space="preserve">no other applications with the same subject matter have been made to any other court with the same jurisdiction.</w:t>
      </w:r>
    </w:p>
    <w:p w:rsidR="00000000" w:rsidDel="00000000" w:rsidP="00000000" w:rsidRDefault="00000000" w:rsidRPr="00000000" w14:paraId="000001EF">
      <w:pPr>
        <w:pageBreakBefore w:val="0"/>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THAT</w:t>
      </w:r>
      <w:r w:rsidDel="00000000" w:rsidR="00000000" w:rsidRPr="00000000">
        <w:rPr>
          <w:rFonts w:ascii="Times New Roman" w:cs="Times New Roman" w:eastAsia="Times New Roman" w:hAnsi="Times New Roman"/>
          <w:sz w:val="24"/>
          <w:szCs w:val="24"/>
          <w:rtl w:val="0"/>
        </w:rPr>
        <w:t xml:space="preserve"> the facts deponed herein are true to the best of my knowledge, information and belief.</w:t>
      </w:r>
    </w:p>
    <w:p w:rsidR="00000000" w:rsidDel="00000000" w:rsidP="00000000" w:rsidRDefault="00000000" w:rsidRPr="00000000" w14:paraId="000001F0">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1">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SWORN by the said                             )</w:t>
      </w:r>
    </w:p>
    <w:p w:rsidR="00000000" w:rsidDel="00000000" w:rsidP="00000000" w:rsidRDefault="00000000" w:rsidRPr="00000000" w14:paraId="000001F2">
      <w:pPr>
        <w:pageBreakBefore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JOHN MAGUFULU this                    )     ……………………………       </w:t>
      </w:r>
    </w:p>
    <w:p w:rsidR="00000000" w:rsidDel="00000000" w:rsidP="00000000" w:rsidRDefault="00000000" w:rsidRPr="00000000" w14:paraId="000001F3">
      <w:pPr>
        <w:pageBreakBefore w:val="0"/>
        <w:spacing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DEPONENT           </w:t>
      </w:r>
    </w:p>
    <w:p w:rsidR="00000000" w:rsidDel="00000000" w:rsidP="00000000" w:rsidRDefault="00000000" w:rsidRPr="00000000" w14:paraId="000001F4">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On this………day of …………………………………..2016 at BUKOBA</w:t>
        <w:tab/>
        <w:t xml:space="preserve">          </w:t>
      </w:r>
    </w:p>
    <w:p w:rsidR="00000000" w:rsidDel="00000000" w:rsidP="00000000" w:rsidRDefault="00000000" w:rsidRPr="00000000" w14:paraId="000001F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BEFORE ME:</w:t>
      </w:r>
      <w:r w:rsidDel="00000000" w:rsidR="00000000" w:rsidRPr="00000000">
        <w:rPr>
          <w:rFonts w:ascii="Times New Roman" w:cs="Times New Roman" w:eastAsia="Times New Roman" w:hAnsi="Times New Roman"/>
          <w:sz w:val="24"/>
          <w:szCs w:val="24"/>
          <w:rtl w:val="0"/>
        </w:rPr>
        <w:tab/>
        <w:tab/>
        <w:tab/>
        <w:tab/>
        <w:tab/>
        <w:t xml:space="preserve">   </w:t>
        <w:tab/>
        <w:tab/>
        <w:tab/>
        <w:tab/>
        <w:tab/>
      </w:r>
    </w:p>
    <w:p w:rsidR="00000000" w:rsidDel="00000000" w:rsidP="00000000" w:rsidRDefault="00000000" w:rsidRPr="00000000" w14:paraId="000001F6">
      <w:pPr>
        <w:pageBreakBefore w:val="0"/>
        <w:tabs>
          <w:tab w:val="left" w:pos="720"/>
          <w:tab w:val="left" w:pos="1440"/>
          <w:tab w:val="left" w:pos="2160"/>
          <w:tab w:val="left" w:pos="2880"/>
          <w:tab w:val="left" w:pos="3600"/>
          <w:tab w:val="left" w:pos="4320"/>
        </w:tabs>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pageBreakBefore w:val="0"/>
        <w:tabs>
          <w:tab w:val="left" w:pos="720"/>
          <w:tab w:val="left" w:pos="1440"/>
          <w:tab w:val="left" w:pos="2160"/>
          <w:tab w:val="left" w:pos="2880"/>
          <w:tab w:val="left" w:pos="3600"/>
          <w:tab w:val="left" w:pos="432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u w:val="single"/>
          <w:rtl w:val="0"/>
        </w:rPr>
        <w:t xml:space="preserve">OMMISSIONER FOR OATHS</w:t>
      </w:r>
      <w:r w:rsidDel="00000000" w:rsidR="00000000" w:rsidRPr="00000000">
        <w:rPr>
          <w:rFonts w:ascii="Times New Roman" w:cs="Times New Roman" w:eastAsia="Times New Roman" w:hAnsi="Times New Roman"/>
          <w:sz w:val="24"/>
          <w:szCs w:val="24"/>
          <w:rtl w:val="0"/>
        </w:rPr>
        <w:tab/>
        <w:tab/>
        <w:tab/>
        <w:t xml:space="preserve"> </w:t>
      </w:r>
    </w:p>
    <w:p w:rsidR="00000000" w:rsidDel="00000000" w:rsidP="00000000" w:rsidRDefault="00000000" w:rsidRPr="00000000" w14:paraId="000001F8">
      <w:pPr>
        <w:pageBreakBefore w:val="0"/>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DRAWN AND FILED BY:</w:t>
      </w:r>
    </w:p>
    <w:p w:rsidR="00000000" w:rsidDel="00000000" w:rsidP="00000000" w:rsidRDefault="00000000" w:rsidRPr="00000000" w14:paraId="000001F9">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DIRECTOR OF PUBLIC PROSECUTIONS,</w:t>
      </w:r>
    </w:p>
    <w:p w:rsidR="00000000" w:rsidDel="00000000" w:rsidP="00000000" w:rsidRDefault="00000000" w:rsidRPr="00000000" w14:paraId="000001FA">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MLIMANI CITY HOUSE.</w:t>
      </w:r>
    </w:p>
    <w:p w:rsidR="00000000" w:rsidDel="00000000" w:rsidP="00000000" w:rsidRDefault="00000000" w:rsidRPr="00000000" w14:paraId="000001FB">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 BOX 8809-99099,</w:t>
      </w:r>
    </w:p>
    <w:p w:rsidR="00000000" w:rsidDel="00000000" w:rsidP="00000000" w:rsidRDefault="00000000" w:rsidRPr="00000000" w14:paraId="000001FC">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BUKOBA.</w:t>
      </w:r>
    </w:p>
    <w:p w:rsidR="00000000" w:rsidDel="00000000" w:rsidP="00000000" w:rsidRDefault="00000000" w:rsidRPr="00000000" w14:paraId="000001FD">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FE">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TO BE SERVED UPON</w:t>
      </w:r>
    </w:p>
    <w:p w:rsidR="00000000" w:rsidDel="00000000" w:rsidP="00000000" w:rsidRDefault="00000000" w:rsidRPr="00000000" w14:paraId="000001FF">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MR. HARRY KADE</w:t>
      </w:r>
    </w:p>
    <w:p w:rsidR="00000000" w:rsidDel="00000000" w:rsidP="00000000" w:rsidRDefault="00000000" w:rsidRPr="00000000" w14:paraId="00000200">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1">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02">
      <w:pPr>
        <w:pageBreakBefore w:val="0"/>
        <w:spacing w:after="16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3">
      <w:pPr>
        <w:pageBreakBefore w:val="0"/>
        <w:spacing w:after="16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4">
      <w:pPr>
        <w:pageBreakBefore w:val="0"/>
        <w:spacing w:after="16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5">
      <w:pPr>
        <w:pageBreakBefore w:val="0"/>
        <w:spacing w:after="16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6">
      <w:pPr>
        <w:pageBreakBefore w:val="0"/>
        <w:spacing w:after="16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7">
      <w:pPr>
        <w:pageBreakBefore w:val="0"/>
        <w:spacing w:after="16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8">
      <w:pPr>
        <w:pageBreakBefore w:val="0"/>
        <w:spacing w:after="16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9">
      <w:pPr>
        <w:pageBreakBefore w:val="0"/>
        <w:spacing w:after="16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A">
      <w:pPr>
        <w:pageBreakBefore w:val="0"/>
        <w:spacing w:after="16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B">
      <w:pPr>
        <w:pageBreakBefore w:val="0"/>
        <w:spacing w:after="16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C">
      <w:pPr>
        <w:pageBreakBefore w:val="0"/>
        <w:spacing w:after="16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D">
      <w:pPr>
        <w:pageBreakBefore w:val="0"/>
        <w:spacing w:after="16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0E">
      <w:pPr>
        <w:pageBreakBefore w:val="0"/>
        <w:spacing w:line="360" w:lineRule="auto"/>
        <w:jc w:val="center"/>
        <w:rPr/>
      </w:pPr>
      <w:r w:rsidDel="00000000" w:rsidR="00000000" w:rsidRPr="00000000">
        <w:rPr>
          <w:rFonts w:ascii="Times New Roman" w:cs="Times New Roman" w:eastAsia="Times New Roman" w:hAnsi="Times New Roman"/>
          <w:b w:val="1"/>
          <w:sz w:val="24"/>
          <w:szCs w:val="24"/>
        </w:rPr>
        <w:drawing>
          <wp:inline distB="0" distT="0" distL="0" distR="0">
            <wp:extent cx="1380455" cy="1600840"/>
            <wp:effectExtent b="0" l="0" r="0" t="0"/>
            <wp:docPr descr="C:\Users\kslguest\Desktop\IMG-20160703-WA0014.jpg" id="12" name="image1.jpg"/>
            <a:graphic>
              <a:graphicData uri="http://schemas.openxmlformats.org/drawingml/2006/picture">
                <pic:pic>
                  <pic:nvPicPr>
                    <pic:cNvPr descr="C:\Users\kslguest\Desktop\IMG-20160703-WA0014.jpg" id="0" name="image1.jpg"/>
                    <pic:cNvPicPr preferRelativeResize="0"/>
                  </pic:nvPicPr>
                  <pic:blipFill>
                    <a:blip r:embed="rId11"/>
                    <a:srcRect b="0" l="0" r="0" t="0"/>
                    <a:stretch>
                      <a:fillRect/>
                    </a:stretch>
                  </pic:blipFill>
                  <pic:spPr>
                    <a:xfrm>
                      <a:off x="0" y="0"/>
                      <a:ext cx="1380455" cy="160084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ageBreakBefore w:val="0"/>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0">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REPUBLIC OF TANZANIA</w:t>
      </w:r>
    </w:p>
    <w:p w:rsidR="00000000" w:rsidDel="00000000" w:rsidP="00000000" w:rsidRDefault="00000000" w:rsidRPr="00000000" w14:paraId="00000211">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THE CHIEF MAGISTRATE’S COURT OF BUKOBA</w:t>
      </w:r>
    </w:p>
    <w:p w:rsidR="00000000" w:rsidDel="00000000" w:rsidP="00000000" w:rsidRDefault="00000000" w:rsidRPr="00000000" w14:paraId="00000212">
      <w:pPr>
        <w:pageBreakBefore w:val="0"/>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 APPLICATION NO. 261 OF 2016</w:t>
      </w:r>
    </w:p>
    <w:p w:rsidR="00000000" w:rsidDel="00000000" w:rsidP="00000000" w:rsidRDefault="00000000" w:rsidRPr="00000000" w14:paraId="00000213">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14">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REPUBLIC……………………………………………………………….…….APPLICANT</w:t>
      </w:r>
    </w:p>
    <w:p w:rsidR="00000000" w:rsidDel="00000000" w:rsidP="00000000" w:rsidRDefault="00000000" w:rsidRPr="00000000" w14:paraId="00000215">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VERSUS</w:t>
      </w:r>
    </w:p>
    <w:p w:rsidR="00000000" w:rsidDel="00000000" w:rsidP="00000000" w:rsidRDefault="00000000" w:rsidRPr="00000000" w14:paraId="00000216">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MR. HARRY KADE …………………….…………………………………  RESPONDENT</w:t>
      </w:r>
    </w:p>
    <w:p w:rsidR="00000000" w:rsidDel="00000000" w:rsidP="00000000" w:rsidRDefault="00000000" w:rsidRPr="00000000" w14:paraId="00000217">
      <w:pPr>
        <w:pageBreakBefore w:val="0"/>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ORDER</w:t>
      </w:r>
    </w:p>
    <w:p w:rsidR="00000000" w:rsidDel="00000000" w:rsidP="00000000" w:rsidRDefault="00000000" w:rsidRPr="00000000" w14:paraId="00000218">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(Pursuant to the provisions of Section 8 of the Extradition (Commonwealth Countries) Act Cap. 77 Laws of Tanzania)</w:t>
      </w:r>
    </w:p>
    <w:p w:rsidR="00000000" w:rsidDel="00000000" w:rsidP="00000000" w:rsidRDefault="00000000" w:rsidRPr="00000000" w14:paraId="00000219">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WHEREAS</w:t>
      </w:r>
      <w:r w:rsidDel="00000000" w:rsidR="00000000" w:rsidRPr="00000000">
        <w:rPr>
          <w:rFonts w:ascii="Times New Roman" w:cs="Times New Roman" w:eastAsia="Times New Roman" w:hAnsi="Times New Roman"/>
          <w:sz w:val="24"/>
          <w:szCs w:val="24"/>
          <w:rtl w:val="0"/>
        </w:rPr>
        <w:t xml:space="preserve"> an application has been duly made to this honorable court on behalf of the Government of KENYA for the surrender of MR.HARRY KADE who is accused of the extraditable offence of:</w:t>
      </w:r>
    </w:p>
    <w:p w:rsidR="00000000" w:rsidDel="00000000" w:rsidP="00000000" w:rsidRDefault="00000000" w:rsidRPr="00000000" w14:paraId="0000021A">
      <w:pPr>
        <w:pageBreakBefore w:val="0"/>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Man slaughter Contrary to section ……….. of the penal code Cap …… Laws of Kenya.</w:t>
      </w:r>
    </w:p>
    <w:p w:rsidR="00000000" w:rsidDel="00000000" w:rsidP="00000000" w:rsidRDefault="00000000" w:rsidRPr="00000000" w14:paraId="0000021B">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AND WHEREAS </w:t>
      </w:r>
      <w:r w:rsidDel="00000000" w:rsidR="00000000" w:rsidRPr="00000000">
        <w:rPr>
          <w:rFonts w:ascii="Times New Roman" w:cs="Times New Roman" w:eastAsia="Times New Roman" w:hAnsi="Times New Roman"/>
          <w:sz w:val="24"/>
          <w:szCs w:val="24"/>
          <w:rtl w:val="0"/>
        </w:rPr>
        <w:t xml:space="preserve">he is said to be  in Tanzania for the time being, I hereby  issue a warrant for the arrest and detention of the said MR.HARRY KADE with a view of having him  brought before court as soon as practicable.</w:t>
      </w:r>
    </w:p>
    <w:p w:rsidR="00000000" w:rsidDel="00000000" w:rsidP="00000000" w:rsidRDefault="00000000" w:rsidRPr="00000000" w14:paraId="0000021C">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Given under my hand and seal of the Court at Bukoba</w:t>
      </w:r>
    </w:p>
    <w:p w:rsidR="00000000" w:rsidDel="00000000" w:rsidP="00000000" w:rsidRDefault="00000000" w:rsidRPr="00000000" w14:paraId="0000021D">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Dated 8</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rtl w:val="0"/>
        </w:rPr>
        <w:t xml:space="preserve"> Day of July, 2016</w:t>
      </w:r>
    </w:p>
    <w:p w:rsidR="00000000" w:rsidDel="00000000" w:rsidP="00000000" w:rsidRDefault="00000000" w:rsidRPr="00000000" w14:paraId="0000021E">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1F">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0">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1">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2">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3">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4">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5">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6">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7">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8">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9">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A">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2B">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2C">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 </w:t>
      </w:r>
    </w:p>
    <w:p w:rsidR="00000000" w:rsidDel="00000000" w:rsidP="00000000" w:rsidRDefault="00000000" w:rsidRPr="00000000" w14:paraId="0000022D">
      <w:pPr>
        <w:pageBreakBefore w:val="0"/>
        <w:spacing w:after="160"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2E">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2F">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30">
      <w:pPr>
        <w:pageBreakBefore w:val="0"/>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1">
      <w:pPr>
        <w:pageBreakBefore w:val="0"/>
        <w:spacing w:line="360" w:lineRule="auto"/>
        <w:jc w:val="center"/>
        <w:rPr/>
      </w:pPr>
      <w:r w:rsidDel="00000000" w:rsidR="00000000" w:rsidRPr="00000000">
        <w:rPr>
          <w:rFonts w:ascii="Times New Roman" w:cs="Times New Roman" w:eastAsia="Times New Roman" w:hAnsi="Times New Roman"/>
          <w:b w:val="1"/>
          <w:sz w:val="24"/>
          <w:szCs w:val="24"/>
        </w:rPr>
        <w:drawing>
          <wp:inline distB="0" distT="0" distL="0" distR="0">
            <wp:extent cx="1380455" cy="1600840"/>
            <wp:effectExtent b="0" l="0" r="0" t="0"/>
            <wp:docPr descr="C:\Users\kslguest\Desktop\IMG-20160703-WA0014.jpg" id="15" name="image1.jpg"/>
            <a:graphic>
              <a:graphicData uri="http://schemas.openxmlformats.org/drawingml/2006/picture">
                <pic:pic>
                  <pic:nvPicPr>
                    <pic:cNvPr descr="C:\Users\kslguest\Desktop\IMG-20160703-WA0014.jpg" id="0" name="image1.jpg"/>
                    <pic:cNvPicPr preferRelativeResize="0"/>
                  </pic:nvPicPr>
                  <pic:blipFill>
                    <a:blip r:embed="rId11"/>
                    <a:srcRect b="0" l="0" r="0" t="0"/>
                    <a:stretch>
                      <a:fillRect/>
                    </a:stretch>
                  </pic:blipFill>
                  <pic:spPr>
                    <a:xfrm>
                      <a:off x="0" y="0"/>
                      <a:ext cx="1380455" cy="160084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ageBreakBefore w:val="0"/>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3">
      <w:pPr>
        <w:pageBreakBefore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REPUBLIC OF TANZANIA</w:t>
      </w:r>
    </w:p>
    <w:p w:rsidR="00000000" w:rsidDel="00000000" w:rsidP="00000000" w:rsidRDefault="00000000" w:rsidRPr="00000000" w14:paraId="00000234">
      <w:pPr>
        <w:pageBreakBefore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THE CHIEF MAGISTRATE’S COURT OF BUKOBA</w:t>
      </w:r>
    </w:p>
    <w:p w:rsidR="00000000" w:rsidDel="00000000" w:rsidP="00000000" w:rsidRDefault="00000000" w:rsidRPr="00000000" w14:paraId="00000235">
      <w:pPr>
        <w:pageBreakBefore w:val="0"/>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 APPLICATION NO. 261 OF 2016</w:t>
      </w:r>
    </w:p>
    <w:p w:rsidR="00000000" w:rsidDel="00000000" w:rsidP="00000000" w:rsidRDefault="00000000" w:rsidRPr="00000000" w14:paraId="00000236">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WARRANT IN FIRST INSTANCE FOR CRIMINAL </w:t>
      </w:r>
    </w:p>
    <w:p w:rsidR="00000000" w:rsidDel="00000000" w:rsidP="00000000" w:rsidRDefault="00000000" w:rsidRPr="00000000" w14:paraId="00000237">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APPREHENSION OF ACCUSED</w:t>
      </w:r>
    </w:p>
    <w:p w:rsidR="00000000" w:rsidDel="00000000" w:rsidP="00000000" w:rsidRDefault="00000000" w:rsidRPr="00000000" w14:paraId="00000238">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REPUBLIC OF TANZANIA</w:t>
      </w:r>
    </w:p>
    <w:p w:rsidR="00000000" w:rsidDel="00000000" w:rsidP="00000000" w:rsidRDefault="00000000" w:rsidRPr="00000000" w14:paraId="00000239">
      <w:pPr>
        <w:pageBreakBefore w:val="0"/>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b w:val="1"/>
          <w:sz w:val="24"/>
          <w:szCs w:val="24"/>
          <w:rtl w:val="0"/>
        </w:rPr>
        <w:t xml:space="preserve">IN THE </w:t>
      </w:r>
      <w:r w:rsidDel="00000000" w:rsidR="00000000" w:rsidRPr="00000000">
        <w:rPr>
          <w:rFonts w:ascii="Times New Roman" w:cs="Times New Roman" w:eastAsia="Times New Roman" w:hAnsi="Times New Roman"/>
          <w:i w:val="1"/>
          <w:sz w:val="24"/>
          <w:szCs w:val="24"/>
          <w:u w:val="single"/>
          <w:rtl w:val="0"/>
        </w:rPr>
        <w:t xml:space="preserve">chief magistrates</w:t>
      </w:r>
      <w:r w:rsidDel="00000000" w:rsidR="00000000" w:rsidRPr="00000000">
        <w:rPr>
          <w:rFonts w:ascii="Times New Roman" w:cs="Times New Roman" w:eastAsia="Times New Roman" w:hAnsi="Times New Roman"/>
          <w:b w:val="1"/>
          <w:sz w:val="24"/>
          <w:szCs w:val="24"/>
          <w:rtl w:val="0"/>
        </w:rPr>
        <w:t xml:space="preserve"> COURT AT </w:t>
      </w:r>
      <w:r w:rsidDel="00000000" w:rsidR="00000000" w:rsidRPr="00000000">
        <w:rPr>
          <w:rFonts w:ascii="Times New Roman" w:cs="Times New Roman" w:eastAsia="Times New Roman" w:hAnsi="Times New Roman"/>
          <w:i w:val="1"/>
          <w:sz w:val="24"/>
          <w:szCs w:val="24"/>
          <w:u w:val="single"/>
          <w:rtl w:val="0"/>
        </w:rPr>
        <w:t xml:space="preserve">BUKOBA</w:t>
      </w:r>
    </w:p>
    <w:p w:rsidR="00000000" w:rsidDel="00000000" w:rsidP="00000000" w:rsidRDefault="00000000" w:rsidRPr="00000000" w14:paraId="0000023A">
      <w:pPr>
        <w:pageBreakBefore w:val="0"/>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b w:val="1"/>
          <w:sz w:val="24"/>
          <w:szCs w:val="24"/>
          <w:rtl w:val="0"/>
        </w:rPr>
        <w:t xml:space="preserve">CRIMINAL CASE </w:t>
      </w:r>
      <w:r w:rsidDel="00000000" w:rsidR="00000000" w:rsidRPr="00000000">
        <w:rPr>
          <w:rFonts w:ascii="Times New Roman" w:cs="Times New Roman" w:eastAsia="Times New Roman" w:hAnsi="Times New Roman"/>
          <w:i w:val="1"/>
          <w:sz w:val="24"/>
          <w:szCs w:val="24"/>
          <w:u w:val="single"/>
          <w:rtl w:val="0"/>
        </w:rPr>
        <w:t xml:space="preserve">number 261</w:t>
      </w:r>
      <w:r w:rsidDel="00000000" w:rsidR="00000000" w:rsidRPr="00000000">
        <w:rPr>
          <w:rFonts w:ascii="Times New Roman" w:cs="Times New Roman" w:eastAsia="Times New Roman" w:hAnsi="Times New Roman"/>
          <w:b w:val="1"/>
          <w:sz w:val="24"/>
          <w:szCs w:val="24"/>
          <w:rtl w:val="0"/>
        </w:rPr>
        <w:t xml:space="preserve"> OF </w:t>
      </w:r>
      <w:r w:rsidDel="00000000" w:rsidR="00000000" w:rsidRPr="00000000">
        <w:rPr>
          <w:rFonts w:ascii="Times New Roman" w:cs="Times New Roman" w:eastAsia="Times New Roman" w:hAnsi="Times New Roman"/>
          <w:i w:val="1"/>
          <w:sz w:val="24"/>
          <w:szCs w:val="24"/>
          <w:u w:val="single"/>
          <w:rtl w:val="0"/>
        </w:rPr>
        <w:t xml:space="preserve">2016</w:t>
      </w:r>
    </w:p>
    <w:p w:rsidR="00000000" w:rsidDel="00000000" w:rsidP="00000000" w:rsidRDefault="00000000" w:rsidRPr="00000000" w14:paraId="0000023B">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THE INSPECTOR GENERAL OF POLICE </w:t>
      </w:r>
    </w:p>
    <w:p w:rsidR="00000000" w:rsidDel="00000000" w:rsidP="00000000" w:rsidRDefault="00000000" w:rsidRPr="00000000" w14:paraId="0000023C">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WHEREAS MR. HARRY KADE</w:t>
      </w:r>
      <w:r w:rsidDel="00000000" w:rsidR="00000000" w:rsidRPr="00000000">
        <w:rPr>
          <w:rFonts w:ascii="Times New Roman" w:cs="Times New Roman" w:eastAsia="Times New Roman" w:hAnsi="Times New Roman"/>
          <w:sz w:val="24"/>
          <w:szCs w:val="24"/>
          <w:rtl w:val="0"/>
        </w:rPr>
        <w:t xml:space="preserve"> has this day been charged before this court for the offence of:</w:t>
      </w:r>
    </w:p>
    <w:p w:rsidR="00000000" w:rsidDel="00000000" w:rsidP="00000000" w:rsidRDefault="00000000" w:rsidRPr="00000000" w14:paraId="0000023D">
      <w:pPr>
        <w:pageBreakBefore w:val="0"/>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Manslaughter Contrary to section ……… of the penal code ………..Laws of Tanzania.</w:t>
      </w:r>
    </w:p>
    <w:p w:rsidR="00000000" w:rsidDel="00000000" w:rsidP="00000000" w:rsidRDefault="00000000" w:rsidRPr="00000000" w14:paraId="0000023E">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you are hereby commanded forthwith to apprehend the said </w:t>
      </w:r>
      <w:r w:rsidDel="00000000" w:rsidR="00000000" w:rsidRPr="00000000">
        <w:rPr>
          <w:rFonts w:ascii="Times New Roman" w:cs="Times New Roman" w:eastAsia="Times New Roman" w:hAnsi="Times New Roman"/>
          <w:b w:val="1"/>
          <w:sz w:val="24"/>
          <w:szCs w:val="24"/>
          <w:rtl w:val="0"/>
        </w:rPr>
        <w:t xml:space="preserve">MR.HARRY KADE </w:t>
      </w:r>
      <w:r w:rsidDel="00000000" w:rsidR="00000000" w:rsidRPr="00000000">
        <w:rPr>
          <w:rFonts w:ascii="Times New Roman" w:cs="Times New Roman" w:eastAsia="Times New Roman" w:hAnsi="Times New Roman"/>
          <w:sz w:val="24"/>
          <w:szCs w:val="24"/>
          <w:rtl w:val="0"/>
        </w:rPr>
        <w:t xml:space="preserve">so that he is extradited to Kenya to be dealt with according to Law.</w:t>
      </w:r>
    </w:p>
    <w:p w:rsidR="00000000" w:rsidDel="00000000" w:rsidP="00000000" w:rsidRDefault="00000000" w:rsidRPr="00000000" w14:paraId="0000023F">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this 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day of July,  2016</w:t>
      </w:r>
    </w:p>
    <w:p w:rsidR="00000000" w:rsidDel="00000000" w:rsidP="00000000" w:rsidRDefault="00000000" w:rsidRPr="00000000" w14:paraId="00000240">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IDRIS SULTAN-</w:t>
      </w:r>
      <w:r w:rsidDel="00000000" w:rsidR="00000000" w:rsidRPr="00000000">
        <w:rPr>
          <w:rFonts w:ascii="Times New Roman" w:cs="Times New Roman" w:eastAsia="Times New Roman" w:hAnsi="Times New Roman"/>
          <w:sz w:val="24"/>
          <w:szCs w:val="24"/>
          <w:rtl w:val="0"/>
        </w:rPr>
        <w:t xml:space="preserve">Chief Magistrate</w:t>
      </w:r>
    </w:p>
    <w:p w:rsidR="00000000" w:rsidDel="00000000" w:rsidP="00000000" w:rsidRDefault="00000000" w:rsidRPr="00000000" w14:paraId="00000241">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42">
      <w:pPr>
        <w:pageBreakBefore w:val="0"/>
        <w:spacing w:line="360" w:lineRule="auto"/>
        <w:jc w:val="center"/>
        <w:rPr/>
      </w:pPr>
      <w:r w:rsidDel="00000000" w:rsidR="00000000" w:rsidRPr="00000000">
        <w:rPr>
          <w:rFonts w:ascii="Times New Roman" w:cs="Times New Roman" w:eastAsia="Times New Roman" w:hAnsi="Times New Roman"/>
          <w:b w:val="1"/>
          <w:sz w:val="24"/>
          <w:szCs w:val="24"/>
        </w:rPr>
        <w:drawing>
          <wp:inline distB="0" distT="0" distL="0" distR="0">
            <wp:extent cx="1380455" cy="1600840"/>
            <wp:effectExtent b="0" l="0" r="0" t="0"/>
            <wp:docPr descr="C:\Users\kslguest\Desktop\IMG-20160703-WA0014.jpg" id="14" name="image1.jpg"/>
            <a:graphic>
              <a:graphicData uri="http://schemas.openxmlformats.org/drawingml/2006/picture">
                <pic:pic>
                  <pic:nvPicPr>
                    <pic:cNvPr descr="C:\Users\kslguest\Desktop\IMG-20160703-WA0014.jpg" id="0" name="image1.jpg"/>
                    <pic:cNvPicPr preferRelativeResize="0"/>
                  </pic:nvPicPr>
                  <pic:blipFill>
                    <a:blip r:embed="rId11"/>
                    <a:srcRect b="0" l="0" r="0" t="0"/>
                    <a:stretch>
                      <a:fillRect/>
                    </a:stretch>
                  </pic:blipFill>
                  <pic:spPr>
                    <a:xfrm>
                      <a:off x="0" y="0"/>
                      <a:ext cx="1380455" cy="160084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pageBreakBefore w:val="0"/>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44">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REPUBLIC OF TANZANIA</w:t>
      </w:r>
    </w:p>
    <w:p w:rsidR="00000000" w:rsidDel="00000000" w:rsidP="00000000" w:rsidRDefault="00000000" w:rsidRPr="00000000" w14:paraId="00000245">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THE CHIEF MAGISTRATE’S COURT OF BUKOBA</w:t>
      </w:r>
    </w:p>
    <w:p w:rsidR="00000000" w:rsidDel="00000000" w:rsidP="00000000" w:rsidRDefault="00000000" w:rsidRPr="00000000" w14:paraId="00000246">
      <w:pPr>
        <w:pageBreakBefore w:val="0"/>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 APPLICATION NO. 261 OF 2016</w:t>
      </w:r>
    </w:p>
    <w:p w:rsidR="00000000" w:rsidDel="00000000" w:rsidP="00000000" w:rsidRDefault="00000000" w:rsidRPr="00000000" w14:paraId="00000247">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248">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REPUBLIC……………………………………………………………….…….APPLICANT</w:t>
      </w:r>
    </w:p>
    <w:p w:rsidR="00000000" w:rsidDel="00000000" w:rsidP="00000000" w:rsidRDefault="00000000" w:rsidRPr="00000000" w14:paraId="00000249">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VERSUS</w:t>
      </w:r>
    </w:p>
    <w:p w:rsidR="00000000" w:rsidDel="00000000" w:rsidP="00000000" w:rsidRDefault="00000000" w:rsidRPr="00000000" w14:paraId="0000024A">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MR. HARRY KADE …………………….…………………………………  RESPONDENT</w:t>
      </w:r>
    </w:p>
    <w:p w:rsidR="00000000" w:rsidDel="00000000" w:rsidP="00000000" w:rsidRDefault="00000000" w:rsidRPr="00000000" w14:paraId="0000024B">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WARRANT OF COMMITAL</w:t>
      </w:r>
    </w:p>
    <w:p w:rsidR="00000000" w:rsidDel="00000000" w:rsidP="00000000" w:rsidRDefault="00000000" w:rsidRPr="00000000" w14:paraId="0000024C">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(Pursuant to the order of the court issued on the 24</w:t>
      </w:r>
      <w:r w:rsidDel="00000000" w:rsidR="00000000" w:rsidRPr="00000000">
        <w:rPr>
          <w:rFonts w:ascii="Times New Roman" w:cs="Times New Roman" w:eastAsia="Times New Roman" w:hAnsi="Times New Roman"/>
          <w:b w:val="1"/>
          <w:i w:val="1"/>
          <w:sz w:val="24"/>
          <w:szCs w:val="24"/>
          <w:vertAlign w:val="superscript"/>
          <w:rtl w:val="0"/>
        </w:rPr>
        <w:t xml:space="preserve">th</w:t>
      </w:r>
      <w:r w:rsidDel="00000000" w:rsidR="00000000" w:rsidRPr="00000000">
        <w:rPr>
          <w:rFonts w:ascii="Times New Roman" w:cs="Times New Roman" w:eastAsia="Times New Roman" w:hAnsi="Times New Roman"/>
          <w:b w:val="1"/>
          <w:i w:val="1"/>
          <w:sz w:val="24"/>
          <w:szCs w:val="24"/>
          <w:rtl w:val="0"/>
        </w:rPr>
        <w:t xml:space="preserve"> of September 2014 by the Hon. Jean Bosco Kayibanda- Chief Magistrate)</w:t>
      </w:r>
    </w:p>
    <w:p w:rsidR="00000000" w:rsidDel="00000000" w:rsidP="00000000" w:rsidRDefault="00000000" w:rsidRPr="00000000" w14:paraId="0000024D">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sz w:val="24"/>
          <w:szCs w:val="24"/>
          <w:rtl w:val="0"/>
        </w:rPr>
        <w:t xml:space="preserve">MUTARA SINDIKUBWABO</w:t>
      </w:r>
    </w:p>
    <w:p w:rsidR="00000000" w:rsidDel="00000000" w:rsidP="00000000" w:rsidRDefault="00000000" w:rsidRPr="00000000" w14:paraId="0000024F">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THE OFFICER IN CHARGE</w:t>
      </w:r>
    </w:p>
    <w:p w:rsidR="00000000" w:rsidDel="00000000" w:rsidP="00000000" w:rsidRDefault="00000000" w:rsidRPr="00000000" w14:paraId="00000250">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SEROMBA REMAND PRISON</w:t>
      </w:r>
    </w:p>
    <w:p w:rsidR="00000000" w:rsidDel="00000000" w:rsidP="00000000" w:rsidRDefault="00000000" w:rsidRPr="00000000" w14:paraId="00000251">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P.O BOX 8887</w:t>
      </w:r>
    </w:p>
    <w:p w:rsidR="00000000" w:rsidDel="00000000" w:rsidP="00000000" w:rsidRDefault="00000000" w:rsidRPr="00000000" w14:paraId="00000252">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KIGALI.</w:t>
      </w:r>
    </w:p>
    <w:p w:rsidR="00000000" w:rsidDel="00000000" w:rsidP="00000000" w:rsidRDefault="00000000" w:rsidRPr="00000000" w14:paraId="00000253">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it remembered that on the 24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day of September 2014, Mr. MALI MBAYA a Rwandese national residing in Kenya’s Karen View neighbourhood in Kenya was brought before me pursuant to a provisional warrant of arrest issued under the Extradition (Commonwealth Countries) Act Chapter 77 Laws of Rwanda on the grounds that he has committed offence of robbery with violence contrary to section 296 (2) of the penal code Laws of Rwanda which offence is punishable under Kenyan Law.</w:t>
      </w:r>
    </w:p>
    <w:p w:rsidR="00000000" w:rsidDel="00000000" w:rsidP="00000000" w:rsidRDefault="00000000" w:rsidRPr="00000000" w14:paraId="00000254">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therefore to command you, the Officer in charge, Seromba Remand Prison, forthwith to receive the said MR. MALI MBAYA into your custody and to keep him safely therein until he is delivered pursuant to the provisions of the said Act for which THIS SHALL BE YOUR WARRANT.</w:t>
      </w:r>
    </w:p>
    <w:p w:rsidR="00000000" w:rsidDel="00000000" w:rsidP="00000000" w:rsidRDefault="00000000" w:rsidRPr="00000000" w14:paraId="00000255">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6">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Given under the hand and seal of this Honourable Court at Kigali, Rwanda on the 28</w:t>
      </w:r>
      <w:r w:rsidDel="00000000" w:rsidR="00000000" w:rsidRPr="00000000">
        <w:rPr>
          <w:rFonts w:ascii="Times New Roman" w:cs="Times New Roman" w:eastAsia="Times New Roman" w:hAnsi="Times New Roman"/>
          <w:b w:val="1"/>
          <w:sz w:val="24"/>
          <w:szCs w:val="24"/>
          <w:vertAlign w:val="superscript"/>
          <w:rtl w:val="0"/>
        </w:rPr>
        <w:t xml:space="preserve">th</w:t>
      </w:r>
      <w:r w:rsidDel="00000000" w:rsidR="00000000" w:rsidRPr="00000000">
        <w:rPr>
          <w:rFonts w:ascii="Times New Roman" w:cs="Times New Roman" w:eastAsia="Times New Roman" w:hAnsi="Times New Roman"/>
          <w:b w:val="1"/>
          <w:sz w:val="24"/>
          <w:szCs w:val="24"/>
          <w:rtl w:val="0"/>
        </w:rPr>
        <w:t xml:space="preserve"> day of September 2014</w:t>
      </w:r>
    </w:p>
    <w:p w:rsidR="00000000" w:rsidDel="00000000" w:rsidP="00000000" w:rsidRDefault="00000000" w:rsidRPr="00000000" w14:paraId="00000257">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258">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CHIEF MAGISTRATE</w:t>
      </w:r>
    </w:p>
    <w:p w:rsidR="00000000" w:rsidDel="00000000" w:rsidP="00000000" w:rsidRDefault="00000000" w:rsidRPr="00000000" w14:paraId="00000259">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A">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B">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C">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D">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E">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5F">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0">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1">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2">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3">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4">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5">
      <w:pPr>
        <w:pageBreakBefore w:val="0"/>
        <w:spacing w:line="360" w:lineRule="auto"/>
        <w:jc w:val="center"/>
        <w:rPr>
          <w:rFonts w:ascii="Times New Roman" w:cs="Times New Roman" w:eastAsia="Times New Roman" w:hAnsi="Times New Roman"/>
          <w:b w:val="1"/>
          <w:sz w:val="24"/>
          <w:szCs w:val="24"/>
        </w:rPr>
      </w:pPr>
      <w:r w:rsidDel="00000000" w:rsidR="00000000" w:rsidRPr="00000000">
        <w:rPr/>
        <mc:AlternateContent>
          <mc:Choice Requires="wpg">
            <w:drawing>
              <wp:inline distB="0" distT="0" distL="114300" distR="114300">
                <wp:extent cx="1438275" cy="1571625"/>
                <wp:effectExtent b="0" l="0" r="0" t="0"/>
                <wp:docPr id="6" name=""/>
                <a:graphic>
                  <a:graphicData uri="http://schemas.microsoft.com/office/word/2010/wordprocessingShape">
                    <wps:wsp>
                      <wps:cNvSpPr/>
                      <wps:cNvPr id="2" name="Shape 2"/>
                      <wps:spPr>
                        <a:xfrm>
                          <a:off x="4631625" y="2998950"/>
                          <a:ext cx="1428750" cy="15621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438275" cy="1571625"/>
                <wp:effectExtent b="0" l="0" r="0" t="0"/>
                <wp:docPr id="6"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1438275" cy="1571625"/>
                        </a:xfrm>
                        <a:prstGeom prst="rect"/>
                        <a:ln/>
                      </pic:spPr>
                    </pic:pic>
                  </a:graphicData>
                </a:graphic>
              </wp:inline>
            </w:drawing>
          </mc:Fallback>
        </mc:AlternateContent>
      </w:r>
      <w:r w:rsidDel="00000000" w:rsidR="00000000" w:rsidRPr="00000000">
        <w:rPr/>
      </w:r>
      <w:r w:rsidDel="00000000" w:rsidR="00000000" w:rsidRPr="00000000">
        <w:rPr>
          <w:rtl w:val="0"/>
        </w:rPr>
      </w:r>
    </w:p>
    <w:p w:rsidR="00000000" w:rsidDel="00000000" w:rsidP="00000000" w:rsidRDefault="00000000" w:rsidRPr="00000000" w14:paraId="00000266">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REPUBLIC OF RWANDA</w:t>
      </w:r>
    </w:p>
    <w:p w:rsidR="00000000" w:rsidDel="00000000" w:rsidP="00000000" w:rsidRDefault="00000000" w:rsidRPr="00000000" w14:paraId="00000267">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 THE CHIEF MAGISTRATE’S COURT OF KIGALI</w:t>
      </w:r>
    </w:p>
    <w:p w:rsidR="00000000" w:rsidDel="00000000" w:rsidP="00000000" w:rsidRDefault="00000000" w:rsidRPr="00000000" w14:paraId="00000268">
      <w:pPr>
        <w:pageBreakBefore w:val="0"/>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MISC APPLICATION NO. 890 OF 2014</w:t>
      </w:r>
    </w:p>
    <w:p w:rsidR="00000000" w:rsidDel="00000000" w:rsidP="00000000" w:rsidRDefault="00000000" w:rsidRPr="00000000" w14:paraId="00000269">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A">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REPUBLIC................................................................................APPLICANT</w:t>
      </w:r>
    </w:p>
    <w:p w:rsidR="00000000" w:rsidDel="00000000" w:rsidP="00000000" w:rsidRDefault="00000000" w:rsidRPr="00000000" w14:paraId="0000026B">
      <w:pPr>
        <w:pageBreakBefore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VERSUS</w:t>
      </w:r>
    </w:p>
    <w:p w:rsidR="00000000" w:rsidDel="00000000" w:rsidP="00000000" w:rsidRDefault="00000000" w:rsidRPr="00000000" w14:paraId="0000026C">
      <w:pPr>
        <w:pageBreakBefore w:val="0"/>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MR. MALI MBAYA.................................................................RESPONDENT</w:t>
      </w:r>
    </w:p>
    <w:p w:rsidR="00000000" w:rsidDel="00000000" w:rsidP="00000000" w:rsidRDefault="00000000" w:rsidRPr="00000000" w14:paraId="0000026D">
      <w:pPr>
        <w:pageBreakBefore w:val="0"/>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6E">
      <w:pPr>
        <w:pageBreakBefore w:val="0"/>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WARRANT OF SURRENDER AND EXTRADITION</w:t>
      </w:r>
    </w:p>
    <w:p w:rsidR="00000000" w:rsidDel="00000000" w:rsidP="00000000" w:rsidRDefault="00000000" w:rsidRPr="00000000" w14:paraId="0000026F">
      <w:pPr>
        <w:pageBreakBefore w:val="0"/>
        <w:spacing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(Pursuant to the provisions of section 11 of the Extradition (Commonwealth Countries) Act Cap. 77 Laws of Rwanda)</w:t>
      </w:r>
    </w:p>
    <w:p w:rsidR="00000000" w:rsidDel="00000000" w:rsidP="00000000" w:rsidRDefault="00000000" w:rsidRPr="00000000" w14:paraId="00000270">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MUTARA SINDIKUBWABO</w:t>
      </w:r>
    </w:p>
    <w:p w:rsidR="00000000" w:rsidDel="00000000" w:rsidP="00000000" w:rsidRDefault="00000000" w:rsidRPr="00000000" w14:paraId="00000271">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THE OFFICER IN CHARGE</w:t>
      </w:r>
    </w:p>
    <w:p w:rsidR="00000000" w:rsidDel="00000000" w:rsidP="00000000" w:rsidRDefault="00000000" w:rsidRPr="00000000" w14:paraId="00000272">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SEROMBA REMAND PRISON</w:t>
      </w:r>
    </w:p>
    <w:p w:rsidR="00000000" w:rsidDel="00000000" w:rsidP="00000000" w:rsidRDefault="00000000" w:rsidRPr="00000000" w14:paraId="00000273">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P.O BOX 8887</w:t>
      </w:r>
    </w:p>
    <w:p w:rsidR="00000000" w:rsidDel="00000000" w:rsidP="00000000" w:rsidRDefault="00000000" w:rsidRPr="00000000" w14:paraId="00000274">
      <w:pPr>
        <w:pageBreakBefore w:val="0"/>
        <w:spacing w:after="0"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KIGALI.</w:t>
      </w:r>
    </w:p>
    <w:p w:rsidR="00000000" w:rsidDel="00000000" w:rsidP="00000000" w:rsidRDefault="00000000" w:rsidRPr="00000000" w14:paraId="00000275">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WHEREAS </w:t>
      </w:r>
      <w:r w:rsidDel="00000000" w:rsidR="00000000" w:rsidRPr="00000000">
        <w:rPr>
          <w:rFonts w:ascii="Times New Roman" w:cs="Times New Roman" w:eastAsia="Times New Roman" w:hAnsi="Times New Roman"/>
          <w:sz w:val="24"/>
          <w:szCs w:val="24"/>
          <w:rtl w:val="0"/>
        </w:rPr>
        <w:t xml:space="preserve">Mr. MR. MALI MBAYA a citizen of Rwanda currently residing in Kenya’s Karen View neighbourhood in KENYA is alleged to have committed offence of robbery with violence punishable under Kenyan Laws was delivered into your custody by a warrant dated 28</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September 2014 pursuant to the Extradition (Commonwealth Countries) Act Cap. 77 Laws of Rwanda.</w:t>
      </w:r>
    </w:p>
    <w:p w:rsidR="00000000" w:rsidDel="00000000" w:rsidP="00000000" w:rsidRDefault="00000000" w:rsidRPr="00000000" w14:paraId="00000276">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AND WHEREAS </w:t>
      </w:r>
      <w:r w:rsidDel="00000000" w:rsidR="00000000" w:rsidRPr="00000000">
        <w:rPr>
          <w:rFonts w:ascii="Times New Roman" w:cs="Times New Roman" w:eastAsia="Times New Roman" w:hAnsi="Times New Roman"/>
          <w:sz w:val="24"/>
          <w:szCs w:val="24"/>
          <w:rtl w:val="0"/>
        </w:rPr>
        <w:t xml:space="preserve">the said MR. MALI MBAYA has not been discharged by order of the court and I am satisfied that there is no other provisions of the said Act prohibiting his surrender and extradition.</w:t>
      </w:r>
    </w:p>
    <w:p w:rsidR="00000000" w:rsidDel="00000000" w:rsidP="00000000" w:rsidRDefault="00000000" w:rsidRPr="00000000" w14:paraId="00000277">
      <w:pPr>
        <w:pageBreakBefore w:val="0"/>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order that you surrender and facilitate the surrender of MR. MALI MBAYA to the Director of the Criminal Investigation Department of the REPUBLIC OF KENYA not later than thirty days from the date of this letter.</w:t>
      </w:r>
    </w:p>
    <w:p w:rsidR="00000000" w:rsidDel="00000000" w:rsidP="00000000" w:rsidRDefault="00000000" w:rsidRPr="00000000" w14:paraId="00000278">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Given under my hand and seal of the Attorney General at Kigali</w:t>
      </w:r>
    </w:p>
    <w:p w:rsidR="00000000" w:rsidDel="00000000" w:rsidP="00000000" w:rsidRDefault="00000000" w:rsidRPr="00000000" w14:paraId="00000279">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this 30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Day of September 2014</w:t>
      </w:r>
    </w:p>
    <w:p w:rsidR="00000000" w:rsidDel="00000000" w:rsidP="00000000" w:rsidRDefault="00000000" w:rsidRPr="00000000" w14:paraId="0000027A">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pageBreakBefore w:val="0"/>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pageBreakBefore w:val="0"/>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D">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KABUGA NZABONIMANA</w:t>
      </w:r>
    </w:p>
    <w:p w:rsidR="00000000" w:rsidDel="00000000" w:rsidP="00000000" w:rsidRDefault="00000000" w:rsidRPr="00000000" w14:paraId="0000027E">
      <w:pPr>
        <w:pageBreakBefore w:val="0"/>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ATTORNEY GENERAL</w:t>
      </w:r>
    </w:p>
    <w:p w:rsidR="00000000" w:rsidDel="00000000" w:rsidP="00000000" w:rsidRDefault="00000000" w:rsidRPr="00000000" w14:paraId="0000027F">
      <w:pPr>
        <w:pageBreakBefore w:val="0"/>
        <w:spacing w:after="0" w:line="36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28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pageBreakBefore w:val="0"/>
        <w:rPr>
          <w:rFonts w:ascii="Calibri" w:cs="Calibri" w:eastAsia="Calibri" w:hAnsi="Calibri"/>
        </w:rPr>
      </w:pPr>
      <w:r w:rsidDel="00000000" w:rsidR="00000000" w:rsidRPr="00000000">
        <w:rPr>
          <w:rtl w:val="0"/>
        </w:rPr>
      </w:r>
    </w:p>
    <w:sectPr>
      <w:pgSz w:h="15840" w:w="12240" w:orient="portrait"/>
      <w:pgMar w:bottom="1440" w:top="1440" w:left="1440" w:right="2610" w:header="720" w:footer="720"/>
      <w:pgNumType w:start="1"/>
      <w:sectPrChange w:author="Winnie Robi" w:id="0" w:date="2021-09-23T08:05:00Z">
        <w:sectPr w:rsidR="000000" w:rsidDel="000000" w:rsidRPr="000000" w:rsidSect="000000">
          <w:pgMar w:bottom="1440" w:top="1440" w:left="144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4">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5">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6">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7">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8">
    <w:lvl w:ilvl="0">
      <w:start w:val="1"/>
      <w:numFmt w:val="bullet"/>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5.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1iYEO8hFlzyBaA+ULiOHKL5mxbA==">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2016-11-10T07:12:00Z</dcterms:created>
  <dc:creator>JOSPPHAT M KIRIMA</dc:creator>
</cp:coreProperties>
</file>