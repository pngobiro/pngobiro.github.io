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both"/>
        <w:rPr>
          <w:rFonts w:ascii="Cambria" w:cs="Cambria" w:eastAsia="Cambria" w:hAnsi="Cambria"/>
          <w:b w:val="1"/>
          <w:sz w:val="24"/>
          <w:szCs w:val="24"/>
          <w:u w:val="single"/>
        </w:rPr>
      </w:pPr>
      <w:sdt>
        <w:sdtPr>
          <w:tag w:val="goog_rdk_1"/>
        </w:sdtPr>
        <w:sdtContent>
          <w:ins w:author="Wangechi Maina" w:id="0" w:date="2022-02-10T06:20:1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ins>
        </w:sdtContent>
      </w:sdt>
      <w:r w:rsidDel="00000000" w:rsidR="00000000" w:rsidRPr="00000000">
        <w:rPr>
          <w:rFonts w:ascii="Cambria" w:cs="Cambria" w:eastAsia="Cambria" w:hAnsi="Cambria"/>
          <w:b w:val="1"/>
          <w:sz w:val="24"/>
          <w:szCs w:val="24"/>
          <w:rtl w:val="0"/>
        </w:rPr>
        <w:t xml:space="preserve">ARREST.</w:t>
      </w:r>
      <w:r w:rsidDel="00000000" w:rsidR="00000000" w:rsidRPr="00000000">
        <w:br w:type="page"/>
      </w:r>
      <w:sdt>
        <w:sdtPr>
          <w:tag w:val="goog_rdk_2"/>
        </w:sdtPr>
        <w:sdtContent>
          <w:ins w:author="Wangechi Maina" w:id="1" w:date="2022-02-10T06:20:38Z">
            <w:r w:rsidDel="00000000" w:rsidR="00000000" w:rsidRPr="00000000">
              <w:rPr>
                <w:rFonts w:ascii="Cambria" w:cs="Cambria" w:eastAsia="Cambria" w:hAnsi="Cambria"/>
                <w:b w:val="1"/>
                <w:sz w:val="24"/>
                <w:szCs w:val="24"/>
                <w:rtl w:val="0"/>
              </w:rPr>
              <w:t xml:space="preserve">                                                                                                                                                                                                                                                                                                                                                                                                                                                                                                                                                                                                                                                                                                                                                                                    </w:t>
            </w:r>
          </w:ins>
        </w:sdtContent>
      </w:sdt>
      <w:r w:rsidDel="00000000" w:rsidR="00000000" w:rsidRPr="00000000">
        <w:rPr>
          <w:rtl w:val="0"/>
        </w:rPr>
      </w:r>
    </w:p>
    <w:p w:rsidR="00000000" w:rsidDel="00000000" w:rsidP="00000000" w:rsidRDefault="00000000" w:rsidRPr="00000000" w14:paraId="00000002">
      <w:pPr>
        <w:pageBreakBefore w:val="0"/>
        <w:jc w:val="both"/>
        <w:rPr>
          <w:rFonts w:ascii="Cambria" w:cs="Cambria" w:eastAsia="Cambria" w:hAnsi="Cambria"/>
          <w:b w:val="1"/>
          <w:sz w:val="24"/>
          <w:szCs w:val="24"/>
          <w:u w:val="single"/>
        </w:rPr>
      </w:pP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b w:val="1"/>
          <w:sz w:val="24"/>
          <w:szCs w:val="24"/>
          <w:u w:val="single"/>
          <w:rtl w:val="0"/>
        </w:rPr>
        <w:t xml:space="preserve">Question A                              </w:t>
      </w:r>
    </w:p>
    <w:p w:rsidR="00000000" w:rsidDel="00000000" w:rsidP="00000000" w:rsidRDefault="00000000" w:rsidRPr="00000000" w14:paraId="00000003">
      <w:pPr>
        <w:pageBreakBefore w:val="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What is an arrest?</w:t>
      </w:r>
    </w:p>
    <w:p w:rsidR="00000000" w:rsidDel="00000000" w:rsidP="00000000" w:rsidRDefault="00000000" w:rsidRPr="00000000" w14:paraId="00000004">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w:t>
      </w:r>
      <w:r w:rsidDel="00000000" w:rsidR="00000000" w:rsidRPr="00000000">
        <w:rPr>
          <w:rFonts w:ascii="Cambria" w:cs="Cambria" w:eastAsia="Cambria" w:hAnsi="Cambria"/>
          <w:b w:val="1"/>
          <w:sz w:val="24"/>
          <w:szCs w:val="24"/>
          <w:rtl w:val="0"/>
        </w:rPr>
        <w:t xml:space="preserve">Black’s Law dictionary</w:t>
      </w:r>
      <w:r w:rsidDel="00000000" w:rsidR="00000000" w:rsidRPr="00000000">
        <w:rPr>
          <w:rFonts w:ascii="Cambria" w:cs="Cambria" w:eastAsia="Cambria" w:hAnsi="Cambria"/>
          <w:sz w:val="24"/>
          <w:szCs w:val="24"/>
          <w:rtl w:val="0"/>
        </w:rPr>
        <w:t xml:space="preserve">, an arrest can be defined as follows;</w:t>
      </w:r>
    </w:p>
    <w:p w:rsidR="00000000" w:rsidDel="00000000" w:rsidP="00000000" w:rsidRDefault="00000000" w:rsidRPr="00000000" w14:paraId="00000005">
      <w:pPr>
        <w:pageBreakBefore w:val="0"/>
        <w:jc w:val="both"/>
        <w:rPr>
          <w:rFonts w:ascii="Cambria" w:cs="Cambria" w:eastAsia="Cambria" w:hAnsi="Cambria"/>
          <w:i w:val="1"/>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sz w:val="24"/>
          <w:szCs w:val="24"/>
          <w:rtl w:val="0"/>
        </w:rPr>
        <w:t xml:space="preserve">the taking or keeping of a person in custody by legal authority especially in response to a criminal charge; the apprehension of someone for the purpose of securing the administration of the law, especially of bringing that person before a court”</w:t>
      </w:r>
      <w:r w:rsidDel="00000000" w:rsidR="00000000" w:rsidRPr="00000000">
        <w:rPr>
          <w:rFonts w:ascii="Cambria" w:cs="Cambria" w:eastAsia="Cambria" w:hAnsi="Cambria"/>
          <w:i w:val="1"/>
          <w:sz w:val="24"/>
          <w:szCs w:val="24"/>
          <w:vertAlign w:val="superscript"/>
        </w:rPr>
        <w:footnoteReference w:customMarkFollows="0" w:id="0"/>
      </w:r>
      <w:r w:rsidDel="00000000" w:rsidR="00000000" w:rsidRPr="00000000">
        <w:rPr>
          <w:rFonts w:ascii="Cambria" w:cs="Cambria" w:eastAsia="Cambria" w:hAnsi="Cambria"/>
          <w:i w:val="1"/>
          <w:sz w:val="24"/>
          <w:szCs w:val="24"/>
          <w:rtl w:val="0"/>
        </w:rPr>
        <w:t xml:space="preserve">. </w:t>
      </w:r>
    </w:p>
    <w:p w:rsidR="00000000" w:rsidDel="00000000" w:rsidP="00000000" w:rsidRDefault="00000000" w:rsidRPr="00000000" w14:paraId="00000006">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However, the Criminal Procedure Code doesn’t define what an arrest is. In the case of </w:t>
      </w:r>
      <w:r w:rsidDel="00000000" w:rsidR="00000000" w:rsidRPr="00000000">
        <w:rPr>
          <w:rFonts w:ascii="Cambria" w:cs="Cambria" w:eastAsia="Cambria" w:hAnsi="Cambria"/>
          <w:b w:val="1"/>
          <w:i w:val="1"/>
          <w:sz w:val="24"/>
          <w:szCs w:val="24"/>
          <w:rtl w:val="0"/>
        </w:rPr>
        <w:t xml:space="preserve">Hussein Vs Chang Fook</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b w:val="1"/>
          <w:i w:val="1"/>
          <w:sz w:val="24"/>
          <w:szCs w:val="24"/>
          <w:vertAlign w:val="superscript"/>
        </w:rPr>
        <w:footnoteReference w:customMarkFollows="0" w:id="1"/>
      </w:r>
      <w:r w:rsidDel="00000000" w:rsidR="00000000" w:rsidRPr="00000000">
        <w:rPr>
          <w:rFonts w:ascii="Cambria" w:cs="Cambria" w:eastAsia="Cambria" w:hAnsi="Cambria"/>
          <w:sz w:val="24"/>
          <w:szCs w:val="24"/>
          <w:rtl w:val="0"/>
        </w:rPr>
        <w:t xml:space="preserve"> Lord Devlin stated that an arrest occurs:- </w:t>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a police officer states the terms that he is arresting, or</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an officer uses force to restrain the individual concerned; or</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by words or conduct the officer makes it clear that he will use force if necessary to restrain the individual from going where he wants to go.</w:t>
      </w:r>
      <w:r w:rsidDel="00000000" w:rsidR="00000000" w:rsidRPr="00000000">
        <w:rPr>
          <w:rtl w:val="0"/>
        </w:rPr>
      </w:r>
    </w:p>
    <w:p w:rsidR="00000000" w:rsidDel="00000000" w:rsidP="00000000" w:rsidRDefault="00000000" w:rsidRPr="00000000" w14:paraId="0000000A">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 arrest can be effected in either two ways. These are:-</w:t>
      </w:r>
    </w:p>
    <w:p w:rsidR="00000000" w:rsidDel="00000000" w:rsidP="00000000" w:rsidRDefault="00000000" w:rsidRPr="00000000" w14:paraId="0000000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arrest with a warrant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arrest without a warrant.</w:t>
      </w:r>
      <w:r w:rsidDel="00000000" w:rsidR="00000000" w:rsidRPr="00000000">
        <w:rPr>
          <w:rtl w:val="0"/>
        </w:rPr>
      </w:r>
    </w:p>
    <w:p w:rsidR="00000000" w:rsidDel="00000000" w:rsidP="00000000" w:rsidRDefault="00000000" w:rsidRPr="00000000" w14:paraId="0000000D">
      <w:pPr>
        <w:pageBreakBefore w:val="0"/>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rtl w:val="0"/>
        </w:rPr>
        <w:t xml:space="preserve">Arrest with a warrant</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0E">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occurs when criminal proceedings are commenced by a police officer or a public prosecutor first laying a charge in court or by private complaint</w:t>
      </w:r>
      <w:r w:rsidDel="00000000" w:rsidR="00000000" w:rsidRPr="00000000">
        <w:rPr>
          <w:rFonts w:ascii="Cambria" w:cs="Cambria" w:eastAsia="Cambria" w:hAnsi="Cambria"/>
          <w:sz w:val="24"/>
          <w:szCs w:val="24"/>
          <w:vertAlign w:val="superscript"/>
        </w:rPr>
        <w:footnoteReference w:customMarkFollows="0" w:id="2"/>
      </w:r>
      <w:r w:rsidDel="00000000" w:rsidR="00000000" w:rsidRPr="00000000">
        <w:rPr>
          <w:rFonts w:ascii="Cambria" w:cs="Cambria" w:eastAsia="Cambria" w:hAnsi="Cambria"/>
          <w:sz w:val="24"/>
          <w:szCs w:val="24"/>
          <w:rtl w:val="0"/>
        </w:rPr>
        <w:t xml:space="preserve">, it becomes necessary to secure the appearance in court of an accused person by issuing a warrant for his arrest. The court may then issue a warrant for the arrest of the person against whom the charge has been preferred. Similarly, a warrant of arrest will be issued by the court for witnesses who have been bonded but fail to turn up to give evidence</w:t>
      </w:r>
      <w:r w:rsidDel="00000000" w:rsidR="00000000" w:rsidRPr="00000000">
        <w:rPr>
          <w:rFonts w:ascii="Cambria" w:cs="Cambria" w:eastAsia="Cambria" w:hAnsi="Cambria"/>
          <w:sz w:val="24"/>
          <w:szCs w:val="24"/>
          <w:vertAlign w:val="superscript"/>
        </w:rPr>
        <w:footnoteReference w:customMarkFollows="0" w:id="3"/>
      </w:r>
      <w:r w:rsidDel="00000000" w:rsidR="00000000" w:rsidRPr="00000000">
        <w:rPr>
          <w:rFonts w:ascii="Cambria" w:cs="Cambria" w:eastAsia="Cambria" w:hAnsi="Cambria"/>
          <w:sz w:val="24"/>
          <w:szCs w:val="24"/>
          <w:rtl w:val="0"/>
        </w:rPr>
        <w:t xml:space="preserve">, and for accused persons who have jumped bail or absconded.</w:t>
      </w:r>
    </w:p>
    <w:p w:rsidR="00000000" w:rsidDel="00000000" w:rsidP="00000000" w:rsidRDefault="00000000" w:rsidRPr="00000000" w14:paraId="0000000F">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It is mostly required for minor offence and misdemeanours. A warrant of arrest is directed to a particular person ordering him to arrest the person in respect of whom it is issued and bring them to court. Securing appearance occurs where criminal proceedings are commenced by a police officer/public prosecutor either by first laying a charge in court or by a private complaint.</w:t>
      </w:r>
    </w:p>
    <w:p w:rsidR="00000000" w:rsidDel="00000000" w:rsidP="00000000" w:rsidRDefault="00000000" w:rsidRPr="00000000" w14:paraId="00000010">
      <w:pPr>
        <w:pageBreakBefore w:val="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Section 102</w:t>
      </w:r>
      <w:r w:rsidDel="00000000" w:rsidR="00000000" w:rsidRPr="00000000">
        <w:rPr>
          <w:rFonts w:ascii="Cambria" w:cs="Cambria" w:eastAsia="Cambria" w:hAnsi="Cambria"/>
          <w:sz w:val="24"/>
          <w:szCs w:val="24"/>
          <w:rtl w:val="0"/>
        </w:rPr>
        <w:t xml:space="preserve"> of CPC requires warrant of arrest to be in writing, signed by a magistrate and bearing the seal of the court.</w:t>
      </w:r>
      <w:r w:rsidDel="00000000" w:rsidR="00000000" w:rsidRPr="00000000">
        <w:rPr>
          <w:rFonts w:ascii="Cambria" w:cs="Cambria" w:eastAsia="Cambria" w:hAnsi="Cambria"/>
          <w:sz w:val="24"/>
          <w:szCs w:val="24"/>
          <w:vertAlign w:val="superscript"/>
        </w:rPr>
        <w:footnoteReference w:customMarkFollows="0" w:id="4"/>
      </w:r>
      <w:r w:rsidDel="00000000" w:rsidR="00000000" w:rsidRPr="00000000">
        <w:rPr>
          <w:rFonts w:ascii="Cambria" w:cs="Cambria" w:eastAsia="Cambria" w:hAnsi="Cambria"/>
          <w:sz w:val="24"/>
          <w:szCs w:val="24"/>
          <w:rtl w:val="0"/>
        </w:rPr>
        <w:t xml:space="preserve"> Warrants of arrest are therefore deemed to have the following features; </w:t>
      </w:r>
    </w:p>
    <w:p w:rsidR="00000000" w:rsidDel="00000000" w:rsidP="00000000" w:rsidRDefault="00000000" w:rsidRPr="00000000" w14:paraId="0000001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must be under a hand of judge or magistrate with seal of court</w:t>
      </w:r>
    </w:p>
    <w:p w:rsidR="00000000" w:rsidDel="00000000" w:rsidP="00000000" w:rsidRDefault="00000000" w:rsidRPr="00000000" w14:paraId="0000001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state offence which person is charged with</w:t>
      </w:r>
    </w:p>
    <w:p w:rsidR="00000000" w:rsidDel="00000000" w:rsidP="00000000" w:rsidRDefault="00000000" w:rsidRPr="00000000" w14:paraId="0000001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describe that person</w:t>
      </w:r>
    </w:p>
    <w:p w:rsidR="00000000" w:rsidDel="00000000" w:rsidP="00000000" w:rsidRDefault="00000000" w:rsidRPr="00000000" w14:paraId="0000001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Order the person to whom it’s directed to apprehend the person against whom it is issued and bring him before the court issuing the warrant, or before some other court having jurisdiction in the case, to answer to the charge therein mentioned and to be further dealt with according to law.</w:t>
      </w:r>
    </w:p>
    <w:p w:rsidR="00000000" w:rsidDel="00000000" w:rsidP="00000000" w:rsidRDefault="00000000" w:rsidRPr="00000000" w14:paraId="00000015">
      <w:pPr>
        <w:pageBreakBefore w:val="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The warrant of arrest shall remain in force until it is executed or until it is cancelled by the court which issued it.</w:t>
      </w:r>
      <w:r w:rsidDel="00000000" w:rsidR="00000000" w:rsidRPr="00000000">
        <w:rPr>
          <w:rFonts w:ascii="Cambria" w:cs="Cambria" w:eastAsia="Cambria" w:hAnsi="Cambria"/>
          <w:color w:val="000000"/>
          <w:sz w:val="24"/>
          <w:szCs w:val="24"/>
          <w:vertAlign w:val="superscript"/>
        </w:rPr>
        <w:footnoteReference w:customMarkFollows="0" w:id="5"/>
      </w:r>
      <w:r w:rsidDel="00000000" w:rsidR="00000000" w:rsidRPr="00000000">
        <w:rPr>
          <w:rFonts w:ascii="Cambria" w:cs="Cambria" w:eastAsia="Cambria" w:hAnsi="Cambria"/>
          <w:sz w:val="24"/>
          <w:szCs w:val="24"/>
          <w:rtl w:val="0"/>
        </w:rPr>
        <w:t xml:space="preserve"> It may be also be executed at any place in Kenya</w:t>
      </w:r>
      <w:r w:rsidDel="00000000" w:rsidR="00000000" w:rsidRPr="00000000">
        <w:rPr>
          <w:rFonts w:ascii="Cambria" w:cs="Cambria" w:eastAsia="Cambria" w:hAnsi="Cambria"/>
          <w:sz w:val="24"/>
          <w:szCs w:val="24"/>
          <w:vertAlign w:val="superscript"/>
        </w:rPr>
        <w:footnoteReference w:customMarkFollows="0" w:id="6"/>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16">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rtl w:val="0"/>
        </w:rPr>
        <w:t xml:space="preserve">An arrest without a warrant</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Occurs where any person, be it a magistrate, police officer or a private individual, can arrest someone on any suspicious ground of having or is about to commit an offence as the law permits. The conditions of an arrest are to the effect that reasonable force be used when a person resists arrest, and the constitution provides for the necessity of informing the arrested person of the reasons of the arrest.</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Pr>
        <w:footnoteReference w:customMarkFollows="0" w:id="7"/>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70" w:right="0" w:hanging="27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Circumstances when it is not necessary to inform the arrested person the reason for arrest.</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Where the arrested person knows the nature of why he/she is being arrested;</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Where the suspect runs away from his arrestors.</w:t>
      </w:r>
      <w:r w:rsidDel="00000000" w:rsidR="00000000" w:rsidRPr="00000000">
        <w:rPr>
          <w:rtl w:val="0"/>
        </w:rPr>
      </w:r>
    </w:p>
    <w:p w:rsidR="00000000" w:rsidDel="00000000" w:rsidP="00000000" w:rsidRDefault="00000000" w:rsidRPr="00000000" w14:paraId="0000001B">
      <w:pPr>
        <w:pageBreakBefore w:val="0"/>
        <w:jc w:val="both"/>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This was discussed in the case of </w:t>
      </w:r>
      <w:r w:rsidDel="00000000" w:rsidR="00000000" w:rsidRPr="00000000">
        <w:rPr>
          <w:rFonts w:ascii="Cambria" w:cs="Cambria" w:eastAsia="Cambria" w:hAnsi="Cambria"/>
          <w:b w:val="1"/>
          <w:sz w:val="24"/>
          <w:szCs w:val="24"/>
          <w:rtl w:val="0"/>
        </w:rPr>
        <w:t xml:space="preserve">Christine v Leachinsky (1947) AC 573 (1946) KB 144</w:t>
      </w:r>
    </w:p>
    <w:p w:rsidR="00000000" w:rsidDel="00000000" w:rsidP="00000000" w:rsidRDefault="00000000" w:rsidRPr="00000000" w14:paraId="0000001C">
      <w:pPr>
        <w:pageBreakBefore w:val="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Statutes governing arrest</w:t>
      </w:r>
    </w:p>
    <w:p w:rsidR="00000000" w:rsidDel="00000000" w:rsidP="00000000" w:rsidRDefault="00000000" w:rsidRPr="00000000" w14:paraId="0000001D">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These include:-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Constitution of Kenya 2010, under article 49,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Criminal Procedure Code,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Magistrate courts Act,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police Act,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Traffic Act and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International laws such as the Universal Declaration of Human Rights 1948 which guarantees personal liberty</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Pr>
        <w:footnoteReference w:customMarkFollows="0" w:id="8"/>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and the International Conventions on Civil and political rights 1966</w:t>
      </w: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which provides that no one shall be deprived of his personal liberty except on such grounds and in accordance with such procedures established by law.</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Pr>
        <w:footnoteReference w:customMarkFollows="0" w:id="9"/>
      </w:r>
      <w:r w:rsidDel="00000000" w:rsidR="00000000" w:rsidRPr="00000000">
        <w:rPr>
          <w:rtl w:val="0"/>
        </w:rPr>
      </w:r>
    </w:p>
    <w:p w:rsidR="00000000" w:rsidDel="00000000" w:rsidP="00000000" w:rsidRDefault="00000000" w:rsidRPr="00000000" w14:paraId="00000024">
      <w:pPr>
        <w:pageBreakBefore w:val="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Who may effect an arrest?</w:t>
      </w:r>
    </w:p>
    <w:p w:rsidR="00000000" w:rsidDel="00000000" w:rsidP="00000000" w:rsidRDefault="00000000" w:rsidRPr="00000000" w14:paraId="00000025">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The following persons may effect an arrest:-</w:t>
      </w:r>
    </w:p>
    <w:p w:rsidR="00000000" w:rsidDel="00000000" w:rsidP="00000000" w:rsidRDefault="00000000" w:rsidRPr="00000000" w14:paraId="0000002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Police Officer</w:t>
      </w:r>
    </w:p>
    <w:p w:rsidR="00000000" w:rsidDel="00000000" w:rsidP="00000000" w:rsidRDefault="00000000" w:rsidRPr="00000000" w14:paraId="00000027">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Constitution provides for limitation of rights and fundamental freedoms however the article secures the liberty of the person and their goes to give exceptions where a person’s liberty may be deprived if that deprivation is authorised by law.</w:t>
      </w:r>
      <w:r w:rsidDel="00000000" w:rsidR="00000000" w:rsidRPr="00000000">
        <w:rPr>
          <w:rFonts w:ascii="Cambria" w:cs="Cambria" w:eastAsia="Cambria" w:hAnsi="Cambria"/>
          <w:sz w:val="24"/>
          <w:szCs w:val="24"/>
          <w:vertAlign w:val="superscript"/>
        </w:rPr>
        <w:footnoteReference w:customMarkFollows="0" w:id="10"/>
      </w:r>
      <w:r w:rsidDel="00000000" w:rsidR="00000000" w:rsidRPr="00000000">
        <w:rPr>
          <w:rtl w:val="0"/>
        </w:rPr>
      </w:r>
    </w:p>
    <w:p w:rsidR="00000000" w:rsidDel="00000000" w:rsidP="00000000" w:rsidRDefault="00000000" w:rsidRPr="00000000" w14:paraId="00000028">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rtl w:val="0"/>
        </w:rPr>
        <w:t xml:space="preserve">Sec 29(1)</w:t>
      </w:r>
      <w:r w:rsidDel="00000000" w:rsidR="00000000" w:rsidRPr="00000000">
        <w:rPr>
          <w:rFonts w:ascii="Cambria" w:cs="Cambria" w:eastAsia="Cambria" w:hAnsi="Cambria"/>
          <w:sz w:val="24"/>
          <w:szCs w:val="24"/>
          <w:rtl w:val="0"/>
        </w:rPr>
        <w:t xml:space="preserve"> of the CPC provides that a police officer may without an order from a magistrate and without a warrant arrest </w:t>
      </w:r>
    </w:p>
    <w:p w:rsidR="00000000" w:rsidDel="00000000" w:rsidP="00000000" w:rsidRDefault="00000000" w:rsidRPr="00000000" w14:paraId="0000002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any person whom he suspects upon reasonable grounds of having committed a cognizable offence and </w:t>
      </w:r>
    </w:p>
    <w:p w:rsidR="00000000" w:rsidDel="00000000" w:rsidP="00000000" w:rsidRDefault="00000000" w:rsidRPr="00000000" w14:paraId="0000002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any person who obstructs a police officer while in the execution of his duty </w:t>
      </w:r>
    </w:p>
    <w:p w:rsidR="00000000" w:rsidDel="00000000" w:rsidP="00000000" w:rsidRDefault="00000000" w:rsidRPr="00000000" w14:paraId="0000002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breach of peace. </w:t>
      </w:r>
    </w:p>
    <w:p w:rsidR="00000000" w:rsidDel="00000000" w:rsidP="00000000" w:rsidRDefault="00000000" w:rsidRPr="00000000" w14:paraId="0000002C">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cognizable offence is defined under </w:t>
      </w:r>
      <w:r w:rsidDel="00000000" w:rsidR="00000000" w:rsidRPr="00000000">
        <w:rPr>
          <w:rFonts w:ascii="Cambria" w:cs="Cambria" w:eastAsia="Cambria" w:hAnsi="Cambria"/>
          <w:b w:val="1"/>
          <w:sz w:val="24"/>
          <w:szCs w:val="24"/>
          <w:rtl w:val="0"/>
        </w:rPr>
        <w:t xml:space="preserve">section 2</w:t>
      </w:r>
      <w:r w:rsidDel="00000000" w:rsidR="00000000" w:rsidRPr="00000000">
        <w:rPr>
          <w:rFonts w:ascii="Cambria" w:cs="Cambria" w:eastAsia="Cambria" w:hAnsi="Cambria"/>
          <w:sz w:val="24"/>
          <w:szCs w:val="24"/>
          <w:rtl w:val="0"/>
        </w:rPr>
        <w:t xml:space="preserve"> of the CPC as an offence for which a police officer may in accordance with the First schedule or under any law for the meantime being in force arrest without a warrant.  Other instances where a police officer may arrest with or without a warrant include the following:-</w:t>
      </w:r>
    </w:p>
    <w:p w:rsidR="00000000" w:rsidDel="00000000" w:rsidP="00000000" w:rsidRDefault="00000000" w:rsidRPr="00000000" w14:paraId="0000002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Commission of Felonies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Possession of suspected stolen property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Desert from the army</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Possession of implements of house breaking</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Private persons</w:t>
      </w:r>
    </w:p>
    <w:p w:rsidR="00000000" w:rsidDel="00000000" w:rsidP="00000000" w:rsidRDefault="00000000" w:rsidRPr="00000000" w14:paraId="00000033">
      <w:pPr>
        <w:pageBreakBefore w:val="0"/>
        <w:jc w:val="both"/>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A private person may arrest any person who in his view commits a cognizable offence, or whom he reasonably suspects of having committed a felony.</w:t>
      </w:r>
      <w:r w:rsidDel="00000000" w:rsidR="00000000" w:rsidRPr="00000000">
        <w:rPr>
          <w:rFonts w:ascii="Cambria" w:cs="Cambria" w:eastAsia="Cambria" w:hAnsi="Cambria"/>
          <w:color w:val="000000"/>
          <w:sz w:val="24"/>
          <w:szCs w:val="24"/>
          <w:vertAlign w:val="superscript"/>
        </w:rPr>
        <w:footnoteReference w:customMarkFollows="0" w:id="11"/>
      </w:r>
      <w:r w:rsidDel="00000000" w:rsidR="00000000" w:rsidRPr="00000000">
        <w:rPr>
          <w:rFonts w:ascii="Cambria" w:cs="Cambria" w:eastAsia="Cambria" w:hAnsi="Cambria"/>
          <w:sz w:val="24"/>
          <w:szCs w:val="24"/>
          <w:rtl w:val="0"/>
        </w:rPr>
        <w:t xml:space="preserve"> The Criminal Procedure Code also outlines how such arrests are to be effected by private persons.  </w:t>
      </w:r>
    </w:p>
    <w:p w:rsidR="00000000" w:rsidDel="00000000" w:rsidP="00000000" w:rsidRDefault="00000000" w:rsidRPr="00000000" w14:paraId="00000034">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is important to note that a private person arresting another person without a warrant shall without unnecessary delay make over the person so arrested to a police officer, or in the absence of a police officer shall take that person to the nearest police station</w:t>
      </w:r>
      <w:r w:rsidDel="00000000" w:rsidR="00000000" w:rsidRPr="00000000">
        <w:rPr>
          <w:rFonts w:ascii="Cambria" w:cs="Cambria" w:eastAsia="Cambria" w:hAnsi="Cambria"/>
          <w:sz w:val="24"/>
          <w:szCs w:val="24"/>
          <w:vertAlign w:val="superscript"/>
        </w:rPr>
        <w:footnoteReference w:customMarkFollows="0" w:id="12"/>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35">
      <w:pPr>
        <w:pageBreakBefore w:val="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Section 21(2) of the CPC</w:t>
      </w:r>
      <w:r w:rsidDel="00000000" w:rsidR="00000000" w:rsidRPr="00000000">
        <w:rPr>
          <w:rFonts w:ascii="Cambria" w:cs="Cambria" w:eastAsia="Cambria" w:hAnsi="Cambria"/>
          <w:sz w:val="24"/>
          <w:szCs w:val="24"/>
          <w:rtl w:val="0"/>
        </w:rPr>
        <w:t xml:space="preserve"> is to the effect that private persons should also </w:t>
      </w:r>
      <w:r w:rsidDel="00000000" w:rsidR="00000000" w:rsidRPr="00000000">
        <w:rPr>
          <w:rFonts w:ascii="Cambria" w:cs="Cambria" w:eastAsia="Cambria" w:hAnsi="Cambria"/>
          <w:b w:val="1"/>
          <w:sz w:val="24"/>
          <w:szCs w:val="24"/>
          <w:rtl w:val="0"/>
        </w:rPr>
        <w:t xml:space="preserve">use reasonable force</w:t>
      </w:r>
      <w:r w:rsidDel="00000000" w:rsidR="00000000" w:rsidRPr="00000000">
        <w:rPr>
          <w:rFonts w:ascii="Cambria" w:cs="Cambria" w:eastAsia="Cambria" w:hAnsi="Cambria"/>
          <w:sz w:val="24"/>
          <w:szCs w:val="24"/>
          <w:rtl w:val="0"/>
        </w:rPr>
        <w:t xml:space="preserve"> when effecting an arrest. In </w:t>
      </w:r>
      <w:r w:rsidDel="00000000" w:rsidR="00000000" w:rsidRPr="00000000">
        <w:rPr>
          <w:rFonts w:ascii="Cambria" w:cs="Cambria" w:eastAsia="Cambria" w:hAnsi="Cambria"/>
          <w:b w:val="1"/>
          <w:sz w:val="24"/>
          <w:szCs w:val="24"/>
          <w:rtl w:val="0"/>
        </w:rPr>
        <w:t xml:space="preserve">M’ibui v. Dyer</w:t>
      </w:r>
      <w:r w:rsidDel="00000000" w:rsidR="00000000" w:rsidRPr="00000000">
        <w:rPr>
          <w:rFonts w:ascii="Cambria" w:cs="Cambria" w:eastAsia="Cambria" w:hAnsi="Cambria"/>
          <w:sz w:val="24"/>
          <w:szCs w:val="24"/>
          <w:vertAlign w:val="superscript"/>
        </w:rPr>
        <w:footnoteReference w:customMarkFollows="0" w:id="13"/>
      </w:r>
      <w:r w:rsidDel="00000000" w:rsidR="00000000" w:rsidRPr="00000000">
        <w:rPr>
          <w:rFonts w:ascii="Cambria" w:cs="Cambria" w:eastAsia="Cambria" w:hAnsi="Cambria"/>
          <w:sz w:val="24"/>
          <w:szCs w:val="24"/>
          <w:rtl w:val="0"/>
        </w:rPr>
        <w:t xml:space="preserve">, it was stated that in addition to criminal proceedings, the person will be ordered to pay compensation to the injured person if he acted unreasonably in effecting the arrest and caused injuries. Under the </w:t>
      </w:r>
      <w:r w:rsidDel="00000000" w:rsidR="00000000" w:rsidRPr="00000000">
        <w:rPr>
          <w:rFonts w:ascii="Cambria" w:cs="Cambria" w:eastAsia="Cambria" w:hAnsi="Cambria"/>
          <w:b w:val="1"/>
          <w:sz w:val="24"/>
          <w:szCs w:val="24"/>
          <w:rtl w:val="0"/>
        </w:rPr>
        <w:t xml:space="preserve">CPC sec 42</w:t>
      </w:r>
      <w:r w:rsidDel="00000000" w:rsidR="00000000" w:rsidRPr="00000000">
        <w:rPr>
          <w:rFonts w:ascii="Cambria" w:cs="Cambria" w:eastAsia="Cambria" w:hAnsi="Cambria"/>
          <w:sz w:val="24"/>
          <w:szCs w:val="24"/>
          <w:rtl w:val="0"/>
        </w:rPr>
        <w:t xml:space="preserve"> provides that every person is bound to assist a Magistrate, a police Officer reasonably demanding his aid in the taking or preventing the escape of another person whom the Magistrate or Police Officer is authorised to arrest in the prevention or suppression of breach of peace. </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Magistrates</w:t>
      </w:r>
    </w:p>
    <w:p w:rsidR="00000000" w:rsidDel="00000000" w:rsidP="00000000" w:rsidRDefault="00000000" w:rsidRPr="00000000" w14:paraId="00000037">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magistrate can arrest with or without a warrant where an offence is committed in his/her presence and within his/her jurisdiction as provided for in sec </w:t>
      </w:r>
      <w:r w:rsidDel="00000000" w:rsidR="00000000" w:rsidRPr="00000000">
        <w:rPr>
          <w:rFonts w:ascii="Cambria" w:cs="Cambria" w:eastAsia="Cambria" w:hAnsi="Cambria"/>
          <w:b w:val="1"/>
          <w:sz w:val="24"/>
          <w:szCs w:val="24"/>
          <w:rtl w:val="0"/>
        </w:rPr>
        <w:t xml:space="preserve">38 of the CPC </w:t>
      </w:r>
      <w:r w:rsidDel="00000000" w:rsidR="00000000" w:rsidRPr="00000000">
        <w:rPr>
          <w:rFonts w:ascii="Cambria" w:cs="Cambria" w:eastAsia="Cambria" w:hAnsi="Cambria"/>
          <w:sz w:val="24"/>
          <w:szCs w:val="24"/>
          <w:rtl w:val="0"/>
        </w:rPr>
        <w:t xml:space="preserve">as when an offence is committed in the presence of a magistrate within the local limits of his jurisdiction, he may himself arrest or order any person to arrest the offender, and may thereupon, subject to the provisions of this Code as to bail, commit the offender to custody.</w:t>
      </w:r>
    </w:p>
    <w:p w:rsidR="00000000" w:rsidDel="00000000" w:rsidP="00000000" w:rsidRDefault="00000000" w:rsidRPr="00000000" w14:paraId="0000003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Arrest under the children act</w:t>
      </w:r>
      <w:r w:rsidDel="00000000" w:rsidR="00000000" w:rsidRPr="00000000">
        <w:rPr>
          <w:rFonts w:ascii="Cambria" w:cs="Cambria" w:eastAsia="Cambria" w:hAnsi="Cambria"/>
          <w:b w:val="1"/>
          <w:i w:val="0"/>
          <w:smallCaps w:val="0"/>
          <w:strike w:val="0"/>
          <w:color w:val="000000"/>
          <w:sz w:val="24"/>
          <w:szCs w:val="24"/>
          <w:u w:val="none"/>
          <w:shd w:fill="auto" w:val="clear"/>
          <w:vertAlign w:val="superscript"/>
        </w:rPr>
        <w:footnoteReference w:customMarkFollows="0" w:id="14"/>
      </w:r>
      <w:r w:rsidDel="00000000" w:rsidR="00000000" w:rsidRPr="00000000">
        <w:rPr>
          <w:rtl w:val="0"/>
        </w:rPr>
      </w:r>
    </w:p>
    <w:p w:rsidR="00000000" w:rsidDel="00000000" w:rsidP="00000000" w:rsidRDefault="00000000" w:rsidRPr="00000000" w14:paraId="00000039">
      <w:pPr>
        <w:pageBreakBefore w:val="0"/>
        <w:jc w:val="both"/>
        <w:rPr>
          <w:rFonts w:ascii="Cambria" w:cs="Cambria" w:eastAsia="Cambria" w:hAnsi="Cambria"/>
          <w:sz w:val="24"/>
          <w:szCs w:val="24"/>
        </w:rPr>
      </w:pPr>
      <w:r w:rsidDel="00000000" w:rsidR="00000000" w:rsidRPr="00000000">
        <w:rPr>
          <w:rFonts w:ascii="Cambria" w:cs="Cambria" w:eastAsia="Cambria" w:hAnsi="Cambria"/>
          <w:b w:val="0"/>
          <w:sz w:val="24"/>
          <w:szCs w:val="24"/>
          <w:rtl w:val="0"/>
        </w:rPr>
        <w:t xml:space="preserve">The procedure for arresting children is provided for under the Child Offenders Rules, which is Schedule 5 of the Children Act, specifically at Rule 4.</w:t>
      </w:r>
      <w:r w:rsidDel="00000000" w:rsidR="00000000" w:rsidRPr="00000000">
        <w:rPr>
          <w:rFonts w:ascii="Cambria" w:cs="Cambria" w:eastAsia="Cambria" w:hAnsi="Cambria"/>
          <w:sz w:val="24"/>
          <w:szCs w:val="24"/>
          <w:rtl w:val="0"/>
        </w:rPr>
        <w:t xml:space="preserve"> It provides that where a child is apprehended with or without a warrant on suspicion of having committed a criminal offence he shall be brought before the court as soon as practicable. No child shall be held in custody for a period exceeding twenty four hours from the time of his apprehension, without the leave of the court.</w:t>
      </w:r>
    </w:p>
    <w:p w:rsidR="00000000" w:rsidDel="00000000" w:rsidP="00000000" w:rsidRDefault="00000000" w:rsidRPr="00000000" w14:paraId="0000003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Others who may arrest</w:t>
      </w:r>
    </w:p>
    <w:p w:rsidR="00000000" w:rsidDel="00000000" w:rsidP="00000000" w:rsidRDefault="00000000" w:rsidRPr="00000000" w14:paraId="0000003B">
      <w:pPr>
        <w:pageBreakBefore w:val="0"/>
        <w:jc w:val="both"/>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Under</w:t>
      </w:r>
      <w:r w:rsidDel="00000000" w:rsidR="00000000" w:rsidRPr="00000000">
        <w:rPr>
          <w:rFonts w:ascii="Cambria" w:cs="Cambria" w:eastAsia="Cambria" w:hAnsi="Cambria"/>
          <w:b w:val="1"/>
          <w:sz w:val="24"/>
          <w:szCs w:val="24"/>
          <w:rtl w:val="0"/>
        </w:rPr>
        <w:t xml:space="preserve"> Section 8 of the Chiefs Authority Act</w:t>
      </w:r>
      <w:r w:rsidDel="00000000" w:rsidR="00000000" w:rsidRPr="00000000">
        <w:rPr>
          <w:rFonts w:ascii="Cambria" w:cs="Cambria" w:eastAsia="Cambria" w:hAnsi="Cambria"/>
          <w:sz w:val="24"/>
          <w:szCs w:val="24"/>
          <w:vertAlign w:val="superscript"/>
        </w:rPr>
        <w:footnoteReference w:customMarkFollows="0" w:id="15"/>
      </w:r>
      <w:r w:rsidDel="00000000" w:rsidR="00000000" w:rsidRPr="00000000">
        <w:rPr>
          <w:rFonts w:ascii="Cambria" w:cs="Cambria" w:eastAsia="Cambria" w:hAnsi="Cambria"/>
          <w:sz w:val="24"/>
          <w:szCs w:val="24"/>
          <w:rtl w:val="0"/>
        </w:rPr>
        <w:t xml:space="preserve">, chiefs are empowered to arrest a person for the purpose of preventing them from committing an offence within their jurisdiction and any person arrested under the powers conferred by this subsection shall, without delay, be taken to the nearest police station. In </w:t>
      </w:r>
      <w:r w:rsidDel="00000000" w:rsidR="00000000" w:rsidRPr="00000000">
        <w:rPr>
          <w:rFonts w:ascii="Cambria" w:cs="Cambria" w:eastAsia="Cambria" w:hAnsi="Cambria"/>
          <w:b w:val="1"/>
          <w:i w:val="1"/>
          <w:sz w:val="24"/>
          <w:szCs w:val="24"/>
          <w:u w:val="single"/>
          <w:rtl w:val="0"/>
        </w:rPr>
        <w:t xml:space="preserve">Lamambutu v R</w:t>
      </w:r>
      <w:r w:rsidDel="00000000" w:rsidR="00000000" w:rsidRPr="00000000">
        <w:rPr>
          <w:rFonts w:ascii="Cambria" w:cs="Cambria" w:eastAsia="Cambria" w:hAnsi="Cambria"/>
          <w:i w:val="1"/>
          <w:sz w:val="24"/>
          <w:szCs w:val="24"/>
          <w:u w:val="single"/>
          <w:vertAlign w:val="superscript"/>
        </w:rPr>
        <w:footnoteReference w:customMarkFollows="0" w:id="16"/>
      </w:r>
      <w:r w:rsidDel="00000000" w:rsidR="00000000" w:rsidRPr="00000000">
        <w:rPr>
          <w:rFonts w:ascii="Cambria" w:cs="Cambria" w:eastAsia="Cambria" w:hAnsi="Cambria"/>
          <w:sz w:val="24"/>
          <w:szCs w:val="24"/>
          <w:rtl w:val="0"/>
        </w:rPr>
        <w:t xml:space="preserve"> it was that in exercise of these powers PCs, Dos chiefs have equal powers with police officers.</w:t>
      </w:r>
      <w:r w:rsidDel="00000000" w:rsidR="00000000" w:rsidRPr="00000000">
        <w:rPr>
          <w:rFonts w:ascii="Cambria" w:cs="Cambria" w:eastAsia="Cambria" w:hAnsi="Cambria"/>
          <w:b w:val="1"/>
          <w:sz w:val="24"/>
          <w:szCs w:val="24"/>
          <w:rtl w:val="0"/>
        </w:rPr>
        <w:t xml:space="preserve"> Under Section 117 of the Environmental Management and Coordination Act</w:t>
      </w:r>
      <w:r w:rsidDel="00000000" w:rsidR="00000000" w:rsidRPr="00000000">
        <w:rPr>
          <w:rFonts w:ascii="Cambria" w:cs="Cambria" w:eastAsia="Cambria" w:hAnsi="Cambria"/>
          <w:b w:val="1"/>
          <w:sz w:val="24"/>
          <w:szCs w:val="24"/>
          <w:vertAlign w:val="superscript"/>
        </w:rPr>
        <w:footnoteReference w:customMarkFollows="0" w:id="17"/>
      </w:r>
      <w:r w:rsidDel="00000000" w:rsidR="00000000" w:rsidRPr="00000000">
        <w:rPr>
          <w:rFonts w:ascii="Cambria" w:cs="Cambria" w:eastAsia="Cambria" w:hAnsi="Cambria"/>
          <w:sz w:val="24"/>
          <w:szCs w:val="24"/>
          <w:rtl w:val="0"/>
        </w:rPr>
        <w:t xml:space="preserve"> an Environment Officer appointed and gazetted by the Director is empowered, with an arrest warrant and the </w:t>
      </w:r>
      <w:sdt>
        <w:sdtPr>
          <w:tag w:val="goog_rdk_3"/>
        </w:sdtPr>
        <w:sdtContent>
          <w:ins w:author="Wangechi Maina" w:id="2" w:date="2022-02-10T08:04:41Z">
            <w:r w:rsidDel="00000000" w:rsidR="00000000" w:rsidRPr="00000000">
              <w:rPr>
                <w:rFonts w:ascii="Cambria" w:cs="Cambria" w:eastAsia="Cambria" w:hAnsi="Cambria"/>
                <w:sz w:val="24"/>
                <w:szCs w:val="24"/>
                <w:rtl w:val="0"/>
              </w:rPr>
              <w:t xml:space="preserve">                                                                                                                                  </w:t>
            </w:r>
          </w:ins>
        </w:sdtContent>
      </w:sdt>
      <w:r w:rsidDel="00000000" w:rsidR="00000000" w:rsidRPr="00000000">
        <w:rPr>
          <w:rFonts w:ascii="Cambria" w:cs="Cambria" w:eastAsia="Cambria" w:hAnsi="Cambria"/>
          <w:sz w:val="24"/>
          <w:szCs w:val="24"/>
          <w:rtl w:val="0"/>
        </w:rPr>
        <w:t xml:space="preserve">assistance of a police officer; to arrest any person whom he reasonably believes has committed an offence under the Act. </w:t>
      </w:r>
      <w:r w:rsidDel="00000000" w:rsidR="00000000" w:rsidRPr="00000000">
        <w:rPr>
          <w:rtl w:val="0"/>
        </w:rPr>
      </w:r>
    </w:p>
    <w:p w:rsidR="00000000" w:rsidDel="00000000" w:rsidP="00000000" w:rsidRDefault="00000000" w:rsidRPr="00000000" w14:paraId="0000003C">
      <w:pPr>
        <w:pageBreakBefore w:val="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The Local Government Act</w:t>
      </w:r>
      <w:r w:rsidDel="00000000" w:rsidR="00000000" w:rsidRPr="00000000">
        <w:rPr>
          <w:rFonts w:ascii="Cambria" w:cs="Cambria" w:eastAsia="Cambria" w:hAnsi="Cambria"/>
          <w:b w:val="1"/>
          <w:sz w:val="24"/>
          <w:szCs w:val="24"/>
          <w:vertAlign w:val="superscript"/>
        </w:rPr>
        <w:footnoteReference w:customMarkFollows="0" w:id="18"/>
      </w:r>
      <w:r w:rsidDel="00000000" w:rsidR="00000000" w:rsidRPr="00000000">
        <w:rPr>
          <w:rFonts w:ascii="Cambria" w:cs="Cambria" w:eastAsia="Cambria" w:hAnsi="Cambria"/>
          <w:b w:val="1"/>
          <w:sz w:val="24"/>
          <w:szCs w:val="24"/>
          <w:rtl w:val="0"/>
        </w:rPr>
        <w:t xml:space="preserve"> at Section 259</w:t>
      </w:r>
      <w:r w:rsidDel="00000000" w:rsidR="00000000" w:rsidRPr="00000000">
        <w:rPr>
          <w:rFonts w:ascii="Cambria" w:cs="Cambria" w:eastAsia="Cambria" w:hAnsi="Cambria"/>
          <w:sz w:val="24"/>
          <w:szCs w:val="24"/>
          <w:rtl w:val="0"/>
        </w:rPr>
        <w:t xml:space="preserve"> provides that any officer of a local authority who at the time is in uniform or is wearing a visible badge of office and authorized thereto in writing by the local authority, may arrest, without warrant, any person who in his presence commits any offence under this Act or any by-laws made under this Act or any other written law and may detain such person until he can be delivered into the custody of a police officer to be dealt with according to law.</w:t>
      </w:r>
    </w:p>
    <w:p w:rsidR="00000000" w:rsidDel="00000000" w:rsidP="00000000" w:rsidRDefault="00000000" w:rsidRPr="00000000" w14:paraId="0000003D">
      <w:pPr>
        <w:pageBreakBefore w:val="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Section 34 of the Police Act</w:t>
      </w:r>
      <w:r w:rsidDel="00000000" w:rsidR="00000000" w:rsidRPr="00000000">
        <w:rPr>
          <w:rFonts w:ascii="Cambria" w:cs="Cambria" w:eastAsia="Cambria" w:hAnsi="Cambria"/>
          <w:sz w:val="24"/>
          <w:szCs w:val="24"/>
          <w:vertAlign w:val="superscript"/>
        </w:rPr>
        <w:footnoteReference w:customMarkFollows="0" w:id="19"/>
      </w:r>
      <w:r w:rsidDel="00000000" w:rsidR="00000000" w:rsidRPr="00000000">
        <w:rPr>
          <w:rFonts w:ascii="Cambria" w:cs="Cambria" w:eastAsia="Cambria" w:hAnsi="Cambria"/>
          <w:sz w:val="24"/>
          <w:szCs w:val="24"/>
          <w:rtl w:val="0"/>
        </w:rPr>
        <w:t xml:space="preserve"> provides that a gazetted police officer can arrest, or order for the arrest of an officer junior to them, who is accused of any offence against discipline. Besides the police, ordinary courts and private persons, other tribunals which exercise quasi-judicial powers such as the Rent Restriction Tribunal and Judicial Commissions of Inquiry have powers to issue warrants of arrest</w:t>
      </w:r>
      <w:r w:rsidDel="00000000" w:rsidR="00000000" w:rsidRPr="00000000">
        <w:rPr>
          <w:rFonts w:ascii="Cambria" w:cs="Cambria" w:eastAsia="Cambria" w:hAnsi="Cambria"/>
          <w:sz w:val="24"/>
          <w:szCs w:val="24"/>
          <w:vertAlign w:val="superscript"/>
        </w:rPr>
        <w:footnoteReference w:customMarkFollows="0" w:id="20"/>
      </w:r>
      <w:r w:rsidDel="00000000" w:rsidR="00000000" w:rsidRPr="00000000">
        <w:rPr>
          <w:rFonts w:ascii="Cambria" w:cs="Cambria" w:eastAsia="Cambria" w:hAnsi="Cambria"/>
          <w:sz w:val="24"/>
          <w:szCs w:val="24"/>
          <w:rtl w:val="0"/>
        </w:rPr>
        <w:t xml:space="preserve">. Likewise, every officer of the National Assembly is vested with police powers under </w:t>
      </w:r>
      <w:r w:rsidDel="00000000" w:rsidR="00000000" w:rsidRPr="00000000">
        <w:rPr>
          <w:rFonts w:ascii="Cambria" w:cs="Cambria" w:eastAsia="Cambria" w:hAnsi="Cambria"/>
          <w:b w:val="1"/>
          <w:sz w:val="24"/>
          <w:szCs w:val="24"/>
          <w:rtl w:val="0"/>
        </w:rPr>
        <w:t xml:space="preserve">the National Assembly (Powers and Privileges) Act</w:t>
      </w:r>
      <w:r w:rsidDel="00000000" w:rsidR="00000000" w:rsidRPr="00000000">
        <w:rPr>
          <w:rFonts w:ascii="Cambria" w:cs="Cambria" w:eastAsia="Cambria" w:hAnsi="Cambria"/>
          <w:sz w:val="24"/>
          <w:szCs w:val="24"/>
          <w:vertAlign w:val="superscript"/>
        </w:rPr>
        <w:footnoteReference w:customMarkFollows="0" w:id="21"/>
      </w:r>
      <w:r w:rsidDel="00000000" w:rsidR="00000000" w:rsidRPr="00000000">
        <w:rPr>
          <w:rFonts w:ascii="Cambria" w:cs="Cambria" w:eastAsia="Cambria" w:hAnsi="Cambria"/>
          <w:sz w:val="24"/>
          <w:szCs w:val="24"/>
          <w:rtl w:val="0"/>
        </w:rPr>
        <w:t xml:space="preserve">. In exercising this power, the speaker or any officer of the National Assembly is not subject to the jurisdiction of any court</w:t>
      </w:r>
      <w:r w:rsidDel="00000000" w:rsidR="00000000" w:rsidRPr="00000000">
        <w:rPr>
          <w:rFonts w:ascii="Cambria" w:cs="Cambria" w:eastAsia="Cambria" w:hAnsi="Cambria"/>
          <w:sz w:val="24"/>
          <w:szCs w:val="24"/>
          <w:vertAlign w:val="superscript"/>
        </w:rPr>
        <w:footnoteReference w:customMarkFollows="0" w:id="22"/>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3E">
      <w:pPr>
        <w:pageBreakBefore w:val="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The Administration Police Act</w:t>
      </w:r>
      <w:r w:rsidDel="00000000" w:rsidR="00000000" w:rsidRPr="00000000">
        <w:rPr>
          <w:rFonts w:ascii="Cambria" w:cs="Cambria" w:eastAsia="Cambria" w:hAnsi="Cambria"/>
          <w:sz w:val="24"/>
          <w:szCs w:val="24"/>
          <w:vertAlign w:val="superscript"/>
        </w:rPr>
        <w:footnoteReference w:customMarkFollows="0" w:id="23"/>
      </w:r>
      <w:r w:rsidDel="00000000" w:rsidR="00000000" w:rsidRPr="00000000">
        <w:rPr>
          <w:rFonts w:ascii="Cambria" w:cs="Cambria" w:eastAsia="Cambria" w:hAnsi="Cambria"/>
          <w:b w:val="1"/>
          <w:sz w:val="24"/>
          <w:szCs w:val="24"/>
          <w:rtl w:val="0"/>
        </w:rPr>
        <w:t xml:space="preserve"> at Section 13</w:t>
      </w:r>
      <w:r w:rsidDel="00000000" w:rsidR="00000000" w:rsidRPr="00000000">
        <w:rPr>
          <w:rFonts w:ascii="Cambria" w:cs="Cambria" w:eastAsia="Cambria" w:hAnsi="Cambria"/>
          <w:sz w:val="24"/>
          <w:szCs w:val="24"/>
          <w:rtl w:val="0"/>
        </w:rPr>
        <w:t xml:space="preserve"> provides that</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sz w:val="24"/>
          <w:szCs w:val="24"/>
          <w:rtl w:val="0"/>
        </w:rPr>
        <w:t xml:space="preserve">an officer may without a warrant arrest a person whom he suspects on reasonable grounds of having committed a cognizable offence, commits a breach of the peace in his presence, or obstructs an officer while in the execution of his duty or who has escaped or attempts to escape from lawful custody. </w:t>
      </w:r>
      <w:r w:rsidDel="00000000" w:rsidR="00000000" w:rsidRPr="00000000">
        <w:rPr>
          <w:rFonts w:ascii="Cambria" w:cs="Cambria" w:eastAsia="Cambria" w:hAnsi="Cambria"/>
          <w:b w:val="1"/>
          <w:sz w:val="24"/>
          <w:szCs w:val="24"/>
          <w:rtl w:val="0"/>
        </w:rPr>
        <w:t xml:space="preserve">Under the Armed Forces Act</w:t>
      </w:r>
      <w:r w:rsidDel="00000000" w:rsidR="00000000" w:rsidRPr="00000000">
        <w:rPr>
          <w:rFonts w:ascii="Cambria" w:cs="Cambria" w:eastAsia="Cambria" w:hAnsi="Cambria"/>
          <w:sz w:val="24"/>
          <w:szCs w:val="24"/>
          <w:vertAlign w:val="superscript"/>
        </w:rPr>
        <w:footnoteReference w:customMarkFollows="0" w:id="24"/>
      </w:r>
      <w:r w:rsidDel="00000000" w:rsidR="00000000" w:rsidRPr="00000000">
        <w:rPr>
          <w:rFonts w:ascii="Cambria" w:cs="Cambria" w:eastAsia="Cambria" w:hAnsi="Cambria"/>
          <w:sz w:val="24"/>
          <w:szCs w:val="24"/>
          <w:rtl w:val="0"/>
        </w:rPr>
        <w:t xml:space="preserve">, all members of the constabulary</w:t>
      </w:r>
      <w:r w:rsidDel="00000000" w:rsidR="00000000" w:rsidRPr="00000000">
        <w:rPr>
          <w:rFonts w:ascii="Cambria" w:cs="Cambria" w:eastAsia="Cambria" w:hAnsi="Cambria"/>
          <w:sz w:val="24"/>
          <w:szCs w:val="24"/>
          <w:vertAlign w:val="superscript"/>
        </w:rPr>
        <w:footnoteReference w:customMarkFollows="0" w:id="25"/>
      </w:r>
      <w:r w:rsidDel="00000000" w:rsidR="00000000" w:rsidRPr="00000000">
        <w:rPr>
          <w:rFonts w:ascii="Cambria" w:cs="Cambria" w:eastAsia="Cambria" w:hAnsi="Cambria"/>
          <w:sz w:val="24"/>
          <w:szCs w:val="24"/>
          <w:rtl w:val="0"/>
        </w:rPr>
        <w:t xml:space="preserve"> have the like powers and privileges as are by law accorded to police officers</w:t>
      </w:r>
      <w:r w:rsidDel="00000000" w:rsidR="00000000" w:rsidRPr="00000000">
        <w:rPr>
          <w:rFonts w:ascii="Cambria" w:cs="Cambria" w:eastAsia="Cambria" w:hAnsi="Cambria"/>
          <w:sz w:val="24"/>
          <w:szCs w:val="24"/>
          <w:vertAlign w:val="superscript"/>
        </w:rPr>
        <w:footnoteReference w:customMarkFollows="0" w:id="26"/>
      </w:r>
      <w:r w:rsidDel="00000000" w:rsidR="00000000" w:rsidRPr="00000000">
        <w:rPr>
          <w:rFonts w:ascii="Cambria" w:cs="Cambria" w:eastAsia="Cambria" w:hAnsi="Cambria"/>
          <w:sz w:val="24"/>
          <w:szCs w:val="24"/>
          <w:rtl w:val="0"/>
        </w:rPr>
        <w:t xml:space="preserve">, in the exercise of their functions under the Act and may without warrant arrest, and hand over to the police, a person who is in his control or fresh pursuit due to reasonably suspicion of having committed an offence, where the person refuses to identify himself to the officers satisfaction, or the officer forms the opinion that the person could escape or cause inordinate delay if not arrested.</w:t>
      </w:r>
    </w:p>
    <w:p w:rsidR="00000000" w:rsidDel="00000000" w:rsidP="00000000" w:rsidRDefault="00000000" w:rsidRPr="00000000" w14:paraId="0000003F">
      <w:pPr>
        <w:pageBreakBefore w:val="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How is it to be effected</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40">
      <w:pPr>
        <w:pageBreakBefore w:val="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Article 49 of the Constitution of Kenya 2010</w:t>
      </w:r>
      <w:r w:rsidDel="00000000" w:rsidR="00000000" w:rsidRPr="00000000">
        <w:rPr>
          <w:rFonts w:ascii="Cambria" w:cs="Cambria" w:eastAsia="Cambria" w:hAnsi="Cambria"/>
          <w:sz w:val="24"/>
          <w:szCs w:val="24"/>
          <w:rtl w:val="0"/>
        </w:rPr>
        <w:t xml:space="preserve"> provides for the rights of an arrested person. These includes: -</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70" w:right="0" w:hanging="27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be informed promptly, in a language that he understands, of </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reason for the arrest;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right to remain silent; and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consequences of not remaining silent;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70" w:right="0" w:hanging="27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remain silent;</w:t>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70" w:right="0" w:hanging="27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communicate with an advocate or other persons whose assistance is necessary;</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70" w:right="0" w:hanging="27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to make any confession or admission that could be used in evidence against him or her;</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70" w:right="0" w:hanging="27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be held separately from persons serving a sentence;</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70" w:right="0" w:hanging="27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be brought before a court as soon as possible, that is,</w:t>
      </w:r>
    </w:p>
    <w:p w:rsidR="00000000" w:rsidDel="00000000" w:rsidP="00000000" w:rsidRDefault="00000000" w:rsidRPr="00000000" w14:paraId="0000004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990" w:right="0" w:hanging="360"/>
        <w:jc w:val="both"/>
        <w:rPr>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later than 24 hours after being arrested; or</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990" w:right="0" w:hanging="360"/>
        <w:jc w:val="both"/>
        <w:rPr>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ordinary court hours end or if on a day that is not an ordinary court day, then before the end of the next court day</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70" w:right="0" w:hanging="27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be charged or informed of reason of detention or be released on the day of first court appearance; and</w:t>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70" w:right="0" w:hanging="27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be released on bond or bail, on reasonable conditions pending a charge or trial, unless there are compelling reasons not to be released.      </w:t>
      </w:r>
    </w:p>
    <w:p w:rsidR="00000000" w:rsidDel="00000000" w:rsidP="00000000" w:rsidRDefault="00000000" w:rsidRPr="00000000" w14:paraId="0000004E">
      <w:pPr>
        <w:pageBreakBefore w:val="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Section 22(2) of the CPC</w:t>
      </w:r>
      <w:r w:rsidDel="00000000" w:rsidR="00000000" w:rsidRPr="00000000">
        <w:rPr>
          <w:rFonts w:ascii="Cambria" w:cs="Cambria" w:eastAsia="Cambria" w:hAnsi="Cambria"/>
          <w:sz w:val="24"/>
          <w:szCs w:val="24"/>
          <w:rtl w:val="0"/>
        </w:rPr>
        <w:t xml:space="preserve"> states that if a person forcibly resists the endeavour to arrest him, or attempts to evade the arrest, the police officer or other person may use all means necessary to effect the arrest.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However with regard to private persons if unreasonable force is used and in the process causes the suspects death, he is liable for prosecution in a court of law.</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Pr>
        <w:footnoteReference w:customMarkFollows="0" w:id="27"/>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This was illustrated in the case of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Uganda v. Muherwa</w:t>
      </w:r>
      <w:r w:rsidDel="00000000" w:rsidR="00000000" w:rsidRPr="00000000">
        <w:rPr>
          <w:rFonts w:ascii="Cambria" w:cs="Cambria" w:eastAsia="Cambria" w:hAnsi="Cambria"/>
          <w:b w:val="1"/>
          <w:i w:val="0"/>
          <w:smallCaps w:val="0"/>
          <w:strike w:val="0"/>
          <w:color w:val="000000"/>
          <w:sz w:val="24"/>
          <w:szCs w:val="24"/>
          <w:u w:val="none"/>
          <w:shd w:fill="auto" w:val="clear"/>
          <w:vertAlign w:val="superscript"/>
        </w:rPr>
        <w:footnoteReference w:customMarkFollows="0" w:id="28"/>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where a private person used a weapon to incapacitate the deceased who was suspected to be a thief in the course of which he died. As a result the person was prosecuted and convicted of manslaughter. Private persons are therefore entitled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to use reasonable force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where a person resists arrest because the use of unreasonable force may lead to civil or criminal liability.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effecting arrests the CPC sec 39 stipulates that</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magistrate may at any time arrest or direct the arrest in his presence, within the local limits of his jurisdiction, of any person for whose arrest he is competent at the time and in the circumstances to issue a warrant. </w:t>
      </w:r>
    </w:p>
    <w:p w:rsidR="00000000" w:rsidDel="00000000" w:rsidP="00000000" w:rsidRDefault="00000000" w:rsidRPr="00000000" w14:paraId="00000051">
      <w:pPr>
        <w:pageBreakBefore w:val="0"/>
        <w:jc w:val="center"/>
        <w:rPr>
          <w:rFonts w:ascii="Cambria" w:cs="Cambria" w:eastAsia="Cambria" w:hAnsi="Cambria"/>
          <w:b w:val="1"/>
        </w:rPr>
      </w:pPr>
      <w:r w:rsidDel="00000000" w:rsidR="00000000" w:rsidRPr="00000000">
        <w:rPr>
          <w:rtl w:val="0"/>
        </w:rPr>
      </w:r>
    </w:p>
    <w:p w:rsidR="00000000" w:rsidDel="00000000" w:rsidP="00000000" w:rsidRDefault="00000000" w:rsidRPr="00000000" w14:paraId="00000052">
      <w:pPr>
        <w:pageBreakBefore w:val="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Question 1 Part c</w:t>
      </w:r>
    </w:p>
    <w:p w:rsidR="00000000" w:rsidDel="00000000" w:rsidP="00000000" w:rsidRDefault="00000000" w:rsidRPr="00000000" w14:paraId="00000053">
      <w:pPr>
        <w:pageBreakBefore w:val="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BRIEF FACTS</w:t>
      </w:r>
    </w:p>
    <w:p w:rsidR="00000000" w:rsidDel="00000000" w:rsidP="00000000" w:rsidRDefault="00000000" w:rsidRPr="00000000" w14:paraId="00000054">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Saturday 12.01.2013, a traffic officer constable </w:t>
      </w:r>
      <w:r w:rsidDel="00000000" w:rsidR="00000000" w:rsidRPr="00000000">
        <w:rPr>
          <w:rFonts w:ascii="Cambria" w:cs="Cambria" w:eastAsia="Cambria" w:hAnsi="Cambria"/>
          <w:b w:val="1"/>
          <w:sz w:val="24"/>
          <w:szCs w:val="24"/>
          <w:rtl w:val="0"/>
        </w:rPr>
        <w:t xml:space="preserve">Amka Twende </w:t>
      </w:r>
      <w:r w:rsidDel="00000000" w:rsidR="00000000" w:rsidRPr="00000000">
        <w:rPr>
          <w:rFonts w:ascii="Cambria" w:cs="Cambria" w:eastAsia="Cambria" w:hAnsi="Cambria"/>
          <w:sz w:val="24"/>
          <w:szCs w:val="24"/>
          <w:rtl w:val="0"/>
        </w:rPr>
        <w:t xml:space="preserve">in uniform flagged down lorry No. KQ. 333, being driven by kichwa maji. Kichwa maji wasn’t wearing a seat belt, lorry had a broken wind screen, with no reflectors. Upon being asked driving license, </w:t>
      </w:r>
      <w:r w:rsidDel="00000000" w:rsidR="00000000" w:rsidRPr="00000000">
        <w:rPr>
          <w:rFonts w:ascii="Cambria" w:cs="Cambria" w:eastAsia="Cambria" w:hAnsi="Cambria"/>
          <w:b w:val="1"/>
          <w:sz w:val="24"/>
          <w:szCs w:val="24"/>
          <w:rtl w:val="0"/>
        </w:rPr>
        <w:t xml:space="preserve">kichwa</w:t>
      </w:r>
      <w:r w:rsidDel="00000000" w:rsidR="00000000" w:rsidRPr="00000000">
        <w:rPr>
          <w:rFonts w:ascii="Cambria" w:cs="Cambria" w:eastAsia="Cambria" w:hAnsi="Cambria"/>
          <w:sz w:val="24"/>
          <w:szCs w:val="24"/>
          <w:rtl w:val="0"/>
        </w:rPr>
        <w:t xml:space="preserve"> had none. </w:t>
      </w:r>
      <w:r w:rsidDel="00000000" w:rsidR="00000000" w:rsidRPr="00000000">
        <w:rPr>
          <w:rFonts w:ascii="Cambria" w:cs="Cambria" w:eastAsia="Cambria" w:hAnsi="Cambria"/>
          <w:b w:val="1"/>
          <w:sz w:val="24"/>
          <w:szCs w:val="24"/>
          <w:rtl w:val="0"/>
        </w:rPr>
        <w:t xml:space="preserve">Amka Twende </w:t>
      </w:r>
      <w:r w:rsidDel="00000000" w:rsidR="00000000" w:rsidRPr="00000000">
        <w:rPr>
          <w:rFonts w:ascii="Cambria" w:cs="Cambria" w:eastAsia="Cambria" w:hAnsi="Cambria"/>
          <w:sz w:val="24"/>
          <w:szCs w:val="24"/>
          <w:rtl w:val="0"/>
        </w:rPr>
        <w:t xml:space="preserve">announced that he was arresting him for the afore said breaches of the law. </w:t>
      </w:r>
      <w:r w:rsidDel="00000000" w:rsidR="00000000" w:rsidRPr="00000000">
        <w:rPr>
          <w:rFonts w:ascii="Cambria" w:cs="Cambria" w:eastAsia="Cambria" w:hAnsi="Cambria"/>
          <w:b w:val="1"/>
          <w:sz w:val="24"/>
          <w:szCs w:val="24"/>
          <w:rtl w:val="0"/>
        </w:rPr>
        <w:t xml:space="preserve">Kichwa maji </w:t>
      </w:r>
      <w:r w:rsidDel="00000000" w:rsidR="00000000" w:rsidRPr="00000000">
        <w:rPr>
          <w:rFonts w:ascii="Cambria" w:cs="Cambria" w:eastAsia="Cambria" w:hAnsi="Cambria"/>
          <w:sz w:val="24"/>
          <w:szCs w:val="24"/>
          <w:rtl w:val="0"/>
        </w:rPr>
        <w:t xml:space="preserve">demanded for an arrest warrant from </w:t>
      </w:r>
      <w:r w:rsidDel="00000000" w:rsidR="00000000" w:rsidRPr="00000000">
        <w:rPr>
          <w:rFonts w:ascii="Cambria" w:cs="Cambria" w:eastAsia="Cambria" w:hAnsi="Cambria"/>
          <w:b w:val="1"/>
          <w:sz w:val="24"/>
          <w:szCs w:val="24"/>
          <w:rtl w:val="0"/>
        </w:rPr>
        <w:t xml:space="preserve">Amka twende</w:t>
      </w:r>
      <w:r w:rsidDel="00000000" w:rsidR="00000000" w:rsidRPr="00000000">
        <w:rPr>
          <w:rFonts w:ascii="Cambria" w:cs="Cambria" w:eastAsia="Cambria" w:hAnsi="Cambria"/>
          <w:sz w:val="24"/>
          <w:szCs w:val="24"/>
          <w:rtl w:val="0"/>
        </w:rPr>
        <w:t xml:space="preserve">, and he said that he did not need an arrest warrant. </w:t>
      </w:r>
      <w:r w:rsidDel="00000000" w:rsidR="00000000" w:rsidRPr="00000000">
        <w:rPr>
          <w:rFonts w:ascii="Cambria" w:cs="Cambria" w:eastAsia="Cambria" w:hAnsi="Cambria"/>
          <w:b w:val="1"/>
          <w:sz w:val="24"/>
          <w:szCs w:val="24"/>
          <w:rtl w:val="0"/>
        </w:rPr>
        <w:t xml:space="preserve">Kichwa Maji </w:t>
      </w:r>
      <w:r w:rsidDel="00000000" w:rsidR="00000000" w:rsidRPr="00000000">
        <w:rPr>
          <w:rFonts w:ascii="Cambria" w:cs="Cambria" w:eastAsia="Cambria" w:hAnsi="Cambria"/>
          <w:sz w:val="24"/>
          <w:szCs w:val="24"/>
          <w:rtl w:val="0"/>
        </w:rPr>
        <w:t xml:space="preserve">was demanded to climb off the lorry but he declined. </w:t>
      </w:r>
      <w:r w:rsidDel="00000000" w:rsidR="00000000" w:rsidRPr="00000000">
        <w:rPr>
          <w:rFonts w:ascii="Cambria" w:cs="Cambria" w:eastAsia="Cambria" w:hAnsi="Cambria"/>
          <w:b w:val="1"/>
          <w:sz w:val="24"/>
          <w:szCs w:val="24"/>
          <w:rtl w:val="0"/>
        </w:rPr>
        <w:t xml:space="preserve">Amka twende </w:t>
      </w:r>
      <w:r w:rsidDel="00000000" w:rsidR="00000000" w:rsidRPr="00000000">
        <w:rPr>
          <w:rFonts w:ascii="Cambria" w:cs="Cambria" w:eastAsia="Cambria" w:hAnsi="Cambria"/>
          <w:sz w:val="24"/>
          <w:szCs w:val="24"/>
          <w:rtl w:val="0"/>
        </w:rPr>
        <w:t xml:space="preserve">tried to open the driver’s door in order to arrest him, and then </w:t>
      </w:r>
      <w:r w:rsidDel="00000000" w:rsidR="00000000" w:rsidRPr="00000000">
        <w:rPr>
          <w:rFonts w:ascii="Cambria" w:cs="Cambria" w:eastAsia="Cambria" w:hAnsi="Cambria"/>
          <w:b w:val="1"/>
          <w:sz w:val="24"/>
          <w:szCs w:val="24"/>
          <w:rtl w:val="0"/>
        </w:rPr>
        <w:t xml:space="preserve">Kichwa</w:t>
      </w:r>
      <w:r w:rsidDel="00000000" w:rsidR="00000000" w:rsidRPr="00000000">
        <w:rPr>
          <w:rFonts w:ascii="Cambria" w:cs="Cambria" w:eastAsia="Cambria" w:hAnsi="Cambria"/>
          <w:sz w:val="24"/>
          <w:szCs w:val="24"/>
          <w:rtl w:val="0"/>
        </w:rPr>
        <w:t xml:space="preserve"> gave him a mighty kick. </w:t>
      </w:r>
      <w:r w:rsidDel="00000000" w:rsidR="00000000" w:rsidRPr="00000000">
        <w:rPr>
          <w:rFonts w:ascii="Cambria" w:cs="Cambria" w:eastAsia="Cambria" w:hAnsi="Cambria"/>
          <w:b w:val="1"/>
          <w:sz w:val="24"/>
          <w:szCs w:val="24"/>
          <w:rtl w:val="0"/>
        </w:rPr>
        <w:t xml:space="preserve">As Amka Twende </w:t>
      </w:r>
      <w:r w:rsidDel="00000000" w:rsidR="00000000" w:rsidRPr="00000000">
        <w:rPr>
          <w:rFonts w:ascii="Cambria" w:cs="Cambria" w:eastAsia="Cambria" w:hAnsi="Cambria"/>
          <w:sz w:val="24"/>
          <w:szCs w:val="24"/>
          <w:rtl w:val="0"/>
        </w:rPr>
        <w:t xml:space="preserve">tried to wake up, </w:t>
      </w:r>
      <w:r w:rsidDel="00000000" w:rsidR="00000000" w:rsidRPr="00000000">
        <w:rPr>
          <w:rFonts w:ascii="Cambria" w:cs="Cambria" w:eastAsia="Cambria" w:hAnsi="Cambria"/>
          <w:b w:val="1"/>
          <w:sz w:val="24"/>
          <w:szCs w:val="24"/>
          <w:rtl w:val="0"/>
        </w:rPr>
        <w:t xml:space="preserve">Kichwa </w:t>
      </w:r>
      <w:r w:rsidDel="00000000" w:rsidR="00000000" w:rsidRPr="00000000">
        <w:rPr>
          <w:rFonts w:ascii="Cambria" w:cs="Cambria" w:eastAsia="Cambria" w:hAnsi="Cambria"/>
          <w:sz w:val="24"/>
          <w:szCs w:val="24"/>
          <w:rtl w:val="0"/>
        </w:rPr>
        <w:t xml:space="preserve">climbed off the lorry quickly and wrestled him back to the ground, stepped on his mouth knocking out his two upper teeth. Thereafter a crowd began to gather as some members began to yearn for more drama and telling </w:t>
      </w:r>
      <w:r w:rsidDel="00000000" w:rsidR="00000000" w:rsidRPr="00000000">
        <w:rPr>
          <w:rFonts w:ascii="Cambria" w:cs="Cambria" w:eastAsia="Cambria" w:hAnsi="Cambria"/>
          <w:b w:val="1"/>
          <w:sz w:val="24"/>
          <w:szCs w:val="24"/>
          <w:rtl w:val="0"/>
        </w:rPr>
        <w:t xml:space="preserve">kichwa maji</w:t>
      </w:r>
      <w:r w:rsidDel="00000000" w:rsidR="00000000" w:rsidRPr="00000000">
        <w:rPr>
          <w:rFonts w:ascii="Cambria" w:cs="Cambria" w:eastAsia="Cambria" w:hAnsi="Cambria"/>
          <w:sz w:val="24"/>
          <w:szCs w:val="24"/>
          <w:rtl w:val="0"/>
        </w:rPr>
        <w:t xml:space="preserve"> to teach the cop a lesson. Two plain clothed policemen sergeant </w:t>
      </w:r>
      <w:r w:rsidDel="00000000" w:rsidR="00000000" w:rsidRPr="00000000">
        <w:rPr>
          <w:rFonts w:ascii="Cambria" w:cs="Cambria" w:eastAsia="Cambria" w:hAnsi="Cambria"/>
          <w:b w:val="1"/>
          <w:sz w:val="24"/>
          <w:szCs w:val="24"/>
          <w:rtl w:val="0"/>
        </w:rPr>
        <w:t xml:space="preserve">Tanyafujo</w:t>
      </w:r>
      <w:r w:rsidDel="00000000" w:rsidR="00000000" w:rsidRPr="00000000">
        <w:rPr>
          <w:rFonts w:ascii="Cambria" w:cs="Cambria" w:eastAsia="Cambria" w:hAnsi="Cambria"/>
          <w:sz w:val="24"/>
          <w:szCs w:val="24"/>
          <w:rtl w:val="0"/>
        </w:rPr>
        <w:t xml:space="preserve"> and </w:t>
      </w:r>
      <w:r w:rsidDel="00000000" w:rsidR="00000000" w:rsidRPr="00000000">
        <w:rPr>
          <w:rFonts w:ascii="Cambria" w:cs="Cambria" w:eastAsia="Cambria" w:hAnsi="Cambria"/>
          <w:b w:val="1"/>
          <w:sz w:val="24"/>
          <w:szCs w:val="24"/>
          <w:rtl w:val="0"/>
        </w:rPr>
        <w:t xml:space="preserve">Uhalifu</w:t>
      </w:r>
      <w:r w:rsidDel="00000000" w:rsidR="00000000" w:rsidRPr="00000000">
        <w:rPr>
          <w:rFonts w:ascii="Cambria" w:cs="Cambria" w:eastAsia="Cambria" w:hAnsi="Cambria"/>
          <w:sz w:val="24"/>
          <w:szCs w:val="24"/>
          <w:rtl w:val="0"/>
        </w:rPr>
        <w:t xml:space="preserve"> went to </w:t>
      </w:r>
      <w:r w:rsidDel="00000000" w:rsidR="00000000" w:rsidRPr="00000000">
        <w:rPr>
          <w:rFonts w:ascii="Cambria" w:cs="Cambria" w:eastAsia="Cambria" w:hAnsi="Cambria"/>
          <w:b w:val="1"/>
          <w:sz w:val="24"/>
          <w:szCs w:val="24"/>
          <w:rtl w:val="0"/>
        </w:rPr>
        <w:t xml:space="preserve">Amkas </w:t>
      </w:r>
      <w:r w:rsidDel="00000000" w:rsidR="00000000" w:rsidRPr="00000000">
        <w:rPr>
          <w:rFonts w:ascii="Cambria" w:cs="Cambria" w:eastAsia="Cambria" w:hAnsi="Cambria"/>
          <w:sz w:val="24"/>
          <w:szCs w:val="24"/>
          <w:rtl w:val="0"/>
        </w:rPr>
        <w:t xml:space="preserve">rescue and arrested </w:t>
      </w:r>
      <w:r w:rsidDel="00000000" w:rsidR="00000000" w:rsidRPr="00000000">
        <w:rPr>
          <w:rFonts w:ascii="Cambria" w:cs="Cambria" w:eastAsia="Cambria" w:hAnsi="Cambria"/>
          <w:b w:val="1"/>
          <w:sz w:val="24"/>
          <w:szCs w:val="24"/>
          <w:rtl w:val="0"/>
        </w:rPr>
        <w:t xml:space="preserve">Kichwa Maji</w:t>
      </w:r>
      <w:r w:rsidDel="00000000" w:rsidR="00000000" w:rsidRPr="00000000">
        <w:rPr>
          <w:rFonts w:ascii="Cambria" w:cs="Cambria" w:eastAsia="Cambria" w:hAnsi="Cambria"/>
          <w:sz w:val="24"/>
          <w:szCs w:val="24"/>
          <w:rtl w:val="0"/>
        </w:rPr>
        <w:t xml:space="preserve">, plus </w:t>
      </w:r>
      <w:r w:rsidDel="00000000" w:rsidR="00000000" w:rsidRPr="00000000">
        <w:rPr>
          <w:rFonts w:ascii="Cambria" w:cs="Cambria" w:eastAsia="Cambria" w:hAnsi="Cambria"/>
          <w:b w:val="1"/>
          <w:sz w:val="24"/>
          <w:szCs w:val="24"/>
          <w:rtl w:val="0"/>
        </w:rPr>
        <w:t xml:space="preserve">Kijana Mpotevu </w:t>
      </w:r>
      <w:r w:rsidDel="00000000" w:rsidR="00000000" w:rsidRPr="00000000">
        <w:rPr>
          <w:rFonts w:ascii="Cambria" w:cs="Cambria" w:eastAsia="Cambria" w:hAnsi="Cambria"/>
          <w:sz w:val="24"/>
          <w:szCs w:val="24"/>
          <w:rtl w:val="0"/>
        </w:rPr>
        <w:t xml:space="preserve">and </w:t>
      </w:r>
      <w:r w:rsidDel="00000000" w:rsidR="00000000" w:rsidRPr="00000000">
        <w:rPr>
          <w:rFonts w:ascii="Cambria" w:cs="Cambria" w:eastAsia="Cambria" w:hAnsi="Cambria"/>
          <w:b w:val="1"/>
          <w:sz w:val="24"/>
          <w:szCs w:val="24"/>
          <w:rtl w:val="0"/>
        </w:rPr>
        <w:t xml:space="preserve">Siogopi kintu</w:t>
      </w:r>
      <w:r w:rsidDel="00000000" w:rsidR="00000000" w:rsidRPr="00000000">
        <w:rPr>
          <w:rFonts w:ascii="Cambria" w:cs="Cambria" w:eastAsia="Cambria" w:hAnsi="Cambria"/>
          <w:sz w:val="24"/>
          <w:szCs w:val="24"/>
          <w:rtl w:val="0"/>
        </w:rPr>
        <w:t xml:space="preserve"> who were urging </w:t>
      </w:r>
      <w:r w:rsidDel="00000000" w:rsidR="00000000" w:rsidRPr="00000000">
        <w:rPr>
          <w:rFonts w:ascii="Cambria" w:cs="Cambria" w:eastAsia="Cambria" w:hAnsi="Cambria"/>
          <w:b w:val="1"/>
          <w:sz w:val="24"/>
          <w:szCs w:val="24"/>
          <w:rtl w:val="0"/>
        </w:rPr>
        <w:t xml:space="preserve">Kichwa</w:t>
      </w:r>
      <w:r w:rsidDel="00000000" w:rsidR="00000000" w:rsidRPr="00000000">
        <w:rPr>
          <w:rFonts w:ascii="Cambria" w:cs="Cambria" w:eastAsia="Cambria" w:hAnsi="Cambria"/>
          <w:sz w:val="24"/>
          <w:szCs w:val="24"/>
          <w:rtl w:val="0"/>
        </w:rPr>
        <w:t xml:space="preserve"> to teach </w:t>
      </w:r>
      <w:r w:rsidDel="00000000" w:rsidR="00000000" w:rsidRPr="00000000">
        <w:rPr>
          <w:rFonts w:ascii="Cambria" w:cs="Cambria" w:eastAsia="Cambria" w:hAnsi="Cambria"/>
          <w:b w:val="1"/>
          <w:sz w:val="24"/>
          <w:szCs w:val="24"/>
          <w:rtl w:val="0"/>
        </w:rPr>
        <w:t xml:space="preserve">Amka Twende </w:t>
      </w:r>
      <w:r w:rsidDel="00000000" w:rsidR="00000000" w:rsidRPr="00000000">
        <w:rPr>
          <w:rFonts w:ascii="Cambria" w:cs="Cambria" w:eastAsia="Cambria" w:hAnsi="Cambria"/>
          <w:sz w:val="24"/>
          <w:szCs w:val="24"/>
          <w:rtl w:val="0"/>
        </w:rPr>
        <w:t xml:space="preserve">a lesson.</w:t>
      </w:r>
    </w:p>
    <w:p w:rsidR="00000000" w:rsidDel="00000000" w:rsidP="00000000" w:rsidRDefault="00000000" w:rsidRPr="00000000" w14:paraId="00000055">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Issues that arises from the facts</w:t>
      </w:r>
    </w:p>
    <w:p w:rsidR="00000000" w:rsidDel="00000000" w:rsidP="00000000" w:rsidRDefault="00000000" w:rsidRPr="00000000" w14:paraId="000000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Whether the facts disclose any offences</w:t>
      </w:r>
    </w:p>
    <w:p w:rsidR="00000000" w:rsidDel="00000000" w:rsidP="00000000" w:rsidRDefault="00000000" w:rsidRPr="00000000" w14:paraId="000000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Whether the arrests were lawful and valid</w:t>
      </w:r>
    </w:p>
    <w:p w:rsidR="00000000" w:rsidDel="00000000" w:rsidP="00000000" w:rsidRDefault="00000000" w:rsidRPr="00000000" w14:paraId="000000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are the requisite documents necessary for the offences</w:t>
      </w:r>
    </w:p>
    <w:p w:rsidR="00000000" w:rsidDel="00000000" w:rsidP="00000000" w:rsidRDefault="00000000" w:rsidRPr="00000000" w14:paraId="00000059">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Law applicable</w:t>
      </w:r>
    </w:p>
    <w:p w:rsidR="00000000" w:rsidDel="00000000" w:rsidP="00000000" w:rsidRDefault="00000000" w:rsidRPr="00000000" w14:paraId="0000005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Constitution of the republic of Kenya</w:t>
      </w:r>
    </w:p>
    <w:p w:rsidR="00000000" w:rsidDel="00000000" w:rsidP="00000000" w:rsidRDefault="00000000" w:rsidRPr="00000000" w14:paraId="0000005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criminal procedure code </w:t>
      </w:r>
    </w:p>
    <w:p w:rsidR="00000000" w:rsidDel="00000000" w:rsidP="00000000" w:rsidRDefault="00000000" w:rsidRPr="00000000" w14:paraId="0000005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Penal code Act</w:t>
      </w:r>
    </w:p>
    <w:p w:rsidR="00000000" w:rsidDel="00000000" w:rsidP="00000000" w:rsidRDefault="00000000" w:rsidRPr="00000000" w14:paraId="0000005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magistrates courts Act</w:t>
      </w:r>
    </w:p>
    <w:p w:rsidR="00000000" w:rsidDel="00000000" w:rsidP="00000000" w:rsidRDefault="00000000" w:rsidRPr="00000000" w14:paraId="0000005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police Act</w:t>
      </w:r>
    </w:p>
    <w:p w:rsidR="00000000" w:rsidDel="00000000" w:rsidP="00000000" w:rsidRDefault="00000000" w:rsidRPr="00000000" w14:paraId="0000005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Traffic Act</w:t>
      </w:r>
    </w:p>
    <w:p w:rsidR="00000000" w:rsidDel="00000000" w:rsidP="00000000" w:rsidRDefault="00000000" w:rsidRPr="00000000" w14:paraId="0000006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Case law</w:t>
      </w:r>
    </w:p>
    <w:p w:rsidR="00000000" w:rsidDel="00000000" w:rsidP="00000000" w:rsidRDefault="00000000" w:rsidRPr="00000000" w14:paraId="00000061">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Resolutions</w:t>
      </w:r>
    </w:p>
    <w:p w:rsidR="00000000" w:rsidDel="00000000" w:rsidP="00000000" w:rsidRDefault="00000000" w:rsidRPr="00000000" w14:paraId="00000062">
      <w:pPr>
        <w:pageBreakBefore w:val="0"/>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Constitution of Kenya, under article 24, a right or fundamental freedom in the Bill of Rights shall not be limited except by law, and then only to the extent that the limitation is reasonable and justifiable in an open and democratic society based on human dignity, equality and freedom, taking into account all relevant factors. Section 16 of the police Act provides for the maintenance of order on the roads, and that it is the duty of the police officer to regulate and control traffic and to keep law and order and prevent obstruction in public places, and may arrest without a warrant.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And according to issue one as to whether the facts disclose any offences, section 30 of the traffic Act provides for driving without a license, and that no person shall drive a motor vehicle of any class on a road unless he is the of a valid driving license or a provisional license endorsed in respect of that class of vehicle. </w:t>
      </w:r>
    </w:p>
    <w:p w:rsidR="00000000" w:rsidDel="00000000" w:rsidP="00000000" w:rsidRDefault="00000000" w:rsidRPr="00000000" w14:paraId="00000064">
      <w:pPr>
        <w:pageBreakBefore w:val="0"/>
        <w:jc w:val="both"/>
        <w:rPr>
          <w:rFonts w:ascii="Cambria" w:cs="Cambria" w:eastAsia="Cambria" w:hAnsi="Cambria"/>
          <w:sz w:val="24"/>
          <w:szCs w:val="24"/>
        </w:rPr>
      </w:pPr>
      <w:r w:rsidDel="00000000" w:rsidR="00000000" w:rsidRPr="00000000">
        <w:rPr>
          <w:rFonts w:ascii="Cambria" w:cs="Cambria" w:eastAsia="Cambria" w:hAnsi="Cambria"/>
          <w:b w:val="1"/>
          <w:color w:val="000000"/>
          <w:sz w:val="24"/>
          <w:szCs w:val="24"/>
          <w:rtl w:val="0"/>
        </w:rPr>
        <w:t xml:space="preserve">36. </w:t>
      </w:r>
      <w:r w:rsidDel="00000000" w:rsidR="00000000" w:rsidRPr="00000000">
        <w:rPr>
          <w:rFonts w:ascii="Cambria" w:cs="Cambria" w:eastAsia="Cambria" w:hAnsi="Cambria"/>
          <w:color w:val="000000"/>
          <w:sz w:val="24"/>
          <w:szCs w:val="24"/>
          <w:rtl w:val="0"/>
        </w:rPr>
        <w:t xml:space="preserve">(1) Any person driving a motor vehicle on a road shall carry his driving licence or provisional licence, and on being so required by a police officer, produce it for examination. Further more</w:t>
      </w:r>
      <w:r w:rsidDel="00000000" w:rsidR="00000000" w:rsidRPr="00000000">
        <w:rPr>
          <w:rFonts w:ascii="Cambria" w:cs="Cambria" w:eastAsia="Cambria" w:hAnsi="Cambria"/>
          <w:sz w:val="24"/>
          <w:szCs w:val="24"/>
          <w:rtl w:val="0"/>
        </w:rPr>
        <w:t xml:space="preserve"> Section 30(6) provides that any person who contravenes or fails to comply with this section shall be guilty of an offence and liable- </w:t>
        <w:br w:type="textWrapping"/>
        <w:t xml:space="preserve">(a) on first conviction to a fine not exceeding two thou-sand shillings or to imprisonment for a term not exceeding three months; and </w:t>
        <w:br w:type="textWrapping"/>
        <w:t xml:space="preserve">(b) on each subsequent conviction to a fine not exceeding five thousand shillings or to imprisonment for a term not exceeding six months or to both. And from the facts, kichwa maji never had a licence as the police officer demanded for it and found him with none.. So he will be guilty of the offence of driving without driving incense.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Further more the facts disclose the offence of driving unworthy vehicle contrary to section 55 of the Act. The act states that no vehicle shall be used on a road unless such vehicle and all parts and equipments there of, including lights, tyres, and such parts shall be maintained in such a condition that the droving of the vehicle is not likely to be a danger to other user  the road. Section 58(1) provides that Any person who drives or uses on a road a vehicle in contravention of the provisions of section 55 or section 56 shall be guilty of an offence and liable to a fine not exceeding four hundred thousand shillings or to imprisonment for a term not exceeding two years or to both, and from the facts kichwa maji’s vehicle had no reflectors, no wind screen and no lights thus making it unworthy vehicle.</w:t>
      </w:r>
    </w:p>
    <w:p w:rsidR="00000000" w:rsidDel="00000000" w:rsidP="00000000" w:rsidRDefault="00000000" w:rsidRPr="00000000" w14:paraId="00000066">
      <w:pPr>
        <w:pageBreakBefore w:val="0"/>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penal code Act, kichwa maji will also be guilty of the offense of assault causing actual bodily harm, and resisting arrest as provided for under the penal code. Under section 250, any person who unlawfully assaults another is guilty of a misdemeanour and, if the assault is not committed in circumstances for which a greater Punishment is provided in this Code, is liable to imprisonment for one year.</w:t>
      </w:r>
    </w:p>
    <w:p w:rsidR="00000000" w:rsidDel="00000000" w:rsidP="00000000" w:rsidRDefault="00000000" w:rsidRPr="00000000" w14:paraId="00000067">
      <w:pPr>
        <w:pageBreakBefore w:val="0"/>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251. Any person who commits an assault occasioning actual bodily harm is guilty of a misdemeanour and is liable to imprisonment for five years. And section</w:t>
      </w:r>
    </w:p>
    <w:p w:rsidR="00000000" w:rsidDel="00000000" w:rsidP="00000000" w:rsidRDefault="00000000" w:rsidRPr="00000000" w14:paraId="00000068">
      <w:pPr>
        <w:pageBreakBefore w:val="0"/>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252 provides that Any person who assaults and strikes or wounds any magistrate, officer or other person lawfully authorized in or on account of the execution of his duty is guilty of an offence</w:t>
      </w:r>
    </w:p>
    <w:p w:rsidR="00000000" w:rsidDel="00000000" w:rsidP="00000000" w:rsidRDefault="00000000" w:rsidRPr="00000000" w14:paraId="00000069">
      <w:pPr>
        <w:pageBreakBefore w:val="0"/>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253. Any person who-</w:t>
      </w:r>
    </w:p>
    <w:p w:rsidR="00000000" w:rsidDel="00000000" w:rsidP="00000000" w:rsidRDefault="00000000" w:rsidRPr="00000000" w14:paraId="0000006A">
      <w:pPr>
        <w:pageBreakBefore w:val="0"/>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Assaults any person with intent to commit a felony or to resist or prevent the lawful apprehension or detainer of himself or of any other person for any offence; or</w:t>
      </w:r>
    </w:p>
    <w:p w:rsidR="00000000" w:rsidDel="00000000" w:rsidP="00000000" w:rsidRDefault="00000000" w:rsidRPr="00000000" w14:paraId="0000006B">
      <w:pPr>
        <w:pageBreakBefore w:val="0"/>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Assaults, resists or wilfully obstructs any police officer in the due execution of any duty imposed on him by law, is guilty of a misdemeanour and is liable to imprisonment for five years.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8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According to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section 20 of the Penal Code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any person who counsels or procures any other person to commit the offence may be charged either with committing the offence or counseling or procuring its commission.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Section 22(1)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provides that When a person counsels another to commit an offence, and an offence is actually committed after such counsel by the person to whom it is given, it is immaterial whether the offence actually committed is the same as that counseled or a different one, or whether the offence is committed in the way counseled or in a different way, provided in either case that the facts constituting the offence actually committed are a probable consequence of carrying out the counsel.</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48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Section 22(2) provides that in either case the person who gave the counsel is deemed to have counseled the other person to commit the offence actually committed by him. From the facts siogopi kitu and kijana mpotevu are criminally liable for counseling kichwa maji to commit assault as they were urging him to teach him a lesson.</w:t>
      </w:r>
    </w:p>
    <w:p w:rsidR="00000000" w:rsidDel="00000000" w:rsidP="00000000" w:rsidRDefault="00000000" w:rsidRPr="00000000" w14:paraId="0000006E">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Further more the facts disclose the offence of incitement to violence and disobedience of the law. Although the Constitution under article 33(2)(b) provides that the right to freedom of expression does not  extend to </w:t>
      </w:r>
    </w:p>
    <w:p w:rsidR="00000000" w:rsidDel="00000000" w:rsidP="00000000" w:rsidRDefault="00000000" w:rsidRPr="00000000" w14:paraId="0000006F">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Propaganda for war</w:t>
      </w:r>
    </w:p>
    <w:p w:rsidR="00000000" w:rsidDel="00000000" w:rsidP="00000000" w:rsidRDefault="00000000" w:rsidRPr="00000000" w14:paraId="00000070">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 incitement to violence, </w:t>
      </w:r>
    </w:p>
    <w:p w:rsidR="00000000" w:rsidDel="00000000" w:rsidP="00000000" w:rsidRDefault="00000000" w:rsidRPr="00000000" w14:paraId="00000071">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96 of the penal code provides that any person who without lawful excuse, the burden of proof, where of shall be upon him, utters, prints, publishes any words or does any act or thing indicating or implying that it is or might be desirable to do or omit to do, any act the doing or omission of which is calculated</w:t>
      </w:r>
    </w:p>
    <w:p w:rsidR="00000000" w:rsidDel="00000000" w:rsidP="00000000" w:rsidRDefault="00000000" w:rsidRPr="00000000" w14:paraId="00000072">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 to bring death of physical injury to any person  or to any class or community or body of persons</w:t>
      </w:r>
    </w:p>
    <w:p w:rsidR="00000000" w:rsidDel="00000000" w:rsidP="00000000" w:rsidRDefault="00000000" w:rsidRPr="00000000" w14:paraId="00000073">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 to prevent or defeat by violence or by other unlawful means the execution or enforcement of any written law to lead, defiance or disobedience of any such law or of any authority is guilty of an offence and is liable to an imprisonment for a term not exceeding five years.</w:t>
      </w:r>
    </w:p>
    <w:p w:rsidR="00000000" w:rsidDel="00000000" w:rsidP="00000000" w:rsidRDefault="00000000" w:rsidRPr="00000000" w14:paraId="00000074">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the facts, siogopi  kitu and kijana mpotevu are criminally liable for the offence of incitement of violence and disobedience of the law as they were yearning for more of drama telling kichwa maji to teach the cop a lesson.</w:t>
      </w:r>
    </w:p>
    <w:p w:rsidR="00000000" w:rsidDel="00000000" w:rsidP="00000000" w:rsidRDefault="00000000" w:rsidRPr="00000000" w14:paraId="00000075">
      <w:pPr>
        <w:pageBreakBefore w:val="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QUESTION 1C(iii</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76">
      <w:pPr>
        <w:pageBreakBefore w:val="0"/>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With regards to the jurisdiction, article 157(6) of the Constitution provides that The Director of Public Prosecutions shall exercise State powers</w:t>
      </w:r>
    </w:p>
    <w:p w:rsidR="00000000" w:rsidDel="00000000" w:rsidP="00000000" w:rsidRDefault="00000000" w:rsidRPr="00000000" w14:paraId="00000077">
      <w:pPr>
        <w:pageBreakBefore w:val="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of prosecution and may—</w:t>
      </w:r>
    </w:p>
    <w:p w:rsidR="00000000" w:rsidDel="00000000" w:rsidP="00000000" w:rsidRDefault="00000000" w:rsidRPr="00000000" w14:paraId="0000007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institute and undertake criminal proceedings against any person before any court (other than a court martial) in respect of any offence alleged to have been committed;</w:t>
      </w:r>
    </w:p>
    <w:p w:rsidR="00000000" w:rsidDel="00000000" w:rsidP="00000000" w:rsidRDefault="00000000" w:rsidRPr="00000000" w14:paraId="00000079">
      <w:pPr>
        <w:pageBreakBefore w:val="0"/>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sz w:val="24"/>
          <w:szCs w:val="24"/>
          <w:rtl w:val="0"/>
        </w:rPr>
        <w:t xml:space="preserve">b</w:t>
      </w:r>
      <w:r w:rsidDel="00000000" w:rsidR="00000000" w:rsidRPr="00000000">
        <w:rPr>
          <w:rFonts w:ascii="Cambria" w:cs="Cambria" w:eastAsia="Cambria" w:hAnsi="Cambria"/>
          <w:sz w:val="24"/>
          <w:szCs w:val="24"/>
          <w:rtl w:val="0"/>
        </w:rPr>
        <w:t xml:space="preserve">)  take over and continue any criminal proceedings commenced in any court (other than a court martial) that have been instituted or undertaken by another person or authority, with the permission of the person or authority.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Also first schedule of the Criminal procedure code provides that assault occasioning actual bodily harm can be tried at any subordinate court. Various assaults which among others include resisting arrest can be charged in any subordinate court with the first class. While incitement to violence can be tried at any subordinate court of first class.</w:t>
      </w:r>
    </w:p>
    <w:p w:rsidR="00000000" w:rsidDel="00000000" w:rsidP="00000000" w:rsidRDefault="00000000" w:rsidRPr="00000000" w14:paraId="0000007B">
      <w:pPr>
        <w:pageBreakBefore w:val="0"/>
        <w:rPr>
          <w:rFonts w:ascii="Cambria" w:cs="Cambria" w:eastAsia="Cambria" w:hAnsi="Cambria"/>
          <w:b w:val="1"/>
        </w:rPr>
      </w:pPr>
      <w:r w:rsidDel="00000000" w:rsidR="00000000" w:rsidRPr="00000000">
        <w:rPr>
          <w:rtl w:val="0"/>
        </w:rPr>
      </w:r>
    </w:p>
    <w:p w:rsidR="00000000" w:rsidDel="00000000" w:rsidP="00000000" w:rsidRDefault="00000000" w:rsidRPr="00000000" w14:paraId="0000007C">
      <w:pPr>
        <w:pageBreakBefore w:val="0"/>
        <w:rPr>
          <w:rFonts w:ascii="Cambria" w:cs="Cambria" w:eastAsia="Cambria" w:hAnsi="Cambria"/>
          <w:b w:val="1"/>
        </w:rPr>
      </w:pPr>
      <w:r w:rsidDel="00000000" w:rsidR="00000000" w:rsidRPr="00000000">
        <w:br w:type="page"/>
      </w:r>
      <w:r w:rsidDel="00000000" w:rsidR="00000000" w:rsidRPr="00000000">
        <w:rPr>
          <w:rtl w:val="0"/>
        </w:rPr>
      </w:r>
    </w:p>
    <w:p w:rsidR="00000000" w:rsidDel="00000000" w:rsidP="00000000" w:rsidRDefault="00000000" w:rsidRPr="00000000" w14:paraId="0000007D">
      <w:pPr>
        <w:pageBreakBefore w:val="0"/>
        <w:jc w:val="center"/>
        <w:rPr>
          <w:rFonts w:ascii="Cambria" w:cs="Cambria" w:eastAsia="Cambria" w:hAnsi="Cambria"/>
          <w:b w:val="1"/>
        </w:rPr>
      </w:pPr>
      <w:r w:rsidDel="00000000" w:rsidR="00000000" w:rsidRPr="00000000">
        <w:rPr>
          <w:rFonts w:ascii="Cambria" w:cs="Cambria" w:eastAsia="Cambria" w:hAnsi="Cambria"/>
          <w:b w:val="1"/>
          <w:rtl w:val="0"/>
        </w:rPr>
        <w:t xml:space="preserve">KENYA POLICE</w:t>
      </w:r>
    </w:p>
    <w:p w:rsidR="00000000" w:rsidDel="00000000" w:rsidP="00000000" w:rsidRDefault="00000000" w:rsidRPr="00000000" w14:paraId="0000007E">
      <w:pPr>
        <w:pageBreakBefore w:val="0"/>
        <w:jc w:val="center"/>
        <w:rPr>
          <w:rFonts w:ascii="Cambria" w:cs="Cambria" w:eastAsia="Cambria" w:hAnsi="Cambria"/>
          <w:b w:val="1"/>
        </w:rPr>
      </w:pPr>
      <w:r w:rsidDel="00000000" w:rsidR="00000000" w:rsidRPr="00000000">
        <w:rPr>
          <w:rFonts w:ascii="Cambria" w:cs="Cambria" w:eastAsia="Cambria" w:hAnsi="Cambria"/>
          <w:b w:val="1"/>
          <w:rtl w:val="0"/>
        </w:rPr>
        <w:t xml:space="preserve">CHARGE SHEET</w:t>
      </w:r>
    </w:p>
    <w:p w:rsidR="00000000" w:rsidDel="00000000" w:rsidP="00000000" w:rsidRDefault="00000000" w:rsidRPr="00000000" w14:paraId="0000007F">
      <w:pPr>
        <w:pageBreakBefore w:val="0"/>
        <w:rPr>
          <w:rFonts w:ascii="Cambria" w:cs="Cambria" w:eastAsia="Cambria" w:hAnsi="Cambria"/>
        </w:rPr>
      </w:pPr>
      <w:r w:rsidDel="00000000" w:rsidR="00000000" w:rsidRPr="00000000">
        <w:rPr>
          <w:rFonts w:ascii="Cambria" w:cs="Cambria" w:eastAsia="Cambria" w:hAnsi="Cambria"/>
          <w:rtl w:val="0"/>
        </w:rPr>
        <w:t xml:space="preserve">O.B No………….                                                                POLICE CASE NO</w:t>
      </w:r>
      <w:r w:rsidDel="00000000" w:rsidR="00000000" w:rsidRPr="00000000">
        <w:rPr>
          <w:rFonts w:ascii="Cambria" w:cs="Cambria" w:eastAsia="Cambria" w:hAnsi="Cambria"/>
          <w:u w:val="single"/>
          <w:rtl w:val="0"/>
        </w:rPr>
        <w:t xml:space="preserve">163/12/2013</w:t>
      </w:r>
      <w:r w:rsidDel="00000000" w:rsidR="00000000" w:rsidRPr="00000000">
        <w:rPr>
          <w:rtl w:val="0"/>
        </w:rPr>
      </w:r>
    </w:p>
    <w:p w:rsidR="00000000" w:rsidDel="00000000" w:rsidP="00000000" w:rsidRDefault="00000000" w:rsidRPr="00000000" w14:paraId="00000080">
      <w:pPr>
        <w:pageBreakBefore w:val="0"/>
        <w:jc w:val="center"/>
        <w:rPr>
          <w:rFonts w:ascii="Cambria" w:cs="Cambria" w:eastAsia="Cambria" w:hAnsi="Cambria"/>
          <w:u w:val="single"/>
        </w:rPr>
      </w:pPr>
      <w:r w:rsidDel="00000000" w:rsidR="00000000" w:rsidRPr="00000000">
        <w:rPr>
          <w:rFonts w:ascii="Cambria" w:cs="Cambria" w:eastAsia="Cambria" w:hAnsi="Cambria"/>
          <w:rtl w:val="0"/>
        </w:rPr>
        <w:t xml:space="preserve">             DATE TO COURT </w:t>
      </w:r>
      <w:r w:rsidDel="00000000" w:rsidR="00000000" w:rsidRPr="00000000">
        <w:rPr>
          <w:rFonts w:ascii="Cambria" w:cs="Cambria" w:eastAsia="Cambria" w:hAnsi="Cambria"/>
          <w:u w:val="single"/>
          <w:rtl w:val="0"/>
        </w:rPr>
        <w:t xml:space="preserve">15.01.2013</w:t>
      </w:r>
    </w:p>
    <w:tbl>
      <w:tblPr>
        <w:tblStyle w:val="Table1"/>
        <w:tblW w:w="932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7"/>
        <w:gridCol w:w="618"/>
        <w:gridCol w:w="959"/>
        <w:gridCol w:w="383"/>
        <w:gridCol w:w="966"/>
        <w:gridCol w:w="135"/>
        <w:gridCol w:w="632"/>
        <w:gridCol w:w="129"/>
        <w:gridCol w:w="879"/>
        <w:gridCol w:w="977"/>
        <w:gridCol w:w="710"/>
        <w:gridCol w:w="7"/>
        <w:gridCol w:w="1430"/>
        <w:tblGridChange w:id="0">
          <w:tblGrid>
            <w:gridCol w:w="1497"/>
            <w:gridCol w:w="618"/>
            <w:gridCol w:w="959"/>
            <w:gridCol w:w="383"/>
            <w:gridCol w:w="966"/>
            <w:gridCol w:w="135"/>
            <w:gridCol w:w="632"/>
            <w:gridCol w:w="129"/>
            <w:gridCol w:w="879"/>
            <w:gridCol w:w="977"/>
            <w:gridCol w:w="710"/>
            <w:gridCol w:w="7"/>
            <w:gridCol w:w="1430"/>
          </w:tblGrid>
        </w:tblGridChange>
      </w:tblGrid>
      <w:tr>
        <w:trPr>
          <w:cantSplit w:val="0"/>
          <w:trHeight w:val="2100" w:hRule="atLeast"/>
          <w:tblHeader w:val="0"/>
        </w:trPr>
        <w:tc>
          <w:tcPr/>
          <w:p w:rsidR="00000000" w:rsidDel="00000000" w:rsidP="00000000" w:rsidRDefault="00000000" w:rsidRPr="00000000" w14:paraId="00000081">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CHRISTIAN NAMES IN FULL OR NAMES</w:t>
            </w:r>
          </w:p>
          <w:p w:rsidR="00000000" w:rsidDel="00000000" w:rsidP="00000000" w:rsidRDefault="00000000" w:rsidRPr="00000000" w14:paraId="00000082">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3">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KICHWA MAJI</w:t>
            </w:r>
          </w:p>
        </w:tc>
        <w:tc>
          <w:tcPr>
            <w:gridSpan w:val="2"/>
          </w:tcPr>
          <w:p w:rsidR="00000000" w:rsidDel="00000000" w:rsidP="00000000" w:rsidRDefault="00000000" w:rsidRPr="00000000" w14:paraId="00000084">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SIRNAME OR FATHER’S NAME</w:t>
            </w:r>
          </w:p>
          <w:p w:rsidR="00000000" w:rsidDel="00000000" w:rsidP="00000000" w:rsidRDefault="00000000" w:rsidRPr="00000000" w14:paraId="00000085">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6">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N/A</w:t>
            </w:r>
          </w:p>
        </w:tc>
        <w:tc>
          <w:tcPr>
            <w:gridSpan w:val="2"/>
          </w:tcPr>
          <w:p w:rsidR="00000000" w:rsidDel="00000000" w:rsidP="00000000" w:rsidRDefault="00000000" w:rsidRPr="00000000" w14:paraId="00000088">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IDENTITY</w:t>
            </w:r>
          </w:p>
          <w:p w:rsidR="00000000" w:rsidDel="00000000" w:rsidP="00000000" w:rsidRDefault="00000000" w:rsidRPr="00000000" w14:paraId="00000089">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A">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B">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C">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D">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2733378</w:t>
            </w:r>
          </w:p>
        </w:tc>
        <w:tc>
          <w:tcPr>
            <w:gridSpan w:val="3"/>
          </w:tcPr>
          <w:p w:rsidR="00000000" w:rsidDel="00000000" w:rsidP="00000000" w:rsidRDefault="00000000" w:rsidRPr="00000000" w14:paraId="0000008F">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SEX</w:t>
            </w:r>
          </w:p>
          <w:p w:rsidR="00000000" w:rsidDel="00000000" w:rsidP="00000000" w:rsidRDefault="00000000" w:rsidRPr="00000000" w14:paraId="00000090">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1">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2">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3">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4">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MALE</w:t>
            </w:r>
          </w:p>
        </w:tc>
        <w:tc>
          <w:tcPr>
            <w:gridSpan w:val="2"/>
          </w:tcPr>
          <w:p w:rsidR="00000000" w:rsidDel="00000000" w:rsidP="00000000" w:rsidRDefault="00000000" w:rsidRPr="00000000" w14:paraId="00000097">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NATIONALITY</w:t>
            </w:r>
          </w:p>
          <w:p w:rsidR="00000000" w:rsidDel="00000000" w:rsidP="00000000" w:rsidRDefault="00000000" w:rsidRPr="00000000" w14:paraId="00000098">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9">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A">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B">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C">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KENYAN</w:t>
            </w:r>
          </w:p>
        </w:tc>
        <w:tc>
          <w:tcPr/>
          <w:p w:rsidR="00000000" w:rsidDel="00000000" w:rsidP="00000000" w:rsidRDefault="00000000" w:rsidRPr="00000000" w14:paraId="0000009E">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AGE</w:t>
            </w:r>
          </w:p>
          <w:p w:rsidR="00000000" w:rsidDel="00000000" w:rsidP="00000000" w:rsidRDefault="00000000" w:rsidRPr="00000000" w14:paraId="0000009F">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0">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1">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2">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3">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35</w:t>
            </w:r>
          </w:p>
        </w:tc>
        <w:tc>
          <w:tcPr>
            <w:gridSpan w:val="2"/>
          </w:tcPr>
          <w:p w:rsidR="00000000" w:rsidDel="00000000" w:rsidP="00000000" w:rsidRDefault="00000000" w:rsidRPr="00000000" w14:paraId="000000A4">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ADDRESS</w:t>
            </w:r>
          </w:p>
          <w:p w:rsidR="00000000" w:rsidDel="00000000" w:rsidP="00000000" w:rsidRDefault="00000000" w:rsidRPr="00000000" w14:paraId="000000A5">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6">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7">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8">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9">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P.O BOX 25467</w:t>
            </w:r>
          </w:p>
          <w:p w:rsidR="00000000" w:rsidDel="00000000" w:rsidP="00000000" w:rsidRDefault="00000000" w:rsidRPr="00000000" w14:paraId="000000AA">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NAIROBI</w:t>
            </w:r>
          </w:p>
        </w:tc>
      </w:tr>
      <w:tr>
        <w:trPr>
          <w:cantSplit w:val="0"/>
          <w:trHeight w:val="460" w:hRule="atLeast"/>
          <w:tblHeader w:val="0"/>
        </w:trPr>
        <w:tc>
          <w:tcPr>
            <w:gridSpan w:val="2"/>
          </w:tcPr>
          <w:p w:rsidR="00000000" w:rsidDel="00000000" w:rsidP="00000000" w:rsidRDefault="00000000" w:rsidRPr="00000000" w14:paraId="000000AC">
            <w:pPr>
              <w:pageBreakBefore w:val="0"/>
              <w:spacing w:after="200" w:line="276" w:lineRule="auto"/>
              <w:ind w:left="108" w:firstLine="0"/>
              <w:rPr>
                <w:rFonts w:ascii="Cambria" w:cs="Cambria" w:eastAsia="Cambria" w:hAnsi="Cambria"/>
              </w:rPr>
            </w:pPr>
            <w:r w:rsidDel="00000000" w:rsidR="00000000" w:rsidRPr="00000000">
              <w:rPr>
                <w:rFonts w:ascii="Cambria" w:cs="Cambria" w:eastAsia="Cambria" w:hAnsi="Cambria"/>
                <w:rtl w:val="0"/>
              </w:rPr>
              <w:t xml:space="preserve">CHARGE</w:t>
            </w:r>
          </w:p>
        </w:tc>
        <w:tc>
          <w:tcPr>
            <w:gridSpan w:val="11"/>
          </w:tcPr>
          <w:p w:rsidR="00000000" w:rsidDel="00000000" w:rsidP="00000000" w:rsidRDefault="00000000" w:rsidRPr="00000000" w14:paraId="000000AE">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Assaulting a police officer contrary to section 253(b) of the Penal Code</w:t>
            </w:r>
          </w:p>
          <w:p w:rsidR="00000000" w:rsidDel="00000000" w:rsidP="00000000" w:rsidRDefault="00000000" w:rsidRPr="00000000" w14:paraId="000000AF">
            <w:pPr>
              <w:pageBreakBefore w:val="0"/>
              <w:spacing w:line="276" w:lineRule="auto"/>
              <w:rPr>
                <w:rFonts w:ascii="Cambria" w:cs="Cambria" w:eastAsia="Cambria" w:hAnsi="Cambria"/>
              </w:rPr>
            </w:pPr>
            <w:r w:rsidDel="00000000" w:rsidR="00000000" w:rsidRPr="00000000">
              <w:rPr>
                <w:rtl w:val="0"/>
              </w:rPr>
            </w:r>
          </w:p>
        </w:tc>
      </w:tr>
      <w:tr>
        <w:trPr>
          <w:cantSplit w:val="0"/>
          <w:trHeight w:val="800" w:hRule="atLeast"/>
          <w:tblHeader w:val="0"/>
        </w:trPr>
        <w:tc>
          <w:tcPr>
            <w:gridSpan w:val="2"/>
          </w:tcPr>
          <w:p w:rsidR="00000000" w:rsidDel="00000000" w:rsidP="00000000" w:rsidRDefault="00000000" w:rsidRPr="00000000" w14:paraId="000000BA">
            <w:pPr>
              <w:pageBreakBefore w:val="0"/>
              <w:spacing w:after="200" w:line="276" w:lineRule="auto"/>
              <w:ind w:left="108" w:firstLine="0"/>
              <w:rPr>
                <w:rFonts w:ascii="Cambria" w:cs="Cambria" w:eastAsia="Cambria" w:hAnsi="Cambria"/>
              </w:rPr>
            </w:pPr>
            <w:r w:rsidDel="00000000" w:rsidR="00000000" w:rsidRPr="00000000">
              <w:rPr>
                <w:rFonts w:ascii="Cambria" w:cs="Cambria" w:eastAsia="Cambria" w:hAnsi="Cambria"/>
                <w:rtl w:val="0"/>
              </w:rPr>
              <w:t xml:space="preserve">PARTICULARS OF OFFENCE</w:t>
            </w:r>
          </w:p>
        </w:tc>
        <w:tc>
          <w:tcPr>
            <w:gridSpan w:val="11"/>
          </w:tcPr>
          <w:p w:rsidR="00000000" w:rsidDel="00000000" w:rsidP="00000000" w:rsidRDefault="00000000" w:rsidRPr="00000000" w14:paraId="000000BC">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KICHWA MAJI On the 12.03.2102 at Ruaraka along Nairobi Thika Highway assaulted AMKA TWENDE, a police officer by kicking him in the chest, sending him crashing down onto tarmac below and wrestled him back to the ground and stepped on his mouth twice in quick succession, knocking out two of his front upper teeth instantly. </w:t>
            </w:r>
          </w:p>
          <w:p w:rsidR="00000000" w:rsidDel="00000000" w:rsidP="00000000" w:rsidRDefault="00000000" w:rsidRPr="00000000" w14:paraId="000000BD">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BE">
            <w:pPr>
              <w:pageBreakBefore w:val="0"/>
              <w:spacing w:line="276" w:lineRule="auto"/>
              <w:rPr>
                <w:rFonts w:ascii="Cambria" w:cs="Cambria" w:eastAsia="Cambria" w:hAnsi="Cambria"/>
                <w:b w:val="1"/>
              </w:rPr>
            </w:pPr>
            <w:r w:rsidDel="00000000" w:rsidR="00000000" w:rsidRPr="00000000">
              <w:rPr>
                <w:rFonts w:ascii="Cambria" w:cs="Cambria" w:eastAsia="Cambria" w:hAnsi="Cambria"/>
                <w:b w:val="1"/>
                <w:rtl w:val="0"/>
              </w:rPr>
              <w:t xml:space="preserve">COUNT II OVERLEAF</w:t>
            </w:r>
          </w:p>
        </w:tc>
      </w:tr>
      <w:tr>
        <w:trPr>
          <w:cantSplit w:val="0"/>
          <w:trHeight w:val="1380" w:hRule="atLeast"/>
          <w:tblHeader w:val="0"/>
        </w:trPr>
        <w:tc>
          <w:tcPr>
            <w:gridSpan w:val="2"/>
          </w:tcPr>
          <w:p w:rsidR="00000000" w:rsidDel="00000000" w:rsidP="00000000" w:rsidRDefault="00000000" w:rsidRPr="00000000" w14:paraId="000000C9">
            <w:pPr>
              <w:pageBreakBefore w:val="0"/>
              <w:spacing w:after="200" w:line="276" w:lineRule="auto"/>
              <w:ind w:left="108" w:firstLine="0"/>
              <w:rPr>
                <w:rFonts w:ascii="Cambria" w:cs="Cambria" w:eastAsia="Cambria" w:hAnsi="Cambria"/>
              </w:rPr>
            </w:pPr>
            <w:r w:rsidDel="00000000" w:rsidR="00000000" w:rsidRPr="00000000">
              <w:rPr>
                <w:rFonts w:ascii="Cambria" w:cs="Cambria" w:eastAsia="Cambria" w:hAnsi="Cambria"/>
                <w:rtl w:val="0"/>
              </w:rPr>
              <w:t xml:space="preserve">If accused arrested</w:t>
            </w:r>
          </w:p>
        </w:tc>
        <w:tc>
          <w:tcPr>
            <w:gridSpan w:val="2"/>
          </w:tcPr>
          <w:p w:rsidR="00000000" w:rsidDel="00000000" w:rsidP="00000000" w:rsidRDefault="00000000" w:rsidRPr="00000000" w14:paraId="000000CB">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Date of arrest</w:t>
            </w:r>
          </w:p>
          <w:p w:rsidR="00000000" w:rsidDel="00000000" w:rsidP="00000000" w:rsidRDefault="00000000" w:rsidRPr="00000000" w14:paraId="000000CC">
            <w:pPr>
              <w:pageBreakBefore w:val="0"/>
              <w:spacing w:line="276" w:lineRule="auto"/>
              <w:rPr>
                <w:rFonts w:ascii="Cambria" w:cs="Cambria" w:eastAsia="Cambria" w:hAnsi="Cambria"/>
              </w:rPr>
            </w:pPr>
            <w:r w:rsidDel="00000000" w:rsidR="00000000" w:rsidRPr="00000000">
              <w:rPr>
                <w:rtl w:val="0"/>
              </w:rPr>
            </w:r>
          </w:p>
        </w:tc>
        <w:tc>
          <w:tcPr>
            <w:gridSpan w:val="2"/>
          </w:tcPr>
          <w:p w:rsidR="00000000" w:rsidDel="00000000" w:rsidP="00000000" w:rsidRDefault="00000000" w:rsidRPr="00000000" w14:paraId="000000CE">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With/ without warrant</w:t>
            </w:r>
          </w:p>
          <w:p w:rsidR="00000000" w:rsidDel="00000000" w:rsidP="00000000" w:rsidRDefault="00000000" w:rsidRPr="00000000" w14:paraId="000000CF">
            <w:pPr>
              <w:pageBreakBefore w:val="0"/>
              <w:spacing w:line="276" w:lineRule="auto"/>
              <w:rPr>
                <w:rFonts w:ascii="Cambria" w:cs="Cambria" w:eastAsia="Cambria" w:hAnsi="Cambria"/>
              </w:rPr>
            </w:pPr>
            <w:r w:rsidDel="00000000" w:rsidR="00000000" w:rsidRPr="00000000">
              <w:rPr>
                <w:rtl w:val="0"/>
              </w:rPr>
            </w:r>
          </w:p>
        </w:tc>
        <w:tc>
          <w:tcPr>
            <w:gridSpan w:val="3"/>
          </w:tcPr>
          <w:p w:rsidR="00000000" w:rsidDel="00000000" w:rsidP="00000000" w:rsidRDefault="00000000" w:rsidRPr="00000000" w14:paraId="000000D1">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Date App to Court</w:t>
            </w:r>
          </w:p>
          <w:p w:rsidR="00000000" w:rsidDel="00000000" w:rsidP="00000000" w:rsidRDefault="00000000" w:rsidRPr="00000000" w14:paraId="000000D2">
            <w:pPr>
              <w:pageBreakBefore w:val="0"/>
              <w:spacing w:line="276" w:lineRule="auto"/>
              <w:rPr>
                <w:rFonts w:ascii="Cambria" w:cs="Cambria" w:eastAsia="Cambria" w:hAnsi="Cambria"/>
              </w:rPr>
            </w:pPr>
            <w:r w:rsidDel="00000000" w:rsidR="00000000" w:rsidRPr="00000000">
              <w:rPr>
                <w:rtl w:val="0"/>
              </w:rPr>
            </w:r>
          </w:p>
        </w:tc>
        <w:tc>
          <w:tcPr>
            <w:gridSpan w:val="3"/>
          </w:tcPr>
          <w:p w:rsidR="00000000" w:rsidDel="00000000" w:rsidP="00000000" w:rsidRDefault="00000000" w:rsidRPr="00000000" w14:paraId="000000D5">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Bond or </w:t>
            </w:r>
          </w:p>
          <w:p w:rsidR="00000000" w:rsidDel="00000000" w:rsidP="00000000" w:rsidRDefault="00000000" w:rsidRPr="00000000" w14:paraId="000000D6">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Bail and amount</w:t>
            </w:r>
          </w:p>
          <w:p w:rsidR="00000000" w:rsidDel="00000000" w:rsidP="00000000" w:rsidRDefault="00000000" w:rsidRPr="00000000" w14:paraId="000000D7">
            <w:pPr>
              <w:pageBreakBefore w:val="0"/>
              <w:spacing w:line="276"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DA">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Is Application for Summon to Issue</w:t>
            </w:r>
          </w:p>
        </w:tc>
      </w:tr>
      <w:tr>
        <w:trPr>
          <w:cantSplit w:val="0"/>
          <w:trHeight w:val="280" w:hRule="atLeast"/>
          <w:tblHeader w:val="0"/>
        </w:trPr>
        <w:tc>
          <w:tcPr>
            <w:gridSpan w:val="2"/>
          </w:tcPr>
          <w:p w:rsidR="00000000" w:rsidDel="00000000" w:rsidP="00000000" w:rsidRDefault="00000000" w:rsidRPr="00000000" w14:paraId="000000DB">
            <w:pPr>
              <w:pageBreakBefore w:val="0"/>
              <w:spacing w:after="200" w:line="276" w:lineRule="auto"/>
              <w:ind w:left="108" w:firstLine="0"/>
              <w:rPr>
                <w:rFonts w:ascii="Cambria" w:cs="Cambria" w:eastAsia="Cambria" w:hAnsi="Cambria"/>
              </w:rPr>
            </w:pPr>
            <w:r w:rsidDel="00000000" w:rsidR="00000000" w:rsidRPr="00000000">
              <w:rPr>
                <w:rtl w:val="0"/>
              </w:rPr>
            </w:r>
          </w:p>
        </w:tc>
        <w:tc>
          <w:tcPr>
            <w:gridSpan w:val="2"/>
          </w:tcPr>
          <w:p w:rsidR="00000000" w:rsidDel="00000000" w:rsidP="00000000" w:rsidRDefault="00000000" w:rsidRPr="00000000" w14:paraId="000000DD">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12.01.2013</w:t>
            </w:r>
          </w:p>
        </w:tc>
        <w:tc>
          <w:tcPr>
            <w:gridSpan w:val="2"/>
          </w:tcPr>
          <w:p w:rsidR="00000000" w:rsidDel="00000000" w:rsidP="00000000" w:rsidRDefault="00000000" w:rsidRPr="00000000" w14:paraId="000000DF">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W/O</w:t>
            </w:r>
          </w:p>
        </w:tc>
        <w:tc>
          <w:tcPr>
            <w:gridSpan w:val="3"/>
          </w:tcPr>
          <w:p w:rsidR="00000000" w:rsidDel="00000000" w:rsidP="00000000" w:rsidRDefault="00000000" w:rsidRPr="00000000" w14:paraId="000000E1">
            <w:pPr>
              <w:pageBreakBefore w:val="0"/>
              <w:spacing w:line="276" w:lineRule="auto"/>
              <w:rPr>
                <w:rFonts w:ascii="Cambria" w:cs="Cambria" w:eastAsia="Cambria" w:hAnsi="Cambria"/>
              </w:rPr>
            </w:pPr>
            <w:r w:rsidDel="00000000" w:rsidR="00000000" w:rsidRPr="00000000">
              <w:rPr>
                <w:rtl w:val="0"/>
              </w:rPr>
            </w:r>
          </w:p>
        </w:tc>
        <w:tc>
          <w:tcPr>
            <w:gridSpan w:val="3"/>
          </w:tcPr>
          <w:p w:rsidR="00000000" w:rsidDel="00000000" w:rsidP="00000000" w:rsidRDefault="00000000" w:rsidRPr="00000000" w14:paraId="000000E4">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IN CUSTODY</w:t>
            </w:r>
          </w:p>
        </w:tc>
        <w:tc>
          <w:tcPr/>
          <w:p w:rsidR="00000000" w:rsidDel="00000000" w:rsidP="00000000" w:rsidRDefault="00000000" w:rsidRPr="00000000" w14:paraId="000000E7">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N/A</w:t>
            </w:r>
          </w:p>
        </w:tc>
      </w:tr>
      <w:tr>
        <w:trPr>
          <w:cantSplit w:val="0"/>
          <w:trHeight w:val="700" w:hRule="atLeast"/>
          <w:tblHeader w:val="0"/>
        </w:trPr>
        <w:tc>
          <w:tcPr>
            <w:gridSpan w:val="2"/>
          </w:tcPr>
          <w:p w:rsidR="00000000" w:rsidDel="00000000" w:rsidP="00000000" w:rsidRDefault="00000000" w:rsidRPr="00000000" w14:paraId="000000E8">
            <w:pPr>
              <w:pageBreakBefore w:val="0"/>
              <w:spacing w:line="276" w:lineRule="auto"/>
              <w:ind w:left="108" w:firstLine="0"/>
              <w:rPr>
                <w:rFonts w:ascii="Cambria" w:cs="Cambria" w:eastAsia="Cambria" w:hAnsi="Cambria"/>
              </w:rPr>
            </w:pPr>
            <w:r w:rsidDel="00000000" w:rsidR="00000000" w:rsidRPr="00000000">
              <w:rPr>
                <w:rFonts w:ascii="Cambria" w:cs="Cambria" w:eastAsia="Cambria" w:hAnsi="Cambria"/>
                <w:rtl w:val="0"/>
              </w:rPr>
              <w:t xml:space="preserve">Remanded or Adjourned</w:t>
            </w:r>
          </w:p>
        </w:tc>
        <w:tc>
          <w:tcPr>
            <w:gridSpan w:val="2"/>
          </w:tcPr>
          <w:p w:rsidR="00000000" w:rsidDel="00000000" w:rsidP="00000000" w:rsidRDefault="00000000" w:rsidRPr="00000000" w14:paraId="000000EA">
            <w:pPr>
              <w:pageBreakBefore w:val="0"/>
              <w:spacing w:line="276" w:lineRule="auto"/>
              <w:rPr>
                <w:rFonts w:ascii="Cambria" w:cs="Cambria" w:eastAsia="Cambria" w:hAnsi="Cambria"/>
                <w:b w:val="1"/>
              </w:rPr>
            </w:pPr>
            <w:r w:rsidDel="00000000" w:rsidR="00000000" w:rsidRPr="00000000">
              <w:rPr>
                <w:rtl w:val="0"/>
              </w:rPr>
            </w:r>
          </w:p>
        </w:tc>
        <w:tc>
          <w:tcPr>
            <w:gridSpan w:val="2"/>
          </w:tcPr>
          <w:p w:rsidR="00000000" w:rsidDel="00000000" w:rsidP="00000000" w:rsidRDefault="00000000" w:rsidRPr="00000000" w14:paraId="000000EC">
            <w:pPr>
              <w:pageBreakBefore w:val="0"/>
              <w:spacing w:line="276" w:lineRule="auto"/>
              <w:rPr>
                <w:rFonts w:ascii="Cambria" w:cs="Cambria" w:eastAsia="Cambria" w:hAnsi="Cambria"/>
              </w:rPr>
            </w:pPr>
            <w:r w:rsidDel="00000000" w:rsidR="00000000" w:rsidRPr="00000000">
              <w:rPr>
                <w:rtl w:val="0"/>
              </w:rPr>
            </w:r>
          </w:p>
        </w:tc>
        <w:tc>
          <w:tcPr>
            <w:gridSpan w:val="3"/>
          </w:tcPr>
          <w:p w:rsidR="00000000" w:rsidDel="00000000" w:rsidP="00000000" w:rsidRDefault="00000000" w:rsidRPr="00000000" w14:paraId="000000EE">
            <w:pPr>
              <w:pageBreakBefore w:val="0"/>
              <w:spacing w:line="276" w:lineRule="auto"/>
              <w:rPr>
                <w:rFonts w:ascii="Cambria" w:cs="Cambria" w:eastAsia="Cambria" w:hAnsi="Cambria"/>
              </w:rPr>
            </w:pPr>
            <w:r w:rsidDel="00000000" w:rsidR="00000000" w:rsidRPr="00000000">
              <w:rPr>
                <w:rtl w:val="0"/>
              </w:rPr>
            </w:r>
          </w:p>
        </w:tc>
        <w:tc>
          <w:tcPr>
            <w:gridSpan w:val="3"/>
          </w:tcPr>
          <w:p w:rsidR="00000000" w:rsidDel="00000000" w:rsidP="00000000" w:rsidRDefault="00000000" w:rsidRPr="00000000" w14:paraId="000000F1">
            <w:pPr>
              <w:pageBreakBefore w:val="0"/>
              <w:spacing w:line="276"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F4">
            <w:pPr>
              <w:pageBreakBefore w:val="0"/>
              <w:spacing w:line="276" w:lineRule="auto"/>
              <w:rPr>
                <w:rFonts w:ascii="Cambria" w:cs="Cambria" w:eastAsia="Cambria" w:hAnsi="Cambria"/>
              </w:rPr>
            </w:pPr>
            <w:r w:rsidDel="00000000" w:rsidR="00000000" w:rsidRPr="00000000">
              <w:rPr>
                <w:rtl w:val="0"/>
              </w:rPr>
            </w:r>
          </w:p>
        </w:tc>
      </w:tr>
      <w:tr>
        <w:trPr>
          <w:cantSplit w:val="0"/>
          <w:trHeight w:val="780" w:hRule="atLeast"/>
          <w:tblHeader w:val="0"/>
        </w:trPr>
        <w:tc>
          <w:tcPr>
            <w:gridSpan w:val="2"/>
          </w:tcPr>
          <w:p w:rsidR="00000000" w:rsidDel="00000000" w:rsidP="00000000" w:rsidRDefault="00000000" w:rsidRPr="00000000" w14:paraId="000000F5">
            <w:pPr>
              <w:pageBreakBefore w:val="0"/>
              <w:spacing w:line="276" w:lineRule="auto"/>
              <w:ind w:left="108" w:firstLine="0"/>
              <w:rPr>
                <w:rFonts w:ascii="Cambria" w:cs="Cambria" w:eastAsia="Cambria" w:hAnsi="Cambria"/>
              </w:rPr>
            </w:pPr>
            <w:r w:rsidDel="00000000" w:rsidR="00000000" w:rsidRPr="00000000">
              <w:rPr>
                <w:rFonts w:ascii="Cambria" w:cs="Cambria" w:eastAsia="Cambria" w:hAnsi="Cambria"/>
                <w:rtl w:val="0"/>
              </w:rPr>
              <w:t xml:space="preserve">Complainant and address</w:t>
            </w:r>
          </w:p>
          <w:p w:rsidR="00000000" w:rsidDel="00000000" w:rsidP="00000000" w:rsidRDefault="00000000" w:rsidRPr="00000000" w14:paraId="000000F6">
            <w:pPr>
              <w:pageBreakBefore w:val="0"/>
              <w:spacing w:line="276" w:lineRule="auto"/>
              <w:ind w:left="108" w:firstLine="0"/>
              <w:rPr>
                <w:rFonts w:ascii="Cambria" w:cs="Cambria" w:eastAsia="Cambria" w:hAnsi="Cambria"/>
              </w:rPr>
            </w:pPr>
            <w:r w:rsidDel="00000000" w:rsidR="00000000" w:rsidRPr="00000000">
              <w:rPr>
                <w:rtl w:val="0"/>
              </w:rPr>
            </w:r>
          </w:p>
        </w:tc>
        <w:tc>
          <w:tcPr>
            <w:gridSpan w:val="11"/>
          </w:tcPr>
          <w:p w:rsidR="00000000" w:rsidDel="00000000" w:rsidP="00000000" w:rsidRDefault="00000000" w:rsidRPr="00000000" w14:paraId="000000F8">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REPUBLIC THROUGH THE DIRECTOR OF PUBLIC PROSECUTIONS</w:t>
            </w:r>
          </w:p>
        </w:tc>
      </w:tr>
      <w:tr>
        <w:trPr>
          <w:cantSplit w:val="0"/>
          <w:trHeight w:val="1420" w:hRule="atLeast"/>
          <w:tblHeader w:val="0"/>
        </w:trPr>
        <w:tc>
          <w:tcPr>
            <w:gridSpan w:val="2"/>
          </w:tcPr>
          <w:p w:rsidR="00000000" w:rsidDel="00000000" w:rsidP="00000000" w:rsidRDefault="00000000" w:rsidRPr="00000000" w14:paraId="00000103">
            <w:pPr>
              <w:pageBreakBefore w:val="0"/>
              <w:spacing w:line="276" w:lineRule="auto"/>
              <w:ind w:left="108" w:firstLine="0"/>
              <w:rPr>
                <w:rFonts w:ascii="Cambria" w:cs="Cambria" w:eastAsia="Cambria" w:hAnsi="Cambria"/>
              </w:rPr>
            </w:pPr>
            <w:r w:rsidDel="00000000" w:rsidR="00000000" w:rsidRPr="00000000">
              <w:rPr>
                <w:rFonts w:ascii="Cambria" w:cs="Cambria" w:eastAsia="Cambria" w:hAnsi="Cambria"/>
                <w:rtl w:val="0"/>
              </w:rPr>
              <w:t xml:space="preserve">Witnesses</w:t>
            </w:r>
          </w:p>
        </w:tc>
        <w:tc>
          <w:tcPr>
            <w:gridSpan w:val="5"/>
            <w:shd w:fill="auto" w:val="clear"/>
          </w:tcPr>
          <w:p w:rsidR="00000000" w:rsidDel="00000000" w:rsidP="00000000" w:rsidRDefault="00000000" w:rsidRPr="00000000" w14:paraId="0000010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Amka twende</w:t>
            </w:r>
          </w:p>
          <w:p w:rsidR="00000000" w:rsidDel="00000000" w:rsidP="00000000" w:rsidRDefault="00000000" w:rsidRPr="00000000" w14:paraId="0000010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Fanya Fujo Uone</w:t>
            </w:r>
          </w:p>
          <w:p w:rsidR="00000000" w:rsidDel="00000000" w:rsidP="00000000" w:rsidRDefault="00000000" w:rsidRPr="00000000" w14:paraId="0000010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Uhalifu Haulipi</w:t>
            </w:r>
          </w:p>
          <w:p w:rsidR="00000000" w:rsidDel="00000000" w:rsidP="00000000" w:rsidRDefault="00000000" w:rsidRPr="00000000" w14:paraId="00000108">
            <w:pPr>
              <w:pageBreakBefore w:val="0"/>
              <w:spacing w:line="276" w:lineRule="auto"/>
              <w:rPr>
                <w:rFonts w:ascii="Cambria" w:cs="Cambria" w:eastAsia="Cambria" w:hAnsi="Cambria"/>
              </w:rPr>
            </w:pPr>
            <w:r w:rsidDel="00000000" w:rsidR="00000000" w:rsidRPr="00000000">
              <w:rPr>
                <w:rtl w:val="0"/>
              </w:rPr>
            </w:r>
          </w:p>
        </w:tc>
        <w:tc>
          <w:tcPr>
            <w:gridSpan w:val="6"/>
            <w:shd w:fill="auto" w:val="clear"/>
          </w:tcPr>
          <w:p w:rsidR="00000000" w:rsidDel="00000000" w:rsidP="00000000" w:rsidRDefault="00000000" w:rsidRPr="00000000" w14:paraId="0000010D">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E">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F">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10">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11">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12">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13">
            <w:pPr>
              <w:pageBreakBefore w:val="0"/>
              <w:spacing w:line="276" w:lineRule="auto"/>
              <w:rPr>
                <w:rFonts w:ascii="Cambria" w:cs="Cambria" w:eastAsia="Cambria" w:hAnsi="Cambria"/>
              </w:rPr>
            </w:pPr>
            <w:r w:rsidDel="00000000" w:rsidR="00000000" w:rsidRPr="00000000">
              <w:rPr>
                <w:rtl w:val="0"/>
              </w:rPr>
            </w:r>
          </w:p>
        </w:tc>
      </w:tr>
      <w:tr>
        <w:trPr>
          <w:cantSplit w:val="0"/>
          <w:trHeight w:val="600" w:hRule="atLeast"/>
          <w:tblHeader w:val="0"/>
        </w:trPr>
        <w:tc>
          <w:tcPr>
            <w:gridSpan w:val="2"/>
            <w:tcBorders>
              <w:bottom w:color="000000" w:space="0" w:sz="4" w:val="single"/>
            </w:tcBorders>
          </w:tcPr>
          <w:p w:rsidR="00000000" w:rsidDel="00000000" w:rsidP="00000000" w:rsidRDefault="00000000" w:rsidRPr="00000000" w14:paraId="00000119">
            <w:pPr>
              <w:pageBreakBefore w:val="0"/>
              <w:spacing w:line="276" w:lineRule="auto"/>
              <w:ind w:left="108" w:firstLine="0"/>
              <w:rPr>
                <w:rFonts w:ascii="Cambria" w:cs="Cambria" w:eastAsia="Cambria" w:hAnsi="Cambria"/>
              </w:rPr>
            </w:pPr>
            <w:r w:rsidDel="00000000" w:rsidR="00000000" w:rsidRPr="00000000">
              <w:rPr>
                <w:rFonts w:ascii="Cambria" w:cs="Cambria" w:eastAsia="Cambria" w:hAnsi="Cambria"/>
                <w:rtl w:val="0"/>
              </w:rPr>
              <w:t xml:space="preserve">Sentence Court and Date</w:t>
            </w:r>
          </w:p>
        </w:tc>
        <w:tc>
          <w:tcPr>
            <w:gridSpan w:val="11"/>
            <w:shd w:fill="auto" w:val="clear"/>
          </w:tcPr>
          <w:p w:rsidR="00000000" w:rsidDel="00000000" w:rsidP="00000000" w:rsidRDefault="00000000" w:rsidRPr="00000000" w14:paraId="0000011B">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CHIEF MAGISTRATE COURT NAIROBI……If fine Paid……….</w:t>
            </w:r>
          </w:p>
        </w:tc>
      </w:tr>
    </w:tbl>
    <w:p w:rsidR="00000000" w:rsidDel="00000000" w:rsidP="00000000" w:rsidRDefault="00000000" w:rsidRPr="00000000" w14:paraId="00000126">
      <w:pPr>
        <w:pageBreakBefore w:val="0"/>
        <w:rPr>
          <w:rFonts w:ascii="Cambria" w:cs="Cambria" w:eastAsia="Cambria" w:hAnsi="Cambria"/>
          <w:b w:val="1"/>
        </w:rPr>
      </w:pPr>
      <w:r w:rsidDel="00000000" w:rsidR="00000000" w:rsidRPr="00000000">
        <w:rPr>
          <w:rtl w:val="0"/>
        </w:rPr>
      </w:r>
    </w:p>
    <w:p w:rsidR="00000000" w:rsidDel="00000000" w:rsidP="00000000" w:rsidRDefault="00000000" w:rsidRPr="00000000" w14:paraId="00000127">
      <w:pPr>
        <w:pageBreakBefore w:val="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8">
      <w:pPr>
        <w:pageBreakBefore w:val="0"/>
        <w:rPr>
          <w:rFonts w:ascii="Cambria" w:cs="Cambria" w:eastAsia="Cambria" w:hAnsi="Cambria"/>
          <w:b w:val="1"/>
        </w:rPr>
      </w:pPr>
      <w:r w:rsidDel="00000000" w:rsidR="00000000" w:rsidRPr="00000000">
        <w:rPr>
          <w:rFonts w:ascii="Cambria" w:cs="Cambria" w:eastAsia="Cambria" w:hAnsi="Cambria"/>
          <w:b w:val="1"/>
          <w:rtl w:val="0"/>
        </w:rPr>
        <w:t xml:space="preserve">COUNT II</w:t>
      </w:r>
    </w:p>
    <w:p w:rsidR="00000000" w:rsidDel="00000000" w:rsidP="00000000" w:rsidRDefault="00000000" w:rsidRPr="00000000" w14:paraId="00000129">
      <w:pPr>
        <w:pageBreakBefore w:val="0"/>
        <w:rPr>
          <w:rFonts w:ascii="Cambria" w:cs="Cambria" w:eastAsia="Cambria" w:hAnsi="Cambria"/>
          <w:b w:val="1"/>
        </w:rPr>
      </w:pPr>
      <w:r w:rsidDel="00000000" w:rsidR="00000000" w:rsidRPr="00000000">
        <w:rPr>
          <w:rFonts w:ascii="Cambria" w:cs="Cambria" w:eastAsia="Cambria" w:hAnsi="Cambria"/>
          <w:b w:val="1"/>
          <w:rtl w:val="0"/>
        </w:rPr>
        <w:t xml:space="preserve">CHARGE</w:t>
      </w:r>
    </w:p>
    <w:p w:rsidR="00000000" w:rsidDel="00000000" w:rsidP="00000000" w:rsidRDefault="00000000" w:rsidRPr="00000000" w14:paraId="0000012A">
      <w:pPr>
        <w:pageBreakBefore w:val="0"/>
        <w:rPr>
          <w:rFonts w:ascii="Cambria" w:cs="Cambria" w:eastAsia="Cambria" w:hAnsi="Cambria"/>
        </w:rPr>
      </w:pPr>
      <w:r w:rsidDel="00000000" w:rsidR="00000000" w:rsidRPr="00000000">
        <w:rPr>
          <w:rFonts w:ascii="Cambria" w:cs="Cambria" w:eastAsia="Cambria" w:hAnsi="Cambria"/>
          <w:rtl w:val="0"/>
        </w:rPr>
        <w:t xml:space="preserve">Resisting lawful arrest contrary to section 253(a) of the Penal Code</w:t>
      </w:r>
    </w:p>
    <w:p w:rsidR="00000000" w:rsidDel="00000000" w:rsidP="00000000" w:rsidRDefault="00000000" w:rsidRPr="00000000" w14:paraId="0000012B">
      <w:pPr>
        <w:pageBreakBefore w:val="0"/>
        <w:rPr>
          <w:rFonts w:ascii="Cambria" w:cs="Cambria" w:eastAsia="Cambria" w:hAnsi="Cambria"/>
          <w:b w:val="1"/>
        </w:rPr>
      </w:pPr>
      <w:r w:rsidDel="00000000" w:rsidR="00000000" w:rsidRPr="00000000">
        <w:rPr>
          <w:rFonts w:ascii="Cambria" w:cs="Cambria" w:eastAsia="Cambria" w:hAnsi="Cambria"/>
          <w:b w:val="1"/>
          <w:rtl w:val="0"/>
        </w:rPr>
        <w:t xml:space="preserve">PARTICULARS OF OFFENCE</w:t>
      </w:r>
    </w:p>
    <w:p w:rsidR="00000000" w:rsidDel="00000000" w:rsidP="00000000" w:rsidRDefault="00000000" w:rsidRPr="00000000" w14:paraId="0000012C">
      <w:pPr>
        <w:pageBreakBefore w:val="0"/>
        <w:rPr>
          <w:rFonts w:ascii="Cambria" w:cs="Cambria" w:eastAsia="Cambria" w:hAnsi="Cambria"/>
        </w:rPr>
      </w:pPr>
      <w:r w:rsidDel="00000000" w:rsidR="00000000" w:rsidRPr="00000000">
        <w:rPr>
          <w:rFonts w:ascii="Cambria" w:cs="Cambria" w:eastAsia="Cambria" w:hAnsi="Cambria"/>
          <w:rtl w:val="0"/>
        </w:rPr>
        <w:t xml:space="preserve">KICHWA MAJI On 12.01.2013 at Ruaraka along Nairobi Thika Highway resisted lawful arrest by AMKA TWENDE, a police officer by kicking him in the chest, sending him crashing down onto tarmac below and wrestled him back to the ground and stepped on his mouth twice in quick succession, knocking out two of his front upper teeth instantly.</w:t>
      </w:r>
    </w:p>
    <w:p w:rsidR="00000000" w:rsidDel="00000000" w:rsidP="00000000" w:rsidRDefault="00000000" w:rsidRPr="00000000" w14:paraId="0000012D">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12E">
      <w:pPr>
        <w:pageBreakBefore w:val="0"/>
        <w:jc w:val="center"/>
        <w:rPr>
          <w:rFonts w:ascii="Cambria" w:cs="Cambria" w:eastAsia="Cambria" w:hAnsi="Cambria"/>
          <w:b w:val="1"/>
        </w:rPr>
      </w:pPr>
      <w:r w:rsidDel="00000000" w:rsidR="00000000" w:rsidRPr="00000000">
        <w:rPr>
          <w:rFonts w:ascii="Cambria" w:cs="Cambria" w:eastAsia="Cambria" w:hAnsi="Cambria"/>
          <w:b w:val="1"/>
          <w:rtl w:val="0"/>
        </w:rPr>
        <w:t xml:space="preserve">……..………………………………………..</w:t>
      </w:r>
    </w:p>
    <w:p w:rsidR="00000000" w:rsidDel="00000000" w:rsidP="00000000" w:rsidRDefault="00000000" w:rsidRPr="00000000" w14:paraId="0000012F">
      <w:pPr>
        <w:pageBreakBefore w:val="0"/>
        <w:rPr>
          <w:rFonts w:ascii="Cambria" w:cs="Cambria" w:eastAsia="Cambria" w:hAnsi="Cambria"/>
        </w:rPr>
      </w:pPr>
      <w:r w:rsidDel="00000000" w:rsidR="00000000" w:rsidRPr="00000000">
        <w:rPr>
          <w:rFonts w:ascii="Cambria" w:cs="Cambria" w:eastAsia="Cambria" w:hAnsi="Cambria"/>
          <w:b w:val="1"/>
          <w:rtl w:val="0"/>
        </w:rPr>
        <w:t xml:space="preserve"> For Officer in Charge Ruaraka Police station</w:t>
      </w:r>
      <w:r w:rsidDel="00000000" w:rsidR="00000000" w:rsidRPr="00000000">
        <w:rPr>
          <w:rtl w:val="0"/>
        </w:rPr>
      </w:r>
    </w:p>
    <w:p w:rsidR="00000000" w:rsidDel="00000000" w:rsidP="00000000" w:rsidRDefault="00000000" w:rsidRPr="00000000" w14:paraId="00000130">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131">
      <w:pPr>
        <w:pageBreakBefore w:val="0"/>
        <w:rPr>
          <w:rFonts w:ascii="Cambria" w:cs="Cambria" w:eastAsia="Cambria" w:hAnsi="Cambria"/>
          <w:b w:val="1"/>
        </w:rPr>
      </w:pPr>
      <w:r w:rsidDel="00000000" w:rsidR="00000000" w:rsidRPr="00000000">
        <w:br w:type="page"/>
      </w:r>
      <w:r w:rsidDel="00000000" w:rsidR="00000000" w:rsidRPr="00000000">
        <w:rPr>
          <w:rtl w:val="0"/>
        </w:rPr>
      </w:r>
    </w:p>
    <w:p w:rsidR="00000000" w:rsidDel="00000000" w:rsidP="00000000" w:rsidRDefault="00000000" w:rsidRPr="00000000" w14:paraId="00000132">
      <w:pPr>
        <w:pageBreakBefore w:val="0"/>
        <w:jc w:val="center"/>
        <w:rPr>
          <w:rFonts w:ascii="Cambria" w:cs="Cambria" w:eastAsia="Cambria" w:hAnsi="Cambria"/>
          <w:b w:val="1"/>
        </w:rPr>
      </w:pPr>
      <w:r w:rsidDel="00000000" w:rsidR="00000000" w:rsidRPr="00000000">
        <w:rPr>
          <w:rFonts w:ascii="Cambria" w:cs="Cambria" w:eastAsia="Cambria" w:hAnsi="Cambria"/>
          <w:b w:val="1"/>
          <w:rtl w:val="0"/>
        </w:rPr>
        <w:t xml:space="preserve">KENYA POLICE</w:t>
      </w:r>
    </w:p>
    <w:p w:rsidR="00000000" w:rsidDel="00000000" w:rsidP="00000000" w:rsidRDefault="00000000" w:rsidRPr="00000000" w14:paraId="00000133">
      <w:pPr>
        <w:pageBreakBefore w:val="0"/>
        <w:jc w:val="center"/>
        <w:rPr>
          <w:rFonts w:ascii="Cambria" w:cs="Cambria" w:eastAsia="Cambria" w:hAnsi="Cambria"/>
          <w:b w:val="1"/>
        </w:rPr>
      </w:pPr>
      <w:r w:rsidDel="00000000" w:rsidR="00000000" w:rsidRPr="00000000">
        <w:rPr>
          <w:rFonts w:ascii="Cambria" w:cs="Cambria" w:eastAsia="Cambria" w:hAnsi="Cambria"/>
          <w:b w:val="1"/>
          <w:rtl w:val="0"/>
        </w:rPr>
        <w:t xml:space="preserve">CHARGE SHEET</w:t>
      </w:r>
    </w:p>
    <w:p w:rsidR="00000000" w:rsidDel="00000000" w:rsidP="00000000" w:rsidRDefault="00000000" w:rsidRPr="00000000" w14:paraId="00000134">
      <w:pPr>
        <w:pageBreakBefore w:val="0"/>
        <w:rPr>
          <w:rFonts w:ascii="Cambria" w:cs="Cambria" w:eastAsia="Cambria" w:hAnsi="Cambria"/>
        </w:rPr>
      </w:pPr>
      <w:r w:rsidDel="00000000" w:rsidR="00000000" w:rsidRPr="00000000">
        <w:rPr>
          <w:rFonts w:ascii="Cambria" w:cs="Cambria" w:eastAsia="Cambria" w:hAnsi="Cambria"/>
          <w:rtl w:val="0"/>
        </w:rPr>
        <w:t xml:space="preserve">O.B No………….                                                                POLICE CASE NO </w:t>
      </w:r>
      <w:r w:rsidDel="00000000" w:rsidR="00000000" w:rsidRPr="00000000">
        <w:rPr>
          <w:rFonts w:ascii="Cambria" w:cs="Cambria" w:eastAsia="Cambria" w:hAnsi="Cambria"/>
          <w:u w:val="single"/>
          <w:rtl w:val="0"/>
        </w:rPr>
        <w:t xml:space="preserve">165/12/2013</w:t>
      </w:r>
      <w:r w:rsidDel="00000000" w:rsidR="00000000" w:rsidRPr="00000000">
        <w:rPr>
          <w:rtl w:val="0"/>
        </w:rPr>
      </w:r>
    </w:p>
    <w:p w:rsidR="00000000" w:rsidDel="00000000" w:rsidP="00000000" w:rsidRDefault="00000000" w:rsidRPr="00000000" w14:paraId="00000135">
      <w:pPr>
        <w:pageBreakBefore w:val="0"/>
        <w:jc w:val="center"/>
        <w:rPr>
          <w:rFonts w:ascii="Cambria" w:cs="Cambria" w:eastAsia="Cambria" w:hAnsi="Cambria"/>
          <w:u w:val="single"/>
        </w:rPr>
      </w:pPr>
      <w:r w:rsidDel="00000000" w:rsidR="00000000" w:rsidRPr="00000000">
        <w:rPr>
          <w:rFonts w:ascii="Cambria" w:cs="Cambria" w:eastAsia="Cambria" w:hAnsi="Cambria"/>
          <w:rtl w:val="0"/>
        </w:rPr>
        <w:t xml:space="preserve">                                                                                             DATE TO COURT </w:t>
      </w:r>
      <w:r w:rsidDel="00000000" w:rsidR="00000000" w:rsidRPr="00000000">
        <w:rPr>
          <w:rFonts w:ascii="Cambria" w:cs="Cambria" w:eastAsia="Cambria" w:hAnsi="Cambria"/>
          <w:u w:val="single"/>
          <w:rtl w:val="0"/>
        </w:rPr>
        <w:t xml:space="preserve">15.01.1023</w:t>
      </w:r>
    </w:p>
    <w:tbl>
      <w:tblPr>
        <w:tblStyle w:val="Table2"/>
        <w:tblW w:w="932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7"/>
        <w:gridCol w:w="618"/>
        <w:gridCol w:w="959"/>
        <w:gridCol w:w="383"/>
        <w:gridCol w:w="966"/>
        <w:gridCol w:w="135"/>
        <w:gridCol w:w="632"/>
        <w:gridCol w:w="129"/>
        <w:gridCol w:w="879"/>
        <w:gridCol w:w="977"/>
        <w:gridCol w:w="710"/>
        <w:gridCol w:w="7"/>
        <w:gridCol w:w="1430"/>
        <w:tblGridChange w:id="0">
          <w:tblGrid>
            <w:gridCol w:w="1497"/>
            <w:gridCol w:w="618"/>
            <w:gridCol w:w="959"/>
            <w:gridCol w:w="383"/>
            <w:gridCol w:w="966"/>
            <w:gridCol w:w="135"/>
            <w:gridCol w:w="632"/>
            <w:gridCol w:w="129"/>
            <w:gridCol w:w="879"/>
            <w:gridCol w:w="977"/>
            <w:gridCol w:w="710"/>
            <w:gridCol w:w="7"/>
            <w:gridCol w:w="1430"/>
          </w:tblGrid>
        </w:tblGridChange>
      </w:tblGrid>
      <w:tr>
        <w:trPr>
          <w:cantSplit w:val="0"/>
          <w:tblHeader w:val="0"/>
        </w:trPr>
        <w:tc>
          <w:tcPr/>
          <w:p w:rsidR="00000000" w:rsidDel="00000000" w:rsidP="00000000" w:rsidRDefault="00000000" w:rsidRPr="00000000" w14:paraId="00000136">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CHRISTIAN NAMES IN FULL OR NAMES</w:t>
            </w:r>
          </w:p>
          <w:p w:rsidR="00000000" w:rsidDel="00000000" w:rsidP="00000000" w:rsidRDefault="00000000" w:rsidRPr="00000000" w14:paraId="00000137">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38">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KICHWA MAJI</w:t>
            </w:r>
          </w:p>
        </w:tc>
        <w:tc>
          <w:tcPr>
            <w:gridSpan w:val="2"/>
          </w:tcPr>
          <w:p w:rsidR="00000000" w:rsidDel="00000000" w:rsidP="00000000" w:rsidRDefault="00000000" w:rsidRPr="00000000" w14:paraId="00000139">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SIRNAME OR FATHER’S NAME</w:t>
            </w:r>
          </w:p>
          <w:p w:rsidR="00000000" w:rsidDel="00000000" w:rsidP="00000000" w:rsidRDefault="00000000" w:rsidRPr="00000000" w14:paraId="0000013A">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3B">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N/A</w:t>
            </w:r>
          </w:p>
        </w:tc>
        <w:tc>
          <w:tcPr>
            <w:gridSpan w:val="2"/>
          </w:tcPr>
          <w:p w:rsidR="00000000" w:rsidDel="00000000" w:rsidP="00000000" w:rsidRDefault="00000000" w:rsidRPr="00000000" w14:paraId="0000013D">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IDENTITY</w:t>
            </w:r>
          </w:p>
          <w:p w:rsidR="00000000" w:rsidDel="00000000" w:rsidP="00000000" w:rsidRDefault="00000000" w:rsidRPr="00000000" w14:paraId="0000013E">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3F">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40">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41">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42">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2733378</w:t>
            </w:r>
          </w:p>
        </w:tc>
        <w:tc>
          <w:tcPr>
            <w:gridSpan w:val="3"/>
          </w:tcPr>
          <w:p w:rsidR="00000000" w:rsidDel="00000000" w:rsidP="00000000" w:rsidRDefault="00000000" w:rsidRPr="00000000" w14:paraId="00000144">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SEX</w:t>
            </w:r>
          </w:p>
          <w:p w:rsidR="00000000" w:rsidDel="00000000" w:rsidP="00000000" w:rsidRDefault="00000000" w:rsidRPr="00000000" w14:paraId="00000145">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46">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47">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48">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49">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MALE </w:t>
            </w:r>
          </w:p>
        </w:tc>
        <w:tc>
          <w:tcPr>
            <w:gridSpan w:val="2"/>
          </w:tcPr>
          <w:p w:rsidR="00000000" w:rsidDel="00000000" w:rsidP="00000000" w:rsidRDefault="00000000" w:rsidRPr="00000000" w14:paraId="0000014C">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NATIONALITY</w:t>
            </w:r>
          </w:p>
          <w:p w:rsidR="00000000" w:rsidDel="00000000" w:rsidP="00000000" w:rsidRDefault="00000000" w:rsidRPr="00000000" w14:paraId="0000014D">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4E">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4F">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0">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1">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KENYAN</w:t>
            </w:r>
          </w:p>
        </w:tc>
        <w:tc>
          <w:tcPr/>
          <w:p w:rsidR="00000000" w:rsidDel="00000000" w:rsidP="00000000" w:rsidRDefault="00000000" w:rsidRPr="00000000" w14:paraId="00000153">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AGE</w:t>
            </w:r>
          </w:p>
          <w:p w:rsidR="00000000" w:rsidDel="00000000" w:rsidP="00000000" w:rsidRDefault="00000000" w:rsidRPr="00000000" w14:paraId="00000154">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5">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6">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7">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8">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35</w:t>
            </w:r>
          </w:p>
        </w:tc>
        <w:tc>
          <w:tcPr>
            <w:gridSpan w:val="2"/>
          </w:tcPr>
          <w:p w:rsidR="00000000" w:rsidDel="00000000" w:rsidP="00000000" w:rsidRDefault="00000000" w:rsidRPr="00000000" w14:paraId="00000159">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ADDRESS</w:t>
            </w:r>
          </w:p>
          <w:p w:rsidR="00000000" w:rsidDel="00000000" w:rsidP="00000000" w:rsidRDefault="00000000" w:rsidRPr="00000000" w14:paraId="0000015A">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B">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C">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D">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E">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P.O BOX 25467</w:t>
            </w:r>
          </w:p>
          <w:p w:rsidR="00000000" w:rsidDel="00000000" w:rsidP="00000000" w:rsidRDefault="00000000" w:rsidRPr="00000000" w14:paraId="0000015F">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NAIROBI</w:t>
            </w:r>
          </w:p>
        </w:tc>
      </w:tr>
      <w:tr>
        <w:trPr>
          <w:cantSplit w:val="0"/>
          <w:trHeight w:val="520" w:hRule="atLeast"/>
          <w:tblHeader w:val="0"/>
        </w:trPr>
        <w:tc>
          <w:tcPr>
            <w:gridSpan w:val="2"/>
          </w:tcPr>
          <w:p w:rsidR="00000000" w:rsidDel="00000000" w:rsidP="00000000" w:rsidRDefault="00000000" w:rsidRPr="00000000" w14:paraId="00000161">
            <w:pPr>
              <w:pageBreakBefore w:val="0"/>
              <w:spacing w:after="200" w:line="276" w:lineRule="auto"/>
              <w:ind w:left="108" w:firstLine="0"/>
              <w:rPr>
                <w:rFonts w:ascii="Cambria" w:cs="Cambria" w:eastAsia="Cambria" w:hAnsi="Cambria"/>
              </w:rPr>
            </w:pPr>
            <w:r w:rsidDel="00000000" w:rsidR="00000000" w:rsidRPr="00000000">
              <w:rPr>
                <w:rFonts w:ascii="Cambria" w:cs="Cambria" w:eastAsia="Cambria" w:hAnsi="Cambria"/>
                <w:rtl w:val="0"/>
              </w:rPr>
              <w:t xml:space="preserve">CHARGE</w:t>
            </w:r>
          </w:p>
        </w:tc>
        <w:tc>
          <w:tcPr>
            <w:gridSpan w:val="11"/>
          </w:tcPr>
          <w:p w:rsidR="00000000" w:rsidDel="00000000" w:rsidP="00000000" w:rsidRDefault="00000000" w:rsidRPr="00000000" w14:paraId="00000163">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Driving a motor vehicle without a driving licence contrary to section 30(1) of the Traffic Act.</w:t>
            </w:r>
          </w:p>
        </w:tc>
      </w:tr>
      <w:tr>
        <w:trPr>
          <w:cantSplit w:val="0"/>
          <w:trHeight w:val="800" w:hRule="atLeast"/>
          <w:tblHeader w:val="0"/>
        </w:trPr>
        <w:tc>
          <w:tcPr>
            <w:gridSpan w:val="2"/>
          </w:tcPr>
          <w:p w:rsidR="00000000" w:rsidDel="00000000" w:rsidP="00000000" w:rsidRDefault="00000000" w:rsidRPr="00000000" w14:paraId="0000016E">
            <w:pPr>
              <w:pageBreakBefore w:val="0"/>
              <w:spacing w:after="200" w:line="276" w:lineRule="auto"/>
              <w:ind w:left="108" w:firstLine="0"/>
              <w:rPr>
                <w:rFonts w:ascii="Cambria" w:cs="Cambria" w:eastAsia="Cambria" w:hAnsi="Cambria"/>
              </w:rPr>
            </w:pPr>
            <w:r w:rsidDel="00000000" w:rsidR="00000000" w:rsidRPr="00000000">
              <w:rPr>
                <w:rFonts w:ascii="Cambria" w:cs="Cambria" w:eastAsia="Cambria" w:hAnsi="Cambria"/>
                <w:rtl w:val="0"/>
              </w:rPr>
              <w:t xml:space="preserve">PARTICULARS OF OFFENCE</w:t>
            </w:r>
          </w:p>
        </w:tc>
        <w:tc>
          <w:tcPr>
            <w:gridSpan w:val="11"/>
          </w:tcPr>
          <w:p w:rsidR="00000000" w:rsidDel="00000000" w:rsidP="00000000" w:rsidRDefault="00000000" w:rsidRPr="00000000" w14:paraId="00000170">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KICHWA MAJI On 12.01.2013 while driving a vehicle Reg.No KQ 333 at Ruaraka along Nairobi Thika Highway had no driving licence.</w:t>
            </w:r>
          </w:p>
          <w:p w:rsidR="00000000" w:rsidDel="00000000" w:rsidP="00000000" w:rsidRDefault="00000000" w:rsidRPr="00000000" w14:paraId="00000171">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2">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3">
            <w:pPr>
              <w:pageBreakBefore w:val="0"/>
              <w:spacing w:line="276" w:lineRule="auto"/>
              <w:rPr>
                <w:rFonts w:ascii="Cambria" w:cs="Cambria" w:eastAsia="Cambria" w:hAnsi="Cambria"/>
                <w:b w:val="1"/>
              </w:rPr>
            </w:pPr>
            <w:r w:rsidDel="00000000" w:rsidR="00000000" w:rsidRPr="00000000">
              <w:rPr>
                <w:rFonts w:ascii="Cambria" w:cs="Cambria" w:eastAsia="Cambria" w:hAnsi="Cambria"/>
                <w:b w:val="1"/>
                <w:rtl w:val="0"/>
              </w:rPr>
              <w:t xml:space="preserve">COUNTS II AND III OVERLEAF</w:t>
            </w:r>
          </w:p>
        </w:tc>
      </w:tr>
      <w:tr>
        <w:trPr>
          <w:cantSplit w:val="0"/>
          <w:trHeight w:val="1380" w:hRule="atLeast"/>
          <w:tblHeader w:val="0"/>
        </w:trPr>
        <w:tc>
          <w:tcPr>
            <w:gridSpan w:val="2"/>
          </w:tcPr>
          <w:p w:rsidR="00000000" w:rsidDel="00000000" w:rsidP="00000000" w:rsidRDefault="00000000" w:rsidRPr="00000000" w14:paraId="0000017E">
            <w:pPr>
              <w:pageBreakBefore w:val="0"/>
              <w:spacing w:after="200" w:line="276" w:lineRule="auto"/>
              <w:ind w:left="108" w:firstLine="0"/>
              <w:rPr>
                <w:rFonts w:ascii="Cambria" w:cs="Cambria" w:eastAsia="Cambria" w:hAnsi="Cambria"/>
              </w:rPr>
            </w:pPr>
            <w:r w:rsidDel="00000000" w:rsidR="00000000" w:rsidRPr="00000000">
              <w:rPr>
                <w:rFonts w:ascii="Cambria" w:cs="Cambria" w:eastAsia="Cambria" w:hAnsi="Cambria"/>
                <w:rtl w:val="0"/>
              </w:rPr>
              <w:t xml:space="preserve">If accused arrested</w:t>
            </w:r>
          </w:p>
        </w:tc>
        <w:tc>
          <w:tcPr>
            <w:gridSpan w:val="2"/>
          </w:tcPr>
          <w:p w:rsidR="00000000" w:rsidDel="00000000" w:rsidP="00000000" w:rsidRDefault="00000000" w:rsidRPr="00000000" w14:paraId="00000180">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Date of arrest</w:t>
            </w:r>
          </w:p>
          <w:p w:rsidR="00000000" w:rsidDel="00000000" w:rsidP="00000000" w:rsidRDefault="00000000" w:rsidRPr="00000000" w14:paraId="00000181">
            <w:pPr>
              <w:pageBreakBefore w:val="0"/>
              <w:spacing w:line="276" w:lineRule="auto"/>
              <w:rPr>
                <w:rFonts w:ascii="Cambria" w:cs="Cambria" w:eastAsia="Cambria" w:hAnsi="Cambria"/>
              </w:rPr>
            </w:pPr>
            <w:r w:rsidDel="00000000" w:rsidR="00000000" w:rsidRPr="00000000">
              <w:rPr>
                <w:rtl w:val="0"/>
              </w:rPr>
            </w:r>
          </w:p>
        </w:tc>
        <w:tc>
          <w:tcPr>
            <w:gridSpan w:val="2"/>
          </w:tcPr>
          <w:p w:rsidR="00000000" w:rsidDel="00000000" w:rsidP="00000000" w:rsidRDefault="00000000" w:rsidRPr="00000000" w14:paraId="00000183">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With/ without warrant</w:t>
            </w:r>
          </w:p>
          <w:p w:rsidR="00000000" w:rsidDel="00000000" w:rsidP="00000000" w:rsidRDefault="00000000" w:rsidRPr="00000000" w14:paraId="00000184">
            <w:pPr>
              <w:pageBreakBefore w:val="0"/>
              <w:spacing w:line="276" w:lineRule="auto"/>
              <w:rPr>
                <w:rFonts w:ascii="Cambria" w:cs="Cambria" w:eastAsia="Cambria" w:hAnsi="Cambria"/>
              </w:rPr>
            </w:pPr>
            <w:r w:rsidDel="00000000" w:rsidR="00000000" w:rsidRPr="00000000">
              <w:rPr>
                <w:rtl w:val="0"/>
              </w:rPr>
            </w:r>
          </w:p>
        </w:tc>
        <w:tc>
          <w:tcPr>
            <w:gridSpan w:val="3"/>
          </w:tcPr>
          <w:p w:rsidR="00000000" w:rsidDel="00000000" w:rsidP="00000000" w:rsidRDefault="00000000" w:rsidRPr="00000000" w14:paraId="00000186">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Date App to Court</w:t>
            </w:r>
          </w:p>
          <w:p w:rsidR="00000000" w:rsidDel="00000000" w:rsidP="00000000" w:rsidRDefault="00000000" w:rsidRPr="00000000" w14:paraId="00000187">
            <w:pPr>
              <w:pageBreakBefore w:val="0"/>
              <w:spacing w:line="276" w:lineRule="auto"/>
              <w:rPr>
                <w:rFonts w:ascii="Cambria" w:cs="Cambria" w:eastAsia="Cambria" w:hAnsi="Cambria"/>
              </w:rPr>
            </w:pPr>
            <w:r w:rsidDel="00000000" w:rsidR="00000000" w:rsidRPr="00000000">
              <w:rPr>
                <w:rtl w:val="0"/>
              </w:rPr>
            </w:r>
          </w:p>
        </w:tc>
        <w:tc>
          <w:tcPr>
            <w:gridSpan w:val="3"/>
          </w:tcPr>
          <w:p w:rsidR="00000000" w:rsidDel="00000000" w:rsidP="00000000" w:rsidRDefault="00000000" w:rsidRPr="00000000" w14:paraId="0000018A">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Bond or </w:t>
            </w:r>
          </w:p>
          <w:p w:rsidR="00000000" w:rsidDel="00000000" w:rsidP="00000000" w:rsidRDefault="00000000" w:rsidRPr="00000000" w14:paraId="0000018B">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Bail and amount</w:t>
            </w:r>
          </w:p>
          <w:p w:rsidR="00000000" w:rsidDel="00000000" w:rsidP="00000000" w:rsidRDefault="00000000" w:rsidRPr="00000000" w14:paraId="0000018C">
            <w:pPr>
              <w:pageBreakBefore w:val="0"/>
              <w:spacing w:line="276"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8F">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Is Application for Summon to Issue</w:t>
            </w:r>
          </w:p>
        </w:tc>
      </w:tr>
      <w:tr>
        <w:trPr>
          <w:cantSplit w:val="0"/>
          <w:trHeight w:val="280" w:hRule="atLeast"/>
          <w:tblHeader w:val="0"/>
        </w:trPr>
        <w:tc>
          <w:tcPr>
            <w:gridSpan w:val="2"/>
          </w:tcPr>
          <w:p w:rsidR="00000000" w:rsidDel="00000000" w:rsidP="00000000" w:rsidRDefault="00000000" w:rsidRPr="00000000" w14:paraId="00000190">
            <w:pPr>
              <w:pageBreakBefore w:val="0"/>
              <w:spacing w:after="200" w:line="276" w:lineRule="auto"/>
              <w:ind w:left="108" w:firstLine="0"/>
              <w:rPr>
                <w:rFonts w:ascii="Cambria" w:cs="Cambria" w:eastAsia="Cambria" w:hAnsi="Cambria"/>
              </w:rPr>
            </w:pPr>
            <w:r w:rsidDel="00000000" w:rsidR="00000000" w:rsidRPr="00000000">
              <w:rPr>
                <w:rtl w:val="0"/>
              </w:rPr>
            </w:r>
          </w:p>
        </w:tc>
        <w:tc>
          <w:tcPr>
            <w:gridSpan w:val="2"/>
          </w:tcPr>
          <w:p w:rsidR="00000000" w:rsidDel="00000000" w:rsidP="00000000" w:rsidRDefault="00000000" w:rsidRPr="00000000" w14:paraId="00000192">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12.01.2013</w:t>
            </w:r>
          </w:p>
        </w:tc>
        <w:tc>
          <w:tcPr>
            <w:gridSpan w:val="2"/>
          </w:tcPr>
          <w:p w:rsidR="00000000" w:rsidDel="00000000" w:rsidP="00000000" w:rsidRDefault="00000000" w:rsidRPr="00000000" w14:paraId="00000194">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W/O</w:t>
            </w:r>
          </w:p>
        </w:tc>
        <w:tc>
          <w:tcPr>
            <w:gridSpan w:val="3"/>
          </w:tcPr>
          <w:p w:rsidR="00000000" w:rsidDel="00000000" w:rsidP="00000000" w:rsidRDefault="00000000" w:rsidRPr="00000000" w14:paraId="00000196">
            <w:pPr>
              <w:pageBreakBefore w:val="0"/>
              <w:spacing w:line="276" w:lineRule="auto"/>
              <w:rPr>
                <w:rFonts w:ascii="Cambria" w:cs="Cambria" w:eastAsia="Cambria" w:hAnsi="Cambria"/>
              </w:rPr>
            </w:pPr>
            <w:r w:rsidDel="00000000" w:rsidR="00000000" w:rsidRPr="00000000">
              <w:rPr>
                <w:rtl w:val="0"/>
              </w:rPr>
            </w:r>
          </w:p>
        </w:tc>
        <w:tc>
          <w:tcPr>
            <w:gridSpan w:val="3"/>
          </w:tcPr>
          <w:p w:rsidR="00000000" w:rsidDel="00000000" w:rsidP="00000000" w:rsidRDefault="00000000" w:rsidRPr="00000000" w14:paraId="00000199">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IN CUSTODY</w:t>
            </w:r>
          </w:p>
        </w:tc>
        <w:tc>
          <w:tcPr/>
          <w:p w:rsidR="00000000" w:rsidDel="00000000" w:rsidP="00000000" w:rsidRDefault="00000000" w:rsidRPr="00000000" w14:paraId="0000019C">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N/A</w:t>
            </w:r>
          </w:p>
        </w:tc>
      </w:tr>
      <w:tr>
        <w:trPr>
          <w:cantSplit w:val="0"/>
          <w:trHeight w:val="700" w:hRule="atLeast"/>
          <w:tblHeader w:val="0"/>
        </w:trPr>
        <w:tc>
          <w:tcPr>
            <w:gridSpan w:val="2"/>
          </w:tcPr>
          <w:p w:rsidR="00000000" w:rsidDel="00000000" w:rsidP="00000000" w:rsidRDefault="00000000" w:rsidRPr="00000000" w14:paraId="0000019D">
            <w:pPr>
              <w:pageBreakBefore w:val="0"/>
              <w:spacing w:line="276" w:lineRule="auto"/>
              <w:ind w:left="108" w:firstLine="0"/>
              <w:rPr>
                <w:rFonts w:ascii="Cambria" w:cs="Cambria" w:eastAsia="Cambria" w:hAnsi="Cambria"/>
              </w:rPr>
            </w:pPr>
            <w:r w:rsidDel="00000000" w:rsidR="00000000" w:rsidRPr="00000000">
              <w:rPr>
                <w:rFonts w:ascii="Cambria" w:cs="Cambria" w:eastAsia="Cambria" w:hAnsi="Cambria"/>
                <w:rtl w:val="0"/>
              </w:rPr>
              <w:t xml:space="preserve">Remanded or Adjourned</w:t>
            </w:r>
          </w:p>
        </w:tc>
        <w:tc>
          <w:tcPr>
            <w:gridSpan w:val="2"/>
          </w:tcPr>
          <w:p w:rsidR="00000000" w:rsidDel="00000000" w:rsidP="00000000" w:rsidRDefault="00000000" w:rsidRPr="00000000" w14:paraId="0000019F">
            <w:pPr>
              <w:pageBreakBefore w:val="0"/>
              <w:spacing w:line="276" w:lineRule="auto"/>
              <w:rPr>
                <w:rFonts w:ascii="Cambria" w:cs="Cambria" w:eastAsia="Cambria" w:hAnsi="Cambria"/>
                <w:b w:val="1"/>
              </w:rPr>
            </w:pPr>
            <w:r w:rsidDel="00000000" w:rsidR="00000000" w:rsidRPr="00000000">
              <w:rPr>
                <w:rtl w:val="0"/>
              </w:rPr>
            </w:r>
          </w:p>
        </w:tc>
        <w:tc>
          <w:tcPr>
            <w:gridSpan w:val="2"/>
          </w:tcPr>
          <w:p w:rsidR="00000000" w:rsidDel="00000000" w:rsidP="00000000" w:rsidRDefault="00000000" w:rsidRPr="00000000" w14:paraId="000001A1">
            <w:pPr>
              <w:pageBreakBefore w:val="0"/>
              <w:spacing w:line="276" w:lineRule="auto"/>
              <w:rPr>
                <w:rFonts w:ascii="Cambria" w:cs="Cambria" w:eastAsia="Cambria" w:hAnsi="Cambria"/>
              </w:rPr>
            </w:pPr>
            <w:r w:rsidDel="00000000" w:rsidR="00000000" w:rsidRPr="00000000">
              <w:rPr>
                <w:rtl w:val="0"/>
              </w:rPr>
            </w:r>
          </w:p>
        </w:tc>
        <w:tc>
          <w:tcPr>
            <w:gridSpan w:val="3"/>
          </w:tcPr>
          <w:p w:rsidR="00000000" w:rsidDel="00000000" w:rsidP="00000000" w:rsidRDefault="00000000" w:rsidRPr="00000000" w14:paraId="000001A3">
            <w:pPr>
              <w:pageBreakBefore w:val="0"/>
              <w:spacing w:line="276" w:lineRule="auto"/>
              <w:rPr>
                <w:rFonts w:ascii="Cambria" w:cs="Cambria" w:eastAsia="Cambria" w:hAnsi="Cambria"/>
              </w:rPr>
            </w:pPr>
            <w:r w:rsidDel="00000000" w:rsidR="00000000" w:rsidRPr="00000000">
              <w:rPr>
                <w:rtl w:val="0"/>
              </w:rPr>
            </w:r>
          </w:p>
        </w:tc>
        <w:tc>
          <w:tcPr>
            <w:gridSpan w:val="3"/>
          </w:tcPr>
          <w:p w:rsidR="00000000" w:rsidDel="00000000" w:rsidP="00000000" w:rsidRDefault="00000000" w:rsidRPr="00000000" w14:paraId="000001A6">
            <w:pPr>
              <w:pageBreakBefore w:val="0"/>
              <w:spacing w:line="276"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A9">
            <w:pPr>
              <w:pageBreakBefore w:val="0"/>
              <w:spacing w:line="276" w:lineRule="auto"/>
              <w:rPr>
                <w:rFonts w:ascii="Cambria" w:cs="Cambria" w:eastAsia="Cambria" w:hAnsi="Cambria"/>
              </w:rPr>
            </w:pPr>
            <w:r w:rsidDel="00000000" w:rsidR="00000000" w:rsidRPr="00000000">
              <w:rPr>
                <w:rtl w:val="0"/>
              </w:rPr>
            </w:r>
          </w:p>
        </w:tc>
      </w:tr>
      <w:tr>
        <w:trPr>
          <w:cantSplit w:val="0"/>
          <w:trHeight w:val="780" w:hRule="atLeast"/>
          <w:tblHeader w:val="0"/>
        </w:trPr>
        <w:tc>
          <w:tcPr>
            <w:gridSpan w:val="2"/>
          </w:tcPr>
          <w:p w:rsidR="00000000" w:rsidDel="00000000" w:rsidP="00000000" w:rsidRDefault="00000000" w:rsidRPr="00000000" w14:paraId="000001AA">
            <w:pPr>
              <w:pageBreakBefore w:val="0"/>
              <w:spacing w:line="276" w:lineRule="auto"/>
              <w:ind w:left="108" w:firstLine="0"/>
              <w:rPr>
                <w:rFonts w:ascii="Cambria" w:cs="Cambria" w:eastAsia="Cambria" w:hAnsi="Cambria"/>
              </w:rPr>
            </w:pPr>
            <w:r w:rsidDel="00000000" w:rsidR="00000000" w:rsidRPr="00000000">
              <w:rPr>
                <w:rFonts w:ascii="Cambria" w:cs="Cambria" w:eastAsia="Cambria" w:hAnsi="Cambria"/>
                <w:rtl w:val="0"/>
              </w:rPr>
              <w:t xml:space="preserve">Complainant and address</w:t>
            </w:r>
          </w:p>
          <w:p w:rsidR="00000000" w:rsidDel="00000000" w:rsidP="00000000" w:rsidRDefault="00000000" w:rsidRPr="00000000" w14:paraId="000001AB">
            <w:pPr>
              <w:pageBreakBefore w:val="0"/>
              <w:spacing w:line="276" w:lineRule="auto"/>
              <w:ind w:left="108" w:firstLine="0"/>
              <w:rPr>
                <w:rFonts w:ascii="Cambria" w:cs="Cambria" w:eastAsia="Cambria" w:hAnsi="Cambria"/>
              </w:rPr>
            </w:pPr>
            <w:r w:rsidDel="00000000" w:rsidR="00000000" w:rsidRPr="00000000">
              <w:rPr>
                <w:rtl w:val="0"/>
              </w:rPr>
            </w:r>
          </w:p>
        </w:tc>
        <w:tc>
          <w:tcPr>
            <w:gridSpan w:val="11"/>
          </w:tcPr>
          <w:p w:rsidR="00000000" w:rsidDel="00000000" w:rsidP="00000000" w:rsidRDefault="00000000" w:rsidRPr="00000000" w14:paraId="000001AD">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REPUBLIC THROUGH THE DIRECTOR OF PUBLIC PROSECUTIONS         </w:t>
            </w:r>
          </w:p>
        </w:tc>
      </w:tr>
      <w:tr>
        <w:trPr>
          <w:cantSplit w:val="0"/>
          <w:trHeight w:val="1260" w:hRule="atLeast"/>
          <w:tblHeader w:val="0"/>
        </w:trPr>
        <w:tc>
          <w:tcPr>
            <w:gridSpan w:val="2"/>
          </w:tcPr>
          <w:p w:rsidR="00000000" w:rsidDel="00000000" w:rsidP="00000000" w:rsidRDefault="00000000" w:rsidRPr="00000000" w14:paraId="000001B8">
            <w:pPr>
              <w:pageBreakBefore w:val="0"/>
              <w:spacing w:line="276" w:lineRule="auto"/>
              <w:ind w:left="108" w:firstLine="0"/>
              <w:rPr>
                <w:rFonts w:ascii="Cambria" w:cs="Cambria" w:eastAsia="Cambria" w:hAnsi="Cambria"/>
              </w:rPr>
            </w:pPr>
            <w:r w:rsidDel="00000000" w:rsidR="00000000" w:rsidRPr="00000000">
              <w:rPr>
                <w:rFonts w:ascii="Cambria" w:cs="Cambria" w:eastAsia="Cambria" w:hAnsi="Cambria"/>
                <w:rtl w:val="0"/>
              </w:rPr>
              <w:t xml:space="preserve">Witnesses</w:t>
            </w:r>
          </w:p>
        </w:tc>
        <w:tc>
          <w:tcPr>
            <w:gridSpan w:val="5"/>
            <w:shd w:fill="auto" w:val="clear"/>
          </w:tcPr>
          <w:p w:rsidR="00000000" w:rsidDel="00000000" w:rsidP="00000000" w:rsidRDefault="00000000" w:rsidRPr="00000000" w14:paraId="000001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Amka twende</w:t>
            </w:r>
          </w:p>
          <w:p w:rsidR="00000000" w:rsidDel="00000000" w:rsidP="00000000" w:rsidRDefault="00000000" w:rsidRPr="00000000" w14:paraId="000001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Fanya Fujo Uone</w:t>
            </w:r>
          </w:p>
          <w:p w:rsidR="00000000" w:rsidDel="00000000" w:rsidP="00000000" w:rsidRDefault="00000000" w:rsidRPr="00000000" w14:paraId="000001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Uhalifu Haulipi</w:t>
            </w:r>
          </w:p>
        </w:tc>
        <w:tc>
          <w:tcPr>
            <w:gridSpan w:val="6"/>
            <w:shd w:fill="auto" w:val="clear"/>
          </w:tcPr>
          <w:p w:rsidR="00000000" w:rsidDel="00000000" w:rsidP="00000000" w:rsidRDefault="00000000" w:rsidRPr="00000000" w14:paraId="000001C1">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2">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3">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4">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5">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6">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C7">
            <w:pPr>
              <w:pageBreakBefore w:val="0"/>
              <w:spacing w:line="276" w:lineRule="auto"/>
              <w:rPr>
                <w:rFonts w:ascii="Cambria" w:cs="Cambria" w:eastAsia="Cambria" w:hAnsi="Cambria"/>
              </w:rPr>
            </w:pPr>
            <w:r w:rsidDel="00000000" w:rsidR="00000000" w:rsidRPr="00000000">
              <w:rPr>
                <w:rtl w:val="0"/>
              </w:rPr>
            </w:r>
          </w:p>
        </w:tc>
      </w:tr>
      <w:tr>
        <w:trPr>
          <w:cantSplit w:val="0"/>
          <w:trHeight w:val="620" w:hRule="atLeast"/>
          <w:tblHeader w:val="0"/>
        </w:trPr>
        <w:tc>
          <w:tcPr>
            <w:gridSpan w:val="2"/>
            <w:tcBorders>
              <w:bottom w:color="000000" w:space="0" w:sz="4" w:val="single"/>
            </w:tcBorders>
          </w:tcPr>
          <w:p w:rsidR="00000000" w:rsidDel="00000000" w:rsidP="00000000" w:rsidRDefault="00000000" w:rsidRPr="00000000" w14:paraId="000001CD">
            <w:pPr>
              <w:pageBreakBefore w:val="0"/>
              <w:spacing w:line="276" w:lineRule="auto"/>
              <w:ind w:left="108" w:firstLine="0"/>
              <w:rPr>
                <w:rFonts w:ascii="Cambria" w:cs="Cambria" w:eastAsia="Cambria" w:hAnsi="Cambria"/>
              </w:rPr>
            </w:pPr>
            <w:r w:rsidDel="00000000" w:rsidR="00000000" w:rsidRPr="00000000">
              <w:rPr>
                <w:rFonts w:ascii="Cambria" w:cs="Cambria" w:eastAsia="Cambria" w:hAnsi="Cambria"/>
                <w:rtl w:val="0"/>
              </w:rPr>
              <w:t xml:space="preserve">Sentence Court and Date </w:t>
            </w:r>
          </w:p>
        </w:tc>
        <w:tc>
          <w:tcPr>
            <w:gridSpan w:val="11"/>
            <w:shd w:fill="auto" w:val="clear"/>
          </w:tcPr>
          <w:p w:rsidR="00000000" w:rsidDel="00000000" w:rsidP="00000000" w:rsidRDefault="00000000" w:rsidRPr="00000000" w14:paraId="000001CF">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CHIEF MAGISTRATE COURT NAIROBI……If fine Paid……….</w:t>
            </w:r>
          </w:p>
          <w:p w:rsidR="00000000" w:rsidDel="00000000" w:rsidP="00000000" w:rsidRDefault="00000000" w:rsidRPr="00000000" w14:paraId="000001D0">
            <w:pPr>
              <w:pageBreakBefore w:val="0"/>
              <w:spacing w:line="276"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1DB">
      <w:pPr>
        <w:pageBreakBefore w:val="0"/>
        <w:rPr>
          <w:rFonts w:ascii="Cambria" w:cs="Cambria" w:eastAsia="Cambria" w:hAnsi="Cambria"/>
          <w:b w:val="1"/>
        </w:rPr>
      </w:pPr>
      <w:r w:rsidDel="00000000" w:rsidR="00000000" w:rsidRPr="00000000">
        <w:rPr>
          <w:rtl w:val="0"/>
        </w:rPr>
      </w:r>
    </w:p>
    <w:p w:rsidR="00000000" w:rsidDel="00000000" w:rsidP="00000000" w:rsidRDefault="00000000" w:rsidRPr="00000000" w14:paraId="000001DC">
      <w:pPr>
        <w:pageBreakBefore w:val="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D">
      <w:pPr>
        <w:pageBreakBefore w:val="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E">
      <w:pPr>
        <w:pageBreakBefore w:val="0"/>
        <w:rPr>
          <w:rFonts w:ascii="Cambria" w:cs="Cambria" w:eastAsia="Cambria" w:hAnsi="Cambria"/>
          <w:b w:val="1"/>
        </w:rPr>
      </w:pPr>
      <w:r w:rsidDel="00000000" w:rsidR="00000000" w:rsidRPr="00000000">
        <w:rPr>
          <w:rFonts w:ascii="Cambria" w:cs="Cambria" w:eastAsia="Cambria" w:hAnsi="Cambria"/>
          <w:b w:val="1"/>
          <w:rtl w:val="0"/>
        </w:rPr>
        <w:t xml:space="preserve">COUNT II</w:t>
      </w:r>
    </w:p>
    <w:p w:rsidR="00000000" w:rsidDel="00000000" w:rsidP="00000000" w:rsidRDefault="00000000" w:rsidRPr="00000000" w14:paraId="000001DF">
      <w:pPr>
        <w:pageBreakBefore w:val="0"/>
        <w:rPr>
          <w:rFonts w:ascii="Cambria" w:cs="Cambria" w:eastAsia="Cambria" w:hAnsi="Cambria"/>
          <w:b w:val="1"/>
        </w:rPr>
      </w:pPr>
      <w:r w:rsidDel="00000000" w:rsidR="00000000" w:rsidRPr="00000000">
        <w:rPr>
          <w:rFonts w:ascii="Cambria" w:cs="Cambria" w:eastAsia="Cambria" w:hAnsi="Cambria"/>
          <w:b w:val="1"/>
          <w:rtl w:val="0"/>
        </w:rPr>
        <w:t xml:space="preserve">CHARGE</w:t>
      </w:r>
    </w:p>
    <w:p w:rsidR="00000000" w:rsidDel="00000000" w:rsidP="00000000" w:rsidRDefault="00000000" w:rsidRPr="00000000" w14:paraId="000001E0">
      <w:pPr>
        <w:pageBreakBefore w:val="0"/>
        <w:rPr>
          <w:rFonts w:ascii="Cambria" w:cs="Cambria" w:eastAsia="Cambria" w:hAnsi="Cambria"/>
        </w:rPr>
      </w:pPr>
      <w:r w:rsidDel="00000000" w:rsidR="00000000" w:rsidRPr="00000000">
        <w:rPr>
          <w:rFonts w:ascii="Cambria" w:cs="Cambria" w:eastAsia="Cambria" w:hAnsi="Cambria"/>
          <w:rtl w:val="0"/>
        </w:rPr>
        <w:t xml:space="preserve">Driving an unroadworthy vehicle contrary to section 55 of the Traffic Act</w:t>
      </w:r>
    </w:p>
    <w:p w:rsidR="00000000" w:rsidDel="00000000" w:rsidP="00000000" w:rsidRDefault="00000000" w:rsidRPr="00000000" w14:paraId="000001E1">
      <w:pPr>
        <w:pageBreakBefore w:val="0"/>
        <w:rPr>
          <w:rFonts w:ascii="Cambria" w:cs="Cambria" w:eastAsia="Cambria" w:hAnsi="Cambria"/>
          <w:b w:val="1"/>
        </w:rPr>
      </w:pPr>
      <w:r w:rsidDel="00000000" w:rsidR="00000000" w:rsidRPr="00000000">
        <w:rPr>
          <w:rFonts w:ascii="Cambria" w:cs="Cambria" w:eastAsia="Cambria" w:hAnsi="Cambria"/>
          <w:b w:val="1"/>
          <w:rtl w:val="0"/>
        </w:rPr>
        <w:t xml:space="preserve">PARTICULARS OF OFFENCE</w:t>
      </w:r>
    </w:p>
    <w:p w:rsidR="00000000" w:rsidDel="00000000" w:rsidP="00000000" w:rsidRDefault="00000000" w:rsidRPr="00000000" w14:paraId="000001E2">
      <w:pPr>
        <w:pageBreakBefore w:val="0"/>
        <w:rPr>
          <w:rFonts w:ascii="Cambria" w:cs="Cambria" w:eastAsia="Cambria" w:hAnsi="Cambria"/>
        </w:rPr>
      </w:pPr>
      <w:r w:rsidDel="00000000" w:rsidR="00000000" w:rsidRPr="00000000">
        <w:rPr>
          <w:rFonts w:ascii="Cambria" w:cs="Cambria" w:eastAsia="Cambria" w:hAnsi="Cambria"/>
          <w:rtl w:val="0"/>
        </w:rPr>
        <w:t xml:space="preserve">KICHWA MAJI On 12.01.2013 at Ruaraka along Nairobi Thika Highway while drove motor vehicle Reg. No. KQ 333 that had a broken windscreen and was without reflectors. </w:t>
      </w:r>
    </w:p>
    <w:p w:rsidR="00000000" w:rsidDel="00000000" w:rsidP="00000000" w:rsidRDefault="00000000" w:rsidRPr="00000000" w14:paraId="000001E3">
      <w:pPr>
        <w:pageBreakBefore w:val="0"/>
        <w:rPr>
          <w:rFonts w:ascii="Cambria" w:cs="Cambria" w:eastAsia="Cambria" w:hAnsi="Cambria"/>
          <w:b w:val="1"/>
        </w:rPr>
      </w:pPr>
      <w:r w:rsidDel="00000000" w:rsidR="00000000" w:rsidRPr="00000000">
        <w:rPr>
          <w:rFonts w:ascii="Cambria" w:cs="Cambria" w:eastAsia="Cambria" w:hAnsi="Cambria"/>
          <w:b w:val="1"/>
          <w:rtl w:val="0"/>
        </w:rPr>
        <w:t xml:space="preserve">COUNT III</w:t>
      </w:r>
    </w:p>
    <w:p w:rsidR="00000000" w:rsidDel="00000000" w:rsidP="00000000" w:rsidRDefault="00000000" w:rsidRPr="00000000" w14:paraId="000001E4">
      <w:pPr>
        <w:pageBreakBefore w:val="0"/>
        <w:rPr>
          <w:rFonts w:ascii="Cambria" w:cs="Cambria" w:eastAsia="Cambria" w:hAnsi="Cambria"/>
          <w:b w:val="1"/>
        </w:rPr>
      </w:pPr>
      <w:r w:rsidDel="00000000" w:rsidR="00000000" w:rsidRPr="00000000">
        <w:rPr>
          <w:rFonts w:ascii="Cambria" w:cs="Cambria" w:eastAsia="Cambria" w:hAnsi="Cambria"/>
          <w:b w:val="1"/>
          <w:rtl w:val="0"/>
        </w:rPr>
        <w:t xml:space="preserve">CHARGE</w:t>
      </w:r>
    </w:p>
    <w:p w:rsidR="00000000" w:rsidDel="00000000" w:rsidP="00000000" w:rsidRDefault="00000000" w:rsidRPr="00000000" w14:paraId="000001E5">
      <w:pPr>
        <w:pageBreakBefore w:val="0"/>
        <w:rPr>
          <w:rFonts w:ascii="Cambria" w:cs="Cambria" w:eastAsia="Cambria" w:hAnsi="Cambria"/>
        </w:rPr>
      </w:pPr>
      <w:r w:rsidDel="00000000" w:rsidR="00000000" w:rsidRPr="00000000">
        <w:rPr>
          <w:rFonts w:ascii="Cambria" w:cs="Cambria" w:eastAsia="Cambria" w:hAnsi="Cambria"/>
          <w:rtl w:val="0"/>
        </w:rPr>
        <w:t xml:space="preserve">Failure to produce a driving licence on demand contrary to section 36(1) of the Traffic Act</w:t>
      </w:r>
    </w:p>
    <w:p w:rsidR="00000000" w:rsidDel="00000000" w:rsidP="00000000" w:rsidRDefault="00000000" w:rsidRPr="00000000" w14:paraId="000001E6">
      <w:pPr>
        <w:pageBreakBefore w:val="0"/>
        <w:rPr>
          <w:rFonts w:ascii="Cambria" w:cs="Cambria" w:eastAsia="Cambria" w:hAnsi="Cambria"/>
          <w:b w:val="1"/>
        </w:rPr>
      </w:pPr>
      <w:r w:rsidDel="00000000" w:rsidR="00000000" w:rsidRPr="00000000">
        <w:rPr>
          <w:rFonts w:ascii="Cambria" w:cs="Cambria" w:eastAsia="Cambria" w:hAnsi="Cambria"/>
          <w:b w:val="1"/>
          <w:rtl w:val="0"/>
        </w:rPr>
        <w:t xml:space="preserve">PARTICULARS OF OFFENCE</w:t>
      </w:r>
    </w:p>
    <w:p w:rsidR="00000000" w:rsidDel="00000000" w:rsidP="00000000" w:rsidRDefault="00000000" w:rsidRPr="00000000" w14:paraId="000001E7">
      <w:pPr>
        <w:pageBreakBefore w:val="0"/>
        <w:rPr>
          <w:rFonts w:ascii="Cambria" w:cs="Cambria" w:eastAsia="Cambria" w:hAnsi="Cambria"/>
        </w:rPr>
      </w:pPr>
      <w:r w:rsidDel="00000000" w:rsidR="00000000" w:rsidRPr="00000000">
        <w:rPr>
          <w:rFonts w:ascii="Cambria" w:cs="Cambria" w:eastAsia="Cambria" w:hAnsi="Cambria"/>
          <w:rtl w:val="0"/>
        </w:rPr>
        <w:t xml:space="preserve">KICHWA MAJI On 12.01.2013 at Ruaraka along Nairobi Thika Highway while drove motor vehicle Reg. No. KQ 333 failed to produce a driving licence. </w:t>
      </w:r>
    </w:p>
    <w:p w:rsidR="00000000" w:rsidDel="00000000" w:rsidP="00000000" w:rsidRDefault="00000000" w:rsidRPr="00000000" w14:paraId="000001E8">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1E9">
      <w:pPr>
        <w:pageBreakBefore w:val="0"/>
        <w:jc w:val="center"/>
        <w:rPr>
          <w:rFonts w:ascii="Cambria" w:cs="Cambria" w:eastAsia="Cambria" w:hAnsi="Cambria"/>
          <w:b w:val="1"/>
        </w:rPr>
      </w:pPr>
      <w:r w:rsidDel="00000000" w:rsidR="00000000" w:rsidRPr="00000000">
        <w:rPr>
          <w:rFonts w:ascii="Cambria" w:cs="Cambria" w:eastAsia="Cambria" w:hAnsi="Cambria"/>
          <w:b w:val="1"/>
          <w:rtl w:val="0"/>
        </w:rPr>
        <w:t xml:space="preserve">……..………………………………………..</w:t>
      </w:r>
    </w:p>
    <w:p w:rsidR="00000000" w:rsidDel="00000000" w:rsidP="00000000" w:rsidRDefault="00000000" w:rsidRPr="00000000" w14:paraId="000001EA">
      <w:pPr>
        <w:pageBreakBefore w:val="0"/>
        <w:rPr>
          <w:rFonts w:ascii="Cambria" w:cs="Cambria" w:eastAsia="Cambria" w:hAnsi="Cambria"/>
          <w:b w:val="1"/>
        </w:rPr>
      </w:pPr>
      <w:r w:rsidDel="00000000" w:rsidR="00000000" w:rsidRPr="00000000">
        <w:rPr>
          <w:rFonts w:ascii="Cambria" w:cs="Cambria" w:eastAsia="Cambria" w:hAnsi="Cambria"/>
          <w:b w:val="1"/>
          <w:rtl w:val="0"/>
        </w:rPr>
        <w:t xml:space="preserve">  For Officer in Charge Ruaraka Police station</w:t>
      </w:r>
    </w:p>
    <w:p w:rsidR="00000000" w:rsidDel="00000000" w:rsidP="00000000" w:rsidRDefault="00000000" w:rsidRPr="00000000" w14:paraId="000001EB">
      <w:pPr>
        <w:pageBreakBefore w:val="0"/>
        <w:rPr>
          <w:rFonts w:ascii="Cambria" w:cs="Cambria" w:eastAsia="Cambria" w:hAnsi="Cambria"/>
          <w:b w:val="1"/>
        </w:rPr>
      </w:pPr>
      <w:r w:rsidDel="00000000" w:rsidR="00000000" w:rsidRPr="00000000">
        <w:br w:type="page"/>
      </w:r>
      <w:r w:rsidDel="00000000" w:rsidR="00000000" w:rsidRPr="00000000">
        <w:rPr>
          <w:rtl w:val="0"/>
        </w:rPr>
      </w:r>
    </w:p>
    <w:p w:rsidR="00000000" w:rsidDel="00000000" w:rsidP="00000000" w:rsidRDefault="00000000" w:rsidRPr="00000000" w14:paraId="000001EC">
      <w:pPr>
        <w:pageBreakBefore w:val="0"/>
        <w:jc w:val="center"/>
        <w:rPr>
          <w:rFonts w:ascii="Cambria" w:cs="Cambria" w:eastAsia="Cambria" w:hAnsi="Cambria"/>
          <w:b w:val="1"/>
        </w:rPr>
      </w:pPr>
      <w:r w:rsidDel="00000000" w:rsidR="00000000" w:rsidRPr="00000000">
        <w:rPr>
          <w:rFonts w:ascii="Cambria" w:cs="Cambria" w:eastAsia="Cambria" w:hAnsi="Cambria"/>
          <w:b w:val="1"/>
          <w:rtl w:val="0"/>
        </w:rPr>
        <w:t xml:space="preserve">KENYA POLICE</w:t>
      </w:r>
    </w:p>
    <w:p w:rsidR="00000000" w:rsidDel="00000000" w:rsidP="00000000" w:rsidRDefault="00000000" w:rsidRPr="00000000" w14:paraId="000001ED">
      <w:pPr>
        <w:pageBreakBefore w:val="0"/>
        <w:jc w:val="center"/>
        <w:rPr>
          <w:rFonts w:ascii="Cambria" w:cs="Cambria" w:eastAsia="Cambria" w:hAnsi="Cambria"/>
          <w:b w:val="1"/>
        </w:rPr>
      </w:pPr>
      <w:r w:rsidDel="00000000" w:rsidR="00000000" w:rsidRPr="00000000">
        <w:rPr>
          <w:rFonts w:ascii="Cambria" w:cs="Cambria" w:eastAsia="Cambria" w:hAnsi="Cambria"/>
          <w:b w:val="1"/>
          <w:rtl w:val="0"/>
        </w:rPr>
        <w:t xml:space="preserve">CHARGE SHEET</w:t>
      </w:r>
    </w:p>
    <w:p w:rsidR="00000000" w:rsidDel="00000000" w:rsidP="00000000" w:rsidRDefault="00000000" w:rsidRPr="00000000" w14:paraId="000001EE">
      <w:pPr>
        <w:pageBreakBefore w:val="0"/>
        <w:rPr>
          <w:rFonts w:ascii="Cambria" w:cs="Cambria" w:eastAsia="Cambria" w:hAnsi="Cambria"/>
        </w:rPr>
      </w:pPr>
      <w:r w:rsidDel="00000000" w:rsidR="00000000" w:rsidRPr="00000000">
        <w:rPr>
          <w:rFonts w:ascii="Cambria" w:cs="Cambria" w:eastAsia="Cambria" w:hAnsi="Cambria"/>
          <w:rtl w:val="0"/>
        </w:rPr>
        <w:t xml:space="preserve">O.B No………….                                                                POLICE CASE NO </w:t>
      </w:r>
      <w:r w:rsidDel="00000000" w:rsidR="00000000" w:rsidRPr="00000000">
        <w:rPr>
          <w:rFonts w:ascii="Cambria" w:cs="Cambria" w:eastAsia="Cambria" w:hAnsi="Cambria"/>
          <w:u w:val="single"/>
          <w:rtl w:val="0"/>
        </w:rPr>
        <w:t xml:space="preserve">164/12/2013</w:t>
      </w:r>
      <w:r w:rsidDel="00000000" w:rsidR="00000000" w:rsidRPr="00000000">
        <w:rPr>
          <w:rtl w:val="0"/>
        </w:rPr>
      </w:r>
    </w:p>
    <w:p w:rsidR="00000000" w:rsidDel="00000000" w:rsidP="00000000" w:rsidRDefault="00000000" w:rsidRPr="00000000" w14:paraId="000001EF">
      <w:pPr>
        <w:pageBreakBefore w:val="0"/>
        <w:jc w:val="center"/>
        <w:rPr>
          <w:rFonts w:ascii="Cambria" w:cs="Cambria" w:eastAsia="Cambria" w:hAnsi="Cambria"/>
          <w:u w:val="single"/>
        </w:rPr>
      </w:pPr>
      <w:r w:rsidDel="00000000" w:rsidR="00000000" w:rsidRPr="00000000">
        <w:rPr>
          <w:rFonts w:ascii="Cambria" w:cs="Cambria" w:eastAsia="Cambria" w:hAnsi="Cambria"/>
          <w:rtl w:val="0"/>
        </w:rPr>
        <w:t xml:space="preserve">                                                                                             DATE TO COURT </w:t>
      </w:r>
      <w:r w:rsidDel="00000000" w:rsidR="00000000" w:rsidRPr="00000000">
        <w:rPr>
          <w:rFonts w:ascii="Cambria" w:cs="Cambria" w:eastAsia="Cambria" w:hAnsi="Cambria"/>
          <w:u w:val="single"/>
          <w:rtl w:val="0"/>
        </w:rPr>
        <w:t xml:space="preserve">15.01.1023</w:t>
      </w:r>
    </w:p>
    <w:tbl>
      <w:tblPr>
        <w:tblStyle w:val="Table3"/>
        <w:tblW w:w="932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9"/>
        <w:gridCol w:w="333"/>
        <w:gridCol w:w="949"/>
        <w:gridCol w:w="383"/>
        <w:gridCol w:w="1098"/>
        <w:gridCol w:w="72"/>
        <w:gridCol w:w="560"/>
        <w:gridCol w:w="433"/>
        <w:gridCol w:w="575"/>
        <w:gridCol w:w="984"/>
        <w:gridCol w:w="850"/>
        <w:gridCol w:w="1276"/>
        <w:tblGridChange w:id="0">
          <w:tblGrid>
            <w:gridCol w:w="1809"/>
            <w:gridCol w:w="333"/>
            <w:gridCol w:w="949"/>
            <w:gridCol w:w="383"/>
            <w:gridCol w:w="1098"/>
            <w:gridCol w:w="72"/>
            <w:gridCol w:w="560"/>
            <w:gridCol w:w="433"/>
            <w:gridCol w:w="575"/>
            <w:gridCol w:w="984"/>
            <w:gridCol w:w="850"/>
            <w:gridCol w:w="1276"/>
          </w:tblGrid>
        </w:tblGridChange>
      </w:tblGrid>
      <w:tr>
        <w:trPr>
          <w:cantSplit w:val="0"/>
          <w:tblHeader w:val="0"/>
        </w:trPr>
        <w:tc>
          <w:tcPr/>
          <w:p w:rsidR="00000000" w:rsidDel="00000000" w:rsidP="00000000" w:rsidRDefault="00000000" w:rsidRPr="00000000" w14:paraId="000001F0">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CHRISTIAN NAMES IN FULL OR NAMES</w:t>
            </w:r>
          </w:p>
          <w:p w:rsidR="00000000" w:rsidDel="00000000" w:rsidP="00000000" w:rsidRDefault="00000000" w:rsidRPr="00000000" w14:paraId="000001F1">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KIJANA MPOTEVU</w:t>
            </w:r>
          </w:p>
          <w:p w:rsidR="00000000" w:rsidDel="00000000" w:rsidP="00000000" w:rsidRDefault="00000000" w:rsidRPr="00000000" w14:paraId="000001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SIOGOPI KITU</w:t>
            </w:r>
          </w:p>
        </w:tc>
        <w:tc>
          <w:tcPr>
            <w:gridSpan w:val="2"/>
          </w:tcPr>
          <w:p w:rsidR="00000000" w:rsidDel="00000000" w:rsidP="00000000" w:rsidRDefault="00000000" w:rsidRPr="00000000" w14:paraId="000001F4">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SIRNAME OR FATHER’S NAME</w:t>
            </w:r>
          </w:p>
          <w:p w:rsidR="00000000" w:rsidDel="00000000" w:rsidP="00000000" w:rsidRDefault="00000000" w:rsidRPr="00000000" w14:paraId="000001F5">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N/A</w:t>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N/A</w:t>
            </w:r>
          </w:p>
        </w:tc>
        <w:tc>
          <w:tcPr>
            <w:gridSpan w:val="3"/>
          </w:tcPr>
          <w:p w:rsidR="00000000" w:rsidDel="00000000" w:rsidP="00000000" w:rsidRDefault="00000000" w:rsidRPr="00000000" w14:paraId="000001F9">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IDENTITY</w:t>
            </w:r>
          </w:p>
          <w:p w:rsidR="00000000" w:rsidDel="00000000" w:rsidP="00000000" w:rsidRDefault="00000000" w:rsidRPr="00000000" w14:paraId="000001FA">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FB">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FC">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FD">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27389076</w:t>
            </w:r>
          </w:p>
          <w:p w:rsidR="00000000" w:rsidDel="00000000" w:rsidP="00000000" w:rsidRDefault="00000000" w:rsidRPr="00000000" w14:paraId="000001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27278564</w:t>
            </w:r>
          </w:p>
        </w:tc>
        <w:tc>
          <w:tcPr>
            <w:gridSpan w:val="2"/>
          </w:tcPr>
          <w:p w:rsidR="00000000" w:rsidDel="00000000" w:rsidP="00000000" w:rsidRDefault="00000000" w:rsidRPr="00000000" w14:paraId="00000202">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SEX</w:t>
            </w:r>
          </w:p>
          <w:p w:rsidR="00000000" w:rsidDel="00000000" w:rsidP="00000000" w:rsidRDefault="00000000" w:rsidRPr="00000000" w14:paraId="00000203">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04">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05">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06">
            <w:pPr>
              <w:pageBreakBefore w:val="0"/>
              <w:tabs>
                <w:tab w:val="left" w:pos="735"/>
              </w:tabs>
              <w:spacing w:line="276" w:lineRule="auto"/>
              <w:rPr>
                <w:rFonts w:ascii="Cambria" w:cs="Cambria" w:eastAsia="Cambria" w:hAnsi="Cambria"/>
              </w:rPr>
            </w:pPr>
            <w:r w:rsidDel="00000000" w:rsidR="00000000" w:rsidRPr="00000000">
              <w:rPr>
                <w:rFonts w:ascii="Cambria" w:cs="Cambria" w:eastAsia="Cambria" w:hAnsi="Cambria"/>
                <w:rtl w:val="0"/>
              </w:rPr>
              <w:tab/>
            </w:r>
          </w:p>
          <w:p w:rsidR="00000000" w:rsidDel="00000000" w:rsidP="00000000" w:rsidRDefault="00000000" w:rsidRPr="00000000" w14:paraId="0000020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MALE </w:t>
            </w:r>
          </w:p>
          <w:p w:rsidR="00000000" w:rsidDel="00000000" w:rsidP="00000000" w:rsidRDefault="00000000" w:rsidRPr="00000000" w14:paraId="0000020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MALE </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0B">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NATIONALITY</w:t>
            </w:r>
          </w:p>
          <w:p w:rsidR="00000000" w:rsidDel="00000000" w:rsidP="00000000" w:rsidRDefault="00000000" w:rsidRPr="00000000" w14:paraId="0000020C">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0D">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0E">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0F">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KENYAN</w:t>
            </w:r>
          </w:p>
          <w:p w:rsidR="00000000" w:rsidDel="00000000" w:rsidP="00000000" w:rsidRDefault="00000000" w:rsidRPr="00000000" w14:paraId="0000021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KENYAN</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4">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AGE</w:t>
            </w:r>
          </w:p>
          <w:p w:rsidR="00000000" w:rsidDel="00000000" w:rsidP="00000000" w:rsidRDefault="00000000" w:rsidRPr="00000000" w14:paraId="00000215">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16">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17">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18">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19">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1A">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24</w:t>
            </w:r>
          </w:p>
          <w:p w:rsidR="00000000" w:rsidDel="00000000" w:rsidP="00000000" w:rsidRDefault="00000000" w:rsidRPr="00000000" w14:paraId="0000021B">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25</w:t>
            </w:r>
          </w:p>
        </w:tc>
        <w:tc>
          <w:tcPr/>
          <w:p w:rsidR="00000000" w:rsidDel="00000000" w:rsidP="00000000" w:rsidRDefault="00000000" w:rsidRPr="00000000" w14:paraId="0000021C">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ADDRESS</w:t>
            </w:r>
          </w:p>
          <w:p w:rsidR="00000000" w:rsidDel="00000000" w:rsidP="00000000" w:rsidRDefault="00000000" w:rsidRPr="00000000" w14:paraId="0000021D">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1E">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1F">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20">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21">
            <w:pPr>
              <w:pageBreakBefore w:val="0"/>
              <w:spacing w:line="276" w:lineRule="auto"/>
              <w:rPr>
                <w:rFonts w:ascii="Cambria" w:cs="Cambria" w:eastAsia="Cambria" w:hAnsi="Cambria"/>
              </w:rPr>
            </w:pPr>
            <w:r w:rsidDel="00000000" w:rsidR="00000000" w:rsidRPr="00000000">
              <w:rPr>
                <w:rtl w:val="0"/>
              </w:rPr>
            </w:r>
          </w:p>
        </w:tc>
      </w:tr>
      <w:tr>
        <w:trPr>
          <w:cantSplit w:val="0"/>
          <w:trHeight w:val="520" w:hRule="atLeast"/>
          <w:tblHeader w:val="0"/>
        </w:trPr>
        <w:tc>
          <w:tcPr>
            <w:gridSpan w:val="2"/>
          </w:tcPr>
          <w:p w:rsidR="00000000" w:rsidDel="00000000" w:rsidP="00000000" w:rsidRDefault="00000000" w:rsidRPr="00000000" w14:paraId="00000222">
            <w:pPr>
              <w:pageBreakBefore w:val="0"/>
              <w:spacing w:after="200" w:line="276" w:lineRule="auto"/>
              <w:ind w:left="108" w:firstLine="0"/>
              <w:rPr>
                <w:rFonts w:ascii="Cambria" w:cs="Cambria" w:eastAsia="Cambria" w:hAnsi="Cambria"/>
              </w:rPr>
            </w:pPr>
            <w:r w:rsidDel="00000000" w:rsidR="00000000" w:rsidRPr="00000000">
              <w:rPr>
                <w:rFonts w:ascii="Cambria" w:cs="Cambria" w:eastAsia="Cambria" w:hAnsi="Cambria"/>
                <w:rtl w:val="0"/>
              </w:rPr>
              <w:t xml:space="preserve">CHARGE</w:t>
            </w:r>
          </w:p>
        </w:tc>
        <w:tc>
          <w:tcPr>
            <w:gridSpan w:val="10"/>
          </w:tcPr>
          <w:p w:rsidR="00000000" w:rsidDel="00000000" w:rsidP="00000000" w:rsidRDefault="00000000" w:rsidRPr="00000000" w14:paraId="00000224">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INCITEMENT TO VIOLENCE CONTRARY TO SECTION 69 OF THE PENAL CODE</w:t>
            </w:r>
          </w:p>
        </w:tc>
      </w:tr>
      <w:tr>
        <w:trPr>
          <w:cantSplit w:val="0"/>
          <w:trHeight w:val="800" w:hRule="atLeast"/>
          <w:tblHeader w:val="0"/>
        </w:trPr>
        <w:tc>
          <w:tcPr>
            <w:gridSpan w:val="2"/>
          </w:tcPr>
          <w:p w:rsidR="00000000" w:rsidDel="00000000" w:rsidP="00000000" w:rsidRDefault="00000000" w:rsidRPr="00000000" w14:paraId="0000022E">
            <w:pPr>
              <w:pageBreakBefore w:val="0"/>
              <w:spacing w:after="200" w:line="276" w:lineRule="auto"/>
              <w:ind w:left="108" w:firstLine="0"/>
              <w:rPr>
                <w:rFonts w:ascii="Cambria" w:cs="Cambria" w:eastAsia="Cambria" w:hAnsi="Cambria"/>
              </w:rPr>
            </w:pPr>
            <w:r w:rsidDel="00000000" w:rsidR="00000000" w:rsidRPr="00000000">
              <w:rPr>
                <w:rFonts w:ascii="Cambria" w:cs="Cambria" w:eastAsia="Cambria" w:hAnsi="Cambria"/>
                <w:rtl w:val="0"/>
              </w:rPr>
              <w:t xml:space="preserve">PARTICULARS OF OFFENCE</w:t>
            </w:r>
          </w:p>
        </w:tc>
        <w:tc>
          <w:tcPr>
            <w:gridSpan w:val="10"/>
          </w:tcPr>
          <w:p w:rsidR="00000000" w:rsidDel="00000000" w:rsidP="00000000" w:rsidRDefault="00000000" w:rsidRPr="00000000" w14:paraId="00000230">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KIJANA MPOTEVU AND SIOGOPI KITU On 12.01. 2013 at Ruaraka along Nairobi Thika Highway urged KICHWA MAJI to assault AMKA TWENDE with repeated calls of </w:t>
            </w:r>
            <w:r w:rsidDel="00000000" w:rsidR="00000000" w:rsidRPr="00000000">
              <w:rPr>
                <w:rFonts w:ascii="Cambria" w:cs="Cambria" w:eastAsia="Cambria" w:hAnsi="Cambria"/>
                <w:i w:val="1"/>
                <w:rtl w:val="0"/>
              </w:rPr>
              <w:t xml:space="preserve">‘fundisha karao’.</w:t>
            </w:r>
            <w:r w:rsidDel="00000000" w:rsidR="00000000" w:rsidRPr="00000000">
              <w:rPr>
                <w:rtl w:val="0"/>
              </w:rPr>
            </w:r>
          </w:p>
          <w:p w:rsidR="00000000" w:rsidDel="00000000" w:rsidP="00000000" w:rsidRDefault="00000000" w:rsidRPr="00000000" w14:paraId="00000231">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32">
            <w:pPr>
              <w:pageBreakBefore w:val="0"/>
              <w:spacing w:line="276" w:lineRule="auto"/>
              <w:rPr>
                <w:rFonts w:ascii="Cambria" w:cs="Cambria" w:eastAsia="Cambria" w:hAnsi="Cambria"/>
                <w:b w:val="1"/>
              </w:rPr>
            </w:pPr>
            <w:r w:rsidDel="00000000" w:rsidR="00000000" w:rsidRPr="00000000">
              <w:rPr>
                <w:rFonts w:ascii="Cambria" w:cs="Cambria" w:eastAsia="Cambria" w:hAnsi="Cambria"/>
                <w:b w:val="1"/>
                <w:rtl w:val="0"/>
              </w:rPr>
              <w:t xml:space="preserve">COUNTS II AND III OVERLEAF</w:t>
            </w:r>
          </w:p>
        </w:tc>
      </w:tr>
      <w:tr>
        <w:trPr>
          <w:cantSplit w:val="0"/>
          <w:trHeight w:val="1380" w:hRule="atLeast"/>
          <w:tblHeader w:val="0"/>
        </w:trPr>
        <w:tc>
          <w:tcPr>
            <w:gridSpan w:val="2"/>
          </w:tcPr>
          <w:p w:rsidR="00000000" w:rsidDel="00000000" w:rsidP="00000000" w:rsidRDefault="00000000" w:rsidRPr="00000000" w14:paraId="0000023C">
            <w:pPr>
              <w:pageBreakBefore w:val="0"/>
              <w:spacing w:after="200" w:line="276" w:lineRule="auto"/>
              <w:ind w:left="108" w:firstLine="0"/>
              <w:rPr>
                <w:rFonts w:ascii="Cambria" w:cs="Cambria" w:eastAsia="Cambria" w:hAnsi="Cambria"/>
              </w:rPr>
            </w:pPr>
            <w:r w:rsidDel="00000000" w:rsidR="00000000" w:rsidRPr="00000000">
              <w:rPr>
                <w:rFonts w:ascii="Cambria" w:cs="Cambria" w:eastAsia="Cambria" w:hAnsi="Cambria"/>
                <w:rtl w:val="0"/>
              </w:rPr>
              <w:t xml:space="preserve">If accused arrested</w:t>
            </w:r>
          </w:p>
        </w:tc>
        <w:tc>
          <w:tcPr>
            <w:gridSpan w:val="2"/>
          </w:tcPr>
          <w:p w:rsidR="00000000" w:rsidDel="00000000" w:rsidP="00000000" w:rsidRDefault="00000000" w:rsidRPr="00000000" w14:paraId="0000023E">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Date of arrest</w:t>
            </w:r>
          </w:p>
          <w:p w:rsidR="00000000" w:rsidDel="00000000" w:rsidP="00000000" w:rsidRDefault="00000000" w:rsidRPr="00000000" w14:paraId="0000023F">
            <w:pPr>
              <w:pageBreakBefore w:val="0"/>
              <w:spacing w:line="276"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241">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With/ without warrant</w:t>
            </w:r>
          </w:p>
          <w:p w:rsidR="00000000" w:rsidDel="00000000" w:rsidP="00000000" w:rsidRDefault="00000000" w:rsidRPr="00000000" w14:paraId="00000242">
            <w:pPr>
              <w:pageBreakBefore w:val="0"/>
              <w:spacing w:line="276" w:lineRule="auto"/>
              <w:rPr>
                <w:rFonts w:ascii="Cambria" w:cs="Cambria" w:eastAsia="Cambria" w:hAnsi="Cambria"/>
              </w:rPr>
            </w:pPr>
            <w:r w:rsidDel="00000000" w:rsidR="00000000" w:rsidRPr="00000000">
              <w:rPr>
                <w:rtl w:val="0"/>
              </w:rPr>
            </w:r>
          </w:p>
        </w:tc>
        <w:tc>
          <w:tcPr>
            <w:gridSpan w:val="4"/>
          </w:tcPr>
          <w:p w:rsidR="00000000" w:rsidDel="00000000" w:rsidP="00000000" w:rsidRDefault="00000000" w:rsidRPr="00000000" w14:paraId="00000243">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Date App to Court</w:t>
            </w:r>
          </w:p>
          <w:p w:rsidR="00000000" w:rsidDel="00000000" w:rsidP="00000000" w:rsidRDefault="00000000" w:rsidRPr="00000000" w14:paraId="00000244">
            <w:pPr>
              <w:pageBreakBefore w:val="0"/>
              <w:spacing w:line="276" w:lineRule="auto"/>
              <w:rPr>
                <w:rFonts w:ascii="Cambria" w:cs="Cambria" w:eastAsia="Cambria" w:hAnsi="Cambria"/>
              </w:rPr>
            </w:pPr>
            <w:r w:rsidDel="00000000" w:rsidR="00000000" w:rsidRPr="00000000">
              <w:rPr>
                <w:rtl w:val="0"/>
              </w:rPr>
            </w:r>
          </w:p>
        </w:tc>
        <w:tc>
          <w:tcPr>
            <w:gridSpan w:val="2"/>
          </w:tcPr>
          <w:p w:rsidR="00000000" w:rsidDel="00000000" w:rsidP="00000000" w:rsidRDefault="00000000" w:rsidRPr="00000000" w14:paraId="00000248">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Bond or </w:t>
            </w:r>
          </w:p>
          <w:p w:rsidR="00000000" w:rsidDel="00000000" w:rsidP="00000000" w:rsidRDefault="00000000" w:rsidRPr="00000000" w14:paraId="00000249">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Bail and amount</w:t>
            </w:r>
          </w:p>
          <w:p w:rsidR="00000000" w:rsidDel="00000000" w:rsidP="00000000" w:rsidRDefault="00000000" w:rsidRPr="00000000" w14:paraId="0000024A">
            <w:pPr>
              <w:pageBreakBefore w:val="0"/>
              <w:spacing w:line="276"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24C">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Is Application for Summon to Issue</w:t>
            </w:r>
          </w:p>
        </w:tc>
      </w:tr>
      <w:tr>
        <w:trPr>
          <w:cantSplit w:val="0"/>
          <w:trHeight w:val="280" w:hRule="atLeast"/>
          <w:tblHeader w:val="0"/>
        </w:trPr>
        <w:tc>
          <w:tcPr>
            <w:gridSpan w:val="2"/>
          </w:tcPr>
          <w:p w:rsidR="00000000" w:rsidDel="00000000" w:rsidP="00000000" w:rsidRDefault="00000000" w:rsidRPr="00000000" w14:paraId="0000024D">
            <w:pPr>
              <w:pageBreakBefore w:val="0"/>
              <w:spacing w:after="200" w:line="276" w:lineRule="auto"/>
              <w:ind w:left="108" w:firstLine="0"/>
              <w:rPr>
                <w:rFonts w:ascii="Cambria" w:cs="Cambria" w:eastAsia="Cambria" w:hAnsi="Cambria"/>
              </w:rPr>
            </w:pPr>
            <w:r w:rsidDel="00000000" w:rsidR="00000000" w:rsidRPr="00000000">
              <w:rPr>
                <w:rtl w:val="0"/>
              </w:rPr>
            </w:r>
          </w:p>
        </w:tc>
        <w:tc>
          <w:tcPr>
            <w:gridSpan w:val="2"/>
          </w:tcPr>
          <w:p w:rsidR="00000000" w:rsidDel="00000000" w:rsidP="00000000" w:rsidRDefault="00000000" w:rsidRPr="00000000" w14:paraId="0000024F">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12.01.2013</w:t>
            </w:r>
          </w:p>
        </w:tc>
        <w:tc>
          <w:tcPr/>
          <w:p w:rsidR="00000000" w:rsidDel="00000000" w:rsidP="00000000" w:rsidRDefault="00000000" w:rsidRPr="00000000" w14:paraId="00000251">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W/O</w:t>
            </w:r>
          </w:p>
        </w:tc>
        <w:tc>
          <w:tcPr>
            <w:gridSpan w:val="4"/>
          </w:tcPr>
          <w:p w:rsidR="00000000" w:rsidDel="00000000" w:rsidP="00000000" w:rsidRDefault="00000000" w:rsidRPr="00000000" w14:paraId="00000252">
            <w:pPr>
              <w:pageBreakBefore w:val="0"/>
              <w:spacing w:line="276" w:lineRule="auto"/>
              <w:rPr>
                <w:rFonts w:ascii="Cambria" w:cs="Cambria" w:eastAsia="Cambria" w:hAnsi="Cambria"/>
              </w:rPr>
            </w:pPr>
            <w:r w:rsidDel="00000000" w:rsidR="00000000" w:rsidRPr="00000000">
              <w:rPr>
                <w:rtl w:val="0"/>
              </w:rPr>
            </w:r>
          </w:p>
        </w:tc>
        <w:tc>
          <w:tcPr>
            <w:gridSpan w:val="2"/>
          </w:tcPr>
          <w:p w:rsidR="00000000" w:rsidDel="00000000" w:rsidP="00000000" w:rsidRDefault="00000000" w:rsidRPr="00000000" w14:paraId="00000256">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IN CUSTODY</w:t>
            </w:r>
          </w:p>
        </w:tc>
        <w:tc>
          <w:tcPr/>
          <w:p w:rsidR="00000000" w:rsidDel="00000000" w:rsidP="00000000" w:rsidRDefault="00000000" w:rsidRPr="00000000" w14:paraId="00000258">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N/A</w:t>
            </w:r>
          </w:p>
        </w:tc>
      </w:tr>
      <w:tr>
        <w:trPr>
          <w:cantSplit w:val="0"/>
          <w:trHeight w:val="700" w:hRule="atLeast"/>
          <w:tblHeader w:val="0"/>
        </w:trPr>
        <w:tc>
          <w:tcPr>
            <w:gridSpan w:val="2"/>
          </w:tcPr>
          <w:p w:rsidR="00000000" w:rsidDel="00000000" w:rsidP="00000000" w:rsidRDefault="00000000" w:rsidRPr="00000000" w14:paraId="00000259">
            <w:pPr>
              <w:pageBreakBefore w:val="0"/>
              <w:spacing w:line="276" w:lineRule="auto"/>
              <w:ind w:left="108" w:firstLine="0"/>
              <w:rPr>
                <w:rFonts w:ascii="Cambria" w:cs="Cambria" w:eastAsia="Cambria" w:hAnsi="Cambria"/>
              </w:rPr>
            </w:pPr>
            <w:r w:rsidDel="00000000" w:rsidR="00000000" w:rsidRPr="00000000">
              <w:rPr>
                <w:rFonts w:ascii="Cambria" w:cs="Cambria" w:eastAsia="Cambria" w:hAnsi="Cambria"/>
                <w:rtl w:val="0"/>
              </w:rPr>
              <w:t xml:space="preserve">Remanded or Adjourned</w:t>
            </w:r>
          </w:p>
        </w:tc>
        <w:tc>
          <w:tcPr>
            <w:gridSpan w:val="2"/>
          </w:tcPr>
          <w:p w:rsidR="00000000" w:rsidDel="00000000" w:rsidP="00000000" w:rsidRDefault="00000000" w:rsidRPr="00000000" w14:paraId="0000025B">
            <w:pPr>
              <w:pageBreakBefore w:val="0"/>
              <w:spacing w:line="276" w:lineRule="auto"/>
              <w:rPr>
                <w:rFonts w:ascii="Cambria" w:cs="Cambria" w:eastAsia="Cambria" w:hAnsi="Cambria"/>
                <w:b w:val="1"/>
              </w:rPr>
            </w:pPr>
            <w:r w:rsidDel="00000000" w:rsidR="00000000" w:rsidRPr="00000000">
              <w:rPr>
                <w:rtl w:val="0"/>
              </w:rPr>
            </w:r>
          </w:p>
        </w:tc>
        <w:tc>
          <w:tcPr/>
          <w:p w:rsidR="00000000" w:rsidDel="00000000" w:rsidP="00000000" w:rsidRDefault="00000000" w:rsidRPr="00000000" w14:paraId="0000025D">
            <w:pPr>
              <w:pageBreakBefore w:val="0"/>
              <w:spacing w:line="276" w:lineRule="auto"/>
              <w:rPr>
                <w:rFonts w:ascii="Cambria" w:cs="Cambria" w:eastAsia="Cambria" w:hAnsi="Cambria"/>
              </w:rPr>
            </w:pPr>
            <w:r w:rsidDel="00000000" w:rsidR="00000000" w:rsidRPr="00000000">
              <w:rPr>
                <w:rtl w:val="0"/>
              </w:rPr>
            </w:r>
          </w:p>
        </w:tc>
        <w:tc>
          <w:tcPr>
            <w:gridSpan w:val="4"/>
          </w:tcPr>
          <w:p w:rsidR="00000000" w:rsidDel="00000000" w:rsidP="00000000" w:rsidRDefault="00000000" w:rsidRPr="00000000" w14:paraId="0000025E">
            <w:pPr>
              <w:pageBreakBefore w:val="0"/>
              <w:spacing w:line="276" w:lineRule="auto"/>
              <w:rPr>
                <w:rFonts w:ascii="Cambria" w:cs="Cambria" w:eastAsia="Cambria" w:hAnsi="Cambria"/>
              </w:rPr>
            </w:pPr>
            <w:r w:rsidDel="00000000" w:rsidR="00000000" w:rsidRPr="00000000">
              <w:rPr>
                <w:rtl w:val="0"/>
              </w:rPr>
            </w:r>
          </w:p>
        </w:tc>
        <w:tc>
          <w:tcPr>
            <w:gridSpan w:val="2"/>
          </w:tcPr>
          <w:p w:rsidR="00000000" w:rsidDel="00000000" w:rsidP="00000000" w:rsidRDefault="00000000" w:rsidRPr="00000000" w14:paraId="00000262">
            <w:pPr>
              <w:pageBreakBefore w:val="0"/>
              <w:spacing w:line="276"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264">
            <w:pPr>
              <w:pageBreakBefore w:val="0"/>
              <w:spacing w:line="276" w:lineRule="auto"/>
              <w:rPr>
                <w:rFonts w:ascii="Cambria" w:cs="Cambria" w:eastAsia="Cambria" w:hAnsi="Cambria"/>
              </w:rPr>
            </w:pPr>
            <w:r w:rsidDel="00000000" w:rsidR="00000000" w:rsidRPr="00000000">
              <w:rPr>
                <w:rtl w:val="0"/>
              </w:rPr>
            </w:r>
          </w:p>
        </w:tc>
      </w:tr>
      <w:tr>
        <w:trPr>
          <w:cantSplit w:val="0"/>
          <w:trHeight w:val="780" w:hRule="atLeast"/>
          <w:tblHeader w:val="0"/>
        </w:trPr>
        <w:tc>
          <w:tcPr>
            <w:gridSpan w:val="2"/>
          </w:tcPr>
          <w:p w:rsidR="00000000" w:rsidDel="00000000" w:rsidP="00000000" w:rsidRDefault="00000000" w:rsidRPr="00000000" w14:paraId="00000265">
            <w:pPr>
              <w:pageBreakBefore w:val="0"/>
              <w:spacing w:line="276" w:lineRule="auto"/>
              <w:ind w:left="108" w:firstLine="0"/>
              <w:rPr>
                <w:rFonts w:ascii="Cambria" w:cs="Cambria" w:eastAsia="Cambria" w:hAnsi="Cambria"/>
              </w:rPr>
            </w:pPr>
            <w:r w:rsidDel="00000000" w:rsidR="00000000" w:rsidRPr="00000000">
              <w:rPr>
                <w:rFonts w:ascii="Cambria" w:cs="Cambria" w:eastAsia="Cambria" w:hAnsi="Cambria"/>
                <w:rtl w:val="0"/>
              </w:rPr>
              <w:t xml:space="preserve">Complainant and address</w:t>
            </w:r>
          </w:p>
          <w:p w:rsidR="00000000" w:rsidDel="00000000" w:rsidP="00000000" w:rsidRDefault="00000000" w:rsidRPr="00000000" w14:paraId="00000266">
            <w:pPr>
              <w:pageBreakBefore w:val="0"/>
              <w:spacing w:line="276" w:lineRule="auto"/>
              <w:ind w:left="108" w:firstLine="0"/>
              <w:rPr>
                <w:rFonts w:ascii="Cambria" w:cs="Cambria" w:eastAsia="Cambria" w:hAnsi="Cambria"/>
              </w:rPr>
            </w:pPr>
            <w:r w:rsidDel="00000000" w:rsidR="00000000" w:rsidRPr="00000000">
              <w:rPr>
                <w:rtl w:val="0"/>
              </w:rPr>
            </w:r>
          </w:p>
        </w:tc>
        <w:tc>
          <w:tcPr>
            <w:gridSpan w:val="10"/>
          </w:tcPr>
          <w:p w:rsidR="00000000" w:rsidDel="00000000" w:rsidP="00000000" w:rsidRDefault="00000000" w:rsidRPr="00000000" w14:paraId="00000268">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REPUBLIC THROUGH THE DIRECTOR OF PUBLIC PROSECUTIONS         </w:t>
            </w:r>
          </w:p>
        </w:tc>
      </w:tr>
      <w:tr>
        <w:trPr>
          <w:cantSplit w:val="0"/>
          <w:trHeight w:val="1260" w:hRule="atLeast"/>
          <w:tblHeader w:val="0"/>
        </w:trPr>
        <w:tc>
          <w:tcPr>
            <w:gridSpan w:val="2"/>
          </w:tcPr>
          <w:p w:rsidR="00000000" w:rsidDel="00000000" w:rsidP="00000000" w:rsidRDefault="00000000" w:rsidRPr="00000000" w14:paraId="00000272">
            <w:pPr>
              <w:pageBreakBefore w:val="0"/>
              <w:spacing w:line="276" w:lineRule="auto"/>
              <w:ind w:left="108" w:firstLine="0"/>
              <w:rPr>
                <w:rFonts w:ascii="Cambria" w:cs="Cambria" w:eastAsia="Cambria" w:hAnsi="Cambria"/>
              </w:rPr>
            </w:pPr>
            <w:r w:rsidDel="00000000" w:rsidR="00000000" w:rsidRPr="00000000">
              <w:rPr>
                <w:rFonts w:ascii="Cambria" w:cs="Cambria" w:eastAsia="Cambria" w:hAnsi="Cambria"/>
                <w:rtl w:val="0"/>
              </w:rPr>
              <w:t xml:space="preserve">Witnesses</w:t>
            </w:r>
          </w:p>
        </w:tc>
        <w:tc>
          <w:tcPr>
            <w:gridSpan w:val="5"/>
            <w:shd w:fill="auto" w:val="clear"/>
          </w:tcPr>
          <w:p w:rsidR="00000000" w:rsidDel="00000000" w:rsidP="00000000" w:rsidRDefault="00000000" w:rsidRPr="00000000" w14:paraId="000002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Amka twende</w:t>
            </w:r>
          </w:p>
          <w:p w:rsidR="00000000" w:rsidDel="00000000" w:rsidP="00000000" w:rsidRDefault="00000000" w:rsidRPr="00000000" w14:paraId="000002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Fanya Fujo Uone</w:t>
            </w:r>
          </w:p>
          <w:p w:rsidR="00000000" w:rsidDel="00000000" w:rsidP="00000000" w:rsidRDefault="00000000" w:rsidRPr="00000000" w14:paraId="000002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Uhalifu Haulipi</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gridSpan w:val="5"/>
            <w:shd w:fill="auto" w:val="clear"/>
          </w:tcPr>
          <w:p w:rsidR="00000000" w:rsidDel="00000000" w:rsidP="00000000" w:rsidRDefault="00000000" w:rsidRPr="00000000" w14:paraId="0000027C">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7D">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7E">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7F">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80">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81">
            <w:pPr>
              <w:pageBreakBefore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82">
            <w:pPr>
              <w:pageBreakBefore w:val="0"/>
              <w:spacing w:line="276" w:lineRule="auto"/>
              <w:rPr>
                <w:rFonts w:ascii="Cambria" w:cs="Cambria" w:eastAsia="Cambria" w:hAnsi="Cambria"/>
              </w:rPr>
            </w:pPr>
            <w:r w:rsidDel="00000000" w:rsidR="00000000" w:rsidRPr="00000000">
              <w:rPr>
                <w:rtl w:val="0"/>
              </w:rPr>
            </w:r>
          </w:p>
        </w:tc>
      </w:tr>
      <w:tr>
        <w:trPr>
          <w:cantSplit w:val="0"/>
          <w:trHeight w:val="620" w:hRule="atLeast"/>
          <w:tblHeader w:val="0"/>
        </w:trPr>
        <w:tc>
          <w:tcPr>
            <w:gridSpan w:val="2"/>
            <w:tcBorders>
              <w:bottom w:color="000000" w:space="0" w:sz="4" w:val="single"/>
            </w:tcBorders>
          </w:tcPr>
          <w:p w:rsidR="00000000" w:rsidDel="00000000" w:rsidP="00000000" w:rsidRDefault="00000000" w:rsidRPr="00000000" w14:paraId="00000287">
            <w:pPr>
              <w:pageBreakBefore w:val="0"/>
              <w:spacing w:line="276" w:lineRule="auto"/>
              <w:ind w:left="108" w:firstLine="0"/>
              <w:rPr>
                <w:rFonts w:ascii="Cambria" w:cs="Cambria" w:eastAsia="Cambria" w:hAnsi="Cambria"/>
              </w:rPr>
            </w:pPr>
            <w:r w:rsidDel="00000000" w:rsidR="00000000" w:rsidRPr="00000000">
              <w:rPr>
                <w:rFonts w:ascii="Cambria" w:cs="Cambria" w:eastAsia="Cambria" w:hAnsi="Cambria"/>
                <w:rtl w:val="0"/>
              </w:rPr>
              <w:t xml:space="preserve">Sentence Court and Date </w:t>
            </w:r>
          </w:p>
        </w:tc>
        <w:tc>
          <w:tcPr>
            <w:gridSpan w:val="10"/>
            <w:shd w:fill="auto" w:val="clear"/>
          </w:tcPr>
          <w:p w:rsidR="00000000" w:rsidDel="00000000" w:rsidP="00000000" w:rsidRDefault="00000000" w:rsidRPr="00000000" w14:paraId="00000289">
            <w:pPr>
              <w:pageBreakBefore w:val="0"/>
              <w:spacing w:line="276" w:lineRule="auto"/>
              <w:rPr>
                <w:rFonts w:ascii="Cambria" w:cs="Cambria" w:eastAsia="Cambria" w:hAnsi="Cambria"/>
              </w:rPr>
            </w:pPr>
            <w:r w:rsidDel="00000000" w:rsidR="00000000" w:rsidRPr="00000000">
              <w:rPr>
                <w:rFonts w:ascii="Cambria" w:cs="Cambria" w:eastAsia="Cambria" w:hAnsi="Cambria"/>
                <w:rtl w:val="0"/>
              </w:rPr>
              <w:t xml:space="preserve">CHIEF MAGISTRATE COURT NAIROBI……If fine Paid……….</w:t>
            </w:r>
          </w:p>
          <w:p w:rsidR="00000000" w:rsidDel="00000000" w:rsidP="00000000" w:rsidRDefault="00000000" w:rsidRPr="00000000" w14:paraId="0000028A">
            <w:pPr>
              <w:pageBreakBefore w:val="0"/>
              <w:spacing w:line="276"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294">
      <w:pPr>
        <w:pageBreakBefore w:val="0"/>
        <w:rPr>
          <w:rFonts w:ascii="Cambria" w:cs="Cambria" w:eastAsia="Cambria" w:hAnsi="Cambria"/>
          <w:b w:val="1"/>
        </w:rPr>
      </w:pPr>
      <w:r w:rsidDel="00000000" w:rsidR="00000000" w:rsidRPr="00000000">
        <w:rPr>
          <w:rtl w:val="0"/>
        </w:rPr>
      </w:r>
    </w:p>
    <w:p w:rsidR="00000000" w:rsidDel="00000000" w:rsidP="00000000" w:rsidRDefault="00000000" w:rsidRPr="00000000" w14:paraId="00000295">
      <w:pPr>
        <w:pageBreakBefore w:val="0"/>
        <w:rPr>
          <w:rFonts w:ascii="Cambria" w:cs="Cambria" w:eastAsia="Cambria" w:hAnsi="Cambria"/>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ambria"/>
  <w:font w:name="Times New Roman"/>
  <w:font w:name="Courier New"/>
  <w:font w:name="Noto Sans Symbol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Page 116, Black’s Law dictionary 8</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edition.</w:t>
      </w:r>
    </w:p>
  </w:footnote>
  <w:footnote w:id="1">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(1970)2 WLR441</w:t>
      </w:r>
    </w:p>
  </w:footnote>
  <w:footnote w:id="2">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M'lmbui v Dyer (1967) E.A. 315 (High Court of Kenya).</w:t>
      </w:r>
    </w:p>
  </w:footnote>
  <w:footnote w:id="3">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Section 145 Criminal Procedure Act Cap 75 Laws of Kenya</w:t>
      </w:r>
    </w:p>
  </w:footnote>
  <w:footnote w:id="4">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Section 102, Criminal Procedure Code.</w:t>
      </w:r>
    </w:p>
  </w:footnote>
  <w:footnote w:id="5">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Section 102(3) of Criminal Procedure Code.</w:t>
      </w:r>
    </w:p>
  </w:footnote>
  <w:footnote w:id="6">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Sec. 109 Criminal Procedure Act</w:t>
      </w:r>
    </w:p>
  </w:footnote>
  <w:footnote w:id="7">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article 49, Constitution of Kenya 2010, </w:t>
      </w:r>
    </w:p>
  </w:footnote>
  <w:footnote w:id="8">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Article 3,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Universal Declaration of Human Rights 1948</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w:t>
      </w:r>
      <w:r w:rsidDel="00000000" w:rsidR="00000000" w:rsidRPr="00000000">
        <w:rPr>
          <w:rtl w:val="0"/>
        </w:rPr>
      </w:r>
    </w:p>
  </w:footnote>
  <w:footnote w:id="9">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Article 9.</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International Conventions on Civil and political rights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1966.</w:t>
      </w:r>
      <w:r w:rsidDel="00000000" w:rsidR="00000000" w:rsidRPr="00000000">
        <w:rPr>
          <w:rtl w:val="0"/>
        </w:rPr>
      </w:r>
    </w:p>
  </w:footnote>
  <w:footnote w:id="10">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Article 24, Constitution of Kenya 2010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tl w:val="0"/>
        </w:rPr>
      </w:r>
    </w:p>
  </w:footnote>
  <w:footnote w:id="11">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Section 34 (1),  Criminal Procedure Code</w:t>
      </w:r>
    </w:p>
  </w:footnote>
  <w:footnote w:id="12">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Section 35(1) , Criminal Procedure Code</w:t>
      </w:r>
    </w:p>
  </w:footnote>
  <w:footnote w:id="13">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(1967) EA 315 (HCK)</w:t>
      </w:r>
    </w:p>
  </w:footnote>
  <w:footnote w:id="14">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Act No. 8 of 2001</w:t>
      </w:r>
    </w:p>
  </w:footnote>
  <w:footnote w:id="15">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Cap 128 Laws of Kenya</w:t>
      </w:r>
    </w:p>
  </w:footnote>
  <w:footnote w:id="16">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(1958) EA 706</w:t>
      </w:r>
    </w:p>
  </w:footnote>
  <w:footnote w:id="17">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Act No.8 of 1999</w:t>
      </w:r>
    </w:p>
  </w:footnote>
  <w:footnote w:id="18">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Cap 265 Laws of Kenya</w:t>
      </w:r>
    </w:p>
  </w:footnote>
  <w:footnote w:id="19">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Cap 84 Laws of Kenya</w:t>
      </w:r>
    </w:p>
  </w:footnote>
  <w:footnote w:id="20">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single"/>
          <w:shd w:fill="auto" w:val="clear"/>
          <w:vertAlign w:val="baseline"/>
          <w:rtl w:val="0"/>
        </w:rPr>
        <w:t xml:space="preserve">R v Zablon Ogalo Obonyo</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Criminal Case No. 24 of 1991, Principal Magistrates Court, Kisumu</w:t>
      </w:r>
    </w:p>
  </w:footnote>
  <w:footnote w:id="21">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Section 30, National Assembly (Powers and Privileges) Act, Chapter 179 of the Laws of Kenya.</w:t>
      </w:r>
    </w:p>
  </w:footnote>
  <w:footnote w:id="22">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Ibid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section 29. See also </w:t>
      </w:r>
      <w:r w:rsidDel="00000000" w:rsidR="00000000" w:rsidRPr="00000000">
        <w:rPr>
          <w:rFonts w:ascii="Times New Roman" w:cs="Times New Roman" w:eastAsia="Times New Roman" w:hAnsi="Times New Roman"/>
          <w:b w:val="0"/>
          <w:i w:val="1"/>
          <w:smallCaps w:val="0"/>
          <w:strike w:val="0"/>
          <w:color w:val="000000"/>
          <w:sz w:val="18"/>
          <w:szCs w:val="18"/>
          <w:u w:val="single"/>
          <w:shd w:fill="auto" w:val="clear"/>
          <w:vertAlign w:val="baseline"/>
          <w:rtl w:val="0"/>
        </w:rPr>
        <w:t xml:space="preserve">Attorney-General v. Times Newspapers Ltd</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(1973)1 All ER 815.</w:t>
      </w:r>
    </w:p>
  </w:footnote>
  <w:footnote w:id="23">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Cap 85 Laws of Kenya</w:t>
      </w:r>
    </w:p>
  </w:footnote>
  <w:footnote w:id="24">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Cap 199 Laws of Kenya</w:t>
      </w:r>
    </w:p>
  </w:footnote>
  <w:footnote w:id="25">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The Armed forces Constabulary is created by Section 191 of the Armed Forces Act its function are provided for at Section 194 of the Act as to maintain the security, protection (including protection against fire and other damage) and orderly regulation of all public establishments and of public property in the charge of the armed forces.</w:t>
      </w:r>
    </w:p>
  </w:footnote>
  <w:footnote w:id="26">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Ibid, Section 195</w:t>
      </w:r>
    </w:p>
  </w:footnote>
  <w:footnote w:id="27">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Momanyi Bwonwong’a, Procedures in Criminal Law in Kenya, published by East African Educational Publishers, page 59 </w:t>
      </w:r>
    </w:p>
  </w:footnote>
  <w:footnote w:id="28">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(1972) EA 466(CA)</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630" w:hanging="360"/>
      </w:pPr>
      <w:rPr>
        <w:b w:val="1"/>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lowerLetter"/>
      <w:lvlText w:val="%1)"/>
      <w:lvlJc w:val="left"/>
      <w:pPr>
        <w:ind w:left="81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bullet"/>
      <w:lvlText w:val="●"/>
      <w:lvlJc w:val="left"/>
      <w:pPr>
        <w:ind w:left="99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abstractNum w:abstractNumId="1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lowerLetter"/>
      <w:lvlText w:val="%1)"/>
      <w:lvlJc w:val="left"/>
      <w:pPr>
        <w:ind w:left="1080" w:hanging="360"/>
      </w:pPr>
      <w:rPr>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E7E82"/>
    <w:rPr>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EndnoteText">
    <w:name w:val="endnote text"/>
    <w:basedOn w:val="Normal"/>
    <w:link w:val="EndnoteTextChar"/>
    <w:uiPriority w:val="99"/>
    <w:semiHidden w:val="1"/>
    <w:unhideWhenUsed w:val="1"/>
    <w:rsid w:val="009E7E82"/>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9E7E82"/>
    <w:rPr>
      <w:sz w:val="20"/>
      <w:szCs w:val="20"/>
      <w:lang w:val="en-GB"/>
    </w:rPr>
  </w:style>
  <w:style w:type="paragraph" w:styleId="ListParagraph">
    <w:name w:val="List Paragraph"/>
    <w:basedOn w:val="Normal"/>
    <w:uiPriority w:val="34"/>
    <w:qFormat w:val="1"/>
    <w:rsid w:val="009E7E82"/>
    <w:pPr>
      <w:ind w:left="720"/>
      <w:contextualSpacing w:val="1"/>
    </w:pPr>
  </w:style>
  <w:style w:type="character" w:styleId="EndnoteReference">
    <w:name w:val="endnote reference"/>
    <w:basedOn w:val="DefaultParagraphFont"/>
    <w:uiPriority w:val="99"/>
    <w:semiHidden w:val="1"/>
    <w:unhideWhenUsed w:val="1"/>
    <w:rsid w:val="009E7E82"/>
    <w:rPr>
      <w:vertAlign w:val="superscript"/>
    </w:rPr>
  </w:style>
  <w:style w:type="paragraph" w:styleId="FootnoteText">
    <w:name w:val="footnote text"/>
    <w:basedOn w:val="Normal"/>
    <w:link w:val="FootnoteTextChar"/>
    <w:unhideWhenUsed w:val="1"/>
    <w:rsid w:val="00004274"/>
    <w:pPr>
      <w:spacing w:after="0" w:line="240" w:lineRule="auto"/>
    </w:pPr>
    <w:rPr>
      <w:sz w:val="20"/>
      <w:szCs w:val="20"/>
    </w:rPr>
  </w:style>
  <w:style w:type="character" w:styleId="FootnoteTextChar" w:customStyle="1">
    <w:name w:val="Footnote Text Char"/>
    <w:basedOn w:val="DefaultParagraphFont"/>
    <w:link w:val="FootnoteText"/>
    <w:rsid w:val="00004274"/>
    <w:rPr>
      <w:sz w:val="20"/>
      <w:szCs w:val="20"/>
      <w:lang w:val="en-GB"/>
    </w:rPr>
  </w:style>
  <w:style w:type="character" w:styleId="FootnoteReference">
    <w:name w:val="footnote reference"/>
    <w:basedOn w:val="DefaultParagraphFont"/>
    <w:unhideWhenUsed w:val="1"/>
    <w:rsid w:val="00004274"/>
    <w:rPr>
      <w:vertAlign w:val="superscript"/>
    </w:rPr>
  </w:style>
  <w:style w:type="character" w:styleId="Strong">
    <w:name w:val="Strong"/>
    <w:basedOn w:val="DefaultParagraphFont"/>
    <w:uiPriority w:val="22"/>
    <w:qFormat w:val="1"/>
    <w:rsid w:val="005E3E7F"/>
    <w:rPr>
      <w:b w:val="1"/>
      <w:bCs w:val="1"/>
    </w:rPr>
  </w:style>
  <w:style w:type="table" w:styleId="TableGrid">
    <w:name w:val="Table Grid"/>
    <w:basedOn w:val="TableNormal"/>
    <w:uiPriority w:val="59"/>
    <w:rsid w:val="009B6213"/>
    <w:pPr>
      <w:spacing w:after="0" w:line="240" w:lineRule="auto"/>
    </w:pPr>
    <w:rPr>
      <w:lang w:val="en-GB"/>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Pa6" w:customStyle="1">
    <w:name w:val="Pa6"/>
    <w:basedOn w:val="Normal"/>
    <w:next w:val="Normal"/>
    <w:uiPriority w:val="99"/>
    <w:rsid w:val="00D37024"/>
    <w:pPr>
      <w:autoSpaceDE w:val="0"/>
      <w:autoSpaceDN w:val="0"/>
      <w:adjustRightInd w:val="0"/>
      <w:spacing w:after="0" w:line="201" w:lineRule="atLeast"/>
    </w:pPr>
    <w:rPr>
      <w:rFonts w:ascii="Times" w:cs="Times" w:hAnsi="Times"/>
      <w:sz w:val="24"/>
      <w:szCs w:val="24"/>
      <w:lang w:val="en-US"/>
    </w:rPr>
  </w:style>
  <w:style w:type="paragraph" w:styleId="Pa29" w:customStyle="1">
    <w:name w:val="Pa29"/>
    <w:basedOn w:val="Normal"/>
    <w:next w:val="Normal"/>
    <w:uiPriority w:val="99"/>
    <w:rsid w:val="00D37024"/>
    <w:pPr>
      <w:autoSpaceDE w:val="0"/>
      <w:autoSpaceDN w:val="0"/>
      <w:adjustRightInd w:val="0"/>
      <w:spacing w:after="0" w:line="241" w:lineRule="atLeast"/>
    </w:pPr>
    <w:rPr>
      <w:rFonts w:ascii="Times" w:cs="Times" w:hAnsi="Times"/>
      <w:sz w:val="24"/>
      <w:szCs w:val="24"/>
      <w:lang w:val="en-US"/>
    </w:rPr>
  </w:style>
  <w:style w:type="character" w:styleId="A6" w:customStyle="1">
    <w:name w:val="A6"/>
    <w:uiPriority w:val="99"/>
    <w:rsid w:val="00D37024"/>
    <w:rPr>
      <w:color w:val="000000"/>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LUPOZRgRnKHx/8zZnzWG+H8NkzA==">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