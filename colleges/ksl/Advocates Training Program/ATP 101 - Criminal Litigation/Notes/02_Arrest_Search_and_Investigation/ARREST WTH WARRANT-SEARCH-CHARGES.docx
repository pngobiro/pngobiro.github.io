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both"/>
        <w:rPr>
          <w:vertAlign w:val="baseline"/>
        </w:rPr>
      </w:pPr>
      <w:r w:rsidDel="00000000" w:rsidR="00000000" w:rsidRPr="00000000">
        <w:rPr>
          <w:vertAlign w:val="baseline"/>
          <w:rtl w:val="0"/>
        </w:rPr>
        <w:t xml:space="preserve">CRIMINAL PROCEDURE &amp; PRACTICE Lecture 3</w:t>
        <w:tab/>
        <w:tab/>
        <w:tab/>
        <w:t xml:space="preserve">12.2.03</w:t>
      </w:r>
    </w:p>
    <w:p w:rsidR="00000000" w:rsidDel="00000000" w:rsidP="00000000" w:rsidRDefault="00000000" w:rsidRPr="00000000" w14:paraId="00000002">
      <w:pPr>
        <w:pageBreakBefore w:val="0"/>
        <w:jc w:val="both"/>
        <w:rPr>
          <w:vertAlign w:val="baseline"/>
        </w:rPr>
      </w:pPr>
      <w:r w:rsidDel="00000000" w:rsidR="00000000" w:rsidRPr="00000000">
        <w:rPr>
          <w:rtl w:val="0"/>
        </w:rPr>
      </w:r>
    </w:p>
    <w:p w:rsidR="00000000" w:rsidDel="00000000" w:rsidP="00000000" w:rsidRDefault="00000000" w:rsidRPr="00000000" w14:paraId="00000003">
      <w:pPr>
        <w:pageBreakBefore w:val="0"/>
        <w:jc w:val="both"/>
        <w:rPr>
          <w:vertAlign w:val="baseline"/>
        </w:rPr>
      </w:pPr>
      <w:r w:rsidDel="00000000" w:rsidR="00000000" w:rsidRPr="00000000">
        <w:rPr>
          <w:vertAlign w:val="baseline"/>
          <w:rtl w:val="0"/>
        </w:rPr>
        <w:t xml:space="preserve">ARREST</w:t>
      </w:r>
    </w:p>
    <w:p w:rsidR="00000000" w:rsidDel="00000000" w:rsidP="00000000" w:rsidRDefault="00000000" w:rsidRPr="00000000" w14:paraId="00000004">
      <w:pPr>
        <w:pageBreakBefore w:val="0"/>
        <w:jc w:val="both"/>
        <w:rPr>
          <w:vertAlign w:val="baseline"/>
        </w:rPr>
      </w:pPr>
      <w:r w:rsidDel="00000000" w:rsidR="00000000" w:rsidRPr="00000000">
        <w:rPr>
          <w:rtl w:val="0"/>
        </w:rPr>
      </w:r>
    </w:p>
    <w:p w:rsidR="00000000" w:rsidDel="00000000" w:rsidP="00000000" w:rsidRDefault="00000000" w:rsidRPr="00000000" w14:paraId="00000005">
      <w:pPr>
        <w:pageBreakBefore w:val="0"/>
        <w:jc w:val="both"/>
        <w:rPr>
          <w:u w:val="single"/>
          <w:vertAlign w:val="baseline"/>
        </w:rPr>
      </w:pPr>
      <w:r w:rsidDel="00000000" w:rsidR="00000000" w:rsidRPr="00000000">
        <w:rPr>
          <w:u w:val="single"/>
          <w:vertAlign w:val="baseline"/>
          <w:rtl w:val="0"/>
        </w:rPr>
        <w:t xml:space="preserve">Arrest with a Warrant:</w:t>
      </w:r>
    </w:p>
    <w:p w:rsidR="00000000" w:rsidDel="00000000" w:rsidP="00000000" w:rsidRDefault="00000000" w:rsidRPr="00000000" w14:paraId="00000006">
      <w:pPr>
        <w:pageBreakBefore w:val="0"/>
        <w:jc w:val="both"/>
        <w:rPr>
          <w:u w:val="single"/>
          <w:vertAlign w:val="baseline"/>
        </w:rPr>
      </w:pPr>
      <w:r w:rsidDel="00000000" w:rsidR="00000000" w:rsidRPr="00000000">
        <w:rPr>
          <w:rtl w:val="0"/>
        </w:rPr>
      </w:r>
    </w:p>
    <w:p w:rsidR="00000000" w:rsidDel="00000000" w:rsidP="00000000" w:rsidRDefault="00000000" w:rsidRPr="00000000" w14:paraId="00000007">
      <w:pPr>
        <w:pageBreakBefore w:val="0"/>
        <w:jc w:val="both"/>
        <w:rPr>
          <w:vertAlign w:val="baseline"/>
        </w:rPr>
      </w:pPr>
      <w:r w:rsidDel="00000000" w:rsidR="00000000" w:rsidRPr="00000000">
        <w:rPr>
          <w:vertAlign w:val="baseline"/>
          <w:rtl w:val="0"/>
        </w:rPr>
        <w:t xml:space="preserve">Warrants of arrest are issued to secure the attendance of a person in court.  Whether in criminal or civil cases it will be issued to compel attendance.</w:t>
      </w:r>
    </w:p>
    <w:p w:rsidR="00000000" w:rsidDel="00000000" w:rsidP="00000000" w:rsidRDefault="00000000" w:rsidRPr="00000000" w14:paraId="00000008">
      <w:pPr>
        <w:pageBreakBefore w:val="0"/>
        <w:jc w:val="both"/>
        <w:rPr>
          <w:vertAlign w:val="baseline"/>
        </w:rPr>
      </w:pPr>
      <w:r w:rsidDel="00000000" w:rsidR="00000000" w:rsidRPr="00000000">
        <w:rPr>
          <w:rtl w:val="0"/>
        </w:rPr>
      </w:r>
    </w:p>
    <w:p w:rsidR="00000000" w:rsidDel="00000000" w:rsidP="00000000" w:rsidRDefault="00000000" w:rsidRPr="00000000" w14:paraId="00000009">
      <w:pPr>
        <w:pageBreakBefore w:val="0"/>
        <w:jc w:val="both"/>
        <w:rPr>
          <w:vertAlign w:val="baseline"/>
        </w:rPr>
      </w:pPr>
      <w:r w:rsidDel="00000000" w:rsidR="00000000" w:rsidRPr="00000000">
        <w:rPr>
          <w:vertAlign w:val="baseline"/>
          <w:rtl w:val="0"/>
        </w:rPr>
        <w:t xml:space="preserve">In criminal procedure, the procedure is chiefly applied in cases where proceedings are commenced by first laying a charge in court or by the filing of a private complaint in court.  In this case you start with a charge and then issue a warrant of arrest but in arrest without warrant you start with arrest and then file a complaint in court.  The charge may be laid by a police officer or a private prosecutor.</w:t>
      </w:r>
    </w:p>
    <w:p w:rsidR="00000000" w:rsidDel="00000000" w:rsidP="00000000" w:rsidRDefault="00000000" w:rsidRPr="00000000" w14:paraId="0000000A">
      <w:pPr>
        <w:pageBreakBefore w:val="0"/>
        <w:jc w:val="both"/>
        <w:rPr>
          <w:vertAlign w:val="baseline"/>
        </w:rPr>
      </w:pPr>
      <w:r w:rsidDel="00000000" w:rsidR="00000000" w:rsidRPr="00000000">
        <w:rPr>
          <w:rtl w:val="0"/>
        </w:rPr>
      </w:r>
    </w:p>
    <w:p w:rsidR="00000000" w:rsidDel="00000000" w:rsidP="00000000" w:rsidRDefault="00000000" w:rsidRPr="00000000" w14:paraId="0000000B">
      <w:pPr>
        <w:pageBreakBefore w:val="0"/>
        <w:jc w:val="both"/>
        <w:rPr>
          <w:vertAlign w:val="baseline"/>
        </w:rPr>
      </w:pPr>
      <w:r w:rsidDel="00000000" w:rsidR="00000000" w:rsidRPr="00000000">
        <w:rPr>
          <w:vertAlign w:val="baseline"/>
          <w:rtl w:val="0"/>
        </w:rPr>
        <w:t xml:space="preserve">Under Section 90 of the CPC, upon receiving the charge or complaint the court may either issue summons or a warrant of arrest.  That depends purely on the circumstances if it is a fairly serious charge the court should issue a warrant for the arrest.  A proviso to Section 90 further provides that a warrant is not to be issued unless the complaint is made on oath.  A complaint on oath is more authentic that one which is not on oath i.e. it has more force in law because if the statements contained on oath are false the swearer of the oath exposes himself to certain liabilities, severe consequences are likely to ensue coz that would amount to perjury or lying on oath.  As a private prosecutor if you intend that the person named in the complaint is to be arrested, then the complaint must be under oath.</w:t>
      </w:r>
    </w:p>
    <w:p w:rsidR="00000000" w:rsidDel="00000000" w:rsidP="00000000" w:rsidRDefault="00000000" w:rsidRPr="00000000" w14:paraId="0000000C">
      <w:pPr>
        <w:pageBreakBefore w:val="0"/>
        <w:jc w:val="both"/>
        <w:rPr>
          <w:vertAlign w:val="baseline"/>
        </w:rPr>
      </w:pPr>
      <w:r w:rsidDel="00000000" w:rsidR="00000000" w:rsidRPr="00000000">
        <w:rPr>
          <w:rtl w:val="0"/>
        </w:rPr>
      </w:r>
    </w:p>
    <w:p w:rsidR="00000000" w:rsidDel="00000000" w:rsidP="00000000" w:rsidRDefault="00000000" w:rsidRPr="00000000" w14:paraId="0000000D">
      <w:pPr>
        <w:pageBreakBefore w:val="0"/>
        <w:jc w:val="both"/>
        <w:rPr>
          <w:vertAlign w:val="baseline"/>
        </w:rPr>
      </w:pPr>
      <w:r w:rsidDel="00000000" w:rsidR="00000000" w:rsidRPr="00000000">
        <w:rPr>
          <w:vertAlign w:val="baseline"/>
          <w:rtl w:val="0"/>
        </w:rPr>
        <w:t xml:space="preserve">A warrant may be even be issued to a person who has already been served with summons.  This would normally happen in cases where the suspect is likely to run away or leave the jurisdiction of the court then a warrant may be issued.  If a person disobeys the summons a warrant will be issued.</w:t>
      </w:r>
    </w:p>
    <w:p w:rsidR="00000000" w:rsidDel="00000000" w:rsidP="00000000" w:rsidRDefault="00000000" w:rsidRPr="00000000" w14:paraId="0000000E">
      <w:pPr>
        <w:pageBreakBefore w:val="0"/>
        <w:jc w:val="both"/>
        <w:rPr>
          <w:vertAlign w:val="baseline"/>
        </w:rPr>
      </w:pPr>
      <w:r w:rsidDel="00000000" w:rsidR="00000000" w:rsidRPr="00000000">
        <w:rPr>
          <w:rtl w:val="0"/>
        </w:rPr>
      </w:r>
    </w:p>
    <w:p w:rsidR="00000000" w:rsidDel="00000000" w:rsidP="00000000" w:rsidRDefault="00000000" w:rsidRPr="00000000" w14:paraId="0000000F">
      <w:pPr>
        <w:pageBreakBefore w:val="0"/>
        <w:jc w:val="both"/>
        <w:rPr>
          <w:vertAlign w:val="baseline"/>
        </w:rPr>
      </w:pPr>
      <w:r w:rsidDel="00000000" w:rsidR="00000000" w:rsidRPr="00000000">
        <w:rPr>
          <w:vertAlign w:val="baseline"/>
          <w:rtl w:val="0"/>
        </w:rPr>
        <w:t xml:space="preserve">Section 102 states the requirements for a valid warrant of arrest and these are</w:t>
      </w:r>
    </w:p>
    <w:p w:rsidR="00000000" w:rsidDel="00000000" w:rsidP="00000000" w:rsidRDefault="00000000" w:rsidRPr="00000000" w14:paraId="00000010">
      <w:pPr>
        <w:pageBreakBefore w:val="0"/>
        <w:numPr>
          <w:ilvl w:val="0"/>
          <w:numId w:val="4"/>
        </w:numPr>
        <w:ind w:left="1080" w:hanging="720"/>
        <w:jc w:val="both"/>
        <w:rPr>
          <w:vertAlign w:val="baseline"/>
        </w:rPr>
      </w:pPr>
      <w:r w:rsidDel="00000000" w:rsidR="00000000" w:rsidRPr="00000000">
        <w:rPr>
          <w:vertAlign w:val="baseline"/>
          <w:rtl w:val="0"/>
        </w:rPr>
        <w:t xml:space="preserve">It should be in writing;</w:t>
      </w:r>
    </w:p>
    <w:p w:rsidR="00000000" w:rsidDel="00000000" w:rsidP="00000000" w:rsidRDefault="00000000" w:rsidRPr="00000000" w14:paraId="00000011">
      <w:pPr>
        <w:pageBreakBefore w:val="0"/>
        <w:numPr>
          <w:ilvl w:val="0"/>
          <w:numId w:val="4"/>
        </w:numPr>
        <w:ind w:left="1080" w:hanging="720"/>
        <w:jc w:val="both"/>
        <w:rPr>
          <w:vertAlign w:val="baseline"/>
        </w:rPr>
      </w:pPr>
      <w:r w:rsidDel="00000000" w:rsidR="00000000" w:rsidRPr="00000000">
        <w:rPr>
          <w:vertAlign w:val="baseline"/>
          <w:rtl w:val="0"/>
        </w:rPr>
        <w:t xml:space="preserve">Signed by the Magistrate or Judge;</w:t>
      </w:r>
    </w:p>
    <w:p w:rsidR="00000000" w:rsidDel="00000000" w:rsidP="00000000" w:rsidRDefault="00000000" w:rsidRPr="00000000" w14:paraId="00000012">
      <w:pPr>
        <w:pageBreakBefore w:val="0"/>
        <w:numPr>
          <w:ilvl w:val="0"/>
          <w:numId w:val="4"/>
        </w:numPr>
        <w:ind w:left="1080" w:hanging="720"/>
        <w:jc w:val="both"/>
        <w:rPr>
          <w:vertAlign w:val="baseline"/>
        </w:rPr>
      </w:pPr>
      <w:r w:rsidDel="00000000" w:rsidR="00000000" w:rsidRPr="00000000">
        <w:rPr>
          <w:vertAlign w:val="baseline"/>
          <w:rtl w:val="0"/>
        </w:rPr>
        <w:t xml:space="preserve">It should bear the seal of the court;</w:t>
      </w:r>
    </w:p>
    <w:p w:rsidR="00000000" w:rsidDel="00000000" w:rsidP="00000000" w:rsidRDefault="00000000" w:rsidRPr="00000000" w14:paraId="00000013">
      <w:pPr>
        <w:pageBreakBefore w:val="0"/>
        <w:numPr>
          <w:ilvl w:val="0"/>
          <w:numId w:val="4"/>
        </w:numPr>
        <w:ind w:left="1080" w:hanging="720"/>
        <w:jc w:val="both"/>
        <w:rPr>
          <w:vertAlign w:val="baseline"/>
        </w:rPr>
      </w:pPr>
      <w:r w:rsidDel="00000000" w:rsidR="00000000" w:rsidRPr="00000000">
        <w:rPr>
          <w:vertAlign w:val="baseline"/>
          <w:rtl w:val="0"/>
        </w:rPr>
        <w:t xml:space="preserve">It must briefly state the charge against the suspect – serves the purpse of notifying the suspect;</w:t>
      </w:r>
    </w:p>
    <w:p w:rsidR="00000000" w:rsidDel="00000000" w:rsidP="00000000" w:rsidRDefault="00000000" w:rsidRPr="00000000" w14:paraId="00000014">
      <w:pPr>
        <w:pageBreakBefore w:val="0"/>
        <w:numPr>
          <w:ilvl w:val="0"/>
          <w:numId w:val="4"/>
        </w:numPr>
        <w:ind w:left="1080" w:hanging="720"/>
        <w:jc w:val="both"/>
        <w:rPr>
          <w:vertAlign w:val="baseline"/>
        </w:rPr>
      </w:pPr>
      <w:r w:rsidDel="00000000" w:rsidR="00000000" w:rsidRPr="00000000">
        <w:rPr>
          <w:vertAlign w:val="baseline"/>
          <w:rtl w:val="0"/>
        </w:rPr>
        <w:t xml:space="preserve">It should describe the suspect i.e. details of the suspect such as address, name etc</w:t>
      </w:r>
    </w:p>
    <w:p w:rsidR="00000000" w:rsidDel="00000000" w:rsidP="00000000" w:rsidRDefault="00000000" w:rsidRPr="00000000" w14:paraId="00000015">
      <w:pPr>
        <w:pageBreakBefore w:val="0"/>
        <w:jc w:val="both"/>
        <w:rPr>
          <w:vertAlign w:val="baseline"/>
        </w:rPr>
      </w:pPr>
      <w:r w:rsidDel="00000000" w:rsidR="00000000" w:rsidRPr="00000000">
        <w:rPr>
          <w:rtl w:val="0"/>
        </w:rPr>
      </w:r>
    </w:p>
    <w:p w:rsidR="00000000" w:rsidDel="00000000" w:rsidP="00000000" w:rsidRDefault="00000000" w:rsidRPr="00000000" w14:paraId="00000016">
      <w:pPr>
        <w:pageBreakBefore w:val="0"/>
        <w:jc w:val="both"/>
        <w:rPr>
          <w:vertAlign w:val="baseline"/>
        </w:rPr>
      </w:pPr>
      <w:r w:rsidDel="00000000" w:rsidR="00000000" w:rsidRPr="00000000">
        <w:rPr>
          <w:vertAlign w:val="baseline"/>
          <w:rtl w:val="0"/>
        </w:rPr>
        <w:t xml:space="preserve">These are mandatory and a warrant is invalid if it does not comply with these requirements of Section 102.</w:t>
      </w:r>
    </w:p>
    <w:p w:rsidR="00000000" w:rsidDel="00000000" w:rsidP="00000000" w:rsidRDefault="00000000" w:rsidRPr="00000000" w14:paraId="00000017">
      <w:pPr>
        <w:pageBreakBefore w:val="0"/>
        <w:jc w:val="both"/>
        <w:rPr>
          <w:vertAlign w:val="baseline"/>
        </w:rPr>
      </w:pPr>
      <w:r w:rsidDel="00000000" w:rsidR="00000000" w:rsidRPr="00000000">
        <w:rPr>
          <w:rtl w:val="0"/>
        </w:rPr>
      </w:r>
    </w:p>
    <w:p w:rsidR="00000000" w:rsidDel="00000000" w:rsidP="00000000" w:rsidRDefault="00000000" w:rsidRPr="00000000" w14:paraId="00000018">
      <w:pPr>
        <w:pageBreakBefore w:val="0"/>
        <w:jc w:val="both"/>
        <w:rPr>
          <w:vertAlign w:val="baseline"/>
        </w:rPr>
      </w:pPr>
      <w:r w:rsidDel="00000000" w:rsidR="00000000" w:rsidRPr="00000000">
        <w:rPr>
          <w:vertAlign w:val="baseline"/>
          <w:rtl w:val="0"/>
        </w:rPr>
        <w:t xml:space="preserve">The warrant should be directed to a particular person that is the person who is to effect the arrest, directing, ordering or commanding the person to arrest, the person named in the warrant and to bring him to court.  </w:t>
      </w:r>
    </w:p>
    <w:p w:rsidR="00000000" w:rsidDel="00000000" w:rsidP="00000000" w:rsidRDefault="00000000" w:rsidRPr="00000000" w14:paraId="00000019">
      <w:pPr>
        <w:pageBreakBefore w:val="0"/>
        <w:jc w:val="both"/>
        <w:rPr>
          <w:vertAlign w:val="baseline"/>
        </w:rPr>
      </w:pPr>
      <w:r w:rsidDel="00000000" w:rsidR="00000000" w:rsidRPr="00000000">
        <w:rPr>
          <w:rtl w:val="0"/>
        </w:rPr>
      </w:r>
    </w:p>
    <w:p w:rsidR="00000000" w:rsidDel="00000000" w:rsidP="00000000" w:rsidRDefault="00000000" w:rsidRPr="00000000" w14:paraId="0000001A">
      <w:pPr>
        <w:pageBreakBefore w:val="0"/>
        <w:jc w:val="both"/>
        <w:rPr>
          <w:vertAlign w:val="baseline"/>
        </w:rPr>
      </w:pPr>
      <w:r w:rsidDel="00000000" w:rsidR="00000000" w:rsidRPr="00000000">
        <w:rPr>
          <w:vertAlign w:val="baseline"/>
          <w:rtl w:val="0"/>
        </w:rPr>
        <w:t xml:space="preserve">A warrant remains in force until it is either executed or cancelled by the court.  There is no time stipulation attached to it and therefore the question of the warrant lapsing does not arise.</w:t>
      </w:r>
    </w:p>
    <w:p w:rsidR="00000000" w:rsidDel="00000000" w:rsidP="00000000" w:rsidRDefault="00000000" w:rsidRPr="00000000" w14:paraId="0000001B">
      <w:pPr>
        <w:pageBreakBefore w:val="0"/>
        <w:jc w:val="both"/>
        <w:rPr>
          <w:vertAlign w:val="baseline"/>
        </w:rPr>
      </w:pPr>
      <w:r w:rsidDel="00000000" w:rsidR="00000000" w:rsidRPr="00000000">
        <w:rPr>
          <w:rtl w:val="0"/>
        </w:rPr>
      </w:r>
    </w:p>
    <w:p w:rsidR="00000000" w:rsidDel="00000000" w:rsidP="00000000" w:rsidRDefault="00000000" w:rsidRPr="00000000" w14:paraId="0000001C">
      <w:pPr>
        <w:pageBreakBefore w:val="0"/>
        <w:jc w:val="both"/>
        <w:rPr>
          <w:vertAlign w:val="baseline"/>
        </w:rPr>
      </w:pPr>
      <w:r w:rsidDel="00000000" w:rsidR="00000000" w:rsidRPr="00000000">
        <w:rPr>
          <w:vertAlign w:val="baseline"/>
          <w:rtl w:val="0"/>
        </w:rPr>
        <w:t xml:space="preserve">Section 103 the court issuing the warrant may direct that security be taken in respect of an offence other than murder treason or rape.  The court may order or direct that security be taken in respect of some offences which are murder, treason or rape.  These provisions empower the court to release the suspect on bond before he is brought to court.  Please note that under S. 103 there must be an endorsement by court for release on bail, if it is silent, then the police cannot release the suspect on bail and can only do so where the warrant contains an endorsement.</w:t>
      </w:r>
    </w:p>
    <w:p w:rsidR="00000000" w:rsidDel="00000000" w:rsidP="00000000" w:rsidRDefault="00000000" w:rsidRPr="00000000" w14:paraId="0000001D">
      <w:pPr>
        <w:pageBreakBefore w:val="0"/>
        <w:jc w:val="both"/>
        <w:rPr>
          <w:vertAlign w:val="baseline"/>
        </w:rPr>
      </w:pPr>
      <w:r w:rsidDel="00000000" w:rsidR="00000000" w:rsidRPr="00000000">
        <w:rPr>
          <w:rtl w:val="0"/>
        </w:rPr>
      </w:r>
    </w:p>
    <w:p w:rsidR="00000000" w:rsidDel="00000000" w:rsidP="00000000" w:rsidRDefault="00000000" w:rsidRPr="00000000" w14:paraId="0000001E">
      <w:pPr>
        <w:pageBreakBefore w:val="0"/>
        <w:jc w:val="both"/>
        <w:rPr>
          <w:vertAlign w:val="baseline"/>
        </w:rPr>
      </w:pPr>
      <w:r w:rsidDel="00000000" w:rsidR="00000000" w:rsidRPr="00000000">
        <w:rPr>
          <w:vertAlign w:val="baseline"/>
          <w:rtl w:val="0"/>
        </w:rPr>
        <w:t xml:space="preserve">The warrants may be directed to categories of persons</w:t>
      </w:r>
    </w:p>
    <w:p w:rsidR="00000000" w:rsidDel="00000000" w:rsidP="00000000" w:rsidRDefault="00000000" w:rsidRPr="00000000" w14:paraId="0000001F">
      <w:pPr>
        <w:pageBreakBefore w:val="0"/>
        <w:numPr>
          <w:ilvl w:val="0"/>
          <w:numId w:val="5"/>
        </w:numPr>
        <w:ind w:left="1080" w:hanging="720"/>
        <w:jc w:val="both"/>
        <w:rPr>
          <w:vertAlign w:val="baseline"/>
        </w:rPr>
      </w:pPr>
      <w:r w:rsidDel="00000000" w:rsidR="00000000" w:rsidRPr="00000000">
        <w:rPr>
          <w:vertAlign w:val="baseline"/>
          <w:rtl w:val="0"/>
        </w:rPr>
        <w:t xml:space="preserve">Police Officers; basically one police officer or to other officers in a generally given area;  e.g. if it is directed to Parklands Police, then all the officers at Parklands can effect arrest;</w:t>
      </w:r>
    </w:p>
    <w:p w:rsidR="00000000" w:rsidDel="00000000" w:rsidP="00000000" w:rsidRDefault="00000000" w:rsidRPr="00000000" w14:paraId="00000020">
      <w:pPr>
        <w:pageBreakBefore w:val="0"/>
        <w:numPr>
          <w:ilvl w:val="0"/>
          <w:numId w:val="5"/>
        </w:numPr>
        <w:ind w:left="1080" w:hanging="720"/>
        <w:jc w:val="both"/>
        <w:rPr>
          <w:vertAlign w:val="baseline"/>
        </w:rPr>
      </w:pPr>
      <w:r w:rsidDel="00000000" w:rsidR="00000000" w:rsidRPr="00000000">
        <w:rPr>
          <w:vertAlign w:val="baseline"/>
          <w:rtl w:val="0"/>
        </w:rPr>
        <w:t xml:space="preserve">Land holders, farmers or managers of land – warrants issued to these people empower them to arrest people who enter their land, this is where they know that the suspect or a fugitive is likely to enter some farm or land.  Please note that such people upon arresting the suspect on the strength of a warrant should hand him over to the Police.</w:t>
      </w:r>
    </w:p>
    <w:p w:rsidR="00000000" w:rsidDel="00000000" w:rsidP="00000000" w:rsidRDefault="00000000" w:rsidRPr="00000000" w14:paraId="00000021">
      <w:pPr>
        <w:pageBreakBefore w:val="0"/>
        <w:jc w:val="both"/>
        <w:rPr>
          <w:vertAlign w:val="baseline"/>
        </w:rPr>
      </w:pPr>
      <w:r w:rsidDel="00000000" w:rsidR="00000000" w:rsidRPr="00000000">
        <w:rPr>
          <w:rtl w:val="0"/>
        </w:rPr>
      </w:r>
    </w:p>
    <w:p w:rsidR="00000000" w:rsidDel="00000000" w:rsidP="00000000" w:rsidRDefault="00000000" w:rsidRPr="00000000" w14:paraId="00000022">
      <w:pPr>
        <w:pageBreakBefore w:val="0"/>
        <w:jc w:val="both"/>
        <w:rPr>
          <w:vertAlign w:val="baseline"/>
        </w:rPr>
      </w:pPr>
      <w:r w:rsidDel="00000000" w:rsidR="00000000" w:rsidRPr="00000000">
        <w:rPr>
          <w:vertAlign w:val="baseline"/>
          <w:rtl w:val="0"/>
        </w:rPr>
        <w:t xml:space="preserve">By virtue of Section 107, the person effecting the arrest should notify the substance of the warrant to the suspect and if required to show the warrant to the suspect.  The law further creates duties on the part of citizens with respect to assisting police and other persons in effecting warrants of arrest.  </w:t>
      </w:r>
    </w:p>
    <w:p w:rsidR="00000000" w:rsidDel="00000000" w:rsidP="00000000" w:rsidRDefault="00000000" w:rsidRPr="00000000" w14:paraId="00000023">
      <w:pPr>
        <w:pageBreakBefore w:val="0"/>
        <w:jc w:val="both"/>
        <w:rPr>
          <w:vertAlign w:val="baseline"/>
        </w:rPr>
      </w:pPr>
      <w:r w:rsidDel="00000000" w:rsidR="00000000" w:rsidRPr="00000000">
        <w:rPr>
          <w:rtl w:val="0"/>
        </w:rPr>
      </w:r>
    </w:p>
    <w:p w:rsidR="00000000" w:rsidDel="00000000" w:rsidP="00000000" w:rsidRDefault="00000000" w:rsidRPr="00000000" w14:paraId="00000024">
      <w:pPr>
        <w:pageBreakBefore w:val="0"/>
        <w:jc w:val="both"/>
        <w:rPr>
          <w:vertAlign w:val="baseline"/>
        </w:rPr>
      </w:pPr>
      <w:r w:rsidDel="00000000" w:rsidR="00000000" w:rsidRPr="00000000">
        <w:rPr>
          <w:vertAlign w:val="baseline"/>
          <w:rtl w:val="0"/>
        </w:rPr>
        <w:t xml:space="preserve">Section 22 of CPC imposes a duty on an occupier of premises to afford all reasonable facilities to any person discharging a warrant of arrest to enter the premises to effect the arrest.  If the police suspect that a particular suspect is within a given premises, if the officers present themselves to the owner of the premises, the owner has a duty to allow the police to carry out their duties.  Failure to accord the police the facilities would amount to obstructing the police in the discharge of their duties and the person so failing is likely to be charged with the offence.</w:t>
      </w:r>
    </w:p>
    <w:p w:rsidR="00000000" w:rsidDel="00000000" w:rsidP="00000000" w:rsidRDefault="00000000" w:rsidRPr="00000000" w14:paraId="00000025">
      <w:pPr>
        <w:pageBreakBefore w:val="0"/>
        <w:jc w:val="both"/>
        <w:rPr>
          <w:vertAlign w:val="baseline"/>
        </w:rPr>
      </w:pPr>
      <w:r w:rsidDel="00000000" w:rsidR="00000000" w:rsidRPr="00000000">
        <w:rPr>
          <w:rtl w:val="0"/>
        </w:rPr>
      </w:r>
    </w:p>
    <w:p w:rsidR="00000000" w:rsidDel="00000000" w:rsidP="00000000" w:rsidRDefault="00000000" w:rsidRPr="00000000" w14:paraId="00000026">
      <w:pPr>
        <w:pageBreakBefore w:val="0"/>
        <w:jc w:val="both"/>
        <w:rPr>
          <w:vertAlign w:val="baseline"/>
        </w:rPr>
      </w:pPr>
      <w:r w:rsidDel="00000000" w:rsidR="00000000" w:rsidRPr="00000000">
        <w:rPr>
          <w:vertAlign w:val="baseline"/>
          <w:rtl w:val="0"/>
        </w:rPr>
        <w:t xml:space="preserve">Note that where reasonable facilities are not provided the police are also allowed to break in where they suspect the suspect is hold up.</w:t>
      </w:r>
    </w:p>
    <w:p w:rsidR="00000000" w:rsidDel="00000000" w:rsidP="00000000" w:rsidRDefault="00000000" w:rsidRPr="00000000" w14:paraId="00000027">
      <w:pPr>
        <w:pageBreakBefore w:val="0"/>
        <w:jc w:val="both"/>
        <w:rPr>
          <w:vertAlign w:val="baseline"/>
        </w:rPr>
      </w:pPr>
      <w:r w:rsidDel="00000000" w:rsidR="00000000" w:rsidRPr="00000000">
        <w:rPr>
          <w:rtl w:val="0"/>
        </w:rPr>
      </w:r>
    </w:p>
    <w:p w:rsidR="00000000" w:rsidDel="00000000" w:rsidP="00000000" w:rsidRDefault="00000000" w:rsidRPr="00000000" w14:paraId="00000028">
      <w:pPr>
        <w:pageBreakBefore w:val="0"/>
        <w:jc w:val="both"/>
        <w:rPr>
          <w:vertAlign w:val="baseline"/>
        </w:rPr>
      </w:pPr>
      <w:r w:rsidDel="00000000" w:rsidR="00000000" w:rsidRPr="00000000">
        <w:rPr>
          <w:vertAlign w:val="baseline"/>
          <w:rtl w:val="0"/>
        </w:rPr>
        <w:t xml:space="preserve">Section 22(2) – it seeks to protect women and requires that women that do not appear in public (by custom) to be given reasonable notice or facilities to withdraw.  Muslim women are a case in point as they do not wear veils when in the house and should be given an opportunity to wear their veils before the police move in.</w:t>
      </w:r>
    </w:p>
    <w:p w:rsidR="00000000" w:rsidDel="00000000" w:rsidP="00000000" w:rsidRDefault="00000000" w:rsidRPr="00000000" w14:paraId="00000029">
      <w:pPr>
        <w:pageBreakBefore w:val="0"/>
        <w:jc w:val="both"/>
        <w:rPr>
          <w:vertAlign w:val="baseline"/>
        </w:rPr>
      </w:pPr>
      <w:r w:rsidDel="00000000" w:rsidR="00000000" w:rsidRPr="00000000">
        <w:rPr>
          <w:rtl w:val="0"/>
        </w:rPr>
      </w:r>
    </w:p>
    <w:p w:rsidR="00000000" w:rsidDel="00000000" w:rsidP="00000000" w:rsidRDefault="00000000" w:rsidRPr="00000000" w14:paraId="0000002A">
      <w:pPr>
        <w:pageBreakBefore w:val="0"/>
        <w:jc w:val="both"/>
        <w:rPr>
          <w:vertAlign w:val="baseline"/>
        </w:rPr>
      </w:pPr>
      <w:r w:rsidDel="00000000" w:rsidR="00000000" w:rsidRPr="00000000">
        <w:rPr>
          <w:vertAlign w:val="baseline"/>
          <w:rtl w:val="0"/>
        </w:rPr>
        <w:t xml:space="preserve">The law also allows the authorised person to break out to liberate themselves.  Sometimes the warrant has to be effect outside the jurisdiction of the court.  For example if a court at Thika issues a warrant for purposes of arresting a person in Kajiado, the CPC makes provisions for effecting warrants of arrest in such cases.  Section 110 provides that a warrant of arrest may be forwarded by post or otherwise to the magistrate in charge of the jurisdiction within which the warrant is to be effected.  Alternatively somebody can be sent to kajiado.</w:t>
      </w:r>
    </w:p>
    <w:p w:rsidR="00000000" w:rsidDel="00000000" w:rsidP="00000000" w:rsidRDefault="00000000" w:rsidRPr="00000000" w14:paraId="0000002B">
      <w:pPr>
        <w:pageBreakBefore w:val="0"/>
        <w:jc w:val="both"/>
        <w:rPr>
          <w:vertAlign w:val="baseline"/>
        </w:rPr>
      </w:pPr>
      <w:r w:rsidDel="00000000" w:rsidR="00000000" w:rsidRPr="00000000">
        <w:rPr>
          <w:rtl w:val="0"/>
        </w:rPr>
      </w:r>
    </w:p>
    <w:p w:rsidR="00000000" w:rsidDel="00000000" w:rsidP="00000000" w:rsidRDefault="00000000" w:rsidRPr="00000000" w14:paraId="0000002C">
      <w:pPr>
        <w:pageBreakBefore w:val="0"/>
        <w:jc w:val="both"/>
        <w:rPr>
          <w:vertAlign w:val="baseline"/>
        </w:rPr>
      </w:pPr>
      <w:r w:rsidDel="00000000" w:rsidR="00000000" w:rsidRPr="00000000">
        <w:rPr>
          <w:vertAlign w:val="baseline"/>
          <w:rtl w:val="0"/>
        </w:rPr>
        <w:t xml:space="preserve">The magistrate to whom it is sent should then endorse it and cause it to be executed.</w:t>
      </w:r>
    </w:p>
    <w:p w:rsidR="00000000" w:rsidDel="00000000" w:rsidP="00000000" w:rsidRDefault="00000000" w:rsidRPr="00000000" w14:paraId="0000002D">
      <w:pPr>
        <w:pageBreakBefore w:val="0"/>
        <w:jc w:val="both"/>
        <w:rP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111 provides an alternative procedure and instead of the warrant being forwarded to the magistrate within whose jurisdiction it is to be executed, the issuing court may give it a police officer to take it for endorsement by the magistrate whose jurisdiction it is to be executed.  Note further that the police may even execute the warrant without execution if there are reasons to believe that a delay is likely to be occasioned which is likely to afford the suspect an opportunity to run away then the officer by use the warrant without the endorsement.  The law further requires that a person arrested outside the local limits of the magistrate issuing the warrant may be taken before the magistrate within whose limits the arrest has been effected.</w:t>
      </w:r>
    </w:p>
    <w:p w:rsidR="00000000" w:rsidDel="00000000" w:rsidP="00000000" w:rsidRDefault="00000000" w:rsidRPr="00000000" w14:paraId="0000002F">
      <w:pPr>
        <w:pageBreakBefore w:val="0"/>
        <w:jc w:val="both"/>
        <w:rPr>
          <w:vertAlign w:val="baseline"/>
        </w:rPr>
      </w:pPr>
      <w:r w:rsidDel="00000000" w:rsidR="00000000" w:rsidRPr="00000000">
        <w:rPr>
          <w:rtl w:val="0"/>
        </w:rPr>
      </w:r>
    </w:p>
    <w:p w:rsidR="00000000" w:rsidDel="00000000" w:rsidP="00000000" w:rsidRDefault="00000000" w:rsidRPr="00000000" w14:paraId="00000030">
      <w:pPr>
        <w:pageBreakBefore w:val="0"/>
        <w:jc w:val="both"/>
        <w:rPr>
          <w:vertAlign w:val="baseline"/>
        </w:rPr>
      </w:pPr>
      <w:r w:rsidDel="00000000" w:rsidR="00000000" w:rsidRPr="00000000">
        <w:rPr>
          <w:vertAlign w:val="baseline"/>
          <w:rtl w:val="0"/>
        </w:rPr>
        <w:t xml:space="preserve">Arrest warrants are also issued in the course of a trial where an accused person fails to turn up in court.</w:t>
      </w:r>
    </w:p>
    <w:p w:rsidR="00000000" w:rsidDel="00000000" w:rsidP="00000000" w:rsidRDefault="00000000" w:rsidRPr="00000000" w14:paraId="00000031">
      <w:pPr>
        <w:pageBreakBefore w:val="0"/>
        <w:jc w:val="both"/>
        <w:rPr>
          <w:vertAlign w:val="baseline"/>
        </w:rPr>
      </w:pPr>
      <w:r w:rsidDel="00000000" w:rsidR="00000000" w:rsidRPr="00000000">
        <w:rPr>
          <w:rtl w:val="0"/>
        </w:rPr>
      </w:r>
    </w:p>
    <w:p w:rsidR="00000000" w:rsidDel="00000000" w:rsidP="00000000" w:rsidRDefault="00000000" w:rsidRPr="00000000" w14:paraId="00000032">
      <w:pPr>
        <w:pageBreakBefore w:val="0"/>
        <w:jc w:val="both"/>
        <w:rPr>
          <w:b w:val="0"/>
          <w:vertAlign w:val="baseline"/>
        </w:rPr>
      </w:pPr>
      <w:r w:rsidDel="00000000" w:rsidR="00000000" w:rsidRPr="00000000">
        <w:rPr>
          <w:b w:val="1"/>
          <w:vertAlign w:val="baseline"/>
          <w:rtl w:val="0"/>
        </w:rPr>
        <w:t xml:space="preserve">SEARCH &amp; SEARCH WARRANTS:</w:t>
      </w:r>
      <w:r w:rsidDel="00000000" w:rsidR="00000000" w:rsidRPr="00000000">
        <w:rPr>
          <w:rtl w:val="0"/>
        </w:rPr>
      </w:r>
    </w:p>
    <w:p w:rsidR="00000000" w:rsidDel="00000000" w:rsidP="00000000" w:rsidRDefault="00000000" w:rsidRPr="00000000" w14:paraId="00000033">
      <w:pPr>
        <w:pageBreakBefore w:val="0"/>
        <w:jc w:val="both"/>
        <w:rPr>
          <w:b w:val="0"/>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like in arrest, the search on the premises of a suspect and the seizure of the property of a suspect infringe on the fundamental rights and freedom of a suspect.  It is an abrogation of the constitutional rights of a person particularly the right to privacy.  Where a person enters without permission it amounts to invasion of privacy.  The enjoyment of the right to privacy or freedom from the invasion of privacy should be weighed against public interest.  </w:t>
      </w:r>
      <w:sdt>
        <w:sdtPr>
          <w:tag w:val="goog_rdk_0"/>
        </w:sdtPr>
        <w:sdtContent>
          <w:ins w:author="FAITH WANJIRU" w:id="0" w:date="2022-02-17T13:23:28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w:t>
            </w:r>
          </w:ins>
        </w:sdtContent>
      </w:sdt>
      <w:sdt>
        <w:sdtPr>
          <w:tag w:val="goog_rdk_1"/>
        </w:sdtPr>
        <w:sdtContent>
          <w:del w:author="FAITH WANJIRU" w:id="0" w:date="2022-02-17T13:23:28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Wehre</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public interest </w:t>
      </w:r>
      <w:sdt>
        <w:sdtPr>
          <w:tag w:val="goog_rdk_2"/>
        </w:sdtPr>
        <w:sdtContent>
          <w:ins w:author="FAITH WANJIRU" w:id="1" w:date="2022-02-17T13:23:36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outweighs</w:t>
            </w:r>
          </w:ins>
        </w:sdtContent>
      </w:sdt>
      <w:sdt>
        <w:sdtPr>
          <w:tag w:val="goog_rdk_3"/>
        </w:sdtPr>
        <w:sdtContent>
          <w:del w:author="FAITH WANJIRU" w:id="1" w:date="2022-02-17T13:23:36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outweigh</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private interests the law allows the abrogation of this right or freedom.</w:t>
      </w:r>
    </w:p>
    <w:p w:rsidR="00000000" w:rsidDel="00000000" w:rsidP="00000000" w:rsidRDefault="00000000" w:rsidRPr="00000000" w14:paraId="00000035">
      <w:pPr>
        <w:pageBreakBefore w:val="0"/>
        <w:jc w:val="both"/>
        <w:rPr>
          <w:vertAlign w:val="baseline"/>
        </w:rPr>
      </w:pPr>
      <w:r w:rsidDel="00000000" w:rsidR="00000000" w:rsidRPr="00000000">
        <w:rPr>
          <w:rtl w:val="0"/>
        </w:rPr>
      </w:r>
    </w:p>
    <w:p w:rsidR="00000000" w:rsidDel="00000000" w:rsidP="00000000" w:rsidRDefault="00000000" w:rsidRPr="00000000" w14:paraId="00000036">
      <w:pPr>
        <w:pageBreakBefore w:val="0"/>
        <w:jc w:val="both"/>
        <w:rPr>
          <w:vertAlign w:val="baseline"/>
        </w:rPr>
      </w:pPr>
      <w:r w:rsidDel="00000000" w:rsidR="00000000" w:rsidRPr="00000000">
        <w:rPr>
          <w:vertAlign w:val="baseline"/>
          <w:rtl w:val="0"/>
        </w:rPr>
        <w:t xml:space="preserve">Where this invasion of privacy for the interest of the larger society has to be done or where it becomes justifiable, the same should be done properly and within the law.  The due process of law should be observed in abrogating the right to privacy.</w:t>
      </w:r>
    </w:p>
    <w:p w:rsidR="00000000" w:rsidDel="00000000" w:rsidP="00000000" w:rsidRDefault="00000000" w:rsidRPr="00000000" w14:paraId="00000037">
      <w:pPr>
        <w:pageBreakBefore w:val="0"/>
        <w:jc w:val="both"/>
        <w:rPr>
          <w:vertAlign w:val="baseline"/>
        </w:rPr>
      </w:pPr>
      <w:r w:rsidDel="00000000" w:rsidR="00000000" w:rsidRPr="00000000">
        <w:rPr>
          <w:rtl w:val="0"/>
        </w:rPr>
      </w:r>
    </w:p>
    <w:p w:rsidR="00000000" w:rsidDel="00000000" w:rsidP="00000000" w:rsidRDefault="00000000" w:rsidRPr="00000000" w14:paraId="00000038">
      <w:pPr>
        <w:pageBreakBefore w:val="0"/>
        <w:jc w:val="both"/>
        <w:rPr>
          <w:vertAlign w:val="baseline"/>
        </w:rPr>
      </w:pPr>
      <w:r w:rsidDel="00000000" w:rsidR="00000000" w:rsidRPr="00000000">
        <w:rPr>
          <w:vertAlign w:val="baseline"/>
          <w:rtl w:val="0"/>
        </w:rPr>
        <w:t xml:space="preserve">Provisions relating to Search Warrants are to be found in Sections 118 to 122 of the CPC</w:t>
      </w:r>
    </w:p>
    <w:p w:rsidR="00000000" w:rsidDel="00000000" w:rsidP="00000000" w:rsidRDefault="00000000" w:rsidRPr="00000000" w14:paraId="00000039">
      <w:pPr>
        <w:pageBreakBefore w:val="0"/>
        <w:jc w:val="both"/>
        <w:rPr>
          <w:vertAlign w:val="baseline"/>
        </w:rPr>
      </w:pPr>
      <w:r w:rsidDel="00000000" w:rsidR="00000000" w:rsidRPr="00000000">
        <w:rPr>
          <w:rtl w:val="0"/>
        </w:rPr>
      </w:r>
    </w:p>
    <w:p w:rsidR="00000000" w:rsidDel="00000000" w:rsidP="00000000" w:rsidRDefault="00000000" w:rsidRPr="00000000" w14:paraId="0000003A">
      <w:pPr>
        <w:pageBreakBefore w:val="0"/>
        <w:jc w:val="both"/>
        <w:rPr>
          <w:vertAlign w:val="baseline"/>
        </w:rPr>
      </w:pPr>
      <w:r w:rsidDel="00000000" w:rsidR="00000000" w:rsidRPr="00000000">
        <w:rPr>
          <w:vertAlign w:val="baseline"/>
          <w:rtl w:val="0"/>
        </w:rPr>
        <w:t xml:space="preserve">A search warrant is an authority to such a premises or place for evidence of a crime which is suspected or believed to have been committed.  A search may also be done to make an arrest of a suspected criminal.  A search warrant authorises the person to whom it is addressed to enter the place or premises described in the warrant if necessary by use of force and search for the items named in the warrant.  If the item is found, it should be seized and taken before a court having jurisdiction.  normally a search warrant would be sought by a police officer who has reasonable suspicion that there is evidence is some given place which would assist him in the investigation of a crime.</w:t>
      </w:r>
    </w:p>
    <w:p w:rsidR="00000000" w:rsidDel="00000000" w:rsidP="00000000" w:rsidRDefault="00000000" w:rsidRPr="00000000" w14:paraId="0000003B">
      <w:pPr>
        <w:pageBreakBefore w:val="0"/>
        <w:jc w:val="both"/>
        <w:rPr>
          <w:vertAlign w:val="baseline"/>
        </w:rPr>
      </w:pPr>
      <w:r w:rsidDel="00000000" w:rsidR="00000000" w:rsidRPr="00000000">
        <w:rPr>
          <w:rtl w:val="0"/>
        </w:rPr>
      </w:r>
    </w:p>
    <w:p w:rsidR="00000000" w:rsidDel="00000000" w:rsidP="00000000" w:rsidRDefault="00000000" w:rsidRPr="00000000" w14:paraId="0000003C">
      <w:pPr>
        <w:pageBreakBefore w:val="0"/>
        <w:jc w:val="both"/>
        <w:rPr>
          <w:vertAlign w:val="baseline"/>
        </w:rPr>
      </w:pPr>
      <w:r w:rsidDel="00000000" w:rsidR="00000000" w:rsidRPr="00000000">
        <w:rPr>
          <w:vertAlign w:val="baseline"/>
          <w:rtl w:val="0"/>
        </w:rPr>
        <w:t xml:space="preserve">Section 118 of the CPC requires that in such cases the officer must furnish evidence of reasonable grounds before the court issues a warrant on the basis that there exists evidence that can assist the police, it must be shown that there exist reasonable ground for the suspicion.  The court is not to issue a warrant unless the request is on oath and unless it provides grounds that are considered to be reasonable.  Search warrant may be issued on any day of the week including Sunday.  Sometimes a warrant may be urgently required if the suspect is suspected to be leaving the place.</w:t>
      </w:r>
    </w:p>
    <w:p w:rsidR="00000000" w:rsidDel="00000000" w:rsidP="00000000" w:rsidRDefault="00000000" w:rsidRPr="00000000" w14:paraId="0000003D">
      <w:pPr>
        <w:pageBreakBefore w:val="0"/>
        <w:jc w:val="both"/>
        <w:rPr>
          <w:vertAlign w:val="baseline"/>
        </w:rPr>
      </w:pPr>
      <w:r w:rsidDel="00000000" w:rsidR="00000000" w:rsidRPr="00000000">
        <w:rPr>
          <w:rtl w:val="0"/>
        </w:rPr>
      </w:r>
    </w:p>
    <w:p w:rsidR="00000000" w:rsidDel="00000000" w:rsidP="00000000" w:rsidRDefault="00000000" w:rsidRPr="00000000" w14:paraId="0000003E">
      <w:pPr>
        <w:pageBreakBefore w:val="0"/>
        <w:jc w:val="both"/>
        <w:rPr>
          <w:vertAlign w:val="baseline"/>
        </w:rPr>
      </w:pPr>
      <w:r w:rsidDel="00000000" w:rsidR="00000000" w:rsidRPr="00000000">
        <w:rPr>
          <w:vertAlign w:val="baseline"/>
          <w:rtl w:val="0"/>
        </w:rPr>
        <w:t xml:space="preserve">Section 120 – there is an obligation on the part of the occupant or the peson in charge of the premises to let in the officer or allow him access into and out of the premises and failure to provide such facilities would entitle the police officer to use force to get into the premises and get out of the premises.</w:t>
      </w:r>
    </w:p>
    <w:p w:rsidR="00000000" w:rsidDel="00000000" w:rsidP="00000000" w:rsidRDefault="00000000" w:rsidRPr="00000000" w14:paraId="0000003F">
      <w:pPr>
        <w:pageBreakBefore w:val="0"/>
        <w:jc w:val="both"/>
        <w:rPr>
          <w:vertAlign w:val="baseline"/>
        </w:rPr>
      </w:pPr>
      <w:r w:rsidDel="00000000" w:rsidR="00000000" w:rsidRPr="00000000">
        <w:rPr>
          <w:rtl w:val="0"/>
        </w:rPr>
      </w:r>
    </w:p>
    <w:p w:rsidR="00000000" w:rsidDel="00000000" w:rsidP="00000000" w:rsidRDefault="00000000" w:rsidRPr="00000000" w14:paraId="00000040">
      <w:pPr>
        <w:pageBreakBefore w:val="0"/>
        <w:jc w:val="both"/>
        <w:rPr>
          <w:vertAlign w:val="baseline"/>
        </w:rPr>
      </w:pPr>
      <w:r w:rsidDel="00000000" w:rsidR="00000000" w:rsidRPr="00000000">
        <w:rPr>
          <w:vertAlign w:val="baseline"/>
          <w:rtl w:val="0"/>
        </w:rPr>
        <w:t xml:space="preserve">Section 122 also makes the provisions in Section 104, 106, 109, 110 and 111 which apply or relate to warrants of arrest to apply to search warrants.  The requirements of a search warrant are similar to those of an arrest warrant that is </w:t>
      </w:r>
    </w:p>
    <w:p w:rsidR="00000000" w:rsidDel="00000000" w:rsidP="00000000" w:rsidRDefault="00000000" w:rsidRPr="00000000" w14:paraId="00000041">
      <w:pPr>
        <w:pageBreakBefore w:val="0"/>
        <w:numPr>
          <w:ilvl w:val="0"/>
          <w:numId w:val="6"/>
        </w:numPr>
        <w:ind w:left="1080" w:hanging="720"/>
        <w:jc w:val="both"/>
        <w:rPr>
          <w:vertAlign w:val="baseline"/>
        </w:rPr>
      </w:pPr>
      <w:r w:rsidDel="00000000" w:rsidR="00000000" w:rsidRPr="00000000">
        <w:rPr>
          <w:vertAlign w:val="baseline"/>
          <w:rtl w:val="0"/>
        </w:rPr>
        <w:t xml:space="preserve">Should be in writing;</w:t>
      </w:r>
    </w:p>
    <w:p w:rsidR="00000000" w:rsidDel="00000000" w:rsidP="00000000" w:rsidRDefault="00000000" w:rsidRPr="00000000" w14:paraId="00000042">
      <w:pPr>
        <w:pageBreakBefore w:val="0"/>
        <w:numPr>
          <w:ilvl w:val="0"/>
          <w:numId w:val="6"/>
        </w:numPr>
        <w:ind w:left="1080" w:hanging="720"/>
        <w:jc w:val="both"/>
        <w:rPr>
          <w:vertAlign w:val="baseline"/>
        </w:rPr>
      </w:pPr>
      <w:r w:rsidDel="00000000" w:rsidR="00000000" w:rsidRPr="00000000">
        <w:rPr>
          <w:vertAlign w:val="baseline"/>
          <w:rtl w:val="0"/>
        </w:rPr>
        <w:t xml:space="preserve">Signed by Judge or magistrate</w:t>
      </w:r>
    </w:p>
    <w:p w:rsidR="00000000" w:rsidDel="00000000" w:rsidP="00000000" w:rsidRDefault="00000000" w:rsidRPr="00000000" w14:paraId="00000043">
      <w:pPr>
        <w:pageBreakBefore w:val="0"/>
        <w:numPr>
          <w:ilvl w:val="0"/>
          <w:numId w:val="6"/>
        </w:numPr>
        <w:ind w:left="1080" w:hanging="720"/>
        <w:jc w:val="both"/>
        <w:rPr>
          <w:vertAlign w:val="baseline"/>
        </w:rPr>
      </w:pPr>
      <w:r w:rsidDel="00000000" w:rsidR="00000000" w:rsidRPr="00000000">
        <w:rPr>
          <w:vertAlign w:val="baseline"/>
          <w:rtl w:val="0"/>
        </w:rPr>
        <w:t xml:space="preserve">Bear the seal of the court</w:t>
      </w:r>
    </w:p>
    <w:p w:rsidR="00000000" w:rsidDel="00000000" w:rsidP="00000000" w:rsidRDefault="00000000" w:rsidRPr="00000000" w14:paraId="00000044">
      <w:pPr>
        <w:pageBreakBefore w:val="0"/>
        <w:numPr>
          <w:ilvl w:val="0"/>
          <w:numId w:val="6"/>
        </w:numPr>
        <w:ind w:left="1080" w:hanging="720"/>
        <w:jc w:val="both"/>
        <w:rPr>
          <w:vertAlign w:val="baseline"/>
        </w:rPr>
      </w:pPr>
      <w:r w:rsidDel="00000000" w:rsidR="00000000" w:rsidRPr="00000000">
        <w:rPr>
          <w:vertAlign w:val="baseline"/>
          <w:rtl w:val="0"/>
        </w:rPr>
        <w:t xml:space="preserve">State the offence with which the person with whom it is issued is charged</w:t>
      </w:r>
    </w:p>
    <w:p w:rsidR="00000000" w:rsidDel="00000000" w:rsidP="00000000" w:rsidRDefault="00000000" w:rsidRPr="00000000" w14:paraId="00000045">
      <w:pPr>
        <w:pageBreakBefore w:val="0"/>
        <w:numPr>
          <w:ilvl w:val="0"/>
          <w:numId w:val="6"/>
        </w:numPr>
        <w:ind w:left="1080" w:hanging="720"/>
        <w:jc w:val="both"/>
        <w:rPr>
          <w:vertAlign w:val="baseline"/>
        </w:rPr>
      </w:pPr>
      <w:r w:rsidDel="00000000" w:rsidR="00000000" w:rsidRPr="00000000">
        <w:rPr>
          <w:vertAlign w:val="baseline"/>
          <w:rtl w:val="0"/>
        </w:rPr>
        <w:t xml:space="preserve">should be directed to a particular police officer or all police officer within some relevant area;</w:t>
      </w:r>
    </w:p>
    <w:p w:rsidR="00000000" w:rsidDel="00000000" w:rsidP="00000000" w:rsidRDefault="00000000" w:rsidRPr="00000000" w14:paraId="00000046">
      <w:pPr>
        <w:pageBreakBefore w:val="0"/>
        <w:jc w:val="both"/>
        <w:rPr>
          <w:vertAlign w:val="baseline"/>
        </w:rPr>
      </w:pPr>
      <w:r w:rsidDel="00000000" w:rsidR="00000000" w:rsidRPr="00000000">
        <w:rPr>
          <w:rtl w:val="0"/>
        </w:rPr>
      </w:r>
    </w:p>
    <w:p w:rsidR="00000000" w:rsidDel="00000000" w:rsidP="00000000" w:rsidRDefault="00000000" w:rsidRPr="00000000" w14:paraId="00000047">
      <w:pPr>
        <w:pageBreakBefore w:val="0"/>
        <w:jc w:val="both"/>
        <w:rPr>
          <w:vertAlign w:val="baseline"/>
        </w:rPr>
      </w:pPr>
      <w:r w:rsidDel="00000000" w:rsidR="00000000" w:rsidRPr="00000000">
        <w:rPr>
          <w:vertAlign w:val="baseline"/>
          <w:rtl w:val="0"/>
        </w:rPr>
        <w:t xml:space="preserve">the directions in the search warrant must be strictly observed.  Officers should not seize articles that are not mentioned in the warrant unless they are </w:t>
      </w:r>
    </w:p>
    <w:p w:rsidR="00000000" w:rsidDel="00000000" w:rsidP="00000000" w:rsidRDefault="00000000" w:rsidRPr="00000000" w14:paraId="00000048">
      <w:pPr>
        <w:pageBreakBefore w:val="0"/>
        <w:jc w:val="both"/>
        <w:rPr>
          <w:vertAlign w:val="baseline"/>
        </w:rPr>
      </w:pPr>
      <w:r w:rsidDel="00000000" w:rsidR="00000000" w:rsidRPr="00000000">
        <w:rPr>
          <w:rtl w:val="0"/>
        </w:rPr>
      </w:r>
    </w:p>
    <w:p w:rsidR="00000000" w:rsidDel="00000000" w:rsidP="00000000" w:rsidRDefault="00000000" w:rsidRPr="00000000" w14:paraId="00000049">
      <w:pPr>
        <w:pageBreakBefore w:val="0"/>
        <w:numPr>
          <w:ilvl w:val="1"/>
          <w:numId w:val="6"/>
        </w:numPr>
        <w:ind w:left="1800" w:hanging="720"/>
        <w:jc w:val="both"/>
        <w:rPr>
          <w:vertAlign w:val="baseline"/>
        </w:rPr>
      </w:pPr>
      <w:r w:rsidDel="00000000" w:rsidR="00000000" w:rsidRPr="00000000">
        <w:rPr>
          <w:vertAlign w:val="baseline"/>
          <w:rtl w:val="0"/>
        </w:rPr>
        <w:t xml:space="preserve">likely to provide additional evidence as to the identity of the items or </w:t>
      </w:r>
    </w:p>
    <w:p w:rsidR="00000000" w:rsidDel="00000000" w:rsidP="00000000" w:rsidRDefault="00000000" w:rsidRPr="00000000" w14:paraId="0000004A">
      <w:pPr>
        <w:pageBreakBefore w:val="0"/>
        <w:numPr>
          <w:ilvl w:val="1"/>
          <w:numId w:val="6"/>
        </w:numPr>
        <w:ind w:left="1800" w:hanging="720"/>
        <w:jc w:val="both"/>
        <w:rPr>
          <w:vertAlign w:val="baseline"/>
        </w:rPr>
      </w:pPr>
      <w:r w:rsidDel="00000000" w:rsidR="00000000" w:rsidRPr="00000000">
        <w:rPr>
          <w:vertAlign w:val="baseline"/>
          <w:rtl w:val="0"/>
        </w:rPr>
        <w:t xml:space="preserve">they are relevant to the charge against the suspect, </w:t>
      </w:r>
    </w:p>
    <w:p w:rsidR="00000000" w:rsidDel="00000000" w:rsidP="00000000" w:rsidRDefault="00000000" w:rsidRPr="00000000" w14:paraId="0000004B">
      <w:pPr>
        <w:pageBreakBefore w:val="0"/>
        <w:numPr>
          <w:ilvl w:val="1"/>
          <w:numId w:val="6"/>
        </w:numPr>
        <w:ind w:left="1800" w:hanging="720"/>
        <w:jc w:val="both"/>
        <w:rPr>
          <w:vertAlign w:val="baseline"/>
        </w:rPr>
      </w:pPr>
      <w:r w:rsidDel="00000000" w:rsidR="00000000" w:rsidRPr="00000000">
        <w:rPr>
          <w:vertAlign w:val="baseline"/>
          <w:rtl w:val="0"/>
        </w:rPr>
        <w:t xml:space="preserve">unless they are prohibited in law i.e. if they are illegal.</w:t>
      </w:r>
    </w:p>
    <w:p w:rsidR="00000000" w:rsidDel="00000000" w:rsidP="00000000" w:rsidRDefault="00000000" w:rsidRPr="00000000" w14:paraId="0000004C">
      <w:pPr>
        <w:pageBreakBefore w:val="0"/>
        <w:jc w:val="both"/>
        <w:rPr>
          <w:vertAlign w:val="baseline"/>
        </w:rPr>
      </w:pPr>
      <w:r w:rsidDel="00000000" w:rsidR="00000000" w:rsidRPr="00000000">
        <w:rPr>
          <w:rtl w:val="0"/>
        </w:rPr>
      </w:r>
    </w:p>
    <w:p w:rsidR="00000000" w:rsidDel="00000000" w:rsidP="00000000" w:rsidRDefault="00000000" w:rsidRPr="00000000" w14:paraId="0000004D">
      <w:pPr>
        <w:pageBreakBefore w:val="0"/>
        <w:jc w:val="both"/>
        <w:rPr>
          <w:vertAlign w:val="baseline"/>
        </w:rPr>
      </w:pPr>
      <w:r w:rsidDel="00000000" w:rsidR="00000000" w:rsidRPr="00000000">
        <w:rPr>
          <w:vertAlign w:val="baseline"/>
          <w:rtl w:val="0"/>
        </w:rPr>
        <w:t xml:space="preserve">In some instances the police may search premises without a search warrant.  Section 22 of the CPC permits the police to search a place entered into by a fugitive.  If the police are chasing after some fellow and enters some premises, they don’t have to go to court for a warrant to enter the premises, they can enter without a search.</w:t>
      </w:r>
    </w:p>
    <w:p w:rsidR="00000000" w:rsidDel="00000000" w:rsidP="00000000" w:rsidRDefault="00000000" w:rsidRPr="00000000" w14:paraId="0000004E">
      <w:pPr>
        <w:pageBreakBefore w:val="0"/>
        <w:jc w:val="both"/>
        <w:rPr>
          <w:vertAlign w:val="baseline"/>
        </w:rPr>
      </w:pPr>
      <w:r w:rsidDel="00000000" w:rsidR="00000000" w:rsidRPr="00000000">
        <w:rPr>
          <w:rtl w:val="0"/>
        </w:rPr>
      </w:r>
    </w:p>
    <w:p w:rsidR="00000000" w:rsidDel="00000000" w:rsidP="00000000" w:rsidRDefault="00000000" w:rsidRPr="00000000" w14:paraId="0000004F">
      <w:pPr>
        <w:pageBreakBefore w:val="0"/>
        <w:jc w:val="both"/>
        <w:rPr>
          <w:vertAlign w:val="baseline"/>
        </w:rPr>
      </w:pPr>
      <w:r w:rsidDel="00000000" w:rsidR="00000000" w:rsidRPr="00000000">
        <w:rPr>
          <w:vertAlign w:val="baseline"/>
          <w:rtl w:val="0"/>
        </w:rPr>
        <w:t xml:space="preserve">Section 26 on the other hand gives police powers to detain and search aircrafts, vessels, vehicles and persons if they have reasons to suspect that the same contain stolen property.  In the dame way they can stop a person and conduct a body search</w:t>
      </w:r>
    </w:p>
    <w:p w:rsidR="00000000" w:rsidDel="00000000" w:rsidP="00000000" w:rsidRDefault="00000000" w:rsidRPr="00000000" w14:paraId="00000050">
      <w:pPr>
        <w:pageBreakBefore w:val="0"/>
        <w:jc w:val="both"/>
        <w:rPr>
          <w:vertAlign w:val="baseline"/>
        </w:rPr>
      </w:pPr>
      <w:r w:rsidDel="00000000" w:rsidR="00000000" w:rsidRPr="00000000">
        <w:rPr>
          <w:rtl w:val="0"/>
        </w:rPr>
      </w:r>
    </w:p>
    <w:p w:rsidR="00000000" w:rsidDel="00000000" w:rsidP="00000000" w:rsidRDefault="00000000" w:rsidRPr="00000000" w14:paraId="00000051">
      <w:pPr>
        <w:pStyle w:val="Heading1"/>
        <w:pageBreakBefore w:val="0"/>
        <w:rPr>
          <w:vertAlign w:val="baseline"/>
        </w:rPr>
      </w:pPr>
      <w:r w:rsidDel="00000000" w:rsidR="00000000" w:rsidRPr="00000000">
        <w:rPr>
          <w:vertAlign w:val="baseline"/>
          <w:rtl w:val="0"/>
        </w:rPr>
        <w:t xml:space="preserve">Kityo v. Uganda</w:t>
      </w:r>
    </w:p>
    <w:p w:rsidR="00000000" w:rsidDel="00000000" w:rsidP="00000000" w:rsidRDefault="00000000" w:rsidRPr="00000000" w14:paraId="00000052">
      <w:pPr>
        <w:pStyle w:val="Heading1"/>
        <w:pageBreakBefore w:val="0"/>
        <w:rPr>
          <w:vertAlign w:val="baseline"/>
        </w:rPr>
      </w:pPr>
      <w:r w:rsidDel="00000000" w:rsidR="00000000" w:rsidRPr="00000000">
        <w:rPr>
          <w:vertAlign w:val="baseline"/>
          <w:rtl w:val="0"/>
        </w:rPr>
        <w:t xml:space="preserve">Koech V. R</w:t>
      </w:r>
    </w:p>
    <w:p w:rsidR="00000000" w:rsidDel="00000000" w:rsidP="00000000" w:rsidRDefault="00000000" w:rsidRPr="00000000" w14:paraId="00000053">
      <w:pPr>
        <w:pStyle w:val="Heading1"/>
        <w:pageBreakBefore w:val="0"/>
        <w:rPr>
          <w:vertAlign w:val="baseline"/>
        </w:rPr>
      </w:pPr>
      <w:r w:rsidDel="00000000" w:rsidR="00000000" w:rsidRPr="00000000">
        <w:rPr>
          <w:rtl w:val="0"/>
        </w:rPr>
      </w:r>
    </w:p>
    <w:p w:rsidR="00000000" w:rsidDel="00000000" w:rsidP="00000000" w:rsidRDefault="00000000" w:rsidRPr="00000000" w14:paraId="00000054">
      <w:pPr>
        <w:pStyle w:val="Heading1"/>
        <w:pageBreakBefore w:val="0"/>
        <w:rPr>
          <w:color w:val="000000"/>
          <w:u w:val="none"/>
          <w:vertAlign w:val="baseline"/>
        </w:rPr>
      </w:pPr>
      <w:r w:rsidDel="00000000" w:rsidR="00000000" w:rsidRPr="00000000">
        <w:rPr>
          <w:color w:val="000000"/>
          <w:u w:val="none"/>
          <w:vertAlign w:val="baseline"/>
          <w:rtl w:val="0"/>
        </w:rPr>
        <w:t xml:space="preserve">Section 73(5) of Narcotic Drugs and Psychotropic Substances Act gives powers to the police similar to those provided in Section 26 of the CPC i.e. power to enter a premises without a warrant but Section 73 (5) requires an officer to record his reasons for conducting a search without a warrant.  That provision only applies to drugs and similar substances.  Where a body search has to be done, Section 27 of the CPC requires that the search on a woman be done by another woman for reasons of decency and modesty.</w:t>
      </w:r>
    </w:p>
    <w:p w:rsidR="00000000" w:rsidDel="00000000" w:rsidP="00000000" w:rsidRDefault="00000000" w:rsidRPr="00000000" w14:paraId="00000055">
      <w:pPr>
        <w:pStyle w:val="Heading1"/>
        <w:pageBreakBefore w:val="0"/>
        <w:rPr>
          <w:color w:val="000000"/>
          <w:u w:val="none"/>
          <w:vertAlign w:val="baseline"/>
        </w:rPr>
      </w:pPr>
      <w:r w:rsidDel="00000000" w:rsidR="00000000" w:rsidRPr="00000000">
        <w:rPr>
          <w:rtl w:val="0"/>
        </w:rPr>
      </w:r>
    </w:p>
    <w:p w:rsidR="00000000" w:rsidDel="00000000" w:rsidP="00000000" w:rsidRDefault="00000000" w:rsidRPr="00000000" w14:paraId="00000056">
      <w:pPr>
        <w:pStyle w:val="Heading1"/>
        <w:pageBreakBefore w:val="0"/>
        <w:rPr>
          <w:vertAlign w:val="baseline"/>
        </w:rPr>
      </w:pPr>
      <w:r w:rsidDel="00000000" w:rsidR="00000000" w:rsidRPr="00000000">
        <w:rPr>
          <w:color w:val="000000"/>
          <w:u w:val="none"/>
          <w:vertAlign w:val="baseline"/>
          <w:rtl w:val="0"/>
        </w:rPr>
        <w:t xml:space="preserve">The Narcotics does provide that a man should also be searched by a man but the CPC has no provisions as who should search the men.</w:t>
      </w:r>
      <w:r w:rsidDel="00000000" w:rsidR="00000000" w:rsidRPr="00000000">
        <w:rPr>
          <w:vertAlign w:val="baseline"/>
          <w:rtl w:val="0"/>
        </w:rPr>
        <w:t xml:space="preserve">  </w:t>
      </w:r>
    </w:p>
    <w:p w:rsidR="00000000" w:rsidDel="00000000" w:rsidP="00000000" w:rsidRDefault="00000000" w:rsidRPr="00000000" w14:paraId="00000057">
      <w:pPr>
        <w:pageBreakBefore w:val="0"/>
        <w:jc w:val="both"/>
        <w:rPr>
          <w:vertAlign w:val="baseline"/>
        </w:rPr>
      </w:pPr>
      <w:r w:rsidDel="00000000" w:rsidR="00000000" w:rsidRPr="00000000">
        <w:rPr>
          <w:rtl w:val="0"/>
        </w:rPr>
      </w:r>
    </w:p>
    <w:p w:rsidR="00000000" w:rsidDel="00000000" w:rsidP="00000000" w:rsidRDefault="00000000" w:rsidRPr="00000000" w14:paraId="00000058">
      <w:pPr>
        <w:pStyle w:val="Heading2"/>
        <w:pageBreakBefore w:val="0"/>
        <w:jc w:val="both"/>
        <w:rPr>
          <w:vertAlign w:val="baseline"/>
        </w:rPr>
      </w:pPr>
      <w:r w:rsidDel="00000000" w:rsidR="00000000" w:rsidRPr="00000000">
        <w:rPr>
          <w:b w:val="1"/>
          <w:vertAlign w:val="baseline"/>
          <w:rtl w:val="0"/>
        </w:rPr>
        <w:t xml:space="preserve">CHARGES &amp; INFORMATION</w:t>
      </w:r>
      <w:r w:rsidDel="00000000" w:rsidR="00000000" w:rsidRPr="00000000">
        <w:rPr>
          <w:rtl w:val="0"/>
        </w:rPr>
      </w:r>
    </w:p>
    <w:p w:rsidR="00000000" w:rsidDel="00000000" w:rsidP="00000000" w:rsidRDefault="00000000" w:rsidRPr="00000000" w14:paraId="00000059">
      <w:pPr>
        <w:pageBreakBefore w:val="0"/>
        <w:jc w:val="both"/>
        <w:rPr>
          <w:vertAlign w:val="baseline"/>
        </w:rPr>
      </w:pPr>
      <w:r w:rsidDel="00000000" w:rsidR="00000000" w:rsidRPr="00000000">
        <w:rPr>
          <w:rtl w:val="0"/>
        </w:rPr>
      </w:r>
    </w:p>
    <w:p w:rsidR="00000000" w:rsidDel="00000000" w:rsidP="00000000" w:rsidRDefault="00000000" w:rsidRPr="00000000" w14:paraId="0000005A">
      <w:pPr>
        <w:pageBreakBefore w:val="0"/>
        <w:jc w:val="both"/>
        <w:rPr>
          <w:vertAlign w:val="baseline"/>
        </w:rPr>
      </w:pPr>
      <w:r w:rsidDel="00000000" w:rsidR="00000000" w:rsidRPr="00000000">
        <w:rPr>
          <w:vertAlign w:val="baseline"/>
          <w:rtl w:val="0"/>
        </w:rPr>
        <w:t xml:space="preserve">This refers to the information that should be contained in a charge.  These are the documents that contain the allegations against the accused persons.  The formal statement of allegation is what is referred to as the charge and the document contained in the charge is what is known as the charge sheet.  </w:t>
      </w:r>
    </w:p>
    <w:p w:rsidR="00000000" w:rsidDel="00000000" w:rsidP="00000000" w:rsidRDefault="00000000" w:rsidRPr="00000000" w14:paraId="0000005B">
      <w:pPr>
        <w:pageBreakBefore w:val="0"/>
        <w:jc w:val="both"/>
        <w:rPr>
          <w:vertAlign w:val="baseline"/>
        </w:rPr>
      </w:pPr>
      <w:r w:rsidDel="00000000" w:rsidR="00000000" w:rsidRPr="00000000">
        <w:rPr>
          <w:rtl w:val="0"/>
        </w:rPr>
      </w:r>
    </w:p>
    <w:p w:rsidR="00000000" w:rsidDel="00000000" w:rsidP="00000000" w:rsidRDefault="00000000" w:rsidRPr="00000000" w14:paraId="0000005C">
      <w:pPr>
        <w:pageBreakBefore w:val="0"/>
        <w:jc w:val="both"/>
        <w:rPr>
          <w:vertAlign w:val="baseline"/>
        </w:rPr>
      </w:pPr>
      <w:r w:rsidDel="00000000" w:rsidR="00000000" w:rsidRPr="00000000">
        <w:rPr>
          <w:vertAlign w:val="baseline"/>
          <w:rtl w:val="0"/>
        </w:rPr>
        <w:t xml:space="preserve">There are two ways of commencing criminal proceedings as stated in Section 89(1)</w:t>
      </w:r>
    </w:p>
    <w:p w:rsidR="00000000" w:rsidDel="00000000" w:rsidP="00000000" w:rsidRDefault="00000000" w:rsidRPr="00000000" w14:paraId="0000005D">
      <w:pPr>
        <w:pageBreakBefore w:val="0"/>
        <w:numPr>
          <w:ilvl w:val="0"/>
          <w:numId w:val="1"/>
        </w:numPr>
        <w:ind w:left="1080" w:hanging="720"/>
        <w:jc w:val="both"/>
        <w:rPr>
          <w:vertAlign w:val="baseline"/>
        </w:rPr>
      </w:pPr>
      <w:r w:rsidDel="00000000" w:rsidR="00000000" w:rsidRPr="00000000">
        <w:rPr>
          <w:vertAlign w:val="baseline"/>
          <w:rtl w:val="0"/>
        </w:rPr>
        <w:t xml:space="preserve">by making or filing a complaint;</w:t>
      </w:r>
    </w:p>
    <w:p w:rsidR="00000000" w:rsidDel="00000000" w:rsidP="00000000" w:rsidRDefault="00000000" w:rsidRPr="00000000" w14:paraId="0000005E">
      <w:pPr>
        <w:pageBreakBefore w:val="0"/>
        <w:numPr>
          <w:ilvl w:val="0"/>
          <w:numId w:val="1"/>
        </w:numPr>
        <w:ind w:left="1080" w:hanging="720"/>
        <w:jc w:val="both"/>
        <w:rPr>
          <w:vertAlign w:val="baseline"/>
        </w:rPr>
      </w:pPr>
      <w:r w:rsidDel="00000000" w:rsidR="00000000" w:rsidRPr="00000000">
        <w:rPr>
          <w:vertAlign w:val="baseline"/>
          <w:rtl w:val="0"/>
        </w:rPr>
        <w:t xml:space="preserve">by the production in court of a person arrested without a warrant – the police to this case will provide also the charges drafted against the person.</w:t>
      </w:r>
    </w:p>
    <w:p w:rsidR="00000000" w:rsidDel="00000000" w:rsidP="00000000" w:rsidRDefault="00000000" w:rsidRPr="00000000" w14:paraId="0000005F">
      <w:pPr>
        <w:pageBreakBefore w:val="0"/>
        <w:jc w:val="both"/>
        <w:rPr>
          <w:vertAlign w:val="baseline"/>
        </w:rPr>
      </w:pPr>
      <w:r w:rsidDel="00000000" w:rsidR="00000000" w:rsidRPr="00000000">
        <w:rPr>
          <w:rtl w:val="0"/>
        </w:rPr>
      </w:r>
    </w:p>
    <w:p w:rsidR="00000000" w:rsidDel="00000000" w:rsidP="00000000" w:rsidRDefault="00000000" w:rsidRPr="00000000" w14:paraId="00000060">
      <w:pPr>
        <w:pageBreakBefore w:val="0"/>
        <w:jc w:val="both"/>
        <w:rPr>
          <w:vertAlign w:val="baseline"/>
        </w:rPr>
      </w:pPr>
      <w:r w:rsidDel="00000000" w:rsidR="00000000" w:rsidRPr="00000000">
        <w:rPr>
          <w:rtl w:val="0"/>
        </w:rPr>
      </w:r>
    </w:p>
    <w:p w:rsidR="00000000" w:rsidDel="00000000" w:rsidP="00000000" w:rsidRDefault="00000000" w:rsidRPr="00000000" w14:paraId="00000061">
      <w:pPr>
        <w:pageBreakBefore w:val="0"/>
        <w:jc w:val="both"/>
        <w:rPr>
          <w:vertAlign w:val="baseline"/>
        </w:rPr>
      </w:pPr>
      <w:r w:rsidDel="00000000" w:rsidR="00000000" w:rsidRPr="00000000">
        <w:rPr>
          <w:vertAlign w:val="baseline"/>
          <w:rtl w:val="0"/>
        </w:rPr>
        <w:t xml:space="preserve">In the first instance, the court magistrate causes charges to be drafted against the accused person the court will then issue summons or warrant of arrest to compel attendance for the suspect in court.</w:t>
      </w:r>
    </w:p>
    <w:p w:rsidR="00000000" w:rsidDel="00000000" w:rsidP="00000000" w:rsidRDefault="00000000" w:rsidRPr="00000000" w14:paraId="00000062">
      <w:pPr>
        <w:pageBreakBefore w:val="0"/>
        <w:jc w:val="both"/>
        <w:rPr>
          <w:vertAlign w:val="baseline"/>
        </w:rPr>
      </w:pPr>
      <w:r w:rsidDel="00000000" w:rsidR="00000000" w:rsidRPr="00000000">
        <w:rPr>
          <w:rtl w:val="0"/>
        </w:rPr>
      </w:r>
    </w:p>
    <w:p w:rsidR="00000000" w:rsidDel="00000000" w:rsidP="00000000" w:rsidRDefault="00000000" w:rsidRPr="00000000" w14:paraId="00000063">
      <w:pPr>
        <w:pageBreakBefore w:val="0"/>
        <w:jc w:val="both"/>
        <w:rPr>
          <w:vertAlign w:val="baseline"/>
        </w:rPr>
      </w:pPr>
      <w:r w:rsidDel="00000000" w:rsidR="00000000" w:rsidRPr="00000000">
        <w:rPr>
          <w:vertAlign w:val="baseline"/>
          <w:rtl w:val="0"/>
        </w:rPr>
        <w:t xml:space="preserve">The procedure of commencing proceedings by filing a complaint is commonly used by public prosecutors other than the police.  It is also commonly used by private prosecutors.  If the police have neglected to prosecute some person, you can file a complaint in court and the magistrate would issue summons requiring that person to attend court to answer charges.</w:t>
      </w:r>
    </w:p>
    <w:p w:rsidR="00000000" w:rsidDel="00000000" w:rsidP="00000000" w:rsidRDefault="00000000" w:rsidRPr="00000000" w14:paraId="00000064">
      <w:pPr>
        <w:pageBreakBefore w:val="0"/>
        <w:jc w:val="both"/>
        <w:rPr>
          <w:vertAlign w:val="baseline"/>
        </w:rPr>
      </w:pPr>
      <w:r w:rsidDel="00000000" w:rsidR="00000000" w:rsidRPr="00000000">
        <w:rPr>
          <w:rtl w:val="0"/>
        </w:rPr>
      </w:r>
    </w:p>
    <w:p w:rsidR="00000000" w:rsidDel="00000000" w:rsidP="00000000" w:rsidRDefault="00000000" w:rsidRPr="00000000" w14:paraId="00000065">
      <w:pPr>
        <w:pageBreakBefore w:val="0"/>
        <w:jc w:val="both"/>
        <w:rPr>
          <w:vertAlign w:val="baseline"/>
        </w:rPr>
      </w:pPr>
      <w:r w:rsidDel="00000000" w:rsidR="00000000" w:rsidRPr="00000000">
        <w:rPr>
          <w:vertAlign w:val="baseline"/>
          <w:rtl w:val="0"/>
        </w:rPr>
        <w:t xml:space="preserve">Note that the complaint may be oral or in writing if the complainant is an illiterate person, chances are that they will produce themselves to the magistrate.  Whether it is oral or in writing, it must be signed by both the magistrate or the complainant.  If it is not so signed, the complaint would be invalid.  Note that the magistrate has power to refuse to admit a complaint or formal charge drawn in accordance with section 89.  the magistrate is not bound to admit complaints and has the discretion to refuse if the complaint in the magistrate’s opinion does not disclose an offence.  However, he must give reasons for refusing to admit the complaint or charge.  The complainant has a right to seek revision of the order and thus reasons must be given for refusal.</w:t>
      </w:r>
    </w:p>
    <w:p w:rsidR="00000000" w:rsidDel="00000000" w:rsidP="00000000" w:rsidRDefault="00000000" w:rsidRPr="00000000" w14:paraId="00000066">
      <w:pPr>
        <w:pageBreakBefore w:val="0"/>
        <w:jc w:val="both"/>
        <w:rPr>
          <w:vertAlign w:val="baseline"/>
        </w:rPr>
      </w:pPr>
      <w:r w:rsidDel="00000000" w:rsidR="00000000" w:rsidRPr="00000000">
        <w:rPr>
          <w:rtl w:val="0"/>
        </w:rPr>
      </w:r>
    </w:p>
    <w:p w:rsidR="00000000" w:rsidDel="00000000" w:rsidP="00000000" w:rsidRDefault="00000000" w:rsidRPr="00000000" w14:paraId="00000067">
      <w:pPr>
        <w:pageBreakBefore w:val="0"/>
        <w:jc w:val="both"/>
        <w:rPr>
          <w:vertAlign w:val="baseline"/>
        </w:rPr>
      </w:pPr>
      <w:r w:rsidDel="00000000" w:rsidR="00000000" w:rsidRPr="00000000">
        <w:rPr>
          <w:vertAlign w:val="baseline"/>
          <w:rtl w:val="0"/>
        </w:rPr>
        <w:t xml:space="preserve">Under Section 89 of CPC person arresting without warrant or the arresting officer may draw up a formal charge against the suspect and present him before the magistrate for the purpose of pleading to the same.  Alternatively, the suspect may be presented to court, without the formal charge in which case the Magistrate may draw up a formal charge or cause one to be drawn.  The practice is that normally police will draw the charge and present the charge together with the person being charged in court.</w:t>
      </w:r>
    </w:p>
    <w:p w:rsidR="00000000" w:rsidDel="00000000" w:rsidP="00000000" w:rsidRDefault="00000000" w:rsidRPr="00000000" w14:paraId="00000068">
      <w:pPr>
        <w:pageBreakBefore w:val="0"/>
        <w:jc w:val="both"/>
        <w:rPr>
          <w:vertAlign w:val="baseline"/>
        </w:rPr>
      </w:pPr>
      <w:r w:rsidDel="00000000" w:rsidR="00000000" w:rsidRPr="00000000">
        <w:rPr>
          <w:rtl w:val="0"/>
        </w:rPr>
      </w:r>
    </w:p>
    <w:p w:rsidR="00000000" w:rsidDel="00000000" w:rsidP="00000000" w:rsidRDefault="00000000" w:rsidRPr="00000000" w14:paraId="00000069">
      <w:pPr>
        <w:pageBreakBefore w:val="0"/>
        <w:jc w:val="both"/>
        <w:rPr>
          <w:vertAlign w:val="baseline"/>
        </w:rPr>
      </w:pPr>
      <w:r w:rsidDel="00000000" w:rsidR="00000000" w:rsidRPr="00000000">
        <w:rPr>
          <w:vertAlign w:val="baseline"/>
          <w:rtl w:val="0"/>
        </w:rPr>
        <w:t xml:space="preserve">Where the charge is drawn by the police officers, it ought to be done by the police officers themselves.  In cases where an accused person is presented in court by the police having been arrested without a warrant to the magistrate may under S. 89(5) decline to admit the charge if in his opinion it does not disclose an offence.</w:t>
      </w:r>
    </w:p>
    <w:p w:rsidR="00000000" w:rsidDel="00000000" w:rsidP="00000000" w:rsidRDefault="00000000" w:rsidRPr="00000000" w14:paraId="0000006A">
      <w:pPr>
        <w:pageBreakBefore w:val="0"/>
        <w:jc w:val="both"/>
        <w:rPr>
          <w:vertAlign w:val="baseline"/>
        </w:rPr>
      </w:pPr>
      <w:r w:rsidDel="00000000" w:rsidR="00000000" w:rsidRPr="00000000">
        <w:rPr>
          <w:rtl w:val="0"/>
        </w:rPr>
      </w:r>
    </w:p>
    <w:p w:rsidR="00000000" w:rsidDel="00000000" w:rsidP="00000000" w:rsidRDefault="00000000" w:rsidRPr="00000000" w14:paraId="0000006B">
      <w:pPr>
        <w:pageBreakBefore w:val="0"/>
        <w:jc w:val="both"/>
        <w:rPr>
          <w:vertAlign w:val="baseline"/>
        </w:rPr>
      </w:pPr>
      <w:r w:rsidDel="00000000" w:rsidR="00000000" w:rsidRPr="00000000">
        <w:rPr>
          <w:vertAlign w:val="baseline"/>
          <w:rtl w:val="0"/>
        </w:rPr>
        <w:t xml:space="preserve">A charge is a complaint which has been formally drawn up or it is a formal written accusation of an offence drawn up by a Magistrate or police officer and signed as required by law for use in a criminal trial or in preliminary proceedings like committal proceedings.  Among the documents contained in the committal bundle there should be a charge.</w:t>
      </w:r>
    </w:p>
    <w:p w:rsidR="00000000" w:rsidDel="00000000" w:rsidP="00000000" w:rsidRDefault="00000000" w:rsidRPr="00000000" w14:paraId="0000006C">
      <w:pPr>
        <w:pageBreakBefore w:val="0"/>
        <w:jc w:val="both"/>
        <w:rP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purpose of drawing up the charge is mainly to inform the accused of the allegations against him to enable him prepare a defence to those allegations and also to inform the court of the offence allegedly committed by the person it is called upon to try.  It is a mandatory requirement that the charge be based on some known offence which is known in law.  This is by virtue of Section 77 (8) of the Constitution.  </w:t>
      </w:r>
    </w:p>
    <w:p w:rsidR="00000000" w:rsidDel="00000000" w:rsidP="00000000" w:rsidRDefault="00000000" w:rsidRPr="00000000" w14:paraId="0000006E">
      <w:pPr>
        <w:pageBreakBefore w:val="0"/>
        <w:jc w:val="both"/>
        <w:rPr>
          <w:vertAlign w:val="baseline"/>
        </w:rPr>
      </w:pPr>
      <w:r w:rsidDel="00000000" w:rsidR="00000000" w:rsidRPr="00000000">
        <w:rPr>
          <w:rtl w:val="0"/>
        </w:rPr>
      </w:r>
    </w:p>
    <w:p w:rsidR="00000000" w:rsidDel="00000000" w:rsidP="00000000" w:rsidRDefault="00000000" w:rsidRPr="00000000" w14:paraId="0000006F">
      <w:pPr>
        <w:pageBreakBefore w:val="0"/>
        <w:jc w:val="both"/>
        <w:rPr>
          <w:vertAlign w:val="baseline"/>
        </w:rPr>
      </w:pPr>
      <w:r w:rsidDel="00000000" w:rsidR="00000000" w:rsidRPr="00000000">
        <w:rPr>
          <w:vertAlign w:val="baseline"/>
          <w:rtl w:val="0"/>
        </w:rPr>
        <w:t xml:space="preserve">Note further that the charge should be in prescribed form and the form prescribed by the CPC is to be found in the Second schedule of the CPC pages 150-156.</w:t>
      </w:r>
    </w:p>
    <w:p w:rsidR="00000000" w:rsidDel="00000000" w:rsidP="00000000" w:rsidRDefault="00000000" w:rsidRPr="00000000" w14:paraId="00000070">
      <w:pPr>
        <w:pageBreakBefore w:val="0"/>
        <w:jc w:val="both"/>
        <w:rPr>
          <w:vertAlign w:val="baseline"/>
        </w:rPr>
      </w:pPr>
      <w:r w:rsidDel="00000000" w:rsidR="00000000" w:rsidRPr="00000000">
        <w:rPr>
          <w:rtl w:val="0"/>
        </w:rPr>
      </w:r>
    </w:p>
    <w:p w:rsidR="00000000" w:rsidDel="00000000" w:rsidP="00000000" w:rsidRDefault="00000000" w:rsidRPr="00000000" w14:paraId="00000071">
      <w:pPr>
        <w:pageBreakBefore w:val="0"/>
        <w:jc w:val="both"/>
        <w:rPr>
          <w:vertAlign w:val="baseline"/>
        </w:rPr>
      </w:pPr>
      <w:r w:rsidDel="00000000" w:rsidR="00000000" w:rsidRPr="00000000">
        <w:rPr>
          <w:vertAlign w:val="baseline"/>
          <w:rtl w:val="0"/>
        </w:rPr>
        <w:t xml:space="preserve">Under Section 134 it is stated that the charge should contain 2 essential parts.</w:t>
      </w:r>
    </w:p>
    <w:p w:rsidR="00000000" w:rsidDel="00000000" w:rsidP="00000000" w:rsidRDefault="00000000" w:rsidRPr="00000000" w14:paraId="00000072">
      <w:pPr>
        <w:pageBreakBefore w:val="0"/>
        <w:jc w:val="both"/>
        <w:rPr>
          <w:vertAlign w:val="baseline"/>
        </w:rPr>
      </w:pPr>
      <w:r w:rsidDel="00000000" w:rsidR="00000000" w:rsidRPr="00000000">
        <w:rPr>
          <w:rtl w:val="0"/>
        </w:rPr>
      </w:r>
    </w:p>
    <w:p w:rsidR="00000000" w:rsidDel="00000000" w:rsidP="00000000" w:rsidRDefault="00000000" w:rsidRPr="00000000" w14:paraId="00000073">
      <w:pPr>
        <w:pageBreakBefore w:val="0"/>
        <w:numPr>
          <w:ilvl w:val="0"/>
          <w:numId w:val="2"/>
        </w:numPr>
        <w:ind w:left="1080" w:hanging="720"/>
        <w:jc w:val="both"/>
        <w:rPr>
          <w:vertAlign w:val="baseline"/>
        </w:rPr>
      </w:pPr>
      <w:r w:rsidDel="00000000" w:rsidR="00000000" w:rsidRPr="00000000">
        <w:rPr>
          <w:vertAlign w:val="baseline"/>
          <w:rtl w:val="0"/>
        </w:rPr>
        <w:t xml:space="preserve">A statement of the offence;</w:t>
      </w:r>
    </w:p>
    <w:p w:rsidR="00000000" w:rsidDel="00000000" w:rsidP="00000000" w:rsidRDefault="00000000" w:rsidRPr="00000000" w14:paraId="00000074">
      <w:pPr>
        <w:pageBreakBefore w:val="0"/>
        <w:numPr>
          <w:ilvl w:val="0"/>
          <w:numId w:val="2"/>
        </w:numPr>
        <w:ind w:left="1080" w:hanging="720"/>
        <w:jc w:val="both"/>
        <w:rPr>
          <w:vertAlign w:val="baseline"/>
        </w:rPr>
      </w:pPr>
      <w:r w:rsidDel="00000000" w:rsidR="00000000" w:rsidRPr="00000000">
        <w:rPr>
          <w:vertAlign w:val="baseline"/>
          <w:rtl w:val="0"/>
        </w:rPr>
        <w:t xml:space="preserve">Particulars of the offence.</w:t>
      </w:r>
    </w:p>
    <w:p w:rsidR="00000000" w:rsidDel="00000000" w:rsidP="00000000" w:rsidRDefault="00000000" w:rsidRPr="00000000" w14:paraId="00000075">
      <w:pPr>
        <w:pageBreakBefore w:val="0"/>
        <w:jc w:val="both"/>
        <w:rPr>
          <w:vertAlign w:val="baseline"/>
        </w:rPr>
      </w:pPr>
      <w:r w:rsidDel="00000000" w:rsidR="00000000" w:rsidRPr="00000000">
        <w:rPr>
          <w:rtl w:val="0"/>
        </w:rPr>
      </w:r>
    </w:p>
    <w:p w:rsidR="00000000" w:rsidDel="00000000" w:rsidP="00000000" w:rsidRDefault="00000000" w:rsidRPr="00000000" w14:paraId="00000076">
      <w:pPr>
        <w:pageBreakBefore w:val="0"/>
        <w:jc w:val="both"/>
        <w:rPr>
          <w:vertAlign w:val="baseline"/>
        </w:rPr>
      </w:pPr>
      <w:r w:rsidDel="00000000" w:rsidR="00000000" w:rsidRPr="00000000">
        <w:rPr>
          <w:vertAlign w:val="baseline"/>
          <w:rtl w:val="0"/>
        </w:rPr>
        <w:t xml:space="preserve">The statement of the offence merely mentions the offence allegedly committed and the provisions of the law creating that particular offence.  For example the statement for arson state arson contrary to Section 333 of the Penal Code.  </w:t>
      </w:r>
    </w:p>
    <w:p w:rsidR="00000000" w:rsidDel="00000000" w:rsidP="00000000" w:rsidRDefault="00000000" w:rsidRPr="00000000" w14:paraId="00000077">
      <w:pPr>
        <w:pageBreakBefore w:val="0"/>
        <w:jc w:val="both"/>
        <w:rPr>
          <w:vertAlign w:val="baseline"/>
        </w:rPr>
      </w:pPr>
      <w:r w:rsidDel="00000000" w:rsidR="00000000" w:rsidRPr="00000000">
        <w:rPr>
          <w:rtl w:val="0"/>
        </w:rPr>
      </w:r>
    </w:p>
    <w:p w:rsidR="00000000" w:rsidDel="00000000" w:rsidP="00000000" w:rsidRDefault="00000000" w:rsidRPr="00000000" w14:paraId="00000078">
      <w:pPr>
        <w:pageBreakBefore w:val="0"/>
        <w:jc w:val="both"/>
        <w:rPr>
          <w:vertAlign w:val="baseline"/>
        </w:rPr>
      </w:pPr>
      <w:r w:rsidDel="00000000" w:rsidR="00000000" w:rsidRPr="00000000">
        <w:rPr>
          <w:vertAlign w:val="baseline"/>
          <w:rtl w:val="0"/>
        </w:rPr>
        <w:t xml:space="preserve">The particulars of the offence on the other hand is more detailed it states, name, where the offence was committed and date when the offence was allegedly committed and the act and conduct or omission amounting to the offence allegedly committed.  The particulars for the offence of arson are stated (Wilfully and Unlawfully setting fire to a house).</w:t>
      </w:r>
    </w:p>
    <w:p w:rsidR="00000000" w:rsidDel="00000000" w:rsidP="00000000" w:rsidRDefault="00000000" w:rsidRPr="00000000" w14:paraId="00000079">
      <w:pPr>
        <w:pageBreakBefore w:val="0"/>
        <w:jc w:val="both"/>
        <w:rPr>
          <w:vertAlign w:val="baseline"/>
        </w:rPr>
      </w:pPr>
      <w:r w:rsidDel="00000000" w:rsidR="00000000" w:rsidRPr="00000000">
        <w:rPr>
          <w:rtl w:val="0"/>
        </w:rPr>
      </w:r>
    </w:p>
    <w:p w:rsidR="00000000" w:rsidDel="00000000" w:rsidP="00000000" w:rsidRDefault="00000000" w:rsidRPr="00000000" w14:paraId="0000007A">
      <w:pPr>
        <w:pageBreakBefore w:val="0"/>
        <w:jc w:val="both"/>
        <w:rPr>
          <w:vertAlign w:val="baseline"/>
        </w:rPr>
      </w:pPr>
      <w:r w:rsidDel="00000000" w:rsidR="00000000" w:rsidRPr="00000000">
        <w:rPr>
          <w:vertAlign w:val="baseline"/>
          <w:rtl w:val="0"/>
        </w:rPr>
        <w:t xml:space="preserve">The charge should describe the offence plainly, briefly and concisely and should not contain any evidence.  The statement of the offence usually states the law ad the particular sections of the law which have allegedly been offended.  It is a legal requirement that the charge sheet should cite the Sections and sub sections of the relevant statutes.  If the offence is created in a sub section you should note the section and sub section, if it is a paragraph cite the relevant paragraph.</w:t>
      </w:r>
    </w:p>
    <w:p w:rsidR="00000000" w:rsidDel="00000000" w:rsidP="00000000" w:rsidRDefault="00000000" w:rsidRPr="00000000" w14:paraId="0000007B">
      <w:pPr>
        <w:pageBreakBefore w:val="0"/>
        <w:jc w:val="both"/>
        <w:rPr>
          <w:vertAlign w:val="baseline"/>
        </w:rPr>
      </w:pPr>
      <w:r w:rsidDel="00000000" w:rsidR="00000000" w:rsidRPr="00000000">
        <w:rPr>
          <w:rtl w:val="0"/>
        </w:rPr>
      </w:r>
    </w:p>
    <w:p w:rsidR="00000000" w:rsidDel="00000000" w:rsidP="00000000" w:rsidRDefault="00000000" w:rsidRPr="00000000" w14:paraId="0000007C">
      <w:pPr>
        <w:pageBreakBefore w:val="0"/>
        <w:jc w:val="both"/>
        <w:rPr>
          <w:vertAlign w:val="baseline"/>
        </w:rPr>
      </w:pPr>
      <w:r w:rsidDel="00000000" w:rsidR="00000000" w:rsidRPr="00000000">
        <w:rPr>
          <w:vertAlign w:val="baseline"/>
          <w:rtl w:val="0"/>
        </w:rPr>
        <w:t xml:space="preserve">What is the effect of citing the wrong provisions of the law?  Does it become null and void.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there is a defect and the prosecution discover in good time, there is a provision for amendment of charges, they can do this on their own motion or they can be prompted by the court to amend.  The fact that the wrong provisions have been cited is not necessarily fatal to the prosecution’s case.  The effect of such lapses depend on whether the same occasion a miscarriage of justice. It depends on the circumstances of each case.  Section 382 of the CPC is the authority in this case which is to the effect that unless the defect has occasioned failure of justice or has prejudiced the accused, an order or conviction based on that charge should not be quashed on Appeal.  The conviction can only be quashed where the defect has an effect on the trial.</w:t>
      </w:r>
    </w:p>
    <w:p w:rsidR="00000000" w:rsidDel="00000000" w:rsidP="00000000" w:rsidRDefault="00000000" w:rsidRPr="00000000" w14:paraId="0000007E">
      <w:pPr>
        <w:pageBreakBefore w:val="0"/>
        <w:jc w:val="both"/>
        <w:rPr>
          <w:color w:val="0000ff"/>
          <w:vertAlign w:val="baseline"/>
        </w:rPr>
      </w:pPr>
      <w:r w:rsidDel="00000000" w:rsidR="00000000" w:rsidRPr="00000000">
        <w:rPr>
          <w:rtl w:val="0"/>
        </w:rPr>
      </w:r>
    </w:p>
    <w:p w:rsidR="00000000" w:rsidDel="00000000" w:rsidP="00000000" w:rsidRDefault="00000000" w:rsidRPr="00000000" w14:paraId="0000007F">
      <w:pPr>
        <w:pStyle w:val="Heading3"/>
        <w:pageBreakBefore w:val="0"/>
        <w:rPr>
          <w:vertAlign w:val="baseline"/>
        </w:rPr>
      </w:pPr>
      <w:r w:rsidDel="00000000" w:rsidR="00000000" w:rsidRPr="00000000">
        <w:rPr>
          <w:color w:val="0000ff"/>
          <w:vertAlign w:val="baseline"/>
          <w:rtl w:val="0"/>
        </w:rPr>
        <w:t xml:space="preserve">Avone V. R (1969) E A 129</w:t>
      </w:r>
      <w:r w:rsidDel="00000000" w:rsidR="00000000" w:rsidRPr="00000000">
        <w:rPr>
          <w:rtl w:val="0"/>
        </w:rPr>
      </w:r>
    </w:p>
    <w:p w:rsidR="00000000" w:rsidDel="00000000" w:rsidP="00000000" w:rsidRDefault="00000000" w:rsidRPr="00000000" w14:paraId="00000080">
      <w:pPr>
        <w:pageBreakBefore w:val="0"/>
        <w:rPr>
          <w:vertAlign w:val="baseline"/>
        </w:rPr>
      </w:pPr>
      <w:r w:rsidDel="00000000" w:rsidR="00000000" w:rsidRPr="00000000">
        <w:rPr>
          <w:rtl w:val="0"/>
        </w:rPr>
      </w:r>
    </w:p>
    <w:p w:rsidR="00000000" w:rsidDel="00000000" w:rsidP="00000000" w:rsidRDefault="00000000" w:rsidRPr="00000000" w14:paraId="00000081">
      <w:pPr>
        <w:pageBreakBefore w:val="0"/>
        <w:rPr>
          <w:vertAlign w:val="baseline"/>
        </w:rPr>
      </w:pPr>
      <w:r w:rsidDel="00000000" w:rsidR="00000000" w:rsidRPr="00000000">
        <w:rPr>
          <w:vertAlign w:val="baseline"/>
          <w:rtl w:val="0"/>
        </w:rPr>
        <w:t xml:space="preserve">The Appellant was charged with three counts of obtaining credit by fraud, forgery and of personation.  The relevant sections of the Penal Code under which two sections of the counts were laid were mis-described.  (the term count is used where in the same charge sheet the accused faces several charges)  the appellant was convicted on all three counts.  He appealed on the ground that the conviction was based on a defective charge.  His submission was that the charge was a nullity in law.  The High Court dismissed the Appeal on the finding that the misdescription in the charge had not prejudiced the Appellant.</w:t>
      </w:r>
    </w:p>
    <w:p w:rsidR="00000000" w:rsidDel="00000000" w:rsidP="00000000" w:rsidRDefault="00000000" w:rsidRPr="00000000" w14:paraId="00000082">
      <w:pPr>
        <w:pageBreakBefore w:val="0"/>
        <w:rPr>
          <w:vertAlign w:val="baseline"/>
        </w:rPr>
      </w:pPr>
      <w:r w:rsidDel="00000000" w:rsidR="00000000" w:rsidRPr="00000000">
        <w:rPr>
          <w:rtl w:val="0"/>
        </w:rPr>
      </w:r>
    </w:p>
    <w:p w:rsidR="00000000" w:rsidDel="00000000" w:rsidP="00000000" w:rsidRDefault="00000000" w:rsidRPr="00000000" w14:paraId="00000083">
      <w:pPr>
        <w:pageBreakBefore w:val="0"/>
        <w:rPr>
          <w:vertAlign w:val="baseline"/>
        </w:rPr>
      </w:pPr>
      <w:r w:rsidDel="00000000" w:rsidR="00000000" w:rsidRPr="00000000">
        <w:rPr>
          <w:vertAlign w:val="baseline"/>
          <w:rtl w:val="0"/>
        </w:rPr>
        <w:t xml:space="preserve">A similar holding was made in the case of </w:t>
      </w:r>
    </w:p>
    <w:p w:rsidR="00000000" w:rsidDel="00000000" w:rsidP="00000000" w:rsidRDefault="00000000" w:rsidRPr="00000000" w14:paraId="00000084">
      <w:pPr>
        <w:pStyle w:val="Heading4"/>
        <w:pageBreakBefore w:val="0"/>
        <w:rPr>
          <w:vertAlign w:val="baseline"/>
        </w:rPr>
      </w:pPr>
      <w:r w:rsidDel="00000000" w:rsidR="00000000" w:rsidRPr="00000000">
        <w:rPr>
          <w:vertAlign w:val="baseline"/>
          <w:rtl w:val="0"/>
        </w:rPr>
        <w:t xml:space="preserve">Sabur v. R 1948 E.A. 146</w:t>
      </w:r>
    </w:p>
    <w:p w:rsidR="00000000" w:rsidDel="00000000" w:rsidP="00000000" w:rsidRDefault="00000000" w:rsidRPr="00000000" w14:paraId="00000085">
      <w:pPr>
        <w:pageBreakBefore w:val="0"/>
        <w:rPr>
          <w:u w:val="single"/>
          <w:vertAlign w:val="baseline"/>
        </w:rPr>
      </w:pPr>
      <w:r w:rsidDel="00000000" w:rsidR="00000000" w:rsidRPr="00000000">
        <w:rPr>
          <w:rtl w:val="0"/>
        </w:rPr>
      </w:r>
    </w:p>
    <w:p w:rsidR="00000000" w:rsidDel="00000000" w:rsidP="00000000" w:rsidRDefault="00000000" w:rsidRPr="00000000" w14:paraId="00000086">
      <w:pPr>
        <w:pageBreakBefore w:val="0"/>
        <w:rPr>
          <w:vertAlign w:val="baseline"/>
        </w:rPr>
      </w:pPr>
      <w:r w:rsidDel="00000000" w:rsidR="00000000" w:rsidRPr="00000000">
        <w:rPr>
          <w:vertAlign w:val="baseline"/>
          <w:rtl w:val="0"/>
        </w:rPr>
        <w:t xml:space="preserve">The Appellant had been charged with a traffic offence contrary to Section 39(1) instead of beoing charged under Section 40 (1) of the Traffic Ordinance 1931  Section 39(1) did not create an offence but Section 40 (1) did.  He was convicted and his appeal grounded on the defectiveness of the charge was dismissed.  It was held that since the particulars of the offence were adequate to inform the appellant of the offence with which he was charged, there had been no failure of justice.  The defect was curable and followed Section 38(2) of the CPC to dismiss the Appeal.  Where defects are grave or serious the court should declare the charge defective and improper.  This normally happens in cases where the particulars of the charge do not disclose the offence, it is regarded as a grave or serious offence.  In particular where provisions of the law are wrong and where particulars are inadequate and do not disclose an offence they would be considered grave or serious defect.  Where the defect is in the basis of the offence it is considered curable.</w:t>
      </w:r>
    </w:p>
    <w:p w:rsidR="00000000" w:rsidDel="00000000" w:rsidP="00000000" w:rsidRDefault="00000000" w:rsidRPr="00000000" w14:paraId="00000087">
      <w:pPr>
        <w:pageBreakBefore w:val="0"/>
        <w:rPr>
          <w:vertAlign w:val="baseline"/>
        </w:rPr>
      </w:pPr>
      <w:r w:rsidDel="00000000" w:rsidR="00000000" w:rsidRPr="00000000">
        <w:rPr>
          <w:rtl w:val="0"/>
        </w:rPr>
      </w:r>
    </w:p>
    <w:p w:rsidR="00000000" w:rsidDel="00000000" w:rsidP="00000000" w:rsidRDefault="00000000" w:rsidRPr="00000000" w14:paraId="00000088">
      <w:pPr>
        <w:pageBreakBefore w:val="0"/>
        <w:rPr>
          <w:vertAlign w:val="baseline"/>
        </w:rPr>
      </w:pPr>
      <w:r w:rsidDel="00000000" w:rsidR="00000000" w:rsidRPr="00000000">
        <w:rPr>
          <w:vertAlign w:val="baseline"/>
          <w:rtl w:val="0"/>
        </w:rPr>
        <w:t xml:space="preserve">An error in the publication  is not necessarily fatal unless it has occasioned injustice to the Appellant.</w:t>
      </w:r>
    </w:p>
    <w:p w:rsidR="00000000" w:rsidDel="00000000" w:rsidP="00000000" w:rsidRDefault="00000000" w:rsidRPr="00000000" w14:paraId="00000089">
      <w:pPr>
        <w:pageBreakBefore w:val="0"/>
        <w:rPr>
          <w:vertAlign w:val="baseline"/>
        </w:rPr>
      </w:pPr>
      <w:r w:rsidDel="00000000" w:rsidR="00000000" w:rsidRPr="00000000">
        <w:rPr>
          <w:rtl w:val="0"/>
        </w:rPr>
      </w:r>
    </w:p>
    <w:p w:rsidR="00000000" w:rsidDel="00000000" w:rsidP="00000000" w:rsidRDefault="00000000" w:rsidRPr="00000000" w14:paraId="0000008A">
      <w:pPr>
        <w:pStyle w:val="Heading4"/>
        <w:pageBreakBefore w:val="0"/>
        <w:spacing w:before="240" w:lineRule="auto"/>
        <w:rPr>
          <w:vertAlign w:val="baseline"/>
        </w:rPr>
      </w:pPr>
      <w:r w:rsidDel="00000000" w:rsidR="00000000" w:rsidRPr="00000000">
        <w:rPr>
          <w:vertAlign w:val="baseline"/>
          <w:rtl w:val="0"/>
        </w:rPr>
        <w:t xml:space="preserve">MwasiA V. R (1967 E.A. 345</w:t>
      </w:r>
    </w:p>
    <w:p w:rsidR="00000000" w:rsidDel="00000000" w:rsidP="00000000" w:rsidRDefault="00000000" w:rsidRPr="00000000" w14:paraId="0000008B">
      <w:pPr>
        <w:pageBreakBefore w:val="0"/>
        <w:spacing w:before="240" w:lineRule="auto"/>
        <w:rPr>
          <w:u w:val="single"/>
          <w:vertAlign w:val="baseline"/>
        </w:rPr>
      </w:pPr>
      <w:r w:rsidDel="00000000" w:rsidR="00000000" w:rsidRPr="00000000">
        <w:rPr>
          <w:u w:val="single"/>
          <w:vertAlign w:val="baseline"/>
          <w:rtl w:val="0"/>
        </w:rPr>
        <w:t xml:space="preserve">Uganda V. Keneri Opindi  (1965</w:t>
      </w:r>
    </w:p>
    <w:p w:rsidR="00000000" w:rsidDel="00000000" w:rsidP="00000000" w:rsidRDefault="00000000" w:rsidRPr="00000000" w14:paraId="0000008C">
      <w:pPr>
        <w:pageBreakBefore w:val="0"/>
        <w:spacing w:before="240" w:lineRule="auto"/>
        <w:rPr>
          <w:vertAlign w:val="baseline"/>
        </w:rPr>
      </w:pPr>
      <w:r w:rsidDel="00000000" w:rsidR="00000000" w:rsidRPr="00000000">
        <w:rPr>
          <w:vertAlign w:val="baseline"/>
          <w:rtl w:val="0"/>
        </w:rPr>
        <w:t xml:space="preserve">This is a case where the wrong provisions of the law were cited and where the particulars in support did not disclose an offence.  The accused pleaded guilty to two counts </w:t>
      </w:r>
    </w:p>
    <w:p w:rsidR="00000000" w:rsidDel="00000000" w:rsidP="00000000" w:rsidRDefault="00000000" w:rsidRPr="00000000" w14:paraId="0000008D">
      <w:pPr>
        <w:pageBreakBefore w:val="0"/>
        <w:numPr>
          <w:ilvl w:val="0"/>
          <w:numId w:val="3"/>
        </w:numPr>
        <w:spacing w:before="240" w:lineRule="auto"/>
        <w:ind w:left="1080" w:hanging="720"/>
        <w:rPr>
          <w:vertAlign w:val="baseline"/>
        </w:rPr>
      </w:pPr>
      <w:r w:rsidDel="00000000" w:rsidR="00000000" w:rsidRPr="00000000">
        <w:rPr>
          <w:vertAlign w:val="baseline"/>
          <w:rtl w:val="0"/>
        </w:rPr>
        <w:t xml:space="preserve">Failing to display an L Plate on a Motor Vehicle</w:t>
      </w:r>
    </w:p>
    <w:p w:rsidR="00000000" w:rsidDel="00000000" w:rsidP="00000000" w:rsidRDefault="00000000" w:rsidRPr="00000000" w14:paraId="0000008E">
      <w:pPr>
        <w:pageBreakBefore w:val="0"/>
        <w:numPr>
          <w:ilvl w:val="0"/>
          <w:numId w:val="3"/>
        </w:numPr>
        <w:spacing w:before="240" w:lineRule="auto"/>
        <w:ind w:left="1080" w:hanging="720"/>
        <w:rPr>
          <w:vertAlign w:val="baseline"/>
        </w:rPr>
      </w:pPr>
      <w:r w:rsidDel="00000000" w:rsidR="00000000" w:rsidRPr="00000000">
        <w:rPr>
          <w:vertAlign w:val="baseline"/>
          <w:rtl w:val="0"/>
        </w:rPr>
        <w:t xml:space="preserve">Being a Learner Driver while not accompanied by a competent driver.</w:t>
      </w:r>
    </w:p>
    <w:p w:rsidR="00000000" w:rsidDel="00000000" w:rsidP="00000000" w:rsidRDefault="00000000" w:rsidRPr="00000000" w14:paraId="0000008F">
      <w:pPr>
        <w:pageBreakBefore w:val="0"/>
        <w:spacing w:before="240" w:lineRule="auto"/>
        <w:rPr>
          <w:vertAlign w:val="baseline"/>
        </w:rPr>
      </w:pPr>
      <w:r w:rsidDel="00000000" w:rsidR="00000000" w:rsidRPr="00000000">
        <w:rPr>
          <w:vertAlign w:val="baseline"/>
          <w:rtl w:val="0"/>
        </w:rPr>
        <w:t xml:space="preserve">On revision the High court set aside the conviction an d sentence and set the accused free and stated that the error or defect in this case was a fundamental error in that the accused the was charged with a non-existence offence.  They found that the charge was bad and incurably defective and in contravention of the equivalent of Section 382 of the Kenyan CPC.  </w:t>
      </w:r>
    </w:p>
    <w:p w:rsidR="00000000" w:rsidDel="00000000" w:rsidP="00000000" w:rsidRDefault="00000000" w:rsidRPr="00000000" w14:paraId="00000090">
      <w:pPr>
        <w:pageBreakBefore w:val="0"/>
        <w:spacing w:before="240" w:lineRule="auto"/>
        <w:rPr>
          <w:vertAlign w:val="baseline"/>
        </w:rPr>
      </w:pPr>
      <w:r w:rsidDel="00000000" w:rsidR="00000000" w:rsidRPr="00000000">
        <w:rPr>
          <w:vertAlign w:val="baseline"/>
          <w:rtl w:val="0"/>
        </w:rPr>
        <w:t xml:space="preserve">Sometimes a charge may provide no particulars or provide wrong ingredients such a charge would be incurably defective and bad and the accused ought to be discharged.</w:t>
      </w:r>
    </w:p>
    <w:p w:rsidR="00000000" w:rsidDel="00000000" w:rsidP="00000000" w:rsidRDefault="00000000" w:rsidRPr="00000000" w14:paraId="00000091">
      <w:pPr>
        <w:pStyle w:val="Heading4"/>
        <w:pageBreakBefore w:val="0"/>
        <w:spacing w:before="240" w:lineRule="auto"/>
        <w:rPr>
          <w:vertAlign w:val="baseline"/>
        </w:rPr>
      </w:pPr>
      <w:r w:rsidDel="00000000" w:rsidR="00000000" w:rsidRPr="00000000">
        <w:rPr>
          <w:vertAlign w:val="baseline"/>
          <w:rtl w:val="0"/>
        </w:rPr>
        <w:t xml:space="preserve">Lack of particulars or wrong ingredients</w:t>
      </w:r>
    </w:p>
    <w:p w:rsidR="00000000" w:rsidDel="00000000" w:rsidP="00000000" w:rsidRDefault="00000000" w:rsidRPr="00000000" w14:paraId="00000092">
      <w:pPr>
        <w:pageBreakBefore w:val="0"/>
        <w:spacing w:before="240" w:lineRule="auto"/>
        <w:rPr>
          <w:u w:val="single"/>
          <w:vertAlign w:val="baseline"/>
        </w:rPr>
      </w:pPr>
      <w:r w:rsidDel="00000000" w:rsidR="00000000" w:rsidRPr="00000000">
        <w:rPr>
          <w:u w:val="single"/>
          <w:vertAlign w:val="baseline"/>
          <w:rtl w:val="0"/>
        </w:rPr>
        <w:t xml:space="preserve">Kubanisi V. R (1965) E.A. 572</w:t>
      </w:r>
    </w:p>
    <w:p w:rsidR="00000000" w:rsidDel="00000000" w:rsidP="00000000" w:rsidRDefault="00000000" w:rsidRPr="00000000" w14:paraId="00000093">
      <w:pPr>
        <w:pageBreakBefore w:val="0"/>
        <w:spacing w:before="240" w:lineRule="auto"/>
        <w:rPr>
          <w:u w:val="single"/>
          <w:vertAlign w:val="baseline"/>
        </w:rPr>
      </w:pPr>
      <w:r w:rsidDel="00000000" w:rsidR="00000000" w:rsidRPr="00000000">
        <w:rPr>
          <w:u w:val="single"/>
          <w:vertAlign w:val="baseline"/>
          <w:rtl w:val="0"/>
        </w:rPr>
        <w:t xml:space="preserve">Yosefu &amp; Another V. R (1969) E.A. 236</w:t>
      </w:r>
    </w:p>
    <w:p w:rsidR="00000000" w:rsidDel="00000000" w:rsidP="00000000" w:rsidRDefault="00000000" w:rsidRPr="00000000" w14:paraId="00000094">
      <w:pPr>
        <w:pageBreakBefore w:val="0"/>
        <w:spacing w:before="240" w:lineRule="auto"/>
        <w:rPr>
          <w:u w:val="single"/>
          <w:vertAlign w:val="baseline"/>
        </w:rPr>
      </w:pPr>
      <w:r w:rsidDel="00000000" w:rsidR="00000000" w:rsidRPr="00000000">
        <w:rPr>
          <w:u w:val="single"/>
          <w:vertAlign w:val="baseline"/>
          <w:rtl w:val="0"/>
        </w:rPr>
        <w:t xml:space="preserve">Nginge S/O GatonyeV. R (1963) E.A. 663</w:t>
      </w:r>
    </w:p>
    <w:p w:rsidR="00000000" w:rsidDel="00000000" w:rsidP="00000000" w:rsidRDefault="00000000" w:rsidRPr="00000000" w14:paraId="00000095">
      <w:pPr>
        <w:pageBreakBefore w:val="0"/>
        <w:spacing w:before="240" w:lineRule="auto"/>
        <w:rPr>
          <w:u w:val="single"/>
          <w:vertAlign w:val="baseline"/>
        </w:rPr>
      </w:pPr>
      <w:r w:rsidDel="00000000" w:rsidR="00000000" w:rsidRPr="00000000">
        <w:rPr>
          <w:u w:val="single"/>
          <w:vertAlign w:val="baseline"/>
          <w:rtl w:val="0"/>
        </w:rPr>
        <w:t xml:space="preserve">Shah V. R. (1960) E.A. 562</w:t>
      </w:r>
    </w:p>
    <w:p w:rsidR="00000000" w:rsidDel="00000000" w:rsidP="00000000" w:rsidRDefault="00000000" w:rsidRPr="00000000" w14:paraId="00000096">
      <w:pPr>
        <w:pageBreakBefore w:val="0"/>
        <w:spacing w:before="240" w:lineRule="auto"/>
        <w:rPr>
          <w:u w:val="single"/>
          <w:vertAlign w:val="baseline"/>
        </w:rPr>
      </w:pPr>
      <w:r w:rsidDel="00000000" w:rsidR="00000000" w:rsidRPr="00000000">
        <w:rPr>
          <w:u w:val="single"/>
          <w:vertAlign w:val="baseline"/>
          <w:rtl w:val="0"/>
        </w:rPr>
        <w:t xml:space="preserve">Lebiringin V. R (1974) E.A. 103</w:t>
      </w:r>
    </w:p>
    <w:p w:rsidR="00000000" w:rsidDel="00000000" w:rsidP="00000000" w:rsidRDefault="00000000" w:rsidRPr="00000000" w14:paraId="00000097">
      <w:pPr>
        <w:pageBreakBefore w:val="0"/>
        <w:spacing w:before="240" w:lineRule="auto"/>
        <w:rPr>
          <w:vertAlign w:val="baseline"/>
        </w:rPr>
      </w:pPr>
      <w:r w:rsidDel="00000000" w:rsidR="00000000" w:rsidRPr="00000000">
        <w:rPr>
          <w:vertAlign w:val="baseline"/>
          <w:rtl w:val="0"/>
        </w:rPr>
        <w:t xml:space="preserve">In the Kubanisi Case, the case illustrates a charge which provided no particulars.  It was framed as follows:</w:t>
      </w:r>
    </w:p>
    <w:p w:rsidR="00000000" w:rsidDel="00000000" w:rsidP="00000000" w:rsidRDefault="00000000" w:rsidRPr="00000000" w14:paraId="00000098">
      <w:pPr>
        <w:pageBreakBefore w:val="0"/>
        <w:spacing w:before="240" w:lineRule="auto"/>
        <w:rPr>
          <w:i w:val="0"/>
          <w:vertAlign w:val="baseline"/>
        </w:rPr>
      </w:pPr>
      <w:r w:rsidDel="00000000" w:rsidR="00000000" w:rsidRPr="00000000">
        <w:rPr>
          <w:i w:val="1"/>
          <w:u w:val="single"/>
          <w:vertAlign w:val="baseline"/>
          <w:rtl w:val="0"/>
        </w:rPr>
        <w:t xml:space="preserve">Particulars of Offence</w:t>
      </w:r>
      <w:r w:rsidDel="00000000" w:rsidR="00000000" w:rsidRPr="00000000">
        <w:rPr>
          <w:i w:val="1"/>
          <w:vertAlign w:val="baseline"/>
          <w:rtl w:val="0"/>
        </w:rPr>
        <w:t xml:space="preserve"> “attempted to commit an offence contrary to Section 389 of the Penal Code</w:t>
      </w:r>
      <w:r w:rsidDel="00000000" w:rsidR="00000000" w:rsidRPr="00000000">
        <w:rPr>
          <w:rtl w:val="0"/>
        </w:rPr>
      </w:r>
    </w:p>
    <w:p w:rsidR="00000000" w:rsidDel="00000000" w:rsidP="00000000" w:rsidRDefault="00000000" w:rsidRPr="00000000" w14:paraId="00000099">
      <w:pPr>
        <w:pStyle w:val="Heading5"/>
        <w:pageBreakBefore w:val="0"/>
        <w:rPr>
          <w:vertAlign w:val="baseline"/>
        </w:rPr>
      </w:pPr>
      <w:r w:rsidDel="00000000" w:rsidR="00000000" w:rsidRPr="00000000">
        <w:rPr>
          <w:i w:val="1"/>
          <w:vertAlign w:val="baseline"/>
          <w:rtl w:val="0"/>
        </w:rPr>
        <w:t xml:space="preserve">Particulars</w:t>
      </w:r>
      <w:r w:rsidDel="00000000" w:rsidR="00000000" w:rsidRPr="00000000">
        <w:rPr>
          <w:rtl w:val="0"/>
        </w:rPr>
      </w:r>
    </w:p>
    <w:p w:rsidR="00000000" w:rsidDel="00000000" w:rsidP="00000000" w:rsidRDefault="00000000" w:rsidRPr="00000000" w14:paraId="0000009A">
      <w:pPr>
        <w:pageBreakBefore w:val="0"/>
        <w:spacing w:before="240" w:lineRule="auto"/>
        <w:rPr>
          <w:vertAlign w:val="baseline"/>
        </w:rPr>
      </w:pPr>
      <w:r w:rsidDel="00000000" w:rsidR="00000000" w:rsidRPr="00000000">
        <w:rPr>
          <w:vertAlign w:val="baseline"/>
          <w:rtl w:val="0"/>
        </w:rPr>
        <w:t xml:space="preserve">Kubanisi on 29</w:t>
      </w:r>
      <w:r w:rsidDel="00000000" w:rsidR="00000000" w:rsidRPr="00000000">
        <w:rPr>
          <w:vertAlign w:val="superscript"/>
          <w:rtl w:val="0"/>
        </w:rPr>
        <w:t xml:space="preserve">th</w:t>
      </w:r>
      <w:r w:rsidDel="00000000" w:rsidR="00000000" w:rsidRPr="00000000">
        <w:rPr>
          <w:vertAlign w:val="baseline"/>
          <w:rtl w:val="0"/>
        </w:rPr>
        <w:t xml:space="preserve"> January 1965 at 8 P M at Bungoma Railway Station in Bungoma District of Western Province attempted to commit a felony contrary to Section 389 of the Penal Code. (that was all there was to it) Kubanisi was tried and convicted.  On Appeal the court found the charge bad for uncertainty because it did not state the felony that he was convicted of.</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alleged offence was not disclosed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Yosefu the Appellant was charged in being in possession of game trophies without a valid licence contrary to Section 14 of the Game Preservation and Control Act this is a Ugandan statute the trophies in question were listed as 17 drums made out of Zebra Skin and 40 pieces of zebra skins.  Section 14 provided as follows “It shall be an offence for any person to possess any life animal or any trophy, flesh or any other part of any animal which has been killed, captured etc.  The accused pleaded guilty and they were fined.  On appeal, it was held that the charge was defective in that it did not allege an essential ingredient of the charge. That is that the skins came from animals killed etc in contravention of the Act.  Spra JA said that it is essential that every charge should allege all the essential constituents of an offence.  The appeal was allowed and the fine was refunded.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Ngige the Appellant was charged with moving maize without a permit contrary to Section 24 of the Maize Marketing Ordinance.  Section 24(2) of the ordinance referred to contravention of an order issued under Section 24 (1).  The particulars of the charge did not refer to any such order.  The relevant order was the Maize Marketing (Movement and Maize Products) Order.  The failure to state the order allegedly contravened was the problem since the offence was committed through contravention of some order.  The Appellant was convicted and on Appeal it was found that the particulars of charge did not conform with Section 24(2) of the Ordinance by failing to specify the order that was allegedly contravened.  The Charge was held to be bad and the Appeal was allowed.</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Shah case shows that in cases of stolen property, a charge will not be bad or defective if it omits the name of the owner of the property.  Provided there is evidence that the property has been stolen.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FRAMING A CHARGE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DETAILED RULES RELATING TO THE FRAMING OF A CRIMINAL CHARGE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sectPr>
      <w:footerReference r:id="rId7" w:type="default"/>
      <w:footerReference r:id="rId8" w:type="even"/>
      <w:pgSz w:h="15840" w:w="12240" w:orient="portrait"/>
      <w:pgMar w:bottom="90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lowerLetter"/>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1080" w:hanging="720"/>
      </w:pPr>
      <w:rPr>
        <w:vertAlign w:val="baseline"/>
      </w:rPr>
    </w:lvl>
    <w:lvl w:ilvl="1">
      <w:start w:val="1"/>
      <w:numFmt w:val="lowerRoman"/>
      <w:lvlText w:val="(%2)"/>
      <w:lvlJc w:val="left"/>
      <w:pPr>
        <w:ind w:left="1800" w:hanging="72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jc w:val="both"/>
    </w:pPr>
    <w:rPr>
      <w:color w:val="0000ff"/>
      <w:sz w:val="24"/>
      <w:szCs w:val="24"/>
      <w:u w:val="single"/>
      <w:vertAlign w:val="baseline"/>
    </w:rPr>
  </w:style>
  <w:style w:type="paragraph" w:styleId="Heading2">
    <w:name w:val="heading 2"/>
    <w:basedOn w:val="Normal"/>
    <w:next w:val="Normal"/>
    <w:pPr>
      <w:keepNext w:val="1"/>
      <w:pageBreakBefore w:val="0"/>
    </w:pPr>
    <w:rPr>
      <w:b w:val="1"/>
      <w:sz w:val="24"/>
      <w:szCs w:val="24"/>
      <w:vertAlign w:val="baseline"/>
    </w:rPr>
  </w:style>
  <w:style w:type="paragraph" w:styleId="Heading3">
    <w:name w:val="heading 3"/>
    <w:basedOn w:val="Normal"/>
    <w:next w:val="Normal"/>
    <w:pPr>
      <w:keepNext w:val="1"/>
      <w:pageBreakBefore w:val="0"/>
      <w:jc w:val="both"/>
    </w:pPr>
    <w:rPr>
      <w:sz w:val="24"/>
      <w:szCs w:val="24"/>
      <w:u w:val="single"/>
      <w:vertAlign w:val="baseline"/>
    </w:rPr>
  </w:style>
  <w:style w:type="paragraph" w:styleId="Heading4">
    <w:name w:val="heading 4"/>
    <w:basedOn w:val="Normal"/>
    <w:next w:val="Normal"/>
    <w:pPr>
      <w:keepNext w:val="1"/>
      <w:pageBreakBefore w:val="0"/>
    </w:pPr>
    <w:rPr>
      <w:sz w:val="24"/>
      <w:szCs w:val="24"/>
      <w:u w:val="single"/>
      <w:vertAlign w:val="baseline"/>
    </w:rPr>
  </w:style>
  <w:style w:type="paragraph" w:styleId="Heading5">
    <w:name w:val="heading 5"/>
    <w:basedOn w:val="Normal"/>
    <w:next w:val="Normal"/>
    <w:pPr>
      <w:keepNext w:val="1"/>
      <w:pageBreakBefore w:val="0"/>
      <w:spacing w:before="240" w:lineRule="auto"/>
    </w:pPr>
    <w:rPr>
      <w:i w:val="1"/>
      <w:sz w:val="24"/>
      <w:szCs w:val="24"/>
      <w:u w:val="single"/>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GB"/>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0"/>
    </w:pPr>
    <w:rPr>
      <w:color w:val="0000ff"/>
      <w:w w:val="100"/>
      <w:position w:val="-1"/>
      <w:sz w:val="24"/>
      <w:szCs w:val="24"/>
      <w:u w:val="single"/>
      <w:effect w:val="none"/>
      <w:vertAlign w:val="baseline"/>
      <w:cs w:val="0"/>
      <w:em w:val="none"/>
      <w:lang w:bidi="ar-SA" w:eastAsia="en-US" w:val="en-GB"/>
    </w:rPr>
  </w:style>
  <w:style w:type="paragraph" w:styleId="Heading2">
    <w:name w:val="Heading 2"/>
    <w:basedOn w:val="Normal"/>
    <w:next w:val="Normal"/>
    <w:autoRedefine w:val="0"/>
    <w:hidden w:val="0"/>
    <w:qFormat w:val="0"/>
    <w:pPr>
      <w:keepNext w:val="1"/>
      <w:suppressAutoHyphens w:val="1"/>
      <w:spacing w:line="1" w:lineRule="atLeast"/>
      <w:ind w:leftChars="-1" w:rightChars="0" w:firstLineChars="-1"/>
      <w:textDirection w:val="btLr"/>
      <w:textAlignment w:val="top"/>
      <w:outlineLvl w:val="1"/>
    </w:pPr>
    <w:rPr>
      <w:b w:val="1"/>
      <w:bCs w:val="1"/>
      <w:w w:val="100"/>
      <w:position w:val="-1"/>
      <w:sz w:val="24"/>
      <w:szCs w:val="24"/>
      <w:effect w:val="none"/>
      <w:vertAlign w:val="baseline"/>
      <w:cs w:val="0"/>
      <w:em w:val="none"/>
      <w:lang w:bidi="ar-SA" w:eastAsia="en-US" w:val="en-GB"/>
    </w:rPr>
  </w:style>
  <w:style w:type="paragraph" w:styleId="Heading3">
    <w:name w:val="Heading 3"/>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2"/>
    </w:pPr>
    <w:rPr>
      <w:w w:val="100"/>
      <w:position w:val="-1"/>
      <w:sz w:val="24"/>
      <w:szCs w:val="24"/>
      <w:u w:val="single"/>
      <w:effect w:val="none"/>
      <w:vertAlign w:val="baseline"/>
      <w:cs w:val="0"/>
      <w:em w:val="none"/>
      <w:lang w:bidi="ar-SA" w:eastAsia="en-US" w:val="en-GB"/>
    </w:rPr>
  </w:style>
  <w:style w:type="paragraph" w:styleId="Heading4">
    <w:name w:val="Heading 4"/>
    <w:basedOn w:val="Normal"/>
    <w:next w:val="Normal"/>
    <w:autoRedefine w:val="0"/>
    <w:hidden w:val="0"/>
    <w:qFormat w:val="0"/>
    <w:pPr>
      <w:keepNext w:val="1"/>
      <w:suppressAutoHyphens w:val="1"/>
      <w:spacing w:line="1" w:lineRule="atLeast"/>
      <w:ind w:leftChars="-1" w:rightChars="0" w:firstLineChars="-1"/>
      <w:textDirection w:val="btLr"/>
      <w:textAlignment w:val="top"/>
      <w:outlineLvl w:val="3"/>
    </w:pPr>
    <w:rPr>
      <w:w w:val="100"/>
      <w:position w:val="-1"/>
      <w:sz w:val="24"/>
      <w:szCs w:val="24"/>
      <w:u w:val="single"/>
      <w:effect w:val="none"/>
      <w:vertAlign w:val="baseline"/>
      <w:cs w:val="0"/>
      <w:em w:val="none"/>
      <w:lang w:bidi="ar-SA" w:eastAsia="en-US" w:val="en-GB"/>
    </w:rPr>
  </w:style>
  <w:style w:type="paragraph" w:styleId="Heading5">
    <w:name w:val="Heading 5"/>
    <w:basedOn w:val="Normal"/>
    <w:next w:val="Normal"/>
    <w:autoRedefine w:val="0"/>
    <w:hidden w:val="0"/>
    <w:qFormat w:val="0"/>
    <w:pPr>
      <w:keepNext w:val="1"/>
      <w:suppressAutoHyphens w:val="1"/>
      <w:spacing w:before="240" w:line="1" w:lineRule="atLeast"/>
      <w:ind w:leftChars="-1" w:rightChars="0" w:firstLineChars="-1"/>
      <w:textDirection w:val="btLr"/>
      <w:textAlignment w:val="top"/>
      <w:outlineLvl w:val="4"/>
    </w:pPr>
    <w:rPr>
      <w:i w:val="1"/>
      <w:iCs w:val="1"/>
      <w:w w:val="100"/>
      <w:position w:val="-1"/>
      <w:sz w:val="24"/>
      <w:szCs w:val="24"/>
      <w:u w:val="single"/>
      <w:effect w:val="none"/>
      <w:vertAlign w:val="baseline"/>
      <w:cs w:val="0"/>
      <w:em w:val="none"/>
      <w:lang w:bidi="ar-SA" w:eastAsia="en-US" w:val="en-GB"/>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
    <w:name w:val="Body Text"/>
    <w:basedOn w:val="Normal"/>
    <w:next w:val="BodyText"/>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GB"/>
    </w:rPr>
  </w:style>
  <w:style w:type="paragraph" w:styleId="BodyTextIndent">
    <w:name w:val="Body Text Indent"/>
    <w:basedOn w:val="Normal"/>
    <w:next w:val="BodyTextIndent"/>
    <w:autoRedefine w:val="0"/>
    <w:hidden w:val="0"/>
    <w:qFormat w:val="0"/>
    <w:pPr>
      <w:suppressAutoHyphens w:val="1"/>
      <w:spacing w:line="1" w:lineRule="atLeast"/>
      <w:ind w:left="720" w:leftChars="-1" w:rightChars="0" w:hanging="720" w:firstLineChars="-1"/>
      <w:jc w:val="both"/>
      <w:textDirection w:val="btLr"/>
      <w:textAlignment w:val="top"/>
      <w:outlineLvl w:val="0"/>
    </w:pPr>
    <w:rPr>
      <w:w w:val="100"/>
      <w:position w:val="-1"/>
      <w:sz w:val="24"/>
      <w:szCs w:val="24"/>
      <w:effect w:val="none"/>
      <w:vertAlign w:val="baseline"/>
      <w:cs w:val="0"/>
      <w:em w:val="none"/>
      <w:lang w:bidi="ar-SA" w:eastAsia="en-US" w:val="en-GB"/>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GB"/>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HIIKyjIDXq5/7PLV7ltuZJb95w==">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2003-02-13T00:51:00Z</dcterms:created>
  <dc:creator/>
</cp:coreProperties>
</file>