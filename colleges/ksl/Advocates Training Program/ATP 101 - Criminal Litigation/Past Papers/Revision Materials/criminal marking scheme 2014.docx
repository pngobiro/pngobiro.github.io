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Sorts Mill Goudy" w:cs="Sorts Mill Goudy" w:eastAsia="Sorts Mill Goudy" w:hAnsi="Sorts Mill Goudy"/>
          <w:b w:val="1"/>
          <w:sz w:val="28"/>
          <w:szCs w:val="28"/>
          <w:u w:val="single"/>
        </w:rPr>
      </w:pPr>
      <w:bookmarkStart w:colFirst="0" w:colLast="0" w:name="_heading=h.gjdgxs" w:id="0"/>
      <w:bookmarkEnd w:id="0"/>
      <w:r w:rsidDel="00000000" w:rsidR="00000000" w:rsidRPr="00000000">
        <w:rPr>
          <w:rFonts w:ascii="Sorts Mill Goudy" w:cs="Sorts Mill Goudy" w:eastAsia="Sorts Mill Goudy" w:hAnsi="Sorts Mill Goudy"/>
          <w:b w:val="1"/>
          <w:sz w:val="28"/>
          <w:szCs w:val="28"/>
          <w:u w:val="single"/>
          <w:rtl w:val="0"/>
        </w:rPr>
        <w:t xml:space="preserve">MARKING SCHEME NOVEMBER 2014</w:t>
      </w:r>
    </w:p>
    <w:p w:rsidR="00000000" w:rsidDel="00000000" w:rsidP="00000000" w:rsidRDefault="00000000" w:rsidRPr="00000000" w14:paraId="00000002">
      <w:pPr>
        <w:pageBreakBefore w:val="0"/>
        <w:rPr>
          <w:rFonts w:ascii="Sorts Mill Goudy" w:cs="Sorts Mill Goudy" w:eastAsia="Sorts Mill Goudy" w:hAnsi="Sorts Mill Goudy"/>
          <w:b w:val="1"/>
          <w:sz w:val="28"/>
          <w:szCs w:val="28"/>
          <w:u w:val="single"/>
        </w:rPr>
      </w:pPr>
      <w:r w:rsidDel="00000000" w:rsidR="00000000" w:rsidRPr="00000000">
        <w:rPr>
          <w:rFonts w:ascii="Sorts Mill Goudy" w:cs="Sorts Mill Goudy" w:eastAsia="Sorts Mill Goudy" w:hAnsi="Sorts Mill Goudy"/>
          <w:b w:val="1"/>
          <w:sz w:val="28"/>
          <w:szCs w:val="28"/>
          <w:u w:val="single"/>
          <w:rtl w:val="0"/>
        </w:rPr>
        <w:t xml:space="preserve">Question 1</w:t>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Sorts Mill Goudy" w:cs="Sorts Mill Goudy" w:eastAsia="Sorts Mill Goudy" w:hAnsi="Sorts Mill Goudy"/>
          <w:b w:val="0"/>
          <w:i w:val="0"/>
          <w:smallCaps w:val="0"/>
          <w:strike w:val="0"/>
          <w:color w:val="000000"/>
          <w:sz w:val="28"/>
          <w:szCs w:val="28"/>
          <w:u w:val="none"/>
          <w:shd w:fill="auto" w:val="clear"/>
          <w:vertAlign w:val="baseline"/>
        </w:rPr>
      </w:pPr>
      <w:sdt>
        <w:sdtPr>
          <w:tag w:val="goog_rdk_0"/>
        </w:sdtPr>
        <w:sdtContent>
          <w:commentRangeStart w:id="0"/>
        </w:sdtContent>
      </w:sdt>
      <w:r w:rsidDel="00000000" w:rsidR="00000000" w:rsidRPr="00000000">
        <w:rPr>
          <w:rFonts w:ascii="Sorts Mill Goudy" w:cs="Sorts Mill Goudy" w:eastAsia="Sorts Mill Goudy" w:hAnsi="Sorts Mill Goudy"/>
          <w:b w:val="0"/>
          <w:i w:val="0"/>
          <w:smallCaps w:val="0"/>
          <w:strike w:val="0"/>
          <w:color w:val="000000"/>
          <w:sz w:val="28"/>
          <w:szCs w:val="28"/>
          <w:u w:val="none"/>
          <w:shd w:fill="auto" w:val="clear"/>
          <w:vertAlign w:val="baseline"/>
          <w:rtl w:val="0"/>
        </w:rPr>
        <w:t xml:space="preserve">i)</w:t>
      </w:r>
    </w:p>
    <w:tbl>
      <w:tblPr>
        <w:tblStyle w:val="Table1"/>
        <w:tblW w:w="9570.0" w:type="dxa"/>
        <w:jc w:val="left"/>
        <w:tblInd w:w="0.0" w:type="dxa"/>
        <w:tblLayout w:type="fixed"/>
        <w:tblLook w:val="0400"/>
      </w:tblPr>
      <w:tblGrid>
        <w:gridCol w:w="45"/>
        <w:gridCol w:w="284"/>
        <w:gridCol w:w="9241"/>
        <w:tblGridChange w:id="0">
          <w:tblGrid>
            <w:gridCol w:w="45"/>
            <w:gridCol w:w="284"/>
            <w:gridCol w:w="9241"/>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Sorts Mill Goudy" w:cs="Sorts Mill Goudy" w:eastAsia="Sorts Mill Goudy" w:hAnsi="Sorts Mill Goudy"/>
                <w:b w:val="0"/>
                <w:i w:val="0"/>
                <w:smallCaps w:val="0"/>
                <w:strike w:val="0"/>
                <w:color w:val="000000"/>
                <w:sz w:val="27"/>
                <w:szCs w:val="27"/>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7"/>
                <w:szCs w:val="27"/>
                <w:u w:val="none"/>
                <w:shd w:fill="auto" w:val="clear"/>
                <w:vertAlign w:val="baseline"/>
                <w:rtl w:val="0"/>
              </w:rPr>
              <w:t xml:space="preserve">Determination of eligibility for surrender</w:t>
            </w:r>
          </w:p>
          <w:tbl>
            <w:tblPr>
              <w:tblStyle w:val="Table2"/>
              <w:tblW w:w="9360.0" w:type="dxa"/>
              <w:jc w:val="left"/>
              <w:tblLayout w:type="fixed"/>
              <w:tblLook w:val="0400"/>
            </w:tblPr>
            <w:tblGrid>
              <w:gridCol w:w="324"/>
              <w:gridCol w:w="9036"/>
              <w:tblGridChange w:id="0">
                <w:tblGrid>
                  <w:gridCol w:w="324"/>
                  <w:gridCol w:w="90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05">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06">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If a person is brought before a High Court under this Part, the Court shall determine whether the person is eligible for surrender in relation to the international crime or crimes for which surrender is sought.</w:t>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07">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 (2)</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08">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person is eligible for surrender if—</w:t>
                  </w:r>
                </w:p>
                <w:tbl>
                  <w:tblPr>
                    <w:tblStyle w:val="Table3"/>
                    <w:tblW w:w="8841.0" w:type="dxa"/>
                    <w:jc w:val="left"/>
                    <w:tblLayout w:type="fixed"/>
                    <w:tblLook w:val="0400"/>
                  </w:tblPr>
                  <w:tblGrid>
                    <w:gridCol w:w="65"/>
                    <w:gridCol w:w="235"/>
                    <w:gridCol w:w="8496"/>
                    <w:gridCol w:w="45"/>
                    <w:tblGridChange w:id="0">
                      <w:tblGrid>
                        <w:gridCol w:w="65"/>
                        <w:gridCol w:w="235"/>
                        <w:gridCol w:w="8496"/>
                        <w:gridCol w:w="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09">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0A">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0C">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(b)</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0E">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Court is satisfied that the person is the person to whom the warrant or judgment relates;</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4"/>
                    <w:tblW w:w="345.0" w:type="dxa"/>
                    <w:jc w:val="left"/>
                    <w:tblLayout w:type="fixed"/>
                    <w:tblLook w:val="0400"/>
                  </w:tblPr>
                  <w:tblGrid>
                    <w:gridCol w:w="51"/>
                    <w:gridCol w:w="93"/>
                    <w:gridCol w:w="156"/>
                    <w:gridCol w:w="45"/>
                    <w:tblGridChange w:id="0">
                      <w:tblGrid>
                        <w:gridCol w:w="51"/>
                        <w:gridCol w:w="93"/>
                        <w:gridCol w:w="156"/>
                        <w:gridCol w:w="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11">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12">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14">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16">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18">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19">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1A">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5"/>
              <w:tblW w:w="9360.0" w:type="dxa"/>
              <w:jc w:val="left"/>
              <w:tblLayout w:type="fixed"/>
              <w:tblLook w:val="0400"/>
            </w:tblPr>
            <w:tblGrid>
              <w:gridCol w:w="299"/>
              <w:gridCol w:w="9061"/>
              <w:tblGridChange w:id="0">
                <w:tblGrid>
                  <w:gridCol w:w="299"/>
                  <w:gridCol w:w="90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1C">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1D">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Notwithstanding subsection (3), the person is not eligible for surrender if he satisfies the High Court that a mandatory restriction on the surrender of the person specified in </w:t>
                  </w:r>
                  <w:hyperlink r:id="rId10">
                    <w:r w:rsidDel="00000000" w:rsidR="00000000" w:rsidRPr="00000000">
                      <w:rPr>
                        <w:rFonts w:ascii="Sorts Mill Goudy" w:cs="Sorts Mill Goudy" w:eastAsia="Sorts Mill Goudy" w:hAnsi="Sorts Mill Goudy"/>
                        <w:color w:val="0000ff"/>
                        <w:sz w:val="24"/>
                        <w:szCs w:val="24"/>
                        <w:u w:val="single"/>
                        <w:rtl w:val="0"/>
                      </w:rPr>
                      <w:t xml:space="preserve">section 51</w:t>
                    </w:r>
                  </w:hyperlink>
                  <w:r w:rsidDel="00000000" w:rsidR="00000000" w:rsidRPr="00000000">
                    <w:rPr>
                      <w:rFonts w:ascii="Sorts Mill Goudy" w:cs="Sorts Mill Goudy" w:eastAsia="Sorts Mill Goudy" w:hAnsi="Sorts Mill Goudy"/>
                      <w:sz w:val="24"/>
                      <w:szCs w:val="24"/>
                      <w:rtl w:val="0"/>
                    </w:rPr>
                    <w:t xml:space="preserve">(1) of the International Crimes Act applies.</w:t>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1E">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1F">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24">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6"/>
              <w:tblW w:w="66.0" w:type="dxa"/>
              <w:jc w:val="left"/>
              <w:tblLayout w:type="fixed"/>
              <w:tblLook w:val="0400"/>
            </w:tblPr>
            <w:tblGrid>
              <w:gridCol w:w="66"/>
              <w:tblGridChange w:id="0">
                <w:tblGrid>
                  <w:gridCol w:w="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26">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27">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28">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7"/>
        <w:tblW w:w="9420.0" w:type="dxa"/>
        <w:jc w:val="left"/>
        <w:tblInd w:w="0.0" w:type="pct"/>
        <w:tblLayout w:type="fixed"/>
        <w:tblLook w:val="0400"/>
      </w:tblPr>
      <w:tblGrid>
        <w:gridCol w:w="357"/>
        <w:gridCol w:w="9063"/>
        <w:tblGridChange w:id="0">
          <w:tblGrid>
            <w:gridCol w:w="357"/>
            <w:gridCol w:w="906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2A">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2B">
            <w:pPr>
              <w:pageBreakBefore w:val="0"/>
              <w:spacing w:after="0" w:line="240" w:lineRule="auto"/>
              <w:rPr>
                <w:rFonts w:ascii="Sorts Mill Goudy" w:cs="Sorts Mill Goudy" w:eastAsia="Sorts Mill Goudy" w:hAnsi="Sorts Mill Goudy"/>
                <w:sz w:val="27"/>
                <w:szCs w:val="27"/>
              </w:rPr>
            </w:pPr>
            <w:r w:rsidDel="00000000" w:rsidR="00000000" w:rsidRPr="00000000">
              <w:rPr>
                <w:rFonts w:ascii="Sorts Mill Goudy" w:cs="Sorts Mill Goudy" w:eastAsia="Sorts Mill Goudy" w:hAnsi="Sorts Mill Goudy"/>
                <w:sz w:val="27"/>
                <w:szCs w:val="27"/>
                <w:rtl w:val="0"/>
              </w:rPr>
              <w:t xml:space="preserve">Surrender by consent</w:t>
            </w:r>
          </w:p>
          <w:tbl>
            <w:tblPr>
              <w:tblStyle w:val="Table8"/>
              <w:tblW w:w="8868.0" w:type="dxa"/>
              <w:jc w:val="left"/>
              <w:tblLayout w:type="fixed"/>
              <w:tblLook w:val="0400"/>
            </w:tblPr>
            <w:tblGrid>
              <w:gridCol w:w="299"/>
              <w:gridCol w:w="8569"/>
              <w:tblGridChange w:id="0">
                <w:tblGrid>
                  <w:gridCol w:w="299"/>
                  <w:gridCol w:w="856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2C">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2D">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 person may at any time notify the High Court that he consents to being surrendered to the ICC for the international crime or crimes for which his surrender is sought.</w:t>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2E">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2F">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Court may accept the notification of consent if—</w:t>
                  </w:r>
                </w:p>
                <w:tbl>
                  <w:tblPr>
                    <w:tblStyle w:val="Table9"/>
                    <w:tblW w:w="8374.0" w:type="dxa"/>
                    <w:jc w:val="left"/>
                    <w:tblLayout w:type="fixed"/>
                    <w:tblLook w:val="0400"/>
                  </w:tblPr>
                  <w:tblGrid>
                    <w:gridCol w:w="281"/>
                    <w:gridCol w:w="30"/>
                    <w:gridCol w:w="8018"/>
                    <w:gridCol w:w="45"/>
                    <w:tblGridChange w:id="0">
                      <w:tblGrid>
                        <w:gridCol w:w="281"/>
                        <w:gridCol w:w="30"/>
                        <w:gridCol w:w="8018"/>
                        <w:gridCol w:w="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30">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w:t>
                        </w:r>
                      </w:p>
                    </w:tc>
                    <w:tc>
                      <w:tcPr>
                        <w:gridSpan w:val="3"/>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31">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person is before the Court when notification of the consent to surrender is given;</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34">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(b)</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36">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person has been legally represented in the proceedings; and</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10"/>
                    <w:tblW w:w="8374.0" w:type="dxa"/>
                    <w:jc w:val="left"/>
                    <w:tblLayout w:type="fixed"/>
                    <w:tblLook w:val="0400"/>
                  </w:tblPr>
                  <w:tblGrid>
                    <w:gridCol w:w="275"/>
                    <w:gridCol w:w="8099"/>
                    <w:tblGridChange w:id="0">
                      <w:tblGrid>
                        <w:gridCol w:w="275"/>
                        <w:gridCol w:w="80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38">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(c)</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39">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Court is satisfied that the person has freely consented to the surrender in full knowledge of its consequences.</w:t>
                        </w:r>
                      </w:p>
                    </w:tc>
                  </w:tr>
                </w:tbl>
                <w:p w:rsidR="00000000" w:rsidDel="00000000" w:rsidP="00000000" w:rsidRDefault="00000000" w:rsidRPr="00000000" w14:paraId="0000003A">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11"/>
              <w:tblW w:w="8868.0" w:type="dxa"/>
              <w:jc w:val="left"/>
              <w:tblLayout w:type="fixed"/>
              <w:tblLook w:val="0400"/>
            </w:tblPr>
            <w:tblGrid>
              <w:gridCol w:w="299"/>
              <w:gridCol w:w="8569"/>
              <w:tblGridChange w:id="0">
                <w:tblGrid>
                  <w:gridCol w:w="299"/>
                  <w:gridCol w:w="856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3C">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3D">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Nothing in this Part prevents a person, in respect of whom a determination of eligibility for surrender is made by the High Court under </w:t>
                  </w:r>
                  <w:hyperlink r:id="rId11">
                    <w:r w:rsidDel="00000000" w:rsidR="00000000" w:rsidRPr="00000000">
                      <w:rPr>
                        <w:rFonts w:ascii="Sorts Mill Goudy" w:cs="Sorts Mill Goudy" w:eastAsia="Sorts Mill Goudy" w:hAnsi="Sorts Mill Goudy"/>
                        <w:color w:val="0000ff"/>
                        <w:sz w:val="24"/>
                        <w:szCs w:val="24"/>
                        <w:u w:val="single"/>
                        <w:rtl w:val="0"/>
                      </w:rPr>
                      <w:t xml:space="preserve">section 39</w:t>
                    </w:r>
                  </w:hyperlink>
                  <w:r w:rsidDel="00000000" w:rsidR="00000000" w:rsidRPr="00000000">
                    <w:rPr>
                      <w:rFonts w:ascii="Sorts Mill Goudy" w:cs="Sorts Mill Goudy" w:eastAsia="Sorts Mill Goudy" w:hAnsi="Sorts Mill Goudy"/>
                      <w:sz w:val="24"/>
                      <w:szCs w:val="24"/>
                      <w:rtl w:val="0"/>
                    </w:rPr>
                    <w:t xml:space="preserve"> of the International Crimes Act, from subsequently notifying the Minister that he consents to surrender.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3E">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3F">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 person arrested under a provisional warrant may consent to surrender before a request for surrender is received, in which case—</w:t>
                  </w:r>
                </w:p>
                <w:tbl>
                  <w:tblPr>
                    <w:tblStyle w:val="Table12"/>
                    <w:tblW w:w="8374.0" w:type="dxa"/>
                    <w:jc w:val="left"/>
                    <w:tblLayout w:type="fixed"/>
                    <w:tblLook w:val="0400"/>
                  </w:tblPr>
                  <w:tblGrid>
                    <w:gridCol w:w="281"/>
                    <w:gridCol w:w="8093"/>
                    <w:tblGridChange w:id="0">
                      <w:tblGrid>
                        <w:gridCol w:w="281"/>
                        <w:gridCol w:w="809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40">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41">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Minister may make a surrender order as if a request for surrender had been received; </w:t>
                        </w:r>
                      </w:p>
                    </w:tc>
                  </w:tr>
                </w:tbl>
                <w:p w:rsidR="00000000" w:rsidDel="00000000" w:rsidP="00000000" w:rsidRDefault="00000000" w:rsidRPr="00000000" w14:paraId="00000042">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43">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44">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13"/>
              <w:tblW w:w="8868.0" w:type="dxa"/>
              <w:jc w:val="left"/>
              <w:tblLayout w:type="fixed"/>
              <w:tblLook w:val="0400"/>
            </w:tblPr>
            <w:tblGrid>
              <w:gridCol w:w="51"/>
              <w:gridCol w:w="8817"/>
              <w:tblGridChange w:id="0">
                <w:tblGrid>
                  <w:gridCol w:w="51"/>
                  <w:gridCol w:w="881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46">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47">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(5)    The High Court shall—</w:t>
                  </w:r>
                </w:p>
                <w:tbl>
                  <w:tblPr>
                    <w:tblStyle w:val="Table14"/>
                    <w:tblW w:w="8622.0" w:type="dxa"/>
                    <w:jc w:val="left"/>
                    <w:tblLayout w:type="fixed"/>
                    <w:tblLook w:val="0400"/>
                  </w:tblPr>
                  <w:tblGrid>
                    <w:gridCol w:w="281"/>
                    <w:gridCol w:w="4029"/>
                    <w:gridCol w:w="4267"/>
                    <w:gridCol w:w="45"/>
                    <w:tblGridChange w:id="0">
                      <w:tblGrid>
                        <w:gridCol w:w="281"/>
                        <w:gridCol w:w="4029"/>
                        <w:gridCol w:w="4267"/>
                        <w:gridCol w:w="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48">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49">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issue a warrant for the detention of the person in a prison or other place authorised in accordance with </w:t>
                        </w:r>
                        <w:hyperlink r:id="rId12">
                          <w:r w:rsidDel="00000000" w:rsidR="00000000" w:rsidRPr="00000000">
                            <w:rPr>
                              <w:rFonts w:ascii="Sorts Mill Goudy" w:cs="Sorts Mill Goudy" w:eastAsia="Sorts Mill Goudy" w:hAnsi="Sorts Mill Goudy"/>
                              <w:color w:val="0000ff"/>
                              <w:sz w:val="24"/>
                              <w:szCs w:val="24"/>
                              <w:u w:val="single"/>
                              <w:rtl w:val="0"/>
                            </w:rPr>
                            <w:t xml:space="preserve">section 38</w:t>
                          </w:r>
                        </w:hyperlink>
                        <w:r w:rsidDel="00000000" w:rsidR="00000000" w:rsidRPr="00000000">
                          <w:rPr>
                            <w:rFonts w:ascii="Sorts Mill Goudy" w:cs="Sorts Mill Goudy" w:eastAsia="Sorts Mill Goudy" w:hAnsi="Sorts Mill Goudy"/>
                            <w:sz w:val="24"/>
                            <w:szCs w:val="24"/>
                            <w:rtl w:val="0"/>
                          </w:rPr>
                          <w:t xml:space="preserve"> of the International Crimes Act, pending the surrender of the person to the ICC or his discharge according to law;</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4B">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(b)</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4D">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send to the Minister a copy of the warrant of detention and such report on the case as the court thinks fit;</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15"/>
                    <w:tblW w:w="8622.0" w:type="dxa"/>
                    <w:jc w:val="left"/>
                    <w:tblLayout w:type="fixed"/>
                    <w:tblLook w:val="0400"/>
                  </w:tblPr>
                  <w:tblGrid>
                    <w:gridCol w:w="275"/>
                    <w:gridCol w:w="3063"/>
                    <w:gridCol w:w="5239"/>
                    <w:gridCol w:w="45"/>
                    <w:tblGridChange w:id="0">
                      <w:tblGrid>
                        <w:gridCol w:w="275"/>
                        <w:gridCol w:w="3063"/>
                        <w:gridCol w:w="5239"/>
                        <w:gridCol w:w="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50">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(c)</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51">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inform the fugitive that—</w:t>
                        </w:r>
                      </w:p>
                      <w:tbl>
                        <w:tblPr>
                          <w:tblStyle w:val="Table16"/>
                          <w:tblW w:w="8107.0" w:type="dxa"/>
                          <w:jc w:val="left"/>
                          <w:tblLayout w:type="fixed"/>
                          <w:tblLook w:val="0400"/>
                        </w:tblPr>
                        <w:tblGrid>
                          <w:gridCol w:w="242"/>
                          <w:gridCol w:w="3271"/>
                          <w:gridCol w:w="4549"/>
                          <w:gridCol w:w="45"/>
                          <w:tblGridChange w:id="0">
                            <w:tblGrid>
                              <w:gridCol w:w="242"/>
                              <w:gridCol w:w="3271"/>
                              <w:gridCol w:w="4549"/>
                              <w:gridCol w:w="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52">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53">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subject to section 65 of the ICCA, the person will not be surrendered until the expiration of fifteen days after the date of the issue of the warrant;</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55">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(ii)</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57">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during that time the person has the right to make an application for a writ of habeas corpus; and</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17"/>
                          <w:tblW w:w="7566.0" w:type="dxa"/>
                          <w:jc w:val="left"/>
                          <w:tblLayout w:type="fixed"/>
                          <w:tblLook w:val="0400"/>
                        </w:tblPr>
                        <w:tblGrid>
                          <w:gridCol w:w="369"/>
                          <w:gridCol w:w="7197"/>
                          <w:tblGridChange w:id="0">
                            <w:tblGrid>
                              <w:gridCol w:w="369"/>
                              <w:gridCol w:w="719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5A">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(iii)</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5B">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person has the right to lodge an appeal under section 63 of the ICCA;</w:t>
                              </w:r>
                            </w:p>
                          </w:tc>
                        </w:tr>
                      </w:tbl>
                      <w:p w:rsidR="00000000" w:rsidDel="00000000" w:rsidP="00000000" w:rsidRDefault="00000000" w:rsidRPr="00000000" w14:paraId="0000005C">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5E">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(d)</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60">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inform a person to whom subsection (1) applies that the Minister is to determine whether to issue a surrender order before the person can be surrendered to the ICC; and</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18"/>
                    <w:tblW w:w="8622.0" w:type="dxa"/>
                    <w:jc w:val="left"/>
                    <w:tblLayout w:type="fixed"/>
                    <w:tblLook w:val="0400"/>
                  </w:tblPr>
                  <w:tblGrid>
                    <w:gridCol w:w="280"/>
                    <w:gridCol w:w="8342"/>
                    <w:tblGridChange w:id="0">
                      <w:tblGrid>
                        <w:gridCol w:w="280"/>
                        <w:gridCol w:w="834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63">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(e)</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64">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inform the person that if a surrender order is made and the person is not removed within two months, the person may apply to be discharged under </w:t>
                        </w:r>
                        <w:hyperlink r:id="rId13">
                          <w:r w:rsidDel="00000000" w:rsidR="00000000" w:rsidRPr="00000000">
                            <w:rPr>
                              <w:rFonts w:ascii="Sorts Mill Goudy" w:cs="Sorts Mill Goudy" w:eastAsia="Sorts Mill Goudy" w:hAnsi="Sorts Mill Goudy"/>
                              <w:color w:val="0000ff"/>
                              <w:sz w:val="24"/>
                              <w:szCs w:val="24"/>
                              <w:u w:val="single"/>
                              <w:rtl w:val="0"/>
                            </w:rPr>
                            <w:t xml:space="preserve">section 69</w:t>
                          </w:r>
                        </w:hyperlink>
                        <w:r w:rsidDel="00000000" w:rsidR="00000000" w:rsidRPr="00000000">
                          <w:rPr>
                            <w:rFonts w:ascii="Sorts Mill Goudy" w:cs="Sorts Mill Goudy" w:eastAsia="Sorts Mill Goudy" w:hAnsi="Sorts Mill Goudy"/>
                            <w:sz w:val="24"/>
                            <w:szCs w:val="24"/>
                            <w:rtl w:val="0"/>
                          </w:rPr>
                          <w:t xml:space="preserve"> of the ICCA.</w:t>
                        </w:r>
                      </w:p>
                    </w:tc>
                  </w:tr>
                </w:tbl>
                <w:p w:rsidR="00000000" w:rsidDel="00000000" w:rsidP="00000000" w:rsidRDefault="00000000" w:rsidRPr="00000000" w14:paraId="00000065">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19"/>
              <w:tblW w:w="8868.0" w:type="dxa"/>
              <w:jc w:val="left"/>
              <w:tblLayout w:type="fixed"/>
              <w:tblLook w:val="0400"/>
            </w:tblPr>
            <w:tblGrid>
              <w:gridCol w:w="299"/>
              <w:gridCol w:w="8569"/>
              <w:tblGridChange w:id="0">
                <w:tblGrid>
                  <w:gridCol w:w="299"/>
                  <w:gridCol w:w="856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67">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68">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If the High Court issues a warrant under </w:t>
                  </w:r>
                  <w:hyperlink r:id="rId14">
                    <w:r w:rsidDel="00000000" w:rsidR="00000000" w:rsidRPr="00000000">
                      <w:rPr>
                        <w:rFonts w:ascii="Sorts Mill Goudy" w:cs="Sorts Mill Goudy" w:eastAsia="Sorts Mill Goudy" w:hAnsi="Sorts Mill Goudy"/>
                        <w:color w:val="0000ff"/>
                        <w:sz w:val="24"/>
                        <w:szCs w:val="24"/>
                        <w:u w:val="single"/>
                        <w:rtl w:val="0"/>
                      </w:rPr>
                      <w:t xml:space="preserve">subsection (2)</w:t>
                    </w:r>
                  </w:hyperlink>
                  <w:r w:rsidDel="00000000" w:rsidR="00000000" w:rsidRPr="00000000">
                    <w:rPr>
                      <w:rFonts w:ascii="Sorts Mill Goudy" w:cs="Sorts Mill Goudy" w:eastAsia="Sorts Mill Goudy" w:hAnsi="Sorts Mill Goudy"/>
                      <w:sz w:val="24"/>
                      <w:szCs w:val="24"/>
                      <w:rtl w:val="0"/>
                    </w:rPr>
                    <w:t xml:space="preserve">, the Court may grant bail to the person in accordance with </w:t>
                  </w:r>
                  <w:hyperlink r:id="rId15">
                    <w:r w:rsidDel="00000000" w:rsidR="00000000" w:rsidRPr="00000000">
                      <w:rPr>
                        <w:rFonts w:ascii="Sorts Mill Goudy" w:cs="Sorts Mill Goudy" w:eastAsia="Sorts Mill Goudy" w:hAnsi="Sorts Mill Goudy"/>
                        <w:color w:val="0000ff"/>
                        <w:sz w:val="24"/>
                        <w:szCs w:val="24"/>
                        <w:u w:val="single"/>
                        <w:rtl w:val="0"/>
                      </w:rPr>
                      <w:t xml:space="preserve">section 35</w:t>
                    </w:r>
                  </w:hyperlink>
                  <w:r w:rsidDel="00000000" w:rsidR="00000000" w:rsidRPr="00000000">
                    <w:rPr>
                      <w:rFonts w:ascii="Sorts Mill Goudy" w:cs="Sorts Mill Goudy" w:eastAsia="Sorts Mill Goudy" w:hAnsi="Sorts Mill Goudy"/>
                      <w:sz w:val="24"/>
                      <w:szCs w:val="24"/>
                      <w:rtl w:val="0"/>
                    </w:rPr>
                    <w:t xml:space="preserve"> of the ICCA.</w:t>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69">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6A">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If the High Court is not satisfied that the person is eligible for surrender, it shall discharge the person, unless under </w:t>
                  </w:r>
                  <w:hyperlink r:id="rId16">
                    <w:r w:rsidDel="00000000" w:rsidR="00000000" w:rsidRPr="00000000">
                      <w:rPr>
                        <w:rFonts w:ascii="Sorts Mill Goudy" w:cs="Sorts Mill Goudy" w:eastAsia="Sorts Mill Goudy" w:hAnsi="Sorts Mill Goudy"/>
                        <w:color w:val="0000ff"/>
                        <w:sz w:val="24"/>
                        <w:szCs w:val="24"/>
                        <w:u w:val="single"/>
                        <w:rtl w:val="0"/>
                      </w:rPr>
                      <w:t xml:space="preserve">section 69</w:t>
                    </w:r>
                  </w:hyperlink>
                  <w:r w:rsidDel="00000000" w:rsidR="00000000" w:rsidRPr="00000000">
                    <w:rPr>
                      <w:rFonts w:ascii="Sorts Mill Goudy" w:cs="Sorts Mill Goudy" w:eastAsia="Sorts Mill Goudy" w:hAnsi="Sorts Mill Goudy"/>
                      <w:sz w:val="24"/>
                      <w:szCs w:val="24"/>
                      <w:rtl w:val="0"/>
                    </w:rPr>
                    <w:t xml:space="preserve"> it orders that the person continue to be detained or issues a warrant for the arrest and detention of the person, pending the determination of an appeal under </w:t>
                  </w:r>
                  <w:hyperlink r:id="rId17">
                    <w:r w:rsidDel="00000000" w:rsidR="00000000" w:rsidRPr="00000000">
                      <w:rPr>
                        <w:rFonts w:ascii="Sorts Mill Goudy" w:cs="Sorts Mill Goudy" w:eastAsia="Sorts Mill Goudy" w:hAnsi="Sorts Mill Goudy"/>
                        <w:color w:val="0000ff"/>
                        <w:sz w:val="24"/>
                        <w:szCs w:val="24"/>
                        <w:u w:val="single"/>
                        <w:rtl w:val="0"/>
                      </w:rPr>
                      <w:t xml:space="preserve">section 63</w:t>
                    </w:r>
                  </w:hyperlink>
                  <w:r w:rsidDel="00000000" w:rsidR="00000000" w:rsidRPr="00000000">
                    <w:rPr>
                      <w:rFonts w:ascii="Sorts Mill Goudy" w:cs="Sorts Mill Goudy" w:eastAsia="Sorts Mill Goudy" w:hAnsi="Sorts Mill Goudy"/>
                      <w:sz w:val="24"/>
                      <w:szCs w:val="24"/>
                      <w:rtl w:val="0"/>
                    </w:rPr>
                    <w:t xml:space="preserve">.</w:t>
                  </w:r>
                </w:p>
              </w:tc>
            </w:tr>
          </w:tbl>
          <w:p w:rsidR="00000000" w:rsidDel="00000000" w:rsidP="00000000" w:rsidRDefault="00000000" w:rsidRPr="00000000" w14:paraId="0000006B">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6C">
      <w:pPr>
        <w:pageBreakBefore w:val="0"/>
        <w:spacing w:after="0" w:line="240" w:lineRule="auto"/>
        <w:jc w:val="center"/>
        <w:rPr>
          <w:rFonts w:ascii="Sorts Mill Goudy" w:cs="Sorts Mill Goudy" w:eastAsia="Sorts Mill Goudy" w:hAnsi="Sorts Mill Goudy"/>
          <w:color w:val="222222"/>
          <w:sz w:val="24"/>
          <w:szCs w:val="24"/>
        </w:rPr>
      </w:pPr>
      <w:r w:rsidDel="00000000" w:rsidR="00000000" w:rsidRPr="00000000">
        <w:rPr>
          <w:rtl w:val="0"/>
        </w:rPr>
      </w:r>
    </w:p>
    <w:tbl>
      <w:tblPr>
        <w:tblStyle w:val="Table20"/>
        <w:tblW w:w="9420.0" w:type="dxa"/>
        <w:jc w:val="left"/>
        <w:tblInd w:w="0.0" w:type="pct"/>
        <w:tblLayout w:type="fixed"/>
        <w:tblLook w:val="0400"/>
      </w:tblPr>
      <w:tblGrid>
        <w:gridCol w:w="224"/>
        <w:gridCol w:w="9196"/>
        <w:tblGridChange w:id="0">
          <w:tblGrid>
            <w:gridCol w:w="224"/>
            <w:gridCol w:w="91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6D">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6E">
            <w:pPr>
              <w:pageBreakBefore w:val="0"/>
              <w:spacing w:after="0" w:line="240" w:lineRule="auto"/>
              <w:rPr>
                <w:rFonts w:ascii="Sorts Mill Goudy" w:cs="Sorts Mill Goudy" w:eastAsia="Sorts Mill Goudy" w:hAnsi="Sorts Mill Goudy"/>
                <w:sz w:val="27"/>
                <w:szCs w:val="27"/>
              </w:rPr>
            </w:pPr>
            <w:r w:rsidDel="00000000" w:rsidR="00000000" w:rsidRPr="00000000">
              <w:rPr>
                <w:rFonts w:ascii="Sorts Mill Goudy" w:cs="Sorts Mill Goudy" w:eastAsia="Sorts Mill Goudy" w:hAnsi="Sorts Mill Goudy"/>
                <w:sz w:val="27"/>
                <w:szCs w:val="27"/>
                <w:rtl w:val="0"/>
              </w:rPr>
              <w:t xml:space="preserve">Minister to determine whether person to be surrendered</w:t>
            </w:r>
          </w:p>
          <w:tbl>
            <w:tblPr>
              <w:tblStyle w:val="Table21"/>
              <w:tblW w:w="9001.0" w:type="dxa"/>
              <w:jc w:val="left"/>
              <w:tblLayout w:type="fixed"/>
              <w:tblLook w:val="0400"/>
            </w:tblPr>
            <w:tblGrid>
              <w:gridCol w:w="299"/>
              <w:gridCol w:w="8702"/>
              <w:tblGridChange w:id="0">
                <w:tblGrid>
                  <w:gridCol w:w="299"/>
                  <w:gridCol w:w="87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6F">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70">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If the High Court issues a warrant for the detention of a person under </w:t>
                  </w:r>
                  <w:hyperlink r:id="rId18">
                    <w:r w:rsidDel="00000000" w:rsidR="00000000" w:rsidRPr="00000000">
                      <w:rPr>
                        <w:rFonts w:ascii="Sorts Mill Goudy" w:cs="Sorts Mill Goudy" w:eastAsia="Sorts Mill Goudy" w:hAnsi="Sorts Mill Goudy"/>
                        <w:color w:val="0000ff"/>
                        <w:sz w:val="24"/>
                        <w:szCs w:val="24"/>
                        <w:u w:val="single"/>
                        <w:rtl w:val="0"/>
                      </w:rPr>
                      <w:t xml:space="preserve">section 42</w:t>
                    </w:r>
                  </w:hyperlink>
                  <w:r w:rsidDel="00000000" w:rsidR="00000000" w:rsidRPr="00000000">
                    <w:rPr>
                      <w:rFonts w:ascii="Sorts Mill Goudy" w:cs="Sorts Mill Goudy" w:eastAsia="Sorts Mill Goudy" w:hAnsi="Sorts Mill Goudy"/>
                      <w:sz w:val="24"/>
                      <w:szCs w:val="24"/>
                      <w:rtl w:val="0"/>
                    </w:rPr>
                    <w:t xml:space="preserve">, the Minister shall determine whether to order that the person be surrendered, giving reasons to the High Court for any refusal to order surrender.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71">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72">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Minister shall make a surrender order in respect of the person concerned unless—</w:t>
                  </w:r>
                </w:p>
                <w:tbl>
                  <w:tblPr>
                    <w:tblStyle w:val="Table22"/>
                    <w:tblW w:w="8507.0" w:type="dxa"/>
                    <w:jc w:val="left"/>
                    <w:tblLayout w:type="fixed"/>
                    <w:tblLook w:val="0400"/>
                  </w:tblPr>
                  <w:tblGrid>
                    <w:gridCol w:w="281"/>
                    <w:gridCol w:w="2361"/>
                    <w:gridCol w:w="5820"/>
                    <w:gridCol w:w="45"/>
                    <w:tblGridChange w:id="0">
                      <w:tblGrid>
                        <w:gridCol w:w="281"/>
                        <w:gridCol w:w="2361"/>
                        <w:gridCol w:w="5820"/>
                        <w:gridCol w:w="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73">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74">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Minister is satisfied that surrender of the person must be refused because a mandatory restriction on surrender specified in </w:t>
                        </w:r>
                        <w:hyperlink r:id="rId19">
                          <w:r w:rsidDel="00000000" w:rsidR="00000000" w:rsidRPr="00000000">
                            <w:rPr>
                              <w:rFonts w:ascii="Sorts Mill Goudy" w:cs="Sorts Mill Goudy" w:eastAsia="Sorts Mill Goudy" w:hAnsi="Sorts Mill Goudy"/>
                              <w:color w:val="0000ff"/>
                              <w:sz w:val="24"/>
                              <w:szCs w:val="24"/>
                              <w:u w:val="single"/>
                              <w:rtl w:val="0"/>
                            </w:rPr>
                            <w:t xml:space="preserve">section 51</w:t>
                          </w:r>
                        </w:hyperlink>
                        <w:r w:rsidDel="00000000" w:rsidR="00000000" w:rsidRPr="00000000">
                          <w:rPr>
                            <w:rFonts w:ascii="Sorts Mill Goudy" w:cs="Sorts Mill Goudy" w:eastAsia="Sorts Mill Goudy" w:hAnsi="Sorts Mill Goudy"/>
                            <w:sz w:val="24"/>
                            <w:szCs w:val="24"/>
                            <w:rtl w:val="0"/>
                          </w:rPr>
                          <w:t xml:space="preserve">(1) applies;</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76">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(b)</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78">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Minister is satisfied that one of the discretionary restrictions on surrender specified in </w:t>
                        </w:r>
                        <w:hyperlink r:id="rId20">
                          <w:r w:rsidDel="00000000" w:rsidR="00000000" w:rsidRPr="00000000">
                            <w:rPr>
                              <w:rFonts w:ascii="Sorts Mill Goudy" w:cs="Sorts Mill Goudy" w:eastAsia="Sorts Mill Goudy" w:hAnsi="Sorts Mill Goudy"/>
                              <w:color w:val="0000ff"/>
                              <w:sz w:val="24"/>
                              <w:szCs w:val="24"/>
                              <w:u w:val="single"/>
                              <w:rtl w:val="0"/>
                            </w:rPr>
                            <w:t xml:space="preserve">section 51</w:t>
                          </w:r>
                        </w:hyperlink>
                        <w:r w:rsidDel="00000000" w:rsidR="00000000" w:rsidRPr="00000000">
                          <w:rPr>
                            <w:rFonts w:ascii="Sorts Mill Goudy" w:cs="Sorts Mill Goudy" w:eastAsia="Sorts Mill Goudy" w:hAnsi="Sorts Mill Goudy"/>
                            <w:sz w:val="24"/>
                            <w:szCs w:val="24"/>
                            <w:rtl w:val="0"/>
                          </w:rPr>
                          <w:t xml:space="preserve">(2) applies and that it is appropriate in the circumstances that surrender be refused;</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23"/>
                    <w:tblW w:w="8507.0" w:type="dxa"/>
                    <w:jc w:val="left"/>
                    <w:tblLayout w:type="fixed"/>
                    <w:tblLook w:val="0400"/>
                  </w:tblPr>
                  <w:tblGrid>
                    <w:gridCol w:w="275"/>
                    <w:gridCol w:w="30"/>
                    <w:gridCol w:w="8157"/>
                    <w:gridCol w:w="45"/>
                    <w:tblGridChange w:id="0">
                      <w:tblGrid>
                        <w:gridCol w:w="275"/>
                        <w:gridCol w:w="30"/>
                        <w:gridCol w:w="8157"/>
                        <w:gridCol w:w="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7B">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(c)</w:t>
                        </w:r>
                      </w:p>
                    </w:tc>
                    <w:tc>
                      <w:tcPr>
                        <w:gridSpan w:val="3"/>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7C">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Minister postpones the execution of a request for surrender in accordance with </w:t>
                        </w:r>
                        <w:hyperlink r:id="rId21">
                          <w:r w:rsidDel="00000000" w:rsidR="00000000" w:rsidRPr="00000000">
                            <w:rPr>
                              <w:rFonts w:ascii="Sorts Mill Goudy" w:cs="Sorts Mill Goudy" w:eastAsia="Sorts Mill Goudy" w:hAnsi="Sorts Mill Goudy"/>
                              <w:color w:val="0000ff"/>
                              <w:sz w:val="24"/>
                              <w:szCs w:val="24"/>
                              <w:u w:val="single"/>
                              <w:rtl w:val="0"/>
                            </w:rPr>
                            <w:t xml:space="preserve">section 52</w:t>
                          </w:r>
                        </w:hyperlink>
                        <w:r w:rsidDel="00000000" w:rsidR="00000000" w:rsidRPr="00000000">
                          <w:rPr>
                            <w:rFonts w:ascii="Sorts Mill Goudy" w:cs="Sorts Mill Goudy" w:eastAsia="Sorts Mill Goudy" w:hAnsi="Sorts Mill Goudy"/>
                            <w:sz w:val="24"/>
                            <w:szCs w:val="24"/>
                            <w:rtl w:val="0"/>
                          </w:rPr>
                          <w:t xml:space="preserve">; or</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7F">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(d)</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81">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Minister makes a temporary surrender order under </w:t>
                        </w:r>
                        <w:hyperlink r:id="rId22">
                          <w:r w:rsidDel="00000000" w:rsidR="00000000" w:rsidRPr="00000000">
                            <w:rPr>
                              <w:rFonts w:ascii="Sorts Mill Goudy" w:cs="Sorts Mill Goudy" w:eastAsia="Sorts Mill Goudy" w:hAnsi="Sorts Mill Goudy"/>
                              <w:color w:val="0000ff"/>
                              <w:sz w:val="24"/>
                              <w:szCs w:val="24"/>
                              <w:u w:val="single"/>
                              <w:rtl w:val="0"/>
                            </w:rPr>
                            <w:t xml:space="preserve">section 45</w:t>
                          </w:r>
                        </w:hyperlink>
                        <w:r w:rsidDel="00000000" w:rsidR="00000000" w:rsidRPr="00000000">
                          <w:rPr>
                            <w:rFonts w:ascii="Sorts Mill Goudy" w:cs="Sorts Mill Goudy" w:eastAsia="Sorts Mill Goudy" w:hAnsi="Sorts Mill Goudy"/>
                            <w:sz w:val="24"/>
                            <w:szCs w:val="24"/>
                            <w:rtl w:val="0"/>
                          </w:rPr>
                          <w:t xml:space="preserve">.</w:t>
                        </w:r>
                      </w:p>
                    </w:tc>
                  </w:tr>
                </w:tbl>
                <w:p w:rsidR="00000000" w:rsidDel="00000000" w:rsidP="00000000" w:rsidRDefault="00000000" w:rsidRPr="00000000" w14:paraId="00000082">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24"/>
              <w:tblW w:w="9001.0" w:type="dxa"/>
              <w:jc w:val="left"/>
              <w:tblLayout w:type="fixed"/>
              <w:tblLook w:val="0400"/>
            </w:tblPr>
            <w:tblGrid>
              <w:gridCol w:w="299"/>
              <w:gridCol w:w="8702"/>
              <w:tblGridChange w:id="0">
                <w:tblGrid>
                  <w:gridCol w:w="299"/>
                  <w:gridCol w:w="87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84">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85">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Minister shall not make a surrender order in respect of a person until the later of the following times—</w:t>
                  </w:r>
                </w:p>
                <w:tbl>
                  <w:tblPr>
                    <w:tblStyle w:val="Table25"/>
                    <w:tblW w:w="8507.0" w:type="dxa"/>
                    <w:jc w:val="left"/>
                    <w:tblLayout w:type="fixed"/>
                    <w:tblLook w:val="0400"/>
                  </w:tblPr>
                  <w:tblGrid>
                    <w:gridCol w:w="282"/>
                    <w:gridCol w:w="4090"/>
                    <w:gridCol w:w="4090"/>
                    <w:gridCol w:w="45"/>
                    <w:tblGridChange w:id="0">
                      <w:tblGrid>
                        <w:gridCol w:w="282"/>
                        <w:gridCol w:w="4090"/>
                        <w:gridCol w:w="4090"/>
                        <w:gridCol w:w="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86">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87">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until the expiration of fifteen days after the date of the issue of the warrant of detention of that person under </w:t>
                        </w:r>
                        <w:hyperlink r:id="rId23">
                          <w:r w:rsidDel="00000000" w:rsidR="00000000" w:rsidRPr="00000000">
                            <w:rPr>
                              <w:rFonts w:ascii="Sorts Mill Goudy" w:cs="Sorts Mill Goudy" w:eastAsia="Sorts Mill Goudy" w:hAnsi="Sorts Mill Goudy"/>
                              <w:color w:val="0000ff"/>
                              <w:sz w:val="24"/>
                              <w:szCs w:val="24"/>
                              <w:u w:val="single"/>
                              <w:rtl w:val="0"/>
                            </w:rPr>
                            <w:t xml:space="preserve">section 42</w:t>
                          </w:r>
                        </w:hyperlink>
                        <w:r w:rsidDel="00000000" w:rsidR="00000000" w:rsidRPr="00000000">
                          <w:rPr>
                            <w:rFonts w:ascii="Sorts Mill Goudy" w:cs="Sorts Mill Goudy" w:eastAsia="Sorts Mill Goudy" w:hAnsi="Sorts Mill Goudy"/>
                            <w:sz w:val="24"/>
                            <w:szCs w:val="24"/>
                            <w:rtl w:val="0"/>
                          </w:rPr>
                          <w:t xml:space="preserve">(2)(a); or</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89">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(b)</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8B">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8D">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8E">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26"/>
                    <w:tblW w:w="252.00000000000003" w:type="dxa"/>
                    <w:jc w:val="left"/>
                    <w:tblLayout w:type="fixed"/>
                    <w:tblLook w:val="0400"/>
                  </w:tblPr>
                  <w:tblGrid>
                    <w:gridCol w:w="51"/>
                    <w:gridCol w:w="201"/>
                    <w:tblGridChange w:id="0">
                      <w:tblGrid>
                        <w:gridCol w:w="51"/>
                        <w:gridCol w:w="2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90">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91">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27"/>
                    <w:tblW w:w="252.00000000000003" w:type="dxa"/>
                    <w:jc w:val="left"/>
                    <w:tblLayout w:type="fixed"/>
                    <w:tblLook w:val="0400"/>
                  </w:tblPr>
                  <w:tblGrid>
                    <w:gridCol w:w="51"/>
                    <w:gridCol w:w="201"/>
                    <w:tblGridChange w:id="0">
                      <w:tblGrid>
                        <w:gridCol w:w="51"/>
                        <w:gridCol w:w="2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93">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94">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95">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96">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97">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98">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28"/>
        <w:tblW w:w="9420.0" w:type="dxa"/>
        <w:jc w:val="left"/>
        <w:tblInd w:w="0.0" w:type="pct"/>
        <w:tblLayout w:type="fixed"/>
        <w:tblLook w:val="0400"/>
      </w:tblPr>
      <w:tblGrid>
        <w:gridCol w:w="51"/>
        <w:gridCol w:w="9369"/>
        <w:tblGridChange w:id="0">
          <w:tblGrid>
            <w:gridCol w:w="51"/>
            <w:gridCol w:w="936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9A">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29"/>
              <w:tblW w:w="252.00000000000003" w:type="dxa"/>
              <w:jc w:val="left"/>
              <w:tblLayout w:type="fixed"/>
              <w:tblLook w:val="0400"/>
            </w:tblPr>
            <w:tblGrid>
              <w:gridCol w:w="51"/>
              <w:gridCol w:w="201"/>
              <w:tblGridChange w:id="0">
                <w:tblGrid>
                  <w:gridCol w:w="51"/>
                  <w:gridCol w:w="2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9C">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9D">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sz w:val="24"/>
                <w:szCs w:val="24"/>
              </w:rPr>
            </w:pPr>
            <w:r w:rsidDel="00000000" w:rsidR="00000000" w:rsidRPr="00000000">
              <w:rPr>
                <w:rtl w:val="0"/>
              </w:rPr>
            </w:r>
          </w:p>
          <w:tbl>
            <w:tblPr>
              <w:tblStyle w:val="Table30"/>
              <w:tblW w:w="9174.0" w:type="dxa"/>
              <w:jc w:val="left"/>
              <w:tblLayout w:type="fixed"/>
              <w:tblLook w:val="0400"/>
            </w:tblPr>
            <w:tblGrid>
              <w:gridCol w:w="275"/>
              <w:gridCol w:w="30"/>
              <w:gridCol w:w="4470"/>
              <w:gridCol w:w="4399"/>
              <w:tblGridChange w:id="0">
                <w:tblGrid>
                  <w:gridCol w:w="275"/>
                  <w:gridCol w:w="30"/>
                  <w:gridCol w:w="4470"/>
                  <w:gridCol w:w="4399"/>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9F">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A1">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Before making a temporary surrender order, the Minister may seek undertakings from the ICC relating to one or more of the following matters—</w:t>
                  </w:r>
                </w:p>
                <w:tbl>
                  <w:tblPr>
                    <w:tblStyle w:val="Table31"/>
                    <w:tblW w:w="8674.0" w:type="dxa"/>
                    <w:jc w:val="left"/>
                    <w:tblLayout w:type="fixed"/>
                    <w:tblLook w:val="0400"/>
                  </w:tblPr>
                  <w:tblGrid>
                    <w:gridCol w:w="281"/>
                    <w:gridCol w:w="1404"/>
                    <w:gridCol w:w="6944"/>
                    <w:gridCol w:w="45"/>
                    <w:tblGridChange w:id="0">
                      <w:tblGrid>
                        <w:gridCol w:w="281"/>
                        <w:gridCol w:w="1404"/>
                        <w:gridCol w:w="6944"/>
                        <w:gridCol w:w="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A2">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A3">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return of the person to Kenya;</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A5">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(b)</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A7">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custody of the person while travelling to and from and while in the ICC’s jurisdiction;</w:t>
                        </w:r>
                      </w:p>
                    </w:tc>
                  </w:tr>
                </w:tbl>
                <w:p w:rsidR="00000000" w:rsidDel="00000000" w:rsidP="00000000" w:rsidRDefault="00000000" w:rsidRPr="00000000" w14:paraId="000000A9">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AB">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(c)</w:t>
                  </w:r>
                </w:p>
              </w:tc>
              <w:tc>
                <w:tcPr>
                  <w:gridSpan w:val="2"/>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AC">
                  <w:pPr>
                    <w:pageBreakBefore w:val="0"/>
                    <w:spacing w:after="0" w:line="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such ot</w:t>
                  </w:r>
                  <w:sdt>
                    <w:sdtPr>
                      <w:tag w:val="goog_rdk_1"/>
                    </w:sdtPr>
                    <w:sdtContent>
                      <w:ins w:author="Frank Nyagaka" w:id="0" w:date="2021-10-18T18:26:06Z">
                        <w:r w:rsidDel="00000000" w:rsidR="00000000" w:rsidRPr="00000000">
                          <w:rPr>
                            <w:rFonts w:ascii="Sorts Mill Goudy" w:cs="Sorts Mill Goudy" w:eastAsia="Sorts Mill Goudy" w:hAnsi="Sorts Mill Goudy"/>
                            <w:sz w:val="24"/>
                            <w:szCs w:val="24"/>
                            <w:rtl w:val="0"/>
                          </w:rPr>
                          <w:t xml:space="preserve">aQAQW</w:t>
                        </w:r>
                      </w:ins>
                    </w:sdtContent>
                  </w:sdt>
                  <w:r w:rsidDel="00000000" w:rsidR="00000000" w:rsidRPr="00000000">
                    <w:rPr>
                      <w:rFonts w:ascii="Sorts Mill Goudy" w:cs="Sorts Mill Goudy" w:eastAsia="Sorts Mill Goudy" w:hAnsi="Sorts Mill Goudy"/>
                      <w:sz w:val="24"/>
                      <w:szCs w:val="24"/>
                      <w:rtl w:val="0"/>
                    </w:rPr>
                    <w:t xml:space="preserve">her matters, if any, that the Minister thinks appropriate.</w:t>
                  </w:r>
                </w:p>
                <w:p w:rsidR="00000000" w:rsidDel="00000000" w:rsidP="00000000" w:rsidRDefault="00000000" w:rsidRPr="00000000" w14:paraId="000000AD">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AF">
            <w:pPr>
              <w:pageBreakBefore w:val="0"/>
              <w:spacing w:after="0" w:line="24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commentRangeEnd w:id="0"/>
      <w:r w:rsidDel="00000000" w:rsidR="00000000" w:rsidRPr="00000000">
        <w:commentReference w:id="0"/>
      </w:r>
      <w:r w:rsidDel="00000000" w:rsidR="00000000" w:rsidRPr="00000000">
        <w:rPr>
          <w:rFonts w:ascii="Sorts Mill Goudy" w:cs="Sorts Mill Goudy" w:eastAsia="Sorts Mill Goudy" w:hAnsi="Sorts Mill Goudy"/>
          <w:b w:val="0"/>
          <w:i w:val="0"/>
          <w:smallCaps w:val="0"/>
          <w:strike w:val="0"/>
          <w:color w:val="000000"/>
          <w:sz w:val="28"/>
          <w:szCs w:val="28"/>
          <w:u w:val="none"/>
          <w:shd w:fill="auto" w:val="clear"/>
          <w:vertAlign w:val="baseline"/>
          <w:rtl w:val="0"/>
        </w:rPr>
        <w:t xml:space="preserve">ii)</w:t>
        <w:tab/>
        <w:tab/>
      </w:r>
      <w:r w:rsidDel="00000000" w:rsidR="00000000" w:rsidRPr="00000000">
        <w:rPr>
          <w:rtl w:val="0"/>
        </w:rPr>
      </w:r>
    </w:p>
    <w:p w:rsidR="00000000" w:rsidDel="00000000" w:rsidP="00000000" w:rsidRDefault="00000000" w:rsidRPr="00000000" w14:paraId="000000B1">
      <w:pPr>
        <w:pageBreakBefore w:val="0"/>
        <w:spacing w:after="0" w:line="360" w:lineRule="auto"/>
        <w:jc w:val="both"/>
        <w:rPr>
          <w:rFonts w:ascii="Sorts Mill Goudy" w:cs="Sorts Mill Goudy" w:eastAsia="Sorts Mill Goudy" w:hAnsi="Sorts Mill Goudy"/>
          <w:b w:val="1"/>
          <w:sz w:val="24"/>
          <w:szCs w:val="24"/>
        </w:rPr>
      </w:pPr>
      <w:sdt>
        <w:sdtPr>
          <w:tag w:val="goog_rdk_2"/>
        </w:sdtPr>
        <w:sdtContent>
          <w:commentRangeStart w:id="1"/>
        </w:sdtContent>
      </w:sdt>
      <w:r w:rsidDel="00000000" w:rsidR="00000000" w:rsidRPr="00000000">
        <w:rPr>
          <w:rFonts w:ascii="Sorts Mill Goudy" w:cs="Sorts Mill Goudy" w:eastAsia="Sorts Mill Goudy" w:hAnsi="Sorts Mill Goudy"/>
          <w:b w:val="1"/>
          <w:sz w:val="24"/>
          <w:szCs w:val="24"/>
          <w:rtl w:val="0"/>
        </w:rPr>
        <w:t xml:space="preserve">Procedure for Surrender under Extradition (Commonwealth Countries) Act Arrest of the fugitive</w:t>
      </w:r>
    </w:p>
    <w:p w:rsidR="00000000" w:rsidDel="00000000" w:rsidP="00000000" w:rsidRDefault="00000000" w:rsidRPr="00000000" w14:paraId="000000B2">
      <w:pPr>
        <w:pageBreakBefore w:val="0"/>
        <w:spacing w:after="0" w:line="360" w:lineRule="auto"/>
        <w:ind w:left="90" w:firstLine="0"/>
        <w:jc w:val="both"/>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sz w:val="24"/>
          <w:szCs w:val="24"/>
          <w:rtl w:val="0"/>
        </w:rPr>
        <w:t xml:space="preserve">First, the request for extradition shall be made to the Attorney General who shall forthwith give written authority to commence committal proceedings against the fugitive in writing. Apart from particulars of the fugitive and the facts and law relevant to the case, the requesting country must also attach to the request, an overseas warrant issued in that country or a certificate of conviction and sentence, and a statement of the amount, if any, of the sentence served, as the case may be.</w:t>
      </w:r>
      <w:r w:rsidDel="00000000" w:rsidR="00000000" w:rsidRPr="00000000">
        <w:rPr>
          <w:rFonts w:ascii="Sorts Mill Goudy" w:cs="Sorts Mill Goudy" w:eastAsia="Sorts Mill Goudy" w:hAnsi="Sorts Mill Goudy"/>
          <w:sz w:val="24"/>
          <w:szCs w:val="24"/>
          <w:vertAlign w:val="superscript"/>
        </w:rPr>
        <w:footnoteReference w:customMarkFollows="0" w:id="0"/>
      </w:r>
      <w:r w:rsidDel="00000000" w:rsidR="00000000" w:rsidRPr="00000000">
        <w:rPr>
          <w:rFonts w:ascii="Sorts Mill Goudy" w:cs="Sorts Mill Goudy" w:eastAsia="Sorts Mill Goudy" w:hAnsi="Sorts Mill Goudy"/>
          <w:sz w:val="24"/>
          <w:szCs w:val="24"/>
          <w:rtl w:val="0"/>
        </w:rPr>
        <w:t xml:space="preserve"> A magistrate may then proceed to issue a warrant for the arrest of the fugitive.</w:t>
      </w:r>
      <w:r w:rsidDel="00000000" w:rsidR="00000000" w:rsidRPr="00000000">
        <w:rPr>
          <w:rtl w:val="0"/>
        </w:rPr>
      </w:r>
    </w:p>
    <w:p w:rsidR="00000000" w:rsidDel="00000000" w:rsidP="00000000" w:rsidRDefault="00000000" w:rsidRPr="00000000" w14:paraId="000000B3">
      <w:pPr>
        <w:pageBreakBefore w:val="0"/>
        <w:spacing w:after="0" w:line="360" w:lineRule="auto"/>
        <w:ind w:left="90" w:firstLine="90"/>
        <w:jc w:val="both"/>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0B4">
      <w:pPr>
        <w:pageBreakBefore w:val="0"/>
        <w:spacing w:after="0" w:line="360" w:lineRule="auto"/>
        <w:ind w:left="90" w:firstLine="0"/>
        <w:jc w:val="both"/>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However, a magistrate may also issue a provisional warrant of arrest without the authority to proceed from the Attorney General, where the fugitive is, or is believed to be in or on his way to Kenya, having been satisfied that the circumstances and evidence would merit issuance of the warrant in a similar offence against Kenyan law. In this case, the magistrate issuing the warrant is to give notice to the Attorney-General and transmit to him all evidence and information upon which the warrant was issued, and the Attorney-General may then issue an authority to proceed with committal proceedings or cancel the warrant and discharge the fugitive from custody if he has been arrested under the warrant.</w:t>
      </w:r>
    </w:p>
    <w:p w:rsidR="00000000" w:rsidDel="00000000" w:rsidP="00000000" w:rsidRDefault="00000000" w:rsidRPr="00000000" w14:paraId="000000B5">
      <w:pPr>
        <w:pageBreakBefore w:val="0"/>
        <w:spacing w:after="0" w:line="360" w:lineRule="auto"/>
        <w:ind w:left="90" w:firstLine="0"/>
        <w:jc w:val="both"/>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0B6">
      <w:pPr>
        <w:pageBreakBefore w:val="0"/>
        <w:spacing w:after="0" w:line="360" w:lineRule="auto"/>
        <w:ind w:left="90" w:firstLine="90"/>
        <w:jc w:val="both"/>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b w:val="1"/>
          <w:sz w:val="24"/>
          <w:szCs w:val="24"/>
          <w:rtl w:val="0"/>
        </w:rPr>
        <w:t xml:space="preserve">Proceedings for Committal</w:t>
      </w:r>
    </w:p>
    <w:p w:rsidR="00000000" w:rsidDel="00000000" w:rsidP="00000000" w:rsidRDefault="00000000" w:rsidRPr="00000000" w14:paraId="000000B7">
      <w:pPr>
        <w:pageBreakBefore w:val="0"/>
        <w:spacing w:after="0" w:line="360" w:lineRule="auto"/>
        <w:ind w:left="90" w:firstLine="0"/>
        <w:jc w:val="both"/>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sz w:val="24"/>
          <w:szCs w:val="24"/>
          <w:rtl w:val="0"/>
        </w:rPr>
        <w:t xml:space="preserve">Upon arrest, the fugitive shall be arraigned in a Resident Magistrate’s Court. Where having received authority to proceed, the court is satisfied that the evidence in support of the request for extradition shows that the offence is an extradition offence and would warrant trial if the offence had been committed in Kenya, or in the case of an allegation of being unlawfully at large after a conviction of the offence, that the evidence shows he has been so convicted and appears to be so at large, the court may commit the fugitive to custody to await surrender, or discharge him if not satisfied.</w:t>
      </w:r>
      <w:r w:rsidDel="00000000" w:rsidR="00000000" w:rsidRPr="00000000">
        <w:rPr>
          <w:rtl w:val="0"/>
        </w:rPr>
      </w:r>
    </w:p>
    <w:p w:rsidR="00000000" w:rsidDel="00000000" w:rsidP="00000000" w:rsidRDefault="00000000" w:rsidRPr="00000000" w14:paraId="000000B8">
      <w:pPr>
        <w:pageBreakBefore w:val="0"/>
        <w:spacing w:after="0" w:line="360" w:lineRule="auto"/>
        <w:ind w:left="90" w:firstLine="90"/>
        <w:jc w:val="both"/>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0B9">
      <w:pPr>
        <w:pageBreakBefore w:val="0"/>
        <w:spacing w:after="0" w:line="360" w:lineRule="auto"/>
        <w:ind w:left="90" w:firstLine="0"/>
        <w:jc w:val="both"/>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Where at the time of arraignment, the court is yet to receive the authority to proceed, it may set a reasonable time to be notified to the Attorney-General, within which to await the authority to proceed, at the expiry of which, having not received such authority,the court will discharge the fugitive.</w:t>
      </w:r>
    </w:p>
    <w:p w:rsidR="00000000" w:rsidDel="00000000" w:rsidP="00000000" w:rsidRDefault="00000000" w:rsidRPr="00000000" w14:paraId="000000BA">
      <w:pPr>
        <w:pageBreakBefore w:val="0"/>
        <w:spacing w:after="0" w:line="360" w:lineRule="auto"/>
        <w:ind w:left="90" w:firstLine="90"/>
        <w:jc w:val="both"/>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0BB">
      <w:pPr>
        <w:pageBreakBefore w:val="0"/>
        <w:spacing w:after="0" w:line="360" w:lineRule="auto"/>
        <w:ind w:left="90" w:firstLine="0"/>
        <w:jc w:val="both"/>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Upon committal to custody, the court shall inform the fugitive of the right to make an application for </w:t>
      </w:r>
      <w:r w:rsidDel="00000000" w:rsidR="00000000" w:rsidRPr="00000000">
        <w:rPr>
          <w:rFonts w:ascii="Sorts Mill Goudy" w:cs="Sorts Mill Goudy" w:eastAsia="Sorts Mill Goudy" w:hAnsi="Sorts Mill Goudy"/>
          <w:i w:val="1"/>
          <w:sz w:val="24"/>
          <w:szCs w:val="24"/>
          <w:rtl w:val="0"/>
        </w:rPr>
        <w:t xml:space="preserve">habeas corpus</w:t>
      </w:r>
      <w:r w:rsidDel="00000000" w:rsidR="00000000" w:rsidRPr="00000000">
        <w:rPr>
          <w:rFonts w:ascii="Sorts Mill Goudy" w:cs="Sorts Mill Goudy" w:eastAsia="Sorts Mill Goudy" w:hAnsi="Sorts Mill Goudy"/>
          <w:i w:val="1"/>
          <w:sz w:val="24"/>
          <w:szCs w:val="24"/>
          <w:vertAlign w:val="superscript"/>
        </w:rPr>
        <w:footnoteReference w:customMarkFollows="0" w:id="1"/>
      </w:r>
      <w:r w:rsidDel="00000000" w:rsidR="00000000" w:rsidRPr="00000000">
        <w:rPr>
          <w:rFonts w:ascii="Sorts Mill Goudy" w:cs="Sorts Mill Goudy" w:eastAsia="Sorts Mill Goudy" w:hAnsi="Sorts Mill Goudy"/>
          <w:sz w:val="24"/>
          <w:szCs w:val="24"/>
          <w:rtl w:val="0"/>
        </w:rPr>
        <w:t xml:space="preserve">and he shall not be surrendered until fifteen (15) days from the time of committal have expired, or while the application for </w:t>
      </w:r>
      <w:r w:rsidDel="00000000" w:rsidR="00000000" w:rsidRPr="00000000">
        <w:rPr>
          <w:rFonts w:ascii="Sorts Mill Goudy" w:cs="Sorts Mill Goudy" w:eastAsia="Sorts Mill Goudy" w:hAnsi="Sorts Mill Goudy"/>
          <w:i w:val="1"/>
          <w:sz w:val="24"/>
          <w:szCs w:val="24"/>
          <w:rtl w:val="0"/>
        </w:rPr>
        <w:t xml:space="preserve">habeas corpus</w:t>
      </w:r>
      <w:r w:rsidDel="00000000" w:rsidR="00000000" w:rsidRPr="00000000">
        <w:rPr>
          <w:rFonts w:ascii="Sorts Mill Goudy" w:cs="Sorts Mill Goudy" w:eastAsia="Sorts Mill Goudy" w:hAnsi="Sorts Mill Goudy"/>
          <w:sz w:val="24"/>
          <w:szCs w:val="24"/>
          <w:rtl w:val="0"/>
        </w:rPr>
        <w:t xml:space="preserve">is still pending before the High Court. </w:t>
      </w:r>
    </w:p>
    <w:p w:rsidR="00000000" w:rsidDel="00000000" w:rsidP="00000000" w:rsidRDefault="00000000" w:rsidRPr="00000000" w14:paraId="000000BC">
      <w:pPr>
        <w:pageBreakBefore w:val="0"/>
        <w:spacing w:after="0" w:line="360" w:lineRule="auto"/>
        <w:ind w:left="90" w:firstLine="0"/>
        <w:jc w:val="both"/>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Upon hearing the said application, the High Court may discharge the fugitive if it appears that it would be unjust or oppressive to surrender him, since the extradition offence is trivial, much time has passed from the time of commission of the offence or conviction, or, the accusation against him is not made in good faith in the interests of justice.</w:t>
      </w:r>
    </w:p>
    <w:p w:rsidR="00000000" w:rsidDel="00000000" w:rsidP="00000000" w:rsidRDefault="00000000" w:rsidRPr="00000000" w14:paraId="000000BD">
      <w:pPr>
        <w:pageBreakBefore w:val="0"/>
        <w:spacing w:after="0" w:line="360" w:lineRule="auto"/>
        <w:ind w:left="90" w:firstLine="90"/>
        <w:jc w:val="both"/>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0BE">
      <w:pPr>
        <w:pageBreakBefore w:val="0"/>
        <w:spacing w:after="0" w:line="360" w:lineRule="auto"/>
        <w:ind w:left="90" w:firstLine="90"/>
        <w:jc w:val="both"/>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In fact, under Section 6 of the Act, a fugitive shall not be kept in custody, committed to custody or surrendered, if it appears, </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0" w:firstLine="9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that the offence the fugitive is accused or was convicted of is an offence of a political character, or </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0" w:firstLine="9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request for his surrender, though on the face of it, is made on account of an extradition offence, it is in fact made for the purpose of prosecuting him on account of his race, religion, nationality or political opinions, or </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0" w:firstLine="9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that he might, if surrendered, be prejudiced at his trial or punished, detained or restricted in his personal liberty by reason of his race, religion, nationality or political opinions, or</w:t>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0" w:firstLine="9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if they were charged with a similar offence in Kenya, they would be entitled to a discharge following previous conviction or acquittal on the same facts.</w:t>
      </w:r>
    </w:p>
    <w:p w:rsidR="00000000" w:rsidDel="00000000" w:rsidP="00000000" w:rsidRDefault="00000000" w:rsidRPr="00000000" w14:paraId="000000C3">
      <w:pPr>
        <w:pageBreakBefore w:val="0"/>
        <w:spacing w:after="0" w:line="360" w:lineRule="auto"/>
        <w:ind w:left="90" w:firstLine="90"/>
        <w:jc w:val="both"/>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0C4">
      <w:pPr>
        <w:pageBreakBefore w:val="0"/>
        <w:spacing w:after="0" w:line="360" w:lineRule="auto"/>
        <w:ind w:left="90" w:firstLine="0"/>
        <w:jc w:val="both"/>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In addition, the requesting country must also have made provision in law or an arrangement, that the fugitive shall only be dealt with in respect of the offences which he is surrendered, such lesser offence (s) proved by evidence brought before the Court of committal, or, any other extradition offence the Attorney-General consents to.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8"/>
          <w:szCs w:val="28"/>
          <w:u w:val="none"/>
          <w:shd w:fill="auto" w:val="clear"/>
          <w:vertAlign w:val="baseline"/>
          <w:rtl w:val="0"/>
        </w:rPr>
        <w:t xml:space="preserve">B)</w:t>
        <w:tab/>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DATE: 19 November 2014</w:t>
      </w:r>
    </w:p>
    <w:p w:rsidR="00000000" w:rsidDel="00000000" w:rsidP="00000000" w:rsidRDefault="00000000" w:rsidRPr="00000000" w14:paraId="000000C8">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0C9">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0CA">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MINISTER IN-CHARGE OF LEGAL AFFAIRS</w:t>
      </w:r>
    </w:p>
    <w:p w:rsidR="00000000" w:rsidDel="00000000" w:rsidP="00000000" w:rsidRDefault="00000000" w:rsidRPr="00000000" w14:paraId="000000CB">
      <w:pPr>
        <w:pageBreakBefore w:val="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ZAMBIA</w:t>
      </w:r>
    </w:p>
    <w:p w:rsidR="00000000" w:rsidDel="00000000" w:rsidP="00000000" w:rsidRDefault="00000000" w:rsidRPr="00000000" w14:paraId="000000CC">
      <w:pPr>
        <w:pageBreakBefore w:val="0"/>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RE: REQUEST FOR ASSISTANCE IN EXTRADITION OF TUMUSIIME NAMIRIMU </w:t>
      </w:r>
    </w:p>
    <w:p w:rsidR="00000000" w:rsidDel="00000000" w:rsidP="00000000" w:rsidRDefault="00000000" w:rsidRPr="00000000" w14:paraId="000000CD">
      <w:pPr>
        <w:pageBreakBefore w:val="0"/>
        <w:spacing w:after="0" w:lineRule="auto"/>
        <w:jc w:val="both"/>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I present my compliments to the competent authorities of the Republic of Zambia and I have      the honour to request for assistance in obtaining evidence for the purpose of a criminal investigation currently underway.</w:t>
      </w:r>
    </w:p>
    <w:p w:rsidR="00000000" w:rsidDel="00000000" w:rsidP="00000000" w:rsidRDefault="00000000" w:rsidRPr="00000000" w14:paraId="000000CE">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CF">
      <w:pPr>
        <w:pageBreakBefore w:val="0"/>
        <w:spacing w:after="0" w:lineRule="auto"/>
        <w:jc w:val="both"/>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This request is made under the bilateral agreement signed by Kenya and Zambia and under Legal Notice 208/1972. The evidence obtained as a result of this letter of request cannot be used, without your consent, for any other purpose than that specified in the request.</w:t>
      </w:r>
    </w:p>
    <w:p w:rsidR="00000000" w:rsidDel="00000000" w:rsidP="00000000" w:rsidRDefault="00000000" w:rsidRPr="00000000" w14:paraId="000000D0">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D1">
      <w:pPr>
        <w:pageBreakBefore w:val="0"/>
        <w:spacing w:after="0" w:lineRule="auto"/>
        <w:jc w:val="both"/>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AUTHORITY INITIATING THE REQUEST</w:t>
      </w:r>
    </w:p>
    <w:p w:rsidR="00000000" w:rsidDel="00000000" w:rsidP="00000000" w:rsidRDefault="00000000" w:rsidRPr="00000000" w14:paraId="000000D2">
      <w:pPr>
        <w:pageBreakBefore w:val="0"/>
        <w:spacing w:after="0" w:lineRule="auto"/>
        <w:jc w:val="both"/>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0D3">
      <w:pPr>
        <w:pageBreakBefore w:val="0"/>
        <w:spacing w:after="0" w:lineRule="auto"/>
        <w:jc w:val="both"/>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The office of the Director of Public Prosecutions is seeking assistance touching on a criminal matter that was investigated by the CID and is pending before the Court of Kenya and which evidence indicates the subject is currently domiciled in the Republic Of Zambia.</w:t>
      </w:r>
    </w:p>
    <w:p w:rsidR="00000000" w:rsidDel="00000000" w:rsidP="00000000" w:rsidRDefault="00000000" w:rsidRPr="00000000" w14:paraId="000000D4">
      <w:pPr>
        <w:pageBreakBefore w:val="0"/>
        <w:spacing w:after="0" w:lineRule="auto"/>
        <w:jc w:val="both"/>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In this instance Tumusiime Namirimu is required in Kenya to answer to charges of two counts of robbery with violence Annexed are the summons issued.</w:t>
      </w:r>
    </w:p>
    <w:p w:rsidR="00000000" w:rsidDel="00000000" w:rsidP="00000000" w:rsidRDefault="00000000" w:rsidRPr="00000000" w14:paraId="000000D5">
      <w:pPr>
        <w:pageBreakBefore w:val="0"/>
        <w:spacing w:after="0" w:lineRule="auto"/>
        <w:jc w:val="both"/>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THE NEED FOR ASSISTANCE</w:t>
      </w:r>
    </w:p>
    <w:p w:rsidR="00000000" w:rsidDel="00000000" w:rsidP="00000000" w:rsidRDefault="00000000" w:rsidRPr="00000000" w14:paraId="000000D6">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D7">
      <w:pPr>
        <w:pageBreakBefore w:val="0"/>
        <w:spacing w:after="0" w:lineRule="auto"/>
        <w:jc w:val="both"/>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This request of assistance is being made in the interest of justice. It will not be used for political, military and fiscal purposes in Kenya. The information will also not be used to imprison or try the person for an offence other than the offence for which extradition was granted and committed before extradition.  </w:t>
      </w:r>
    </w:p>
    <w:p w:rsidR="00000000" w:rsidDel="00000000" w:rsidP="00000000" w:rsidRDefault="00000000" w:rsidRPr="00000000" w14:paraId="000000D8">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D9">
      <w:pPr>
        <w:pageBreakBefore w:val="0"/>
        <w:spacing w:after="0" w:lineRule="auto"/>
        <w:jc w:val="both"/>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A BRIEF SYNOPSIS OF THE CASE</w:t>
      </w:r>
    </w:p>
    <w:p w:rsidR="00000000" w:rsidDel="00000000" w:rsidP="00000000" w:rsidRDefault="00000000" w:rsidRPr="00000000" w14:paraId="000000DA">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DB">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DC">
      <w:pPr>
        <w:pageBreakBefore w:val="0"/>
        <w:spacing w:after="0" w:lineRule="auto"/>
        <w:jc w:val="both"/>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NATURE OF THE CASE</w:t>
      </w:r>
    </w:p>
    <w:p w:rsidR="00000000" w:rsidDel="00000000" w:rsidP="00000000" w:rsidRDefault="00000000" w:rsidRPr="00000000" w14:paraId="000000DD">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DE">
      <w:pPr>
        <w:pageBreakBefore w:val="0"/>
        <w:spacing w:after="0" w:lineRule="auto"/>
        <w:jc w:val="both"/>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The action of Ms. Tumusiime Namirimu of Theft is in contravention of Section 275 of the Penal Code Cap. 63 of the Laws of the Republic of Kenya.</w:t>
      </w:r>
    </w:p>
    <w:p w:rsidR="00000000" w:rsidDel="00000000" w:rsidP="00000000" w:rsidRDefault="00000000" w:rsidRPr="00000000" w14:paraId="000000DF">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E0">
      <w:pPr>
        <w:pageBreakBefore w:val="0"/>
        <w:spacing w:after="0" w:lineRule="auto"/>
        <w:jc w:val="both"/>
        <w:rPr>
          <w:rFonts w:ascii="Sorts Mill Goudy" w:cs="Sorts Mill Goudy" w:eastAsia="Sorts Mill Goudy" w:hAnsi="Sorts Mill Goudy"/>
        </w:rPr>
      </w:pPr>
      <w:r w:rsidDel="00000000" w:rsidR="00000000" w:rsidRPr="00000000">
        <w:rPr>
          <w:rtl w:val="0"/>
        </w:rPr>
      </w:r>
    </w:p>
    <w:sdt>
      <w:sdtPr>
        <w:tag w:val="goog_rdk_5"/>
      </w:sdtPr>
      <w:sdtContent>
        <w:p w:rsidR="00000000" w:rsidDel="00000000" w:rsidP="00000000" w:rsidRDefault="00000000" w:rsidRPr="00000000" w14:paraId="000000E1">
          <w:pPr>
            <w:pageBreakBefore w:val="0"/>
            <w:spacing w:after="0" w:lineRule="auto"/>
            <w:jc w:val="both"/>
            <w:rPr>
              <w:ins w:author="Rose Ngari" w:id="1" w:date="2021-11-10T06:40:21Z"/>
              <w:rFonts w:ascii="Sorts Mill Goudy" w:cs="Sorts Mill Goudy" w:eastAsia="Sorts Mill Goudy" w:hAnsi="Sorts Mill Goudy"/>
            </w:rPr>
          </w:pPr>
          <w:sdt>
            <w:sdtPr>
              <w:tag w:val="goog_rdk_4"/>
            </w:sdtPr>
            <w:sdtContent>
              <w:ins w:author="Rose Ngari" w:id="1" w:date="2021-11-10T06:40:21Z">
                <w:r w:rsidDel="00000000" w:rsidR="00000000" w:rsidRPr="00000000">
                  <w:rPr>
                    <w:rtl w:val="0"/>
                  </w:rPr>
                </w:r>
              </w:ins>
            </w:sdtContent>
          </w:sdt>
        </w:p>
      </w:sdtContent>
    </w:sdt>
    <w:p w:rsidR="00000000" w:rsidDel="00000000" w:rsidP="00000000" w:rsidRDefault="00000000" w:rsidRPr="00000000" w14:paraId="000000E2">
      <w:pPr>
        <w:pageBreakBefore w:val="0"/>
        <w:spacing w:after="0" w:lineRule="auto"/>
        <w:jc w:val="both"/>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DOCUMENTS IN SUPPORT OF THE REQUEST</w:t>
      </w:r>
    </w:p>
    <w:p w:rsidR="00000000" w:rsidDel="00000000" w:rsidP="00000000" w:rsidRDefault="00000000" w:rsidRPr="00000000" w14:paraId="000000E3">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E4">
      <w:pPr>
        <w:pageBreakBefore w:val="0"/>
        <w:spacing w:after="0" w:lineRule="auto"/>
        <w:jc w:val="both"/>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We enclose the following documents in support of the request:</w:t>
      </w:r>
    </w:p>
    <w:p w:rsidR="00000000" w:rsidDel="00000000" w:rsidP="00000000" w:rsidRDefault="00000000" w:rsidRPr="00000000" w14:paraId="000000E5">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Sorts Mill Goudy" w:cs="Sorts Mill Goudy" w:eastAsia="Sorts Mill Goudy" w:hAnsi="Sorts Mill Goudy"/>
          <w:b w:val="0"/>
          <w:i w:val="0"/>
          <w:smallCaps w:val="0"/>
          <w:strike w:val="0"/>
          <w:color w:val="000000"/>
          <w:sz w:val="22"/>
          <w:szCs w:val="22"/>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baseline"/>
          <w:rtl w:val="0"/>
        </w:rPr>
        <w:t xml:space="preserve">Charge Sheet.</w:t>
      </w:r>
    </w:p>
    <w:p w:rsidR="00000000" w:rsidDel="00000000" w:rsidP="00000000" w:rsidRDefault="00000000" w:rsidRPr="00000000" w14:paraId="000000E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Sorts Mill Goudy" w:cs="Sorts Mill Goudy" w:eastAsia="Sorts Mill Goudy" w:hAnsi="Sorts Mill Goudy"/>
          <w:b w:val="0"/>
          <w:i w:val="0"/>
          <w:smallCaps w:val="0"/>
          <w:strike w:val="0"/>
          <w:color w:val="000000"/>
          <w:sz w:val="22"/>
          <w:szCs w:val="22"/>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baseline"/>
          <w:rtl w:val="0"/>
        </w:rPr>
        <w:t xml:space="preserve">Warrant of arrest.</w:t>
      </w:r>
    </w:p>
    <w:p w:rsidR="00000000" w:rsidDel="00000000" w:rsidP="00000000" w:rsidRDefault="00000000" w:rsidRPr="00000000" w14:paraId="000000E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Sorts Mill Goudy" w:cs="Sorts Mill Goudy" w:eastAsia="Sorts Mill Goudy" w:hAnsi="Sorts Mill Goudy"/>
          <w:b w:val="0"/>
          <w:i w:val="0"/>
          <w:smallCaps w:val="0"/>
          <w:strike w:val="0"/>
          <w:color w:val="000000"/>
          <w:sz w:val="22"/>
          <w:szCs w:val="22"/>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baseline"/>
          <w:rtl w:val="0"/>
        </w:rPr>
        <w:t xml:space="preserve">Authentication certificate.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Sorts Mill Goudy" w:cs="Sorts Mill Goudy" w:eastAsia="Sorts Mill Goudy" w:hAnsi="Sorts Mill Goudy"/>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pageBreakBefore w:val="0"/>
        <w:spacing w:after="0" w:lineRule="auto"/>
        <w:jc w:val="both"/>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RECIPROCITY BETWEEN KENYA AND ZAMBIA</w:t>
      </w:r>
    </w:p>
    <w:p w:rsidR="00000000" w:rsidDel="00000000" w:rsidP="00000000" w:rsidRDefault="00000000" w:rsidRPr="00000000" w14:paraId="000000EB">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EC">
      <w:pPr>
        <w:pageBreakBefore w:val="0"/>
        <w:spacing w:after="0" w:lineRule="auto"/>
        <w:jc w:val="both"/>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The Attorney General of the Republic of Kenya will be grateful for any assistance that the Competent Judicial and Administrative Authorities of the Republic of Zambia can offer in response to this request as the criminal activities concerned have an adverse bearing on the National understanding and security of Kenya.</w:t>
      </w:r>
    </w:p>
    <w:p w:rsidR="00000000" w:rsidDel="00000000" w:rsidP="00000000" w:rsidRDefault="00000000" w:rsidRPr="00000000" w14:paraId="000000ED">
      <w:pPr>
        <w:pageBreakBefore w:val="0"/>
        <w:spacing w:after="0" w:lineRule="auto"/>
        <w:jc w:val="both"/>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The office of the Attorney General and the Kenya Police will assist in the investigation of any crime by the persons within the jurisdiction of the Republic of Kenya in the spirit of Mutual Legal Assistance in the suppression of crime.</w:t>
      </w:r>
    </w:p>
    <w:p w:rsidR="00000000" w:rsidDel="00000000" w:rsidP="00000000" w:rsidRDefault="00000000" w:rsidRPr="00000000" w14:paraId="000000EE">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EF">
      <w:pPr>
        <w:pageBreakBefore w:val="0"/>
        <w:spacing w:after="0" w:lineRule="auto"/>
        <w:jc w:val="both"/>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UNDERTAKING</w:t>
      </w:r>
    </w:p>
    <w:p w:rsidR="00000000" w:rsidDel="00000000" w:rsidP="00000000" w:rsidRDefault="00000000" w:rsidRPr="00000000" w14:paraId="000000F0">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F1">
      <w:pPr>
        <w:pageBreakBefore w:val="0"/>
        <w:spacing w:after="0" w:lineRule="auto"/>
        <w:jc w:val="both"/>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We hereby undertake to abide by the terms and conditions of the governing legislation in the Republic of Zambia and Republic of Kenya.</w:t>
      </w:r>
    </w:p>
    <w:p w:rsidR="00000000" w:rsidDel="00000000" w:rsidP="00000000" w:rsidRDefault="00000000" w:rsidRPr="00000000" w14:paraId="000000F2">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F3">
      <w:pPr>
        <w:pageBreakBefore w:val="0"/>
        <w:spacing w:after="0" w:lineRule="auto"/>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F4">
      <w:pPr>
        <w:pageBreakBefore w:val="0"/>
        <w:spacing w:after="0" w:lineRule="auto"/>
        <w:jc w:val="both"/>
        <w:rPr>
          <w:rFonts w:ascii="Sorts Mill Goudy" w:cs="Sorts Mill Goudy" w:eastAsia="Sorts Mill Goudy" w:hAnsi="Sorts Mill Goudy"/>
          <w:b w:val="1"/>
        </w:rPr>
      </w:pPr>
      <w:r w:rsidDel="00000000" w:rsidR="00000000" w:rsidRPr="00000000">
        <w:rPr>
          <w:rtl w:val="0"/>
        </w:rPr>
      </w:r>
    </w:p>
    <w:p w:rsidR="00000000" w:rsidDel="00000000" w:rsidP="00000000" w:rsidRDefault="00000000" w:rsidRPr="00000000" w14:paraId="000000F5">
      <w:pPr>
        <w:pageBreakBefore w:val="0"/>
        <w:spacing w:after="0" w:lineRule="auto"/>
        <w:jc w:val="both"/>
        <w:rPr>
          <w:rFonts w:ascii="Sorts Mill Goudy" w:cs="Sorts Mill Goudy" w:eastAsia="Sorts Mill Goudy" w:hAnsi="Sorts Mill Goudy"/>
          <w:b w:val="1"/>
        </w:rPr>
      </w:pPr>
      <w:r w:rsidDel="00000000" w:rsidR="00000000" w:rsidRPr="00000000">
        <w:rPr>
          <w:rtl w:val="0"/>
        </w:rPr>
      </w:r>
    </w:p>
    <w:p w:rsidR="00000000" w:rsidDel="00000000" w:rsidP="00000000" w:rsidRDefault="00000000" w:rsidRPr="00000000" w14:paraId="000000F6">
      <w:pPr>
        <w:pageBreakBefore w:val="0"/>
        <w:spacing w:after="0" w:lineRule="auto"/>
        <w:jc w:val="both"/>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XXXXX</w:t>
      </w:r>
    </w:p>
    <w:p w:rsidR="00000000" w:rsidDel="00000000" w:rsidP="00000000" w:rsidRDefault="00000000" w:rsidRPr="00000000" w14:paraId="000000F7">
      <w:pPr>
        <w:pageBreakBefore w:val="0"/>
        <w:spacing w:after="0" w:lineRule="auto"/>
        <w:jc w:val="both"/>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HIGH COMMISSIONER FOR KENYA TO ZAMBIA</w:t>
      </w:r>
    </w:p>
    <w:p w:rsidR="00000000" w:rsidDel="00000000" w:rsidP="00000000" w:rsidRDefault="00000000" w:rsidRPr="00000000" w14:paraId="000000F8">
      <w:pPr>
        <w:pageBreakBefore w:val="0"/>
        <w:spacing w:after="0" w:lineRule="auto"/>
        <w:jc w:val="both"/>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FOR THE ATTORNEY GENERAL</w:t>
      </w:r>
    </w:p>
    <w:p w:rsidR="00000000" w:rsidDel="00000000" w:rsidP="00000000" w:rsidRDefault="00000000" w:rsidRPr="00000000" w14:paraId="000000F9">
      <w:pPr>
        <w:pageBreakBefore w:val="0"/>
        <w:jc w:val="both"/>
        <w:rPr>
          <w:rFonts w:ascii="Sorts Mill Goudy" w:cs="Sorts Mill Goudy" w:eastAsia="Sorts Mill Goudy" w:hAnsi="Sorts Mill Goudy"/>
          <w:b w:val="1"/>
        </w:rPr>
      </w:pPr>
      <w:r w:rsidDel="00000000" w:rsidR="00000000" w:rsidRPr="00000000">
        <w:rPr>
          <w:rtl w:val="0"/>
        </w:rPr>
      </w:r>
    </w:p>
    <w:p w:rsidR="00000000" w:rsidDel="00000000" w:rsidP="00000000" w:rsidRDefault="00000000" w:rsidRPr="00000000" w14:paraId="000000FA">
      <w:pPr>
        <w:pageBreakBefore w:val="0"/>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FB">
      <w:pPr>
        <w:pageBreakBefore w:val="0"/>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FC">
      <w:pPr>
        <w:pageBreakBefore w:val="0"/>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FD">
      <w:pPr>
        <w:pageBreakBefore w:val="0"/>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FE">
      <w:pPr>
        <w:pageBreakBefore w:val="0"/>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0FF">
      <w:pPr>
        <w:pageBreakBefore w:val="0"/>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100">
      <w:pPr>
        <w:pageBreakBefore w:val="0"/>
        <w:spacing w:after="0" w:lineRule="auto"/>
        <w:jc w:val="both"/>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01">
      <w:pPr>
        <w:pageBreakBefore w:val="0"/>
        <w:tabs>
          <w:tab w:val="left" w:pos="3390"/>
          <w:tab w:val="center" w:pos="4680"/>
        </w:tabs>
        <w:spacing w:after="0" w:lineRule="auto"/>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b w:val="1"/>
          <w:sz w:val="24"/>
          <w:szCs w:val="24"/>
          <w:rtl w:val="0"/>
        </w:rPr>
        <w:tab/>
        <w:t xml:space="preserve">CHARGE SHEET</w:t>
      </w:r>
    </w:p>
    <w:p w:rsidR="00000000" w:rsidDel="00000000" w:rsidP="00000000" w:rsidRDefault="00000000" w:rsidRPr="00000000" w14:paraId="00000102">
      <w:pPr>
        <w:pageBreakBefore w:val="0"/>
        <w:spacing w:after="0" w:lineRule="auto"/>
        <w:jc w:val="both"/>
        <w:rPr>
          <w:rFonts w:ascii="Sorts Mill Goudy" w:cs="Sorts Mill Goudy" w:eastAsia="Sorts Mill Goudy" w:hAnsi="Sorts Mill Goudy"/>
          <w:sz w:val="24"/>
          <w:szCs w:val="24"/>
        </w:rPr>
      </w:pPr>
      <w:r w:rsidDel="00000000" w:rsidR="00000000" w:rsidRPr="00000000">
        <w:rPr>
          <w:rtl w:val="0"/>
        </w:rPr>
      </w:r>
    </w:p>
    <w:tbl>
      <w:tblPr>
        <w:tblStyle w:val="Table32"/>
        <w:tblW w:w="10260.0" w:type="dxa"/>
        <w:jc w:val="left"/>
        <w:tblInd w:w="-8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1350"/>
        <w:gridCol w:w="1172"/>
        <w:gridCol w:w="216"/>
        <w:gridCol w:w="592"/>
        <w:gridCol w:w="642"/>
        <w:gridCol w:w="216"/>
        <w:gridCol w:w="593"/>
        <w:gridCol w:w="1519"/>
        <w:gridCol w:w="2070"/>
        <w:tblGridChange w:id="0">
          <w:tblGrid>
            <w:gridCol w:w="1890"/>
            <w:gridCol w:w="1350"/>
            <w:gridCol w:w="1172"/>
            <w:gridCol w:w="216"/>
            <w:gridCol w:w="592"/>
            <w:gridCol w:w="642"/>
            <w:gridCol w:w="216"/>
            <w:gridCol w:w="593"/>
            <w:gridCol w:w="1519"/>
            <w:gridCol w:w="2070"/>
          </w:tblGrid>
        </w:tblGridChange>
      </w:tblGrid>
      <w:tr>
        <w:trPr>
          <w:cantSplit w:val="0"/>
          <w:trHeight w:val="2447" w:hRule="atLeast"/>
          <w:tblHeader w:val="0"/>
        </w:trPr>
        <w:tc>
          <w:tcPr/>
          <w:p w:rsidR="00000000" w:rsidDel="00000000" w:rsidP="00000000" w:rsidRDefault="00000000" w:rsidRPr="00000000" w14:paraId="00000103">
            <w:pPr>
              <w:pageBreakBefore w:val="0"/>
              <w:spacing w:after="0" w:lineRule="auto"/>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Christian Names in full or Name</w:t>
            </w:r>
          </w:p>
          <w:p w:rsidR="00000000" w:rsidDel="00000000" w:rsidP="00000000" w:rsidRDefault="00000000" w:rsidRPr="00000000" w14:paraId="00000104">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05">
            <w:pPr>
              <w:pageBreakBefore w:val="0"/>
              <w:spacing w:after="0" w:lineRule="auto"/>
              <w:ind w:left="162" w:firstLine="0"/>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06">
            <w:pPr>
              <w:pageBreakBefore w:val="0"/>
              <w:spacing w:after="0" w:lineRule="auto"/>
              <w:ind w:left="162" w:firstLine="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TUMUSIIME    </w:t>
            </w:r>
          </w:p>
        </w:tc>
        <w:tc>
          <w:tcPr/>
          <w:p w:rsidR="00000000" w:rsidDel="00000000" w:rsidP="00000000" w:rsidRDefault="00000000" w:rsidRPr="00000000" w14:paraId="00000107">
            <w:pPr>
              <w:pageBreakBefore w:val="0"/>
              <w:spacing w:after="0" w:lineRule="auto"/>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Surname or Father’s Name</w:t>
            </w:r>
          </w:p>
          <w:p w:rsidR="00000000" w:rsidDel="00000000" w:rsidP="00000000" w:rsidRDefault="00000000" w:rsidRPr="00000000" w14:paraId="00000108">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09">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NAMIRIMU</w:t>
            </w:r>
          </w:p>
        </w:tc>
        <w:tc>
          <w:tcPr>
            <w:gridSpan w:val="2"/>
          </w:tcPr>
          <w:p w:rsidR="00000000" w:rsidDel="00000000" w:rsidP="00000000" w:rsidRDefault="00000000" w:rsidRPr="00000000" w14:paraId="0000010A">
            <w:pPr>
              <w:pageBreakBefore w:val="0"/>
              <w:spacing w:after="0" w:lineRule="auto"/>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Identity Certificate No.</w:t>
            </w:r>
          </w:p>
          <w:p w:rsidR="00000000" w:rsidDel="00000000" w:rsidP="00000000" w:rsidRDefault="00000000" w:rsidRPr="00000000" w14:paraId="0000010B">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0C">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0D">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N/A</w:t>
            </w:r>
          </w:p>
        </w:tc>
        <w:tc>
          <w:tcPr/>
          <w:p w:rsidR="00000000" w:rsidDel="00000000" w:rsidP="00000000" w:rsidRDefault="00000000" w:rsidRPr="00000000" w14:paraId="0000010F">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Sex</w:t>
            </w:r>
          </w:p>
          <w:p w:rsidR="00000000" w:rsidDel="00000000" w:rsidP="00000000" w:rsidRDefault="00000000" w:rsidRPr="00000000" w14:paraId="00000110">
            <w:pPr>
              <w:pageBreakBefore w:val="0"/>
              <w:spacing w:after="0" w:line="36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11">
            <w:pPr>
              <w:pageBreakBefore w:val="0"/>
              <w:spacing w:after="0" w:line="36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12">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13">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F</w:t>
            </w:r>
          </w:p>
        </w:tc>
        <w:tc>
          <w:tcPr>
            <w:gridSpan w:val="3"/>
          </w:tcPr>
          <w:p w:rsidR="00000000" w:rsidDel="00000000" w:rsidP="00000000" w:rsidRDefault="00000000" w:rsidRPr="00000000" w14:paraId="00000114">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Nationality</w:t>
            </w:r>
          </w:p>
          <w:p w:rsidR="00000000" w:rsidDel="00000000" w:rsidP="00000000" w:rsidRDefault="00000000" w:rsidRPr="00000000" w14:paraId="00000115">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16">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17">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18">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19">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UGANDAN</w:t>
            </w:r>
          </w:p>
        </w:tc>
        <w:tc>
          <w:tcPr/>
          <w:p w:rsidR="00000000" w:rsidDel="00000000" w:rsidP="00000000" w:rsidRDefault="00000000" w:rsidRPr="00000000" w14:paraId="0000011C">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Apparent Age</w:t>
            </w:r>
          </w:p>
          <w:p w:rsidR="00000000" w:rsidDel="00000000" w:rsidP="00000000" w:rsidRDefault="00000000" w:rsidRPr="00000000" w14:paraId="0000011D">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1E">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1F">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20">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ADULT</w:t>
            </w:r>
          </w:p>
        </w:tc>
        <w:tc>
          <w:tcPr/>
          <w:p w:rsidR="00000000" w:rsidDel="00000000" w:rsidP="00000000" w:rsidRDefault="00000000" w:rsidRPr="00000000" w14:paraId="00000121">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Address(include District and Location where applicable)</w:t>
            </w:r>
          </w:p>
          <w:p w:rsidR="00000000" w:rsidDel="00000000" w:rsidP="00000000" w:rsidRDefault="00000000" w:rsidRPr="00000000" w14:paraId="00000122">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23">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NAIROBI</w:t>
            </w:r>
          </w:p>
        </w:tc>
      </w:tr>
      <w:tr>
        <w:trPr>
          <w:cantSplit w:val="0"/>
          <w:tblHeader w:val="0"/>
        </w:trPr>
        <w:tc>
          <w:tcPr/>
          <w:p w:rsidR="00000000" w:rsidDel="00000000" w:rsidP="00000000" w:rsidRDefault="00000000" w:rsidRPr="00000000" w14:paraId="00000124">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CHARGE</w:t>
            </w:r>
          </w:p>
          <w:p w:rsidR="00000000" w:rsidDel="00000000" w:rsidP="00000000" w:rsidRDefault="00000000" w:rsidRPr="00000000" w14:paraId="00000125">
            <w:pPr>
              <w:pageBreakBefore w:val="0"/>
              <w:spacing w:after="0" w:lineRule="auto"/>
              <w:rPr>
                <w:rFonts w:ascii="Sorts Mill Goudy" w:cs="Sorts Mill Goudy" w:eastAsia="Sorts Mill Goudy" w:hAnsi="Sorts Mill Goudy"/>
                <w:b w:val="1"/>
                <w:sz w:val="20"/>
                <w:szCs w:val="20"/>
              </w:rPr>
            </w:pPr>
            <w:r w:rsidDel="00000000" w:rsidR="00000000" w:rsidRPr="00000000">
              <w:rPr>
                <w:rtl w:val="0"/>
              </w:rPr>
            </w:r>
          </w:p>
          <w:p w:rsidR="00000000" w:rsidDel="00000000" w:rsidP="00000000" w:rsidRDefault="00000000" w:rsidRPr="00000000" w14:paraId="00000126">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COUNT I</w:t>
            </w:r>
          </w:p>
          <w:p w:rsidR="00000000" w:rsidDel="00000000" w:rsidP="00000000" w:rsidRDefault="00000000" w:rsidRPr="00000000" w14:paraId="00000127">
            <w:pPr>
              <w:pageBreakBefore w:val="0"/>
              <w:spacing w:after="0" w:lineRule="auto"/>
              <w:rPr>
                <w:rFonts w:ascii="Sorts Mill Goudy" w:cs="Sorts Mill Goudy" w:eastAsia="Sorts Mill Goudy" w:hAnsi="Sorts Mill Goudy"/>
                <w:b w:val="1"/>
                <w:sz w:val="20"/>
                <w:szCs w:val="20"/>
              </w:rPr>
            </w:pPr>
            <w:r w:rsidDel="00000000" w:rsidR="00000000" w:rsidRPr="00000000">
              <w:rPr>
                <w:rtl w:val="0"/>
              </w:rPr>
            </w:r>
          </w:p>
          <w:p w:rsidR="00000000" w:rsidDel="00000000" w:rsidP="00000000" w:rsidRDefault="00000000" w:rsidRPr="00000000" w14:paraId="00000128">
            <w:pPr>
              <w:pageBreakBefore w:val="0"/>
              <w:spacing w:after="0" w:lineRule="auto"/>
              <w:rPr>
                <w:rFonts w:ascii="Sorts Mill Goudy" w:cs="Sorts Mill Goudy" w:eastAsia="Sorts Mill Goudy" w:hAnsi="Sorts Mill Goudy"/>
                <w:b w:val="1"/>
                <w:sz w:val="20"/>
                <w:szCs w:val="20"/>
              </w:rPr>
            </w:pPr>
            <w:r w:rsidDel="00000000" w:rsidR="00000000" w:rsidRPr="00000000">
              <w:rPr>
                <w:rtl w:val="0"/>
              </w:rPr>
            </w:r>
          </w:p>
          <w:p w:rsidR="00000000" w:rsidDel="00000000" w:rsidP="00000000" w:rsidRDefault="00000000" w:rsidRPr="00000000" w14:paraId="00000129">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tc>
        <w:tc>
          <w:tcPr>
            <w:gridSpan w:val="9"/>
          </w:tcPr>
          <w:p w:rsidR="00000000" w:rsidDel="00000000" w:rsidP="00000000" w:rsidRDefault="00000000" w:rsidRPr="00000000" w14:paraId="0000012A">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2B">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THEFT CONTRARY TO SECTION 275 OF THE PENAL CODE,CAP 63 OF THE LAWS OF KENYA</w:t>
            </w:r>
          </w:p>
          <w:p w:rsidR="00000000" w:rsidDel="00000000" w:rsidP="00000000" w:rsidRDefault="00000000" w:rsidRPr="00000000" w14:paraId="0000012C">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2D">
            <w:pPr>
              <w:pageBreakBefore w:val="0"/>
              <w:spacing w:after="0" w:lineRule="auto"/>
              <w:rPr>
                <w:rFonts w:ascii="Sorts Mill Goudy" w:cs="Sorts Mill Goudy" w:eastAsia="Sorts Mill Goudy" w:hAnsi="Sorts Mill Goudy"/>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6">
            <w:pPr>
              <w:pageBreakBefore w:val="0"/>
              <w:spacing w:after="0" w:lineRule="auto"/>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sz w:val="20"/>
                <w:szCs w:val="20"/>
                <w:rtl w:val="0"/>
              </w:rPr>
              <w:t xml:space="preserve">PARTICULARS OF OFFENCE</w:t>
            </w:r>
            <w:r w:rsidDel="00000000" w:rsidR="00000000" w:rsidRPr="00000000">
              <w:rPr>
                <w:rtl w:val="0"/>
              </w:rPr>
            </w:r>
          </w:p>
        </w:tc>
        <w:tc>
          <w:tcPr>
            <w:gridSpan w:val="9"/>
          </w:tcPr>
          <w:p w:rsidR="00000000" w:rsidDel="00000000" w:rsidP="00000000" w:rsidRDefault="00000000" w:rsidRPr="00000000" w14:paraId="00000137">
            <w:pPr>
              <w:pageBreakBefore w:val="0"/>
              <w:spacing w:after="0" w:lineRule="auto"/>
              <w:rPr>
                <w:rFonts w:ascii="Sorts Mill Goudy" w:cs="Sorts Mill Goudy" w:eastAsia="Sorts Mill Goudy" w:hAnsi="Sorts Mill Goudy"/>
                <w:sz w:val="24"/>
                <w:szCs w:val="24"/>
                <w:u w:val="single"/>
              </w:rPr>
            </w:pPr>
            <w:r w:rsidDel="00000000" w:rsidR="00000000" w:rsidRPr="00000000">
              <w:rPr>
                <w:rtl w:val="0"/>
              </w:rPr>
            </w:r>
          </w:p>
          <w:p w:rsidR="00000000" w:rsidDel="00000000" w:rsidP="00000000" w:rsidRDefault="00000000" w:rsidRPr="00000000" w14:paraId="00000138">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b w:val="1"/>
                <w:sz w:val="24"/>
                <w:szCs w:val="24"/>
                <w:u w:val="single"/>
                <w:rtl w:val="0"/>
              </w:rPr>
              <w:t xml:space="preserve">TUMUSIIME NAMIRIMU:</w:t>
            </w:r>
            <w:r w:rsidDel="00000000" w:rsidR="00000000" w:rsidRPr="00000000">
              <w:rPr>
                <w:rFonts w:ascii="Sorts Mill Goudy" w:cs="Sorts Mill Goudy" w:eastAsia="Sorts Mill Goudy" w:hAnsi="Sorts Mill Goudy"/>
                <w:sz w:val="24"/>
                <w:szCs w:val="24"/>
                <w:rtl w:val="0"/>
              </w:rPr>
              <w:t xml:space="preserve"> On the 19 day of November 2014 in Nairobi City County, stole xxx bags of maize valued at Kshs.xxx the property of the government of the Republic of Kenya. </w:t>
            </w:r>
          </w:p>
        </w:tc>
      </w:tr>
      <w:tr>
        <w:trPr>
          <w:cantSplit w:val="0"/>
          <w:tblHeader w:val="0"/>
        </w:trPr>
        <w:tc>
          <w:tcPr/>
          <w:p w:rsidR="00000000" w:rsidDel="00000000" w:rsidP="00000000" w:rsidRDefault="00000000" w:rsidRPr="00000000" w14:paraId="00000141">
            <w:pPr>
              <w:pageBreakBefore w:val="0"/>
              <w:spacing w:after="0" w:lineRule="auto"/>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b w:val="1"/>
                <w:sz w:val="24"/>
                <w:szCs w:val="24"/>
                <w:rtl w:val="0"/>
              </w:rPr>
              <w:t xml:space="preserve">If Accused </w:t>
            </w:r>
          </w:p>
          <w:p w:rsidR="00000000" w:rsidDel="00000000" w:rsidP="00000000" w:rsidRDefault="00000000" w:rsidRPr="00000000" w14:paraId="00000142">
            <w:pPr>
              <w:pageBreakBefore w:val="0"/>
              <w:spacing w:after="0" w:lineRule="auto"/>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b w:val="1"/>
                <w:sz w:val="24"/>
                <w:szCs w:val="24"/>
                <w:rtl w:val="0"/>
              </w:rPr>
              <w:t xml:space="preserve">Arrested</w:t>
            </w:r>
          </w:p>
        </w:tc>
        <w:tc>
          <w:tcPr/>
          <w:p w:rsidR="00000000" w:rsidDel="00000000" w:rsidP="00000000" w:rsidRDefault="00000000" w:rsidRPr="00000000" w14:paraId="00000143">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Date of </w:t>
            </w:r>
          </w:p>
          <w:p w:rsidR="00000000" w:rsidDel="00000000" w:rsidP="00000000" w:rsidRDefault="00000000" w:rsidRPr="00000000" w14:paraId="00000144">
            <w:pPr>
              <w:pageBreakBefore w:val="0"/>
              <w:spacing w:after="0" w:lineRule="auto"/>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b w:val="1"/>
                <w:sz w:val="20"/>
                <w:szCs w:val="20"/>
                <w:rtl w:val="0"/>
              </w:rPr>
              <w:t xml:space="preserve">Arrest</w:t>
            </w:r>
            <w:r w:rsidDel="00000000" w:rsidR="00000000" w:rsidRPr="00000000">
              <w:rPr>
                <w:rtl w:val="0"/>
              </w:rPr>
            </w:r>
          </w:p>
        </w:tc>
        <w:tc>
          <w:tcPr/>
          <w:p w:rsidR="00000000" w:rsidDel="00000000" w:rsidP="00000000" w:rsidRDefault="00000000" w:rsidRPr="00000000" w14:paraId="00000145">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Without or with Warrant</w:t>
            </w:r>
          </w:p>
        </w:tc>
        <w:tc>
          <w:tcPr>
            <w:gridSpan w:val="4"/>
          </w:tcPr>
          <w:p w:rsidR="00000000" w:rsidDel="00000000" w:rsidP="00000000" w:rsidRDefault="00000000" w:rsidRPr="00000000" w14:paraId="00000146">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Date of Apprehension Report to Court</w:t>
            </w:r>
          </w:p>
        </w:tc>
        <w:tc>
          <w:tcPr>
            <w:gridSpan w:val="2"/>
          </w:tcPr>
          <w:p w:rsidR="00000000" w:rsidDel="00000000" w:rsidP="00000000" w:rsidRDefault="00000000" w:rsidRPr="00000000" w14:paraId="0000014A">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Bond or Bail and Amount</w:t>
            </w:r>
          </w:p>
        </w:tc>
        <w:tc>
          <w:tcPr/>
          <w:p w:rsidR="00000000" w:rsidDel="00000000" w:rsidP="00000000" w:rsidRDefault="00000000" w:rsidRPr="00000000" w14:paraId="0000014C">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Is Application made for Summons to Issue</w:t>
            </w:r>
          </w:p>
        </w:tc>
      </w:tr>
      <w:tr>
        <w:trPr>
          <w:cantSplit w:val="0"/>
          <w:tblHeader w:val="0"/>
        </w:trPr>
        <w:tc>
          <w:tcPr/>
          <w:p w:rsidR="00000000" w:rsidDel="00000000" w:rsidP="00000000" w:rsidRDefault="00000000" w:rsidRPr="00000000" w14:paraId="0000014D">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No</w:t>
            </w:r>
          </w:p>
        </w:tc>
        <w:tc>
          <w:tcPr/>
          <w:p w:rsidR="00000000" w:rsidDel="00000000" w:rsidP="00000000" w:rsidRDefault="00000000" w:rsidRPr="00000000" w14:paraId="0000014E">
            <w:pPr>
              <w:pageBreakBefore w:val="0"/>
              <w:tabs>
                <w:tab w:val="left" w:pos="975"/>
              </w:tabs>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w:t>
            </w:r>
          </w:p>
        </w:tc>
        <w:tc>
          <w:tcPr/>
          <w:p w:rsidR="00000000" w:rsidDel="00000000" w:rsidP="00000000" w:rsidRDefault="00000000" w:rsidRPr="00000000" w14:paraId="0000014F">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w:t>
            </w:r>
          </w:p>
        </w:tc>
        <w:tc>
          <w:tcPr>
            <w:gridSpan w:val="4"/>
          </w:tcPr>
          <w:p w:rsidR="00000000" w:rsidDel="00000000" w:rsidP="00000000" w:rsidRDefault="00000000" w:rsidRPr="00000000" w14:paraId="00000150">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w:t>
            </w:r>
          </w:p>
        </w:tc>
        <w:tc>
          <w:tcPr>
            <w:gridSpan w:val="2"/>
          </w:tcPr>
          <w:p w:rsidR="00000000" w:rsidDel="00000000" w:rsidP="00000000" w:rsidRDefault="00000000" w:rsidRPr="00000000" w14:paraId="00000154">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w:t>
            </w:r>
          </w:p>
        </w:tc>
        <w:tc>
          <w:tcPr/>
          <w:p w:rsidR="00000000" w:rsidDel="00000000" w:rsidP="00000000" w:rsidRDefault="00000000" w:rsidRPr="00000000" w14:paraId="00000156">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w:t>
            </w:r>
          </w:p>
        </w:tc>
      </w:tr>
      <w:tr>
        <w:trPr>
          <w:cantSplit w:val="0"/>
          <w:tblHeader w:val="0"/>
        </w:trPr>
        <w:tc>
          <w:tcPr/>
          <w:p w:rsidR="00000000" w:rsidDel="00000000" w:rsidP="00000000" w:rsidRDefault="00000000" w:rsidRPr="00000000" w14:paraId="00000157">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Remanded or Adjourned</w:t>
            </w:r>
          </w:p>
        </w:tc>
        <w:tc>
          <w:tcPr>
            <w:gridSpan w:val="9"/>
          </w:tcPr>
          <w:p w:rsidR="00000000" w:rsidDel="00000000" w:rsidP="00000000" w:rsidRDefault="00000000" w:rsidRPr="00000000" w14:paraId="00000158">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N/A</w:t>
            </w:r>
          </w:p>
        </w:tc>
      </w:tr>
      <w:tr>
        <w:trPr>
          <w:cantSplit w:val="0"/>
          <w:tblHeader w:val="0"/>
        </w:trPr>
        <w:tc>
          <w:tcPr/>
          <w:p w:rsidR="00000000" w:rsidDel="00000000" w:rsidP="00000000" w:rsidRDefault="00000000" w:rsidRPr="00000000" w14:paraId="00000161">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Complainant and Address</w:t>
            </w:r>
          </w:p>
        </w:tc>
        <w:tc>
          <w:tcPr>
            <w:gridSpan w:val="9"/>
          </w:tcPr>
          <w:p w:rsidR="00000000" w:rsidDel="00000000" w:rsidP="00000000" w:rsidRDefault="00000000" w:rsidRPr="00000000" w14:paraId="00000162">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REPUBLIC THROUGH C. I. D CENTRAL POLICE STATION</w:t>
            </w:r>
          </w:p>
        </w:tc>
      </w:tr>
      <w:tr>
        <w:trPr>
          <w:cantSplit w:val="0"/>
          <w:trHeight w:val="638" w:hRule="atLeast"/>
          <w:tblHeader w:val="0"/>
        </w:trPr>
        <w:tc>
          <w:tcPr/>
          <w:p w:rsidR="00000000" w:rsidDel="00000000" w:rsidP="00000000" w:rsidRDefault="00000000" w:rsidRPr="00000000" w14:paraId="0000016B">
            <w:pPr>
              <w:pageBreakBefore w:val="0"/>
              <w:spacing w:after="0" w:lineRule="auto"/>
              <w:rPr>
                <w:rFonts w:ascii="Sorts Mill Goudy" w:cs="Sorts Mill Goudy" w:eastAsia="Sorts Mill Goudy" w:hAnsi="Sorts Mill Goudy"/>
                <w:b w:val="1"/>
                <w:sz w:val="20"/>
                <w:szCs w:val="20"/>
              </w:rPr>
            </w:pPr>
            <w:r w:rsidDel="00000000" w:rsidR="00000000" w:rsidRPr="00000000">
              <w:rPr>
                <w:rFonts w:ascii="Sorts Mill Goudy" w:cs="Sorts Mill Goudy" w:eastAsia="Sorts Mill Goudy" w:hAnsi="Sorts Mill Goudy"/>
                <w:b w:val="1"/>
                <w:sz w:val="20"/>
                <w:szCs w:val="20"/>
                <w:rtl w:val="0"/>
              </w:rPr>
              <w:t xml:space="preserve">Witnesses</w:t>
            </w:r>
          </w:p>
        </w:tc>
        <w:tc>
          <w:tcPr>
            <w:gridSpan w:val="5"/>
          </w:tcPr>
          <w:p w:rsidR="00000000" w:rsidDel="00000000" w:rsidP="00000000" w:rsidRDefault="00000000" w:rsidRPr="00000000" w14:paraId="0000016C">
            <w:pPr>
              <w:pageBreakBefore w:val="0"/>
              <w:spacing w:after="0" w:lineRule="auto"/>
              <w:rPr>
                <w:rFonts w:ascii="Sorts Mill Goudy" w:cs="Sorts Mill Goudy" w:eastAsia="Sorts Mill Goudy" w:hAnsi="Sorts Mill Goudy"/>
                <w:sz w:val="24"/>
                <w:szCs w:val="24"/>
              </w:rPr>
            </w:pPr>
            <w:r w:rsidDel="00000000" w:rsidR="00000000" w:rsidRPr="00000000">
              <w:rPr>
                <w:rtl w:val="0"/>
              </w:rPr>
            </w:r>
          </w:p>
        </w:tc>
        <w:tc>
          <w:tcPr>
            <w:gridSpan w:val="4"/>
          </w:tcPr>
          <w:p w:rsidR="00000000" w:rsidDel="00000000" w:rsidP="00000000" w:rsidRDefault="00000000" w:rsidRPr="00000000" w14:paraId="00000171">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72">
            <w:pPr>
              <w:pageBreakBefore w:val="0"/>
              <w:spacing w:after="0" w:lineRule="auto"/>
              <w:ind w:left="405" w:firstLine="0"/>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73">
            <w:pPr>
              <w:pageBreakBefore w:val="0"/>
              <w:spacing w:after="0" w:lineRule="auto"/>
              <w:ind w:left="405" w:firstLine="0"/>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74">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8">
            <w:pPr>
              <w:pageBreakBefore w:val="0"/>
              <w:spacing w:after="0" w:lineRule="auto"/>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b w:val="1"/>
                <w:sz w:val="24"/>
                <w:szCs w:val="24"/>
                <w:rtl w:val="0"/>
              </w:rPr>
              <w:t xml:space="preserve">Sentence </w:t>
            </w:r>
          </w:p>
          <w:p w:rsidR="00000000" w:rsidDel="00000000" w:rsidP="00000000" w:rsidRDefault="00000000" w:rsidRPr="00000000" w14:paraId="00000179">
            <w:pPr>
              <w:pageBreakBefore w:val="0"/>
              <w:spacing w:after="0" w:lineRule="auto"/>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b w:val="1"/>
                <w:sz w:val="24"/>
                <w:szCs w:val="24"/>
                <w:rtl w:val="0"/>
              </w:rPr>
              <w:t xml:space="preserve">Court and date</w:t>
            </w:r>
          </w:p>
        </w:tc>
        <w:tc>
          <w:tcPr>
            <w:gridSpan w:val="9"/>
          </w:tcPr>
          <w:p w:rsidR="00000000" w:rsidDel="00000000" w:rsidP="00000000" w:rsidRDefault="00000000" w:rsidRPr="00000000" w14:paraId="0000017A">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7B">
            <w:pPr>
              <w:pageBreakBefore w:val="0"/>
              <w:spacing w:after="0" w:lineRule="auto"/>
              <w:rPr>
                <w:rFonts w:ascii="Sorts Mill Goudy" w:cs="Sorts Mill Goudy" w:eastAsia="Sorts Mill Goudy" w:hAnsi="Sorts Mill Goudy"/>
                <w:sz w:val="24"/>
                <w:szCs w:val="24"/>
              </w:rPr>
            </w:pPr>
            <w:r w:rsidDel="00000000" w:rsidR="00000000" w:rsidRPr="00000000">
              <w:rPr>
                <w:rtl w:val="0"/>
              </w:rPr>
            </w:r>
          </w:p>
        </w:tc>
      </w:tr>
    </w:tbl>
    <w:p w:rsidR="00000000" w:rsidDel="00000000" w:rsidP="00000000" w:rsidRDefault="00000000" w:rsidRPr="00000000" w14:paraId="00000184">
      <w:pPr>
        <w:pageBreakBefore w:val="0"/>
        <w:spacing w:after="0" w:lineRule="auto"/>
        <w:jc w:val="both"/>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85">
      <w:pPr>
        <w:pageBreakBefore w:val="0"/>
        <w:spacing w:after="0" w:lineRule="auto"/>
        <w:jc w:val="both"/>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86">
      <w:pPr>
        <w:pageBreakBefore w:val="0"/>
        <w:spacing w:after="0" w:lineRule="auto"/>
        <w:jc w:val="both"/>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                                              …………………………………………………………</w:t>
      </w:r>
    </w:p>
    <w:p w:rsidR="00000000" w:rsidDel="00000000" w:rsidP="00000000" w:rsidRDefault="00000000" w:rsidRPr="00000000" w14:paraId="00000187">
      <w:pPr>
        <w:pageBreakBefore w:val="0"/>
        <w:spacing w:after="0" w:lineRule="auto"/>
        <w:jc w:val="both"/>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b w:val="1"/>
          <w:sz w:val="24"/>
          <w:szCs w:val="24"/>
          <w:rtl w:val="0"/>
        </w:rPr>
        <w:t xml:space="preserve">                                                                                      Officer in Charge</w:t>
      </w:r>
    </w:p>
    <w:p w:rsidR="00000000" w:rsidDel="00000000" w:rsidP="00000000" w:rsidRDefault="00000000" w:rsidRPr="00000000" w14:paraId="00000188">
      <w:pPr>
        <w:pageBreakBefore w:val="0"/>
        <w:spacing w:after="0" w:lineRule="auto"/>
        <w:jc w:val="both"/>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89">
      <w:pPr>
        <w:pageBreakBefore w:val="0"/>
        <w:spacing w:after="0" w:lineRule="auto"/>
        <w:jc w:val="both"/>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                                                </w:t>
      </w:r>
    </w:p>
    <w:p w:rsidR="00000000" w:rsidDel="00000000" w:rsidP="00000000" w:rsidRDefault="00000000" w:rsidRPr="00000000" w14:paraId="0000018A">
      <w:pPr>
        <w:pageBreakBefore w:val="0"/>
        <w:spacing w:after="0" w:lineRule="auto"/>
        <w:jc w:val="both"/>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18B">
      <w:pPr>
        <w:pageBreakBefore w:val="0"/>
        <w:spacing w:after="0" w:lineRule="auto"/>
        <w:jc w:val="both"/>
        <w:rPr>
          <w:rFonts w:ascii="Sorts Mill Goudy" w:cs="Sorts Mill Goudy" w:eastAsia="Sorts Mill Goudy" w:hAnsi="Sorts Mill Goudy"/>
          <w:b w:val="1"/>
          <w:i w:val="1"/>
          <w:sz w:val="16"/>
          <w:szCs w:val="16"/>
        </w:rPr>
      </w:pPr>
      <w:r w:rsidDel="00000000" w:rsidR="00000000" w:rsidRPr="00000000">
        <w:rPr>
          <w:rFonts w:ascii="Sorts Mill Goudy" w:cs="Sorts Mill Goudy" w:eastAsia="Sorts Mill Goudy" w:hAnsi="Sorts Mill Goudy"/>
          <w:b w:val="1"/>
          <w:i w:val="1"/>
          <w:sz w:val="16"/>
          <w:szCs w:val="16"/>
          <w:rtl w:val="0"/>
        </w:rPr>
        <w:t xml:space="preserve">WARRANT IN FIRST INSTANCE FOR CRIMINAL </w:t>
      </w:r>
    </w:p>
    <w:p w:rsidR="00000000" w:rsidDel="00000000" w:rsidP="00000000" w:rsidRDefault="00000000" w:rsidRPr="00000000" w14:paraId="0000018C">
      <w:pPr>
        <w:pageBreakBefore w:val="0"/>
        <w:spacing w:after="0" w:lineRule="auto"/>
        <w:jc w:val="both"/>
        <w:rPr>
          <w:rFonts w:ascii="Sorts Mill Goudy" w:cs="Sorts Mill Goudy" w:eastAsia="Sorts Mill Goudy" w:hAnsi="Sorts Mill Goudy"/>
          <w:b w:val="1"/>
          <w:i w:val="1"/>
          <w:sz w:val="16"/>
          <w:szCs w:val="16"/>
        </w:rPr>
      </w:pPr>
      <w:r w:rsidDel="00000000" w:rsidR="00000000" w:rsidRPr="00000000">
        <w:rPr>
          <w:rFonts w:ascii="Sorts Mill Goudy" w:cs="Sorts Mill Goudy" w:eastAsia="Sorts Mill Goudy" w:hAnsi="Sorts Mill Goudy"/>
          <w:b w:val="1"/>
          <w:i w:val="1"/>
          <w:sz w:val="16"/>
          <w:szCs w:val="16"/>
          <w:rtl w:val="0"/>
        </w:rPr>
        <w:t xml:space="preserve">APPREHENSION OF ACCUSED</w:t>
      </w:r>
    </w:p>
    <w:p w:rsidR="00000000" w:rsidDel="00000000" w:rsidP="00000000" w:rsidRDefault="00000000" w:rsidRPr="00000000" w14:paraId="0000018D">
      <w:pPr>
        <w:pageBreakBefore w:val="0"/>
        <w:spacing w:after="0" w:lineRule="auto"/>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18E">
      <w:pPr>
        <w:pageBreakBefore w:val="0"/>
        <w:spacing w:after="0" w:lineRule="auto"/>
        <w:jc w:val="center"/>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18F">
      <w:pPr>
        <w:pageBreakBefore w:val="0"/>
        <w:spacing w:after="0" w:lineRule="auto"/>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REPUBLIC OF KENYA</w:t>
      </w:r>
    </w:p>
    <w:p w:rsidR="00000000" w:rsidDel="00000000" w:rsidP="00000000" w:rsidRDefault="00000000" w:rsidRPr="00000000" w14:paraId="00000190">
      <w:pPr>
        <w:pageBreakBefore w:val="0"/>
        <w:spacing w:after="0" w:lineRule="auto"/>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IN THE CHIEF MAGISTRATE’S COURT AT NAIROBI</w:t>
      </w:r>
    </w:p>
    <w:p w:rsidR="00000000" w:rsidDel="00000000" w:rsidP="00000000" w:rsidRDefault="00000000" w:rsidRPr="00000000" w14:paraId="00000191">
      <w:pPr>
        <w:pageBreakBefore w:val="0"/>
        <w:spacing w:after="0" w:lineRule="auto"/>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MISCELLANEOUS APPLICATION NO 700 OF 2014</w:t>
      </w:r>
    </w:p>
    <w:p w:rsidR="00000000" w:rsidDel="00000000" w:rsidP="00000000" w:rsidRDefault="00000000" w:rsidRPr="00000000" w14:paraId="00000192">
      <w:pPr>
        <w:pageBreakBefore w:val="0"/>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193">
      <w:pPr>
        <w:pageBreakBefore w:val="0"/>
        <w:jc w:val="center"/>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REPUBLIC….……………………………………………………APPLICANT</w:t>
      </w:r>
    </w:p>
    <w:p w:rsidR="00000000" w:rsidDel="00000000" w:rsidP="00000000" w:rsidRDefault="00000000" w:rsidRPr="00000000" w14:paraId="00000194">
      <w:pPr>
        <w:pageBreakBefore w:val="0"/>
        <w:jc w:val="center"/>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TUMUSIIME NAMIRIMU……………………………………………….RESPONDENT</w:t>
      </w:r>
    </w:p>
    <w:p w:rsidR="00000000" w:rsidDel="00000000" w:rsidP="00000000" w:rsidRDefault="00000000" w:rsidRPr="00000000" w14:paraId="00000195">
      <w:pPr>
        <w:pageBreakBefore w:val="0"/>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WARRANT OF ARREST</w:t>
      </w:r>
    </w:p>
    <w:p w:rsidR="00000000" w:rsidDel="00000000" w:rsidP="00000000" w:rsidRDefault="00000000" w:rsidRPr="00000000" w14:paraId="00000196">
      <w:pPr>
        <w:pageBreakBefore w:val="0"/>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w:t>
      </w:r>
      <w:r w:rsidDel="00000000" w:rsidR="00000000" w:rsidRPr="00000000">
        <w:rPr>
          <w:rFonts w:ascii="Sorts Mill Goudy" w:cs="Sorts Mill Goudy" w:eastAsia="Sorts Mill Goudy" w:hAnsi="Sorts Mill Goudy"/>
          <w:b w:val="1"/>
          <w:i w:val="1"/>
          <w:sz w:val="24"/>
          <w:szCs w:val="24"/>
          <w:rtl w:val="0"/>
        </w:rPr>
        <w:t xml:space="preserve">Pursuant to the provisons of Section 5((1) of the Extradition(Contiguous and foreign Countries) Act Cap 76 Laws of Kenya and Section 102 of the Criminal Procedure Code of Kenya Cap 75</w:t>
      </w:r>
      <w:r w:rsidDel="00000000" w:rsidR="00000000" w:rsidRPr="00000000">
        <w:rPr>
          <w:rFonts w:ascii="Sorts Mill Goudy" w:cs="Sorts Mill Goudy" w:eastAsia="Sorts Mill Goudy" w:hAnsi="Sorts Mill Goudy"/>
          <w:b w:val="1"/>
          <w:u w:val="single"/>
          <w:rtl w:val="0"/>
        </w:rPr>
        <w:t xml:space="preserve">)</w:t>
      </w:r>
    </w:p>
    <w:p w:rsidR="00000000" w:rsidDel="00000000" w:rsidP="00000000" w:rsidRDefault="00000000" w:rsidRPr="00000000" w14:paraId="00000197">
      <w:pPr>
        <w:pageBreakBefore w:val="0"/>
        <w:spacing w:after="0" w:lineRule="auto"/>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TO: The Inspector General of Police</w:t>
      </w:r>
    </w:p>
    <w:p w:rsidR="00000000" w:rsidDel="00000000" w:rsidP="00000000" w:rsidRDefault="00000000" w:rsidRPr="00000000" w14:paraId="00000198">
      <w:pPr>
        <w:pageBreakBefore w:val="0"/>
        <w:spacing w:after="0" w:lineRule="auto"/>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        P.O Box 5677-889</w:t>
      </w:r>
    </w:p>
    <w:p w:rsidR="00000000" w:rsidDel="00000000" w:rsidP="00000000" w:rsidRDefault="00000000" w:rsidRPr="00000000" w14:paraId="00000199">
      <w:pPr>
        <w:pageBreakBefore w:val="0"/>
        <w:spacing w:after="0" w:lineRule="auto"/>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ab/>
        <w:t xml:space="preserve">Kenya</w:t>
      </w:r>
    </w:p>
    <w:p w:rsidR="00000000" w:rsidDel="00000000" w:rsidP="00000000" w:rsidRDefault="00000000" w:rsidRPr="00000000" w14:paraId="0000019A">
      <w:pPr>
        <w:pageBreakBefore w:val="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b w:val="1"/>
          <w:sz w:val="24"/>
          <w:szCs w:val="24"/>
          <w:rtl w:val="0"/>
        </w:rPr>
        <w:t xml:space="preserve">WHEREAS </w:t>
      </w:r>
      <w:r w:rsidDel="00000000" w:rsidR="00000000" w:rsidRPr="00000000">
        <w:rPr>
          <w:rFonts w:ascii="Sorts Mill Goudy" w:cs="Sorts Mill Goudy" w:eastAsia="Sorts Mill Goudy" w:hAnsi="Sorts Mill Goudy"/>
          <w:sz w:val="24"/>
          <w:szCs w:val="24"/>
          <w:rtl w:val="0"/>
        </w:rPr>
        <w:t xml:space="preserve">TUMUSIIME NAMIRIMU has this day been charged before this court for the offences of:</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Theft contrary to section 275 of the Penal Code Cap. 63 Laws of Kenya.</w:t>
      </w:r>
    </w:p>
    <w:p w:rsidR="00000000" w:rsidDel="00000000" w:rsidP="00000000" w:rsidRDefault="00000000" w:rsidRPr="00000000" w14:paraId="0000019C">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9D">
      <w:pPr>
        <w:pageBreakBefore w:val="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THEREFORE you are hereby commanded forthwith to apprehend the said TUMUSIIME NAMIRIMU and to bring her before this Court to answer to the said charge, and to be further dealt with according to Law.</w:t>
      </w:r>
    </w:p>
    <w:p w:rsidR="00000000" w:rsidDel="00000000" w:rsidP="00000000" w:rsidRDefault="00000000" w:rsidRPr="00000000" w14:paraId="0000019E">
      <w:pPr>
        <w:pageBreakBefore w:val="0"/>
        <w:spacing w:after="0" w:lineRule="auto"/>
        <w:jc w:val="center"/>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DATED this……………………………..day of………………………….2014</w:t>
      </w:r>
    </w:p>
    <w:p w:rsidR="00000000" w:rsidDel="00000000" w:rsidP="00000000" w:rsidRDefault="00000000" w:rsidRPr="00000000" w14:paraId="0000019F">
      <w:pPr>
        <w:pageBreakBefore w:val="0"/>
        <w:spacing w:after="0" w:lineRule="auto"/>
        <w:jc w:val="center"/>
        <w:rPr>
          <w:rFonts w:ascii="Sorts Mill Goudy" w:cs="Sorts Mill Goudy" w:eastAsia="Sorts Mill Goudy" w:hAnsi="Sorts Mill Goudy"/>
          <w:b w:val="1"/>
        </w:rPr>
      </w:pPr>
      <w:r w:rsidDel="00000000" w:rsidR="00000000" w:rsidRPr="00000000">
        <w:rPr>
          <w:rtl w:val="0"/>
        </w:rPr>
      </w:r>
    </w:p>
    <w:p w:rsidR="00000000" w:rsidDel="00000000" w:rsidP="00000000" w:rsidRDefault="00000000" w:rsidRPr="00000000" w14:paraId="000001A0">
      <w:pPr>
        <w:pageBreakBefore w:val="0"/>
        <w:spacing w:after="0" w:lineRule="auto"/>
        <w:jc w:val="center"/>
        <w:rPr>
          <w:rFonts w:ascii="Sorts Mill Goudy" w:cs="Sorts Mill Goudy" w:eastAsia="Sorts Mill Goudy" w:hAnsi="Sorts Mill Goudy"/>
          <w:b w:val="1"/>
        </w:rPr>
      </w:pPr>
      <w:r w:rsidDel="00000000" w:rsidR="00000000" w:rsidRPr="00000000">
        <w:rPr>
          <w:rtl w:val="0"/>
        </w:rPr>
      </w:r>
    </w:p>
    <w:p w:rsidR="00000000" w:rsidDel="00000000" w:rsidP="00000000" w:rsidRDefault="00000000" w:rsidRPr="00000000" w14:paraId="000001A1">
      <w:pPr>
        <w:pageBreakBefore w:val="0"/>
        <w:spacing w:after="0" w:lineRule="auto"/>
        <w:jc w:val="center"/>
        <w:rPr>
          <w:rFonts w:ascii="Sorts Mill Goudy" w:cs="Sorts Mill Goudy" w:eastAsia="Sorts Mill Goudy" w:hAnsi="Sorts Mill Goudy"/>
          <w:b w:val="1"/>
        </w:rPr>
      </w:pPr>
      <w:r w:rsidDel="00000000" w:rsidR="00000000" w:rsidRPr="00000000">
        <w:rPr>
          <w:rtl w:val="0"/>
        </w:rPr>
      </w:r>
    </w:p>
    <w:p w:rsidR="00000000" w:rsidDel="00000000" w:rsidP="00000000" w:rsidRDefault="00000000" w:rsidRPr="00000000" w14:paraId="000001A2">
      <w:pPr>
        <w:pageBreakBefore w:val="0"/>
        <w:spacing w:after="0" w:lineRule="auto"/>
        <w:jc w:val="center"/>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w:t>
      </w:r>
    </w:p>
    <w:p w:rsidR="00000000" w:rsidDel="00000000" w:rsidP="00000000" w:rsidRDefault="00000000" w:rsidRPr="00000000" w14:paraId="000001A3">
      <w:pPr>
        <w:pageBreakBefore w:val="0"/>
        <w:spacing w:after="0" w:lineRule="auto"/>
        <w:jc w:val="center"/>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CHIEF MAGISTRATE</w:t>
      </w:r>
    </w:p>
    <w:p w:rsidR="00000000" w:rsidDel="00000000" w:rsidP="00000000" w:rsidRDefault="00000000" w:rsidRPr="00000000" w14:paraId="000001A4">
      <w:pPr>
        <w:pageBreakBefore w:val="0"/>
        <w:spacing w:after="0" w:lineRule="auto"/>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1A5">
      <w:pPr>
        <w:pageBreakBefore w:val="0"/>
        <w:spacing w:after="0" w:lineRule="auto"/>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1A6">
      <w:pPr>
        <w:pageBreakBefore w:val="0"/>
        <w:spacing w:after="0" w:lineRule="auto"/>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1A7">
      <w:pPr>
        <w:pageBreakBefore w:val="0"/>
        <w:spacing w:after="0" w:lineRule="auto"/>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1A8">
      <w:pPr>
        <w:pageBreakBefore w:val="0"/>
        <w:spacing w:after="0" w:lineRule="auto"/>
        <w:jc w:val="center"/>
        <w:rPr>
          <w:rFonts w:ascii="Sorts Mill Goudy" w:cs="Sorts Mill Goudy" w:eastAsia="Sorts Mill Goudy" w:hAnsi="Sorts Mill Goudy"/>
          <w:b w:val="1"/>
          <w:sz w:val="24"/>
          <w:szCs w:val="24"/>
          <w:u w:val="single"/>
        </w:rPr>
      </w:pPr>
      <w:r w:rsidDel="00000000" w:rsidR="00000000" w:rsidRPr="00000000">
        <w:rPr>
          <w:rFonts w:ascii="Sorts Mill Goudy" w:cs="Sorts Mill Goudy" w:eastAsia="Sorts Mill Goudy" w:hAnsi="Sorts Mill Goudy"/>
          <w:b w:val="1"/>
          <w:sz w:val="24"/>
          <w:szCs w:val="24"/>
          <w:u w:val="single"/>
          <w:rtl w:val="0"/>
        </w:rPr>
        <w:t xml:space="preserve">AUTHENTICATION CERTIFICATE</w:t>
      </w:r>
    </w:p>
    <w:p w:rsidR="00000000" w:rsidDel="00000000" w:rsidP="00000000" w:rsidRDefault="00000000" w:rsidRPr="00000000" w14:paraId="000001A9">
      <w:pPr>
        <w:pageBreakBefore w:val="0"/>
        <w:spacing w:after="0" w:lineRule="auto"/>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1AA">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 of the Republic of Kenya do hereby certify that the signature on the warrant of arrest is of TUMUSIIME NAMIRIMU and that all documents attested and signed by her receive full faith and credence in Kenya.</w:t>
      </w:r>
    </w:p>
    <w:p w:rsidR="00000000" w:rsidDel="00000000" w:rsidP="00000000" w:rsidRDefault="00000000" w:rsidRPr="00000000" w14:paraId="000001AB">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AC">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GIVEN under my Seal of the Attorney General at Nairobi,</w:t>
      </w:r>
    </w:p>
    <w:p w:rsidR="00000000" w:rsidDel="00000000" w:rsidP="00000000" w:rsidRDefault="00000000" w:rsidRPr="00000000" w14:paraId="000001AD">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AE">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This……………….. day of….………………..………….2014</w:t>
      </w:r>
    </w:p>
    <w:p w:rsidR="00000000" w:rsidDel="00000000" w:rsidP="00000000" w:rsidRDefault="00000000" w:rsidRPr="00000000" w14:paraId="000001AF">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B0">
      <w:pPr>
        <w:pageBreakBefore w:val="0"/>
        <w:spacing w:after="0" w:lineRule="auto"/>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b w:val="1"/>
          <w:sz w:val="24"/>
          <w:szCs w:val="24"/>
          <w:u w:val="single"/>
          <w:rtl w:val="0"/>
        </w:rPr>
        <w:t xml:space="preserve">xxxxxxxxx</w:t>
      </w:r>
      <w:r w:rsidDel="00000000" w:rsidR="00000000" w:rsidRPr="00000000">
        <w:rPr>
          <w:rFonts w:ascii="Sorts Mill Goudy" w:cs="Sorts Mill Goudy" w:eastAsia="Sorts Mill Goudy" w:hAnsi="Sorts Mill Goudy"/>
          <w:b w:val="1"/>
          <w:sz w:val="24"/>
          <w:szCs w:val="24"/>
          <w:rtl w:val="0"/>
        </w:rPr>
        <w:t xml:space="preserve">,</w:t>
      </w:r>
    </w:p>
    <w:p w:rsidR="00000000" w:rsidDel="00000000" w:rsidP="00000000" w:rsidRDefault="00000000" w:rsidRPr="00000000" w14:paraId="000001B1">
      <w:pPr>
        <w:pageBreakBefore w:val="0"/>
        <w:spacing w:after="0" w:lineRule="auto"/>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b w:val="1"/>
          <w:sz w:val="24"/>
          <w:szCs w:val="24"/>
          <w:rtl w:val="0"/>
        </w:rPr>
        <w:t xml:space="preserve">ATTORNEY GENERAL,</w:t>
      </w:r>
    </w:p>
    <w:p w:rsidR="00000000" w:rsidDel="00000000" w:rsidP="00000000" w:rsidRDefault="00000000" w:rsidRPr="00000000" w14:paraId="000001B2">
      <w:pPr>
        <w:pageBreakBefore w:val="0"/>
        <w:spacing w:after="0" w:lineRule="auto"/>
        <w:rPr>
          <w:rFonts w:ascii="Sorts Mill Goudy" w:cs="Sorts Mill Goudy" w:eastAsia="Sorts Mill Goudy" w:hAnsi="Sorts Mill Goudy"/>
          <w:b w:val="1"/>
          <w:sz w:val="24"/>
          <w:szCs w:val="24"/>
        </w:rPr>
      </w:pPr>
      <w:r w:rsidDel="00000000" w:rsidR="00000000" w:rsidRPr="00000000">
        <w:rPr>
          <w:rFonts w:ascii="Sorts Mill Goudy" w:cs="Sorts Mill Goudy" w:eastAsia="Sorts Mill Goudy" w:hAnsi="Sorts Mill Goudy"/>
          <w:b w:val="1"/>
          <w:sz w:val="24"/>
          <w:szCs w:val="24"/>
          <w:rtl w:val="0"/>
        </w:rPr>
        <w:t xml:space="preserve">REPUBLIC OF KENYA </w:t>
      </w:r>
    </w:p>
    <w:p w:rsidR="00000000" w:rsidDel="00000000" w:rsidP="00000000" w:rsidRDefault="00000000" w:rsidRPr="00000000" w14:paraId="000001B3">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B4">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B5">
      <w:pPr>
        <w:pageBreakBefore w:val="0"/>
        <w:spacing w:after="0" w:lineRule="auto"/>
        <w:rPr>
          <w:rFonts w:ascii="Sorts Mill Goudy" w:cs="Sorts Mill Goudy" w:eastAsia="Sorts Mill Goudy" w:hAnsi="Sorts Mill Goudy"/>
          <w:b w:val="1"/>
          <w:sz w:val="24"/>
          <w:szCs w:val="24"/>
        </w:rPr>
      </w:pPr>
      <w:r w:rsidDel="00000000" w:rsidR="00000000" w:rsidRPr="00000000">
        <w:rPr>
          <w:rtl w:val="0"/>
        </w:rPr>
      </w:r>
    </w:p>
    <w:p w:rsidR="00000000" w:rsidDel="00000000" w:rsidP="00000000" w:rsidRDefault="00000000" w:rsidRPr="00000000" w14:paraId="000001B6">
      <w:pPr>
        <w:pageBreakBefore w:val="0"/>
        <w:spacing w:after="0" w:lineRule="auto"/>
        <w:rPr>
          <w:rFonts w:ascii="Sorts Mill Goudy" w:cs="Sorts Mill Goudy" w:eastAsia="Sorts Mill Goudy" w:hAnsi="Sorts Mill Goudy"/>
          <w:b w:val="1"/>
          <w:sz w:val="24"/>
          <w:szCs w:val="24"/>
          <w:u w:val="single"/>
        </w:rPr>
      </w:pPr>
      <w:r w:rsidDel="00000000" w:rsidR="00000000" w:rsidRPr="00000000">
        <w:rPr>
          <w:rFonts w:ascii="Sorts Mill Goudy" w:cs="Sorts Mill Goudy" w:eastAsia="Sorts Mill Goudy" w:hAnsi="Sorts Mill Goudy"/>
          <w:b w:val="1"/>
          <w:sz w:val="24"/>
          <w:szCs w:val="24"/>
          <w:u w:val="single"/>
          <w:rtl w:val="0"/>
        </w:rPr>
        <w:t xml:space="preserve">QUESTION2</w:t>
      </w:r>
    </w:p>
    <w:p w:rsidR="00000000" w:rsidDel="00000000" w:rsidP="00000000" w:rsidRDefault="00000000" w:rsidRPr="00000000" w14:paraId="000001B7">
      <w:pPr>
        <w:pageBreakBefore w:val="0"/>
        <w:spacing w:after="0" w:lineRule="auto"/>
        <w:rPr>
          <w:rFonts w:ascii="Sorts Mill Goudy" w:cs="Sorts Mill Goudy" w:eastAsia="Sorts Mill Goudy" w:hAnsi="Sorts Mill Goudy"/>
          <w:b w:val="1"/>
          <w:sz w:val="24"/>
          <w:szCs w:val="24"/>
          <w:u w:val="single"/>
        </w:rPr>
      </w:pPr>
      <w:r w:rsidDel="00000000" w:rsidR="00000000" w:rsidRPr="00000000">
        <w:rPr>
          <w:rtl w:val="0"/>
        </w:rPr>
      </w:r>
    </w:p>
    <w:p w:rsidR="00000000" w:rsidDel="00000000" w:rsidP="00000000" w:rsidRDefault="00000000" w:rsidRPr="00000000" w14:paraId="000001B8">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b w:val="1"/>
          <w:sz w:val="24"/>
          <w:szCs w:val="24"/>
          <w:u w:val="single"/>
          <w:rtl w:val="0"/>
        </w:rPr>
        <w:t xml:space="preserve">a)(</w:t>
      </w:r>
      <w:r w:rsidDel="00000000" w:rsidR="00000000" w:rsidRPr="00000000">
        <w:rPr>
          <w:rFonts w:ascii="Sorts Mill Goudy" w:cs="Sorts Mill Goudy" w:eastAsia="Sorts Mill Goudy" w:hAnsi="Sorts Mill Goudy"/>
          <w:b w:val="1"/>
          <w:sz w:val="24"/>
          <w:szCs w:val="24"/>
          <w:rtl w:val="0"/>
        </w:rPr>
        <w:t xml:space="preserve">i)</w:t>
        <w:tab/>
      </w:r>
      <w:sdt>
        <w:sdtPr>
          <w:tag w:val="goog_rdk_6"/>
        </w:sdtPr>
        <w:sdtContent>
          <w:commentRangeStart w:id="2"/>
        </w:sdtContent>
      </w:sdt>
      <w:r w:rsidDel="00000000" w:rsidR="00000000" w:rsidRPr="00000000">
        <w:rPr>
          <w:rFonts w:ascii="Sorts Mill Goudy" w:cs="Sorts Mill Goudy" w:eastAsia="Sorts Mill Goudy" w:hAnsi="Sorts Mill Goudy"/>
          <w:b w:val="1"/>
          <w:sz w:val="24"/>
          <w:szCs w:val="24"/>
          <w:rtl w:val="0"/>
        </w:rPr>
        <w:t xml:space="preserve">Theft by Servant </w:t>
      </w:r>
      <w:r w:rsidDel="00000000" w:rsidR="00000000" w:rsidRPr="00000000">
        <w:rPr>
          <w:rFonts w:ascii="Sorts Mill Goudy" w:cs="Sorts Mill Goudy" w:eastAsia="Sorts Mill Goudy" w:hAnsi="Sorts Mill Goudy"/>
          <w:sz w:val="24"/>
          <w:szCs w:val="24"/>
          <w:rtl w:val="0"/>
        </w:rPr>
        <w:t xml:space="preserve">Contrary to Section 281 of the Penal Code; handling stolen property contrary to section 322(1) of the Penal Code; Assault Contrary to Section 251 of the Penal Code;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B9">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BA">
      <w:pPr>
        <w:pageBreakBefore w:val="0"/>
        <w:numPr>
          <w:ilvl w:val="0"/>
          <w:numId w:val="6"/>
        </w:numPr>
        <w:ind w:left="720" w:hanging="360"/>
        <w:rPr>
          <w:rFonts w:ascii="Sorts Mill Goudy" w:cs="Sorts Mill Goudy" w:eastAsia="Sorts Mill Goudy" w:hAnsi="Sorts Mill Goudy"/>
          <w:sz w:val="24"/>
          <w:szCs w:val="24"/>
        </w:rPr>
      </w:pPr>
      <w:sdt>
        <w:sdtPr>
          <w:tag w:val="goog_rdk_7"/>
        </w:sdtPr>
        <w:sdtContent>
          <w:commentRangeStart w:id="3"/>
        </w:sdtContent>
      </w:sdt>
      <w:r w:rsidDel="00000000" w:rsidR="00000000" w:rsidRPr="00000000">
        <w:rPr>
          <w:rFonts w:ascii="Sorts Mill Goudy" w:cs="Sorts Mill Goudy" w:eastAsia="Sorts Mill Goudy" w:hAnsi="Sorts Mill Goudy"/>
          <w:sz w:val="24"/>
          <w:szCs w:val="24"/>
          <w:rtl w:val="0"/>
        </w:rPr>
        <w:t xml:space="preserve">ii)</w:t>
      </w:r>
      <w:r w:rsidDel="00000000" w:rsidR="00000000" w:rsidRPr="00000000">
        <w:rPr>
          <w:rFonts w:ascii="Sorts Mill Goudy" w:cs="Sorts Mill Goudy" w:eastAsia="Sorts Mill Goudy" w:hAnsi="Sorts Mill Goudy"/>
          <w:color w:val="000000"/>
          <w:sz w:val="52"/>
          <w:szCs w:val="52"/>
          <w:rtl w:val="0"/>
        </w:rPr>
        <w:t xml:space="preserve"> </w:t>
      </w:r>
      <w:r w:rsidDel="00000000" w:rsidR="00000000" w:rsidRPr="00000000">
        <w:rPr>
          <w:rFonts w:ascii="Sorts Mill Goudy" w:cs="Sorts Mill Goudy" w:eastAsia="Sorts Mill Goudy" w:hAnsi="Sorts Mill Goudy"/>
          <w:sz w:val="24"/>
          <w:szCs w:val="24"/>
          <w:rtl w:val="0"/>
        </w:rPr>
        <w:t xml:space="preserve">JOINDER OF COUNTS AND PERSONS</w:t>
      </w:r>
    </w:p>
    <w:p w:rsidR="00000000" w:rsidDel="00000000" w:rsidP="00000000" w:rsidRDefault="00000000" w:rsidRPr="00000000" w14:paraId="000001BB">
      <w:pPr>
        <w:pageBreakBefore w:val="0"/>
        <w:numPr>
          <w:ilvl w:val="0"/>
          <w:numId w:val="6"/>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its uniting of parties or claims in single action</w:t>
      </w:r>
    </w:p>
    <w:p w:rsidR="00000000" w:rsidDel="00000000" w:rsidP="00000000" w:rsidRDefault="00000000" w:rsidRPr="00000000" w14:paraId="000001BC">
      <w:pPr>
        <w:pageBreakBefore w:val="0"/>
        <w:numPr>
          <w:ilvl w:val="0"/>
          <w:numId w:val="6"/>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s.135 of cpc permits charging of offences together in the same charge sheet or information if the offences charged are founded on same facts or form or are part of a series of offences of same or similar character</w:t>
      </w:r>
    </w:p>
    <w:p w:rsidR="00000000" w:rsidDel="00000000" w:rsidP="00000000" w:rsidRDefault="00000000" w:rsidRPr="00000000" w14:paraId="000001BD">
      <w:pPr>
        <w:pageBreakBefore w:val="0"/>
        <w:numPr>
          <w:ilvl w:val="0"/>
          <w:numId w:val="6"/>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in r. v dalip singh(1943)1eaca 121 appellant charged with theft. </w:t>
      </w:r>
    </w:p>
    <w:p w:rsidR="00000000" w:rsidDel="00000000" w:rsidP="00000000" w:rsidRDefault="00000000" w:rsidRPr="00000000" w14:paraId="000001BE">
      <w:pPr>
        <w:pageBreakBefore w:val="0"/>
        <w:numPr>
          <w:ilvl w:val="0"/>
          <w:numId w:val="6"/>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second count appellant charged with bribery and convicted</w:t>
      </w:r>
    </w:p>
    <w:p w:rsidR="00000000" w:rsidDel="00000000" w:rsidP="00000000" w:rsidRDefault="00000000" w:rsidRPr="00000000" w14:paraId="000001BF">
      <w:pPr>
        <w:pageBreakBefore w:val="0"/>
        <w:numPr>
          <w:ilvl w:val="0"/>
          <w:numId w:val="6"/>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held although the two offences were different in character they were founded </w:t>
      </w:r>
    </w:p>
    <w:p w:rsidR="00000000" w:rsidDel="00000000" w:rsidP="00000000" w:rsidRDefault="00000000" w:rsidRPr="00000000" w14:paraId="000001C0">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ab/>
        <w:t xml:space="preserve">on same facts as evidence clearly demonstrated that bribe was offered after appellant’s arrest for theft</w:t>
      </w:r>
    </w:p>
    <w:p w:rsidR="00000000" w:rsidDel="00000000" w:rsidP="00000000" w:rsidRDefault="00000000" w:rsidRPr="00000000" w14:paraId="000001C1">
      <w:pPr>
        <w:pageBreakBefore w:val="0"/>
        <w:numPr>
          <w:ilvl w:val="0"/>
          <w:numId w:val="9"/>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in kamwan s/o mutia v r(1958)ea 471</w:t>
      </w:r>
    </w:p>
    <w:p w:rsidR="00000000" w:rsidDel="00000000" w:rsidP="00000000" w:rsidRDefault="00000000" w:rsidRPr="00000000" w14:paraId="000001C2">
      <w:pPr>
        <w:pageBreakBefore w:val="0"/>
        <w:numPr>
          <w:ilvl w:val="0"/>
          <w:numId w:val="9"/>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accused charged with theft, breaking and entering premises, stealing money and </w:t>
      </w:r>
    </w:p>
    <w:p w:rsidR="00000000" w:rsidDel="00000000" w:rsidP="00000000" w:rsidRDefault="00000000" w:rsidRPr="00000000" w14:paraId="000001C3">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 possession of bhang-magistrate       convicted accused of fourth charge as well</w:t>
      </w:r>
    </w:p>
    <w:p w:rsidR="00000000" w:rsidDel="00000000" w:rsidP="00000000" w:rsidRDefault="00000000" w:rsidRPr="00000000" w14:paraId="000001C4">
      <w:pPr>
        <w:pageBreakBefore w:val="0"/>
        <w:numPr>
          <w:ilvl w:val="0"/>
          <w:numId w:val="11"/>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on appeal, it was held 4</w:t>
      </w:r>
      <w:r w:rsidDel="00000000" w:rsidR="00000000" w:rsidRPr="00000000">
        <w:rPr>
          <w:rFonts w:ascii="Sorts Mill Goudy" w:cs="Sorts Mill Goudy" w:eastAsia="Sorts Mill Goudy" w:hAnsi="Sorts Mill Goudy"/>
          <w:sz w:val="24"/>
          <w:szCs w:val="24"/>
          <w:vertAlign w:val="superscript"/>
          <w:rtl w:val="0"/>
        </w:rPr>
        <w:t xml:space="preserve">th</w:t>
      </w:r>
      <w:r w:rsidDel="00000000" w:rsidR="00000000" w:rsidRPr="00000000">
        <w:rPr>
          <w:rFonts w:ascii="Sorts Mill Goudy" w:cs="Sorts Mill Goudy" w:eastAsia="Sorts Mill Goudy" w:hAnsi="Sorts Mill Goudy"/>
          <w:sz w:val="24"/>
          <w:szCs w:val="24"/>
          <w:rtl w:val="0"/>
        </w:rPr>
        <w:t xml:space="preserve"> count should not have been included in the same charge sheet with three other dissimilar counts</w:t>
      </w:r>
    </w:p>
    <w:p w:rsidR="00000000" w:rsidDel="00000000" w:rsidP="00000000" w:rsidRDefault="00000000" w:rsidRPr="00000000" w14:paraId="000001C5">
      <w:pPr>
        <w:pageBreakBefore w:val="0"/>
        <w:numPr>
          <w:ilvl w:val="0"/>
          <w:numId w:val="11"/>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since injustice did not arise because of the improper trial of the other three counts the conviction  was not disturbed</w:t>
      </w:r>
    </w:p>
    <w:p w:rsidR="00000000" w:rsidDel="00000000" w:rsidP="00000000" w:rsidRDefault="00000000" w:rsidRPr="00000000" w14:paraId="000001C6">
      <w:pPr>
        <w:pageBreakBefore w:val="0"/>
        <w:numPr>
          <w:ilvl w:val="0"/>
          <w:numId w:val="11"/>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similarly in r v muir (1938)2all er516 accused charged with 4 offences, two of rape of young girl on different occassions,</w:t>
      </w:r>
    </w:p>
    <w:p w:rsidR="00000000" w:rsidDel="00000000" w:rsidP="00000000" w:rsidRDefault="00000000" w:rsidRPr="00000000" w14:paraId="000001C7">
      <w:pPr>
        <w:pageBreakBefore w:val="0"/>
        <w:numPr>
          <w:ilvl w:val="0"/>
          <w:numId w:val="11"/>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stealing from girl’s father  and indecent assault on a totally different person.</w:t>
      </w:r>
    </w:p>
    <w:p w:rsidR="00000000" w:rsidDel="00000000" w:rsidP="00000000" w:rsidRDefault="00000000" w:rsidRPr="00000000" w14:paraId="000001C8">
      <w:pPr>
        <w:pageBreakBefore w:val="0"/>
        <w:numPr>
          <w:ilvl w:val="0"/>
          <w:numId w:val="11"/>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held-indecent assault and other charges should not have been tried together</w:t>
      </w:r>
    </w:p>
    <w:p w:rsidR="00000000" w:rsidDel="00000000" w:rsidP="00000000" w:rsidRDefault="00000000" w:rsidRPr="00000000" w14:paraId="000001C9">
      <w:pPr>
        <w:pageBreakBefore w:val="0"/>
        <w:numPr>
          <w:ilvl w:val="0"/>
          <w:numId w:val="11"/>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however the impropriety did not cause injustice conviction upheld.</w:t>
      </w:r>
    </w:p>
    <w:p w:rsidR="00000000" w:rsidDel="00000000" w:rsidP="00000000" w:rsidRDefault="00000000" w:rsidRPr="00000000" w14:paraId="000001CA">
      <w:pPr>
        <w:pageBreakBefore w:val="0"/>
        <w:numPr>
          <w:ilvl w:val="0"/>
          <w:numId w:val="11"/>
        </w:numPr>
        <w:spacing w:after="0" w:lineRule="auto"/>
        <w:ind w:left="720" w:hanging="360"/>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CB">
      <w:pPr>
        <w:pageBreakBefore w:val="0"/>
        <w:numPr>
          <w:ilvl w:val="0"/>
          <w:numId w:val="11"/>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s.136 permits following categories of persons to be joined in one charge &amp;may be tried together</w:t>
      </w:r>
    </w:p>
    <w:p w:rsidR="00000000" w:rsidDel="00000000" w:rsidP="00000000" w:rsidRDefault="00000000" w:rsidRPr="00000000" w14:paraId="000001CC">
      <w:pPr>
        <w:pageBreakBefore w:val="0"/>
        <w:numPr>
          <w:ilvl w:val="0"/>
          <w:numId w:val="13"/>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person accused of same offence committed in course of same transaction</w:t>
      </w:r>
    </w:p>
    <w:p w:rsidR="00000000" w:rsidDel="00000000" w:rsidP="00000000" w:rsidRDefault="00000000" w:rsidRPr="00000000" w14:paraId="000001CD">
      <w:pPr>
        <w:pageBreakBefore w:val="0"/>
        <w:numPr>
          <w:ilvl w:val="0"/>
          <w:numId w:val="13"/>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persons accused of an offence and persons accused</w:t>
      </w:r>
    </w:p>
    <w:p w:rsidR="00000000" w:rsidDel="00000000" w:rsidP="00000000" w:rsidRDefault="00000000" w:rsidRPr="00000000" w14:paraId="000001CE">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ab/>
        <w:t xml:space="preserve">of abetment or of an attempt to commit the offence</w:t>
      </w:r>
    </w:p>
    <w:p w:rsidR="00000000" w:rsidDel="00000000" w:rsidP="00000000" w:rsidRDefault="00000000" w:rsidRPr="00000000" w14:paraId="000001CF">
      <w:pPr>
        <w:pageBreakBefore w:val="0"/>
        <w:numPr>
          <w:ilvl w:val="0"/>
          <w:numId w:val="17"/>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persons accused of different offences committed in the course of the same transaction</w:t>
      </w:r>
    </w:p>
    <w:p w:rsidR="00000000" w:rsidDel="00000000" w:rsidP="00000000" w:rsidRDefault="00000000" w:rsidRPr="00000000" w14:paraId="000001D0">
      <w:pPr>
        <w:pageBreakBefore w:val="0"/>
        <w:numPr>
          <w:ilvl w:val="0"/>
          <w:numId w:val="19"/>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 person is said to abet if it is demonstrated that he participated in the same transaction</w:t>
      </w:r>
    </w:p>
    <w:p w:rsidR="00000000" w:rsidDel="00000000" w:rsidP="00000000" w:rsidRDefault="00000000" w:rsidRPr="00000000" w14:paraId="000001D1">
      <w:pPr>
        <w:pageBreakBefore w:val="0"/>
        <w:spacing w:after="0" w:lineRule="auto"/>
        <w:ind w:firstLine="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 and that he actively assisted in the continuance or completion of the offence</w:t>
      </w:r>
    </w:p>
    <w:p w:rsidR="00000000" w:rsidDel="00000000" w:rsidP="00000000" w:rsidRDefault="00000000" w:rsidRPr="00000000" w14:paraId="000001D2">
      <w:pPr>
        <w:pageBreakBefore w:val="0"/>
        <w:numPr>
          <w:ilvl w:val="0"/>
          <w:numId w:val="21"/>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malebe v r (1982)eklr 3 appellants were charged separately on separate counts in one charge sheet with offence of stealing by servant c/s 281. </w:t>
      </w:r>
    </w:p>
    <w:p w:rsidR="00000000" w:rsidDel="00000000" w:rsidP="00000000" w:rsidRDefault="00000000" w:rsidRPr="00000000" w14:paraId="000001D3">
      <w:pPr>
        <w:pageBreakBefore w:val="0"/>
        <w:numPr>
          <w:ilvl w:val="0"/>
          <w:numId w:val="21"/>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particulars showed offences</w:t>
      </w:r>
    </w:p>
    <w:p w:rsidR="00000000" w:rsidDel="00000000" w:rsidP="00000000" w:rsidRDefault="00000000" w:rsidRPr="00000000" w14:paraId="000001D4">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ab/>
        <w:t xml:space="preserve">committed on separate dates, items stolen were different.</w:t>
      </w:r>
    </w:p>
    <w:p w:rsidR="00000000" w:rsidDel="00000000" w:rsidP="00000000" w:rsidRDefault="00000000" w:rsidRPr="00000000" w14:paraId="000001D5">
      <w:pPr>
        <w:pageBreakBefore w:val="0"/>
        <w:numPr>
          <w:ilvl w:val="0"/>
          <w:numId w:val="23"/>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appellants not charged for having had a common intent</w:t>
      </w:r>
    </w:p>
    <w:p w:rsidR="00000000" w:rsidDel="00000000" w:rsidP="00000000" w:rsidRDefault="00000000" w:rsidRPr="00000000" w14:paraId="000001D6">
      <w:pPr>
        <w:pageBreakBefore w:val="0"/>
        <w:numPr>
          <w:ilvl w:val="0"/>
          <w:numId w:val="23"/>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held-joint charge against several persons for separate offences on different dates amounts to misjoinder</w:t>
      </w:r>
    </w:p>
    <w:p w:rsidR="00000000" w:rsidDel="00000000" w:rsidP="00000000" w:rsidRDefault="00000000" w:rsidRPr="00000000" w14:paraId="000001D7">
      <w:pPr>
        <w:pageBreakBefore w:val="0"/>
        <w:numPr>
          <w:ilvl w:val="0"/>
          <w:numId w:val="23"/>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misjoinder occasioned </w:t>
      </w:r>
    </w:p>
    <w:p w:rsidR="00000000" w:rsidDel="00000000" w:rsidP="00000000" w:rsidRDefault="00000000" w:rsidRPr="00000000" w14:paraId="000001D8">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ab/>
        <w:t xml:space="preserve">prejudice to the appellants because they did not know what charges were against them jointly or separately and when committed.</w:t>
      </w:r>
    </w:p>
    <w:p w:rsidR="00000000" w:rsidDel="00000000" w:rsidP="00000000" w:rsidRDefault="00000000" w:rsidRPr="00000000" w14:paraId="000001D9">
      <w:pPr>
        <w:pageBreakBefore w:val="0"/>
        <w:numPr>
          <w:ilvl w:val="0"/>
          <w:numId w:val="3"/>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misjoinder occasioned a failure of justice and being an incurable defect, trial was a nullity</w:t>
      </w:r>
    </w:p>
    <w:p w:rsidR="00000000" w:rsidDel="00000000" w:rsidP="00000000" w:rsidRDefault="00000000" w:rsidRPr="00000000" w14:paraId="000001DA">
      <w:pPr>
        <w:pageBreakBefore w:val="0"/>
        <w:numPr>
          <w:ilvl w:val="0"/>
          <w:numId w:val="3"/>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joinder of persons</w:t>
      </w:r>
    </w:p>
    <w:p w:rsidR="00000000" w:rsidDel="00000000" w:rsidP="00000000" w:rsidRDefault="00000000" w:rsidRPr="00000000" w14:paraId="000001DB">
      <w:pPr>
        <w:pageBreakBefore w:val="0"/>
        <w:numPr>
          <w:ilvl w:val="0"/>
          <w:numId w:val="3"/>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in </w:t>
      </w:r>
      <w:r w:rsidDel="00000000" w:rsidR="00000000" w:rsidRPr="00000000">
        <w:rPr>
          <w:rFonts w:ascii="Sorts Mill Goudy" w:cs="Sorts Mill Goudy" w:eastAsia="Sorts Mill Goudy" w:hAnsi="Sorts Mill Goudy"/>
          <w:b w:val="1"/>
          <w:sz w:val="24"/>
          <w:szCs w:val="24"/>
          <w:rtl w:val="0"/>
        </w:rPr>
        <w:t xml:space="preserve">yakobo uma and another v r </w:t>
      </w:r>
      <w:r w:rsidDel="00000000" w:rsidR="00000000" w:rsidRPr="00000000">
        <w:rPr>
          <w:rFonts w:ascii="Sorts Mill Goudy" w:cs="Sorts Mill Goudy" w:eastAsia="Sorts Mill Goudy" w:hAnsi="Sorts Mill Goudy"/>
          <w:sz w:val="24"/>
          <w:szCs w:val="24"/>
          <w:rtl w:val="0"/>
        </w:rPr>
        <w:t xml:space="preserve">[1963] ea 542, the two appellants were charged and tried jointly for the offence of “doing an act intended to cause grievous harm” only the first appellant was charged on the second count. the allegations in the particulars showed that the incident involving </w:t>
      </w:r>
    </w:p>
    <w:p w:rsidR="00000000" w:rsidDel="00000000" w:rsidP="00000000" w:rsidRDefault="00000000" w:rsidRPr="00000000" w14:paraId="000001DC">
      <w:pPr>
        <w:pageBreakBefore w:val="0"/>
        <w:numPr>
          <w:ilvl w:val="0"/>
          <w:numId w:val="3"/>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joinder of persons</w:t>
      </w:r>
    </w:p>
    <w:p w:rsidR="00000000" w:rsidDel="00000000" w:rsidP="00000000" w:rsidRDefault="00000000" w:rsidRPr="00000000" w14:paraId="000001DD">
      <w:pPr>
        <w:pageBreakBefore w:val="0"/>
        <w:numPr>
          <w:ilvl w:val="0"/>
          <w:numId w:val="3"/>
        </w:numPr>
        <w:spacing w:after="0" w:lineRule="auto"/>
        <w:ind w:left="720" w:hanging="360"/>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the first appellant occurred on a different date and place and with a different weapon from the one said to involve the second appellant. the complainant was however the same in each count.. on appeal, sir udo udoma cj ruled that the charge as laid down was bad in law for misjoinder</w:t>
      </w:r>
    </w:p>
    <w:p w:rsidR="00000000" w:rsidDel="00000000" w:rsidP="00000000" w:rsidRDefault="00000000" w:rsidRPr="00000000" w14:paraId="000001DE">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ab/>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DF">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E0">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b)</w:t>
        <w:tab/>
      </w:r>
      <w:sdt>
        <w:sdtPr>
          <w:tag w:val="goog_rdk_8"/>
        </w:sdtPr>
        <w:sdtContent>
          <w:commentRangeStart w:id="4"/>
        </w:sdtContent>
      </w:sdt>
      <w:r w:rsidDel="00000000" w:rsidR="00000000" w:rsidRPr="00000000">
        <w:rPr>
          <w:rFonts w:ascii="Sorts Mill Goudy" w:cs="Sorts Mill Goudy" w:eastAsia="Sorts Mill Goudy" w:hAnsi="Sorts Mill Goudy"/>
          <w:sz w:val="24"/>
          <w:szCs w:val="24"/>
          <w:rtl w:val="0"/>
        </w:rPr>
        <w:t xml:space="preserve">Statement of Offence: Theft by Servant Contrary to Section 281 of the Penal Code</w:t>
      </w:r>
    </w:p>
    <w:p w:rsidR="00000000" w:rsidDel="00000000" w:rsidP="00000000" w:rsidRDefault="00000000" w:rsidRPr="00000000" w14:paraId="000001E1">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E2">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Particulars of Offence: Ewang Nambo on 24 January 2014 at Nairobi within Nairobi County stole a cheque leaf the property of Karina Korir and Company Advocates.</w:t>
      </w:r>
    </w:p>
    <w:p w:rsidR="00000000" w:rsidDel="00000000" w:rsidP="00000000" w:rsidRDefault="00000000" w:rsidRPr="00000000" w14:paraId="000001E3">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E4">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IN THE ALTERNATIVE</w:t>
      </w:r>
    </w:p>
    <w:p w:rsidR="00000000" w:rsidDel="00000000" w:rsidP="00000000" w:rsidRDefault="00000000" w:rsidRPr="00000000" w14:paraId="000001E5">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E6">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Statement of offence: Handling Stolen property contrary to Section 322(1) of the Penal Code</w:t>
      </w:r>
    </w:p>
    <w:p w:rsidR="00000000" w:rsidDel="00000000" w:rsidP="00000000" w:rsidRDefault="00000000" w:rsidRPr="00000000" w14:paraId="000001E7">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E8">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Particulars of Offence: Ewang Nambo and Colletta Gisecho on 24 January 2014 at Nairobi within Nairobi County jointly and severally handled a stolen cheque leaf by retaining it knowing or having reason to believe the same to be stolen.</w:t>
      </w:r>
    </w:p>
    <w:p w:rsidR="00000000" w:rsidDel="00000000" w:rsidP="00000000" w:rsidRDefault="00000000" w:rsidRPr="00000000" w14:paraId="000001E9">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EA">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Statement of Offence: Assault causing actual bodily harm ontrary to Section 251 of the Penal Code</w:t>
      </w:r>
    </w:p>
    <w:p w:rsidR="00000000" w:rsidDel="00000000" w:rsidP="00000000" w:rsidRDefault="00000000" w:rsidRPr="00000000" w14:paraId="000001EB">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EC">
      <w:pPr>
        <w:pageBreakBefore w:val="0"/>
        <w:spacing w:after="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sz w:val="24"/>
          <w:szCs w:val="24"/>
          <w:rtl w:val="0"/>
        </w:rPr>
        <w:t xml:space="preserve">Particulars of Offence: Bruno Royford on 12 February 2014 along Mupe Road in Ongata Rongai Kajiado County assaulted one Colletta Gisecho thereby occasioning him actual bodily harm.</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ED">
      <w:pPr>
        <w:pageBreakBefore w:val="0"/>
        <w:spacing w:after="0" w:lineRule="auto"/>
        <w:rPr>
          <w:rFonts w:ascii="Sorts Mill Goudy" w:cs="Sorts Mill Goudy" w:eastAsia="Sorts Mill Goudy" w:hAnsi="Sorts Mill Goudy"/>
          <w:sz w:val="24"/>
          <w:szCs w:val="24"/>
        </w:rPr>
      </w:pPr>
      <w:r w:rsidDel="00000000" w:rsidR="00000000" w:rsidRPr="00000000">
        <w:rPr>
          <w:rtl w:val="0"/>
        </w:rPr>
      </w:r>
    </w:p>
    <w:p w:rsidR="00000000" w:rsidDel="00000000" w:rsidP="00000000" w:rsidRDefault="00000000" w:rsidRPr="00000000" w14:paraId="000001EE">
      <w:pPr>
        <w:pageBreakBefore w:val="0"/>
        <w:spacing w:after="0" w:lineRule="auto"/>
        <w:rPr>
          <w:rFonts w:ascii="Sorts Mill Goudy" w:cs="Sorts Mill Goudy" w:eastAsia="Sorts Mill Goudy" w:hAnsi="Sorts Mill Goudy"/>
          <w:b w:val="1"/>
          <w:sz w:val="24"/>
          <w:szCs w:val="24"/>
          <w:u w:val="single"/>
        </w:rPr>
      </w:pPr>
      <w:r w:rsidDel="00000000" w:rsidR="00000000" w:rsidRPr="00000000">
        <w:rPr>
          <w:rtl w:val="0"/>
        </w:rPr>
      </w:r>
    </w:p>
    <w:p w:rsidR="00000000" w:rsidDel="00000000" w:rsidP="00000000" w:rsidRDefault="00000000" w:rsidRPr="00000000" w14:paraId="000001EF">
      <w:pPr>
        <w:pageBreakBefore w:val="0"/>
        <w:spacing w:after="0" w:lineRule="auto"/>
        <w:rPr>
          <w:rFonts w:ascii="Sorts Mill Goudy" w:cs="Sorts Mill Goudy" w:eastAsia="Sorts Mill Goudy" w:hAnsi="Sorts Mill Goudy"/>
          <w:b w:val="1"/>
          <w:sz w:val="24"/>
          <w:szCs w:val="24"/>
          <w:u w:val="single"/>
        </w:rPr>
      </w:pPr>
      <w:r w:rsidDel="00000000" w:rsidR="00000000" w:rsidRPr="00000000">
        <w:rPr>
          <w:rtl w:val="0"/>
        </w:rPr>
      </w:r>
    </w:p>
    <w:p w:rsidR="00000000" w:rsidDel="00000000" w:rsidP="00000000" w:rsidRDefault="00000000" w:rsidRPr="00000000" w14:paraId="000001F0">
      <w:pPr>
        <w:pageBreakBefore w:val="0"/>
        <w:spacing w:after="0" w:lineRule="auto"/>
        <w:rPr>
          <w:rFonts w:ascii="Sorts Mill Goudy" w:cs="Sorts Mill Goudy" w:eastAsia="Sorts Mill Goudy" w:hAnsi="Sorts Mill Goudy"/>
          <w:b w:val="1"/>
          <w:sz w:val="24"/>
          <w:szCs w:val="24"/>
          <w:u w:val="single"/>
        </w:rPr>
      </w:pPr>
      <w:r w:rsidDel="00000000" w:rsidR="00000000" w:rsidRPr="00000000">
        <w:rPr>
          <w:rtl w:val="0"/>
        </w:rPr>
      </w:r>
    </w:p>
    <w:p w:rsidR="00000000" w:rsidDel="00000000" w:rsidP="00000000" w:rsidRDefault="00000000" w:rsidRPr="00000000" w14:paraId="000001F1">
      <w:pPr>
        <w:pageBreakBefore w:val="0"/>
        <w:spacing w:after="0" w:lineRule="auto"/>
        <w:rPr>
          <w:rFonts w:ascii="Sorts Mill Goudy" w:cs="Sorts Mill Goudy" w:eastAsia="Sorts Mill Goudy" w:hAnsi="Sorts Mill Goudy"/>
          <w:b w:val="1"/>
          <w:sz w:val="24"/>
          <w:szCs w:val="24"/>
          <w:u w:val="single"/>
        </w:rPr>
      </w:pPr>
      <w:r w:rsidDel="00000000" w:rsidR="00000000" w:rsidRPr="00000000">
        <w:rPr>
          <w:rtl w:val="0"/>
        </w:rPr>
      </w:r>
    </w:p>
    <w:p w:rsidR="00000000" w:rsidDel="00000000" w:rsidP="00000000" w:rsidRDefault="00000000" w:rsidRPr="00000000" w14:paraId="000001F2">
      <w:pPr>
        <w:pageBreakBefore w:val="0"/>
        <w:spacing w:after="0" w:lineRule="auto"/>
        <w:rPr>
          <w:rFonts w:ascii="Sorts Mill Goudy" w:cs="Sorts Mill Goudy" w:eastAsia="Sorts Mill Goudy" w:hAnsi="Sorts Mill Goudy"/>
          <w:b w:val="1"/>
          <w:sz w:val="24"/>
          <w:szCs w:val="24"/>
          <w:u w:val="single"/>
        </w:rPr>
      </w:pPr>
      <w:r w:rsidDel="00000000" w:rsidR="00000000" w:rsidRPr="00000000">
        <w:rPr>
          <w:rtl w:val="0"/>
        </w:rPr>
      </w:r>
    </w:p>
    <w:p w:rsidR="00000000" w:rsidDel="00000000" w:rsidP="00000000" w:rsidRDefault="00000000" w:rsidRPr="00000000" w14:paraId="000001F3">
      <w:pPr>
        <w:pageBreakBefore w:val="0"/>
        <w:spacing w:after="0" w:lineRule="auto"/>
        <w:rPr>
          <w:rFonts w:ascii="Sorts Mill Goudy" w:cs="Sorts Mill Goudy" w:eastAsia="Sorts Mill Goudy" w:hAnsi="Sorts Mill Goudy"/>
          <w:b w:val="1"/>
          <w:sz w:val="24"/>
          <w:szCs w:val="24"/>
          <w:u w:val="single"/>
        </w:rPr>
      </w:pPr>
      <w:r w:rsidDel="00000000" w:rsidR="00000000" w:rsidRPr="00000000">
        <w:rPr>
          <w:rtl w:val="0"/>
        </w:rPr>
      </w:r>
    </w:p>
    <w:p w:rsidR="00000000" w:rsidDel="00000000" w:rsidP="00000000" w:rsidRDefault="00000000" w:rsidRPr="00000000" w14:paraId="000001F4">
      <w:pPr>
        <w:pageBreakBefore w:val="0"/>
        <w:spacing w:after="0" w:lineRule="auto"/>
        <w:rPr>
          <w:rFonts w:ascii="Sorts Mill Goudy" w:cs="Sorts Mill Goudy" w:eastAsia="Sorts Mill Goudy" w:hAnsi="Sorts Mill Goudy"/>
          <w:b w:val="1"/>
          <w:sz w:val="24"/>
          <w:szCs w:val="24"/>
          <w:u w:val="single"/>
        </w:rPr>
      </w:pPr>
      <w:r w:rsidDel="00000000" w:rsidR="00000000" w:rsidRPr="00000000">
        <w:rPr>
          <w:rtl w:val="0"/>
        </w:rPr>
      </w:r>
    </w:p>
    <w:p w:rsidR="00000000" w:rsidDel="00000000" w:rsidP="00000000" w:rsidRDefault="00000000" w:rsidRPr="00000000" w14:paraId="000001F5">
      <w:pPr>
        <w:pageBreakBefore w:val="0"/>
        <w:rPr>
          <w:rFonts w:ascii="Sorts Mill Goudy" w:cs="Sorts Mill Goudy" w:eastAsia="Sorts Mill Goudy" w:hAnsi="Sorts Mill Goudy"/>
          <w:b w:val="1"/>
          <w:sz w:val="24"/>
          <w:szCs w:val="24"/>
          <w:u w:val="single"/>
        </w:rPr>
      </w:pPr>
      <w:r w:rsidDel="00000000" w:rsidR="00000000" w:rsidRPr="00000000">
        <w:rPr>
          <w:rFonts w:ascii="Sorts Mill Goudy" w:cs="Sorts Mill Goudy" w:eastAsia="Sorts Mill Goudy" w:hAnsi="Sorts Mill Goudy"/>
          <w:b w:val="1"/>
          <w:sz w:val="24"/>
          <w:szCs w:val="24"/>
          <w:u w:val="single"/>
          <w:rtl w:val="0"/>
        </w:rPr>
        <w:t xml:space="preserve">QUESTION 3</w:t>
      </w:r>
    </w:p>
    <w:p w:rsidR="00000000" w:rsidDel="00000000" w:rsidP="00000000" w:rsidRDefault="00000000" w:rsidRPr="00000000" w14:paraId="000001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Certiorari and Prohibition  (2marks for each)</w:t>
      </w:r>
    </w:p>
    <w:p w:rsidR="00000000" w:rsidDel="00000000" w:rsidP="00000000" w:rsidRDefault="00000000" w:rsidRPr="00000000" w14:paraId="000001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 STATEMENT OF FACTS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ITHE REPUBLIC OF KENYA</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AT NAIROBI</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HC. MISC.    OF 2014</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BETWEEN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sdt>
        <w:sdtPr>
          <w:tag w:val="goog_rdk_9"/>
        </w:sdtPr>
        <w:sdtContent>
          <w:commentRangeStart w:id="5"/>
        </w:sdtContent>
      </w:sdt>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OSINO ONYANGE………………..…………………………..……….APPLICANT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1FE">
      <w:pPr>
        <w:pageBreakBefore w:val="0"/>
        <w:widowControl w:val="0"/>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CABINET SECRETARY FOR INTERIOR AND COORDINATION OF GOVERNMENT………………………………………………………….……….. 1</w:t>
      </w:r>
      <w:r w:rsidDel="00000000" w:rsidR="00000000" w:rsidRPr="00000000">
        <w:rPr>
          <w:rFonts w:ascii="Sorts Mill Goudy" w:cs="Sorts Mill Goudy" w:eastAsia="Sorts Mill Goudy" w:hAnsi="Sorts Mill Goudy"/>
          <w:b w:val="1"/>
          <w:vertAlign w:val="superscript"/>
          <w:rtl w:val="0"/>
        </w:rPr>
        <w:t xml:space="preserve">ST</w:t>
      </w:r>
      <w:r w:rsidDel="00000000" w:rsidR="00000000" w:rsidRPr="00000000">
        <w:rPr>
          <w:rFonts w:ascii="Sorts Mill Goudy" w:cs="Sorts Mill Goudy" w:eastAsia="Sorts Mill Goudy" w:hAnsi="Sorts Mill Goudy"/>
          <w:b w:val="1"/>
          <w:rtl w:val="0"/>
        </w:rPr>
        <w:t xml:space="preserve"> RESPONDENT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2"/>
          <w:szCs w:val="22"/>
          <w:u w:val="none"/>
          <w:shd w:fill="auto" w:val="clear"/>
          <w:vertAlign w:val="baseline"/>
          <w:rtl w:val="0"/>
        </w:rPr>
        <w:t xml:space="preserve">INSPECTOR GENERAL OF POLICE…………….………..……………………2</w:t>
      </w:r>
      <w:r w:rsidDel="00000000" w:rsidR="00000000" w:rsidRPr="00000000">
        <w:rPr>
          <w:rFonts w:ascii="Sorts Mill Goudy" w:cs="Sorts Mill Goudy" w:eastAsia="Sorts Mill Goudy" w:hAnsi="Sorts Mill Goudy"/>
          <w:b w:val="1"/>
          <w:i w:val="0"/>
          <w:smallCaps w:val="0"/>
          <w:strike w:val="0"/>
          <w:color w:val="000000"/>
          <w:sz w:val="22"/>
          <w:szCs w:val="22"/>
          <w:u w:val="none"/>
          <w:shd w:fill="auto" w:val="clear"/>
          <w:vertAlign w:val="superscript"/>
          <w:rtl w:val="0"/>
        </w:rPr>
        <w:t xml:space="preserve">ND</w:t>
      </w:r>
      <w:r w:rsidDel="00000000" w:rsidR="00000000" w:rsidRPr="00000000">
        <w:rPr>
          <w:rFonts w:ascii="Sorts Mill Goudy" w:cs="Sorts Mill Goudy" w:eastAsia="Sorts Mill Goudy" w:hAnsi="Sorts Mill Goudy"/>
          <w:b w:val="1"/>
          <w:i w:val="0"/>
          <w:smallCaps w:val="0"/>
          <w:strike w:val="0"/>
          <w:color w:val="000000"/>
          <w:sz w:val="22"/>
          <w:szCs w:val="22"/>
          <w:u w:val="none"/>
          <w:shd w:fill="auto" w:val="clear"/>
          <w:vertAlign w:val="baseline"/>
          <w:rtl w:val="0"/>
        </w:rPr>
        <w:t xml:space="preserve"> RESPONDENT</w:t>
      </w:r>
      <w:r w:rsidDel="00000000" w:rsidR="00000000" w:rsidRPr="00000000">
        <w:rPr>
          <w:rtl w:val="0"/>
        </w:rPr>
      </w:r>
    </w:p>
    <w:p w:rsidR="00000000" w:rsidDel="00000000" w:rsidP="00000000" w:rsidRDefault="00000000" w:rsidRPr="00000000" w14:paraId="00000200">
      <w:pPr>
        <w:pageBreakBefore w:val="0"/>
        <w:jc w:val="center"/>
        <w:rPr>
          <w:rFonts w:ascii="Sorts Mill Goudy" w:cs="Sorts Mill Goudy" w:eastAsia="Sorts Mill Goudy" w:hAnsi="Sorts Mill Goudy"/>
        </w:rPr>
      </w:pPr>
      <w:r w:rsidDel="00000000" w:rsidR="00000000" w:rsidRPr="00000000">
        <w:rPr>
          <w:rFonts w:ascii="Sorts Mill Goudy" w:cs="Sorts Mill Goudy" w:eastAsia="Sorts Mill Goudy" w:hAnsi="Sorts Mill Goudy"/>
          <w:sz w:val="24"/>
          <w:szCs w:val="24"/>
          <w:rtl w:val="0"/>
        </w:rPr>
        <w:t xml:space="preserve">STATEMENT OF FACTS</w:t>
      </w:r>
      <w:r w:rsidDel="00000000" w:rsidR="00000000" w:rsidRPr="00000000">
        <w:rPr>
          <w:rFonts w:ascii="Sorts Mill Goudy" w:cs="Sorts Mill Goudy" w:eastAsia="Sorts Mill Goudy" w:hAnsi="Sorts Mill Goudy"/>
          <w:b w:val="1"/>
          <w:u w:val="single"/>
          <w:rtl w:val="0"/>
        </w:rPr>
        <w:t xml:space="preserve"> </w:t>
      </w:r>
      <w:r w:rsidDel="00000000" w:rsidR="00000000" w:rsidRPr="00000000">
        <w:rPr>
          <w:rtl w:val="0"/>
        </w:rPr>
      </w:r>
    </w:p>
    <w:p w:rsidR="00000000" w:rsidDel="00000000" w:rsidP="00000000" w:rsidRDefault="00000000" w:rsidRPr="00000000" w14:paraId="00000201">
      <w:pPr>
        <w:pageBreakBefore w:val="0"/>
        <w:jc w:val="center"/>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(Under order LIII rule 1(2) of the Civil Procedure Rules </w:t>
      </w:r>
      <w:r w:rsidDel="00000000" w:rsidR="00000000" w:rsidRPr="00000000">
        <w:rPr>
          <w:rFonts w:ascii="Sorts Mill Goudy" w:cs="Sorts Mill Goudy" w:eastAsia="Sorts Mill Goudy" w:hAnsi="Sorts Mill Goudy"/>
          <w:color w:val="ff0000"/>
          <w:rtl w:val="0"/>
        </w:rPr>
        <w:t xml:space="preserve">and all enabling provisions of the law</w:t>
      </w:r>
      <w:r w:rsidDel="00000000" w:rsidR="00000000" w:rsidRPr="00000000">
        <w:rPr>
          <w:rFonts w:ascii="Sorts Mill Goudy" w:cs="Sorts Mill Goudy" w:eastAsia="Sorts Mill Goudy" w:hAnsi="Sorts Mill Goudy"/>
          <w:rtl w:val="0"/>
        </w:rPr>
        <w:t xml:space="preserve">)</w:t>
      </w:r>
    </w:p>
    <w:p w:rsidR="00000000" w:rsidDel="00000000" w:rsidP="00000000" w:rsidRDefault="00000000" w:rsidRPr="00000000" w14:paraId="00000202">
      <w:pPr>
        <w:pageBreakBefore w:val="0"/>
        <w:jc w:val="center"/>
        <w:rPr>
          <w:rFonts w:ascii="Sorts Mill Goudy" w:cs="Sorts Mill Goudy" w:eastAsia="Sorts Mill Goudy" w:hAnsi="Sorts Mill Goudy"/>
        </w:rPr>
      </w:pPr>
      <w:sdt>
        <w:sdtPr>
          <w:tag w:val="goog_rdk_10"/>
        </w:sdtPr>
        <w:sdtContent>
          <w:commentRangeStart w:id="6"/>
        </w:sdtContent>
      </w:sdt>
      <w:r w:rsidDel="00000000" w:rsidR="00000000" w:rsidRPr="00000000">
        <w:rPr>
          <w:rtl w:val="0"/>
        </w:rPr>
      </w:r>
    </w:p>
    <w:p w:rsidR="00000000" w:rsidDel="00000000" w:rsidP="00000000" w:rsidRDefault="00000000" w:rsidRPr="00000000" w14:paraId="00000203">
      <w:pPr>
        <w:pageBreakBefore w:val="0"/>
        <w:numPr>
          <w:ilvl w:val="0"/>
          <w:numId w:val="10"/>
        </w:numPr>
        <w:spacing w:after="0" w:line="240" w:lineRule="auto"/>
        <w:ind w:left="1080" w:hanging="360"/>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NAME AND DESCRIPTION OF THE APPLICANT</w:t>
      </w:r>
    </w:p>
    <w:p w:rsidR="00000000" w:rsidDel="00000000" w:rsidP="00000000" w:rsidRDefault="00000000" w:rsidRPr="00000000" w14:paraId="00000204">
      <w:pPr>
        <w:pageBreakBefore w:val="0"/>
        <w:numPr>
          <w:ilvl w:val="0"/>
          <w:numId w:val="7"/>
        </w:numPr>
        <w:spacing w:after="0" w:line="240" w:lineRule="auto"/>
        <w:ind w:left="1080" w:hanging="360"/>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THE NAME OF THE APPLICANT IS (NAME AND DESCRIBE THE APPLICANT…THE APPLICANT’S ADDRESS IS…)</w:t>
      </w:r>
    </w:p>
    <w:p w:rsidR="00000000" w:rsidDel="00000000" w:rsidP="00000000" w:rsidRDefault="00000000" w:rsidRPr="00000000" w14:paraId="00000205">
      <w:pPr>
        <w:pageBreakBefore w:val="0"/>
        <w:ind w:left="1080" w:firstLine="0"/>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206">
      <w:pPr>
        <w:pageBreakBefore w:val="0"/>
        <w:numPr>
          <w:ilvl w:val="0"/>
          <w:numId w:val="10"/>
        </w:numPr>
        <w:spacing w:after="0" w:line="240" w:lineRule="auto"/>
        <w:ind w:left="1080" w:hanging="360"/>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RELIEFS SOUGHT</w:t>
      </w:r>
    </w:p>
    <w:p w:rsidR="00000000" w:rsidDel="00000000" w:rsidP="00000000" w:rsidRDefault="00000000" w:rsidRPr="00000000" w14:paraId="00000207">
      <w:pPr>
        <w:pageBreakBefore w:val="0"/>
        <w:ind w:left="720" w:firstLine="0"/>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208">
      <w:pPr>
        <w:pageBreakBefore w:val="0"/>
        <w:ind w:left="720" w:firstLine="0"/>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THE APPLICANT SEEKS:-</w:t>
      </w:r>
    </w:p>
    <w:p w:rsidR="00000000" w:rsidDel="00000000" w:rsidP="00000000" w:rsidRDefault="00000000" w:rsidRPr="00000000" w14:paraId="00000209">
      <w:pPr>
        <w:pageBreakBefore w:val="0"/>
        <w:numPr>
          <w:ilvl w:val="0"/>
          <w:numId w:val="12"/>
        </w:numPr>
        <w:spacing w:after="0" w:line="240" w:lineRule="auto"/>
        <w:ind w:left="1080" w:hanging="360"/>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SPECIFY THE ORDERS OF JUDICIAL REVIEW SOUGHT(Certiorari and Prohibition)</w:t>
      </w:r>
    </w:p>
    <w:p w:rsidR="00000000" w:rsidDel="00000000" w:rsidP="00000000" w:rsidRDefault="00000000" w:rsidRPr="00000000" w14:paraId="0000020A">
      <w:pPr>
        <w:pageBreakBefore w:val="0"/>
        <w:ind w:left="720" w:firstLine="0"/>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20B">
      <w:pPr>
        <w:pageBreakBefore w:val="0"/>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C.</w:t>
        <w:tab/>
        <w:t xml:space="preserve"> THE GROUNDS UPON WHICH THE RELIEF(S) IS/ARE SOUGHT:-</w:t>
      </w:r>
    </w:p>
    <w:p w:rsidR="00000000" w:rsidDel="00000000" w:rsidP="00000000" w:rsidRDefault="00000000" w:rsidRPr="00000000" w14:paraId="0000020C">
      <w:pPr>
        <w:pageBreakBefore w:val="0"/>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ab/>
        <w:t xml:space="preserve">1. SPECIFY THE GROUNDS UPON WHICH THE APPLICATION IS BASED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0D">
      <w:pPr>
        <w:pageBreakBefore w:val="0"/>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DATED AT NAIROBI THIS …..DAY OF ……20...</w:t>
      </w:r>
    </w:p>
    <w:p w:rsidR="00000000" w:rsidDel="00000000" w:rsidP="00000000" w:rsidRDefault="00000000" w:rsidRPr="00000000" w14:paraId="0000020E">
      <w:pPr>
        <w:pageBreakBefore w:val="0"/>
        <w:jc w:val="center"/>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0F">
      <w:pPr>
        <w:pageBreakBefore w:val="0"/>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ADVOCATES FOR THE APPLICANTS</w:t>
      </w:r>
    </w:p>
    <w:p w:rsidR="00000000" w:rsidDel="00000000" w:rsidP="00000000" w:rsidRDefault="00000000" w:rsidRPr="00000000" w14:paraId="00000210">
      <w:pPr>
        <w:pageBreakBefore w:val="0"/>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DRAWN &amp; FILED BY:-</w:t>
      </w:r>
    </w:p>
    <w:p w:rsidR="00000000" w:rsidDel="00000000" w:rsidP="00000000" w:rsidRDefault="00000000" w:rsidRPr="00000000" w14:paraId="00000211">
      <w:pPr>
        <w:pageBreakBefore w:val="0"/>
        <w:rPr>
          <w:rFonts w:ascii="Sorts Mill Goudy" w:cs="Sorts Mill Goudy" w:eastAsia="Sorts Mill Goudy" w:hAnsi="Sorts Mill Goudy"/>
        </w:rPr>
      </w:pPr>
      <w:r w:rsidDel="00000000" w:rsidR="00000000" w:rsidRPr="00000000">
        <w:rPr>
          <w:rFonts w:ascii="Sorts Mill Goudy" w:cs="Sorts Mill Goudy" w:eastAsia="Sorts Mill Goudy" w:hAnsi="Sorts Mill Goudy"/>
          <w:rtl w:val="0"/>
        </w:rPr>
        <w:t xml:space="preserve">xxxxxx</w:t>
      </w:r>
    </w:p>
    <w:p w:rsidR="00000000" w:rsidDel="00000000" w:rsidP="00000000" w:rsidRDefault="00000000" w:rsidRPr="00000000" w14:paraId="00000212">
      <w:pPr>
        <w:pageBreakBefore w:val="0"/>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NAIROBI</w:t>
      </w:r>
    </w:p>
    <w:p w:rsidR="00000000" w:rsidDel="00000000" w:rsidP="00000000" w:rsidRDefault="00000000" w:rsidRPr="00000000" w14:paraId="00000213">
      <w:pPr>
        <w:pageBreakBefore w:val="0"/>
        <w:widowControl w:val="0"/>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REPUBLIC OF KENYA</w:t>
      </w:r>
    </w:p>
    <w:p w:rsidR="00000000" w:rsidDel="00000000" w:rsidP="00000000" w:rsidRDefault="00000000" w:rsidRPr="00000000" w14:paraId="00000214">
      <w:pPr>
        <w:pageBreakBefore w:val="0"/>
        <w:widowControl w:val="0"/>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IN THE HIGH COURT OF KENYA AT NAIROBI</w:t>
      </w:r>
    </w:p>
    <w:p w:rsidR="00000000" w:rsidDel="00000000" w:rsidP="00000000" w:rsidRDefault="00000000" w:rsidRPr="00000000" w14:paraId="00000215">
      <w:pPr>
        <w:pageBreakBefore w:val="0"/>
        <w:widowControl w:val="0"/>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MISCELLANEOUS CIVIL APPLICATION NO.      OF 2014</w:t>
      </w:r>
    </w:p>
    <w:p w:rsidR="00000000" w:rsidDel="00000000" w:rsidP="00000000" w:rsidRDefault="00000000" w:rsidRPr="00000000" w14:paraId="00000216">
      <w:pPr>
        <w:pageBreakBefore w:val="0"/>
        <w:widowControl w:val="0"/>
        <w:jc w:val="center"/>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17">
      <w:pPr>
        <w:pageBreakBefore w:val="0"/>
        <w:widowControl w:val="0"/>
        <w:jc w:val="center"/>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18">
      <w:pPr>
        <w:pageBreakBefore w:val="0"/>
        <w:widowControl w:val="0"/>
        <w:tabs>
          <w:tab w:val="left" w:pos="993"/>
        </w:tabs>
        <w:ind w:left="2552" w:hanging="2552"/>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IN THE MATTER OF: THE LAW REFORM ACT CHAPTER 26 OF THE LAWS OF KENYA SECTIONS 8 AND 9</w:t>
      </w:r>
    </w:p>
    <w:p w:rsidR="00000000" w:rsidDel="00000000" w:rsidP="00000000" w:rsidRDefault="00000000" w:rsidRPr="00000000" w14:paraId="00000219">
      <w:pPr>
        <w:pageBreakBefore w:val="0"/>
        <w:widowControl w:val="0"/>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AND</w:t>
      </w:r>
    </w:p>
    <w:p w:rsidR="00000000" w:rsidDel="00000000" w:rsidP="00000000" w:rsidRDefault="00000000" w:rsidRPr="00000000" w14:paraId="0000021A">
      <w:pPr>
        <w:pageBreakBefore w:val="0"/>
        <w:widowControl w:val="0"/>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IN THE MATTER OF: THE CONSTITUTION OF KENYA ARTICLES 23 AND 47</w:t>
      </w:r>
    </w:p>
    <w:p w:rsidR="00000000" w:rsidDel="00000000" w:rsidP="00000000" w:rsidRDefault="00000000" w:rsidRPr="00000000" w14:paraId="0000021B">
      <w:pPr>
        <w:pageBreakBefore w:val="0"/>
        <w:widowControl w:val="0"/>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BETWEEN</w:t>
      </w:r>
    </w:p>
    <w:p w:rsidR="00000000" w:rsidDel="00000000" w:rsidP="00000000" w:rsidRDefault="00000000" w:rsidRPr="00000000" w14:paraId="0000021C">
      <w:pPr>
        <w:pageBreakBefore w:val="0"/>
        <w:widowControl w:val="0"/>
        <w:jc w:val="center"/>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1D">
      <w:pPr>
        <w:pageBreakBefore w:val="0"/>
        <w:widowControl w:val="0"/>
        <w:jc w:val="center"/>
        <w:rPr>
          <w:rFonts w:ascii="Sorts Mill Goudy" w:cs="Sorts Mill Goudy" w:eastAsia="Sorts Mill Goudy" w:hAnsi="Sorts Mill Goudy"/>
          <w:b w:val="1"/>
        </w:rPr>
      </w:pPr>
      <w:sdt>
        <w:sdtPr>
          <w:tag w:val="goog_rdk_11"/>
        </w:sdtPr>
        <w:sdtContent>
          <w:commentRangeStart w:id="7"/>
        </w:sdtContent>
      </w:sdt>
      <w:r w:rsidDel="00000000" w:rsidR="00000000" w:rsidRPr="00000000">
        <w:rPr>
          <w:rFonts w:ascii="Sorts Mill Goudy" w:cs="Sorts Mill Goudy" w:eastAsia="Sorts Mill Goudy" w:hAnsi="Sorts Mill Goudy"/>
          <w:b w:val="1"/>
          <w:rtl w:val="0"/>
        </w:rPr>
        <w:t xml:space="preserve">REPUBLIC………………………………….………………………………. APPLICANT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1E">
      <w:pPr>
        <w:pageBreakBefore w:val="0"/>
        <w:widowControl w:val="0"/>
        <w:jc w:val="center"/>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1F">
      <w:pPr>
        <w:pageBreakBefore w:val="0"/>
        <w:widowControl w:val="0"/>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AND</w:t>
      </w:r>
    </w:p>
    <w:p w:rsidR="00000000" w:rsidDel="00000000" w:rsidP="00000000" w:rsidRDefault="00000000" w:rsidRPr="00000000" w14:paraId="00000220">
      <w:pPr>
        <w:pageBreakBefore w:val="0"/>
        <w:widowControl w:val="0"/>
        <w:jc w:val="center"/>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21">
      <w:pPr>
        <w:pageBreakBefore w:val="0"/>
        <w:widowControl w:val="0"/>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CABINET SECRETARY FOR INTERIOR AND COORDINATION OF GOVERNMENT………………………………………………………….……….. 1</w:t>
      </w:r>
      <w:r w:rsidDel="00000000" w:rsidR="00000000" w:rsidRPr="00000000">
        <w:rPr>
          <w:rFonts w:ascii="Sorts Mill Goudy" w:cs="Sorts Mill Goudy" w:eastAsia="Sorts Mill Goudy" w:hAnsi="Sorts Mill Goudy"/>
          <w:b w:val="1"/>
          <w:vertAlign w:val="superscript"/>
          <w:rtl w:val="0"/>
        </w:rPr>
        <w:t xml:space="preserve">ST</w:t>
      </w:r>
      <w:r w:rsidDel="00000000" w:rsidR="00000000" w:rsidRPr="00000000">
        <w:rPr>
          <w:rFonts w:ascii="Sorts Mill Goudy" w:cs="Sorts Mill Goudy" w:eastAsia="Sorts Mill Goudy" w:hAnsi="Sorts Mill Goudy"/>
          <w:b w:val="1"/>
          <w:rtl w:val="0"/>
        </w:rPr>
        <w:t xml:space="preserve"> RESPONDENT</w:t>
      </w:r>
    </w:p>
    <w:p w:rsidR="00000000" w:rsidDel="00000000" w:rsidP="00000000" w:rsidRDefault="00000000" w:rsidRPr="00000000" w14:paraId="00000222">
      <w:pPr>
        <w:pageBreakBefore w:val="0"/>
        <w:widowControl w:val="0"/>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INSPECTOR GENERAL OF POLICE……………..……………………2</w:t>
      </w:r>
      <w:r w:rsidDel="00000000" w:rsidR="00000000" w:rsidRPr="00000000">
        <w:rPr>
          <w:rFonts w:ascii="Sorts Mill Goudy" w:cs="Sorts Mill Goudy" w:eastAsia="Sorts Mill Goudy" w:hAnsi="Sorts Mill Goudy"/>
          <w:b w:val="1"/>
          <w:vertAlign w:val="superscript"/>
          <w:rtl w:val="0"/>
        </w:rPr>
        <w:t xml:space="preserve">ND</w:t>
      </w:r>
      <w:r w:rsidDel="00000000" w:rsidR="00000000" w:rsidRPr="00000000">
        <w:rPr>
          <w:rFonts w:ascii="Sorts Mill Goudy" w:cs="Sorts Mill Goudy" w:eastAsia="Sorts Mill Goudy" w:hAnsi="Sorts Mill Goudy"/>
          <w:b w:val="1"/>
          <w:rtl w:val="0"/>
        </w:rPr>
        <w:t xml:space="preserve"> RESPONDENT</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1"/>
          <w:i w:val="0"/>
          <w:smallCaps w:val="0"/>
          <w:strike w:val="0"/>
          <w:color w:val="000000"/>
          <w:sz w:val="28"/>
          <w:szCs w:val="28"/>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8"/>
          <w:szCs w:val="28"/>
          <w:u w:val="single"/>
          <w:shd w:fill="auto" w:val="clear"/>
          <w:vertAlign w:val="baseline"/>
          <w:rtl w:val="0"/>
        </w:rPr>
        <w:t xml:space="preserve">EX PARTE OSINO OYANGE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1"/>
          <w:i w:val="0"/>
          <w:smallCaps w:val="0"/>
          <w:strike w:val="0"/>
          <w:color w:val="000000"/>
          <w:sz w:val="28"/>
          <w:szCs w:val="28"/>
          <w:u w:val="single"/>
          <w:shd w:fill="auto" w:val="clear"/>
          <w:vertAlign w:val="baseline"/>
        </w:rPr>
      </w:pPr>
      <w:sdt>
        <w:sdtPr>
          <w:tag w:val="goog_rdk_12"/>
        </w:sdtPr>
        <w:sdtContent>
          <w:commentRangeStart w:id="8"/>
        </w:sdtContent>
      </w:sdt>
      <w:r w:rsidDel="00000000" w:rsidR="00000000" w:rsidRPr="00000000">
        <w:rPr>
          <w:rFonts w:ascii="Sorts Mill Goudy" w:cs="Sorts Mill Goudy" w:eastAsia="Sorts Mill Goudy" w:hAnsi="Sorts Mill Goudy"/>
          <w:b w:val="1"/>
          <w:i w:val="0"/>
          <w:smallCaps w:val="0"/>
          <w:strike w:val="0"/>
          <w:color w:val="000000"/>
          <w:sz w:val="28"/>
          <w:szCs w:val="28"/>
          <w:u w:val="single"/>
          <w:shd w:fill="auto" w:val="clear"/>
          <w:vertAlign w:val="baseline"/>
          <w:rtl w:val="0"/>
        </w:rPr>
        <w:t xml:space="preserve">NOTICE OF MOTION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1"/>
          <w:i w:val="0"/>
          <w:smallCaps w:val="0"/>
          <w:strike w:val="0"/>
          <w:color w:val="000000"/>
          <w:sz w:val="28"/>
          <w:szCs w:val="28"/>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8"/>
          <w:szCs w:val="28"/>
          <w:u w:val="none"/>
          <w:shd w:fill="auto" w:val="clear"/>
          <w:vertAlign w:val="baseline"/>
          <w:rtl w:val="0"/>
        </w:rPr>
        <w:t xml:space="preserve">(Under Articles 23 and 47 of the Constitution of Kenya, 2010, Order 53 rule 3(1) of the Civil Procedure Rules, Sections 8 and 9 of the Law Reform Act Cap. 26 and all enabling statutes and laws)</w:t>
      </w:r>
    </w:p>
    <w:p w:rsidR="00000000" w:rsidDel="00000000" w:rsidP="00000000" w:rsidRDefault="00000000" w:rsidRPr="00000000" w14:paraId="00000229">
      <w:pPr>
        <w:pageBreakBefore w:val="0"/>
        <w:spacing w:line="360" w:lineRule="auto"/>
        <w:rPr>
          <w:rFonts w:ascii="Sorts Mill Goudy" w:cs="Sorts Mill Goudy" w:eastAsia="Sorts Mill Goudy" w:hAnsi="Sorts Mill Goudy"/>
          <w:sz w:val="28"/>
          <w:szCs w:val="28"/>
        </w:rPr>
      </w:pPr>
      <w:r w:rsidDel="00000000" w:rsidR="00000000" w:rsidRPr="00000000">
        <w:rPr>
          <w:rtl w:val="0"/>
        </w:rPr>
      </w:r>
    </w:p>
    <w:p w:rsidR="00000000" w:rsidDel="00000000" w:rsidP="00000000" w:rsidRDefault="00000000" w:rsidRPr="00000000" w14:paraId="0000022A">
      <w:pPr>
        <w:pageBreakBefore w:val="0"/>
        <w:spacing w:line="360" w:lineRule="auto"/>
        <w:rPr>
          <w:rFonts w:ascii="Sorts Mill Goudy" w:cs="Sorts Mill Goudy" w:eastAsia="Sorts Mill Goudy" w:hAnsi="Sorts Mill Goudy"/>
          <w:sz w:val="28"/>
          <w:szCs w:val="28"/>
        </w:rPr>
      </w:pPr>
      <w:r w:rsidDel="00000000" w:rsidR="00000000" w:rsidRPr="00000000">
        <w:rPr>
          <w:rFonts w:ascii="Sorts Mill Goudy" w:cs="Sorts Mill Goudy" w:eastAsia="Sorts Mill Goudy" w:hAnsi="Sorts Mill Goudy"/>
          <w:b w:val="1"/>
          <w:sz w:val="28"/>
          <w:szCs w:val="28"/>
          <w:rtl w:val="0"/>
        </w:rPr>
        <w:t xml:space="preserve">TAKE NOTICE</w:t>
      </w:r>
      <w:r w:rsidDel="00000000" w:rsidR="00000000" w:rsidRPr="00000000">
        <w:rPr>
          <w:rFonts w:ascii="Sorts Mill Goudy" w:cs="Sorts Mill Goudy" w:eastAsia="Sorts Mill Goudy" w:hAnsi="Sorts Mill Goudy"/>
          <w:sz w:val="28"/>
          <w:szCs w:val="28"/>
          <w:rtl w:val="0"/>
        </w:rPr>
        <w:t xml:space="preserve"> that pursuant to leave granted on the …. this honourable court shall be moved on  the ……………day of………………….2015 at 9.00 O’clock in the morning or soon thereafter as shall be shown on the daily cause list, for the advocate for the above named ex parte applicant will move the Court for:-</w:t>
      </w:r>
    </w:p>
    <w:p w:rsidR="00000000" w:rsidDel="00000000" w:rsidP="00000000" w:rsidRDefault="00000000" w:rsidRPr="00000000" w14:paraId="0000022B">
      <w:pPr>
        <w:pageBreakBefore w:val="0"/>
        <w:widowControl w:val="0"/>
        <w:shd w:fill="ffffff" w:val="clear"/>
        <w:spacing w:line="314" w:lineRule="auto"/>
        <w:ind w:left="720" w:right="831" w:firstLine="0"/>
        <w:jc w:val="both"/>
        <w:rPr>
          <w:rFonts w:ascii="Sorts Mill Goudy" w:cs="Sorts Mill Goudy" w:eastAsia="Sorts Mill Goudy" w:hAnsi="Sorts Mill Goudy"/>
        </w:rPr>
      </w:pP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ffffff" w:val="clear"/>
        <w:spacing w:after="0" w:before="0" w:line="314" w:lineRule="auto"/>
        <w:ind w:left="2880" w:right="831" w:hanging="360"/>
        <w:jc w:val="both"/>
        <w:rPr>
          <w:rFonts w:ascii="Sorts Mill Goudy" w:cs="Sorts Mill Goudy" w:eastAsia="Sorts Mill Goudy" w:hAnsi="Sorts Mill Goudy"/>
          <w:b w:val="0"/>
          <w:i w:val="0"/>
          <w:smallCaps w:val="0"/>
          <w:strike w:val="0"/>
          <w:color w:val="000000"/>
          <w:sz w:val="22"/>
          <w:szCs w:val="22"/>
          <w:u w:val="none"/>
          <w:shd w:fill="auto" w:val="clear"/>
          <w:vertAlign w:val="baseline"/>
        </w:rPr>
      </w:pPr>
      <w:sdt>
        <w:sdtPr>
          <w:tag w:val="goog_rdk_13"/>
        </w:sdtPr>
        <w:sdtContent>
          <w:commentRangeStart w:id="9"/>
        </w:sdtContent>
      </w:sdt>
      <w:r w:rsidDel="00000000" w:rsidR="00000000" w:rsidRPr="00000000">
        <w:rPr>
          <w:rFonts w:ascii="Sorts Mill Goudy" w:cs="Sorts Mill Goudy" w:eastAsia="Sorts Mill Goudy" w:hAnsi="Sorts Mill Goudy"/>
          <w:b w:val="1"/>
          <w:i w:val="0"/>
          <w:smallCaps w:val="0"/>
          <w:strike w:val="0"/>
          <w:color w:val="000000"/>
          <w:sz w:val="22"/>
          <w:szCs w:val="22"/>
          <w:u w:val="single"/>
          <w:shd w:fill="auto" w:val="clear"/>
          <w:vertAlign w:val="baseline"/>
          <w:rtl w:val="0"/>
        </w:rPr>
        <w:t xml:space="preserve">AN ORDER OF CERTIORARI </w:t>
      </w: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baseline"/>
          <w:rtl w:val="0"/>
        </w:rPr>
        <w:t xml:space="preserve">to remove into this honorable court the 1</w:t>
      </w: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superscript"/>
          <w:rtl w:val="0"/>
        </w:rPr>
        <w:t xml:space="preserve">st</w:t>
      </w: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baseline"/>
          <w:rtl w:val="0"/>
        </w:rPr>
        <w:t xml:space="preserve"> Respondent’s order to the 2</w:t>
      </w: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superscript"/>
          <w:rtl w:val="0"/>
        </w:rPr>
        <w:t xml:space="preserve">nd</w:t>
      </w: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baseline"/>
          <w:rtl w:val="0"/>
        </w:rPr>
        <w:t xml:space="preserve"> Respondent dated 25 September 2014.</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ffffff" w:val="clear"/>
        <w:spacing w:after="0" w:before="0" w:line="314" w:lineRule="auto"/>
        <w:ind w:left="2880" w:right="831" w:hanging="360"/>
        <w:jc w:val="both"/>
        <w:rPr>
          <w:rFonts w:ascii="Sorts Mill Goudy" w:cs="Sorts Mill Goudy" w:eastAsia="Sorts Mill Goudy" w:hAnsi="Sorts Mill Goudy"/>
          <w:b w:val="0"/>
          <w:i w:val="0"/>
          <w:smallCaps w:val="0"/>
          <w:strike w:val="0"/>
          <w:color w:val="000000"/>
          <w:sz w:val="22"/>
          <w:szCs w:val="22"/>
          <w:u w:val="none"/>
          <w:shd w:fill="auto" w:val="clear"/>
          <w:vertAlign w:val="baseline"/>
        </w:rPr>
      </w:pPr>
      <w:sdt>
        <w:sdtPr>
          <w:tag w:val="goog_rdk_14"/>
        </w:sdtPr>
        <w:sdtContent>
          <w:commentRangeStart w:id="10"/>
        </w:sdtContent>
      </w:sdt>
      <w:r w:rsidDel="00000000" w:rsidR="00000000" w:rsidRPr="00000000">
        <w:rPr>
          <w:rFonts w:ascii="Sorts Mill Goudy" w:cs="Sorts Mill Goudy" w:eastAsia="Sorts Mill Goudy" w:hAnsi="Sorts Mill Goudy"/>
          <w:b w:val="1"/>
          <w:i w:val="0"/>
          <w:smallCaps w:val="0"/>
          <w:strike w:val="0"/>
          <w:color w:val="000000"/>
          <w:sz w:val="22"/>
          <w:szCs w:val="22"/>
          <w:u w:val="single"/>
          <w:shd w:fill="auto" w:val="clear"/>
          <w:vertAlign w:val="baseline"/>
          <w:rtl w:val="0"/>
        </w:rPr>
        <w:t xml:space="preserve">AN ORDER OF PROHIBITION</w:t>
      </w:r>
      <w:r w:rsidDel="00000000" w:rsidR="00000000" w:rsidRPr="00000000">
        <w:rPr>
          <w:rFonts w:ascii="Sorts Mill Goudy" w:cs="Sorts Mill Goudy" w:eastAsia="Sorts Mill Goudy" w:hAnsi="Sorts Mill Goudy"/>
          <w:b w:val="1"/>
          <w:i w:val="0"/>
          <w:smallCaps w:val="0"/>
          <w:strike w:val="0"/>
          <w:color w:val="000000"/>
          <w:sz w:val="22"/>
          <w:szCs w:val="22"/>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baseline"/>
          <w:rtl w:val="0"/>
        </w:rPr>
        <w:t xml:space="preserve">directed at the 2</w:t>
      </w: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superscript"/>
          <w:rtl w:val="0"/>
        </w:rPr>
        <w:t xml:space="preserve">nd</w:t>
      </w: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baseline"/>
          <w:rtl w:val="0"/>
        </w:rPr>
        <w:t xml:space="preserve"> Respondent prohibiting him from implementing the 1</w:t>
      </w: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superscript"/>
          <w:rtl w:val="0"/>
        </w:rPr>
        <w:t xml:space="preserve">st</w:t>
      </w: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baseline"/>
          <w:rtl w:val="0"/>
        </w:rPr>
        <w:t xml:space="preserve"> Respondent’s order dated 25 September 2014.</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ffffff" w:val="clear"/>
        <w:spacing w:after="0" w:before="0" w:line="314" w:lineRule="auto"/>
        <w:ind w:left="2880" w:right="831" w:hanging="360"/>
        <w:jc w:val="both"/>
        <w:rPr>
          <w:rFonts w:ascii="Sorts Mill Goudy" w:cs="Sorts Mill Goudy" w:eastAsia="Sorts Mill Goudy" w:hAnsi="Sorts Mill Goudy"/>
          <w:b w:val="0"/>
          <w:i w:val="0"/>
          <w:smallCaps w:val="0"/>
          <w:strike w:val="0"/>
          <w:color w:val="000000"/>
          <w:sz w:val="22"/>
          <w:szCs w:val="22"/>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8"/>
          <w:szCs w:val="28"/>
          <w:u w:val="none"/>
          <w:shd w:fill="auto" w:val="clear"/>
          <w:vertAlign w:val="baseline"/>
          <w:rtl w:val="0"/>
        </w:rPr>
        <w:t xml:space="preserve">Costs of this application and the entire proceedings be awarded to the ex parte applicant.</w:t>
      </w:r>
      <w:r w:rsidDel="00000000" w:rsidR="00000000" w:rsidRPr="00000000">
        <w:rPr>
          <w:rtl w:val="0"/>
        </w:rPr>
      </w:r>
    </w:p>
    <w:p w:rsidR="00000000" w:rsidDel="00000000" w:rsidP="00000000" w:rsidRDefault="00000000" w:rsidRPr="00000000" w14:paraId="0000022F">
      <w:pPr>
        <w:pageBreakBefore w:val="0"/>
        <w:ind w:left="360" w:firstLine="0"/>
        <w:jc w:val="both"/>
        <w:rPr>
          <w:rFonts w:ascii="Sorts Mill Goudy" w:cs="Sorts Mill Goudy" w:eastAsia="Sorts Mill Goudy" w:hAnsi="Sorts Mill Goudy"/>
          <w:sz w:val="28"/>
          <w:szCs w:val="28"/>
        </w:rPr>
      </w:pPr>
      <w:r w:rsidDel="00000000" w:rsidR="00000000" w:rsidRPr="00000000">
        <w:rPr>
          <w:rtl w:val="0"/>
        </w:rPr>
      </w:r>
    </w:p>
    <w:p w:rsidR="00000000" w:rsidDel="00000000" w:rsidP="00000000" w:rsidRDefault="00000000" w:rsidRPr="00000000" w14:paraId="00000230">
      <w:pPr>
        <w:pageBreakBefore w:val="0"/>
        <w:ind w:left="360" w:firstLine="0"/>
        <w:jc w:val="both"/>
        <w:rPr>
          <w:rFonts w:ascii="Sorts Mill Goudy" w:cs="Sorts Mill Goudy" w:eastAsia="Sorts Mill Goudy" w:hAnsi="Sorts Mill Goudy"/>
          <w:sz w:val="28"/>
          <w:szCs w:val="28"/>
        </w:rPr>
      </w:pPr>
      <w:r w:rsidDel="00000000" w:rsidR="00000000" w:rsidRPr="00000000">
        <w:rPr>
          <w:rFonts w:ascii="Sorts Mill Goudy" w:cs="Sorts Mill Goudy" w:eastAsia="Sorts Mill Goudy" w:hAnsi="Sorts Mill Goudy"/>
          <w:b w:val="1"/>
          <w:sz w:val="28"/>
          <w:szCs w:val="28"/>
          <w:u w:val="single"/>
          <w:rtl w:val="0"/>
        </w:rPr>
        <w:t xml:space="preserve">WHICH APPLICATION</w:t>
      </w:r>
      <w:r w:rsidDel="00000000" w:rsidR="00000000" w:rsidRPr="00000000">
        <w:rPr>
          <w:rFonts w:ascii="Sorts Mill Goudy" w:cs="Sorts Mill Goudy" w:eastAsia="Sorts Mill Goudy" w:hAnsi="Sorts Mill Goudy"/>
          <w:sz w:val="28"/>
          <w:szCs w:val="28"/>
          <w:rtl w:val="0"/>
        </w:rPr>
        <w:t xml:space="preserve"> is based on the grounds set out in the Statement filed in court, the Verifying Affidavit of </w:t>
      </w:r>
      <w:r w:rsidDel="00000000" w:rsidR="00000000" w:rsidRPr="00000000">
        <w:rPr>
          <w:rFonts w:ascii="Sorts Mill Goudy" w:cs="Sorts Mill Goudy" w:eastAsia="Sorts Mill Goudy" w:hAnsi="Sorts Mill Goudy"/>
          <w:b w:val="1"/>
          <w:sz w:val="28"/>
          <w:szCs w:val="28"/>
          <w:rtl w:val="0"/>
        </w:rPr>
        <w:t xml:space="preserve">Osino Oyange</w:t>
      </w:r>
      <w:r w:rsidDel="00000000" w:rsidR="00000000" w:rsidRPr="00000000">
        <w:rPr>
          <w:rFonts w:ascii="Sorts Mill Goudy" w:cs="Sorts Mill Goudy" w:eastAsia="Sorts Mill Goudy" w:hAnsi="Sorts Mill Goudy"/>
          <w:sz w:val="28"/>
          <w:szCs w:val="28"/>
          <w:rtl w:val="0"/>
        </w:rPr>
        <w:t xml:space="preserve"> dated …. and further and other grounds  to be adduced at the hearing hereof.</w:t>
      </w:r>
    </w:p>
    <w:p w:rsidR="00000000" w:rsidDel="00000000" w:rsidP="00000000" w:rsidRDefault="00000000" w:rsidRPr="00000000" w14:paraId="00000231">
      <w:pPr>
        <w:pageBreakBefore w:val="0"/>
        <w:ind w:left="360" w:firstLine="0"/>
        <w:jc w:val="both"/>
        <w:rPr>
          <w:rFonts w:ascii="Sorts Mill Goudy" w:cs="Sorts Mill Goudy" w:eastAsia="Sorts Mill Goudy" w:hAnsi="Sorts Mill Goudy"/>
          <w:sz w:val="28"/>
          <w:szCs w:val="28"/>
        </w:rPr>
      </w:pPr>
      <w:r w:rsidDel="00000000" w:rsidR="00000000" w:rsidRPr="00000000">
        <w:rPr>
          <w:rtl w:val="0"/>
        </w:rPr>
      </w:r>
    </w:p>
    <w:p w:rsidR="00000000" w:rsidDel="00000000" w:rsidP="00000000" w:rsidRDefault="00000000" w:rsidRPr="00000000" w14:paraId="00000232">
      <w:pPr>
        <w:pageBreakBefore w:val="0"/>
        <w:ind w:left="360" w:firstLine="0"/>
        <w:jc w:val="center"/>
        <w:rPr>
          <w:rFonts w:ascii="Sorts Mill Goudy" w:cs="Sorts Mill Goudy" w:eastAsia="Sorts Mill Goudy" w:hAnsi="Sorts Mill Goudy"/>
          <w:sz w:val="28"/>
          <w:szCs w:val="28"/>
        </w:rPr>
      </w:pPr>
      <w:sdt>
        <w:sdtPr>
          <w:tag w:val="goog_rdk_15"/>
        </w:sdtPr>
        <w:sdtContent>
          <w:commentRangeStart w:id="11"/>
        </w:sdtContent>
      </w:sdt>
      <w:r w:rsidDel="00000000" w:rsidR="00000000" w:rsidRPr="00000000">
        <w:rPr>
          <w:rFonts w:ascii="Sorts Mill Goudy" w:cs="Sorts Mill Goudy" w:eastAsia="Sorts Mill Goudy" w:hAnsi="Sorts Mill Goudy"/>
          <w:sz w:val="28"/>
          <w:szCs w:val="28"/>
          <w:rtl w:val="0"/>
        </w:rPr>
        <w:t xml:space="preserve">DATED at NAIROBI this ….of ….. 2015</w:t>
      </w:r>
    </w:p>
    <w:p w:rsidR="00000000" w:rsidDel="00000000" w:rsidP="00000000" w:rsidRDefault="00000000" w:rsidRPr="00000000" w14:paraId="00000233">
      <w:pPr>
        <w:pageBreakBefore w:val="0"/>
        <w:jc w:val="center"/>
        <w:rPr>
          <w:rFonts w:ascii="Sorts Mill Goudy" w:cs="Sorts Mill Goudy" w:eastAsia="Sorts Mill Goudy" w:hAnsi="Sorts Mill Goudy"/>
          <w:b w:val="1"/>
          <w:sz w:val="28"/>
          <w:szCs w:val="28"/>
        </w:rPr>
      </w:pPr>
      <w:r w:rsidDel="00000000" w:rsidR="00000000" w:rsidRPr="00000000">
        <w:rPr>
          <w:rtl w:val="0"/>
        </w:rPr>
      </w:r>
    </w:p>
    <w:p w:rsidR="00000000" w:rsidDel="00000000" w:rsidP="00000000" w:rsidRDefault="00000000" w:rsidRPr="00000000" w14:paraId="00000234">
      <w:pPr>
        <w:pageBreakBefore w:val="0"/>
        <w:jc w:val="center"/>
        <w:rPr>
          <w:rFonts w:ascii="Sorts Mill Goudy" w:cs="Sorts Mill Goudy" w:eastAsia="Sorts Mill Goudy" w:hAnsi="Sorts Mill Goudy"/>
          <w:b w:val="1"/>
        </w:rPr>
      </w:pPr>
      <w:r w:rsidDel="00000000" w:rsidR="00000000" w:rsidRPr="00000000">
        <w:rPr>
          <w:rFonts w:ascii="Sorts Mill Goudy" w:cs="Sorts Mill Goudy" w:eastAsia="Sorts Mill Goudy" w:hAnsi="Sorts Mill Goudy"/>
          <w:b w:val="1"/>
          <w:rtl w:val="0"/>
        </w:rPr>
        <w:t xml:space="preserve">xxxxxxxxxxxxx</w:t>
      </w:r>
    </w:p>
    <w:p w:rsidR="00000000" w:rsidDel="00000000" w:rsidP="00000000" w:rsidRDefault="00000000" w:rsidRPr="00000000" w14:paraId="00000235">
      <w:pPr>
        <w:pageBreakBefore w:val="0"/>
        <w:jc w:val="center"/>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ADVOCATES FOR THE APPLICANT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36">
      <w:pPr>
        <w:pageBreakBefore w:val="0"/>
        <w:spacing w:after="160" w:line="256" w:lineRule="auto"/>
        <w:jc w:val="center"/>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37">
      <w:pPr>
        <w:pageBreakBefore w:val="0"/>
        <w:spacing w:after="160" w:line="256" w:lineRule="auto"/>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38">
      <w:pPr>
        <w:pageBreakBefore w:val="0"/>
        <w:spacing w:after="160" w:line="256" w:lineRule="auto"/>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39">
      <w:pPr>
        <w:pageBreakBefore w:val="0"/>
        <w:spacing w:after="160" w:line="256" w:lineRule="auto"/>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3A">
      <w:pPr>
        <w:pageBreakBefore w:val="0"/>
        <w:rPr>
          <w:rFonts w:ascii="Sorts Mill Goudy" w:cs="Sorts Mill Goudy" w:eastAsia="Sorts Mill Goudy" w:hAnsi="Sorts Mill Goudy"/>
          <w:b w:val="1"/>
          <w:u w:val="single"/>
        </w:rPr>
      </w:pPr>
      <w:r w:rsidDel="00000000" w:rsidR="00000000" w:rsidRPr="00000000">
        <w:rPr>
          <w:rFonts w:ascii="Sorts Mill Goudy" w:cs="Sorts Mill Goudy" w:eastAsia="Sorts Mill Goudy" w:hAnsi="Sorts Mill Goudy"/>
          <w:b w:val="1"/>
          <w:u w:val="single"/>
          <w:rtl w:val="0"/>
        </w:rPr>
        <w:t xml:space="preserve">DRAWN &amp; FILED BY:</w:t>
      </w:r>
    </w:p>
    <w:p w:rsidR="00000000" w:rsidDel="00000000" w:rsidP="00000000" w:rsidRDefault="00000000" w:rsidRPr="00000000" w14:paraId="0000023B">
      <w:pPr>
        <w:pageBreakBefore w:val="0"/>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3C">
      <w:pPr>
        <w:pageBreakBefore w:val="0"/>
        <w:rPr>
          <w:rFonts w:ascii="Sorts Mill Goudy" w:cs="Sorts Mill Goudy" w:eastAsia="Sorts Mill Goudy" w:hAnsi="Sorts Mill Goudy"/>
          <w:b w:val="1"/>
          <w:u w:val="single"/>
        </w:rPr>
      </w:pPr>
      <w:r w:rsidDel="00000000" w:rsidR="00000000" w:rsidRPr="00000000">
        <w:rPr>
          <w:rtl w:val="0"/>
        </w:rPr>
      </w:r>
    </w:p>
    <w:p w:rsidR="00000000" w:rsidDel="00000000" w:rsidP="00000000" w:rsidRDefault="00000000" w:rsidRPr="00000000" w14:paraId="0000023D">
      <w:pPr>
        <w:pageBreakBefore w:val="0"/>
        <w:spacing w:after="240" w:lineRule="auto"/>
        <w:rPr>
          <w:rFonts w:ascii="Sorts Mill Goudy" w:cs="Sorts Mill Goudy" w:eastAsia="Sorts Mill Goudy" w:hAnsi="Sorts Mill Goudy"/>
          <w:sz w:val="24"/>
          <w:szCs w:val="24"/>
        </w:rPr>
      </w:pPr>
      <w:r w:rsidDel="00000000" w:rsidR="00000000" w:rsidRPr="00000000">
        <w:rPr>
          <w:rFonts w:ascii="Sorts Mill Goudy" w:cs="Sorts Mill Goudy" w:eastAsia="Sorts Mill Goudy" w:hAnsi="Sorts Mill Goudy"/>
          <w:b w:val="1"/>
          <w:sz w:val="24"/>
          <w:szCs w:val="24"/>
          <w:rtl w:val="0"/>
        </w:rPr>
        <w:t xml:space="preserve">Q4.</w:t>
      </w:r>
      <w:r w:rsidDel="00000000" w:rsidR="00000000" w:rsidRPr="00000000">
        <w:rPr>
          <w:rFonts w:ascii="Sorts Mill Goudy" w:cs="Sorts Mill Goudy" w:eastAsia="Sorts Mill Goudy" w:hAnsi="Sorts Mill Goudy"/>
          <w:sz w:val="24"/>
          <w:szCs w:val="24"/>
          <w:rtl w:val="0"/>
        </w:rPr>
        <w:tab/>
      </w:r>
    </w:p>
    <w:p w:rsidR="00000000" w:rsidDel="00000000" w:rsidP="00000000" w:rsidRDefault="00000000" w:rsidRPr="00000000" w14:paraId="000002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92"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Three common mechanisms through which termination or discontinuation of criminal proceedings may be initiated (apart from termination consequent upon conclusion of  a case under S.215 CPC; or consequent upon a finding of no case to answer under S.210 CPC; or consequent upon an order of prohibition) are:-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Entry of Nolle Prosequi in any court by the DPP under S.82 of the CPC.  A Nolle Prosequi can be entered either by stating in court or by informing the court in writing that the Republic intends that the proceedings shall not continue.            </w:t>
        <w:tab/>
        <w:tab/>
        <w:tab/>
        <w:tab/>
        <w:tab/>
        <w:tab/>
        <w:tab/>
        <w:tab/>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[1 Mark]</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Withdrawal under S.87 of the CPC by a public prosecutor of a case before a subordinate court.</w:t>
        <w:tab/>
        <w:tab/>
        <w:tab/>
        <w:tab/>
        <w:tab/>
        <w:tab/>
        <w:tab/>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[1 Mark]</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Withdrawal by a complainant under S.204 of the CPC.</w:t>
        <w:tab/>
        <w:tab/>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[1 Mark]</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92"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 Nolle Prosequi under S.82(1) leads to a discharge if entered before the close of the prosecution case; and to an acquittal if entered after the close of the prosecution case – see Art.157(7) of the Constitution.</w:t>
        <w:tab/>
        <w:tab/>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[1 Mark]</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152"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Withdrawal either under S.87(a) or (b) leads to a discharge if made before the close of the prosecution case; and to an acquittal if made after the close of the prosecution case – also see Art.157(7).</w:t>
        <w:tab/>
        <w:tab/>
        <w:tab/>
        <w:tab/>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[1 Mark]</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152"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Withdrawal by a complainant under S.204 leads to an acquittal. </w:t>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[1 Mark]</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57" w:right="0" w:hanging="1005"/>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4"/>
          <w:szCs w:val="24"/>
          <w:u w:val="single"/>
          <w:shd w:fill="auto" w:val="clear"/>
          <w:vertAlign w:val="baseline"/>
          <w:rtl w:val="0"/>
        </w:rPr>
        <w:t xml:space="preserve">NB</w:t>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 xml:space="preserve">A discharge constitutes no bar to subsequent proceedings against the accused on account of the same facts; while an acquittal constitutes a bar to subsequent proceedings on account of the same facts.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92"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omnibus instrument for use in terminating criminal proceedings in any court is a Nolle Prosequi.  In the given scenario  it would take the following basic structure: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In the Chief Magistrates Court at Bura</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Criminal Case No. 111 of 2013</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Republic ................................................................Prosecutor/Applicant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Versus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Abunuasi Kichwangumu ........................................Accused/Respondent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NOLLE PROSEQUI</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IN EXERCISE of the powers conferred on the Director of Public Prosecutions by Article 157(6) &amp; (8) of the Constitution of Kenya Section 25 of the Director of Public Prosecutions Act, No. 2 of 2013, Section 82 of the Criminal Procedure Code, Cap. 75 and delegated to me by Article 157(9) of the Constitution, the prosecution hereby seeks to enter a Nolle Prosequi and informs this Honourable Court that the Republic intends that the proceedings against the accused person who is charged with the offence of stealing by servant, contrary to Section 281 of the Penal Code, Cap. 63 SHALL NOT continue on the following principal grounds:-</w:t>
      </w:r>
    </w:p>
    <w:p w:rsidR="00000000" w:rsidDel="00000000" w:rsidP="00000000" w:rsidRDefault="00000000" w:rsidRPr="00000000" w14:paraId="000002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key witness Abdi Makengeza who testified-in-chief before the court died before being cross-examined.</w:t>
      </w:r>
    </w:p>
    <w:p w:rsidR="00000000" w:rsidDel="00000000" w:rsidP="00000000" w:rsidRDefault="00000000" w:rsidRPr="00000000" w14:paraId="000002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prosecution cannot find a replacement witness without causing further delay to the continuation of the trial.</w:t>
      </w:r>
    </w:p>
    <w:p w:rsidR="00000000" w:rsidDel="00000000" w:rsidP="00000000" w:rsidRDefault="00000000" w:rsidRPr="00000000" w14:paraId="000002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events necessitating temporary halting of the proceedings were beyond the control of the prosecution. </w:t>
      </w:r>
    </w:p>
    <w:p w:rsidR="00000000" w:rsidDel="00000000" w:rsidP="00000000" w:rsidRDefault="00000000" w:rsidRPr="00000000" w14:paraId="0000026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It is in the interests of justice that the Honourable Court grants the prosecution permission to enter a Nolle Prosequi in the prevailing circumstances.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Dated at Moyale the 19</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day of November, 2014</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Signed</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Justus Gurudumu</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ab/>
      </w: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ASSISTANT DIRECTOR OF PUBLIC PROSECUTIONS</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[9 Marks]</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Q. 5</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w:t>
        <w:tab/>
        <w:t xml:space="preserve">Duplicity in relation to criminal charges simply means double; i.e. no one count of the charge should charge the accused with having committed two or more separate offences.  Duplicity is considered prejudicial to an accused person’s right to a fair trial because it deprives the accused  of an opportunity to know the precise offence he/she is accused of, which undermines his/her capacity to defend himself/herself effectively.  This violates his/her right under Article 50(2)(b) of the Constitution to be informed of the charge with sufficient detail to answer it.</w:t>
        <w:tab/>
        <w:tab/>
        <w:tab/>
        <w:tab/>
        <w:tab/>
        <w:tab/>
        <w:tab/>
        <w:tab/>
        <w:tab/>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[5 Marks]</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b)</w:t>
        <w:tab/>
        <w:t xml:space="preserve">The necessary appeal documents to be filed in the High Court are Petition of Appeal under Section 350 CPC.  Unless the High Court otherwise directs, the Petition must be accompanied by a copy of the judgment or order appealed against.  In the given scenario there is no formal judgment written since the case was concluded through a purported plea of guilty.  Therefore the Petition is to be accompanied by a copy of the plea proceedings including the orders given thereat.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singl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REPUBLIC OF KENYA</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IN THE HIGH COURT OF KENYA AT KARUMAINDO</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CRIMINAL APPEAL No. ....................OF 2014</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DALMAS MKOSI ........................................................APPELANT</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Versus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REPUBLIC ............................................................RESPONDENT</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PETITION OF APPEAL</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[Under Section 350 of the Criminal Procedure Code, Cap. 75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Being an appeal against conviction and sentence by Hon.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Ibrahim Kazamoyo, Resident Magistrate in Karumaindo Resident</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Magistrate’s Court Criminal Case No. 144 of 2014, Republic –vs-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Dalmas Mkosi.]</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 xml:space="preserve">The Appellant herein appeals against his conviction under Section 181(1)(a) of the Penal Code, Cap. 63 and sentence of 5 years imprisonment plus 6 strokes of the cane on the following grounds, namely, that:-</w:t>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proceedings of 10</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October, 2014 are incurably defective and a nullity on grounds of duplicity.</w:t>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Hon. Magistrate erred in fact and law by failing to explain the charge and every element of it to the Appellant to his complete understanding as was his wish and right.</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Hon. Magistrate erred in fact and law by threatening the Appellant with dire consequences if he persisted in not pleading to the charge, as a consequence of which threat the Appellant was forced to plead guilty.</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Hon. Magistrate erred in fact and law in purporting to find the Appellant guilty on his own purported voluntary plea of guilty while he was intimidated into offering such plea.</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Hon. Magistrate erred in fact and law by not getting the prosecutor to narrate the salient facts of the case and to get the Appellant to accept, deny or explain such facts before entering an appropriate plea. </w:t>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Hon. Magistrate erred in fact and law in not offering the Appellant a proper opportunity to mitigate before passing sentence.</w:t>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The Hon. Magistrate erred in fact and law in awarding a sentence of 5 years imprisonment plus 6 strokes of the cane, both of which are illegal.</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REASONS WHEREFORE</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the Appellant prays that:-</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w:t>
        <w:tab/>
        <w:t xml:space="preserve">The appeal be allowed.</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b)</w:t>
        <w:tab/>
        <w:t xml:space="preserve">The conviction be quashed.</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c)</w:t>
        <w:tab/>
        <w:t xml:space="preserve">The sentence be set aside.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 copy of the proceedings incorporating the decision appealed against attached.]</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Dated at Karumaindo the 24</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October, 2014.</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Signed,</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Wakili Shupavu &amp; Company</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Advocates for the Appellant</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Drawn &amp; Filed by:-</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Wakili Shupavu &amp; Company Advocates</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_ _ _ _ _ _ _ _ _ _ _ _ _</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To be served upon:-</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Director of Public Prosecutions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_ _ _ _ _ _ _ _ _ _ _</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ab/>
        <w:tab/>
        <w:tab/>
        <w:tab/>
        <w:tab/>
        <w:tab/>
        <w:tab/>
        <w:tab/>
        <w:tab/>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[10 Marks]</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Q. 6</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Note should be made at the outset:-</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w:t>
        <w:tab/>
        <w:t xml:space="preserve">That whereas the remedy of </w:t>
      </w:r>
      <w:r w:rsidDel="00000000" w:rsidR="00000000" w:rsidRPr="00000000">
        <w:rPr>
          <w:rFonts w:ascii="Sorts Mill Goudy" w:cs="Sorts Mill Goudy" w:eastAsia="Sorts Mill Goudy" w:hAnsi="Sorts Mill Goudy"/>
          <w:b w:val="0"/>
          <w:i w:val="1"/>
          <w:smallCaps w:val="0"/>
          <w:strike w:val="0"/>
          <w:color w:val="000000"/>
          <w:sz w:val="24"/>
          <w:szCs w:val="24"/>
          <w:u w:val="none"/>
          <w:shd w:fill="auto" w:val="clear"/>
          <w:vertAlign w:val="baseline"/>
          <w:rtl w:val="0"/>
        </w:rPr>
        <w:t xml:space="preserve">Habeas Corpus</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features both in the Constitution [Art. 25(d) and Art. 51(2) as well as in the Criminal Procedure Code (S.389) and in the Criminal Procedure (Directions in the Nature of </w:t>
      </w:r>
      <w:r w:rsidDel="00000000" w:rsidR="00000000" w:rsidRPr="00000000">
        <w:rPr>
          <w:rFonts w:ascii="Sorts Mill Goudy" w:cs="Sorts Mill Goudy" w:eastAsia="Sorts Mill Goudy" w:hAnsi="Sorts Mill Goudy"/>
          <w:b w:val="0"/>
          <w:i w:val="1"/>
          <w:smallCaps w:val="0"/>
          <w:strike w:val="0"/>
          <w:color w:val="000000"/>
          <w:sz w:val="24"/>
          <w:szCs w:val="24"/>
          <w:u w:val="none"/>
          <w:shd w:fill="auto" w:val="clear"/>
          <w:vertAlign w:val="baseline"/>
          <w:rtl w:val="0"/>
        </w:rPr>
        <w:t xml:space="preserve">Habeas Corpus</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Rules, in the given scenario the central legal instrument expected to be used is Chamber Summons supported by Affidavit as provided for in the </w:t>
      </w:r>
      <w:r w:rsidDel="00000000" w:rsidR="00000000" w:rsidRPr="00000000">
        <w:rPr>
          <w:rFonts w:ascii="Sorts Mill Goudy" w:cs="Sorts Mill Goudy" w:eastAsia="Sorts Mill Goudy" w:hAnsi="Sorts Mill Goudy"/>
          <w:b w:val="0"/>
          <w:i w:val="1"/>
          <w:smallCaps w:val="0"/>
          <w:strike w:val="0"/>
          <w:color w:val="000000"/>
          <w:sz w:val="24"/>
          <w:szCs w:val="24"/>
          <w:u w:val="none"/>
          <w:shd w:fill="auto" w:val="clear"/>
          <w:vertAlign w:val="baseline"/>
          <w:rtl w:val="0"/>
        </w:rPr>
        <w:t xml:space="preserve">Habeas Corpus</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Rules (Rule 2).</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b)</w:t>
        <w:tab/>
        <w:t xml:space="preserve">That litigants seeking the </w:t>
      </w:r>
      <w:r w:rsidDel="00000000" w:rsidR="00000000" w:rsidRPr="00000000">
        <w:rPr>
          <w:rFonts w:ascii="Sorts Mill Goudy" w:cs="Sorts Mill Goudy" w:eastAsia="Sorts Mill Goudy" w:hAnsi="Sorts Mill Goudy"/>
          <w:b w:val="0"/>
          <w:i w:val="1"/>
          <w:smallCaps w:val="0"/>
          <w:strike w:val="0"/>
          <w:color w:val="000000"/>
          <w:sz w:val="24"/>
          <w:szCs w:val="24"/>
          <w:u w:val="none"/>
          <w:shd w:fill="auto" w:val="clear"/>
          <w:vertAlign w:val="baseline"/>
          <w:rtl w:val="0"/>
        </w:rPr>
        <w:t xml:space="preserve">Habeas Corpus</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remedy in Kenya have not used a uniform format for seeking the remedy.  Some litigants have used the traditional method employed in seeking prerogative </w:t>
      </w:r>
      <w:r w:rsidDel="00000000" w:rsidR="00000000" w:rsidRPr="00000000">
        <w:rPr>
          <w:rFonts w:ascii="Sorts Mill Goudy" w:cs="Sorts Mill Goudy" w:eastAsia="Sorts Mill Goudy" w:hAnsi="Sorts Mill Goudy"/>
          <w:b w:val="0"/>
          <w:i w:val="1"/>
          <w:smallCaps w:val="0"/>
          <w:strike w:val="0"/>
          <w:color w:val="000000"/>
          <w:sz w:val="24"/>
          <w:szCs w:val="24"/>
          <w:u w:val="none"/>
          <w:shd w:fill="auto" w:val="clear"/>
          <w:vertAlign w:val="baseline"/>
          <w:rtl w:val="0"/>
        </w:rPr>
        <w:t xml:space="preserve">writs</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where the application is brought in the name of the Sovereign (Republic) at the instance of the Complainant/Victim as Ex-Parte Applicant while others have gone straight to cite the Complainant/Victim or his representative as the Applicant.  Since either method has been accepted by the High Court in Kenya, candidates may use either method and earn marks in equal measure.  In the present scenario, Mwenda Pole’s wife, Zainabu is cited as the Applicant on his behalf since he himself is being held incommunicado.</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REPUBLIC OF KENYA</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IN THE HIGH COURT OF KENYA AT MBALAMWEZI</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MISCELLANEOUS CRIMINAL APPLICATION No. .............OF 2014</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IN THE MATTER OF THE CONSTITUTION OF KENYA ARTICLES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25(d) AND 51(2)</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IN THE MATTER OF THE CRIMINAL PROCEDURE CODE SECTION 389</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IN THE MATTER OF THE CRIMINAL PROCEDURE (DIRECTIONS IN THE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NATURE OF </w:t>
      </w:r>
      <w:r w:rsidDel="00000000" w:rsidR="00000000" w:rsidRPr="00000000">
        <w:rPr>
          <w:rFonts w:ascii="Sorts Mill Goudy" w:cs="Sorts Mill Goudy" w:eastAsia="Sorts Mill Goudy" w:hAnsi="Sorts Mill Goudy"/>
          <w:b w:val="0"/>
          <w:i w:val="1"/>
          <w:smallCaps w:val="0"/>
          <w:strike w:val="0"/>
          <w:color w:val="000000"/>
          <w:sz w:val="24"/>
          <w:szCs w:val="24"/>
          <w:u w:val="none"/>
          <w:shd w:fill="auto" w:val="clear"/>
          <w:vertAlign w:val="baseline"/>
          <w:rtl w:val="0"/>
        </w:rPr>
        <w:t xml:space="preserve">HABEAS CORPUS</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RULES </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IN THE MATTER OF AN APPLICATION BY MRS ZAINABU MWENDA POLE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FOR AN ORDER OF </w:t>
      </w:r>
      <w:r w:rsidDel="00000000" w:rsidR="00000000" w:rsidRPr="00000000">
        <w:rPr>
          <w:rFonts w:ascii="Sorts Mill Goudy" w:cs="Sorts Mill Goudy" w:eastAsia="Sorts Mill Goudy" w:hAnsi="Sorts Mill Goudy"/>
          <w:b w:val="0"/>
          <w:i w:val="1"/>
          <w:smallCaps w:val="0"/>
          <w:strike w:val="0"/>
          <w:color w:val="000000"/>
          <w:sz w:val="24"/>
          <w:szCs w:val="24"/>
          <w:u w:val="none"/>
          <w:shd w:fill="auto" w:val="clear"/>
          <w:vertAlign w:val="baseline"/>
          <w:rtl w:val="0"/>
        </w:rPr>
        <w:t xml:space="preserve">HABEAS CORPUS</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ON BEHALF OF MWENDA POLE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ZAINABU MWENDA POLE .................................................. APPLICANT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Versus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INSPECTOR GENERAL OF THE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NATIONAL POLICE SERVICE...........................................RESPONDENT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CHAMBER SUMMONS</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[Under Section 389 of the Criminal Procedure Code, Cap. 75</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and Rule 2 of the Criminal Procedure (Directions in the Nature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1"/>
          <w:smallCaps w:val="0"/>
          <w:strike w:val="0"/>
          <w:color w:val="000000"/>
          <w:sz w:val="24"/>
          <w:szCs w:val="24"/>
          <w:u w:val="none"/>
          <w:shd w:fill="auto" w:val="clear"/>
          <w:vertAlign w:val="baseline"/>
          <w:rtl w:val="0"/>
        </w:rPr>
        <w:t xml:space="preserve">Habeas Corpus</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Rules]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LET ALL PARTIES CONCERNED attend the Hon. Judge in Chambers on the _ _ _  day of _ _ _ _ _ _ _ _ _ _, 2014 at 9:00 o’clock in the forenoon or soon thereafter as Counsel for the Applicant may be heard for Orders:-</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w:t>
        <w:tab/>
        <w:t xml:space="preserve">That this application be certified as urgent.</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2.</w:t>
        <w:tab/>
        <w:t xml:space="preserve">That summons be issued directed at the Respondent requiring his appearance before this Hon. Court on _ _ _ _ _ _ _ _ _ _ _ _ at _ _ _ _ _ _ _ _ in the forenoon in person or by Advocate together with the original of any warrant or order for the detention of Mwenda Pole in police custody.</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3.</w:t>
        <w:tab/>
        <w:t xml:space="preserve">That the Respondent produce Mwenda Pole, understood to be detained at Ngware Police Station, before this Hon. Court on the date and time aforesaid and show cause why Mwenda Pole should not be forthwith released.</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4.</w:t>
        <w:tab/>
        <w:t xml:space="preserve">That the costs of this application be provided for.</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WHICH APPLICATION is based on the following grounds:-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w:t>
        <w:tab/>
        <w:t xml:space="preserve">That on the 10</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September, 2014 the Respondent through officers subordinate to him caused Mwenda Pole to be lured away from Zimamoto Hotel in Mbalamwezi City purportedly for his own safety and to help the police in their investigations but made him disappear without trace.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2.</w:t>
        <w:tab/>
        <w:t xml:space="preserve">That Mwenda Pole has not been able to communicate with his immediate family since his disappearance.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3.</w:t>
        <w:tab/>
        <w:t xml:space="preserve">That Mwenda Pole has not been charged before court with any offence to date thereby violating his right to liberty.</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4.</w:t>
        <w:tab/>
        <w:t xml:space="preserve">That Mwenda Pole’s detention is unlawful, calling for the court’s intervention to restore his liberty.</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WHICH APPLICATION is further supported by the annexed Affidavit of Zainabu w/o Mwenda Pole sworn on _ _ _ _ _ _ _ day of _ _ _ _ _ _ _, 2014 and such further grounds as may be adduced at the hearing.</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Dated at Mbalamwezi the _ _ _ _ _ _ day of _ _ _ _ _ _, 2014.</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Signed</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Halahala &amp; Company</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Advocates for the Applicant</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Drawn &amp; Filed by:-</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Halahala &amp; Co. Advocates </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_ _ _ _ _ _ _ _ _ _ _</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To be Served upon:-</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Director of Public Prosecutions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_ _ _ _ _ _ _ _ _ _ _</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ab/>
        <w:tab/>
        <w:tab/>
        <w:tab/>
        <w:tab/>
        <w:tab/>
        <w:tab/>
        <w:tab/>
        <w:tab/>
        <w:tab/>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[8 Marks]</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HEADING</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(as in Chamber Summons)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SUPPORTING AFFIDAVIT</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 ZAINABU MWENDA POLE make oath and state as follows:-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w:t>
        <w:tab/>
        <w:t xml:space="preserve">That I am the wife of MWENDA POLE.</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2.</w:t>
        <w:tab/>
        <w:t xml:space="preserve">That on 9</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September, 2014 Mwenda Pole left home for Zimamoto Hotel in Mbalamwezi City to attend a Seminar for Members of his Majimazuri County Assembly which was to begin on 10</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September, 2014 and end on 12</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September, 2014.</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3.</w:t>
        <w:tab/>
        <w:t xml:space="preserve">That on 10</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September, 2014 one Julius Kaisari whom I know and who was participating in the Seminar telephoned and informed me that Mwenda Pole left the Seminar Hall hurriedly in a car Reg. No. KSG 333 make Peugeot 504 Station Wagon occupied, </w:t>
      </w:r>
      <w:r w:rsidDel="00000000" w:rsidR="00000000" w:rsidRPr="00000000">
        <w:rPr>
          <w:rFonts w:ascii="Sorts Mill Goudy" w:cs="Sorts Mill Goudy" w:eastAsia="Sorts Mill Goudy" w:hAnsi="Sorts Mill Goudy"/>
          <w:b w:val="0"/>
          <w:i w:val="1"/>
          <w:smallCaps w:val="0"/>
          <w:strike w:val="0"/>
          <w:color w:val="000000"/>
          <w:sz w:val="24"/>
          <w:szCs w:val="24"/>
          <w:u w:val="none"/>
          <w:shd w:fill="auto" w:val="clear"/>
          <w:vertAlign w:val="baseline"/>
          <w:rtl w:val="0"/>
        </w:rPr>
        <w:t xml:space="preserve">inter alia</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by people in what looked like police uniform.</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4.</w:t>
        <w:tab/>
        <w:t xml:space="preserve">That the car headed towards Mbalamwezi Divisional Police Headquarters and that Mwenda Pole never returned to the Seminar.</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5.</w:t>
        <w:tab/>
        <w:t xml:space="preserve">That on the same 10</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September, 2014 I visited Mbalamwezi Divisional Police Headquarters to check if Mwenda Pole was there but I was told he was not, whereafter I enquired  from all police stations in Majimazuri County if Mwenda Pole was being held there but all answers I got were negative.</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6. </w:t>
        <w:tab/>
        <w:t xml:space="preserve">That by 15</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September, 2014 Mwenda Pole was still at large but I got credible information from anonymous sources that he was being held at Ngware Police Station, so I instructed Halahala &amp; Company Advocates to seek court intervention to secure his liberty.</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7.</w:t>
        <w:tab/>
        <w:t xml:space="preserve">That what is deponed herein is true to the best of my knowledge and information, sources whereof have been disclosed.</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SWORN by the said ZAINABU MWENDA POLE</w:t>
        <w:tab/>
        <w:t xml:space="preserve">}</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at Nairobi on 15</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September, 2014</w:t>
        <w:tab/>
        <w:tab/>
        <w:tab/>
        <w:t xml:space="preserv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BEFORE ME:</w:t>
        <w:tab/>
        <w:tab/>
        <w:tab/>
        <w:tab/>
        <w:tab/>
        <w:tab/>
        <w:t xml:space="preserve">}</w:t>
        <w:tab/>
        <w:t xml:space="preserve">_ _ _ _ _ _ _ _ _ _ _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ab/>
        <w:tab/>
        <w:tab/>
        <w:tab/>
        <w:tab/>
        <w:tab/>
        <w:tab/>
        <w:t xml:space="preserve">}</w:t>
        <w:tab/>
        <w:t xml:space="preserve">   DEPONENT</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ab/>
        <w:tab/>
        <w:tab/>
        <w:tab/>
        <w:tab/>
        <w:tab/>
        <w:tab/>
        <w:t xml:space="preserv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ab/>
        <w:tab/>
        <w:tab/>
        <w:tab/>
        <w:tab/>
        <w:tab/>
        <w:tab/>
        <w:t xml:space="preserv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COMMISSIONER FOR OATHS</w:t>
        <w:tab/>
        <w:tab/>
        <w:tab/>
        <w:t xml:space="preserv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Drawn &amp; Filed by:-</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Halahala &amp; Co. Advocates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_ _ _ _ _ _ _ _ _ _ _ _ _</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To be Served upon:-</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Director of Public Prosecutions</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_ _ _ _ _ _ _ _ _ _ _ _ _</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ab/>
        <w:tab/>
        <w:tab/>
        <w:tab/>
        <w:tab/>
        <w:tab/>
        <w:tab/>
        <w:tab/>
        <w:tab/>
        <w:tab/>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[7 Marks]</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4"/>
          <w:szCs w:val="24"/>
          <w:u w:val="single"/>
          <w:shd w:fill="auto" w:val="clear"/>
          <w:vertAlign w:val="baseline"/>
          <w:rtl w:val="0"/>
        </w:rPr>
        <w:t xml:space="preserve">NB</w:t>
      </w:r>
      <w:r w:rsidDel="00000000" w:rsidR="00000000" w:rsidRPr="00000000">
        <w:rPr>
          <w:rFonts w:ascii="Sorts Mill Goudy" w:cs="Sorts Mill Goudy" w:eastAsia="Sorts Mill Goudy" w:hAnsi="Sorts Mill Goudy"/>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Ideally, Julius Kaisari should also swear an affidavit narrating Mwenda Pole’s activities for the short period he was at the Seminar and how he left.  However, in view of the candidates’ time constraints, it should suffice if only Mrs Zainabu Mwenda Pole swears the Supporting Affidavit.  A sample Affidavit by Julius Kaisari is, however, attached for those who get round to preparing one (either in addition or as an alternative).  The focus is that if candidates demonstrate general knowledge of the applicable legal instruments and their basic structure, they should pass.  Also, these applications are usually accompanied by certificates of urgency but in this case it would be excusable if such certificate is omitted. </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HEADING</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(as in Chamber Summons)</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single"/>
          <w:shd w:fill="auto" w:val="clear"/>
          <w:vertAlign w:val="baseline"/>
          <w:rtl w:val="0"/>
        </w:rPr>
        <w:t xml:space="preserve">SUPPORTING AFFIDAVIT</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I, JULIUS KAISARI make oath and state as follows:-</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1.</w:t>
        <w:tab/>
        <w:t xml:space="preserve">That in the morning of 10</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September, 2014 I was among participants at a Seminar for Members of Majimazuri County Assembly which was being held at Zimamoto Hotel in Mbalamwezi City.</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2.</w:t>
        <w:tab/>
        <w:t xml:space="preserve">That while the Seminar started at 8:30 a.m., another participant, Mwenda Pole arrived at 9:30 a.m. looking restless as he sat at the same table with me.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3.</w:t>
        <w:tab/>
        <w:t xml:space="preserve">That after about 15 minutes he stepped out of the Seminar Hall to answer a call on his mobile phone and returned after about 5 minutes.</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4.</w:t>
        <w:tab/>
        <w:t xml:space="preserve">That Mwenda Pole had hardly settled down after his return to the Hall when he received another call which seemed to disturb him.</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5.</w:t>
        <w:tab/>
        <w:t xml:space="preserve">That as he stepped out to answer the second call, he enquired from the caller: “What is it again, Inspector?”</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6.</w:t>
        <w:tab/>
        <w:t xml:space="preserve">That when Mwenda Pole went out to answer the second call, he stayed out for a further 5 minutes before returning to the Hall, whereupon he confided to me that the persistent caller had described himself as Inspector Karanga from Mbalamwezi Divisional Police Headquarters who said he had information that his (Mwenda Pole’s) life was in danger and that he (Inspector Karanga) was on his way to the Seminar venue to take him to a place of safety and for him to assist the police with their investigations.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7.</w:t>
        <w:tab/>
        <w:t xml:space="preserve">That Mwenda Pole then picked up his Seminar Papers, stepped out of the Hall and entered a Peugeot 504 Station Wagon car Reg. No. KSG 333 some of whose occupants wore what looked like police uniform; and the car drove away in the direction of Mbalamwezi Divisional Police Headquarters.</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8.</w:t>
        <w:tab/>
        <w:t xml:space="preserve">That when afternoon came and Mwenda Pole had not returned to the Seminar, I telephoned his wife, Zainabu and briefed her about Mwenda Pole’s disappearance for her to take necessary action.</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9.</w:t>
        <w:tab/>
        <w:t xml:space="preserve">That what I have deponed to herein is true to the best of my knowledge and information, the sources whereof have been disclosed.</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SWORN by the said JULIUS KAISARI</w:t>
        <w:tab/>
        <w:tab/>
        <w:t xml:space="preserve">}</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at Nairobi on 15</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 September, 2014</w:t>
        <w:tab/>
        <w:tab/>
        <w:tab/>
        <w:t xml:space="preserv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BEFORE ME:</w:t>
        <w:tab/>
        <w:tab/>
        <w:tab/>
        <w:tab/>
        <w:tab/>
        <w:tab/>
        <w:t xml:space="preserve">}</w:t>
        <w:tab/>
        <w:t xml:space="preserve">_ _ _ _ _ _ _ _ _ _ _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ab/>
        <w:tab/>
        <w:tab/>
        <w:tab/>
        <w:tab/>
        <w:tab/>
        <w:tab/>
        <w:t xml:space="preserve">}</w:t>
        <w:tab/>
        <w:t xml:space="preserve">   DEPONENT</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ab/>
        <w:tab/>
        <w:tab/>
        <w:tab/>
        <w:tab/>
        <w:tab/>
        <w:tab/>
        <w:t xml:space="preserve">}</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ab/>
        <w:tab/>
        <w:tab/>
        <w:tab/>
        <w:tab/>
        <w:tab/>
        <w:tab/>
        <w:t xml:space="preserve">}</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COMMISSIONER FOR OATHS</w:t>
        <w:tab/>
        <w:tab/>
        <w:tab/>
        <w:t xml:space="preserve">}</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Drawn &amp; Filed by:-</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Halahala &amp; Co. Advocates</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_ _ _ _ _ _ _ _ _ _ _ _ _</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To be Served upon:-</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Director of Public Prosecutions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 xml:space="preserve">_ _ _ _ _ _ _ _ _ _ _ _ _</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4"/>
          <w:szCs w:val="24"/>
          <w:u w:val="none"/>
          <w:shd w:fill="auto" w:val="clear"/>
          <w:vertAlign w:val="baseline"/>
          <w:rtl w:val="0"/>
        </w:rPr>
        <w:tab/>
        <w:tab/>
        <w:tab/>
        <w:tab/>
        <w:tab/>
        <w:tab/>
        <w:tab/>
        <w:tab/>
        <w:tab/>
        <w:tab/>
        <w:tab/>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pageBreakBefore w:val="0"/>
        <w:rPr>
          <w:rFonts w:ascii="Sorts Mill Goudy" w:cs="Sorts Mill Goudy" w:eastAsia="Sorts Mill Goudy" w:hAnsi="Sorts Mill Goudy"/>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IMIYU" w:id="4" w:date="2015-01-03T13:37:00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correct statement of offence and particulars to earn 1 mark</w:t>
      </w:r>
    </w:p>
  </w:comment>
  <w:comment w:author="Albert Murambi" w:id="9" w:date="2015-01-09T18:58:00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MARKS</w:t>
      </w:r>
    </w:p>
  </w:comment>
  <w:comment w:author="SIMIYU" w:id="0" w:date="2015-01-03T12:04:00Z">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of 4 marks for any of the points</w:t>
      </w:r>
    </w:p>
  </w:comment>
  <w:comment w:author="Albert Murambi" w:id="10" w:date="2015-01-09T18:59:00Z">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MARKS</w:t>
      </w:r>
    </w:p>
  </w:comment>
  <w:comment w:author="Albert Murambi" w:id="11" w:date="2015-01-09T18:59:00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MARK</w:t>
      </w:r>
    </w:p>
  </w:comment>
  <w:comment w:author="SIMIYU" w:id="3" w:date="2015-01-03T14:36:00Z">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of this points, maximum 3 marks</w:t>
      </w:r>
    </w:p>
  </w:comment>
  <w:comment w:author="Albert Murambi" w:id="7" w:date="2015-01-09T18:58:00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MARK</w:t>
      </w:r>
    </w:p>
  </w:comment>
  <w:comment w:author="SIMIYU" w:id="6" w:date="2011-12-12T00:01:00Z">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mark for each part correctly laid out. Maximum score of 5 marks</w:t>
      </w:r>
    </w:p>
  </w:comment>
  <w:comment w:author="Albert Murambi" w:id="8" w:date="2015-01-09T18:58:00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MARK</w:t>
      </w:r>
    </w:p>
  </w:comment>
  <w:comment w:author="SIMIYU" w:id="1" w:date="2015-01-02T12:37:00Z">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4 marks for each point mentioned.</w:t>
      </w:r>
    </w:p>
  </w:comment>
  <w:comment w:author="Albert Murambi" w:id="5" w:date="2015-01-09T18:49:00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MARK for capturing Osino as the applicant</w:t>
      </w:r>
    </w:p>
  </w:comment>
  <w:comment w:author="SIMIYU" w:id="2" w:date="2015-01-03T12:38:00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mark for each offence that is identified, maximum of 3 marks.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338" w15:done="0"/>
  <w15:commentEx w15:paraId="00000339" w15:done="0"/>
  <w15:commentEx w15:paraId="0000033A" w15:done="0"/>
  <w15:commentEx w15:paraId="0000033B" w15:done="0"/>
  <w15:commentEx w15:paraId="0000033C" w15:done="0"/>
  <w15:commentEx w15:paraId="0000033D" w15:done="0"/>
  <w15:commentEx w15:paraId="0000033E" w15:done="0"/>
  <w15:commentEx w15:paraId="0000033F" w15:done="0"/>
  <w15:commentEx w15:paraId="00000340" w15:done="0"/>
  <w15:commentEx w15:paraId="00000341" w15:done="0"/>
  <w15:commentEx w15:paraId="00000342" w15:done="0"/>
  <w15:commentEx w15:paraId="0000034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Sorts Mill Goudy">
    <w:embedRegular w:fontKey="{00000000-0000-0000-0000-000000000000}" r:id="rId5" w:subsetted="0"/>
    <w:embe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1">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1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Letter"/>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lowerRoman"/>
      <w:lvlText w:val="%1."/>
      <w:lvlJc w:val="right"/>
      <w:pPr>
        <w:ind w:left="720" w:hanging="360"/>
      </w:pPr>
      <w:rPr>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lowerLetter"/>
      <w:lvlText w:val="%1)"/>
      <w:lvlJc w:val="left"/>
      <w:pPr>
        <w:ind w:left="792" w:hanging="360"/>
      </w:pPr>
      <w:rPr/>
    </w:lvl>
    <w:lvl w:ilvl="1">
      <w:start w:val="1"/>
      <w:numFmt w:val="lowerLetter"/>
      <w:lvlText w:val="%2."/>
      <w:lvlJc w:val="left"/>
      <w:pPr>
        <w:ind w:left="1512" w:hanging="360"/>
      </w:pPr>
      <w:rPr/>
    </w:lvl>
    <w:lvl w:ilvl="2">
      <w:start w:val="1"/>
      <w:numFmt w:val="lowerRoman"/>
      <w:lvlText w:val="%3."/>
      <w:lvlJc w:val="right"/>
      <w:pPr>
        <w:ind w:left="2232" w:hanging="180"/>
      </w:pPr>
      <w:rPr/>
    </w:lvl>
    <w:lvl w:ilvl="3">
      <w:start w:val="1"/>
      <w:numFmt w:val="decimal"/>
      <w:lvlText w:val="%4."/>
      <w:lvlJc w:val="left"/>
      <w:pPr>
        <w:ind w:left="2952" w:hanging="360"/>
      </w:pPr>
      <w:rPr/>
    </w:lvl>
    <w:lvl w:ilvl="4">
      <w:start w:val="1"/>
      <w:numFmt w:val="lowerLetter"/>
      <w:lvlText w:val="%5."/>
      <w:lvlJc w:val="left"/>
      <w:pPr>
        <w:ind w:left="3672" w:hanging="360"/>
      </w:pPr>
      <w:rPr/>
    </w:lvl>
    <w:lvl w:ilvl="5">
      <w:start w:val="1"/>
      <w:numFmt w:val="lowerRoman"/>
      <w:lvlText w:val="%6."/>
      <w:lvlJc w:val="right"/>
      <w:pPr>
        <w:ind w:left="4392" w:hanging="180"/>
      </w:pPr>
      <w:rPr/>
    </w:lvl>
    <w:lvl w:ilvl="6">
      <w:start w:val="1"/>
      <w:numFmt w:val="decimal"/>
      <w:lvlText w:val="%7."/>
      <w:lvlJc w:val="left"/>
      <w:pPr>
        <w:ind w:left="5112" w:hanging="360"/>
      </w:pPr>
      <w:rPr/>
    </w:lvl>
    <w:lvl w:ilvl="7">
      <w:start w:val="1"/>
      <w:numFmt w:val="lowerLetter"/>
      <w:lvlText w:val="%8."/>
      <w:lvlJc w:val="left"/>
      <w:pPr>
        <w:ind w:left="5832" w:hanging="360"/>
      </w:pPr>
      <w:rPr/>
    </w:lvl>
    <w:lvl w:ilvl="8">
      <w:start w:val="1"/>
      <w:numFmt w:val="lowerRoman"/>
      <w:lvlText w:val="%9."/>
      <w:lvlJc w:val="right"/>
      <w:pPr>
        <w:ind w:left="6552"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C5F14"/>
    <w:pPr>
      <w:ind w:left="720"/>
      <w:contextualSpacing w:val="1"/>
    </w:pPr>
  </w:style>
  <w:style w:type="paragraph" w:styleId="BalloonText">
    <w:name w:val="Balloon Text"/>
    <w:basedOn w:val="Normal"/>
    <w:link w:val="BalloonTextChar"/>
    <w:uiPriority w:val="99"/>
    <w:semiHidden w:val="1"/>
    <w:unhideWhenUsed w:val="1"/>
    <w:rsid w:val="0098057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8057A"/>
    <w:rPr>
      <w:rFonts w:ascii="Tahoma" w:cs="Tahoma" w:hAnsi="Tahoma"/>
      <w:sz w:val="16"/>
      <w:szCs w:val="16"/>
    </w:rPr>
  </w:style>
  <w:style w:type="paragraph" w:styleId="FootnoteText">
    <w:name w:val="footnote text"/>
    <w:basedOn w:val="Normal"/>
    <w:link w:val="FootnoteTextChar"/>
    <w:uiPriority w:val="99"/>
    <w:unhideWhenUsed w:val="1"/>
    <w:rsid w:val="00C04877"/>
    <w:rPr>
      <w:rFonts w:ascii="Calibri" w:cs="Times New Roman" w:eastAsia="Calibri" w:hAnsi="Calibri"/>
      <w:sz w:val="20"/>
      <w:szCs w:val="20"/>
      <w:lang w:val="en-GB"/>
    </w:rPr>
  </w:style>
  <w:style w:type="character" w:styleId="FootnoteTextChar" w:customStyle="1">
    <w:name w:val="Footnote Text Char"/>
    <w:basedOn w:val="DefaultParagraphFont"/>
    <w:link w:val="FootnoteText"/>
    <w:uiPriority w:val="99"/>
    <w:rsid w:val="00C04877"/>
    <w:rPr>
      <w:rFonts w:ascii="Calibri" w:cs="Times New Roman" w:eastAsia="Calibri" w:hAnsi="Calibri"/>
      <w:sz w:val="20"/>
      <w:szCs w:val="20"/>
      <w:lang w:val="en-GB"/>
    </w:rPr>
  </w:style>
  <w:style w:type="character" w:styleId="FootnoteReference">
    <w:name w:val="footnote reference"/>
    <w:uiPriority w:val="99"/>
    <w:semiHidden w:val="1"/>
    <w:unhideWhenUsed w:val="1"/>
    <w:rsid w:val="00C04877"/>
    <w:rPr>
      <w:vertAlign w:val="superscript"/>
    </w:rPr>
  </w:style>
  <w:style w:type="character" w:styleId="CommentReference">
    <w:name w:val="annotation reference"/>
    <w:basedOn w:val="DefaultParagraphFont"/>
    <w:unhideWhenUsed w:val="1"/>
    <w:rsid w:val="00C04877"/>
    <w:rPr>
      <w:sz w:val="16"/>
      <w:szCs w:val="16"/>
    </w:rPr>
  </w:style>
  <w:style w:type="paragraph" w:styleId="CommentText">
    <w:name w:val="annotation text"/>
    <w:basedOn w:val="Normal"/>
    <w:link w:val="CommentTextChar"/>
    <w:unhideWhenUsed w:val="1"/>
    <w:rsid w:val="00C04877"/>
    <w:pPr>
      <w:spacing w:line="240" w:lineRule="auto"/>
    </w:pPr>
    <w:rPr>
      <w:sz w:val="20"/>
      <w:szCs w:val="20"/>
    </w:rPr>
  </w:style>
  <w:style w:type="character" w:styleId="CommentTextChar" w:customStyle="1">
    <w:name w:val="Comment Text Char"/>
    <w:basedOn w:val="DefaultParagraphFont"/>
    <w:link w:val="CommentText"/>
    <w:rsid w:val="00C04877"/>
    <w:rPr>
      <w:sz w:val="20"/>
      <w:szCs w:val="20"/>
    </w:rPr>
  </w:style>
  <w:style w:type="paragraph" w:styleId="CommentSubject">
    <w:name w:val="annotation subject"/>
    <w:basedOn w:val="CommentText"/>
    <w:next w:val="CommentText"/>
    <w:link w:val="CommentSubjectChar"/>
    <w:uiPriority w:val="99"/>
    <w:semiHidden w:val="1"/>
    <w:unhideWhenUsed w:val="1"/>
    <w:rsid w:val="00C04877"/>
    <w:rPr>
      <w:b w:val="1"/>
      <w:bCs w:val="1"/>
    </w:rPr>
  </w:style>
  <w:style w:type="character" w:styleId="CommentSubjectChar" w:customStyle="1">
    <w:name w:val="Comment Subject Char"/>
    <w:basedOn w:val="CommentTextChar"/>
    <w:link w:val="CommentSubject"/>
    <w:uiPriority w:val="99"/>
    <w:semiHidden w:val="1"/>
    <w:rsid w:val="00C04877"/>
    <w:rPr>
      <w:b w:val="1"/>
      <w:bCs w:val="1"/>
      <w:sz w:val="20"/>
      <w:szCs w:val="20"/>
    </w:rPr>
  </w:style>
  <w:style w:type="paragraph" w:styleId="NormalWeb">
    <w:name w:val="Normal (Web)"/>
    <w:basedOn w:val="Normal"/>
    <w:uiPriority w:val="99"/>
    <w:unhideWhenUsed w:val="1"/>
    <w:rsid w:val="00262F7A"/>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262F7A"/>
    <w:rPr>
      <w:color w:val="0000ff"/>
      <w:u w:val="single"/>
    </w:rPr>
  </w:style>
  <w:style w:type="character" w:styleId="apple-converted-space" w:customStyle="1">
    <w:name w:val="apple-converted-space"/>
    <w:basedOn w:val="DefaultParagraphFont"/>
    <w:rsid w:val="00262F7A"/>
  </w:style>
  <w:style w:type="paragraph" w:styleId="BodyText2">
    <w:name w:val="Body Text 2"/>
    <w:basedOn w:val="Normal"/>
    <w:link w:val="BodyText2Char"/>
    <w:semiHidden w:val="1"/>
    <w:unhideWhenUsed w:val="1"/>
    <w:rsid w:val="00C366E4"/>
    <w:pPr>
      <w:spacing w:after="0" w:line="240" w:lineRule="auto"/>
      <w:jc w:val="center"/>
    </w:pPr>
    <w:rPr>
      <w:rFonts w:ascii="Times New Roman" w:cs="Times New Roman" w:eastAsia="Times New Roman" w:hAnsi="Times New Roman"/>
      <w:sz w:val="24"/>
      <w:szCs w:val="24"/>
      <w:lang w:val="en-GB"/>
    </w:rPr>
  </w:style>
  <w:style w:type="character" w:styleId="BodyText2Char" w:customStyle="1">
    <w:name w:val="Body Text 2 Char"/>
    <w:basedOn w:val="DefaultParagraphFont"/>
    <w:link w:val="BodyText2"/>
    <w:semiHidden w:val="1"/>
    <w:rsid w:val="00C366E4"/>
    <w:rPr>
      <w:rFonts w:ascii="Times New Roman" w:cs="Times New Roman" w:eastAsia="Times New Roman" w:hAnsi="Times New Roman"/>
      <w:sz w:val="24"/>
      <w:szCs w:val="24"/>
      <w:lang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kenyalaw.org:8181/exist/kenyalex/actview.xql?actid=CAP.%2060#KE/LEG/EN/AR/I/CHAPTER%2060/sec_51" TargetMode="External"/><Relationship Id="rId11" Type="http://schemas.openxmlformats.org/officeDocument/2006/relationships/hyperlink" Target="http://www.kenyalaw.org:8181/exist/kenyalex/actview.xql?actid=CAP.%2060#KE/LEG/EN/AR/I/CHAPTER%2060/sec_39" TargetMode="External"/><Relationship Id="rId22" Type="http://schemas.openxmlformats.org/officeDocument/2006/relationships/hyperlink" Target="http://www.kenyalaw.org:8181/exist/kenyalex/actview.xql?actid=CAP.%2060#KE/LEG/EN/AR/I/CHAPTER%2060/sec_45" TargetMode="External"/><Relationship Id="rId10" Type="http://schemas.openxmlformats.org/officeDocument/2006/relationships/hyperlink" Target="http://www.kenyalaw.org:8181/exist/kenyalex/actview.xql?actid=CAP.%2060#KE/LEG/EN/AR/I/CHAPTER%2060/sec_51" TargetMode="External"/><Relationship Id="rId21" Type="http://schemas.openxmlformats.org/officeDocument/2006/relationships/hyperlink" Target="http://www.kenyalaw.org:8181/exist/kenyalex/actview.xql?actid=CAP.%2060#KE/LEG/EN/AR/I/CHAPTER%2060/sec_52" TargetMode="External"/><Relationship Id="rId13" Type="http://schemas.openxmlformats.org/officeDocument/2006/relationships/hyperlink" Target="http://www.kenyalaw.org:8181/exist/kenyalex/actview.xql?actid=CAP.%2060#KE/LEG/EN/AR/I/CHAPTER%2060/sec_69" TargetMode="External"/><Relationship Id="rId12" Type="http://schemas.openxmlformats.org/officeDocument/2006/relationships/hyperlink" Target="http://www.kenyalaw.org:8181/exist/kenyalex/actview.xql?actid=CAP.%2060#KE/LEG/EN/AR/I/CHAPTER%2060/sec_38" TargetMode="External"/><Relationship Id="rId23" Type="http://schemas.openxmlformats.org/officeDocument/2006/relationships/hyperlink" Target="http://www.kenyalaw.org:8181/exist/kenyalex/actview.xql?actid=CAP.%2060#KE/LEG/EN/AR/I/CHAPTER%2060/sec_4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yperlink" Target="http://www.kenyalaw.org:8181/exist/kenyalex/actview.xql?actid=CAP.%2060#KE/LEG/EN/AR/I/CHAPTER%2060/sec_35" TargetMode="External"/><Relationship Id="rId14" Type="http://schemas.openxmlformats.org/officeDocument/2006/relationships/hyperlink" Target="http://www.kenyalaw.org:8181/exist/kenyalex/actview.xql?actid=CAP.%2060#KE/LEG/EN/AR/I/CHAPTER%2060/sec_35/subsec_2" TargetMode="External"/><Relationship Id="rId17" Type="http://schemas.openxmlformats.org/officeDocument/2006/relationships/hyperlink" Target="http://www.kenyalaw.org:8181/exist/kenyalex/actview.xql?actid=CAP.%2060#KE/LEG/EN/AR/I/CHAPTER%2060/sec_63" TargetMode="External"/><Relationship Id="rId16" Type="http://schemas.openxmlformats.org/officeDocument/2006/relationships/hyperlink" Target="http://www.kenyalaw.org:8181/exist/kenyalex/actview.xql?actid=CAP.%2060#KE/LEG/EN/AR/I/CHAPTER%2060/sec_69" TargetMode="External"/><Relationship Id="rId5" Type="http://schemas.openxmlformats.org/officeDocument/2006/relationships/footnotes" Target="footnotes.xml"/><Relationship Id="rId19" Type="http://schemas.openxmlformats.org/officeDocument/2006/relationships/hyperlink" Target="http://www.kenyalaw.org:8181/exist/kenyalex/actview.xql?actid=CAP.%2060#KE/LEG/EN/AR/I/CHAPTER%2060/sec_51" TargetMode="External"/><Relationship Id="rId6" Type="http://schemas.openxmlformats.org/officeDocument/2006/relationships/numbering" Target="numbering.xml"/><Relationship Id="rId18" Type="http://schemas.openxmlformats.org/officeDocument/2006/relationships/hyperlink" Target="http://www.kenyalaw.org:8181/exist/kenyalex/actview.xql?actid=CAP.%2060#KE/LEG/EN/AR/I/CHAPTER%2060/sec_42" TargetMode="Externa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SortsMillGoudy-regular.ttf"/><Relationship Id="rId6"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L5FsO24jlQAHAtpUZi2HIk35aA==">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2015-02-25T06:18:00Z</dcterms:created>
  <dc:creator>SIMIYU</dc:creator>
</cp:coreProperties>
</file>