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center"/>
        <w:rPr>
          <w:rFonts w:ascii="Garamond" w:cs="Garamond" w:eastAsia="Garamond" w:hAnsi="Garamond"/>
          <w:b w:val="1"/>
          <w:i w:val="0"/>
          <w:smallCaps w:val="0"/>
          <w:strike w:val="0"/>
          <w:color w:val="000000"/>
          <w:sz w:val="31"/>
          <w:szCs w:val="31"/>
          <w:u w:val="single"/>
          <w:shd w:fill="auto" w:val="clear"/>
          <w:vertAlign w:val="baseline"/>
        </w:rPr>
      </w:pPr>
      <w:r w:rsidDel="00000000" w:rsidR="00000000" w:rsidRPr="00000000">
        <w:rPr>
          <w:rFonts w:ascii="Garamond" w:cs="Garamond" w:eastAsia="Garamond" w:hAnsi="Garamond"/>
          <w:b w:val="1"/>
          <w:i w:val="0"/>
          <w:smallCaps w:val="0"/>
          <w:strike w:val="0"/>
          <w:color w:val="000000"/>
          <w:sz w:val="31"/>
          <w:szCs w:val="31"/>
          <w:u w:val="single"/>
          <w:shd w:fill="auto" w:val="clear"/>
          <w:vertAlign w:val="baseline"/>
          <w:rtl w:val="0"/>
        </w:rPr>
        <w:t xml:space="preserve">PARTNERSHIP DEEDS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Garamond" w:cs="Garamond" w:eastAsia="Garamond" w:hAnsi="Garamond"/>
          <w:b w:val="0"/>
          <w:i w:val="0"/>
          <w:smallCaps w:val="0"/>
          <w:strike w:val="0"/>
          <w:color w:val="000000"/>
          <w:sz w:val="31"/>
          <w:szCs w:val="31"/>
          <w:u w:val="none"/>
          <w:shd w:fill="auto" w:val="clear"/>
          <w:vertAlign w:val="baseline"/>
        </w:rPr>
      </w:pPr>
      <w:r w:rsidDel="00000000" w:rsidR="00000000" w:rsidRPr="00000000">
        <w:rPr>
          <w:rFonts w:ascii="Garamond" w:cs="Garamond" w:eastAsia="Garamond" w:hAnsi="Garamond"/>
          <w:b w:val="1"/>
          <w:i w:val="0"/>
          <w:smallCaps w:val="0"/>
          <w:strike w:val="0"/>
          <w:color w:val="000000"/>
          <w:sz w:val="31"/>
          <w:szCs w:val="31"/>
          <w:u w:val="none"/>
          <w:shd w:fill="auto" w:val="clear"/>
          <w:vertAlign w:val="baseline"/>
          <w:rtl w:val="0"/>
        </w:rPr>
        <w:t xml:space="preserve">Key areas you will want to cover in your written partnership deed:</w:t>
      </w:r>
      <w:r w:rsidDel="00000000" w:rsidR="00000000" w:rsidRPr="00000000">
        <w:rPr>
          <w:rtl w:val="0"/>
        </w:rPr>
      </w:r>
    </w:p>
    <w:p w:rsidR="00000000" w:rsidDel="00000000" w:rsidP="00000000" w:rsidRDefault="00000000" w:rsidRPr="00000000" w14:paraId="00000003">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Basics of Partnership: What is the name of the partnership?</w:t>
      </w:r>
    </w:p>
    <w:p w:rsidR="00000000" w:rsidDel="00000000" w:rsidP="00000000" w:rsidRDefault="00000000" w:rsidRPr="00000000" w14:paraId="00000004">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What is the purpose of the partnership?</w:t>
      </w:r>
    </w:p>
    <w:p w:rsidR="00000000" w:rsidDel="00000000" w:rsidP="00000000" w:rsidRDefault="00000000" w:rsidRPr="00000000" w14:paraId="00000005">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What is the duration of the partnership?</w:t>
      </w:r>
    </w:p>
    <w:p w:rsidR="00000000" w:rsidDel="00000000" w:rsidP="00000000" w:rsidRDefault="00000000" w:rsidRPr="00000000" w14:paraId="00000006">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Responsibilities, performance and remuneration. What is each partner’s role?</w:t>
      </w:r>
    </w:p>
    <w:p w:rsidR="00000000" w:rsidDel="00000000" w:rsidP="00000000" w:rsidRDefault="00000000" w:rsidRPr="00000000" w14:paraId="00000007">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What are each partner’s responsibilities within the company, and what level of performance is expected?</w:t>
      </w:r>
    </w:p>
    <w:p w:rsidR="00000000" w:rsidDel="00000000" w:rsidP="00000000" w:rsidRDefault="00000000" w:rsidRPr="00000000" w14:paraId="00000008">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Are partners expected to make a full-time commitment to the venture, or are business activities permitted?</w:t>
      </w:r>
    </w:p>
    <w:p w:rsidR="00000000" w:rsidDel="00000000" w:rsidP="00000000" w:rsidRDefault="00000000" w:rsidRPr="00000000" w14:paraId="00000009">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What will be the income of each partner, and how will profits or losses be distributed?</w:t>
      </w:r>
    </w:p>
    <w:p w:rsidR="00000000" w:rsidDel="00000000" w:rsidP="00000000" w:rsidRDefault="00000000" w:rsidRPr="00000000" w14:paraId="0000000A">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Contributions of partners; What will each partner be contributing to the partnership in terms of cash, assets, loans, investments, and/or labor?</w:t>
      </w:r>
    </w:p>
    <w:p w:rsidR="00000000" w:rsidDel="00000000" w:rsidP="00000000" w:rsidRDefault="00000000" w:rsidRPr="00000000" w14:paraId="0000000B">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If a partner loans the company money, what will be the terms or repayment?</w:t>
      </w:r>
    </w:p>
    <w:p w:rsidR="00000000" w:rsidDel="00000000" w:rsidP="00000000" w:rsidRDefault="00000000" w:rsidRPr="00000000" w14:paraId="0000000C">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Will the partners be expected to make additional contributions to the partnership, and if so, how will that be handled?</w:t>
      </w:r>
    </w:p>
    <w:p w:rsidR="00000000" w:rsidDel="00000000" w:rsidP="00000000" w:rsidRDefault="00000000" w:rsidRPr="00000000" w14:paraId="0000000D">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Withdrawal of partners/admission of new partners; What guidelines should be followed if one partner wants to leave the partnership?</w:t>
      </w:r>
    </w:p>
    <w:p w:rsidR="00000000" w:rsidDel="00000000" w:rsidP="00000000" w:rsidRDefault="00000000" w:rsidRPr="00000000" w14:paraId="0000000E">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Will partners be allowed to sell their interests in the business to outsiders?</w:t>
      </w:r>
    </w:p>
    <w:p w:rsidR="00000000" w:rsidDel="00000000" w:rsidP="00000000" w:rsidRDefault="00000000" w:rsidRPr="00000000" w14:paraId="0000000F">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On what grounds can a partner be expelled from the partnership (misconduct, non-performance of duties)?</w:t>
      </w:r>
    </w:p>
    <w:p w:rsidR="00000000" w:rsidDel="00000000" w:rsidP="00000000" w:rsidRDefault="00000000" w:rsidRPr="00000000" w14:paraId="00000010">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How will new partners be admitted to the partnership?</w:t>
      </w:r>
    </w:p>
    <w:p w:rsidR="00000000" w:rsidDel="00000000" w:rsidP="00000000" w:rsidRDefault="00000000" w:rsidRPr="00000000" w14:paraId="00000011">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Buy-out procedures; What guidelines should be followed if one partner wants to retire or leave the partnership?</w:t>
      </w:r>
    </w:p>
    <w:p w:rsidR="00000000" w:rsidDel="00000000" w:rsidP="00000000" w:rsidRDefault="00000000" w:rsidRPr="00000000" w14:paraId="00000012">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What happens if a partner is incapacitated or dies?</w:t>
      </w:r>
    </w:p>
    <w:p w:rsidR="00000000" w:rsidDel="00000000" w:rsidP="00000000" w:rsidRDefault="00000000" w:rsidRPr="00000000" w14:paraId="00000013">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Will the partnership take out life insurance to ensure the surviving partner is able to buy the deceased partner’s shares from his/her heirs?</w:t>
      </w:r>
    </w:p>
    <w:p w:rsidR="00000000" w:rsidDel="00000000" w:rsidP="00000000" w:rsidRDefault="00000000" w:rsidRPr="00000000" w14:paraId="00000014">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Will partners who leave have to sign a non-compete agreement?</w:t>
      </w:r>
    </w:p>
    <w:p w:rsidR="00000000" w:rsidDel="00000000" w:rsidP="00000000" w:rsidRDefault="00000000" w:rsidRPr="00000000" w14:paraId="00000015">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Dispute resolution; What methods will be used to settle disputes that can’t be otherwise resolved?</w:t>
      </w:r>
    </w:p>
    <w:p w:rsidR="00000000" w:rsidDel="00000000" w:rsidP="00000000" w:rsidRDefault="00000000" w:rsidRPr="00000000" w14:paraId="00000016">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What procedures should be used in the event of a tie vote between partners on crucial partnership decisions?</w:t>
      </w:r>
    </w:p>
    <w:p w:rsidR="00000000" w:rsidDel="00000000" w:rsidP="00000000" w:rsidRDefault="00000000" w:rsidRPr="00000000" w14:paraId="00000017">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Will you use mediation or binding arbitration?</w:t>
      </w:r>
    </w:p>
    <w:p w:rsidR="00000000" w:rsidDel="00000000" w:rsidP="00000000" w:rsidRDefault="00000000" w:rsidRPr="00000000" w14:paraId="00000018">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If disputes can’t be resolved, is there a mechanism in place for dissolving the partnership?</w:t>
      </w:r>
    </w:p>
    <w:p w:rsidR="00000000" w:rsidDel="00000000" w:rsidP="00000000" w:rsidRDefault="00000000" w:rsidRPr="00000000" w14:paraId="00000019">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Financial arrangements; What banking arrangements will be made for the partnership?</w:t>
      </w:r>
    </w:p>
    <w:p w:rsidR="00000000" w:rsidDel="00000000" w:rsidP="00000000" w:rsidRDefault="00000000" w:rsidRPr="00000000" w14:paraId="0000001A">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Which partners will have cheque signing privileges?</w:t>
      </w:r>
    </w:p>
    <w:p w:rsidR="00000000" w:rsidDel="00000000" w:rsidP="00000000" w:rsidRDefault="00000000" w:rsidRPr="00000000" w14:paraId="0000001B">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Who will be authorized to draw on the partnership’s accounts?</w:t>
      </w:r>
    </w:p>
    <w:p w:rsidR="00000000" w:rsidDel="00000000" w:rsidP="00000000" w:rsidRDefault="00000000" w:rsidRPr="00000000" w14:paraId="0000001C">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How will the books be kept?</w:t>
      </w:r>
    </w:p>
    <w:p w:rsidR="00000000" w:rsidDel="00000000" w:rsidP="00000000" w:rsidRDefault="00000000" w:rsidRPr="00000000" w14:paraId="0000001D">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Method for dissolving the partnership; When can the partnership be dissolved?</w:t>
      </w:r>
    </w:p>
    <w:p w:rsidR="00000000" w:rsidDel="00000000" w:rsidP="00000000" w:rsidRDefault="00000000" w:rsidRPr="00000000" w14:paraId="0000001E">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What happens to the partnership if the partners decide they can’t work together?</w:t>
      </w:r>
    </w:p>
    <w:p w:rsidR="00000000" w:rsidDel="00000000" w:rsidP="00000000" w:rsidRDefault="00000000" w:rsidRPr="00000000" w14:paraId="0000001F">
      <w:pPr>
        <w:pageBreakBefore w:val="0"/>
        <w:numPr>
          <w:ilvl w:val="0"/>
          <w:numId w:val="1"/>
        </w:numPr>
        <w:shd w:fill="ffffff" w:val="clear"/>
        <w:ind w:left="510" w:hanging="36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Valuation; What methods will be used to determine the value of the business in the event of a sale, dissolution, death, disability or withdrawal of a partner?</w:t>
      </w:r>
    </w:p>
    <w:p w:rsidR="00000000" w:rsidDel="00000000" w:rsidP="00000000" w:rsidRDefault="00000000" w:rsidRPr="00000000" w14:paraId="00000020">
      <w:pPr>
        <w:pStyle w:val="Title"/>
        <w:pageBreakBefore w:val="0"/>
        <w:spacing w:line="360" w:lineRule="auto"/>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21">
      <w:pPr>
        <w:pStyle w:val="Title"/>
        <w:pageBreakBefore w:val="0"/>
        <w:spacing w:line="360" w:lineRule="auto"/>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22">
      <w:pPr>
        <w:pStyle w:val="Title"/>
        <w:pageBreakBefore w:val="0"/>
        <w:spacing w:line="360" w:lineRule="auto"/>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23">
      <w:pPr>
        <w:pStyle w:val="Title"/>
        <w:pageBreakBefore w:val="0"/>
        <w:spacing w:line="36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PARTNERSHIP   DEED</w:t>
      </w:r>
      <w:r w:rsidDel="00000000" w:rsidR="00000000" w:rsidRPr="00000000">
        <w:rPr>
          <w:rtl w:val="0"/>
        </w:rPr>
      </w:r>
    </w:p>
    <w:p w:rsidR="00000000" w:rsidDel="00000000" w:rsidP="00000000" w:rsidRDefault="00000000" w:rsidRPr="00000000" w14:paraId="00000024">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5">
      <w:pPr>
        <w:pageBreakBefore w:val="0"/>
        <w:spacing w:line="360" w:lineRule="auto"/>
        <w:rPr>
          <w:vertAlign w:val="baseline"/>
        </w:rPr>
      </w:pPr>
      <w:r w:rsidDel="00000000" w:rsidR="00000000" w:rsidRPr="00000000">
        <w:rPr>
          <w:vertAlign w:val="baseline"/>
          <w:rtl w:val="0"/>
        </w:rPr>
        <w:tab/>
        <w:t xml:space="preserve">This </w:t>
      </w:r>
      <w:r w:rsidDel="00000000" w:rsidR="00000000" w:rsidRPr="00000000">
        <w:rPr>
          <w:b w:val="1"/>
          <w:vertAlign w:val="baseline"/>
          <w:rtl w:val="0"/>
        </w:rPr>
        <w:t xml:space="preserve">DEED OF PARTNERSHIP</w:t>
      </w:r>
      <w:r w:rsidDel="00000000" w:rsidR="00000000" w:rsidRPr="00000000">
        <w:rPr>
          <w:vertAlign w:val="baseline"/>
          <w:rtl w:val="0"/>
        </w:rPr>
        <w:t xml:space="preserve"> made this _________day of_______  2016 </w:t>
      </w:r>
    </w:p>
    <w:p w:rsidR="00000000" w:rsidDel="00000000" w:rsidP="00000000" w:rsidRDefault="00000000" w:rsidRPr="00000000" w14:paraId="00000026">
      <w:pPr>
        <w:pageBreakBefore w:val="0"/>
        <w:spacing w:line="360" w:lineRule="auto"/>
        <w:rPr>
          <w:vertAlign w:val="baseline"/>
        </w:rPr>
      </w:pPr>
      <w:r w:rsidDel="00000000" w:rsidR="00000000" w:rsidRPr="00000000">
        <w:rPr>
          <w:vertAlign w:val="baseline"/>
          <w:rtl w:val="0"/>
        </w:rPr>
        <w:t xml:space="preserve">Between________________________________________________</w:t>
      </w:r>
    </w:p>
    <w:p w:rsidR="00000000" w:rsidDel="00000000" w:rsidP="00000000" w:rsidRDefault="00000000" w:rsidRPr="00000000" w14:paraId="0000002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9">
      <w:pPr>
        <w:pageBreakBefore w:val="0"/>
        <w:spacing w:line="360" w:lineRule="auto"/>
        <w:jc w:val="both"/>
        <w:rPr>
          <w:vertAlign w:val="baseline"/>
        </w:rPr>
      </w:pPr>
      <w:r w:rsidDel="00000000" w:rsidR="00000000" w:rsidRPr="00000000">
        <w:rPr>
          <w:vertAlign w:val="baseline"/>
          <w:rtl w:val="0"/>
        </w:rPr>
        <w:t xml:space="preserve">hereinafter called the partners of the first part and Second Part   respectively</w:t>
      </w:r>
    </w:p>
    <w:p w:rsidR="00000000" w:rsidDel="00000000" w:rsidP="00000000" w:rsidRDefault="00000000" w:rsidRPr="00000000" w14:paraId="0000002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B">
      <w:pPr>
        <w:pStyle w:val="Heading1"/>
        <w:pageBreakBefore w:val="0"/>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AND</w:t>
      </w:r>
      <w:r w:rsidDel="00000000" w:rsidR="00000000" w:rsidRPr="00000000">
        <w:rPr>
          <w:rtl w:val="0"/>
        </w:rPr>
      </w:r>
    </w:p>
    <w:p w:rsidR="00000000" w:rsidDel="00000000" w:rsidP="00000000" w:rsidRDefault="00000000" w:rsidRPr="00000000" w14:paraId="0000002C">
      <w:pPr>
        <w:pageBreakBefore w:val="0"/>
        <w:spacing w:line="360" w:lineRule="auto"/>
        <w:rPr>
          <w:vertAlign w:val="baseline"/>
        </w:rPr>
      </w:pPr>
      <w:r w:rsidDel="00000000" w:rsidR="00000000" w:rsidRPr="00000000">
        <w:rPr>
          <w:vertAlign w:val="baseline"/>
          <w:rtl w:val="0"/>
        </w:rPr>
        <w:t xml:space="preserve">_______________________________ a company registered under the provisions of the Companies Act  and having its registered office at _______________________________hereinafter called the party of Third part</w:t>
      </w:r>
    </w:p>
    <w:p w:rsidR="00000000" w:rsidDel="00000000" w:rsidP="00000000" w:rsidRDefault="00000000" w:rsidRPr="00000000" w14:paraId="0000002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E">
      <w:pPr>
        <w:pageBreakBefore w:val="0"/>
        <w:spacing w:line="360" w:lineRule="auto"/>
        <w:rPr>
          <w:vertAlign w:val="baseline"/>
        </w:rPr>
      </w:pPr>
      <w:r w:rsidDel="00000000" w:rsidR="00000000" w:rsidRPr="00000000">
        <w:rPr>
          <w:b w:val="1"/>
          <w:vertAlign w:val="baseline"/>
          <w:rtl w:val="0"/>
        </w:rPr>
        <w:t xml:space="preserve">WHEREAS</w:t>
      </w:r>
      <w:r w:rsidDel="00000000" w:rsidR="00000000" w:rsidRPr="00000000">
        <w:rPr>
          <w:vertAlign w:val="baseline"/>
          <w:rtl w:val="0"/>
        </w:rPr>
        <w:t xml:space="preserve"> the Parties of First and Second Part by virtue of their partnership deed dated         have been carrying on the business of manufacturing and marketing paints, colors and varnishes etc. under the name and style of ________________________with factories at ____________________under the same name and style.</w:t>
      </w:r>
    </w:p>
    <w:p w:rsidR="00000000" w:rsidDel="00000000" w:rsidP="00000000" w:rsidRDefault="00000000" w:rsidRPr="00000000" w14:paraId="0000002F">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30">
      <w:pPr>
        <w:pageBreakBefore w:val="0"/>
        <w:spacing w:line="360" w:lineRule="auto"/>
        <w:jc w:val="both"/>
        <w:rPr>
          <w:vertAlign w:val="baseline"/>
        </w:rPr>
      </w:pPr>
      <w:r w:rsidDel="00000000" w:rsidR="00000000" w:rsidRPr="00000000">
        <w:rPr>
          <w:b w:val="1"/>
          <w:vertAlign w:val="baseline"/>
          <w:rtl w:val="0"/>
        </w:rPr>
        <w:t xml:space="preserve">AND WHEREAS</w:t>
      </w:r>
      <w:r w:rsidDel="00000000" w:rsidR="00000000" w:rsidRPr="00000000">
        <w:rPr>
          <w:vertAlign w:val="baseline"/>
          <w:rtl w:val="0"/>
        </w:rPr>
        <w:t xml:space="preserve"> the Party of Third Part Viz. the company is formed with the objects of manufacturing dealing and marketing in paints, varnishes, colors etc.</w:t>
      </w:r>
    </w:p>
    <w:p w:rsidR="00000000" w:rsidDel="00000000" w:rsidP="00000000" w:rsidRDefault="00000000" w:rsidRPr="00000000" w14:paraId="00000031">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32">
      <w:pPr>
        <w:pageBreakBefore w:val="0"/>
        <w:spacing w:line="360" w:lineRule="auto"/>
        <w:jc w:val="both"/>
        <w:rPr>
          <w:vertAlign w:val="baseline"/>
        </w:rPr>
      </w:pPr>
      <w:r w:rsidDel="00000000" w:rsidR="00000000" w:rsidRPr="00000000">
        <w:rPr>
          <w:b w:val="1"/>
          <w:vertAlign w:val="baseline"/>
          <w:rtl w:val="0"/>
        </w:rPr>
        <w:t xml:space="preserve">AND WHEREAS</w:t>
      </w:r>
      <w:r w:rsidDel="00000000" w:rsidR="00000000" w:rsidRPr="00000000">
        <w:rPr>
          <w:vertAlign w:val="baseline"/>
          <w:rtl w:val="0"/>
        </w:rPr>
        <w:t xml:space="preserve"> the Party of the Second Part has expressed its desire and willingness through the director                         to enter into Partnership and parties First, Second part have mutually decided that the Party of the third Part shall be taken as Partner.</w:t>
      </w:r>
    </w:p>
    <w:p w:rsidR="00000000" w:rsidDel="00000000" w:rsidP="00000000" w:rsidRDefault="00000000" w:rsidRPr="00000000" w14:paraId="00000033">
      <w:pPr>
        <w:pageBreakBefore w:val="0"/>
        <w:spacing w:line="360" w:lineRule="auto"/>
        <w:jc w:val="both"/>
        <w:rPr>
          <w:vertAlign w:val="baseline"/>
        </w:rPr>
      </w:pPr>
      <w:r w:rsidDel="00000000" w:rsidR="00000000" w:rsidRPr="00000000">
        <w:rPr>
          <w:b w:val="1"/>
          <w:vertAlign w:val="baseline"/>
          <w:rtl w:val="0"/>
        </w:rPr>
        <w:t xml:space="preserve">AND WHEREAS</w:t>
      </w:r>
      <w:r w:rsidDel="00000000" w:rsidR="00000000" w:rsidRPr="00000000">
        <w:rPr>
          <w:vertAlign w:val="baseline"/>
          <w:rtl w:val="0"/>
        </w:rPr>
        <w:t xml:space="preserve"> it is deemed necessary and desirable that a regular Deed of Partnership be reduced in writing and executed on the terms and conditions mentioned hereunder.</w:t>
      </w:r>
    </w:p>
    <w:p w:rsidR="00000000" w:rsidDel="00000000" w:rsidP="00000000" w:rsidRDefault="00000000" w:rsidRPr="00000000" w14:paraId="00000034">
      <w:pPr>
        <w:pStyle w:val="Heading2"/>
        <w:pageBreakBefore w:val="0"/>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NOW THIS DEED WINTESSETH AS UNDER: -</w:t>
      </w:r>
      <w:r w:rsidDel="00000000" w:rsidR="00000000" w:rsidRPr="00000000">
        <w:rPr>
          <w:rtl w:val="0"/>
        </w:rPr>
      </w:r>
    </w:p>
    <w:p w:rsidR="00000000" w:rsidDel="00000000" w:rsidP="00000000" w:rsidRDefault="00000000" w:rsidRPr="00000000" w14:paraId="00000035">
      <w:pPr>
        <w:pageBreakBefore w:val="0"/>
        <w:spacing w:line="360" w:lineRule="auto"/>
        <w:jc w:val="both"/>
        <w:rPr>
          <w:vertAlign w:val="baseline"/>
        </w:rPr>
      </w:pPr>
      <w:r w:rsidDel="00000000" w:rsidR="00000000" w:rsidRPr="00000000">
        <w:rPr>
          <w:vertAlign w:val="baseline"/>
          <w:rtl w:val="0"/>
        </w:rPr>
        <w:t xml:space="preserve">1. The Partnership shall come into effect from _____________________and shall be for an indefinite period unless it is determined.</w:t>
      </w:r>
    </w:p>
    <w:p w:rsidR="00000000" w:rsidDel="00000000" w:rsidP="00000000" w:rsidRDefault="00000000" w:rsidRPr="00000000" w14:paraId="00000036">
      <w:pPr>
        <w:pageBreakBefore w:val="0"/>
        <w:spacing w:line="360" w:lineRule="auto"/>
        <w:jc w:val="both"/>
        <w:rPr>
          <w:vertAlign w:val="baseline"/>
        </w:rPr>
      </w:pPr>
      <w:r w:rsidDel="00000000" w:rsidR="00000000" w:rsidRPr="00000000">
        <w:rPr>
          <w:vertAlign w:val="baseline"/>
          <w:rtl w:val="0"/>
        </w:rPr>
        <w:t xml:space="preserve">2.That the name and style of the Partnership firm hereby formed shall be                      with factories at ________________________under the same names and style or with branch or branches at such place(s) as the parties may mutually decide.</w:t>
      </w:r>
    </w:p>
    <w:p w:rsidR="00000000" w:rsidDel="00000000" w:rsidP="00000000" w:rsidRDefault="00000000" w:rsidRPr="00000000" w14:paraId="00000037">
      <w:pPr>
        <w:pageBreakBefore w:val="0"/>
        <w:spacing w:line="360" w:lineRule="auto"/>
        <w:jc w:val="both"/>
        <w:rPr>
          <w:vertAlign w:val="baseline"/>
        </w:rPr>
      </w:pPr>
      <w:r w:rsidDel="00000000" w:rsidR="00000000" w:rsidRPr="00000000">
        <w:rPr>
          <w:vertAlign w:val="baseline"/>
          <w:rtl w:val="0"/>
        </w:rPr>
        <w:t xml:space="preserve">3. That the business of the Partnership Firm hereby formed shall be that of manufacturing and marketing of paints, colors and varnishes etc., as hereto before.  The parties may, however, with their mutual consent embark upon a new line or lines of business and may open branch or branches or new factory.</w:t>
      </w:r>
    </w:p>
    <w:p w:rsidR="00000000" w:rsidDel="00000000" w:rsidP="00000000" w:rsidRDefault="00000000" w:rsidRPr="00000000" w14:paraId="00000038">
      <w:pPr>
        <w:pageBreakBefore w:val="0"/>
        <w:spacing w:line="360" w:lineRule="auto"/>
        <w:jc w:val="both"/>
        <w:rPr>
          <w:vertAlign w:val="baseline"/>
        </w:rPr>
      </w:pPr>
      <w:r w:rsidDel="00000000" w:rsidR="00000000" w:rsidRPr="00000000">
        <w:rPr>
          <w:vertAlign w:val="baseline"/>
          <w:rtl w:val="0"/>
        </w:rPr>
        <w:t xml:space="preserve">4.  That the amount standing to the credit of the personal accounts of the Parties of First and Second Part in the books of above firm as on                   shall be treated as contribution by them to the capital of the Partnership and the Party of the Third Part shall bring Kshs---------------------------------- his share towards the capital of the firm.</w:t>
      </w:r>
    </w:p>
    <w:p w:rsidR="00000000" w:rsidDel="00000000" w:rsidP="00000000" w:rsidRDefault="00000000" w:rsidRPr="00000000" w14:paraId="00000039">
      <w:pPr>
        <w:pageBreakBefore w:val="0"/>
        <w:spacing w:line="360" w:lineRule="auto"/>
        <w:jc w:val="both"/>
        <w:rPr>
          <w:vertAlign w:val="baseline"/>
        </w:rPr>
      </w:pPr>
      <w:r w:rsidDel="00000000" w:rsidR="00000000" w:rsidRPr="00000000">
        <w:rPr>
          <w:vertAlign w:val="baseline"/>
          <w:rtl w:val="0"/>
        </w:rPr>
        <w:t xml:space="preserve">5. That further finance required for the purpose of business of the firm shall be contributed by the parties in such rate as may be mutually agreed upon.  Interest at the rate of _____________________or at a rate as may be mutually agreed upon between the parties from time to time shall be allowed on the capital standing to his/her credit for the time being in the books of the partnership.</w:t>
      </w:r>
    </w:p>
    <w:p w:rsidR="00000000" w:rsidDel="00000000" w:rsidP="00000000" w:rsidRDefault="00000000" w:rsidRPr="00000000" w14:paraId="0000003A">
      <w:pPr>
        <w:pageBreakBefore w:val="0"/>
        <w:spacing w:line="360" w:lineRule="auto"/>
        <w:jc w:val="both"/>
        <w:rPr>
          <w:vertAlign w:val="baseline"/>
        </w:rPr>
      </w:pPr>
      <w:r w:rsidDel="00000000" w:rsidR="00000000" w:rsidRPr="00000000">
        <w:rPr>
          <w:vertAlign w:val="baseline"/>
          <w:rtl w:val="0"/>
        </w:rPr>
        <w:t xml:space="preserve">6. That the regular accounts books shall be kept in due course of business in which shall be faithfully recorded all the transactions enter into by the firm and such books shall be closed on ____________________or/on any other convenient or auspicious day as may be mutually agreed upon between the parties hereto from time to time.</w:t>
      </w:r>
    </w:p>
    <w:p w:rsidR="00000000" w:rsidDel="00000000" w:rsidP="00000000" w:rsidRDefault="00000000" w:rsidRPr="00000000" w14:paraId="0000003B">
      <w:pPr>
        <w:pageBreakBefore w:val="0"/>
        <w:spacing w:line="360" w:lineRule="auto"/>
        <w:jc w:val="both"/>
        <w:rPr>
          <w:vertAlign w:val="baseline"/>
        </w:rPr>
      </w:pPr>
      <w:r w:rsidDel="00000000" w:rsidR="00000000" w:rsidRPr="00000000">
        <w:rPr>
          <w:vertAlign w:val="baseline"/>
          <w:rtl w:val="0"/>
        </w:rPr>
        <w:t xml:space="preserve">7. That on closing the account books in the aforesaid manner, a regular profit &amp; Loss Account shall be prepared and a balance sheet shall be drawn up.</w:t>
      </w:r>
    </w:p>
    <w:p w:rsidR="00000000" w:rsidDel="00000000" w:rsidP="00000000" w:rsidRDefault="00000000" w:rsidRPr="00000000" w14:paraId="0000003C">
      <w:pPr>
        <w:pageBreakBefore w:val="0"/>
        <w:spacing w:line="360" w:lineRule="auto"/>
        <w:jc w:val="both"/>
        <w:rPr>
          <w:vertAlign w:val="baseline"/>
        </w:rPr>
      </w:pPr>
      <w:r w:rsidDel="00000000" w:rsidR="00000000" w:rsidRPr="00000000">
        <w:rPr>
          <w:vertAlign w:val="baseline"/>
          <w:rtl w:val="0"/>
        </w:rPr>
        <w:t xml:space="preserve">8. That the Profits &amp; Losses shall be divided between and borne by parties hereto in the following proportions:</w:t>
      </w:r>
    </w:p>
    <w:p w:rsidR="00000000" w:rsidDel="00000000" w:rsidP="00000000" w:rsidRDefault="00000000" w:rsidRPr="00000000" w14:paraId="0000003D">
      <w:pPr>
        <w:pStyle w:val="Heading3"/>
        <w:pageBreakBefore w:val="0"/>
        <w:rPr>
          <w:vertAlign w:val="baseline"/>
        </w:rPr>
      </w:pPr>
      <w:r w:rsidDel="00000000" w:rsidR="00000000" w:rsidRPr="00000000">
        <w:rPr>
          <w:b w:val="1"/>
          <w:vertAlign w:val="baseline"/>
          <w:rtl w:val="0"/>
        </w:rPr>
        <w:t xml:space="preserve">Partner                                                        % of share in Profits and Losses</w:t>
      </w:r>
      <w:r w:rsidDel="00000000" w:rsidR="00000000" w:rsidRPr="00000000">
        <w:rPr>
          <w:rtl w:val="0"/>
        </w:rPr>
      </w:r>
    </w:p>
    <w:p w:rsidR="00000000" w:rsidDel="00000000" w:rsidP="00000000" w:rsidRDefault="00000000" w:rsidRPr="00000000" w14:paraId="0000003E">
      <w:pPr>
        <w:pageBreakBefore w:val="0"/>
        <w:spacing w:line="360" w:lineRule="auto"/>
        <w:jc w:val="both"/>
        <w:rPr>
          <w:vertAlign w:val="baseline"/>
        </w:rPr>
      </w:pPr>
      <w:r w:rsidDel="00000000" w:rsidR="00000000" w:rsidRPr="00000000">
        <w:rPr>
          <w:vertAlign w:val="baseline"/>
          <w:rtl w:val="0"/>
        </w:rPr>
        <w:t xml:space="preserve">9.  That the partners will be paid a Salary of KSH._________________________ per month for the services rendered to the rim and they will also be entitled to a bonus @ 12% on their salary.</w:t>
      </w:r>
    </w:p>
    <w:p w:rsidR="00000000" w:rsidDel="00000000" w:rsidP="00000000" w:rsidRDefault="00000000" w:rsidRPr="00000000" w14:paraId="0000003F">
      <w:pPr>
        <w:pageBreakBefore w:val="0"/>
        <w:spacing w:line="360" w:lineRule="auto"/>
        <w:jc w:val="both"/>
        <w:rPr>
          <w:vertAlign w:val="baseline"/>
        </w:rPr>
      </w:pPr>
      <w:r w:rsidDel="00000000" w:rsidR="00000000" w:rsidRPr="00000000">
        <w:rPr>
          <w:vertAlign w:val="baseline"/>
          <w:rtl w:val="0"/>
        </w:rPr>
        <w:t xml:space="preserve">10.  That all the assets and liabilities of the firm as on____________________ tangible or otherwise, would be taken over by the Partnership at its book value and shall be deemed to be assets and liabilities of this Partnership and all the Parties hereto will have equal rights/liabilities thereon.</w:t>
      </w:r>
    </w:p>
    <w:p w:rsidR="00000000" w:rsidDel="00000000" w:rsidP="00000000" w:rsidRDefault="00000000" w:rsidRPr="00000000" w14:paraId="00000040">
      <w:pPr>
        <w:pageBreakBefore w:val="0"/>
        <w:spacing w:line="360" w:lineRule="auto"/>
        <w:jc w:val="both"/>
        <w:rPr>
          <w:vertAlign w:val="baseline"/>
        </w:rPr>
      </w:pPr>
      <w:r w:rsidDel="00000000" w:rsidR="00000000" w:rsidRPr="00000000">
        <w:rPr>
          <w:vertAlign w:val="baseline"/>
          <w:rtl w:val="0"/>
        </w:rPr>
        <w:t xml:space="preserve">11.  That all rights of the firm as on ________________ namely ISI marketing license, Trade marks, Sales Tax registration, Telephone connections, Tenancy rights, Lease rights, Ownership right etc. shall be deemed to be the rights of the partnership and all the parties hereto will have equal rights/liabilities thereon.</w:t>
      </w:r>
    </w:p>
    <w:p w:rsidR="00000000" w:rsidDel="00000000" w:rsidP="00000000" w:rsidRDefault="00000000" w:rsidRPr="00000000" w14:paraId="0000004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3">
      <w:pPr>
        <w:pageBreakBefore w:val="0"/>
        <w:spacing w:line="360" w:lineRule="auto"/>
        <w:jc w:val="both"/>
        <w:rPr>
          <w:vertAlign w:val="baseline"/>
        </w:rPr>
      </w:pPr>
      <w:r w:rsidDel="00000000" w:rsidR="00000000" w:rsidRPr="00000000">
        <w:rPr>
          <w:vertAlign w:val="baseline"/>
          <w:rtl w:val="0"/>
        </w:rPr>
        <w:t xml:space="preserve">12.  That each partner shall: -</w:t>
      </w:r>
    </w:p>
    <w:p w:rsidR="00000000" w:rsidDel="00000000" w:rsidP="00000000" w:rsidRDefault="00000000" w:rsidRPr="00000000" w14:paraId="00000044">
      <w:pPr>
        <w:pageBreakBefore w:val="0"/>
        <w:numPr>
          <w:ilvl w:val="0"/>
          <w:numId w:val="2"/>
        </w:numPr>
        <w:spacing w:line="360" w:lineRule="auto"/>
        <w:ind w:left="660" w:hanging="360"/>
        <w:jc w:val="both"/>
        <w:rPr>
          <w:vertAlign w:val="baseline"/>
        </w:rPr>
      </w:pPr>
      <w:r w:rsidDel="00000000" w:rsidR="00000000" w:rsidRPr="00000000">
        <w:rPr>
          <w:vertAlign w:val="baseline"/>
          <w:rtl w:val="0"/>
        </w:rPr>
        <w:t xml:space="preserve">Diligently attend to the business of the Partnership and devote his/her necessary time and attention thereto.</w:t>
      </w:r>
    </w:p>
    <w:p w:rsidR="00000000" w:rsidDel="00000000" w:rsidP="00000000" w:rsidRDefault="00000000" w:rsidRPr="00000000" w14:paraId="00000045">
      <w:pPr>
        <w:pageBreakBefore w:val="0"/>
        <w:numPr>
          <w:ilvl w:val="0"/>
          <w:numId w:val="2"/>
        </w:numPr>
        <w:spacing w:line="360" w:lineRule="auto"/>
        <w:ind w:left="660" w:hanging="360"/>
        <w:jc w:val="both"/>
        <w:rPr>
          <w:vertAlign w:val="baseline"/>
        </w:rPr>
      </w:pPr>
      <w:r w:rsidDel="00000000" w:rsidR="00000000" w:rsidRPr="00000000">
        <w:rPr>
          <w:vertAlign w:val="baseline"/>
          <w:rtl w:val="0"/>
        </w:rPr>
        <w:t xml:space="preserve">Punctually pay her/his separate debts and indemnify the other partner and the Assets of the firm against the same and all expenses therefore.</w:t>
      </w:r>
    </w:p>
    <w:p w:rsidR="00000000" w:rsidDel="00000000" w:rsidP="00000000" w:rsidRDefault="00000000" w:rsidRPr="00000000" w14:paraId="00000046">
      <w:pPr>
        <w:pageBreakBefore w:val="0"/>
        <w:numPr>
          <w:ilvl w:val="0"/>
          <w:numId w:val="2"/>
        </w:numPr>
        <w:spacing w:line="360" w:lineRule="auto"/>
        <w:ind w:left="660" w:hanging="360"/>
        <w:jc w:val="both"/>
        <w:rPr>
          <w:vertAlign w:val="baseline"/>
        </w:rPr>
      </w:pPr>
      <w:r w:rsidDel="00000000" w:rsidR="00000000" w:rsidRPr="00000000">
        <w:rPr>
          <w:vertAlign w:val="baseline"/>
          <w:rtl w:val="0"/>
        </w:rPr>
        <w:t xml:space="preserve">Upon every reasonable request inform the other Partner of all letters, accounts, writings and such other things which shall come to her/his hands or knowledge concerning the business of the Partnership.</w:t>
      </w:r>
    </w:p>
    <w:p w:rsidR="00000000" w:rsidDel="00000000" w:rsidP="00000000" w:rsidRDefault="00000000" w:rsidRPr="00000000" w14:paraId="00000047">
      <w:pPr>
        <w:pageBreakBefore w:val="0"/>
        <w:spacing w:line="360" w:lineRule="auto"/>
        <w:ind w:left="300"/>
        <w:jc w:val="both"/>
        <w:rPr>
          <w:vertAlign w:val="baseline"/>
        </w:rPr>
      </w:pPr>
      <w:r w:rsidDel="00000000" w:rsidR="00000000" w:rsidRPr="00000000">
        <w:rPr>
          <w:rtl w:val="0"/>
        </w:rPr>
      </w:r>
    </w:p>
    <w:p w:rsidR="00000000" w:rsidDel="00000000" w:rsidP="00000000" w:rsidRDefault="00000000" w:rsidRPr="00000000" w14:paraId="00000048">
      <w:pPr>
        <w:pageBreakBefore w:val="0"/>
        <w:spacing w:line="360" w:lineRule="auto"/>
        <w:jc w:val="both"/>
        <w:rPr>
          <w:vertAlign w:val="baseline"/>
        </w:rPr>
      </w:pPr>
      <w:r w:rsidDel="00000000" w:rsidR="00000000" w:rsidRPr="00000000">
        <w:rPr>
          <w:vertAlign w:val="baseline"/>
          <w:rtl w:val="0"/>
        </w:rPr>
        <w:t xml:space="preserve">13.That neither Partner shall without the consent of the others: -</w:t>
      </w:r>
    </w:p>
    <w:p w:rsidR="00000000" w:rsidDel="00000000" w:rsidP="00000000" w:rsidRDefault="00000000" w:rsidRPr="00000000" w14:paraId="00000049">
      <w:pPr>
        <w:pageBreakBefore w:val="0"/>
        <w:numPr>
          <w:ilvl w:val="0"/>
          <w:numId w:val="3"/>
        </w:numPr>
        <w:spacing w:line="360" w:lineRule="auto"/>
        <w:ind w:left="1410" w:hanging="390"/>
        <w:jc w:val="both"/>
        <w:rPr>
          <w:vertAlign w:val="baseline"/>
        </w:rPr>
      </w:pPr>
      <w:r w:rsidDel="00000000" w:rsidR="00000000" w:rsidRPr="00000000">
        <w:rPr>
          <w:vertAlign w:val="baseline"/>
          <w:rtl w:val="0"/>
        </w:rPr>
        <w:t xml:space="preserve">Lend any of the money or deliver upon credit any of the goods of the firm to any person or persons whom the other Partners shall have previously in writing forbidden her/him to trust.</w:t>
      </w:r>
    </w:p>
    <w:p w:rsidR="00000000" w:rsidDel="00000000" w:rsidP="00000000" w:rsidRDefault="00000000" w:rsidRPr="00000000" w14:paraId="0000004A">
      <w:pPr>
        <w:pageBreakBefore w:val="0"/>
        <w:numPr>
          <w:ilvl w:val="0"/>
          <w:numId w:val="3"/>
        </w:numPr>
        <w:spacing w:line="360" w:lineRule="auto"/>
        <w:ind w:left="1410" w:hanging="390"/>
        <w:jc w:val="both"/>
        <w:rPr>
          <w:vertAlign w:val="baseline"/>
        </w:rPr>
      </w:pPr>
      <w:r w:rsidDel="00000000" w:rsidR="00000000" w:rsidRPr="00000000">
        <w:rPr>
          <w:vertAlign w:val="baseline"/>
          <w:rtl w:val="0"/>
        </w:rPr>
        <w:t xml:space="preserve">Raise or advance any loan in the name of or on behalf of the firm.</w:t>
      </w:r>
    </w:p>
    <w:p w:rsidR="00000000" w:rsidDel="00000000" w:rsidP="00000000" w:rsidRDefault="00000000" w:rsidRPr="00000000" w14:paraId="0000004B">
      <w:pPr>
        <w:pageBreakBefore w:val="0"/>
        <w:numPr>
          <w:ilvl w:val="0"/>
          <w:numId w:val="3"/>
        </w:numPr>
        <w:spacing w:line="360" w:lineRule="auto"/>
        <w:ind w:left="1410" w:hanging="390"/>
        <w:jc w:val="both"/>
        <w:rPr>
          <w:vertAlign w:val="baseline"/>
        </w:rPr>
      </w:pPr>
      <w:r w:rsidDel="00000000" w:rsidR="00000000" w:rsidRPr="00000000">
        <w:rPr>
          <w:vertAlign w:val="baseline"/>
          <w:rtl w:val="0"/>
        </w:rPr>
        <w:t xml:space="preserve">Assign, charge or transfer her/his shares in assets or profits of the firm.</w:t>
      </w:r>
    </w:p>
    <w:p w:rsidR="00000000" w:rsidDel="00000000" w:rsidP="00000000" w:rsidRDefault="00000000" w:rsidRPr="00000000" w14:paraId="0000004C">
      <w:pPr>
        <w:pageBreakBefore w:val="0"/>
        <w:spacing w:line="360" w:lineRule="auto"/>
        <w:jc w:val="both"/>
        <w:rPr>
          <w:vertAlign w:val="baseline"/>
        </w:rPr>
      </w:pPr>
      <w:r w:rsidDel="00000000" w:rsidR="00000000" w:rsidRPr="00000000">
        <w:rPr>
          <w:vertAlign w:val="baseline"/>
          <w:rtl w:val="0"/>
        </w:rPr>
        <w:t xml:space="preserve">14.  That the account in the name of the firm ___________________shall be opened with the Banks or bankers as the Parties may mutually decide and the same shall be operated upon by the Parties hereto singly.</w:t>
      </w:r>
    </w:p>
    <w:p w:rsidR="00000000" w:rsidDel="00000000" w:rsidP="00000000" w:rsidRDefault="00000000" w:rsidRPr="00000000" w14:paraId="0000004D">
      <w:pPr>
        <w:pageBreakBefore w:val="0"/>
        <w:spacing w:line="360" w:lineRule="auto"/>
        <w:jc w:val="both"/>
        <w:rPr>
          <w:vertAlign w:val="baseline"/>
        </w:rPr>
      </w:pPr>
      <w:r w:rsidDel="00000000" w:rsidR="00000000" w:rsidRPr="00000000">
        <w:rPr>
          <w:vertAlign w:val="baseline"/>
          <w:rtl w:val="0"/>
        </w:rPr>
        <w:t xml:space="preserve">15.That any partner may retire from the Partnership firm, hereby formed by giving two months notice in writing to the others but none shall leave the firm until or unless all the pending commitments are carried out, liabilities paid off, assets realized and accounts are rendered fully and settled finally to the entire satisfaction of each of the parties hereto.</w:t>
      </w:r>
    </w:p>
    <w:p w:rsidR="00000000" w:rsidDel="00000000" w:rsidP="00000000" w:rsidRDefault="00000000" w:rsidRPr="00000000" w14:paraId="0000004E">
      <w:pPr>
        <w:pageBreakBefore w:val="0"/>
        <w:spacing w:line="360" w:lineRule="auto"/>
        <w:jc w:val="both"/>
        <w:rPr>
          <w:vertAlign w:val="baseline"/>
        </w:rPr>
      </w:pPr>
      <w:r w:rsidDel="00000000" w:rsidR="00000000" w:rsidRPr="00000000">
        <w:rPr>
          <w:vertAlign w:val="baseline"/>
          <w:rtl w:val="0"/>
        </w:rPr>
        <w:t xml:space="preserve">16.That the parties hereto may, however, with their mutual consent pay remuneration to any of the parties hereto at a rate that may be mutually agreed upon between them from time to time.  They shall be at liberty to increase or decrease such rate of remuneration with their consent from time to time.</w:t>
      </w:r>
    </w:p>
    <w:p w:rsidR="00000000" w:rsidDel="00000000" w:rsidP="00000000" w:rsidRDefault="00000000" w:rsidRPr="00000000" w14:paraId="0000004F">
      <w:pPr>
        <w:pageBreakBefore w:val="0"/>
        <w:spacing w:line="360" w:lineRule="auto"/>
        <w:jc w:val="both"/>
        <w:rPr>
          <w:vertAlign w:val="baseline"/>
        </w:rPr>
      </w:pPr>
      <w:r w:rsidDel="00000000" w:rsidR="00000000" w:rsidRPr="00000000">
        <w:rPr>
          <w:vertAlign w:val="baseline"/>
          <w:rtl w:val="0"/>
        </w:rPr>
        <w:t xml:space="preserve">17.That in the event of death or retirement of any of the parties hereto the partnership firm hereby formed shall not dissolve, but shall continue.  The legal heir or the representative of the deceased shall step into her/his shoes.</w:t>
      </w:r>
    </w:p>
    <w:p w:rsidR="00000000" w:rsidDel="00000000" w:rsidP="00000000" w:rsidRDefault="00000000" w:rsidRPr="00000000" w14:paraId="00000050">
      <w:pPr>
        <w:pageBreakBefore w:val="0"/>
        <w:spacing w:line="360" w:lineRule="auto"/>
        <w:jc w:val="both"/>
        <w:rPr>
          <w:vertAlign w:val="baseline"/>
        </w:rPr>
      </w:pPr>
      <w:r w:rsidDel="00000000" w:rsidR="00000000" w:rsidRPr="00000000">
        <w:rPr>
          <w:vertAlign w:val="baseline"/>
          <w:rtl w:val="0"/>
        </w:rPr>
        <w:t xml:space="preserve">18.That upon the dissolution of the partnership in any even not hereinafter provided for the said business, the assets, goodwill and liabilities thereof should absolutely vest on any one partner mutually decided by the parties to the partnership.</w:t>
      </w:r>
    </w:p>
    <w:p w:rsidR="00000000" w:rsidDel="00000000" w:rsidP="00000000" w:rsidRDefault="00000000" w:rsidRPr="00000000" w14:paraId="0000005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2">
      <w:pPr>
        <w:pageBreakBefore w:val="0"/>
        <w:spacing w:line="360" w:lineRule="auto"/>
        <w:jc w:val="both"/>
        <w:rPr>
          <w:vertAlign w:val="baseline"/>
        </w:rPr>
      </w:pPr>
      <w:r w:rsidDel="00000000" w:rsidR="00000000" w:rsidRPr="00000000">
        <w:rPr>
          <w:vertAlign w:val="baseline"/>
          <w:rtl w:val="0"/>
        </w:rPr>
        <w:t xml:space="preserve">19.That it will always remain open to the parties hereto to amend, annul or change any term or terms of this Deed of Partnership in the course of its business and in that event of amending, annulling or changing any term or terms of this deed of Partnership no fresh deed shall be required to be executed.</w:t>
      </w:r>
    </w:p>
    <w:p w:rsidR="00000000" w:rsidDel="00000000" w:rsidP="00000000" w:rsidRDefault="00000000" w:rsidRPr="00000000" w14:paraId="00000053">
      <w:pPr>
        <w:pageBreakBefore w:val="0"/>
        <w:spacing w:line="360" w:lineRule="auto"/>
        <w:jc w:val="both"/>
        <w:rPr>
          <w:vertAlign w:val="baseline"/>
        </w:rPr>
      </w:pPr>
      <w:r w:rsidDel="00000000" w:rsidR="00000000" w:rsidRPr="00000000">
        <w:rPr>
          <w:vertAlign w:val="baseline"/>
          <w:rtl w:val="0"/>
        </w:rPr>
        <w:t xml:space="preserve">20.That without prejudice to the above terms and conditions the parties hereto in all other matters shall be governed by the provisions of Partnership Act.</w:t>
      </w:r>
    </w:p>
    <w:p w:rsidR="00000000" w:rsidDel="00000000" w:rsidP="00000000" w:rsidRDefault="00000000" w:rsidRPr="00000000" w14:paraId="00000054">
      <w:pPr>
        <w:pageBreakBefore w:val="0"/>
        <w:spacing w:line="360" w:lineRule="auto"/>
        <w:jc w:val="both"/>
        <w:rPr>
          <w:vertAlign w:val="baseline"/>
        </w:rPr>
      </w:pPr>
      <w:r w:rsidDel="00000000" w:rsidR="00000000" w:rsidRPr="00000000">
        <w:rPr>
          <w:vertAlign w:val="baseline"/>
          <w:rtl w:val="0"/>
        </w:rPr>
        <w:t xml:space="preserve">21.That all the disputes or differences arising out of it and connected with the Partnership shall be referred to the arbitrator in accordance with the Arbitration Act.</w:t>
      </w:r>
    </w:p>
    <w:p w:rsidR="00000000" w:rsidDel="00000000" w:rsidP="00000000" w:rsidRDefault="00000000" w:rsidRPr="00000000" w14:paraId="0000005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6">
      <w:pPr>
        <w:pageBreakBefore w:val="0"/>
        <w:spacing w:line="360" w:lineRule="auto"/>
        <w:jc w:val="both"/>
        <w:rPr>
          <w:vertAlign w:val="baseline"/>
        </w:rPr>
      </w:pPr>
      <w:r w:rsidDel="00000000" w:rsidR="00000000" w:rsidRPr="00000000">
        <w:rPr>
          <w:vertAlign w:val="baseline"/>
          <w:rtl w:val="0"/>
        </w:rPr>
        <w:t xml:space="preserve">IN WITNESS </w:t>
      </w:r>
      <w:sdt>
        <w:sdtPr>
          <w:tag w:val="goog_rdk_0"/>
        </w:sdtPr>
        <w:sdtContent>
          <w:ins w:author="Odongo Nicholas" w:id="0" w:date="2021-07-21T17:32:26Z">
            <w:r w:rsidDel="00000000" w:rsidR="00000000" w:rsidRPr="00000000">
              <w:rPr>
                <w:vertAlign w:val="baseline"/>
                <w:rtl w:val="0"/>
              </w:rPr>
              <w:t xml:space="preserve">WHEREOF</w:t>
            </w:r>
          </w:ins>
        </w:sdtContent>
      </w:sdt>
      <w:sdt>
        <w:sdtPr>
          <w:tag w:val="goog_rdk_1"/>
        </w:sdtPr>
        <w:sdtContent>
          <w:del w:author="Odongo Nicholas" w:id="0" w:date="2021-07-21T17:32:26Z">
            <w:r w:rsidDel="00000000" w:rsidR="00000000" w:rsidRPr="00000000">
              <w:rPr>
                <w:vertAlign w:val="baseline"/>
                <w:rtl w:val="0"/>
              </w:rPr>
              <w:delText xml:space="preserve">WHRE OF</w:delText>
            </w:r>
          </w:del>
        </w:sdtContent>
      </w:sdt>
      <w:r w:rsidDel="00000000" w:rsidR="00000000" w:rsidRPr="00000000">
        <w:rPr>
          <w:vertAlign w:val="baseline"/>
          <w:rtl w:val="0"/>
        </w:rPr>
        <w:t xml:space="preserve">, the parties of the first and Second parts here have put their respective hands on this DEED OF PARTNERSHIP on the day, month and year first mentioned above</w:t>
      </w:r>
    </w:p>
    <w:p w:rsidR="00000000" w:rsidDel="00000000" w:rsidP="00000000" w:rsidRDefault="00000000" w:rsidRPr="00000000" w14:paraId="00000057">
      <w:pPr>
        <w:pageBreakBefore w:val="0"/>
        <w:spacing w:line="360" w:lineRule="auto"/>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58">
      <w:pPr>
        <w:pageBreakBefore w:val="0"/>
        <w:spacing w:line="360" w:lineRule="auto"/>
        <w:jc w:val="both"/>
        <w:rPr>
          <w:vertAlign w:val="baseline"/>
        </w:rPr>
      </w:pPr>
      <w:r w:rsidDel="00000000" w:rsidR="00000000" w:rsidRPr="00000000">
        <w:rPr>
          <w:vertAlign w:val="baseline"/>
          <w:rtl w:val="0"/>
        </w:rPr>
        <w:t xml:space="preserve">IN WITNESSES WHEREOF, the common seal of the Third Partner viz.                          was pursuance to the resolution of the Board of Directors passed in that behalf on                               here into affixed in the presence of ___________________________________________________and signed these presents in token thereof in the presence of the Witnesses:</w:t>
      </w:r>
    </w:p>
    <w:p w:rsidR="00000000" w:rsidDel="00000000" w:rsidP="00000000" w:rsidRDefault="00000000" w:rsidRPr="00000000" w14:paraId="00000059">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B">
      <w:pPr>
        <w:pageBreakBefore w:val="0"/>
        <w:spacing w:line="360" w:lineRule="auto"/>
        <w:jc w:val="both"/>
        <w:rPr>
          <w:vertAlign w:val="baseline"/>
        </w:rPr>
      </w:pPr>
      <w:sdt>
        <w:sdtPr>
          <w:tag w:val="goog_rdk_3"/>
        </w:sdtPr>
        <w:sdtContent>
          <w:ins w:author="Odongo Nicholas" w:id="1" w:date="2021-07-21T17:32:14Z">
            <w:r w:rsidDel="00000000" w:rsidR="00000000" w:rsidRPr="00000000">
              <w:rPr>
                <w:vertAlign w:val="baseline"/>
                <w:rtl w:val="0"/>
              </w:rPr>
              <w:t xml:space="preserve">WITNESSES</w:t>
            </w:r>
          </w:ins>
        </w:sdtContent>
      </w:sdt>
      <w:sdt>
        <w:sdtPr>
          <w:tag w:val="goog_rdk_4"/>
        </w:sdtPr>
        <w:sdtContent>
          <w:del w:author="Odongo Nicholas" w:id="1" w:date="2021-07-21T17:32:14Z">
            <w:r w:rsidDel="00000000" w:rsidR="00000000" w:rsidRPr="00000000">
              <w:rPr>
                <w:vertAlign w:val="baseline"/>
                <w:rtl w:val="0"/>
              </w:rPr>
              <w:delText xml:space="preserve">WITNESSESS</w:delText>
            </w:r>
          </w:del>
        </w:sdtContent>
      </w:sdt>
      <w:r w:rsidDel="00000000" w:rsidR="00000000" w:rsidRPr="00000000">
        <w:rPr>
          <w:vertAlign w:val="baseline"/>
          <w:rtl w:val="0"/>
        </w:rPr>
        <w:t xml:space="preserve">:                                                       Partners</w:t>
      </w:r>
    </w:p>
    <w:p w:rsidR="00000000" w:rsidDel="00000000" w:rsidP="00000000" w:rsidRDefault="00000000" w:rsidRPr="00000000" w14:paraId="0000005C">
      <w:pPr>
        <w:pageBreakBefore w:val="0"/>
        <w:spacing w:line="360" w:lineRule="auto"/>
        <w:jc w:val="both"/>
        <w:rPr>
          <w:vertAlign w:val="baseline"/>
        </w:rPr>
      </w:pPr>
      <w:r w:rsidDel="00000000" w:rsidR="00000000" w:rsidRPr="00000000">
        <w:rPr>
          <w:vertAlign w:val="baseline"/>
          <w:rtl w:val="0"/>
        </w:rPr>
        <w:t xml:space="preserve"> 1. __________________________               1. ____________________________</w:t>
      </w:r>
    </w:p>
    <w:p w:rsidR="00000000" w:rsidDel="00000000" w:rsidP="00000000" w:rsidRDefault="00000000" w:rsidRPr="00000000" w14:paraId="0000005D">
      <w:pPr>
        <w:pageBreakBefore w:val="0"/>
        <w:spacing w:line="360" w:lineRule="auto"/>
        <w:jc w:val="both"/>
        <w:rPr>
          <w:vertAlign w:val="baseline"/>
        </w:rPr>
      </w:pPr>
      <w:r w:rsidDel="00000000" w:rsidR="00000000" w:rsidRPr="00000000">
        <w:rPr>
          <w:vertAlign w:val="baseline"/>
          <w:rtl w:val="0"/>
        </w:rPr>
        <w:t xml:space="preserve"> 2. __________________________</w:t>
        <w:tab/>
        <w:tab/>
        <w:t xml:space="preserve">2. ____________________________</w:t>
      </w:r>
    </w:p>
    <w:p w:rsidR="00000000" w:rsidDel="00000000" w:rsidP="00000000" w:rsidRDefault="00000000" w:rsidRPr="00000000" w14:paraId="0000005E">
      <w:pPr>
        <w:pageBreakBefore w:val="0"/>
        <w:spacing w:line="360" w:lineRule="auto"/>
        <w:jc w:val="both"/>
        <w:rPr>
          <w:vertAlign w:val="baseline"/>
        </w:rPr>
      </w:pPr>
      <w:r w:rsidDel="00000000" w:rsidR="00000000" w:rsidRPr="00000000">
        <w:rPr>
          <w:vertAlign w:val="baseline"/>
          <w:rtl w:val="0"/>
        </w:rPr>
        <w:t xml:space="preserve"> 3. __________________________   </w:t>
        <w:tab/>
        <w:t xml:space="preserve">3. ____________________________</w:t>
      </w:r>
      <w:r w:rsidDel="00000000" w:rsidR="00000000" w:rsidRPr="00000000">
        <w:rPr>
          <w:rtl w:val="0"/>
        </w:rPr>
      </w:r>
    </w:p>
    <w:sectPr>
      <w:pgSz w:h="16834" w:w="11909"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510" w:hanging="360"/>
      </w:pPr>
      <w:rPr>
        <w:vertAlign w:val="baseline"/>
      </w:rPr>
    </w:lvl>
    <w:lvl w:ilvl="1">
      <w:start w:val="1"/>
      <w:numFmt w:val="lowerLetter"/>
      <w:lvlText w:val="%2."/>
      <w:lvlJc w:val="left"/>
      <w:pPr>
        <w:ind w:left="1230" w:hanging="360"/>
      </w:pPr>
      <w:rPr>
        <w:vertAlign w:val="baseline"/>
      </w:rPr>
    </w:lvl>
    <w:lvl w:ilvl="2">
      <w:start w:val="1"/>
      <w:numFmt w:val="lowerRoman"/>
      <w:lvlText w:val="%3."/>
      <w:lvlJc w:val="right"/>
      <w:pPr>
        <w:ind w:left="1950" w:hanging="180"/>
      </w:pPr>
      <w:rPr>
        <w:vertAlign w:val="baseline"/>
      </w:rPr>
    </w:lvl>
    <w:lvl w:ilvl="3">
      <w:start w:val="1"/>
      <w:numFmt w:val="decimal"/>
      <w:lvlText w:val="%4."/>
      <w:lvlJc w:val="left"/>
      <w:pPr>
        <w:ind w:left="2670" w:hanging="360"/>
      </w:pPr>
      <w:rPr>
        <w:vertAlign w:val="baseline"/>
      </w:rPr>
    </w:lvl>
    <w:lvl w:ilvl="4">
      <w:start w:val="1"/>
      <w:numFmt w:val="lowerLetter"/>
      <w:lvlText w:val="%5."/>
      <w:lvlJc w:val="left"/>
      <w:pPr>
        <w:ind w:left="3390" w:hanging="360"/>
      </w:pPr>
      <w:rPr>
        <w:vertAlign w:val="baseline"/>
      </w:rPr>
    </w:lvl>
    <w:lvl w:ilvl="5">
      <w:start w:val="1"/>
      <w:numFmt w:val="lowerRoman"/>
      <w:lvlText w:val="%6."/>
      <w:lvlJc w:val="right"/>
      <w:pPr>
        <w:ind w:left="4110" w:hanging="180"/>
      </w:pPr>
      <w:rPr>
        <w:vertAlign w:val="baseline"/>
      </w:rPr>
    </w:lvl>
    <w:lvl w:ilvl="6">
      <w:start w:val="1"/>
      <w:numFmt w:val="decimal"/>
      <w:lvlText w:val="%7."/>
      <w:lvlJc w:val="left"/>
      <w:pPr>
        <w:ind w:left="4830" w:hanging="360"/>
      </w:pPr>
      <w:rPr>
        <w:vertAlign w:val="baseline"/>
      </w:rPr>
    </w:lvl>
    <w:lvl w:ilvl="7">
      <w:start w:val="1"/>
      <w:numFmt w:val="lowerLetter"/>
      <w:lvlText w:val="%8."/>
      <w:lvlJc w:val="left"/>
      <w:pPr>
        <w:ind w:left="5550" w:hanging="360"/>
      </w:pPr>
      <w:rPr>
        <w:vertAlign w:val="baseline"/>
      </w:rPr>
    </w:lvl>
    <w:lvl w:ilvl="8">
      <w:start w:val="1"/>
      <w:numFmt w:val="lowerRoman"/>
      <w:lvlText w:val="%9."/>
      <w:lvlJc w:val="right"/>
      <w:pPr>
        <w:ind w:left="6270" w:hanging="180"/>
      </w:pPr>
      <w:rPr>
        <w:vertAlign w:val="baseline"/>
      </w:rPr>
    </w:lvl>
  </w:abstractNum>
  <w:abstractNum w:abstractNumId="2">
    <w:lvl w:ilvl="0">
      <w:start w:val="1"/>
      <w:numFmt w:val="lowerLetter"/>
      <w:lvlText w:val="(%1)"/>
      <w:lvlJc w:val="left"/>
      <w:pPr>
        <w:ind w:left="660" w:hanging="360"/>
      </w:pPr>
      <w:rPr>
        <w:vertAlign w:val="baseline"/>
      </w:rPr>
    </w:lvl>
    <w:lvl w:ilvl="1">
      <w:start w:val="12"/>
      <w:numFmt w:val="decimal"/>
      <w:lvlText w:val="%2."/>
      <w:lvlJc w:val="left"/>
      <w:pPr>
        <w:ind w:left="1440" w:hanging="420"/>
      </w:pPr>
      <w:rPr>
        <w:vertAlign w:val="baseline"/>
      </w:rPr>
    </w:lvl>
    <w:lvl w:ilvl="2">
      <w:start w:val="1"/>
      <w:numFmt w:val="lowerRoman"/>
      <w:lvlText w:val="%3."/>
      <w:lvlJc w:val="right"/>
      <w:pPr>
        <w:ind w:left="2100" w:hanging="180"/>
      </w:pPr>
      <w:rPr>
        <w:vertAlign w:val="baseline"/>
      </w:rPr>
    </w:lvl>
    <w:lvl w:ilvl="3">
      <w:start w:val="1"/>
      <w:numFmt w:val="decimal"/>
      <w:lvlText w:val="%4."/>
      <w:lvlJc w:val="left"/>
      <w:pPr>
        <w:ind w:left="2820" w:hanging="360"/>
      </w:pPr>
      <w:rPr>
        <w:vertAlign w:val="baseline"/>
      </w:rPr>
    </w:lvl>
    <w:lvl w:ilvl="4">
      <w:start w:val="1"/>
      <w:numFmt w:val="lowerLetter"/>
      <w:lvlText w:val="%5."/>
      <w:lvlJc w:val="left"/>
      <w:pPr>
        <w:ind w:left="3540" w:hanging="360"/>
      </w:pPr>
      <w:rPr>
        <w:vertAlign w:val="baseline"/>
      </w:rPr>
    </w:lvl>
    <w:lvl w:ilvl="5">
      <w:start w:val="1"/>
      <w:numFmt w:val="lowerRoman"/>
      <w:lvlText w:val="%6."/>
      <w:lvlJc w:val="right"/>
      <w:pPr>
        <w:ind w:left="4260" w:hanging="180"/>
      </w:pPr>
      <w:rPr>
        <w:vertAlign w:val="baseline"/>
      </w:rPr>
    </w:lvl>
    <w:lvl w:ilvl="6">
      <w:start w:val="1"/>
      <w:numFmt w:val="decimal"/>
      <w:lvlText w:val="%7."/>
      <w:lvlJc w:val="left"/>
      <w:pPr>
        <w:ind w:left="4980" w:hanging="360"/>
      </w:pPr>
      <w:rPr>
        <w:vertAlign w:val="baseline"/>
      </w:rPr>
    </w:lvl>
    <w:lvl w:ilvl="7">
      <w:start w:val="1"/>
      <w:numFmt w:val="lowerLetter"/>
      <w:lvlText w:val="%8."/>
      <w:lvlJc w:val="left"/>
      <w:pPr>
        <w:ind w:left="5700" w:hanging="360"/>
      </w:pPr>
      <w:rPr>
        <w:vertAlign w:val="baseline"/>
      </w:rPr>
    </w:lvl>
    <w:lvl w:ilvl="8">
      <w:start w:val="1"/>
      <w:numFmt w:val="lowerRoman"/>
      <w:lvlText w:val="%9."/>
      <w:lvlJc w:val="right"/>
      <w:pPr>
        <w:ind w:left="6420" w:hanging="180"/>
      </w:pPr>
      <w:rPr>
        <w:vertAlign w:val="baseline"/>
      </w:rPr>
    </w:lvl>
  </w:abstractNum>
  <w:abstractNum w:abstractNumId="3">
    <w:lvl w:ilvl="0">
      <w:start w:val="1"/>
      <w:numFmt w:val="lowerLetter"/>
      <w:lvlText w:val="(%1)"/>
      <w:lvlJc w:val="left"/>
      <w:pPr>
        <w:ind w:left="1410" w:hanging="390"/>
      </w:pPr>
      <w:rPr>
        <w:vertAlign w:val="baseline"/>
      </w:rPr>
    </w:lvl>
    <w:lvl w:ilvl="1">
      <w:start w:val="1"/>
      <w:numFmt w:val="lowerLetter"/>
      <w:lvlText w:val="%2."/>
      <w:lvlJc w:val="left"/>
      <w:pPr>
        <w:ind w:left="2100" w:hanging="360"/>
      </w:pPr>
      <w:rPr>
        <w:vertAlign w:val="baseline"/>
      </w:rPr>
    </w:lvl>
    <w:lvl w:ilvl="2">
      <w:start w:val="1"/>
      <w:numFmt w:val="lowerRoman"/>
      <w:lvlText w:val="%3."/>
      <w:lvlJc w:val="right"/>
      <w:pPr>
        <w:ind w:left="2820" w:hanging="180"/>
      </w:pPr>
      <w:rPr>
        <w:vertAlign w:val="baseline"/>
      </w:rPr>
    </w:lvl>
    <w:lvl w:ilvl="3">
      <w:start w:val="1"/>
      <w:numFmt w:val="decimal"/>
      <w:lvlText w:val="%4."/>
      <w:lvlJc w:val="left"/>
      <w:pPr>
        <w:ind w:left="3540" w:hanging="360"/>
      </w:pPr>
      <w:rPr>
        <w:vertAlign w:val="baseline"/>
      </w:rPr>
    </w:lvl>
    <w:lvl w:ilvl="4">
      <w:start w:val="1"/>
      <w:numFmt w:val="lowerLetter"/>
      <w:lvlText w:val="%5."/>
      <w:lvlJc w:val="left"/>
      <w:pPr>
        <w:ind w:left="4260" w:hanging="360"/>
      </w:pPr>
      <w:rPr>
        <w:vertAlign w:val="baseline"/>
      </w:rPr>
    </w:lvl>
    <w:lvl w:ilvl="5">
      <w:start w:val="1"/>
      <w:numFmt w:val="lowerRoman"/>
      <w:lvlText w:val="%6."/>
      <w:lvlJc w:val="right"/>
      <w:pPr>
        <w:ind w:left="4980" w:hanging="180"/>
      </w:pPr>
      <w:rPr>
        <w:vertAlign w:val="baseline"/>
      </w:rPr>
    </w:lvl>
    <w:lvl w:ilvl="6">
      <w:start w:val="1"/>
      <w:numFmt w:val="decimal"/>
      <w:lvlText w:val="%7."/>
      <w:lvlJc w:val="left"/>
      <w:pPr>
        <w:ind w:left="5700" w:hanging="360"/>
      </w:pPr>
      <w:rPr>
        <w:vertAlign w:val="baseline"/>
      </w:rPr>
    </w:lvl>
    <w:lvl w:ilvl="7">
      <w:start w:val="1"/>
      <w:numFmt w:val="lowerLetter"/>
      <w:lvlText w:val="%8."/>
      <w:lvlJc w:val="left"/>
      <w:pPr>
        <w:ind w:left="6420" w:hanging="360"/>
      </w:pPr>
      <w:rPr>
        <w:vertAlign w:val="baseline"/>
      </w:rPr>
    </w:lvl>
    <w:lvl w:ilvl="8">
      <w:start w:val="1"/>
      <w:numFmt w:val="lowerRoman"/>
      <w:lvlText w:val="%9."/>
      <w:lvlJc w:val="right"/>
      <w:pPr>
        <w:ind w:left="714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jc w:val="center"/>
    </w:pPr>
    <w:rPr>
      <w:rFonts w:ascii="Arial" w:cs="Arial" w:eastAsia="Arial" w:hAnsi="Arial"/>
      <w:b w:val="1"/>
      <w:sz w:val="22"/>
      <w:szCs w:val="22"/>
      <w:vertAlign w:val="baseline"/>
    </w:rPr>
  </w:style>
  <w:style w:type="paragraph" w:styleId="Heading2">
    <w:name w:val="heading 2"/>
    <w:basedOn w:val="Normal"/>
    <w:next w:val="Normal"/>
    <w:pPr>
      <w:keepNext w:val="1"/>
      <w:pageBreakBefore w:val="0"/>
    </w:pPr>
    <w:rPr>
      <w:rFonts w:ascii="Arial" w:cs="Arial" w:eastAsia="Arial" w:hAnsi="Arial"/>
      <w:b w:val="1"/>
      <w:sz w:val="22"/>
      <w:szCs w:val="22"/>
      <w:vertAlign w:val="baseline"/>
    </w:rPr>
  </w:style>
  <w:style w:type="paragraph" w:styleId="Heading3">
    <w:name w:val="heading 3"/>
    <w:basedOn w:val="Normal"/>
    <w:next w:val="Normal"/>
    <w:pPr>
      <w:keepNext w:val="1"/>
      <w:pageBreakBefore w:val="0"/>
      <w:spacing w:line="360" w:lineRule="auto"/>
      <w:jc w:val="both"/>
    </w:pPr>
    <w:rPr>
      <w:b w:val="1"/>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jc w:val="center"/>
    </w:pPr>
    <w:rPr>
      <w:rFonts w:ascii="Arial" w:cs="Arial" w:eastAsia="Arial" w:hAnsi="Arial"/>
      <w:b w:val="1"/>
      <w:sz w:val="22"/>
      <w:szCs w:val="22"/>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2"/>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rFonts w:ascii="Arial" w:cs="Arial" w:hAnsi="Arial"/>
      <w:b w:val="1"/>
      <w:bCs w:val="1"/>
      <w:w w:val="100"/>
      <w:position w:val="-1"/>
      <w:sz w:val="22"/>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360" w:lineRule="auto"/>
      <w:ind w:leftChars="-1" w:rightChars="0" w:firstLineChars="-1"/>
      <w:jc w:val="both"/>
      <w:textDirection w:val="btLr"/>
      <w:textAlignment w:val="top"/>
      <w:outlineLvl w:val="2"/>
    </w:pPr>
    <w:rPr>
      <w:b w:val="1"/>
      <w:bCs w:val="1"/>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2"/>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Bu36ngIvnsSReb7LQ2iZpZv4Tw==">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2016-10-06T05:57:00Z</dcterms:created>
  <dc:creator>Hp</dc:creator>
</cp:coreProperties>
</file>