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Overlock" w:cs="Overlock" w:eastAsia="Overlock" w:hAnsi="Overlock"/>
          <w:b w:val="1"/>
          <w:sz w:val="24"/>
          <w:szCs w:val="24"/>
          <w:u w:val="single"/>
        </w:rPr>
      </w:pPr>
      <w:r w:rsidDel="00000000" w:rsidR="00000000" w:rsidRPr="00000000">
        <w:rPr>
          <w:rFonts w:ascii="Overlock" w:cs="Overlock" w:eastAsia="Overlock" w:hAnsi="Overlock"/>
          <w:b w:val="1"/>
          <w:sz w:val="24"/>
          <w:szCs w:val="24"/>
          <w:u w:val="single"/>
          <w:rtl w:val="0"/>
        </w:rPr>
        <w:t xml:space="preserve">REPUBLIC OF KENYA</w:t>
      </w:r>
    </w:p>
    <w:p w:rsidR="00000000" w:rsidDel="00000000" w:rsidP="00000000" w:rsidRDefault="00000000" w:rsidRPr="00000000" w14:paraId="00000002">
      <w:pPr>
        <w:spacing w:line="360" w:lineRule="auto"/>
        <w:jc w:val="center"/>
        <w:rPr>
          <w:rFonts w:ascii="Overlock" w:cs="Overlock" w:eastAsia="Overlock" w:hAnsi="Overlock"/>
          <w:b w:val="1"/>
          <w:sz w:val="24"/>
          <w:szCs w:val="24"/>
          <w:u w:val="single"/>
        </w:rPr>
      </w:pPr>
      <w:r w:rsidDel="00000000" w:rsidR="00000000" w:rsidRPr="00000000">
        <w:rPr>
          <w:rFonts w:ascii="Overlock" w:cs="Overlock" w:eastAsia="Overlock" w:hAnsi="Overlock"/>
          <w:b w:val="1"/>
          <w:sz w:val="24"/>
          <w:szCs w:val="24"/>
          <w:u w:val="single"/>
          <w:rtl w:val="0"/>
        </w:rPr>
        <w:t xml:space="preserve">IN THE HIGH COURT OF KENYA AT NAIROBI</w:t>
      </w:r>
    </w:p>
    <w:p w:rsidR="00000000" w:rsidDel="00000000" w:rsidP="00000000" w:rsidRDefault="00000000" w:rsidRPr="00000000" w14:paraId="00000003">
      <w:pPr>
        <w:spacing w:line="360" w:lineRule="auto"/>
        <w:jc w:val="center"/>
        <w:rPr>
          <w:rFonts w:ascii="Overlock" w:cs="Overlock" w:eastAsia="Overlock" w:hAnsi="Overlock"/>
          <w:b w:val="1"/>
          <w:sz w:val="24"/>
          <w:szCs w:val="24"/>
          <w:u w:val="single"/>
        </w:rPr>
      </w:pPr>
      <w:r w:rsidDel="00000000" w:rsidR="00000000" w:rsidRPr="00000000">
        <w:rPr>
          <w:rFonts w:ascii="Overlock" w:cs="Overlock" w:eastAsia="Overlock" w:hAnsi="Overlock"/>
          <w:b w:val="1"/>
          <w:sz w:val="24"/>
          <w:szCs w:val="24"/>
          <w:u w:val="single"/>
          <w:rtl w:val="0"/>
        </w:rPr>
        <w:t xml:space="preserve">MILIMANI COMMERCIAL COURTS</w:t>
      </w:r>
    </w:p>
    <w:p w:rsidR="00000000" w:rsidDel="00000000" w:rsidP="00000000" w:rsidRDefault="00000000" w:rsidRPr="00000000" w14:paraId="00000004">
      <w:pPr>
        <w:spacing w:line="360" w:lineRule="auto"/>
        <w:jc w:val="center"/>
        <w:rPr>
          <w:rFonts w:ascii="Overlock" w:cs="Overlock" w:eastAsia="Overlock" w:hAnsi="Overlock"/>
          <w:b w:val="1"/>
          <w:sz w:val="24"/>
          <w:szCs w:val="24"/>
          <w:u w:val="single"/>
        </w:rPr>
      </w:pPr>
      <w:r w:rsidDel="00000000" w:rsidR="00000000" w:rsidRPr="00000000">
        <w:rPr>
          <w:rFonts w:ascii="Overlock" w:cs="Overlock" w:eastAsia="Overlock" w:hAnsi="Overlock"/>
          <w:b w:val="1"/>
          <w:sz w:val="24"/>
          <w:szCs w:val="24"/>
          <w:u w:val="single"/>
          <w:rtl w:val="0"/>
        </w:rPr>
        <w:t xml:space="preserve">CIVIL SUIT NO. 295 OF 2012</w:t>
      </w:r>
    </w:p>
    <w:p w:rsidR="00000000" w:rsidDel="00000000" w:rsidP="00000000" w:rsidRDefault="00000000" w:rsidRPr="00000000" w14:paraId="00000005">
      <w:pPr>
        <w:spacing w:line="360" w:lineRule="auto"/>
        <w:rPr>
          <w:rFonts w:ascii="Overlock" w:cs="Overlock" w:eastAsia="Overlock" w:hAnsi="Overlock"/>
          <w:b w:val="1"/>
          <w:sz w:val="24"/>
          <w:szCs w:val="24"/>
        </w:rPr>
      </w:pPr>
      <w:r w:rsidDel="00000000" w:rsidR="00000000" w:rsidRPr="00000000">
        <w:rPr>
          <w:rFonts w:ascii="Overlock" w:cs="Overlock" w:eastAsia="Overlock" w:hAnsi="Overlock"/>
          <w:b w:val="1"/>
          <w:sz w:val="24"/>
          <w:szCs w:val="24"/>
          <w:rtl w:val="0"/>
        </w:rPr>
        <w:t xml:space="preserve">CHILDREN OF GOD RELIEF INSTITUTE.........................................PLAINTIFF</w:t>
      </w:r>
    </w:p>
    <w:p w:rsidR="00000000" w:rsidDel="00000000" w:rsidP="00000000" w:rsidRDefault="00000000" w:rsidRPr="00000000" w14:paraId="00000006">
      <w:pPr>
        <w:spacing w:line="360" w:lineRule="auto"/>
        <w:jc w:val="center"/>
        <w:rPr>
          <w:rFonts w:ascii="Overlock" w:cs="Overlock" w:eastAsia="Overlock" w:hAnsi="Overlock"/>
          <w:b w:val="1"/>
          <w:sz w:val="24"/>
          <w:szCs w:val="24"/>
        </w:rPr>
      </w:pPr>
      <w:r w:rsidDel="00000000" w:rsidR="00000000" w:rsidRPr="00000000">
        <w:rPr>
          <w:rFonts w:ascii="Overlock" w:cs="Overlock" w:eastAsia="Overlock" w:hAnsi="Overlock"/>
          <w:b w:val="1"/>
          <w:sz w:val="24"/>
          <w:szCs w:val="24"/>
          <w:rtl w:val="0"/>
        </w:rPr>
        <w:t xml:space="preserve">VERSUS</w:t>
      </w:r>
    </w:p>
    <w:p w:rsidR="00000000" w:rsidDel="00000000" w:rsidP="00000000" w:rsidRDefault="00000000" w:rsidRPr="00000000" w14:paraId="00000007">
      <w:pPr>
        <w:spacing w:line="360" w:lineRule="auto"/>
        <w:rPr>
          <w:rFonts w:ascii="Overlock" w:cs="Overlock" w:eastAsia="Overlock" w:hAnsi="Overlock"/>
          <w:b w:val="1"/>
          <w:sz w:val="24"/>
          <w:szCs w:val="24"/>
        </w:rPr>
      </w:pPr>
      <w:r w:rsidDel="00000000" w:rsidR="00000000" w:rsidRPr="00000000">
        <w:rPr>
          <w:rFonts w:ascii="Overlock" w:cs="Overlock" w:eastAsia="Overlock" w:hAnsi="Overlock"/>
          <w:b w:val="1"/>
          <w:sz w:val="24"/>
          <w:szCs w:val="24"/>
          <w:rtl w:val="0"/>
        </w:rPr>
        <w:t xml:space="preserve">NATIONAL INDUSTRIAL CREDIT BANK LIMITED.........................DEFENDANT</w:t>
      </w:r>
    </w:p>
    <w:p w:rsidR="00000000" w:rsidDel="00000000" w:rsidP="00000000" w:rsidRDefault="00000000" w:rsidRPr="00000000" w14:paraId="00000008">
      <w:pPr>
        <w:spacing w:line="360" w:lineRule="auto"/>
        <w:jc w:val="center"/>
        <w:rPr>
          <w:rFonts w:ascii="Overlock" w:cs="Overlock" w:eastAsia="Overlock" w:hAnsi="Overlock"/>
          <w:b w:val="1"/>
          <w:sz w:val="24"/>
          <w:szCs w:val="24"/>
          <w:u w:val="single"/>
        </w:rPr>
      </w:pPr>
      <w:r w:rsidDel="00000000" w:rsidR="00000000" w:rsidRPr="00000000">
        <w:rPr>
          <w:rFonts w:ascii="Overlock" w:cs="Overlock" w:eastAsia="Overlock" w:hAnsi="Overlock"/>
          <w:b w:val="1"/>
          <w:sz w:val="24"/>
          <w:szCs w:val="24"/>
          <w:u w:val="single"/>
          <w:rtl w:val="0"/>
        </w:rPr>
        <w:t xml:space="preserve">PLAINTIFF’S OPENING STATEMENT</w:t>
      </w:r>
    </w:p>
    <w:p w:rsidR="00000000" w:rsidDel="00000000" w:rsidP="00000000" w:rsidRDefault="00000000" w:rsidRPr="00000000" w14:paraId="00000009">
      <w:pPr>
        <w:spacing w:line="360" w:lineRule="auto"/>
        <w:jc w:val="both"/>
        <w:rPr>
          <w:rFonts w:ascii="Overlock" w:cs="Overlock" w:eastAsia="Overlock" w:hAnsi="Overlock"/>
          <w:b w:val="1"/>
          <w:sz w:val="24"/>
          <w:szCs w:val="24"/>
        </w:rPr>
      </w:pPr>
      <w:r w:rsidDel="00000000" w:rsidR="00000000" w:rsidRPr="00000000">
        <w:rPr>
          <w:rFonts w:ascii="Overlock" w:cs="Overlock" w:eastAsia="Overlock" w:hAnsi="Overlock"/>
          <w:b w:val="1"/>
          <w:sz w:val="24"/>
          <w:szCs w:val="24"/>
          <w:rtl w:val="0"/>
        </w:rPr>
        <w:t xml:space="preserve">May it please My Lord,</w:t>
      </w:r>
    </w:p>
    <w:p w:rsidR="00000000" w:rsidDel="00000000" w:rsidP="00000000" w:rsidRDefault="00000000" w:rsidRPr="00000000" w14:paraId="0000000A">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My name is </w:t>
      </w:r>
      <w:r w:rsidDel="00000000" w:rsidR="00000000" w:rsidRPr="00000000">
        <w:rPr>
          <w:rFonts w:ascii="Overlock" w:cs="Overlock" w:eastAsia="Overlock" w:hAnsi="Overlock"/>
          <w:b w:val="1"/>
          <w:sz w:val="24"/>
          <w:szCs w:val="24"/>
          <w:rtl w:val="0"/>
        </w:rPr>
        <w:t xml:space="preserve">Mutula Kilonzo Junior</w:t>
      </w:r>
      <w:r w:rsidDel="00000000" w:rsidR="00000000" w:rsidRPr="00000000">
        <w:rPr>
          <w:rFonts w:ascii="Overlock" w:cs="Overlock" w:eastAsia="Overlock" w:hAnsi="Overlock"/>
          <w:sz w:val="24"/>
          <w:szCs w:val="24"/>
          <w:rtl w:val="0"/>
        </w:rPr>
        <w:t xml:space="preserve"> and I represent the </w:t>
      </w:r>
      <w:r w:rsidDel="00000000" w:rsidR="00000000" w:rsidRPr="00000000">
        <w:rPr>
          <w:rFonts w:ascii="Overlock" w:cs="Overlock" w:eastAsia="Overlock" w:hAnsi="Overlock"/>
          <w:b w:val="1"/>
          <w:sz w:val="24"/>
          <w:szCs w:val="24"/>
          <w:rtl w:val="0"/>
        </w:rPr>
        <w:t xml:space="preserve">Plaintiff</w:t>
      </w:r>
      <w:r w:rsidDel="00000000" w:rsidR="00000000" w:rsidRPr="00000000">
        <w:rPr>
          <w:rFonts w:ascii="Overlock" w:cs="Overlock" w:eastAsia="Overlock" w:hAnsi="Overlock"/>
          <w:sz w:val="24"/>
          <w:szCs w:val="24"/>
          <w:rtl w:val="0"/>
        </w:rPr>
        <w:t xml:space="preserve"> in the case of </w:t>
      </w:r>
      <w:r w:rsidDel="00000000" w:rsidR="00000000" w:rsidRPr="00000000">
        <w:rPr>
          <w:rFonts w:ascii="Overlock" w:cs="Overlock" w:eastAsia="Overlock" w:hAnsi="Overlock"/>
          <w:b w:val="1"/>
          <w:sz w:val="24"/>
          <w:szCs w:val="24"/>
          <w:u w:val="single"/>
          <w:rtl w:val="0"/>
        </w:rPr>
        <w:t xml:space="preserve">Children of God Relief Institute v. National Industrial Credit Bank Limited</w:t>
      </w:r>
      <w:r w:rsidDel="00000000" w:rsidR="00000000" w:rsidRPr="00000000">
        <w:rPr>
          <w:rFonts w:ascii="Overlock" w:cs="Overlock" w:eastAsia="Overlock" w:hAnsi="Overlock"/>
          <w:sz w:val="24"/>
          <w:szCs w:val="24"/>
          <w:rtl w:val="0"/>
        </w:rPr>
        <w:t xml:space="preserve">.</w:t>
      </w:r>
    </w:p>
    <w:p w:rsidR="00000000" w:rsidDel="00000000" w:rsidP="00000000" w:rsidRDefault="00000000" w:rsidRPr="00000000" w14:paraId="0000000B">
      <w:pPr>
        <w:spacing w:line="360" w:lineRule="auto"/>
        <w:jc w:val="both"/>
        <w:rPr>
          <w:rFonts w:ascii="Overlock" w:cs="Overlock" w:eastAsia="Overlock" w:hAnsi="Overlock"/>
          <w:b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Overlock" w:cs="Overlock" w:eastAsia="Overlock" w:hAnsi="Overlock"/>
          <w:b w:val="1"/>
          <w:sz w:val="24"/>
          <w:szCs w:val="24"/>
        </w:rPr>
      </w:pPr>
      <w:r w:rsidDel="00000000" w:rsidR="00000000" w:rsidRPr="00000000">
        <w:rPr>
          <w:rFonts w:ascii="Overlock" w:cs="Overlock" w:eastAsia="Overlock" w:hAnsi="Overlock"/>
          <w:b w:val="1"/>
          <w:sz w:val="24"/>
          <w:szCs w:val="24"/>
          <w:rtl w:val="0"/>
        </w:rPr>
        <w:t xml:space="preserve">My Lord,</w:t>
      </w:r>
    </w:p>
    <w:p w:rsidR="00000000" w:rsidDel="00000000" w:rsidP="00000000" w:rsidRDefault="00000000" w:rsidRPr="00000000" w14:paraId="0000000D">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is a case whereby the Plaintiffs are seeking orders that:</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Court declares that the Defendant is in breach of contract between the Plaintiff and the Defendant dated 19</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October 2004;</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Court declares that the Defendant, its servants and/or agents are liable for the debit of Kenya Shillings Sixteen Million Two Hundred and Sixty Three Thousand Seven Hundred and Eighty Nine (Kshs. 16,263,789.00) on the Plaintiff’s account No. ICA 1-110-000066 between 25</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January 2010 and 3</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rd</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March 2011 as a result of the above breach;</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Court issues an order against the Defendant to credit the Plaintiff’s account No. ICA 1-110-000066 with a sum of Kenya Shillings Sixteen Million Two Hundred and Sixty Three Thousand Seven Hundred and Eighty Nine (Kshs. 16,263,789.00) with interest at commercial rates from the date of the first debit (25</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January 2012) until payment in full;</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costs of the suit be paid by the Defendant.</w:t>
      </w:r>
    </w:p>
    <w:p w:rsidR="00000000" w:rsidDel="00000000" w:rsidP="00000000" w:rsidRDefault="00000000" w:rsidRPr="00000000" w14:paraId="00000012">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opening statement is my opportunity to tell you what we expect the Plaintiff’s evidence to show.</w:t>
      </w:r>
    </w:p>
    <w:p w:rsidR="00000000" w:rsidDel="00000000" w:rsidP="00000000" w:rsidRDefault="00000000" w:rsidRPr="00000000" w14:paraId="00000013">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Plaintiff will adduce evidence to proof that:</w:t>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Defendant agreed to be the Plaintiff’s bankers and agreed to open four bank accounts No. ICA 1-110-000</w:t>
      </w:r>
      <w:sdt>
        <w:sdtPr>
          <w:tag w:val="goog_rdk_0"/>
        </w:sdtPr>
        <w:sdtContent>
          <w:ins w:author="Gee Tudu" w:id="0" w:date="2021-06-28T17:48:09Z">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1</w:t>
            </w:r>
          </w:ins>
        </w:sdtContent>
      </w:sdt>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066, ICA 1-110-000013, ICA 1-110-0000282 and ICA 1-110-0000029 at the Defendant’s Junction Branch in Nairobi</w:t>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There were four authorised signatories to the accounts mentioned above and the four signatories provided their specimen signatures to the Bank in the Computer Input Sheet. (The Computer Input Sheet is at page 4 of the Plaintiff’s Bundle of documents)</w:t>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Plaintiff introduced Ms. Felista Wanjiru Ndungu as their duly appointed bank agent to deal with all banking matters and instructed the Bank not to question the said agent’s mandate</w:t>
      </w:r>
    </w:p>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Defendant’s servants and/or agents approved, authorised and paid cheques paid between 25</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January 2010 and 3</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rd</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March 2011 without confirming the authenticity of the signatures appended on the said cheques.</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document examiner’s forensic report is sufficiently analytical of each signature (A copy of the Report of the Examining Officer is at pages 187 to 188)</w:t>
      </w:r>
    </w:p>
    <w:p w:rsidR="00000000" w:rsidDel="00000000" w:rsidP="00000000" w:rsidRDefault="00000000" w:rsidRPr="00000000" w14:paraId="00000019">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Plaintiff will call three (3) witnesses to adduce evidence in Court. The witnesses are:</w:t>
      </w:r>
    </w:p>
    <w:p w:rsidR="00000000" w:rsidDel="00000000" w:rsidP="00000000" w:rsidRDefault="00000000" w:rsidRPr="00000000" w14:paraId="0000001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Sr. Mary Owens</w:t>
      </w:r>
    </w:p>
    <w:p w:rsidR="00000000" w:rsidDel="00000000" w:rsidP="00000000" w:rsidRDefault="00000000" w:rsidRPr="00000000" w14:paraId="000000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Sr. Reena Vattukunnel</w:t>
      </w:r>
    </w:p>
    <w:p w:rsidR="00000000" w:rsidDel="00000000" w:rsidP="00000000" w:rsidRDefault="00000000" w:rsidRPr="00000000" w14:paraId="0000001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Sr. Thresiamma Joseph Palakudy</w:t>
      </w:r>
    </w:p>
    <w:p w:rsidR="00000000" w:rsidDel="00000000" w:rsidP="00000000" w:rsidRDefault="00000000" w:rsidRPr="00000000" w14:paraId="0000001D">
      <w:pPr>
        <w:spacing w:line="360" w:lineRule="auto"/>
        <w:jc w:val="both"/>
        <w:rPr>
          <w:rFonts w:ascii="Overlock" w:cs="Overlock" w:eastAsia="Overlock" w:hAnsi="Overlock"/>
          <w:b w:val="1"/>
          <w:sz w:val="24"/>
          <w:szCs w:val="24"/>
        </w:rPr>
      </w:pPr>
      <w:r w:rsidDel="00000000" w:rsidR="00000000" w:rsidRPr="00000000">
        <w:rPr>
          <w:rFonts w:ascii="Overlock" w:cs="Overlock" w:eastAsia="Overlock" w:hAnsi="Overlock"/>
          <w:b w:val="1"/>
          <w:sz w:val="24"/>
          <w:szCs w:val="24"/>
          <w:rtl w:val="0"/>
        </w:rPr>
        <w:t xml:space="preserve">My Lord,</w:t>
      </w:r>
    </w:p>
    <w:p w:rsidR="00000000" w:rsidDel="00000000" w:rsidP="00000000" w:rsidRDefault="00000000" w:rsidRPr="00000000" w14:paraId="0000001E">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At the close of the case and once you have heard all the evidence, we will be requesting for Judgment to be entered against the Defendant for:</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A Declaration </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that the Defendant is in breach of contract between the Plaintiff and the Defendant dated 19</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October 2004;</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A Declaration</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that the Defendant, its servants and/or agents are liable for the debit of </w:t>
      </w: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Kenya Shillings Sixteen Million Two Hundred and Sixty Three Thousand Seven Hundred and Eighty Nine (Kshs. 16,263,789.00)</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on the Plaintiff’s account No. ICA 1-110-000066 between 25</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January 2010 and 3</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rd</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March 2011 as a result of the above breach;</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An order</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against the Defendant to credit the Plaintiff’s account No. ICA 1-110-000066 with a sum of Kenya Shillings Sixteen Million Two Hundred and Sixty Three Thousand Seven Hundred and Eighty Nine (Kshs. 16,263,789.00) with interest at commercial rates from the date of the first debit (25</w:t>
      </w:r>
      <w:r w:rsidDel="00000000" w:rsidR="00000000" w:rsidRPr="00000000">
        <w:rPr>
          <w:rFonts w:ascii="Overlock" w:cs="Overlock" w:eastAsia="Overlock" w:hAnsi="Overlock"/>
          <w:b w:val="0"/>
          <w:i w:val="0"/>
          <w:smallCaps w:val="0"/>
          <w:strike w:val="0"/>
          <w:color w:val="000000"/>
          <w:sz w:val="24"/>
          <w:szCs w:val="24"/>
          <w:u w:val="none"/>
          <w:shd w:fill="auto" w:val="clear"/>
          <w:vertAlign w:val="superscript"/>
          <w:rtl w:val="0"/>
        </w:rPr>
        <w:t xml:space="preserve">th</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 January 2012) until payment in full;</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Costs of this suit be paid by the Defendant.</w:t>
      </w:r>
    </w:p>
    <w:p w:rsidR="00000000" w:rsidDel="00000000" w:rsidP="00000000" w:rsidRDefault="00000000" w:rsidRPr="00000000" w14:paraId="00000023">
      <w:pPr>
        <w:spacing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Overlock" w:cs="Overlock" w:eastAsia="Overlock" w:hAnsi="Overlock"/>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369A1"/>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F40A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QRxZB+JyIIAWc+J113C1Ixs+A==">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2013-02-22T12:30:00Z</dcterms:created>
  <dc:creator>jk2</dc:creator>
</cp:coreProperties>
</file>