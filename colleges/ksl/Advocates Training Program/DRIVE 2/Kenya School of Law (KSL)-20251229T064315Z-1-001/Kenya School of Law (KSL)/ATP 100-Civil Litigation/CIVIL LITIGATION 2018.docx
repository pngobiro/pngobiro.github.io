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sdt>
      <w:sdtPr>
        <w:tag w:val="goog_rdk_0"/>
      </w:sdtPr>
      <w:sdtContent>
        <w:p w:rsidR="00000000" w:rsidDel="00000000" w:rsidP="00000000" w:rsidRDefault="00000000" w:rsidRPr="00000000" w14:paraId="00000001">
          <w:pPr>
            <w:pageBreakBefore w:val="0"/>
            <w:spacing w:after="0" w:lineRule="auto"/>
            <w:ind w:left="-810" w:firstLine="0"/>
            <w:jc w:val="center"/>
            <w:rPr>
              <w:rFonts w:ascii="Arial Black" w:cs="Arial Black" w:eastAsia="Arial Black" w:hAnsi="Arial Black"/>
              <w:b w:val="1"/>
              <w:color w:val="000000"/>
              <w:sz w:val="24"/>
              <w:szCs w:val="24"/>
            </w:rPr>
            <w:pPrChange w:author="james ndekei" w:id="0" w:date="2021-06-15T12:50:29Z">
              <w:pPr>
                <w:pageBreakBefore w:val="0"/>
                <w:spacing w:after="0" w:lineRule="auto"/>
                <w:jc w:val="center"/>
              </w:pPr>
            </w:pPrChange>
          </w:pPr>
          <w:bookmarkStart w:colFirst="0" w:colLast="0" w:name="_heading=h.gjdgxs" w:id="0"/>
          <w:bookmarkEnd w:id="0"/>
          <w:r w:rsidDel="00000000" w:rsidR="00000000" w:rsidRPr="00000000">
            <w:rPr>
              <w:rFonts w:ascii="Arial Black" w:cs="Arial Black" w:eastAsia="Arial Black" w:hAnsi="Arial Black"/>
              <w:b w:val="1"/>
              <w:color w:val="000000"/>
              <w:sz w:val="24"/>
              <w:szCs w:val="24"/>
              <w:rtl w:val="0"/>
            </w:rPr>
            <w:t xml:space="preserve">THE KENYA SCHOOL OF LAW</w:t>
          </w:r>
        </w:p>
      </w:sdtContent>
    </w:sdt>
    <w:p w:rsidR="00000000" w:rsidDel="00000000" w:rsidP="00000000" w:rsidRDefault="00000000" w:rsidRPr="00000000" w14:paraId="00000002">
      <w:pPr>
        <w:pageBreakBefore w:val="0"/>
        <w:spacing w:after="0" w:lineRule="auto"/>
        <w:jc w:val="center"/>
        <w:rPr>
          <w:rFonts w:ascii="Arial Black" w:cs="Arial Black" w:eastAsia="Arial Black" w:hAnsi="Arial Black"/>
          <w:b w:val="1"/>
          <w:color w:val="000000"/>
          <w:sz w:val="24"/>
          <w:szCs w:val="24"/>
        </w:rPr>
      </w:pPr>
      <w:r w:rsidDel="00000000" w:rsidR="00000000" w:rsidRPr="00000000">
        <w:rPr>
          <w:rFonts w:ascii="Arial Black" w:cs="Arial Black" w:eastAsia="Arial Black" w:hAnsi="Arial Black"/>
          <w:b w:val="1"/>
          <w:color w:val="000000"/>
          <w:sz w:val="24"/>
          <w:szCs w:val="24"/>
          <w:rtl w:val="0"/>
        </w:rPr>
        <w:t xml:space="preserve">ADVOCATES TRAINING PROGRAMME</w:t>
      </w:r>
    </w:p>
    <w:p w:rsidR="00000000" w:rsidDel="00000000" w:rsidP="00000000" w:rsidRDefault="00000000" w:rsidRPr="00000000" w14:paraId="00000003">
      <w:pPr>
        <w:pageBreakBefore w:val="0"/>
        <w:spacing w:after="0" w:lineRule="auto"/>
        <w:jc w:val="center"/>
        <w:rPr>
          <w:rFonts w:ascii="Arial Black" w:cs="Arial Black" w:eastAsia="Arial Black" w:hAnsi="Arial Black"/>
          <w:b w:val="1"/>
          <w:color w:val="000000"/>
          <w:sz w:val="24"/>
          <w:szCs w:val="24"/>
        </w:rPr>
      </w:pPr>
      <w:r w:rsidDel="00000000" w:rsidR="00000000" w:rsidRPr="00000000">
        <w:rPr>
          <w:rFonts w:ascii="Arial Black" w:cs="Arial Black" w:eastAsia="Arial Black" w:hAnsi="Arial Black"/>
          <w:b w:val="1"/>
          <w:color w:val="000000"/>
          <w:sz w:val="24"/>
          <w:szCs w:val="24"/>
          <w:rtl w:val="0"/>
        </w:rPr>
        <w:t xml:space="preserve">(Academic Year 2018)</w:t>
      </w:r>
    </w:p>
    <w:p w:rsidR="00000000" w:rsidDel="00000000" w:rsidP="00000000" w:rsidRDefault="00000000" w:rsidRPr="00000000" w14:paraId="00000004">
      <w:pPr>
        <w:pageBreakBefore w:val="0"/>
        <w:spacing w:after="0" w:lineRule="auto"/>
        <w:jc w:val="center"/>
        <w:rPr>
          <w:rFonts w:ascii="Arial Black" w:cs="Arial Black" w:eastAsia="Arial Black" w:hAnsi="Arial Black"/>
          <w:b w:val="1"/>
          <w:color w:val="000000"/>
          <w:sz w:val="24"/>
          <w:szCs w:val="24"/>
        </w:rPr>
      </w:pPr>
      <w:r w:rsidDel="00000000" w:rsidR="00000000" w:rsidRPr="00000000">
        <w:rPr>
          <w:rFonts w:ascii="Arial Black" w:cs="Arial Black" w:eastAsia="Arial Black" w:hAnsi="Arial Black"/>
          <w:b w:val="1"/>
          <w:color w:val="000000"/>
          <w:sz w:val="24"/>
          <w:szCs w:val="24"/>
          <w:rtl w:val="0"/>
        </w:rPr>
        <w:t xml:space="preserve">COURSE OUTLINE ON ATP 100: CIVIL LITIGATION</w:t>
      </w:r>
    </w:p>
    <w:p w:rsidR="00000000" w:rsidDel="00000000" w:rsidP="00000000" w:rsidRDefault="00000000" w:rsidRPr="00000000" w14:paraId="00000005">
      <w:pPr>
        <w:pageBreakBefore w:val="0"/>
        <w:spacing w:after="0" w:lineRule="auto"/>
        <w:jc w:val="center"/>
        <w:rPr>
          <w:rFonts w:ascii="Palatino Linotype" w:cs="Palatino Linotype" w:eastAsia="Palatino Linotype" w:hAnsi="Palatino Linotype"/>
          <w:b w:val="1"/>
          <w:color w:val="000000"/>
          <w:sz w:val="24"/>
          <w:szCs w:val="24"/>
        </w:rPr>
      </w:pPr>
      <w:r w:rsidDel="00000000" w:rsidR="00000000" w:rsidRPr="00000000">
        <w:rPr>
          <w:rtl w:val="0"/>
        </w:rPr>
      </w:r>
    </w:p>
    <w:p w:rsidR="00000000" w:rsidDel="00000000" w:rsidP="00000000" w:rsidRDefault="00000000" w:rsidRPr="00000000" w14:paraId="00000006">
      <w:pPr>
        <w:pageBreakBefore w:val="0"/>
        <w:spacing w:after="0" w:lineRule="auto"/>
        <w:ind w:left="1440" w:firstLine="720"/>
        <w:rPr>
          <w:rFonts w:ascii="Palatino Linotype" w:cs="Palatino Linotype" w:eastAsia="Palatino Linotype" w:hAnsi="Palatino Linotype"/>
          <w:b w:val="1"/>
          <w:color w:val="000000"/>
          <w:sz w:val="24"/>
          <w:szCs w:val="24"/>
        </w:rPr>
      </w:pPr>
      <w:r w:rsidDel="00000000" w:rsidR="00000000" w:rsidRPr="00000000">
        <w:rPr>
          <w:rFonts w:ascii="Palatino Linotype" w:cs="Palatino Linotype" w:eastAsia="Palatino Linotype" w:hAnsi="Palatino Linotype"/>
          <w:b w:val="1"/>
          <w:color w:val="000000"/>
          <w:sz w:val="24"/>
          <w:szCs w:val="24"/>
          <w:rtl w:val="0"/>
        </w:rPr>
        <w:t xml:space="preserve">Worked out and Developed by:</w:t>
      </w:r>
    </w:p>
    <w:p w:rsidR="00000000" w:rsidDel="00000000" w:rsidP="00000000" w:rsidRDefault="00000000" w:rsidRPr="00000000" w14:paraId="00000007">
      <w:pPr>
        <w:pageBreakBefore w:val="0"/>
        <w:spacing w:after="0" w:lineRule="auto"/>
        <w:rPr>
          <w:rFonts w:ascii="Arial Black" w:cs="Arial Black" w:eastAsia="Arial Black" w:hAnsi="Arial Black"/>
          <w:b w:val="1"/>
          <w:color w:val="000000"/>
        </w:rPr>
      </w:pPr>
      <w:r w:rsidDel="00000000" w:rsidR="00000000" w:rsidRPr="00000000">
        <w:rPr>
          <w:rFonts w:ascii="Arial Black" w:cs="Arial Black" w:eastAsia="Arial Black" w:hAnsi="Arial Black"/>
          <w:b w:val="1"/>
          <w:color w:val="000000"/>
          <w:rtl w:val="0"/>
        </w:rPr>
        <w:t xml:space="preserve">LECTURERS: </w:t>
        <w:tab/>
        <w:t xml:space="preserve">Hon. Mr. Justice (rtd) Richard Kuloba, (Course Advisor)</w:t>
      </w:r>
    </w:p>
    <w:p w:rsidR="00000000" w:rsidDel="00000000" w:rsidP="00000000" w:rsidRDefault="00000000" w:rsidRPr="00000000" w14:paraId="00000008">
      <w:pPr>
        <w:pageBreakBefore w:val="0"/>
        <w:spacing w:after="0" w:lineRule="auto"/>
        <w:rPr>
          <w:rFonts w:ascii="Arial Black" w:cs="Arial Black" w:eastAsia="Arial Black" w:hAnsi="Arial Black"/>
          <w:b w:val="1"/>
          <w:color w:val="000000"/>
        </w:rPr>
      </w:pPr>
      <w:r w:rsidDel="00000000" w:rsidR="00000000" w:rsidRPr="00000000">
        <w:rPr>
          <w:rFonts w:ascii="Arial Black" w:cs="Arial Black" w:eastAsia="Arial Black" w:hAnsi="Arial Black"/>
          <w:b w:val="1"/>
          <w:color w:val="000000"/>
          <w:rtl w:val="0"/>
        </w:rPr>
        <w:tab/>
        <w:tab/>
        <w:tab/>
        <w:t xml:space="preserve">Mrs. Alice Mongare</w:t>
      </w:r>
    </w:p>
    <w:p w:rsidR="00000000" w:rsidDel="00000000" w:rsidP="00000000" w:rsidRDefault="00000000" w:rsidRPr="00000000" w14:paraId="00000009">
      <w:pPr>
        <w:pageBreakBefore w:val="0"/>
        <w:spacing w:after="0" w:lineRule="auto"/>
        <w:ind w:left="1440" w:firstLine="720"/>
        <w:rPr>
          <w:rFonts w:ascii="Arial Black" w:cs="Arial Black" w:eastAsia="Arial Black" w:hAnsi="Arial Black"/>
          <w:b w:val="1"/>
          <w:color w:val="000000"/>
        </w:rPr>
      </w:pPr>
      <w:r w:rsidDel="00000000" w:rsidR="00000000" w:rsidRPr="00000000">
        <w:rPr>
          <w:rFonts w:ascii="Arial Black" w:cs="Arial Black" w:eastAsia="Arial Black" w:hAnsi="Arial Black"/>
          <w:b w:val="1"/>
          <w:color w:val="000000"/>
          <w:rtl w:val="0"/>
        </w:rPr>
        <w:t xml:space="preserve">Mr. Herbert Ndung’u</w:t>
      </w:r>
    </w:p>
    <w:p w:rsidR="00000000" w:rsidDel="00000000" w:rsidP="00000000" w:rsidRDefault="00000000" w:rsidRPr="00000000" w14:paraId="0000000A">
      <w:pPr>
        <w:pageBreakBefore w:val="0"/>
        <w:spacing w:after="0" w:lineRule="auto"/>
        <w:jc w:val="both"/>
        <w:rPr>
          <w:rFonts w:ascii="Palatino Linotype" w:cs="Palatino Linotype" w:eastAsia="Palatino Linotype" w:hAnsi="Palatino Linotype"/>
          <w:b w:val="1"/>
          <w:color w:val="000000"/>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GENERAL INTRODUCTORY OVERVIEW OF THE CIVIL LITIGATION COURSE IN THE CONTEXT OF THE ADVOCATES TRAINING PROGRAMME</w:t>
      </w:r>
    </w:p>
    <w:p w:rsidR="00000000" w:rsidDel="00000000" w:rsidP="00000000" w:rsidRDefault="00000000" w:rsidRPr="00000000" w14:paraId="0000000C">
      <w:pPr>
        <w:pageBreakBefore w:val="0"/>
        <w:spacing w:after="0" w:lineRule="auto"/>
        <w:jc w:val="both"/>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Students are advised to read the Kenya School of Law Act, 2012, Act No. 26 of 2012, the Legal Education Act, 2012, Act No. 27 of 2012, Legal Notice No. 169 of 2009 and Legal Notice No. 400 of 2007, for a full appreciation of the description of this course, the syllabus and the context in which this course is mounted, conducted and taught at the Kenya School of Law.</w:t>
      </w:r>
    </w:p>
    <w:p w:rsidR="00000000" w:rsidDel="00000000" w:rsidP="00000000" w:rsidRDefault="00000000" w:rsidRPr="00000000" w14:paraId="0000000D">
      <w:pPr>
        <w:pageBreakBefore w:val="0"/>
        <w:spacing w:after="0" w:lineRule="auto"/>
        <w:jc w:val="both"/>
        <w:rPr>
          <w:rFonts w:ascii="Palatino Linotype" w:cs="Palatino Linotype" w:eastAsia="Palatino Linotype" w:hAnsi="Palatino Linotype"/>
          <w:color w:val="000000"/>
        </w:rPr>
      </w:pPr>
      <w:r w:rsidDel="00000000" w:rsidR="00000000" w:rsidRPr="00000000">
        <w:rPr>
          <w:rtl w:val="0"/>
        </w:rPr>
      </w:r>
    </w:p>
    <w:p w:rsidR="00000000" w:rsidDel="00000000" w:rsidP="00000000" w:rsidRDefault="00000000" w:rsidRPr="00000000" w14:paraId="0000000E">
      <w:pPr>
        <w:pageBreakBefore w:val="0"/>
        <w:spacing w:after="0" w:lineRule="auto"/>
        <w:jc w:val="both"/>
        <w:rPr>
          <w:rFonts w:ascii="Palatino Linotype" w:cs="Palatino Linotype" w:eastAsia="Palatino Linotype" w:hAnsi="Palatino Linotype"/>
          <w:b w:val="1"/>
          <w:color w:val="000000"/>
        </w:rPr>
      </w:pPr>
      <w:r w:rsidDel="00000000" w:rsidR="00000000" w:rsidRPr="00000000">
        <w:rPr>
          <w:rFonts w:ascii="Palatino Linotype" w:cs="Palatino Linotype" w:eastAsia="Palatino Linotype" w:hAnsi="Palatino Linotype"/>
          <w:b w:val="1"/>
          <w:color w:val="000000"/>
          <w:rtl w:val="0"/>
        </w:rPr>
        <w:t xml:space="preserve">Course Description</w:t>
      </w:r>
    </w:p>
    <w:p w:rsidR="00000000" w:rsidDel="00000000" w:rsidP="00000000" w:rsidRDefault="00000000" w:rsidRPr="00000000" w14:paraId="0000000F">
      <w:pPr>
        <w:pageBreakBefore w:val="0"/>
        <w:spacing w:after="0" w:lineRule="auto"/>
        <w:jc w:val="both"/>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The course on Civil Litigation is wide-ranging in topic coverage of civil dispute resolution mechanisms under various statutes, rules of practice and procedure, and professional ethics, in conformity with constitutional paradigms, and the national values and principles of governance.  The course is basically on the skills of the practical application of the law, rules and principles, of civil procedure to have a civil dispute resolved as provided by law.  This course covers the civil legal process from the moment client instructions are received through various forms of out-of-court dispute resolution forms, and ultimately the filing and processing of a lawsuit, to its final conclusion, and post-judgment processes.</w:t>
      </w:r>
    </w:p>
    <w:p w:rsidR="00000000" w:rsidDel="00000000" w:rsidP="00000000" w:rsidRDefault="00000000" w:rsidRPr="00000000" w14:paraId="00000010">
      <w:pPr>
        <w:pageBreakBefore w:val="0"/>
        <w:spacing w:after="0" w:lineRule="auto"/>
        <w:jc w:val="both"/>
        <w:rPr>
          <w:rFonts w:ascii="Palatino Linotype" w:cs="Palatino Linotype" w:eastAsia="Palatino Linotype" w:hAnsi="Palatino Linotype"/>
          <w:color w:val="000000"/>
        </w:rPr>
      </w:pPr>
      <w:r w:rsidDel="00000000" w:rsidR="00000000" w:rsidRPr="00000000">
        <w:rPr>
          <w:rtl w:val="0"/>
        </w:rPr>
      </w:r>
    </w:p>
    <w:p w:rsidR="00000000" w:rsidDel="00000000" w:rsidP="00000000" w:rsidRDefault="00000000" w:rsidRPr="00000000" w14:paraId="00000011">
      <w:pPr>
        <w:pageBreakBefore w:val="0"/>
        <w:spacing w:after="0" w:lineRule="auto"/>
        <w:jc w:val="both"/>
        <w:rPr>
          <w:rFonts w:ascii="Palatino Linotype" w:cs="Palatino Linotype" w:eastAsia="Palatino Linotype" w:hAnsi="Palatino Linotype"/>
          <w:b w:val="1"/>
          <w:color w:val="000000"/>
        </w:rPr>
      </w:pPr>
      <w:r w:rsidDel="00000000" w:rsidR="00000000" w:rsidRPr="00000000">
        <w:rPr>
          <w:rFonts w:ascii="Palatino Linotype" w:cs="Palatino Linotype" w:eastAsia="Palatino Linotype" w:hAnsi="Palatino Linotype"/>
          <w:b w:val="1"/>
          <w:color w:val="000000"/>
          <w:rtl w:val="0"/>
        </w:rPr>
        <w:t xml:space="preserve">Broad Subject outline</w:t>
      </w:r>
    </w:p>
    <w:p w:rsidR="00000000" w:rsidDel="00000000" w:rsidP="00000000" w:rsidRDefault="00000000" w:rsidRPr="00000000" w14:paraId="00000012">
      <w:pPr>
        <w:pageBreakBefore w:val="0"/>
        <w:spacing w:after="0" w:lineRule="auto"/>
        <w:jc w:val="both"/>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The broad subjects covered in the course on Civil Litigation include:</w:t>
      </w:r>
    </w:p>
    <w:p w:rsidR="00000000" w:rsidDel="00000000" w:rsidP="00000000" w:rsidRDefault="00000000" w:rsidRPr="00000000" w14:paraId="0000001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taking instructions from a prospective client</w:t>
      </w:r>
    </w:p>
    <w:p w:rsidR="00000000" w:rsidDel="00000000" w:rsidP="00000000" w:rsidRDefault="00000000" w:rsidRPr="00000000" w14:paraId="0000001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letter of demand before suit commenced</w:t>
      </w:r>
    </w:p>
    <w:p w:rsidR="00000000" w:rsidDel="00000000" w:rsidP="00000000" w:rsidRDefault="00000000" w:rsidRPr="00000000" w14:paraId="0000001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after letter of demand, and before initiation of civil suit</w:t>
      </w:r>
    </w:p>
    <w:p w:rsidR="00000000" w:rsidDel="00000000" w:rsidP="00000000" w:rsidRDefault="00000000" w:rsidRPr="00000000" w14:paraId="0000001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the initiation and defence of civil proceedings in courts or other tribunals</w:t>
      </w:r>
    </w:p>
    <w:p w:rsidR="00000000" w:rsidDel="00000000" w:rsidP="00000000" w:rsidRDefault="00000000" w:rsidRPr="00000000" w14:paraId="0000001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pre-trial procedures (interlocutory applications)</w:t>
      </w:r>
    </w:p>
    <w:p w:rsidR="00000000" w:rsidDel="00000000" w:rsidP="00000000" w:rsidRDefault="00000000" w:rsidRPr="00000000" w14:paraId="0000001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court and tribunal attendances for trial of civil cases</w:t>
      </w:r>
    </w:p>
    <w:p w:rsidR="00000000" w:rsidDel="00000000" w:rsidP="00000000" w:rsidRDefault="00000000" w:rsidRPr="00000000" w14:paraId="0000001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trial of civil cases</w:t>
      </w:r>
    </w:p>
    <w:p w:rsidR="00000000" w:rsidDel="00000000" w:rsidP="00000000" w:rsidRDefault="00000000" w:rsidRPr="00000000" w14:paraId="0000001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judgments and orders</w:t>
      </w:r>
    </w:p>
    <w:p w:rsidR="00000000" w:rsidDel="00000000" w:rsidP="00000000" w:rsidRDefault="00000000" w:rsidRPr="00000000" w14:paraId="0000001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post-trial procedures such as appeals, review, costs and the enforcement of judgments.</w:t>
      </w:r>
    </w:p>
    <w:p w:rsidR="00000000" w:rsidDel="00000000" w:rsidP="00000000" w:rsidRDefault="00000000" w:rsidRPr="00000000" w14:paraId="0000001C">
      <w:pPr>
        <w:pageBreakBefore w:val="0"/>
        <w:spacing w:after="0" w:lineRule="auto"/>
        <w:jc w:val="both"/>
        <w:rPr>
          <w:rFonts w:ascii="Palatino Linotype" w:cs="Palatino Linotype" w:eastAsia="Palatino Linotype" w:hAnsi="Palatino Linotype"/>
          <w:color w:val="000000"/>
        </w:rPr>
      </w:pPr>
      <w:r w:rsidDel="00000000" w:rsidR="00000000" w:rsidRPr="00000000">
        <w:rPr>
          <w:rtl w:val="0"/>
        </w:rPr>
      </w:r>
    </w:p>
    <w:p w:rsidR="00000000" w:rsidDel="00000000" w:rsidP="00000000" w:rsidRDefault="00000000" w:rsidRPr="00000000" w14:paraId="0000001D">
      <w:pPr>
        <w:pageBreakBefore w:val="0"/>
        <w:spacing w:after="0" w:lineRule="auto"/>
        <w:jc w:val="both"/>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Students need to have an understanding of the law, the rules, practice and procedures of the various courts, other methods of resolving civil disputes, and the ability to use their knowledge and understanding appropriately to achieve the best results.</w:t>
      </w:r>
    </w:p>
    <w:p w:rsidR="00000000" w:rsidDel="00000000" w:rsidP="00000000" w:rsidRDefault="00000000" w:rsidRPr="00000000" w14:paraId="0000001E">
      <w:pPr>
        <w:pageBreakBefore w:val="0"/>
        <w:spacing w:after="0" w:lineRule="auto"/>
        <w:jc w:val="both"/>
        <w:rPr>
          <w:rFonts w:ascii="Palatino Linotype" w:cs="Palatino Linotype" w:eastAsia="Palatino Linotype" w:hAnsi="Palatino Linotype"/>
          <w:color w:val="000000"/>
        </w:rPr>
      </w:pPr>
      <w:r w:rsidDel="00000000" w:rsidR="00000000" w:rsidRPr="00000000">
        <w:rPr>
          <w:rtl w:val="0"/>
        </w:rPr>
      </w:r>
    </w:p>
    <w:p w:rsidR="00000000" w:rsidDel="00000000" w:rsidP="00000000" w:rsidRDefault="00000000" w:rsidRPr="00000000" w14:paraId="0000001F">
      <w:pPr>
        <w:pageBreakBefore w:val="0"/>
        <w:spacing w:after="0" w:lineRule="auto"/>
        <w:jc w:val="both"/>
        <w:rPr>
          <w:rFonts w:ascii="Palatino Linotype" w:cs="Palatino Linotype" w:eastAsia="Palatino Linotype" w:hAnsi="Palatino Linotype"/>
          <w:b w:val="1"/>
          <w:color w:val="000000"/>
        </w:rPr>
      </w:pPr>
      <w:r w:rsidDel="00000000" w:rsidR="00000000" w:rsidRPr="00000000">
        <w:rPr>
          <w:rFonts w:ascii="Palatino Linotype" w:cs="Palatino Linotype" w:eastAsia="Palatino Linotype" w:hAnsi="Palatino Linotype"/>
          <w:b w:val="1"/>
          <w:color w:val="000000"/>
          <w:rtl w:val="0"/>
        </w:rPr>
        <w:t xml:space="preserve">The Assumption and Broad Objective of the Course</w:t>
      </w:r>
    </w:p>
    <w:p w:rsidR="00000000" w:rsidDel="00000000" w:rsidP="00000000" w:rsidRDefault="00000000" w:rsidRPr="00000000" w14:paraId="00000020">
      <w:pPr>
        <w:pageBreakBefore w:val="0"/>
        <w:spacing w:after="0" w:lineRule="auto"/>
        <w:jc w:val="both"/>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The course is founded on the assumption that the students have already had a firm and comprehensive theoretical study of Civil Procedure in their undergraduate studies at their former respective universities, before registering for the training programme at the Kenya School of Law.  It is, therefore, expected that the students come to the School to be exposed to the practical aspects of civil litigation to enable them take client instructions, to know and understand alternative dispute resolution methods, judicial and tribunal fora, to prepare all kinds of pleadings, and making interlocutory applications, prosecute cases in civil courts, extract and execute orders and decrees issued by the court, prepare appeal records/memorandum of appeal, conduct appeals, undertake review, and process Bills and Taxation of costs.</w:t>
      </w:r>
    </w:p>
    <w:p w:rsidR="00000000" w:rsidDel="00000000" w:rsidP="00000000" w:rsidRDefault="00000000" w:rsidRPr="00000000" w14:paraId="00000021">
      <w:pPr>
        <w:pageBreakBefore w:val="0"/>
        <w:spacing w:after="0" w:lineRule="auto"/>
        <w:jc w:val="both"/>
        <w:rPr>
          <w:rFonts w:ascii="Palatino Linotype" w:cs="Palatino Linotype" w:eastAsia="Palatino Linotype" w:hAnsi="Palatino Linotype"/>
          <w:color w:val="000000"/>
          <w:sz w:val="12"/>
          <w:szCs w:val="12"/>
        </w:rPr>
      </w:pPr>
      <w:r w:rsidDel="00000000" w:rsidR="00000000" w:rsidRPr="00000000">
        <w:rPr>
          <w:rtl w:val="0"/>
        </w:rPr>
      </w:r>
    </w:p>
    <w:p w:rsidR="00000000" w:rsidDel="00000000" w:rsidP="00000000" w:rsidRDefault="00000000" w:rsidRPr="00000000" w14:paraId="00000022">
      <w:pPr>
        <w:pageBreakBefore w:val="0"/>
        <w:spacing w:after="0" w:lineRule="auto"/>
        <w:jc w:val="both"/>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Based on the aforestated assumptions, and the course objectives, the teaching and instructional objectives of the course are to:</w:t>
      </w:r>
    </w:p>
    <w:p w:rsidR="00000000" w:rsidDel="00000000" w:rsidP="00000000" w:rsidRDefault="00000000" w:rsidRPr="00000000" w14:paraId="00000023">
      <w:pPr>
        <w:pageBreakBefore w:val="0"/>
        <w:spacing w:after="0" w:lineRule="auto"/>
        <w:jc w:val="both"/>
        <w:rPr>
          <w:rFonts w:ascii="Palatino Linotype" w:cs="Palatino Linotype" w:eastAsia="Palatino Linotype" w:hAnsi="Palatino Linotype"/>
          <w:color w:val="000000"/>
          <w:sz w:val="10"/>
          <w:szCs w:val="10"/>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900" w:right="0" w:hanging="54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to ensure the students’ understanding of the  practical application of the Civil Procedure Act (cap 21) and the Civil Procedure Rules, 2010 made thereunder, the Court of Appeal Rules, 2012, the Supreme Court Rules, 2012, and related statutes</w:t>
      </w:r>
    </w:p>
    <w:p w:rsidR="00000000" w:rsidDel="00000000" w:rsidP="00000000" w:rsidRDefault="00000000" w:rsidRPr="00000000" w14:paraId="000000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900" w:right="0" w:hanging="54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to ensure that a student has a firm grasp of the multifaceted Rules of Civil Procedure, 2010, and other Rules of Court and how they apply in Kenyan courts;</w:t>
      </w:r>
    </w:p>
    <w:p w:rsidR="00000000" w:rsidDel="00000000" w:rsidP="00000000" w:rsidRDefault="00000000" w:rsidRPr="00000000" w14:paraId="000000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900" w:right="0" w:hanging="54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instil in the student a firm understanding and the practical application of the Civil Procedure Act and the Civil Procedure Rules, 2010 and other Court Rules and relevant statutes, and illustrative case-law to a given set of facts;</w:t>
      </w:r>
    </w:p>
    <w:p w:rsidR="00000000" w:rsidDel="00000000" w:rsidP="00000000" w:rsidRDefault="00000000" w:rsidRPr="00000000" w14:paraId="0000002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900" w:right="0" w:hanging="54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to ensure that the student is equipped with the necessary interpretational and practical application skills for an effective civil litigation advocate,</w:t>
      </w:r>
    </w:p>
    <w:p w:rsidR="00000000" w:rsidDel="00000000" w:rsidP="00000000" w:rsidRDefault="00000000" w:rsidRPr="00000000" w14:paraId="000000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900" w:right="0" w:hanging="54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to provide clinical training, including simulations and moot courts</w:t>
      </w:r>
    </w:p>
    <w:p w:rsidR="00000000" w:rsidDel="00000000" w:rsidP="00000000" w:rsidRDefault="00000000" w:rsidRPr="00000000" w14:paraId="000000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900" w:right="0" w:hanging="54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to emphasize relevant constitutional provisions, and the prescribed Overriding Objective, in civil justice administration in Kenya.</w:t>
      </w:r>
    </w:p>
    <w:p w:rsidR="00000000" w:rsidDel="00000000" w:rsidP="00000000" w:rsidRDefault="00000000" w:rsidRPr="00000000" w14:paraId="0000002A">
      <w:pPr>
        <w:pageBreakBefore w:val="0"/>
        <w:spacing w:after="0" w:lineRule="auto"/>
        <w:jc w:val="both"/>
        <w:rPr>
          <w:rFonts w:ascii="Palatino Linotype" w:cs="Palatino Linotype" w:eastAsia="Palatino Linotype" w:hAnsi="Palatino Linotype"/>
          <w:b w:val="1"/>
          <w:color w:val="000000"/>
        </w:rPr>
      </w:pPr>
      <w:r w:rsidDel="00000000" w:rsidR="00000000" w:rsidRPr="00000000">
        <w:rPr>
          <w:rtl w:val="0"/>
        </w:rPr>
      </w:r>
    </w:p>
    <w:p w:rsidR="00000000" w:rsidDel="00000000" w:rsidP="00000000" w:rsidRDefault="00000000" w:rsidRPr="00000000" w14:paraId="0000002B">
      <w:pPr>
        <w:pageBreakBefore w:val="0"/>
        <w:spacing w:after="0" w:lineRule="auto"/>
        <w:jc w:val="both"/>
        <w:rPr>
          <w:rFonts w:ascii="Palatino Linotype" w:cs="Palatino Linotype" w:eastAsia="Palatino Linotype" w:hAnsi="Palatino Linotype"/>
          <w:b w:val="1"/>
          <w:color w:val="000000"/>
        </w:rPr>
      </w:pPr>
      <w:r w:rsidDel="00000000" w:rsidR="00000000" w:rsidRPr="00000000">
        <w:rPr>
          <w:rFonts w:ascii="Palatino Linotype" w:cs="Palatino Linotype" w:eastAsia="Palatino Linotype" w:hAnsi="Palatino Linotype"/>
          <w:b w:val="1"/>
          <w:color w:val="000000"/>
          <w:rtl w:val="0"/>
        </w:rPr>
        <w:t xml:space="preserve">Learning objectives of the Course </w:t>
      </w:r>
    </w:p>
    <w:p w:rsidR="00000000" w:rsidDel="00000000" w:rsidP="00000000" w:rsidRDefault="00000000" w:rsidRPr="00000000" w14:paraId="0000002C">
      <w:pPr>
        <w:pageBreakBefore w:val="0"/>
        <w:spacing w:after="0" w:lineRule="auto"/>
        <w:jc w:val="both"/>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At the end of this Course, a student will be able to demonstrate the competence and the skills required of a civil court lawyer in the basic elements of civil litigation practice commonly encountered and employed in civil practice strategies for resolution of civil disputes, including:</w:t>
      </w:r>
    </w:p>
    <w:p w:rsidR="00000000" w:rsidDel="00000000" w:rsidP="00000000" w:rsidRDefault="00000000" w:rsidRPr="00000000" w14:paraId="0000002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getting client-advocate instructions</w:t>
      </w:r>
    </w:p>
    <w:p w:rsidR="00000000" w:rsidDel="00000000" w:rsidP="00000000" w:rsidRDefault="00000000" w:rsidRPr="00000000" w14:paraId="0000002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assessing the merits of a case and identifying dispute resolution alternatives</w:t>
      </w:r>
    </w:p>
    <w:p w:rsidR="00000000" w:rsidDel="00000000" w:rsidP="00000000" w:rsidRDefault="00000000" w:rsidRPr="00000000" w14:paraId="0000002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advising on costs of litigation</w:t>
      </w:r>
    </w:p>
    <w:p w:rsidR="00000000" w:rsidDel="00000000" w:rsidP="00000000" w:rsidRDefault="00000000" w:rsidRPr="00000000" w14:paraId="0000003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initiating and responding to claims</w:t>
      </w:r>
    </w:p>
    <w:p w:rsidR="00000000" w:rsidDel="00000000" w:rsidP="00000000" w:rsidRDefault="00000000" w:rsidRPr="00000000" w14:paraId="0000003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taking and responding to interlocutory and default proceedings</w:t>
      </w:r>
    </w:p>
    <w:p w:rsidR="00000000" w:rsidDel="00000000" w:rsidP="00000000" w:rsidRDefault="00000000" w:rsidRPr="00000000" w14:paraId="0000003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gathering and presenting evidence</w:t>
      </w:r>
    </w:p>
    <w:p w:rsidR="00000000" w:rsidDel="00000000" w:rsidP="00000000" w:rsidRDefault="00000000" w:rsidRPr="00000000" w14:paraId="0000003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negotiating settlements, and other alternative dispute resolution methods</w:t>
      </w:r>
    </w:p>
    <w:p w:rsidR="00000000" w:rsidDel="00000000" w:rsidP="00000000" w:rsidRDefault="00000000" w:rsidRPr="00000000" w14:paraId="0000003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taking appeals and seeking review</w:t>
      </w:r>
    </w:p>
    <w:p w:rsidR="00000000" w:rsidDel="00000000" w:rsidP="00000000" w:rsidRDefault="00000000" w:rsidRPr="00000000" w14:paraId="0000003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enforcing court decisions and other dispute resolutions.</w:t>
      </w:r>
    </w:p>
    <w:p w:rsidR="00000000" w:rsidDel="00000000" w:rsidP="00000000" w:rsidRDefault="00000000" w:rsidRPr="00000000" w14:paraId="00000036">
      <w:pPr>
        <w:pageBreakBefore w:val="0"/>
        <w:spacing w:after="0" w:lineRule="auto"/>
        <w:jc w:val="both"/>
        <w:rPr>
          <w:rFonts w:ascii="Palatino Linotype" w:cs="Palatino Linotype" w:eastAsia="Palatino Linotype" w:hAnsi="Palatino Linotype"/>
          <w:color w:val="000000"/>
        </w:rPr>
      </w:pPr>
      <w:r w:rsidDel="00000000" w:rsidR="00000000" w:rsidRPr="00000000">
        <w:rPr>
          <w:rtl w:val="0"/>
        </w:rPr>
      </w:r>
    </w:p>
    <w:p w:rsidR="00000000" w:rsidDel="00000000" w:rsidP="00000000" w:rsidRDefault="00000000" w:rsidRPr="00000000" w14:paraId="00000037">
      <w:pPr>
        <w:pageBreakBefore w:val="0"/>
        <w:spacing w:after="0" w:lineRule="auto"/>
        <w:jc w:val="both"/>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Students be able to demonstrate a proper knowledge of the law, court rules and practice that apply in civil litigation, which will enable them, upon admission to the Roll of Advocates, to advise clients on appropriate strategies to resolve disputes, and to conduct Civil Litigation for clients in a timely and cost-effective manner, as by law required, in the tradition and ethics of the legal profession.</w:t>
      </w:r>
    </w:p>
    <w:p w:rsidR="00000000" w:rsidDel="00000000" w:rsidP="00000000" w:rsidRDefault="00000000" w:rsidRPr="00000000" w14:paraId="00000038">
      <w:pPr>
        <w:pageBreakBefore w:val="0"/>
        <w:spacing w:after="0" w:lineRule="auto"/>
        <w:jc w:val="both"/>
        <w:rPr>
          <w:rFonts w:ascii="Palatino Linotype" w:cs="Palatino Linotype" w:eastAsia="Palatino Linotype" w:hAnsi="Palatino Linotype"/>
          <w:color w:val="000000"/>
        </w:rPr>
      </w:pPr>
      <w:r w:rsidDel="00000000" w:rsidR="00000000" w:rsidRPr="00000000">
        <w:rPr>
          <w:rtl w:val="0"/>
        </w:rPr>
      </w:r>
    </w:p>
    <w:p w:rsidR="00000000" w:rsidDel="00000000" w:rsidP="00000000" w:rsidRDefault="00000000" w:rsidRPr="00000000" w14:paraId="00000039">
      <w:pPr>
        <w:pageBreakBefore w:val="0"/>
        <w:spacing w:after="0" w:lineRule="auto"/>
        <w:jc w:val="both"/>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b w:val="1"/>
          <w:color w:val="000000"/>
          <w:rtl w:val="0"/>
        </w:rPr>
        <w:t xml:space="preserve">Course Instructional strategies</w:t>
      </w:r>
      <w:r w:rsidDel="00000000" w:rsidR="00000000" w:rsidRPr="00000000">
        <w:rPr>
          <w:rtl w:val="0"/>
        </w:rPr>
      </w:r>
    </w:p>
    <w:p w:rsidR="00000000" w:rsidDel="00000000" w:rsidP="00000000" w:rsidRDefault="00000000" w:rsidRPr="00000000" w14:paraId="0000003A">
      <w:pPr>
        <w:pageBreakBefore w:val="0"/>
        <w:spacing w:after="0" w:lineRule="auto"/>
        <w:jc w:val="both"/>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The overall teaching methodologies and course instructional strategies for the civil litigation course in the Advocates Training Programme are:</w:t>
      </w:r>
    </w:p>
    <w:p w:rsidR="00000000" w:rsidDel="00000000" w:rsidP="00000000" w:rsidRDefault="00000000" w:rsidRPr="00000000" w14:paraId="0000003B">
      <w:pPr>
        <w:pageBreakBefore w:val="0"/>
        <w:spacing w:after="0" w:lineRule="auto"/>
        <w:jc w:val="both"/>
        <w:rPr>
          <w:rFonts w:ascii="Palatino Linotype" w:cs="Palatino Linotype" w:eastAsia="Palatino Linotype" w:hAnsi="Palatino Linotype"/>
          <w:color w:val="00000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Interactive lectures</w:t>
      </w:r>
    </w:p>
    <w:p w:rsidR="00000000" w:rsidDel="00000000" w:rsidP="00000000" w:rsidRDefault="00000000" w:rsidRPr="00000000" w14:paraId="000000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Seminars and tutorials through firm meetings</w:t>
      </w:r>
    </w:p>
    <w:p w:rsidR="00000000" w:rsidDel="00000000" w:rsidP="00000000" w:rsidRDefault="00000000" w:rsidRPr="00000000" w14:paraId="000000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Simulations</w:t>
      </w:r>
    </w:p>
    <w:p w:rsidR="00000000" w:rsidDel="00000000" w:rsidP="00000000" w:rsidRDefault="00000000" w:rsidRPr="00000000" w14:paraId="000000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Moot courts</w:t>
      </w:r>
    </w:p>
    <w:p w:rsidR="00000000" w:rsidDel="00000000" w:rsidP="00000000" w:rsidRDefault="00000000" w:rsidRPr="00000000" w14:paraId="000000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Role plays</w:t>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Educational visits and study tours</w:t>
      </w:r>
    </w:p>
    <w:p w:rsidR="00000000" w:rsidDel="00000000" w:rsidP="00000000" w:rsidRDefault="00000000" w:rsidRPr="00000000" w14:paraId="000000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Audio visual aids</w:t>
      </w:r>
    </w:p>
    <w:p w:rsidR="00000000" w:rsidDel="00000000" w:rsidP="00000000" w:rsidRDefault="00000000" w:rsidRPr="00000000" w14:paraId="000000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Pupilage and attachment</w:t>
      </w:r>
    </w:p>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Clinical work</w:t>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Occasional guest lectures on selected topics</w:t>
      </w:r>
    </w:p>
    <w:p w:rsidR="00000000" w:rsidDel="00000000" w:rsidP="00000000" w:rsidRDefault="00000000" w:rsidRPr="00000000" w14:paraId="00000046">
      <w:pPr>
        <w:pageBreakBefore w:val="0"/>
        <w:spacing w:after="0" w:lineRule="auto"/>
        <w:jc w:val="both"/>
        <w:rPr>
          <w:rFonts w:ascii="Palatino Linotype" w:cs="Palatino Linotype" w:eastAsia="Palatino Linotype" w:hAnsi="Palatino Linotype"/>
          <w:b w:val="1"/>
          <w:color w:val="000000"/>
        </w:rPr>
      </w:pPr>
      <w:r w:rsidDel="00000000" w:rsidR="00000000" w:rsidRPr="00000000">
        <w:rPr>
          <w:rtl w:val="0"/>
        </w:rPr>
      </w:r>
    </w:p>
    <w:p w:rsidR="00000000" w:rsidDel="00000000" w:rsidP="00000000" w:rsidRDefault="00000000" w:rsidRPr="00000000" w14:paraId="00000047">
      <w:pPr>
        <w:pageBreakBefore w:val="0"/>
        <w:spacing w:after="0" w:lineRule="auto"/>
        <w:jc w:val="both"/>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b w:val="1"/>
          <w:color w:val="000000"/>
          <w:rtl w:val="0"/>
        </w:rPr>
        <w:t xml:space="preserve">Course Assessment/Examination</w:t>
      </w:r>
      <w:r w:rsidDel="00000000" w:rsidR="00000000" w:rsidRPr="00000000">
        <w:rPr>
          <w:rFonts w:ascii="Palatino Linotype" w:cs="Palatino Linotype" w:eastAsia="Palatino Linotype" w:hAnsi="Palatino Linotype"/>
          <w:color w:val="000000"/>
          <w:rtl w:val="0"/>
        </w:rPr>
        <w:t xml:space="preserve">:</w:t>
      </w:r>
    </w:p>
    <w:p w:rsidR="00000000" w:rsidDel="00000000" w:rsidP="00000000" w:rsidRDefault="00000000" w:rsidRPr="00000000" w14:paraId="0000004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Project work </w:t>
        <w:tab/>
        <w:tab/>
        <w:t xml:space="preserve">(Term 1): 20%</w:t>
      </w:r>
    </w:p>
    <w:p w:rsidR="00000000" w:rsidDel="00000000" w:rsidP="00000000" w:rsidRDefault="00000000" w:rsidRPr="00000000" w14:paraId="0000004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Oral examination </w:t>
        <w:tab/>
        <w:t xml:space="preserve">(Term 2): 20%</w:t>
      </w:r>
    </w:p>
    <w:p w:rsidR="00000000" w:rsidDel="00000000" w:rsidP="00000000" w:rsidRDefault="00000000" w:rsidRPr="00000000" w14:paraId="0000004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Written examination </w:t>
        <w:tab/>
        <w:t xml:space="preserve">(Term 3): 60%</w:t>
      </w:r>
    </w:p>
    <w:p w:rsidR="00000000" w:rsidDel="00000000" w:rsidP="00000000" w:rsidRDefault="00000000" w:rsidRPr="00000000" w14:paraId="0000004B">
      <w:pPr>
        <w:pageBreakBefore w:val="0"/>
        <w:spacing w:after="0" w:lineRule="auto"/>
        <w:jc w:val="both"/>
        <w:rPr>
          <w:rFonts w:ascii="Palatino Linotype" w:cs="Palatino Linotype" w:eastAsia="Palatino Linotype" w:hAnsi="Palatino Linotype"/>
          <w:color w:val="000000"/>
        </w:rPr>
      </w:pPr>
      <w:r w:rsidDel="00000000" w:rsidR="00000000" w:rsidRPr="00000000">
        <w:rPr>
          <w:rtl w:val="0"/>
        </w:rPr>
      </w:r>
    </w:p>
    <w:p w:rsidR="00000000" w:rsidDel="00000000" w:rsidP="00000000" w:rsidRDefault="00000000" w:rsidRPr="00000000" w14:paraId="0000004C">
      <w:pPr>
        <w:pageBreakBefore w:val="0"/>
        <w:spacing w:after="0" w:lineRule="auto"/>
        <w:jc w:val="both"/>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In the written examination administered by the Council of Legal Education, the students will be examined at the end of the academic year on the basis of a two hour written paper.  The examination will be a closed book examination, composed of questions which will include one compulsory question.  The compulsory question (usually Question No. 1) tests a student’s ability to draft proper pleadings for filing in Court.  It is based on what is taught in the course at the School.  The other questions will be set on the various topics covered in the course of the training programme and will require a student to apply the practical skills learnt at the School.  Questions will, therefore, be problem questions requiring a student to apply the Civil Procedure Act, Rules, 2010, other Rules of Court,  and relevant statutes, to a given set of facts.  This will count for 60% of the total marks.  </w:t>
      </w:r>
    </w:p>
    <w:p w:rsidR="00000000" w:rsidDel="00000000" w:rsidP="00000000" w:rsidRDefault="00000000" w:rsidRPr="00000000" w14:paraId="0000004D">
      <w:pPr>
        <w:pageBreakBefore w:val="0"/>
        <w:spacing w:after="0" w:lineRule="auto"/>
        <w:rPr>
          <w:rFonts w:ascii="Palatino Linotype" w:cs="Palatino Linotype" w:eastAsia="Palatino Linotype" w:hAnsi="Palatino Linotype"/>
          <w:b w:val="1"/>
          <w:color w:val="000000"/>
        </w:rPr>
      </w:pPr>
      <w:r w:rsidDel="00000000" w:rsidR="00000000" w:rsidRPr="00000000">
        <w:rPr>
          <w:rtl w:val="0"/>
        </w:rPr>
      </w:r>
    </w:p>
    <w:p w:rsidR="00000000" w:rsidDel="00000000" w:rsidP="00000000" w:rsidRDefault="00000000" w:rsidRPr="00000000" w14:paraId="0000004E">
      <w:pPr>
        <w:pageBreakBefore w:val="0"/>
        <w:spacing w:after="0" w:lineRule="auto"/>
        <w:rPr>
          <w:rFonts w:ascii="Palatino Linotype" w:cs="Palatino Linotype" w:eastAsia="Palatino Linotype" w:hAnsi="Palatino Linotype"/>
          <w:b w:val="1"/>
          <w:color w:val="000000"/>
        </w:rPr>
      </w:pPr>
      <w:r w:rsidDel="00000000" w:rsidR="00000000" w:rsidRPr="00000000">
        <w:rPr>
          <w:rFonts w:ascii="Palatino Linotype" w:cs="Palatino Linotype" w:eastAsia="Palatino Linotype" w:hAnsi="Palatino Linotype"/>
          <w:b w:val="1"/>
          <w:color w:val="000000"/>
          <w:rtl w:val="0"/>
        </w:rPr>
        <w:t xml:space="preserve">Reference Material:</w:t>
      </w:r>
    </w:p>
    <w:p w:rsidR="00000000" w:rsidDel="00000000" w:rsidP="00000000" w:rsidRDefault="00000000" w:rsidRPr="00000000" w14:paraId="0000004F">
      <w:pPr>
        <w:pageBreakBefore w:val="0"/>
        <w:spacing w:after="0" w:lineRule="auto"/>
        <w:rPr>
          <w:rFonts w:ascii="Palatino Linotype" w:cs="Palatino Linotype" w:eastAsia="Palatino Linotype" w:hAnsi="Palatino Linotype"/>
          <w:b w:val="1"/>
          <w:color w:val="000000"/>
        </w:rPr>
      </w:pPr>
      <w:r w:rsidDel="00000000" w:rsidR="00000000" w:rsidRPr="00000000">
        <w:rPr>
          <w:rtl w:val="0"/>
        </w:rPr>
      </w:r>
    </w:p>
    <w:p w:rsidR="00000000" w:rsidDel="00000000" w:rsidP="00000000" w:rsidRDefault="00000000" w:rsidRPr="00000000" w14:paraId="00000050">
      <w:pPr>
        <w:pageBreakBefore w:val="0"/>
        <w:spacing w:after="0" w:lineRule="auto"/>
        <w:rPr>
          <w:rFonts w:ascii="Palatino Linotype" w:cs="Palatino Linotype" w:eastAsia="Palatino Linotype" w:hAnsi="Palatino Linotype"/>
          <w:b w:val="1"/>
          <w:color w:val="000000"/>
        </w:rPr>
      </w:pPr>
      <w:r w:rsidDel="00000000" w:rsidR="00000000" w:rsidRPr="00000000">
        <w:rPr>
          <w:rFonts w:ascii="Palatino Linotype" w:cs="Palatino Linotype" w:eastAsia="Palatino Linotype" w:hAnsi="Palatino Linotype"/>
          <w:b w:val="1"/>
          <w:color w:val="000000"/>
          <w:rtl w:val="0"/>
        </w:rPr>
        <w:t xml:space="preserve">1. Basic written law, and Statutes</w:t>
      </w:r>
    </w:p>
    <w:p w:rsidR="00000000" w:rsidDel="00000000" w:rsidP="00000000" w:rsidRDefault="00000000" w:rsidRPr="00000000" w14:paraId="0000005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The Constitution of Kenya, 2010</w:t>
      </w:r>
    </w:p>
    <w:p w:rsidR="00000000" w:rsidDel="00000000" w:rsidP="00000000" w:rsidRDefault="00000000" w:rsidRPr="00000000" w14:paraId="0000005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The Constitution of Kenya (Protection of Rights and Fundamental Freedoms) Practice and Procedure Rules, 2013</w:t>
      </w:r>
    </w:p>
    <w:p w:rsidR="00000000" w:rsidDel="00000000" w:rsidP="00000000" w:rsidRDefault="00000000" w:rsidRPr="00000000" w14:paraId="0000005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The Civil Procedure Act (Cap. 21, Rev 2010), the Civil Procedure Rules, 2010 the Practice Directions dated 28</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July 2014(and from time to time)</w:t>
      </w:r>
    </w:p>
    <w:p w:rsidR="00000000" w:rsidDel="00000000" w:rsidP="00000000" w:rsidRDefault="00000000" w:rsidRPr="00000000" w14:paraId="0000005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The Judicature Act (Cap.8 Rev 2012), and the High Court Practice Rules made thereunder</w:t>
      </w:r>
    </w:p>
    <w:p w:rsidR="00000000" w:rsidDel="00000000" w:rsidP="00000000" w:rsidRDefault="00000000" w:rsidRPr="00000000" w14:paraId="0000005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The Magistrates Courts Act, 2015 (Act No 26 of 2015)</w:t>
      </w:r>
    </w:p>
    <w:p w:rsidR="00000000" w:rsidDel="00000000" w:rsidP="00000000" w:rsidRDefault="00000000" w:rsidRPr="00000000" w14:paraId="0000005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The Kadhi’s Court Act </w:t>
      </w:r>
    </w:p>
    <w:p w:rsidR="00000000" w:rsidDel="00000000" w:rsidP="00000000" w:rsidRDefault="00000000" w:rsidRPr="00000000" w14:paraId="0000005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Limitation of Actions Act, (Cap 22)</w:t>
      </w:r>
    </w:p>
    <w:p w:rsidR="00000000" w:rsidDel="00000000" w:rsidP="00000000" w:rsidRDefault="00000000" w:rsidRPr="00000000" w14:paraId="0000005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The Public Authorities Limitation of Actions Act (Cap 39)</w:t>
      </w:r>
    </w:p>
    <w:p w:rsidR="00000000" w:rsidDel="00000000" w:rsidP="00000000" w:rsidRDefault="00000000" w:rsidRPr="00000000" w14:paraId="0000005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Government Proceedings Act (Cap 40)</w:t>
      </w:r>
    </w:p>
    <w:p w:rsidR="00000000" w:rsidDel="00000000" w:rsidP="00000000" w:rsidRDefault="00000000" w:rsidRPr="00000000" w14:paraId="0000005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The Law Reform Act (Cap 26)</w:t>
      </w:r>
    </w:p>
    <w:p w:rsidR="00000000" w:rsidDel="00000000" w:rsidP="00000000" w:rsidRDefault="00000000" w:rsidRPr="00000000" w14:paraId="0000005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The Employment and Labour Relations Court Act, 2011 (Cap 234 B, Rev 2014), and the Industrial Court Procedure Rules, 2010</w:t>
      </w:r>
    </w:p>
    <w:p w:rsidR="00000000" w:rsidDel="00000000" w:rsidP="00000000" w:rsidRDefault="00000000" w:rsidRPr="00000000" w14:paraId="0000005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Environment and Land Court Act, 2011 (Act No. 19 of 2011), and the  Practice Direction Rules in the Environment and Land Court</w:t>
      </w:r>
    </w:p>
    <w:p w:rsidR="00000000" w:rsidDel="00000000" w:rsidP="00000000" w:rsidRDefault="00000000" w:rsidRPr="00000000" w14:paraId="0000005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The Evidence Act (Cap 80)</w:t>
      </w:r>
    </w:p>
    <w:p w:rsidR="00000000" w:rsidDel="00000000" w:rsidP="00000000" w:rsidRDefault="00000000" w:rsidRPr="00000000" w14:paraId="0000005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The Arbitration Act, 1995</w:t>
      </w:r>
    </w:p>
    <w:p w:rsidR="00000000" w:rsidDel="00000000" w:rsidP="00000000" w:rsidRDefault="00000000" w:rsidRPr="00000000" w14:paraId="0000005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The Oaths and Statutory Declarations Act (Cap. 15)</w:t>
      </w:r>
    </w:p>
    <w:p w:rsidR="00000000" w:rsidDel="00000000" w:rsidP="00000000" w:rsidRDefault="00000000" w:rsidRPr="00000000" w14:paraId="0000006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The Advocates Act (Cap. 16)</w:t>
      </w:r>
    </w:p>
    <w:p w:rsidR="00000000" w:rsidDel="00000000" w:rsidP="00000000" w:rsidRDefault="00000000" w:rsidRPr="00000000" w14:paraId="0000006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The Advocates (Remuneration) Order</w:t>
      </w:r>
    </w:p>
    <w:p w:rsidR="00000000" w:rsidDel="00000000" w:rsidP="00000000" w:rsidRDefault="00000000" w:rsidRPr="00000000" w14:paraId="0000006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The Appellate Jurisdiction Act (Cap.9, Rev 2012)</w:t>
      </w:r>
    </w:p>
    <w:p w:rsidR="00000000" w:rsidDel="00000000" w:rsidP="00000000" w:rsidRDefault="00000000" w:rsidRPr="00000000" w14:paraId="0000006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The Court of Appeal (Organization and Administration) Act, 2015 (Act No 28 of 2015)</w:t>
      </w:r>
    </w:p>
    <w:p w:rsidR="00000000" w:rsidDel="00000000" w:rsidP="00000000" w:rsidRDefault="00000000" w:rsidRPr="00000000" w14:paraId="0000006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The Court of Appeal Rules, 2010</w:t>
      </w:r>
    </w:p>
    <w:p w:rsidR="00000000" w:rsidDel="00000000" w:rsidP="00000000" w:rsidRDefault="00000000" w:rsidRPr="00000000" w14:paraId="0000006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The Supreme Court Act, 2011 (Act No 7 of 2011)</w:t>
      </w:r>
    </w:p>
    <w:p w:rsidR="00000000" w:rsidDel="00000000" w:rsidP="00000000" w:rsidRDefault="00000000" w:rsidRPr="00000000" w14:paraId="0000006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The Supreme Court Rules, 2012 (Legal Notice no 123 of 2012)</w:t>
      </w:r>
    </w:p>
    <w:p w:rsidR="00000000" w:rsidDel="00000000" w:rsidP="00000000" w:rsidRDefault="00000000" w:rsidRPr="00000000" w14:paraId="00000067">
      <w:pPr>
        <w:pageBreakBefore w:val="0"/>
        <w:spacing w:after="0" w:lineRule="auto"/>
        <w:rPr>
          <w:rFonts w:ascii="Palatino Linotype" w:cs="Palatino Linotype" w:eastAsia="Palatino Linotype" w:hAnsi="Palatino Linotype"/>
          <w:color w:val="000000"/>
        </w:rPr>
      </w:pPr>
      <w:r w:rsidDel="00000000" w:rsidR="00000000" w:rsidRPr="00000000">
        <w:rPr>
          <w:rtl w:val="0"/>
        </w:rPr>
      </w:r>
    </w:p>
    <w:p w:rsidR="00000000" w:rsidDel="00000000" w:rsidP="00000000" w:rsidRDefault="00000000" w:rsidRPr="00000000" w14:paraId="00000068">
      <w:pPr>
        <w:pageBreakBefore w:val="0"/>
        <w:spacing w:after="0" w:lineRule="auto"/>
        <w:rPr>
          <w:rFonts w:ascii="Palatino Linotype" w:cs="Palatino Linotype" w:eastAsia="Palatino Linotype" w:hAnsi="Palatino Linotype"/>
          <w:b w:val="1"/>
          <w:color w:val="000000"/>
        </w:rPr>
      </w:pPr>
      <w:r w:rsidDel="00000000" w:rsidR="00000000" w:rsidRPr="00000000">
        <w:rPr>
          <w:rFonts w:ascii="Palatino Linotype" w:cs="Palatino Linotype" w:eastAsia="Palatino Linotype" w:hAnsi="Palatino Linotype"/>
          <w:b w:val="1"/>
          <w:color w:val="000000"/>
          <w:rtl w:val="0"/>
        </w:rPr>
        <w:t xml:space="preserve">2. Case Law</w:t>
      </w:r>
    </w:p>
    <w:p w:rsidR="00000000" w:rsidDel="00000000" w:rsidP="00000000" w:rsidRDefault="00000000" w:rsidRPr="00000000" w14:paraId="00000069">
      <w:pPr>
        <w:pageBreakBefore w:val="0"/>
        <w:spacing w:after="0" w:lineRule="auto"/>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To be supplied on each topic content whenever illustrative precedent is required</w:t>
      </w:r>
    </w:p>
    <w:p w:rsidR="00000000" w:rsidDel="00000000" w:rsidP="00000000" w:rsidRDefault="00000000" w:rsidRPr="00000000" w14:paraId="0000006A">
      <w:pPr>
        <w:pageBreakBefore w:val="0"/>
        <w:spacing w:after="0" w:lineRule="auto"/>
        <w:rPr>
          <w:rFonts w:ascii="Palatino Linotype" w:cs="Palatino Linotype" w:eastAsia="Palatino Linotype" w:hAnsi="Palatino Linotype"/>
          <w:color w:val="000000"/>
        </w:rPr>
      </w:pPr>
      <w:r w:rsidDel="00000000" w:rsidR="00000000" w:rsidRPr="00000000">
        <w:rPr>
          <w:rtl w:val="0"/>
        </w:rPr>
      </w:r>
    </w:p>
    <w:p w:rsidR="00000000" w:rsidDel="00000000" w:rsidP="00000000" w:rsidRDefault="00000000" w:rsidRPr="00000000" w14:paraId="0000006B">
      <w:pPr>
        <w:pageBreakBefore w:val="0"/>
        <w:spacing w:after="0" w:lineRule="auto"/>
        <w:rPr>
          <w:rFonts w:ascii="Palatino Linotype" w:cs="Palatino Linotype" w:eastAsia="Palatino Linotype" w:hAnsi="Palatino Linotype"/>
          <w:b w:val="1"/>
          <w:color w:val="000000"/>
        </w:rPr>
      </w:pPr>
      <w:r w:rsidDel="00000000" w:rsidR="00000000" w:rsidRPr="00000000">
        <w:rPr>
          <w:rFonts w:ascii="Palatino Linotype" w:cs="Palatino Linotype" w:eastAsia="Palatino Linotype" w:hAnsi="Palatino Linotype"/>
          <w:b w:val="1"/>
          <w:color w:val="000000"/>
          <w:rtl w:val="0"/>
        </w:rPr>
        <w:t xml:space="preserve">3. Published Texts</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Kuloba, R., (2015),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Judicial Hints on Civil Procedure</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(reprint), LawAfrica Publishing (K) Ltd, Nairobi,</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Kuloba, R, (2008),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Summary Judgment</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LawAfrica Publishing (K) Ltd, Nairobi</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Kuloba, R., (1997)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Courts of Justice in Kenya</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Oxford University Press, Nairobi</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Kuloba, R., (1987)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Principles of Injunctions</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Oxford University Press, Nairobi</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Ouma, S. (2010</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 A Commentary on the Civil Procedure Act</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LawAfrica Publishing (K) Ltd, Nairobi.</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Odunga, G.V. (2010),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Digest on Civil Case Law &amp; Procedure</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2</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superscript"/>
          <w:rtl w:val="0"/>
        </w:rPr>
        <w:t xml:space="preserve">nd</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edn in 4 vols., LawAfrica Publishing (K) Ltd, Nairobi.</w:t>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Mbobu, K. (2011),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The Law and Practice of Evidence in Kenya</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LawAfrica Publishing Ltd, Nairobi.</w:t>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Brennan, D; Blair, W.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et al</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(2012)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Bullen &amp; Leake &amp; Jacob’s Precedents of Pleadings</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(17th ed.) in 2 vols, Sweet &amp; Maxwell, London.</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O’Hare, J., &amp; Hill, Robert N., (1995)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Civil Litigation</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7th edn., Longman Group, UK</w:t>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Simon Goulding (ed) 1996,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Odgers on Civil Court Actions,</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24</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edn, Sweet &amp; Maxeell, Ltd, London.</w:t>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Blake, S. (2009)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A Practical Approach to Effective Litigation</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7</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edition, Oxford University Press, New York.</w:t>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Hartely, T.C. (1984</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 Civil Jurisdiction and Judgments</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Sweet &amp; Maxwell, London.</w:t>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Mulla</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On The Code of Civil Procedure</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16</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ed in 4 vols., (ed Solil Paul and Anupam Srivastava) Vol 1, Butterworths India, New Delhi 2001.</w:t>
      </w:r>
    </w:p>
    <w:p w:rsidR="00000000" w:rsidDel="00000000" w:rsidP="00000000" w:rsidRDefault="00000000" w:rsidRPr="00000000" w14:paraId="00000079">
      <w:pPr>
        <w:pageBreakBefore w:val="0"/>
        <w:spacing w:after="0" w:lineRule="auto"/>
        <w:rPr>
          <w:rFonts w:ascii="Palatino Linotype" w:cs="Palatino Linotype" w:eastAsia="Palatino Linotype" w:hAnsi="Palatino Linotype"/>
          <w:b w:val="1"/>
          <w:color w:val="000000"/>
        </w:rPr>
      </w:pPr>
      <w:r w:rsidDel="00000000" w:rsidR="00000000" w:rsidRPr="00000000">
        <w:rPr>
          <w:rFonts w:ascii="Palatino Linotype" w:cs="Palatino Linotype" w:eastAsia="Palatino Linotype" w:hAnsi="Palatino Linotype"/>
          <w:b w:val="1"/>
          <w:color w:val="000000"/>
          <w:rtl w:val="0"/>
        </w:rPr>
        <w:t xml:space="preserve">Further Reading</w:t>
      </w:r>
    </w:p>
    <w:p w:rsidR="00000000" w:rsidDel="00000000" w:rsidP="00000000" w:rsidRDefault="00000000" w:rsidRPr="00000000" w14:paraId="0000007A">
      <w:pPr>
        <w:pageBreakBefore w:val="0"/>
        <w:spacing w:after="0" w:lineRule="auto"/>
        <w:rPr>
          <w:rFonts w:ascii="Palatino Linotype" w:cs="Palatino Linotype" w:eastAsia="Palatino Linotype" w:hAnsi="Palatino Linotype"/>
          <w:color w:val="000000"/>
          <w:sz w:val="12"/>
          <w:szCs w:val="12"/>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Grossman, L.A. and Vaughn, R. G., (2002),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A Documentary Companion to a Civil Action,</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revised ed., Foundation Press, New York.</w:t>
      </w:r>
    </w:p>
    <w:p w:rsidR="00000000" w:rsidDel="00000000" w:rsidP="00000000" w:rsidRDefault="00000000" w:rsidRPr="00000000" w14:paraId="0000007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Barnett, P., (2001)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Res Judicata, Estoppel and Foreign Judgments,</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Oxford University Press, New York.</w:t>
      </w:r>
    </w:p>
    <w:p w:rsidR="00000000" w:rsidDel="00000000" w:rsidP="00000000" w:rsidRDefault="00000000" w:rsidRPr="00000000" w14:paraId="0000007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Sime, S (2011)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A Practical Approach to Civil Procedure</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(14th edn) Oxford University Press</w:t>
      </w:r>
    </w:p>
    <w:p w:rsidR="00000000" w:rsidDel="00000000" w:rsidP="00000000" w:rsidRDefault="00000000" w:rsidRPr="00000000" w14:paraId="0000007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Civil Procedure</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2013, in 2 vols. (England), Sweet &amp; Maxwell, Ltd</w:t>
      </w:r>
    </w:p>
    <w:p w:rsidR="00000000" w:rsidDel="00000000" w:rsidP="00000000" w:rsidRDefault="00000000" w:rsidRPr="00000000" w14:paraId="0000007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Glannon, J.W., (2001),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Civil Procedure: Examples and Explanations,</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4</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ed, Aspen Publishers, New York.</w:t>
      </w:r>
    </w:p>
    <w:p w:rsidR="00000000" w:rsidDel="00000000" w:rsidP="00000000" w:rsidRDefault="00000000" w:rsidRPr="00000000" w14:paraId="0000008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Fosket. D, (2010),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The Law and Practice of Compromise</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7</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edition, Sweet &amp; Maxwell, London.</w:t>
      </w:r>
    </w:p>
    <w:p w:rsidR="00000000" w:rsidDel="00000000" w:rsidP="00000000" w:rsidRDefault="00000000" w:rsidRPr="00000000" w14:paraId="0000008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Pheroze Nowrojee, “The Demand Letter”,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The Advocate Magazine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Kaluma P (2009),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Judicial Review Law Procedure and Practice</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LawAfrica Publishing (K) Ltd, Nairobi</w:t>
      </w:r>
    </w:p>
    <w:p w:rsidR="00000000" w:rsidDel="00000000" w:rsidP="00000000" w:rsidRDefault="00000000" w:rsidRPr="00000000" w14:paraId="0000008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PLO Lumumba, “Order 53: The Impact of Legal Notice Number 164 of 1992”,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The</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University</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of</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Nairobi Law Journal</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1995, 73.</w:t>
      </w:r>
    </w:p>
    <w:p w:rsidR="00000000" w:rsidDel="00000000" w:rsidP="00000000" w:rsidRDefault="00000000" w:rsidRPr="00000000" w14:paraId="0000008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Ongoya Z. Elisha, “The Law, the Procedures and the Trends in Jurisprudence on Constitutional and Fundamental Rights Litigation in Kenya”, (Resource Material, ATP Programme, 2008/9).</w:t>
      </w:r>
      <w:hyperlink r:id="rId7">
        <w:r w:rsidDel="00000000" w:rsidR="00000000" w:rsidRPr="00000000">
          <w:rPr>
            <w:rFonts w:ascii="Palatino Linotype" w:cs="Palatino Linotype" w:eastAsia="Palatino Linotype" w:hAnsi="Palatino Linotype"/>
            <w:b w:val="0"/>
            <w:i w:val="0"/>
            <w:smallCaps w:val="0"/>
            <w:strike w:val="0"/>
            <w:color w:val="000000"/>
            <w:sz w:val="22"/>
            <w:szCs w:val="22"/>
            <w:u w:val="single"/>
            <w:shd w:fill="auto" w:val="clear"/>
            <w:vertAlign w:val="baseline"/>
            <w:rtl w:val="0"/>
          </w:rPr>
          <w:t xml:space="preserve">www.kenyalaw.org</w:t>
        </w:r>
      </w:hyperlink>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2008 – 2010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Kenya Law Review</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Nairobi.</w:t>
      </w:r>
    </w:p>
    <w:p w:rsidR="00000000" w:rsidDel="00000000" w:rsidP="00000000" w:rsidRDefault="00000000" w:rsidRPr="00000000" w14:paraId="0000008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Githu Muigai &amp; Ongoya Z E, ‘The Law of Contempt of Court in Kenya’,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Law Society of Kenya Journal</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(2005) 1, p.56</w:t>
      </w:r>
    </w:p>
    <w:p w:rsidR="00000000" w:rsidDel="00000000" w:rsidP="00000000" w:rsidRDefault="00000000" w:rsidRPr="00000000" w14:paraId="0000008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Githu Muigai, ‘Political Jurisprudence or Neutral Principles: Another Look at the Problem of Constitutional Interpretation’,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East African Law Journal</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Vol. 1 2004, P. 1</w:t>
      </w:r>
    </w:p>
    <w:p w:rsidR="00000000" w:rsidDel="00000000" w:rsidP="00000000" w:rsidRDefault="00000000" w:rsidRPr="00000000" w14:paraId="0000008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Githu Muigai (ed), (2011),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Arbitration Law &amp; Practice in Kenya</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LawAfrica Publishing (K), Ltd, Nairobi</w:t>
      </w:r>
    </w:p>
    <w:p w:rsidR="00000000" w:rsidDel="00000000" w:rsidP="00000000" w:rsidRDefault="00000000" w:rsidRPr="00000000" w14:paraId="0000008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PLO Lumumba and Louis G Franceschi (2014),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The Constitution of Kenya,</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2010, Strathmore University Press, Nairobi</w:t>
      </w:r>
    </w:p>
    <w:p w:rsidR="00000000" w:rsidDel="00000000" w:rsidP="00000000" w:rsidRDefault="00000000" w:rsidRPr="00000000" w14:paraId="0000008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Mbondenyi, MK, and Ambani, JO, (2013),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The New Constitution of Kenya</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LawAfrica Publishing (K) Ltd, Nairobi</w:t>
      </w:r>
    </w:p>
    <w:p w:rsidR="00000000" w:rsidDel="00000000" w:rsidP="00000000" w:rsidRDefault="00000000" w:rsidRPr="00000000" w14:paraId="0000008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Atkins Encyclopaedia of Court Forms in Civil Proceedings</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2</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superscript"/>
          <w:rtl w:val="0"/>
        </w:rPr>
        <w:t xml:space="preserve">nd</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edn, butterworths, London, 1962, (relevant volumes as pointed out on each topic)</w:t>
      </w:r>
    </w:p>
    <w:p w:rsidR="00000000" w:rsidDel="00000000" w:rsidP="00000000" w:rsidRDefault="00000000" w:rsidRPr="00000000" w14:paraId="0000008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Words and Phrases Legally Defined,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4thedn, in 2 vols, LexisNexis, 2013</w:t>
      </w:r>
    </w:p>
    <w:p w:rsidR="00000000" w:rsidDel="00000000" w:rsidP="00000000" w:rsidRDefault="00000000" w:rsidRPr="00000000" w14:paraId="0000008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Stroud’s Judicial Dictionary of Words and Phrases,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7</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edn, in 3 vols., Sweet &amp; Maxwell, 2006</w:t>
      </w:r>
    </w:p>
    <w:p w:rsidR="00000000" w:rsidDel="00000000" w:rsidP="00000000" w:rsidRDefault="00000000" w:rsidRPr="00000000" w14:paraId="0000008D">
      <w:pPr>
        <w:pageBreakBefore w:val="0"/>
        <w:spacing w:after="0" w:lineRule="auto"/>
        <w:rPr>
          <w:rFonts w:ascii="Palatino Linotype" w:cs="Palatino Linotype" w:eastAsia="Palatino Linotype" w:hAnsi="Palatino Linotype"/>
          <w:color w:val="000000"/>
        </w:rPr>
      </w:pPr>
      <w:r w:rsidDel="00000000" w:rsidR="00000000" w:rsidRPr="00000000">
        <w:rPr>
          <w:rtl w:val="0"/>
        </w:rPr>
      </w:r>
    </w:p>
    <w:p w:rsidR="00000000" w:rsidDel="00000000" w:rsidP="00000000" w:rsidRDefault="00000000" w:rsidRPr="00000000" w14:paraId="0000008E">
      <w:pPr>
        <w:pageBreakBefore w:val="0"/>
        <w:spacing w:after="0" w:lineRule="auto"/>
        <w:rPr>
          <w:rFonts w:ascii="Palatino Linotype" w:cs="Palatino Linotype" w:eastAsia="Palatino Linotype" w:hAnsi="Palatino Linotype"/>
          <w:b w:val="1"/>
          <w:color w:val="000000"/>
        </w:rPr>
      </w:pPr>
      <w:r w:rsidDel="00000000" w:rsidR="00000000" w:rsidRPr="00000000">
        <w:rPr>
          <w:rFonts w:ascii="Palatino Linotype" w:cs="Palatino Linotype" w:eastAsia="Palatino Linotype" w:hAnsi="Palatino Linotype"/>
          <w:b w:val="1"/>
          <w:color w:val="000000"/>
          <w:rtl w:val="0"/>
        </w:rPr>
        <w:t xml:space="preserve">4. Online references</w:t>
      </w:r>
    </w:p>
    <w:p w:rsidR="00000000" w:rsidDel="00000000" w:rsidP="00000000" w:rsidRDefault="00000000" w:rsidRPr="00000000" w14:paraId="0000008F">
      <w:pPr>
        <w:pageBreakBefore w:val="0"/>
        <w:spacing w:after="0" w:lineRule="auto"/>
        <w:rPr>
          <w:rFonts w:ascii="Palatino Linotype" w:cs="Palatino Linotype" w:eastAsia="Palatino Linotype" w:hAnsi="Palatino Linotype"/>
          <w:color w:val="0000ff"/>
        </w:rPr>
      </w:pPr>
      <w:hyperlink r:id="rId8">
        <w:r w:rsidDel="00000000" w:rsidR="00000000" w:rsidRPr="00000000">
          <w:rPr>
            <w:rFonts w:ascii="Palatino Linotype" w:cs="Palatino Linotype" w:eastAsia="Palatino Linotype" w:hAnsi="Palatino Linotype"/>
            <w:color w:val="0000ff"/>
            <w:u w:val="single"/>
            <w:rtl w:val="0"/>
          </w:rPr>
          <w:t xml:space="preserve">www.kenyalaw.org</w:t>
        </w:r>
      </w:hyperlink>
      <w:r w:rsidDel="00000000" w:rsidR="00000000" w:rsidRPr="00000000">
        <w:rPr>
          <w:rtl w:val="0"/>
        </w:rPr>
      </w:r>
    </w:p>
    <w:p w:rsidR="00000000" w:rsidDel="00000000" w:rsidP="00000000" w:rsidRDefault="00000000" w:rsidRPr="00000000" w14:paraId="00000090">
      <w:pPr>
        <w:pageBreakBefore w:val="0"/>
        <w:spacing w:after="0" w:lineRule="auto"/>
        <w:rPr>
          <w:rFonts w:ascii="Palatino Linotype" w:cs="Palatino Linotype" w:eastAsia="Palatino Linotype" w:hAnsi="Palatino Linotype"/>
          <w:color w:val="0000ff"/>
        </w:rPr>
      </w:pPr>
      <w:hyperlink r:id="rId9">
        <w:r w:rsidDel="00000000" w:rsidR="00000000" w:rsidRPr="00000000">
          <w:rPr>
            <w:rFonts w:ascii="Palatino Linotype" w:cs="Palatino Linotype" w:eastAsia="Palatino Linotype" w:hAnsi="Palatino Linotype"/>
            <w:color w:val="0000ff"/>
            <w:u w:val="single"/>
            <w:rtl w:val="0"/>
          </w:rPr>
          <w:t xml:space="preserve">www.judiciary.go.ke</w:t>
        </w:r>
      </w:hyperlink>
      <w:r w:rsidDel="00000000" w:rsidR="00000000" w:rsidRPr="00000000">
        <w:rPr>
          <w:rtl w:val="0"/>
        </w:rPr>
      </w:r>
    </w:p>
    <w:p w:rsidR="00000000" w:rsidDel="00000000" w:rsidP="00000000" w:rsidRDefault="00000000" w:rsidRPr="00000000" w14:paraId="00000091">
      <w:pPr>
        <w:pageBreakBefore w:val="0"/>
        <w:spacing w:after="0" w:lineRule="auto"/>
        <w:rPr>
          <w:rFonts w:ascii="Palatino Linotype" w:cs="Palatino Linotype" w:eastAsia="Palatino Linotype" w:hAnsi="Palatino Linotype"/>
          <w:color w:val="0000ff"/>
        </w:rPr>
      </w:pPr>
      <w:r w:rsidDel="00000000" w:rsidR="00000000" w:rsidRPr="00000000">
        <w:rPr>
          <w:rtl w:val="0"/>
        </w:rPr>
      </w:r>
    </w:p>
    <w:p w:rsidR="00000000" w:rsidDel="00000000" w:rsidP="00000000" w:rsidRDefault="00000000" w:rsidRPr="00000000" w14:paraId="00000092">
      <w:pPr>
        <w:pageBreakBefore w:val="0"/>
        <w:jc w:val="both"/>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NOTE</w:t>
      </w:r>
    </w:p>
    <w:p w:rsidR="00000000" w:rsidDel="00000000" w:rsidP="00000000" w:rsidRDefault="00000000" w:rsidRPr="00000000" w14:paraId="00000093">
      <w:pPr>
        <w:pageBreakBefore w:val="0"/>
        <w:numPr>
          <w:ilvl w:val="0"/>
          <w:numId w:val="33"/>
        </w:numPr>
        <w:spacing w:after="0" w:lineRule="auto"/>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Law journals and periodicals from time to time, should also be consulted for various learned articles pertaining to civil litigation.</w:t>
      </w:r>
    </w:p>
    <w:p w:rsidR="00000000" w:rsidDel="00000000" w:rsidP="00000000" w:rsidRDefault="00000000" w:rsidRPr="00000000" w14:paraId="00000094">
      <w:pPr>
        <w:pageBreakBefore w:val="0"/>
        <w:numPr>
          <w:ilvl w:val="0"/>
          <w:numId w:val="33"/>
        </w:numPr>
        <w:spacing w:after="0" w:lineRule="auto"/>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Students are advised to read the prescribed texts and any other relevant texts over and above the classroom lecture notes to expand their knowledge base and insights.</w:t>
      </w:r>
    </w:p>
    <w:p w:rsidR="00000000" w:rsidDel="00000000" w:rsidP="00000000" w:rsidRDefault="00000000" w:rsidRPr="00000000" w14:paraId="00000095">
      <w:pPr>
        <w:pageBreakBefore w:val="0"/>
        <w:numPr>
          <w:ilvl w:val="0"/>
          <w:numId w:val="33"/>
        </w:numPr>
        <w:spacing w:after="0" w:lineRule="auto"/>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Students should also keep pace with emerging case-law from various courts and the changes in substantive and procedural law and practice whenever occurring.</w:t>
      </w:r>
    </w:p>
    <w:p w:rsidR="00000000" w:rsidDel="00000000" w:rsidP="00000000" w:rsidRDefault="00000000" w:rsidRPr="00000000" w14:paraId="00000096">
      <w:pPr>
        <w:pageBreakBefore w:val="0"/>
        <w:numPr>
          <w:ilvl w:val="0"/>
          <w:numId w:val="33"/>
        </w:numPr>
        <w:spacing w:after="0" w:lineRule="auto"/>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Examinations will test the law as it exists on the date of the examination.</w:t>
      </w:r>
    </w:p>
    <w:p w:rsidR="00000000" w:rsidDel="00000000" w:rsidP="00000000" w:rsidRDefault="00000000" w:rsidRPr="00000000" w14:paraId="00000097">
      <w:pPr>
        <w:pageBreakBefore w:val="0"/>
        <w:spacing w:after="0" w:lineRule="auto"/>
        <w:jc w:val="center"/>
        <w:rPr>
          <w:rFonts w:ascii="Palatino Linotype" w:cs="Palatino Linotype" w:eastAsia="Palatino Linotype" w:hAnsi="Palatino Linotype"/>
          <w:b w:val="1"/>
          <w:color w:val="000000"/>
        </w:rPr>
      </w:pPr>
      <w:r w:rsidDel="00000000" w:rsidR="00000000" w:rsidRPr="00000000">
        <w:rPr>
          <w:rtl w:val="0"/>
        </w:rPr>
      </w:r>
    </w:p>
    <w:p w:rsidR="00000000" w:rsidDel="00000000" w:rsidP="00000000" w:rsidRDefault="00000000" w:rsidRPr="00000000" w14:paraId="00000098">
      <w:pPr>
        <w:pageBreakBefore w:val="0"/>
        <w:spacing w:after="0" w:lineRule="auto"/>
        <w:jc w:val="center"/>
        <w:rPr>
          <w:rFonts w:ascii="Palatino Linotype" w:cs="Palatino Linotype" w:eastAsia="Palatino Linotype" w:hAnsi="Palatino Linotype"/>
          <w:b w:val="1"/>
          <w:color w:val="000000"/>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CIVIL LITIGATION TOPIC COURSE OUTLINE</w:t>
      </w:r>
    </w:p>
    <w:p w:rsidR="00000000" w:rsidDel="00000000" w:rsidP="00000000" w:rsidRDefault="00000000" w:rsidRPr="00000000" w14:paraId="0000009A">
      <w:pPr>
        <w:pageBreakBefore w:val="0"/>
        <w:spacing w:after="0" w:lineRule="auto"/>
        <w:jc w:val="center"/>
        <w:rPr>
          <w:rFonts w:ascii="Palatino Linotype" w:cs="Palatino Linotype" w:eastAsia="Palatino Linotype" w:hAnsi="Palatino Linotype"/>
          <w:b w:val="1"/>
          <w:color w:val="000000"/>
          <w:u w:val="single"/>
        </w:rPr>
      </w:pPr>
      <w:r w:rsidDel="00000000" w:rsidR="00000000" w:rsidRPr="00000000">
        <w:rPr>
          <w:rtl w:val="0"/>
        </w:rPr>
      </w:r>
    </w:p>
    <w:p w:rsidR="00000000" w:rsidDel="00000000" w:rsidP="00000000" w:rsidRDefault="00000000" w:rsidRPr="00000000" w14:paraId="0000009B">
      <w:pPr>
        <w:pageBreakBefore w:val="0"/>
        <w:spacing w:after="0" w:lineRule="auto"/>
        <w:jc w:val="center"/>
        <w:rPr>
          <w:rFonts w:ascii="Palatino Linotype" w:cs="Palatino Linotype" w:eastAsia="Palatino Linotype" w:hAnsi="Palatino Linotype"/>
          <w:b w:val="1"/>
          <w:color w:val="000000"/>
          <w:u w:val="single"/>
        </w:rPr>
      </w:pPr>
      <w:r w:rsidDel="00000000" w:rsidR="00000000" w:rsidRPr="00000000">
        <w:rPr>
          <w:rFonts w:ascii="Palatino Linotype" w:cs="Palatino Linotype" w:eastAsia="Palatino Linotype" w:hAnsi="Palatino Linotype"/>
          <w:b w:val="1"/>
          <w:color w:val="000000"/>
          <w:u w:val="single"/>
          <w:rtl w:val="0"/>
        </w:rPr>
        <w:t xml:space="preserve">TOPIC 1: Overview of the Course</w:t>
      </w:r>
    </w:p>
    <w:p w:rsidR="00000000" w:rsidDel="00000000" w:rsidP="00000000" w:rsidRDefault="00000000" w:rsidRPr="00000000" w14:paraId="0000009C">
      <w:pPr>
        <w:pageBreakBefore w:val="0"/>
        <w:spacing w:after="0" w:lineRule="auto"/>
        <w:jc w:val="center"/>
        <w:rPr>
          <w:rFonts w:ascii="Palatino Linotype" w:cs="Palatino Linotype" w:eastAsia="Palatino Linotype" w:hAnsi="Palatino Linotype"/>
          <w:b w:val="1"/>
          <w:color w:val="000000"/>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Introduction and Students’ Expectations</w:t>
      </w:r>
    </w:p>
    <w:p w:rsidR="00000000" w:rsidDel="00000000" w:rsidP="00000000" w:rsidRDefault="00000000" w:rsidRPr="00000000" w14:paraId="0000009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Introducing proposed course contents/outline for Civil Litigation</w:t>
      </w:r>
    </w:p>
    <w:p w:rsidR="00000000" w:rsidDel="00000000" w:rsidP="00000000" w:rsidRDefault="00000000" w:rsidRPr="00000000" w14:paraId="0000009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Tools and equipment required</w:t>
      </w:r>
    </w:p>
    <w:p w:rsidR="00000000" w:rsidDel="00000000" w:rsidP="00000000" w:rsidRDefault="00000000" w:rsidRPr="00000000" w14:paraId="000000A0">
      <w:pPr>
        <w:pageBreakBefore w:val="0"/>
        <w:spacing w:after="0" w:lineRule="auto"/>
        <w:rPr>
          <w:rFonts w:ascii="Palatino Linotype" w:cs="Palatino Linotype" w:eastAsia="Palatino Linotype" w:hAnsi="Palatino Linotype"/>
          <w:color w:val="000000"/>
        </w:rPr>
      </w:pPr>
      <w:r w:rsidDel="00000000" w:rsidR="00000000" w:rsidRPr="00000000">
        <w:rPr>
          <w:rtl w:val="0"/>
        </w:rPr>
      </w:r>
    </w:p>
    <w:p w:rsidR="00000000" w:rsidDel="00000000" w:rsidP="00000000" w:rsidRDefault="00000000" w:rsidRPr="00000000" w14:paraId="000000A1">
      <w:pPr>
        <w:pageBreakBefore w:val="0"/>
        <w:spacing w:after="0" w:lineRule="auto"/>
        <w:rPr>
          <w:rFonts w:ascii="Palatino Linotype" w:cs="Palatino Linotype" w:eastAsia="Palatino Linotype" w:hAnsi="Palatino Linotype"/>
          <w:b w:val="1"/>
          <w:color w:val="000000"/>
        </w:rPr>
      </w:pPr>
      <w:r w:rsidDel="00000000" w:rsidR="00000000" w:rsidRPr="00000000">
        <w:rPr>
          <w:rFonts w:ascii="Palatino Linotype" w:cs="Palatino Linotype" w:eastAsia="Palatino Linotype" w:hAnsi="Palatino Linotype"/>
          <w:b w:val="1"/>
          <w:color w:val="000000"/>
          <w:rtl w:val="0"/>
        </w:rPr>
        <w:t xml:space="preserve">Course Objectives</w:t>
      </w:r>
    </w:p>
    <w:p w:rsidR="00000000" w:rsidDel="00000000" w:rsidP="00000000" w:rsidRDefault="00000000" w:rsidRPr="00000000" w14:paraId="000000A2">
      <w:pPr>
        <w:pageBreakBefore w:val="0"/>
        <w:spacing w:after="0" w:lineRule="auto"/>
        <w:rPr>
          <w:rFonts w:ascii="Palatino Linotype" w:cs="Palatino Linotype" w:eastAsia="Palatino Linotype" w:hAnsi="Palatino Linotype"/>
          <w:b w:val="1"/>
          <w:color w:val="000000"/>
        </w:rPr>
      </w:pPr>
      <w:r w:rsidDel="00000000" w:rsidR="00000000" w:rsidRPr="00000000">
        <w:rPr>
          <w:rtl w:val="0"/>
        </w:rPr>
      </w:r>
    </w:p>
    <w:p w:rsidR="00000000" w:rsidDel="00000000" w:rsidP="00000000" w:rsidRDefault="00000000" w:rsidRPr="00000000" w14:paraId="000000A3">
      <w:pPr>
        <w:pageBreakBefore w:val="0"/>
        <w:spacing w:after="0" w:lineRule="auto"/>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Learners should express their expectations, know the ATP, their lecturer, what the course is all about and how its objectives are to be achieved, the Course content, and the required teaching and learning tools and equipment.</w:t>
      </w:r>
    </w:p>
    <w:p w:rsidR="00000000" w:rsidDel="00000000" w:rsidP="00000000" w:rsidRDefault="00000000" w:rsidRPr="00000000" w14:paraId="000000A4">
      <w:pPr>
        <w:pageBreakBefore w:val="0"/>
        <w:spacing w:after="0" w:lineRule="auto"/>
        <w:jc w:val="center"/>
        <w:rPr>
          <w:rFonts w:ascii="Palatino Linotype" w:cs="Palatino Linotype" w:eastAsia="Palatino Linotype" w:hAnsi="Palatino Linotype"/>
          <w:b w:val="1"/>
          <w:color w:val="000000"/>
          <w:u w:val="single"/>
        </w:rPr>
      </w:pPr>
      <w:r w:rsidDel="00000000" w:rsidR="00000000" w:rsidRPr="00000000">
        <w:rPr>
          <w:rtl w:val="0"/>
        </w:rPr>
      </w:r>
    </w:p>
    <w:p w:rsidR="00000000" w:rsidDel="00000000" w:rsidP="00000000" w:rsidRDefault="00000000" w:rsidRPr="00000000" w14:paraId="000000A5">
      <w:pPr>
        <w:pageBreakBefore w:val="0"/>
        <w:spacing w:after="0" w:lineRule="auto"/>
        <w:jc w:val="center"/>
        <w:rPr>
          <w:rFonts w:ascii="Palatino Linotype" w:cs="Palatino Linotype" w:eastAsia="Palatino Linotype" w:hAnsi="Palatino Linotype"/>
          <w:b w:val="1"/>
          <w:color w:val="000000"/>
          <w:u w:val="single"/>
        </w:rPr>
      </w:pPr>
      <w:r w:rsidDel="00000000" w:rsidR="00000000" w:rsidRPr="00000000">
        <w:rPr>
          <w:rFonts w:ascii="Palatino Linotype" w:cs="Palatino Linotype" w:eastAsia="Palatino Linotype" w:hAnsi="Palatino Linotype"/>
          <w:b w:val="1"/>
          <w:color w:val="000000"/>
          <w:u w:val="single"/>
          <w:rtl w:val="0"/>
        </w:rPr>
        <w:t xml:space="preserve">TOPIC2: Taking of Instructions in Civil Litigation</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Taking instructions and client – advocate interview and conferencing</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The demand letter before action</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Decision to litigate</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Pre-litigation preliminary considerations</w:t>
      </w:r>
    </w:p>
    <w:p w:rsidR="00000000" w:rsidDel="00000000" w:rsidP="00000000" w:rsidRDefault="00000000" w:rsidRPr="00000000" w14:paraId="000000A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The right parties</w:t>
      </w:r>
    </w:p>
    <w:p w:rsidR="00000000" w:rsidDel="00000000" w:rsidP="00000000" w:rsidRDefault="00000000" w:rsidRPr="00000000" w14:paraId="000000A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The nature of the cause of action (if any) disclosed and the appropriate proceedings to bring</w:t>
      </w:r>
    </w:p>
    <w:p w:rsidR="00000000" w:rsidDel="00000000" w:rsidP="00000000" w:rsidRDefault="00000000" w:rsidRPr="00000000" w14:paraId="000000A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Relevant statute of limitations</w:t>
      </w:r>
    </w:p>
    <w:p w:rsidR="00000000" w:rsidDel="00000000" w:rsidP="00000000" w:rsidRDefault="00000000" w:rsidRPr="00000000" w14:paraId="000000A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Appropriate forum</w:t>
      </w:r>
    </w:p>
    <w:p w:rsidR="00000000" w:rsidDel="00000000" w:rsidP="00000000" w:rsidRDefault="00000000" w:rsidRPr="00000000" w14:paraId="000000A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Proper way of going to law in the chosen forum.</w:t>
      </w:r>
    </w:p>
    <w:p w:rsidR="00000000" w:rsidDel="00000000" w:rsidP="00000000" w:rsidRDefault="00000000" w:rsidRPr="00000000" w14:paraId="000000AF">
      <w:pPr>
        <w:pageBreakBefore w:val="0"/>
        <w:spacing w:after="0" w:lineRule="auto"/>
        <w:ind w:left="180"/>
        <w:rPr>
          <w:rFonts w:ascii="Palatino Linotype" w:cs="Palatino Linotype" w:eastAsia="Palatino Linotype" w:hAnsi="Palatino Linotype"/>
          <w:color w:val="000000"/>
        </w:rPr>
      </w:pPr>
      <w:r w:rsidDel="00000000" w:rsidR="00000000" w:rsidRPr="00000000">
        <w:rPr>
          <w:rtl w:val="0"/>
        </w:rPr>
      </w:r>
    </w:p>
    <w:p w:rsidR="00000000" w:rsidDel="00000000" w:rsidP="00000000" w:rsidRDefault="00000000" w:rsidRPr="00000000" w14:paraId="000000B0">
      <w:pPr>
        <w:pageBreakBefore w:val="0"/>
        <w:spacing w:after="0" w:lineRule="auto"/>
        <w:jc w:val="both"/>
        <w:rPr>
          <w:rFonts w:ascii="Palatino Linotype" w:cs="Palatino Linotype" w:eastAsia="Palatino Linotype" w:hAnsi="Palatino Linotype"/>
          <w:b w:val="1"/>
          <w:color w:val="000000"/>
        </w:rPr>
      </w:pPr>
      <w:r w:rsidDel="00000000" w:rsidR="00000000" w:rsidRPr="00000000">
        <w:rPr>
          <w:rFonts w:ascii="Palatino Linotype" w:cs="Palatino Linotype" w:eastAsia="Palatino Linotype" w:hAnsi="Palatino Linotype"/>
          <w:b w:val="1"/>
          <w:color w:val="000000"/>
          <w:rtl w:val="0"/>
        </w:rPr>
        <w:t xml:space="preserve">Topic Objectives</w:t>
      </w:r>
    </w:p>
    <w:p w:rsidR="00000000" w:rsidDel="00000000" w:rsidP="00000000" w:rsidRDefault="00000000" w:rsidRPr="00000000" w14:paraId="000000B1">
      <w:pPr>
        <w:pageBreakBefore w:val="0"/>
        <w:spacing w:after="0" w:lineRule="auto"/>
        <w:jc w:val="both"/>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By the end of the discussion of this topic, and the relevant readings, learners should be able to:</w:t>
      </w:r>
    </w:p>
    <w:p w:rsidR="00000000" w:rsidDel="00000000" w:rsidP="00000000" w:rsidRDefault="00000000" w:rsidRPr="00000000" w14:paraId="000000B2">
      <w:pPr>
        <w:pageBreakBefore w:val="0"/>
        <w:spacing w:after="0" w:lineRule="auto"/>
        <w:jc w:val="both"/>
        <w:rPr>
          <w:rFonts w:ascii="Palatino Linotype" w:cs="Palatino Linotype" w:eastAsia="Palatino Linotype" w:hAnsi="Palatino Linotype"/>
          <w:color w:val="000000"/>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show the importance and indispensability of client instructions for Civil Litigation</w:t>
      </w:r>
    </w:p>
    <w:p w:rsidR="00000000" w:rsidDel="00000000" w:rsidP="00000000" w:rsidRDefault="00000000" w:rsidRPr="00000000" w14:paraId="000000B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demonstrate the conduct of an effective client-advocate conference </w:t>
      </w:r>
    </w:p>
    <w:p w:rsidR="00000000" w:rsidDel="00000000" w:rsidP="00000000" w:rsidRDefault="00000000" w:rsidRPr="00000000" w14:paraId="000000B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demonstrate the taking of instructions</w:t>
      </w:r>
    </w:p>
    <w:p w:rsidR="00000000" w:rsidDel="00000000" w:rsidP="00000000" w:rsidRDefault="00000000" w:rsidRPr="00000000" w14:paraId="000000B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show how to determine whether or not to litigate</w:t>
      </w:r>
    </w:p>
    <w:p w:rsidR="00000000" w:rsidDel="00000000" w:rsidP="00000000" w:rsidRDefault="00000000" w:rsidRPr="00000000" w14:paraId="000000B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explain the preliminary considerations before a suit is filed</w:t>
      </w:r>
    </w:p>
    <w:p w:rsidR="00000000" w:rsidDel="00000000" w:rsidP="00000000" w:rsidRDefault="00000000" w:rsidRPr="00000000" w14:paraId="000000B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demonstrate the drafting of a demand letter before action</w:t>
      </w:r>
    </w:p>
    <w:p w:rsidR="00000000" w:rsidDel="00000000" w:rsidP="00000000" w:rsidRDefault="00000000" w:rsidRPr="00000000" w14:paraId="000000B9">
      <w:pPr>
        <w:pageBreakBefore w:val="0"/>
        <w:spacing w:after="0" w:lineRule="auto"/>
        <w:rPr>
          <w:rFonts w:ascii="Palatino Linotype" w:cs="Palatino Linotype" w:eastAsia="Palatino Linotype" w:hAnsi="Palatino Linotype"/>
          <w:color w:val="000000"/>
        </w:rPr>
      </w:pPr>
      <w:r w:rsidDel="00000000" w:rsidR="00000000" w:rsidRPr="00000000">
        <w:rPr>
          <w:rtl w:val="0"/>
        </w:rPr>
      </w:r>
    </w:p>
    <w:p w:rsidR="00000000" w:rsidDel="00000000" w:rsidP="00000000" w:rsidRDefault="00000000" w:rsidRPr="00000000" w14:paraId="000000BA">
      <w:pPr>
        <w:pageBreakBefore w:val="0"/>
        <w:spacing w:after="0" w:lineRule="auto"/>
        <w:rPr>
          <w:rFonts w:ascii="Palatino Linotype" w:cs="Palatino Linotype" w:eastAsia="Palatino Linotype" w:hAnsi="Palatino Linotype"/>
          <w:b w:val="1"/>
          <w:color w:val="000000"/>
        </w:rPr>
      </w:pPr>
      <w:r w:rsidDel="00000000" w:rsidR="00000000" w:rsidRPr="00000000">
        <w:rPr>
          <w:rFonts w:ascii="Palatino Linotype" w:cs="Palatino Linotype" w:eastAsia="Palatino Linotype" w:hAnsi="Palatino Linotype"/>
          <w:b w:val="1"/>
          <w:color w:val="000000"/>
          <w:rtl w:val="0"/>
        </w:rPr>
        <w:t xml:space="preserve">Readings:</w:t>
      </w:r>
    </w:p>
    <w:p w:rsidR="00000000" w:rsidDel="00000000" w:rsidP="00000000" w:rsidRDefault="00000000" w:rsidRPr="00000000" w14:paraId="000000B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Order 1 of the Civil Procedure Rules, 2010.</w:t>
      </w:r>
    </w:p>
    <w:p w:rsidR="00000000" w:rsidDel="00000000" w:rsidP="00000000" w:rsidRDefault="00000000" w:rsidRPr="00000000" w14:paraId="000000B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Barclays Bank of Kenya v. Kepha Nyabera &amp; 189 others &amp; 2 others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[2007] eKLR</w:t>
      </w:r>
    </w:p>
    <w:p w:rsidR="00000000" w:rsidDel="00000000" w:rsidP="00000000" w:rsidRDefault="00000000" w:rsidRPr="00000000" w14:paraId="000000B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Nderitu &amp; Partners Advocates v. Mamuka Valuers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(Management)</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 Ltd.</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[2006] eKLR</w:t>
      </w:r>
    </w:p>
    <w:p w:rsidR="00000000" w:rsidDel="00000000" w:rsidP="00000000" w:rsidRDefault="00000000" w:rsidRPr="00000000" w14:paraId="000000B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Samuel Kinoti v. Erastus Kithinji M’magiri</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in the matter of the Estate of M’magiri (deceased</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)[2005] eKLR</w:t>
      </w:r>
    </w:p>
    <w:p w:rsidR="00000000" w:rsidDel="00000000" w:rsidP="00000000" w:rsidRDefault="00000000" w:rsidRPr="00000000" w14:paraId="000000B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Republic v. District Land Registrar Nandi &amp; another ex parte Kiprono Tegeri &amp; another</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[2005] eKLR</w:t>
      </w:r>
    </w:p>
    <w:p w:rsidR="00000000" w:rsidDel="00000000" w:rsidP="00000000" w:rsidRDefault="00000000" w:rsidRPr="00000000" w14:paraId="000000C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Kenya Bus Services Ltd &amp; another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v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Minister for Transport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&amp; 2 others [2012] eKLR</w:t>
      </w:r>
    </w:p>
    <w:p w:rsidR="00000000" w:rsidDel="00000000" w:rsidP="00000000" w:rsidRDefault="00000000" w:rsidRPr="00000000" w14:paraId="000000C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Millicent Wambui v Nairobi Botanica Gardening Limited</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[2013] eKLR (Cause No. 2512 of 2012)</w:t>
      </w:r>
    </w:p>
    <w:p w:rsidR="00000000" w:rsidDel="00000000" w:rsidP="00000000" w:rsidRDefault="00000000" w:rsidRPr="00000000" w14:paraId="000000C2">
      <w:pPr>
        <w:pageBreakBefore w:val="0"/>
        <w:spacing w:after="0" w:lineRule="auto"/>
        <w:jc w:val="center"/>
        <w:rPr>
          <w:rFonts w:ascii="Palatino Linotype" w:cs="Palatino Linotype" w:eastAsia="Palatino Linotype" w:hAnsi="Palatino Linotype"/>
          <w:b w:val="1"/>
          <w:color w:val="000000"/>
          <w:u w:val="single"/>
        </w:rPr>
      </w:pPr>
      <w:r w:rsidDel="00000000" w:rsidR="00000000" w:rsidRPr="00000000">
        <w:rPr>
          <w:rFonts w:ascii="Palatino Linotype" w:cs="Palatino Linotype" w:eastAsia="Palatino Linotype" w:hAnsi="Palatino Linotype"/>
          <w:b w:val="1"/>
          <w:color w:val="000000"/>
          <w:u w:val="single"/>
          <w:rtl w:val="0"/>
        </w:rPr>
        <w:t xml:space="preserve">TOPIC 3: Courts and Commencement of Civil Suits</w:t>
      </w:r>
    </w:p>
    <w:p w:rsidR="00000000" w:rsidDel="00000000" w:rsidP="00000000" w:rsidRDefault="00000000" w:rsidRPr="00000000" w14:paraId="000000C3">
      <w:pPr>
        <w:pageBreakBefore w:val="0"/>
        <w:spacing w:after="0" w:lineRule="auto"/>
        <w:rPr>
          <w:rFonts w:ascii="Palatino Linotype" w:cs="Palatino Linotype" w:eastAsia="Palatino Linotype" w:hAnsi="Palatino Linotype"/>
          <w:color w:val="000000"/>
        </w:rPr>
      </w:pPr>
      <w:r w:rsidDel="00000000" w:rsidR="00000000" w:rsidRPr="00000000">
        <w:rPr>
          <w:rtl w:val="0"/>
        </w:rPr>
      </w:r>
    </w:p>
    <w:p w:rsidR="00000000" w:rsidDel="00000000" w:rsidP="00000000" w:rsidRDefault="00000000" w:rsidRPr="00000000" w14:paraId="000000C4">
      <w:pPr>
        <w:pageBreakBefore w:val="0"/>
        <w:spacing w:after="0" w:lineRule="auto"/>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(a) Jurisdictional Court Structure</w:t>
      </w:r>
    </w:p>
    <w:p w:rsidR="00000000" w:rsidDel="00000000" w:rsidP="00000000" w:rsidRDefault="00000000" w:rsidRPr="00000000" w14:paraId="000000C5">
      <w:pPr>
        <w:pageBreakBefore w:val="0"/>
        <w:spacing w:after="0" w:lineRule="auto"/>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(b) Choice of appropriate court determined by certain factors:</w:t>
      </w:r>
    </w:p>
    <w:p w:rsidR="00000000" w:rsidDel="00000000" w:rsidP="00000000" w:rsidRDefault="00000000" w:rsidRPr="00000000" w14:paraId="000000C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Jurisdictional considerations, i.e.,</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7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Constitutional conferment of jurisdiction</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7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Statutory</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7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Territorial</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7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Functional</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7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Subject matter</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7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Islamic or customary law matter</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7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Monetary limits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17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Whether defendant is reachable</w:t>
      </w:r>
    </w:p>
    <w:p w:rsidR="00000000" w:rsidDel="00000000" w:rsidP="00000000" w:rsidRDefault="00000000" w:rsidRPr="00000000" w14:paraId="000000CF">
      <w:pPr>
        <w:pageBreakBefore w:val="0"/>
        <w:spacing w:after="0" w:lineRule="auto"/>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 (c) Commencement of Civil Litigation</w:t>
      </w:r>
    </w:p>
    <w:p w:rsidR="00000000" w:rsidDel="00000000" w:rsidP="00000000" w:rsidRDefault="00000000" w:rsidRPr="00000000" w14:paraId="000000D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Various ways generally</w:t>
      </w:r>
    </w:p>
    <w:p w:rsidR="00000000" w:rsidDel="00000000" w:rsidP="00000000" w:rsidRDefault="00000000" w:rsidRPr="00000000" w14:paraId="000000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By Pleadings</w:t>
      </w:r>
    </w:p>
    <w:p w:rsidR="00000000" w:rsidDel="00000000" w:rsidP="00000000" w:rsidRDefault="00000000" w:rsidRPr="00000000" w14:paraId="00000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By Interpleader</w:t>
      </w:r>
    </w:p>
    <w:p w:rsidR="00000000" w:rsidDel="00000000" w:rsidP="00000000" w:rsidRDefault="00000000" w:rsidRPr="00000000" w14:paraId="000000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By Third party process</w:t>
      </w:r>
    </w:p>
    <w:p w:rsidR="00000000" w:rsidDel="00000000" w:rsidP="00000000" w:rsidRDefault="00000000" w:rsidRPr="00000000" w14:paraId="000000D4">
      <w:pPr>
        <w:pageBreakBefore w:val="0"/>
        <w:spacing w:after="0" w:lineRule="auto"/>
        <w:rPr>
          <w:rFonts w:ascii="Palatino Linotype" w:cs="Palatino Linotype" w:eastAsia="Palatino Linotype" w:hAnsi="Palatino Linotype"/>
          <w:color w:val="000000"/>
        </w:rPr>
      </w:pPr>
      <w:r w:rsidDel="00000000" w:rsidR="00000000" w:rsidRPr="00000000">
        <w:rPr>
          <w:rtl w:val="0"/>
        </w:rPr>
      </w:r>
    </w:p>
    <w:p w:rsidR="00000000" w:rsidDel="00000000" w:rsidP="00000000" w:rsidRDefault="00000000" w:rsidRPr="00000000" w14:paraId="000000D5">
      <w:pPr>
        <w:pageBreakBefore w:val="0"/>
        <w:spacing w:after="0" w:lineRule="auto"/>
        <w:jc w:val="both"/>
        <w:rPr>
          <w:rFonts w:ascii="Palatino Linotype" w:cs="Palatino Linotype" w:eastAsia="Palatino Linotype" w:hAnsi="Palatino Linotype"/>
          <w:b w:val="1"/>
          <w:color w:val="000000"/>
        </w:rPr>
      </w:pPr>
      <w:r w:rsidDel="00000000" w:rsidR="00000000" w:rsidRPr="00000000">
        <w:rPr>
          <w:rFonts w:ascii="Palatino Linotype" w:cs="Palatino Linotype" w:eastAsia="Palatino Linotype" w:hAnsi="Palatino Linotype"/>
          <w:b w:val="1"/>
          <w:color w:val="000000"/>
          <w:rtl w:val="0"/>
        </w:rPr>
        <w:t xml:space="preserve">Topic Objectives</w:t>
      </w:r>
    </w:p>
    <w:p w:rsidR="00000000" w:rsidDel="00000000" w:rsidP="00000000" w:rsidRDefault="00000000" w:rsidRPr="00000000" w14:paraId="000000D6">
      <w:pPr>
        <w:pageBreakBefore w:val="0"/>
        <w:spacing w:after="0" w:lineRule="auto"/>
        <w:jc w:val="both"/>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By the end of the discussion of this topic and the relevant readings a student should be able to:</w:t>
      </w:r>
    </w:p>
    <w:p w:rsidR="00000000" w:rsidDel="00000000" w:rsidP="00000000" w:rsidRDefault="00000000" w:rsidRPr="00000000" w14:paraId="000000D7">
      <w:pPr>
        <w:pageBreakBefore w:val="0"/>
        <w:spacing w:after="0" w:lineRule="auto"/>
        <w:jc w:val="both"/>
        <w:rPr>
          <w:rFonts w:ascii="Palatino Linotype" w:cs="Palatino Linotype" w:eastAsia="Palatino Linotype" w:hAnsi="Palatino Linotype"/>
          <w:color w:val="000000"/>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distinguish between forum and jurisdiction</w:t>
      </w:r>
    </w:p>
    <w:p w:rsidR="00000000" w:rsidDel="00000000" w:rsidP="00000000" w:rsidRDefault="00000000" w:rsidRPr="00000000" w14:paraId="000000D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identify the court structure in Kenya</w:t>
      </w:r>
    </w:p>
    <w:p w:rsidR="00000000" w:rsidDel="00000000" w:rsidP="00000000" w:rsidRDefault="00000000" w:rsidRPr="00000000" w14:paraId="000000D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determine the factors that guide choice of jurisdiction</w:t>
      </w:r>
    </w:p>
    <w:p w:rsidR="00000000" w:rsidDel="00000000" w:rsidP="00000000" w:rsidRDefault="00000000" w:rsidRPr="00000000" w14:paraId="000000D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distinguish between the various modes for commencement of civil litigation</w:t>
      </w:r>
    </w:p>
    <w:p w:rsidR="00000000" w:rsidDel="00000000" w:rsidP="00000000" w:rsidRDefault="00000000" w:rsidRPr="00000000" w14:paraId="000000DC">
      <w:pPr>
        <w:pageBreakBefore w:val="0"/>
        <w:spacing w:after="0" w:lineRule="auto"/>
        <w:rPr>
          <w:rFonts w:ascii="Palatino Linotype" w:cs="Palatino Linotype" w:eastAsia="Palatino Linotype" w:hAnsi="Palatino Linotype"/>
          <w:color w:val="000000"/>
        </w:rPr>
      </w:pPr>
      <w:r w:rsidDel="00000000" w:rsidR="00000000" w:rsidRPr="00000000">
        <w:rPr>
          <w:rtl w:val="0"/>
        </w:rPr>
      </w:r>
    </w:p>
    <w:p w:rsidR="00000000" w:rsidDel="00000000" w:rsidP="00000000" w:rsidRDefault="00000000" w:rsidRPr="00000000" w14:paraId="000000DD">
      <w:pPr>
        <w:pageBreakBefore w:val="0"/>
        <w:spacing w:after="0" w:lineRule="auto"/>
        <w:rPr>
          <w:rFonts w:ascii="Palatino Linotype" w:cs="Palatino Linotype" w:eastAsia="Palatino Linotype" w:hAnsi="Palatino Linotype"/>
          <w:b w:val="1"/>
          <w:color w:val="000000"/>
        </w:rPr>
      </w:pPr>
      <w:r w:rsidDel="00000000" w:rsidR="00000000" w:rsidRPr="00000000">
        <w:rPr>
          <w:rFonts w:ascii="Palatino Linotype" w:cs="Palatino Linotype" w:eastAsia="Palatino Linotype" w:hAnsi="Palatino Linotype"/>
          <w:b w:val="1"/>
          <w:color w:val="000000"/>
          <w:rtl w:val="0"/>
        </w:rPr>
        <w:t xml:space="preserve">Reading:</w:t>
      </w:r>
    </w:p>
    <w:p w:rsidR="00000000" w:rsidDel="00000000" w:rsidP="00000000" w:rsidRDefault="00000000" w:rsidRPr="00000000" w14:paraId="000000DE">
      <w:pPr>
        <w:pageBreakBefore w:val="0"/>
        <w:spacing w:after="0" w:lineRule="auto"/>
        <w:rPr>
          <w:rFonts w:ascii="Palatino Linotype" w:cs="Palatino Linotype" w:eastAsia="Palatino Linotype" w:hAnsi="Palatino Linotype"/>
          <w:i w:val="1"/>
          <w:color w:val="000000"/>
        </w:rPr>
      </w:pPr>
      <w:r w:rsidDel="00000000" w:rsidR="00000000" w:rsidRPr="00000000">
        <w:rPr>
          <w:rFonts w:ascii="Palatino Linotype" w:cs="Palatino Linotype" w:eastAsia="Palatino Linotype" w:hAnsi="Palatino Linotype"/>
          <w:i w:val="1"/>
          <w:color w:val="000000"/>
          <w:rtl w:val="0"/>
        </w:rPr>
        <w:t xml:space="preserve">Peter Nganga Muiruri v. Credit Bank LTD &amp; 2 others </w:t>
      </w:r>
      <w:r w:rsidDel="00000000" w:rsidR="00000000" w:rsidRPr="00000000">
        <w:rPr>
          <w:rFonts w:ascii="Palatino Linotype" w:cs="Palatino Linotype" w:eastAsia="Palatino Linotype" w:hAnsi="Palatino Linotype"/>
          <w:color w:val="000000"/>
          <w:rtl w:val="0"/>
        </w:rPr>
        <w:t xml:space="preserve">[2008] eKLR</w:t>
      </w:r>
      <w:r w:rsidDel="00000000" w:rsidR="00000000" w:rsidRPr="00000000">
        <w:rPr>
          <w:rtl w:val="0"/>
        </w:rPr>
      </w:r>
    </w:p>
    <w:p w:rsidR="00000000" w:rsidDel="00000000" w:rsidP="00000000" w:rsidRDefault="00000000" w:rsidRPr="00000000" w14:paraId="000000DF">
      <w:pPr>
        <w:pageBreakBefore w:val="0"/>
        <w:spacing w:after="0" w:lineRule="auto"/>
        <w:rPr>
          <w:rFonts w:ascii="Palatino Linotype" w:cs="Palatino Linotype" w:eastAsia="Palatino Linotype" w:hAnsi="Palatino Linotype"/>
          <w:i w:val="1"/>
          <w:color w:val="000000"/>
        </w:rPr>
      </w:pPr>
      <w:r w:rsidDel="00000000" w:rsidR="00000000" w:rsidRPr="00000000">
        <w:rPr>
          <w:rFonts w:ascii="Palatino Linotype" w:cs="Palatino Linotype" w:eastAsia="Palatino Linotype" w:hAnsi="Palatino Linotype"/>
          <w:i w:val="1"/>
          <w:color w:val="000000"/>
          <w:rtl w:val="0"/>
        </w:rPr>
        <w:t xml:space="preserve">Mathias Were Diffu v. Pascal Nafuodo Ojwang </w:t>
      </w:r>
      <w:r w:rsidDel="00000000" w:rsidR="00000000" w:rsidRPr="00000000">
        <w:rPr>
          <w:rFonts w:ascii="Palatino Linotype" w:cs="Palatino Linotype" w:eastAsia="Palatino Linotype" w:hAnsi="Palatino Linotype"/>
          <w:color w:val="000000"/>
          <w:rtl w:val="0"/>
        </w:rPr>
        <w:t xml:space="preserve">[2007] eKLR</w:t>
      </w:r>
      <w:r w:rsidDel="00000000" w:rsidR="00000000" w:rsidRPr="00000000">
        <w:rPr>
          <w:rtl w:val="0"/>
        </w:rPr>
      </w:r>
    </w:p>
    <w:p w:rsidR="00000000" w:rsidDel="00000000" w:rsidP="00000000" w:rsidRDefault="00000000" w:rsidRPr="00000000" w14:paraId="000000E0">
      <w:pPr>
        <w:pageBreakBefore w:val="0"/>
        <w:spacing w:after="0" w:lineRule="auto"/>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Articles 23, 58, 163, 164 and 165 of the Constitution of Kenya, 2010.</w:t>
      </w:r>
    </w:p>
    <w:p w:rsidR="00000000" w:rsidDel="00000000" w:rsidP="00000000" w:rsidRDefault="00000000" w:rsidRPr="00000000" w14:paraId="000000E1">
      <w:pPr>
        <w:pageBreakBefore w:val="0"/>
        <w:spacing w:after="0" w:lineRule="auto"/>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The Magistrates Courts Act , 2015</w:t>
      </w:r>
    </w:p>
    <w:p w:rsidR="00000000" w:rsidDel="00000000" w:rsidP="00000000" w:rsidRDefault="00000000" w:rsidRPr="00000000" w14:paraId="000000E2">
      <w:pPr>
        <w:pageBreakBefore w:val="0"/>
        <w:spacing w:after="0" w:lineRule="auto"/>
        <w:rPr>
          <w:rFonts w:ascii="Palatino Linotype" w:cs="Palatino Linotype" w:eastAsia="Palatino Linotype" w:hAnsi="Palatino Linotype"/>
          <w:i w:val="1"/>
          <w:color w:val="000000"/>
        </w:rPr>
      </w:pPr>
      <w:r w:rsidDel="00000000" w:rsidR="00000000" w:rsidRPr="00000000">
        <w:rPr>
          <w:rFonts w:ascii="Palatino Linotype" w:cs="Palatino Linotype" w:eastAsia="Palatino Linotype" w:hAnsi="Palatino Linotype"/>
          <w:color w:val="000000"/>
          <w:rtl w:val="0"/>
        </w:rPr>
        <w:t xml:space="preserve">Supreme Court Advisory Opinion Reference Number 2 of 2013</w:t>
      </w:r>
      <w:r w:rsidDel="00000000" w:rsidR="00000000" w:rsidRPr="00000000">
        <w:rPr>
          <w:rFonts w:ascii="Palatino Linotype" w:cs="Palatino Linotype" w:eastAsia="Palatino Linotype" w:hAnsi="Palatino Linotype"/>
          <w:i w:val="1"/>
          <w:color w:val="000000"/>
          <w:rtl w:val="0"/>
        </w:rPr>
        <w:t xml:space="preserve"> – The Speaker of the Senate &amp; Another vs The Hon Attorney General and Other</w:t>
      </w:r>
      <w:sdt>
        <w:sdtPr>
          <w:tag w:val="goog_rdk_1"/>
        </w:sdtPr>
        <w:sdtContent>
          <w:del w:author="Gatheca Muhoro" w:id="1" w:date="2021-11-18T03:09:43Z">
            <w:r w:rsidDel="00000000" w:rsidR="00000000" w:rsidRPr="00000000">
              <w:rPr>
                <w:rFonts w:ascii="Palatino Linotype" w:cs="Palatino Linotype" w:eastAsia="Palatino Linotype" w:hAnsi="Palatino Linotype"/>
                <w:i w:val="1"/>
                <w:color w:val="000000"/>
                <w:rtl w:val="0"/>
              </w:rPr>
              <w:delText xml:space="preserve">s</w:delText>
            </w:r>
          </w:del>
        </w:sdtContent>
      </w:sdt>
      <w:r w:rsidDel="00000000" w:rsidR="00000000" w:rsidRPr="00000000">
        <w:rPr>
          <w:rtl w:val="0"/>
        </w:rPr>
      </w:r>
    </w:p>
    <w:p w:rsidR="00000000" w:rsidDel="00000000" w:rsidP="00000000" w:rsidRDefault="00000000" w:rsidRPr="00000000" w14:paraId="000000E3">
      <w:pPr>
        <w:pageBreakBefore w:val="0"/>
        <w:spacing w:after="0" w:lineRule="auto"/>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Supreme Court Constitutional Application Number 2 of 2011</w:t>
      </w:r>
      <w:r w:rsidDel="00000000" w:rsidR="00000000" w:rsidRPr="00000000">
        <w:rPr>
          <w:rFonts w:ascii="Palatino Linotype" w:cs="Palatino Linotype" w:eastAsia="Palatino Linotype" w:hAnsi="Palatino Linotype"/>
          <w:i w:val="1"/>
          <w:color w:val="000000"/>
          <w:rtl w:val="0"/>
        </w:rPr>
        <w:t xml:space="preserve"> – In the Matter of the Interim Independent Electoral Commission</w:t>
      </w:r>
      <w:r w:rsidDel="00000000" w:rsidR="00000000" w:rsidRPr="00000000">
        <w:rPr>
          <w:rFonts w:ascii="Palatino Linotype" w:cs="Palatino Linotype" w:eastAsia="Palatino Linotype" w:hAnsi="Palatino Linotype"/>
          <w:color w:val="000000"/>
          <w:rtl w:val="0"/>
        </w:rPr>
        <w:t xml:space="preserve"> [2011] eKLR</w:t>
      </w:r>
    </w:p>
    <w:p w:rsidR="00000000" w:rsidDel="00000000" w:rsidP="00000000" w:rsidRDefault="00000000" w:rsidRPr="00000000" w14:paraId="000000E4">
      <w:pPr>
        <w:pageBreakBefore w:val="0"/>
        <w:spacing w:after="0" w:lineRule="auto"/>
        <w:rPr>
          <w:rFonts w:ascii="Palatino Linotype" w:cs="Palatino Linotype" w:eastAsia="Palatino Linotype" w:hAnsi="Palatino Linotype"/>
          <w:i w:val="1"/>
          <w:color w:val="000000"/>
        </w:rPr>
      </w:pPr>
      <w:r w:rsidDel="00000000" w:rsidR="00000000" w:rsidRPr="00000000">
        <w:rPr>
          <w:rFonts w:ascii="Palatino Linotype" w:cs="Palatino Linotype" w:eastAsia="Palatino Linotype" w:hAnsi="Palatino Linotype"/>
          <w:i w:val="1"/>
          <w:color w:val="000000"/>
          <w:rtl w:val="0"/>
        </w:rPr>
        <w:t xml:space="preserve">Samuel Kamau Macharia vs Kenya Commercial Bank Ltd </w:t>
      </w:r>
      <w:r w:rsidDel="00000000" w:rsidR="00000000" w:rsidRPr="00000000">
        <w:rPr>
          <w:rFonts w:ascii="Palatino Linotype" w:cs="Palatino Linotype" w:eastAsia="Palatino Linotype" w:hAnsi="Palatino Linotype"/>
          <w:color w:val="000000"/>
          <w:rtl w:val="0"/>
        </w:rPr>
        <w:t xml:space="preserve">2012 eKLR</w:t>
      </w:r>
      <w:r w:rsidDel="00000000" w:rsidR="00000000" w:rsidRPr="00000000">
        <w:rPr>
          <w:rtl w:val="0"/>
        </w:rPr>
      </w:r>
    </w:p>
    <w:p w:rsidR="00000000" w:rsidDel="00000000" w:rsidP="00000000" w:rsidRDefault="00000000" w:rsidRPr="00000000" w14:paraId="000000E5">
      <w:pPr>
        <w:pageBreakBefore w:val="0"/>
        <w:spacing w:after="0" w:lineRule="auto"/>
        <w:rPr>
          <w:rFonts w:ascii="Palatino Linotype" w:cs="Palatino Linotype" w:eastAsia="Palatino Linotype" w:hAnsi="Palatino Linotype"/>
          <w:i w:val="1"/>
          <w:color w:val="000000"/>
        </w:rPr>
      </w:pPr>
      <w:r w:rsidDel="00000000" w:rsidR="00000000" w:rsidRPr="00000000">
        <w:rPr>
          <w:rFonts w:ascii="Palatino Linotype" w:cs="Palatino Linotype" w:eastAsia="Palatino Linotype" w:hAnsi="Palatino Linotype"/>
          <w:color w:val="000000"/>
          <w:rtl w:val="0"/>
        </w:rPr>
        <w:t xml:space="preserve">Supreme Court Application Number 5 of 2014</w:t>
      </w:r>
      <w:r w:rsidDel="00000000" w:rsidR="00000000" w:rsidRPr="00000000">
        <w:rPr>
          <w:rFonts w:ascii="Palatino Linotype" w:cs="Palatino Linotype" w:eastAsia="Palatino Linotype" w:hAnsi="Palatino Linotype"/>
          <w:i w:val="1"/>
          <w:color w:val="000000"/>
          <w:rtl w:val="0"/>
        </w:rPr>
        <w:t xml:space="preserve"> – Gitarau Peter Munya vs Dickson Mwenda Kithinji</w:t>
      </w:r>
    </w:p>
    <w:p w:rsidR="00000000" w:rsidDel="00000000" w:rsidP="00000000" w:rsidRDefault="00000000" w:rsidRPr="00000000" w14:paraId="000000E6">
      <w:pPr>
        <w:pageBreakBefore w:val="0"/>
        <w:spacing w:after="0" w:lineRule="auto"/>
        <w:rPr>
          <w:rFonts w:ascii="Palatino Linotype" w:cs="Palatino Linotype" w:eastAsia="Palatino Linotype" w:hAnsi="Palatino Linotype"/>
          <w:i w:val="1"/>
          <w:color w:val="000000"/>
        </w:rPr>
      </w:pPr>
      <w:r w:rsidDel="00000000" w:rsidR="00000000" w:rsidRPr="00000000">
        <w:rPr>
          <w:rFonts w:ascii="Palatino Linotype" w:cs="Palatino Linotype" w:eastAsia="Palatino Linotype" w:hAnsi="Palatino Linotype"/>
          <w:color w:val="000000"/>
          <w:rtl w:val="0"/>
        </w:rPr>
        <w:t xml:space="preserve">Supreme Court Civil Application Number 4 of 2014</w:t>
      </w:r>
      <w:r w:rsidDel="00000000" w:rsidR="00000000" w:rsidRPr="00000000">
        <w:rPr>
          <w:rFonts w:ascii="Palatino Linotype" w:cs="Palatino Linotype" w:eastAsia="Palatino Linotype" w:hAnsi="Palatino Linotype"/>
          <w:i w:val="1"/>
          <w:color w:val="000000"/>
          <w:rtl w:val="0"/>
        </w:rPr>
        <w:t xml:space="preserve"> – Menginya Salim Murgani vs Kenya Revenue Authority</w:t>
      </w:r>
    </w:p>
    <w:p w:rsidR="00000000" w:rsidDel="00000000" w:rsidP="00000000" w:rsidRDefault="00000000" w:rsidRPr="00000000" w14:paraId="000000E7">
      <w:pPr>
        <w:pageBreakBefore w:val="0"/>
        <w:spacing w:after="0" w:lineRule="auto"/>
        <w:rPr>
          <w:rFonts w:ascii="Palatino Linotype" w:cs="Palatino Linotype" w:eastAsia="Palatino Linotype" w:hAnsi="Palatino Linotype"/>
          <w:i w:val="1"/>
          <w:color w:val="000000"/>
        </w:rPr>
      </w:pPr>
      <w:r w:rsidDel="00000000" w:rsidR="00000000" w:rsidRPr="00000000">
        <w:rPr>
          <w:rFonts w:ascii="Palatino Linotype" w:cs="Palatino Linotype" w:eastAsia="Palatino Linotype" w:hAnsi="Palatino Linotype"/>
          <w:color w:val="000000"/>
          <w:rtl w:val="0"/>
        </w:rPr>
        <w:t xml:space="preserve">Supreme Court Petition Number 4 of 2012</w:t>
      </w:r>
      <w:r w:rsidDel="00000000" w:rsidR="00000000" w:rsidRPr="00000000">
        <w:rPr>
          <w:rFonts w:ascii="Palatino Linotype" w:cs="Palatino Linotype" w:eastAsia="Palatino Linotype" w:hAnsi="Palatino Linotype"/>
          <w:i w:val="1"/>
          <w:color w:val="000000"/>
          <w:rtl w:val="0"/>
        </w:rPr>
        <w:t xml:space="preserve"> – Jasbir Singh Rai &amp; Others vs Tarlochan Singh Rai &amp; Others</w:t>
      </w:r>
    </w:p>
    <w:p w:rsidR="00000000" w:rsidDel="00000000" w:rsidP="00000000" w:rsidRDefault="00000000" w:rsidRPr="00000000" w14:paraId="000000E8">
      <w:pPr>
        <w:pageBreakBefore w:val="0"/>
        <w:spacing w:after="0" w:lineRule="auto"/>
        <w:rPr>
          <w:rFonts w:ascii="Palatino Linotype" w:cs="Palatino Linotype" w:eastAsia="Palatino Linotype" w:hAnsi="Palatino Linotype"/>
          <w:i w:val="1"/>
          <w:color w:val="000000"/>
        </w:rPr>
      </w:pPr>
      <w:r w:rsidDel="00000000" w:rsidR="00000000" w:rsidRPr="00000000">
        <w:rPr>
          <w:rFonts w:ascii="Palatino Linotype" w:cs="Palatino Linotype" w:eastAsia="Palatino Linotype" w:hAnsi="Palatino Linotype"/>
          <w:color w:val="000000"/>
          <w:rtl w:val="0"/>
        </w:rPr>
        <w:t xml:space="preserve">Supreme Court Petition Nos. 5,4&amp;3 of 2013</w:t>
      </w:r>
      <w:r w:rsidDel="00000000" w:rsidR="00000000" w:rsidRPr="00000000">
        <w:rPr>
          <w:rFonts w:ascii="Palatino Linotype" w:cs="Palatino Linotype" w:eastAsia="Palatino Linotype" w:hAnsi="Palatino Linotype"/>
          <w:i w:val="1"/>
          <w:color w:val="000000"/>
          <w:rtl w:val="0"/>
        </w:rPr>
        <w:t xml:space="preserve">RailaOdinga&amp; 2 others v Independent Electoral &amp; Boundaries Commission &amp; 3 others </w:t>
      </w:r>
      <w:r w:rsidDel="00000000" w:rsidR="00000000" w:rsidRPr="00000000">
        <w:rPr>
          <w:rFonts w:ascii="Palatino Linotype" w:cs="Palatino Linotype" w:eastAsia="Palatino Linotype" w:hAnsi="Palatino Linotype"/>
          <w:color w:val="000000"/>
          <w:rtl w:val="0"/>
        </w:rPr>
        <w:t xml:space="preserve">[2013]eKLR</w:t>
      </w:r>
      <w:r w:rsidDel="00000000" w:rsidR="00000000" w:rsidRPr="00000000">
        <w:rPr>
          <w:rFonts w:ascii="Palatino Linotype" w:cs="Palatino Linotype" w:eastAsia="Palatino Linotype" w:hAnsi="Palatino Linotype"/>
          <w:i w:val="1"/>
          <w:color w:val="000000"/>
          <w:rtl w:val="0"/>
        </w:rPr>
        <w:t xml:space="preserve"> </w:t>
      </w:r>
      <w:r w:rsidDel="00000000" w:rsidR="00000000" w:rsidRPr="00000000">
        <w:rPr>
          <w:rFonts w:ascii="Palatino Linotype" w:cs="Palatino Linotype" w:eastAsia="Palatino Linotype" w:hAnsi="Palatino Linotype"/>
          <w:color w:val="000000"/>
          <w:rtl w:val="0"/>
        </w:rPr>
        <w:t xml:space="preserve">Supreme Court Petition Number 27 of 2014</w:t>
      </w:r>
      <w:r w:rsidDel="00000000" w:rsidR="00000000" w:rsidRPr="00000000">
        <w:rPr>
          <w:rFonts w:ascii="Palatino Linotype" w:cs="Palatino Linotype" w:eastAsia="Palatino Linotype" w:hAnsi="Palatino Linotype"/>
          <w:i w:val="1"/>
          <w:color w:val="000000"/>
          <w:rtl w:val="0"/>
        </w:rPr>
        <w:t xml:space="preserve"> – Yusuf Gitau Abdallah vsThe Building Centre </w:t>
      </w:r>
      <w:r w:rsidDel="00000000" w:rsidR="00000000" w:rsidRPr="00000000">
        <w:rPr>
          <w:rFonts w:ascii="Palatino Linotype" w:cs="Palatino Linotype" w:eastAsia="Palatino Linotype" w:hAnsi="Palatino Linotype"/>
          <w:color w:val="000000"/>
          <w:rtl w:val="0"/>
        </w:rPr>
        <w:t xml:space="preserve">(K)</w:t>
      </w:r>
      <w:r w:rsidDel="00000000" w:rsidR="00000000" w:rsidRPr="00000000">
        <w:rPr>
          <w:rFonts w:ascii="Palatino Linotype" w:cs="Palatino Linotype" w:eastAsia="Palatino Linotype" w:hAnsi="Palatino Linotype"/>
          <w:i w:val="1"/>
          <w:color w:val="000000"/>
          <w:rtl w:val="0"/>
        </w:rPr>
        <w:t xml:space="preserve"> Ltd</w:t>
      </w:r>
    </w:p>
    <w:p w:rsidR="00000000" w:rsidDel="00000000" w:rsidP="00000000" w:rsidRDefault="00000000" w:rsidRPr="00000000" w14:paraId="000000E9">
      <w:pPr>
        <w:pageBreakBefore w:val="0"/>
        <w:spacing w:after="0" w:lineRule="auto"/>
        <w:rPr>
          <w:rFonts w:ascii="Palatino Linotype" w:cs="Palatino Linotype" w:eastAsia="Palatino Linotype" w:hAnsi="Palatino Linotype"/>
          <w:i w:val="1"/>
          <w:color w:val="000000"/>
        </w:rPr>
      </w:pPr>
      <w:r w:rsidDel="00000000" w:rsidR="00000000" w:rsidRPr="00000000">
        <w:rPr>
          <w:rFonts w:ascii="Palatino Linotype" w:cs="Palatino Linotype" w:eastAsia="Palatino Linotype" w:hAnsi="Palatino Linotype"/>
          <w:color w:val="000000"/>
          <w:rtl w:val="0"/>
        </w:rPr>
        <w:t xml:space="preserve">High Court Constitutional Petition Number 284 of 2012</w:t>
      </w:r>
      <w:r w:rsidDel="00000000" w:rsidR="00000000" w:rsidRPr="00000000">
        <w:rPr>
          <w:rFonts w:ascii="Palatino Linotype" w:cs="Palatino Linotype" w:eastAsia="Palatino Linotype" w:hAnsi="Palatino Linotype"/>
          <w:i w:val="1"/>
          <w:color w:val="000000"/>
          <w:rtl w:val="0"/>
        </w:rPr>
        <w:t xml:space="preserve"> – Commission on Administrative Justice v Attorney General &amp; another </w:t>
      </w:r>
      <w:r w:rsidDel="00000000" w:rsidR="00000000" w:rsidRPr="00000000">
        <w:rPr>
          <w:rFonts w:ascii="Palatino Linotype" w:cs="Palatino Linotype" w:eastAsia="Palatino Linotype" w:hAnsi="Palatino Linotype"/>
          <w:color w:val="000000"/>
          <w:rtl w:val="0"/>
        </w:rPr>
        <w:t xml:space="preserve">[2013] eKLR</w:t>
      </w:r>
      <w:r w:rsidDel="00000000" w:rsidR="00000000" w:rsidRPr="00000000">
        <w:rPr>
          <w:rtl w:val="0"/>
        </w:rPr>
      </w:r>
    </w:p>
    <w:p w:rsidR="00000000" w:rsidDel="00000000" w:rsidP="00000000" w:rsidRDefault="00000000" w:rsidRPr="00000000" w14:paraId="000000EA">
      <w:pPr>
        <w:pageBreakBefore w:val="0"/>
        <w:spacing w:after="0" w:lineRule="auto"/>
        <w:rPr>
          <w:rFonts w:ascii="Palatino Linotype" w:cs="Palatino Linotype" w:eastAsia="Palatino Linotype" w:hAnsi="Palatino Linotype"/>
          <w:i w:val="1"/>
          <w:color w:val="000000"/>
        </w:rPr>
      </w:pPr>
      <w:r w:rsidDel="00000000" w:rsidR="00000000" w:rsidRPr="00000000">
        <w:rPr>
          <w:rFonts w:ascii="Palatino Linotype" w:cs="Palatino Linotype" w:eastAsia="Palatino Linotype" w:hAnsi="Palatino Linotype"/>
          <w:color w:val="000000"/>
          <w:rtl w:val="0"/>
        </w:rPr>
        <w:t xml:space="preserve">Supreme Court Petition No. 10 of 2013</w:t>
      </w:r>
      <w:r w:rsidDel="00000000" w:rsidR="00000000" w:rsidRPr="00000000">
        <w:rPr>
          <w:rFonts w:ascii="Palatino Linotype" w:cs="Palatino Linotype" w:eastAsia="Palatino Linotype" w:hAnsi="Palatino Linotype"/>
          <w:i w:val="1"/>
          <w:color w:val="000000"/>
          <w:rtl w:val="0"/>
        </w:rPr>
        <w:t xml:space="preserve"> – Hassan Ali Joho &amp; another v Suleiman Said Shahbal &amp; 2 others </w:t>
      </w:r>
      <w:r w:rsidDel="00000000" w:rsidR="00000000" w:rsidRPr="00000000">
        <w:rPr>
          <w:rFonts w:ascii="Palatino Linotype" w:cs="Palatino Linotype" w:eastAsia="Palatino Linotype" w:hAnsi="Palatino Linotype"/>
          <w:color w:val="000000"/>
          <w:rtl w:val="0"/>
        </w:rPr>
        <w:t xml:space="preserve">[2014] eKLR</w:t>
      </w:r>
      <w:r w:rsidDel="00000000" w:rsidR="00000000" w:rsidRPr="00000000">
        <w:rPr>
          <w:rtl w:val="0"/>
        </w:rPr>
      </w:r>
    </w:p>
    <w:p w:rsidR="00000000" w:rsidDel="00000000" w:rsidP="00000000" w:rsidRDefault="00000000" w:rsidRPr="00000000" w14:paraId="000000EB">
      <w:pPr>
        <w:pageBreakBefore w:val="0"/>
        <w:spacing w:after="0" w:lineRule="auto"/>
        <w:rPr>
          <w:rFonts w:ascii="Palatino Linotype" w:cs="Palatino Linotype" w:eastAsia="Palatino Linotype" w:hAnsi="Palatino Linotype"/>
          <w:i w:val="1"/>
          <w:color w:val="000000"/>
        </w:rPr>
      </w:pPr>
      <w:r w:rsidDel="00000000" w:rsidR="00000000" w:rsidRPr="00000000">
        <w:rPr>
          <w:rFonts w:ascii="Palatino Linotype" w:cs="Palatino Linotype" w:eastAsia="Palatino Linotype" w:hAnsi="Palatino Linotype"/>
          <w:color w:val="000000"/>
          <w:rtl w:val="0"/>
        </w:rPr>
        <w:t xml:space="preserve">Industrial Court Appeal Number 1 of 2013</w:t>
      </w:r>
      <w:r w:rsidDel="00000000" w:rsidR="00000000" w:rsidRPr="00000000">
        <w:rPr>
          <w:rFonts w:ascii="Palatino Linotype" w:cs="Palatino Linotype" w:eastAsia="Palatino Linotype" w:hAnsi="Palatino Linotype"/>
          <w:i w:val="1"/>
          <w:color w:val="000000"/>
          <w:rtl w:val="0"/>
        </w:rPr>
        <w:t xml:space="preserve"> – Labour Officer Vihigavs Hilem Shah</w:t>
      </w:r>
    </w:p>
    <w:p w:rsidR="00000000" w:rsidDel="00000000" w:rsidP="00000000" w:rsidRDefault="00000000" w:rsidRPr="00000000" w14:paraId="000000EC">
      <w:pPr>
        <w:pageBreakBefore w:val="0"/>
        <w:spacing w:after="0" w:lineRule="auto"/>
        <w:rPr>
          <w:rFonts w:ascii="Palatino Linotype" w:cs="Palatino Linotype" w:eastAsia="Palatino Linotype" w:hAnsi="Palatino Linotype"/>
          <w:i w:val="1"/>
          <w:color w:val="000000"/>
        </w:rPr>
      </w:pPr>
      <w:r w:rsidDel="00000000" w:rsidR="00000000" w:rsidRPr="00000000">
        <w:rPr>
          <w:rFonts w:ascii="Palatino Linotype" w:cs="Palatino Linotype" w:eastAsia="Palatino Linotype" w:hAnsi="Palatino Linotype"/>
          <w:color w:val="000000"/>
          <w:rtl w:val="0"/>
        </w:rPr>
        <w:t xml:space="preserve">Industrial Court Cause Number 927 of 2010</w:t>
      </w:r>
      <w:r w:rsidDel="00000000" w:rsidR="00000000" w:rsidRPr="00000000">
        <w:rPr>
          <w:rFonts w:ascii="Palatino Linotype" w:cs="Palatino Linotype" w:eastAsia="Palatino Linotype" w:hAnsi="Palatino Linotype"/>
          <w:i w:val="1"/>
          <w:color w:val="000000"/>
          <w:rtl w:val="0"/>
        </w:rPr>
        <w:t xml:space="preserve"> – P.O vs Board of Trustees of A.F</w:t>
      </w:r>
    </w:p>
    <w:p w:rsidR="00000000" w:rsidDel="00000000" w:rsidP="00000000" w:rsidRDefault="00000000" w:rsidRPr="00000000" w14:paraId="000000ED">
      <w:pPr>
        <w:pageBreakBefore w:val="0"/>
        <w:spacing w:after="0" w:lineRule="auto"/>
        <w:rPr>
          <w:rFonts w:ascii="Palatino Linotype" w:cs="Palatino Linotype" w:eastAsia="Palatino Linotype" w:hAnsi="Palatino Linotype"/>
          <w:i w:val="1"/>
          <w:color w:val="000000"/>
        </w:rPr>
      </w:pPr>
      <w:r w:rsidDel="00000000" w:rsidR="00000000" w:rsidRPr="00000000">
        <w:rPr>
          <w:rFonts w:ascii="Palatino Linotype" w:cs="Palatino Linotype" w:eastAsia="Palatino Linotype" w:hAnsi="Palatino Linotype"/>
          <w:color w:val="000000"/>
          <w:rtl w:val="0"/>
        </w:rPr>
        <w:t xml:space="preserve">Industrial Court Cause Number 1227 of 2011</w:t>
      </w:r>
      <w:r w:rsidDel="00000000" w:rsidR="00000000" w:rsidRPr="00000000">
        <w:rPr>
          <w:rFonts w:ascii="Palatino Linotype" w:cs="Palatino Linotype" w:eastAsia="Palatino Linotype" w:hAnsi="Palatino Linotype"/>
          <w:i w:val="1"/>
          <w:color w:val="000000"/>
          <w:rtl w:val="0"/>
        </w:rPr>
        <w:t xml:space="preserve"> – GMV vs Bank of Africa Ltd</w:t>
      </w:r>
    </w:p>
    <w:p w:rsidR="00000000" w:rsidDel="00000000" w:rsidP="00000000" w:rsidRDefault="00000000" w:rsidRPr="00000000" w14:paraId="000000EE">
      <w:pPr>
        <w:pageBreakBefore w:val="0"/>
        <w:spacing w:after="0" w:lineRule="auto"/>
        <w:rPr>
          <w:rFonts w:ascii="Palatino Linotype" w:cs="Palatino Linotype" w:eastAsia="Palatino Linotype" w:hAnsi="Palatino Linotype"/>
          <w:i w:val="1"/>
          <w:color w:val="000000"/>
        </w:rPr>
      </w:pPr>
      <w:r w:rsidDel="00000000" w:rsidR="00000000" w:rsidRPr="00000000">
        <w:rPr>
          <w:rFonts w:ascii="Palatino Linotype" w:cs="Palatino Linotype" w:eastAsia="Palatino Linotype" w:hAnsi="Palatino Linotype"/>
          <w:color w:val="000000"/>
          <w:rtl w:val="0"/>
        </w:rPr>
        <w:t xml:space="preserve">Industrial Court Cause Number 1666 of 2013</w:t>
      </w:r>
      <w:r w:rsidDel="00000000" w:rsidR="00000000" w:rsidRPr="00000000">
        <w:rPr>
          <w:rFonts w:ascii="Palatino Linotype" w:cs="Palatino Linotype" w:eastAsia="Palatino Linotype" w:hAnsi="Palatino Linotype"/>
          <w:i w:val="1"/>
          <w:color w:val="000000"/>
          <w:rtl w:val="0"/>
        </w:rPr>
        <w:t xml:space="preserve"> – James Davies Njuguna vs Simon Mithamo &amp; Others</w:t>
      </w:r>
    </w:p>
    <w:p w:rsidR="00000000" w:rsidDel="00000000" w:rsidP="00000000" w:rsidRDefault="00000000" w:rsidRPr="00000000" w14:paraId="000000EF">
      <w:pPr>
        <w:pageBreakBefore w:val="0"/>
        <w:spacing w:after="0" w:lineRule="auto"/>
        <w:rPr>
          <w:rFonts w:ascii="Palatino Linotype" w:cs="Palatino Linotype" w:eastAsia="Palatino Linotype" w:hAnsi="Palatino Linotype"/>
          <w:i w:val="1"/>
          <w:color w:val="000000"/>
        </w:rPr>
      </w:pPr>
      <w:r w:rsidDel="00000000" w:rsidR="00000000" w:rsidRPr="00000000">
        <w:rPr>
          <w:rFonts w:ascii="Palatino Linotype" w:cs="Palatino Linotype" w:eastAsia="Palatino Linotype" w:hAnsi="Palatino Linotype"/>
          <w:color w:val="000000"/>
          <w:rtl w:val="0"/>
        </w:rPr>
        <w:t xml:space="preserve">High Court Civil Appeal Number 71 of 2012</w:t>
      </w:r>
      <w:r w:rsidDel="00000000" w:rsidR="00000000" w:rsidRPr="00000000">
        <w:rPr>
          <w:rFonts w:ascii="Palatino Linotype" w:cs="Palatino Linotype" w:eastAsia="Palatino Linotype" w:hAnsi="Palatino Linotype"/>
          <w:i w:val="1"/>
          <w:color w:val="000000"/>
          <w:rtl w:val="0"/>
        </w:rPr>
        <w:t xml:space="preserve"> – Mwanakombo Amani Omar vs Kenya Knit Garment</w:t>
      </w:r>
    </w:p>
    <w:p w:rsidR="00000000" w:rsidDel="00000000" w:rsidP="00000000" w:rsidRDefault="00000000" w:rsidRPr="00000000" w14:paraId="000000F0">
      <w:pPr>
        <w:pageBreakBefore w:val="0"/>
        <w:spacing w:after="0" w:lineRule="auto"/>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i w:val="1"/>
          <w:color w:val="000000"/>
          <w:rtl w:val="0"/>
        </w:rPr>
        <w:t xml:space="preserve">Kenyatta University vs The Industrial Court of Kenya </w:t>
      </w:r>
      <w:r w:rsidDel="00000000" w:rsidR="00000000" w:rsidRPr="00000000">
        <w:rPr>
          <w:rFonts w:ascii="Palatino Linotype" w:cs="Palatino Linotype" w:eastAsia="Palatino Linotype" w:hAnsi="Palatino Linotype"/>
          <w:color w:val="000000"/>
          <w:rtl w:val="0"/>
        </w:rPr>
        <w:t xml:space="preserve">Misc Civil Application No. 430 of 2007</w:t>
      </w:r>
    </w:p>
    <w:p w:rsidR="00000000" w:rsidDel="00000000" w:rsidP="00000000" w:rsidRDefault="00000000" w:rsidRPr="00000000" w14:paraId="000000F1">
      <w:pPr>
        <w:pageBreakBefore w:val="0"/>
        <w:spacing w:after="0" w:lineRule="auto"/>
        <w:rPr>
          <w:rFonts w:ascii="Palatino Linotype" w:cs="Palatino Linotype" w:eastAsia="Palatino Linotype" w:hAnsi="Palatino Linotype"/>
          <w:i w:val="1"/>
          <w:color w:val="000000"/>
        </w:rPr>
      </w:pPr>
      <w:r w:rsidDel="00000000" w:rsidR="00000000" w:rsidRPr="00000000">
        <w:rPr>
          <w:rFonts w:ascii="Palatino Linotype" w:cs="Palatino Linotype" w:eastAsia="Palatino Linotype" w:hAnsi="Palatino Linotype"/>
          <w:color w:val="000000"/>
          <w:rtl w:val="0"/>
        </w:rPr>
        <w:t xml:space="preserve">Industrial Court Petition Number 11 of 2014</w:t>
      </w:r>
      <w:r w:rsidDel="00000000" w:rsidR="00000000" w:rsidRPr="00000000">
        <w:rPr>
          <w:rFonts w:ascii="Palatino Linotype" w:cs="Palatino Linotype" w:eastAsia="Palatino Linotype" w:hAnsi="Palatino Linotype"/>
          <w:i w:val="1"/>
          <w:color w:val="000000"/>
          <w:rtl w:val="0"/>
        </w:rPr>
        <w:t xml:space="preserve"> – Nick Githinji Ndichu vs Clerk, Kiambu County Assembly</w:t>
      </w:r>
    </w:p>
    <w:p w:rsidR="00000000" w:rsidDel="00000000" w:rsidP="00000000" w:rsidRDefault="00000000" w:rsidRPr="00000000" w14:paraId="000000F2">
      <w:pPr>
        <w:pageBreakBefore w:val="0"/>
        <w:spacing w:after="0" w:lineRule="auto"/>
        <w:rPr>
          <w:rFonts w:ascii="Palatino Linotype" w:cs="Palatino Linotype" w:eastAsia="Palatino Linotype" w:hAnsi="Palatino Linotype"/>
          <w:i w:val="1"/>
          <w:color w:val="000000"/>
        </w:rPr>
      </w:pPr>
      <w:r w:rsidDel="00000000" w:rsidR="00000000" w:rsidRPr="00000000">
        <w:rPr>
          <w:rFonts w:ascii="Palatino Linotype" w:cs="Palatino Linotype" w:eastAsia="Palatino Linotype" w:hAnsi="Palatino Linotype"/>
          <w:color w:val="000000"/>
          <w:rtl w:val="0"/>
        </w:rPr>
        <w:t xml:space="preserve">Industrial Court Petition Number 23 of 2013</w:t>
      </w:r>
      <w:r w:rsidDel="00000000" w:rsidR="00000000" w:rsidRPr="00000000">
        <w:rPr>
          <w:rFonts w:ascii="Palatino Linotype" w:cs="Palatino Linotype" w:eastAsia="Palatino Linotype" w:hAnsi="Palatino Linotype"/>
          <w:i w:val="1"/>
          <w:color w:val="000000"/>
          <w:rtl w:val="0"/>
        </w:rPr>
        <w:t xml:space="preserve"> – Teachers Service Commission vs Kenya National Union of Teachers </w:t>
      </w:r>
    </w:p>
    <w:p w:rsidR="00000000" w:rsidDel="00000000" w:rsidP="00000000" w:rsidRDefault="00000000" w:rsidRPr="00000000" w14:paraId="000000F3">
      <w:pPr>
        <w:pageBreakBefore w:val="0"/>
        <w:spacing w:after="0" w:lineRule="auto"/>
        <w:rPr>
          <w:rFonts w:ascii="Palatino Linotype" w:cs="Palatino Linotype" w:eastAsia="Palatino Linotype" w:hAnsi="Palatino Linotype"/>
          <w:i w:val="1"/>
          <w:color w:val="000000"/>
        </w:rPr>
      </w:pPr>
      <w:r w:rsidDel="00000000" w:rsidR="00000000" w:rsidRPr="00000000">
        <w:rPr>
          <w:rFonts w:ascii="Palatino Linotype" w:cs="Palatino Linotype" w:eastAsia="Palatino Linotype" w:hAnsi="Palatino Linotype"/>
          <w:color w:val="000000"/>
          <w:rtl w:val="0"/>
        </w:rPr>
        <w:t xml:space="preserve">Industrial Court Petition Number 31 of 2013</w:t>
      </w:r>
      <w:r w:rsidDel="00000000" w:rsidR="00000000" w:rsidRPr="00000000">
        <w:rPr>
          <w:rFonts w:ascii="Palatino Linotype" w:cs="Palatino Linotype" w:eastAsia="Palatino Linotype" w:hAnsi="Palatino Linotype"/>
          <w:i w:val="1"/>
          <w:color w:val="000000"/>
          <w:rtl w:val="0"/>
        </w:rPr>
        <w:t xml:space="preserve"> – Kenya Medical Research Institute vs The Hon Attorney General and Another</w:t>
      </w:r>
    </w:p>
    <w:p w:rsidR="00000000" w:rsidDel="00000000" w:rsidP="00000000" w:rsidRDefault="00000000" w:rsidRPr="00000000" w14:paraId="000000F4">
      <w:pPr>
        <w:pageBreakBefore w:val="0"/>
        <w:spacing w:after="0" w:lineRule="auto"/>
        <w:rPr>
          <w:rFonts w:ascii="Palatino Linotype" w:cs="Palatino Linotype" w:eastAsia="Palatino Linotype" w:hAnsi="Palatino Linotype"/>
          <w:i w:val="1"/>
          <w:color w:val="000000"/>
        </w:rPr>
      </w:pPr>
      <w:r w:rsidDel="00000000" w:rsidR="00000000" w:rsidRPr="00000000">
        <w:rPr>
          <w:rFonts w:ascii="Palatino Linotype" w:cs="Palatino Linotype" w:eastAsia="Palatino Linotype" w:hAnsi="Palatino Linotype"/>
          <w:color w:val="000000"/>
          <w:rtl w:val="0"/>
        </w:rPr>
        <w:t xml:space="preserve">Nairobi Court of Appeal, Civil Appeal Number 290 of 2012 </w:t>
      </w:r>
      <w:r w:rsidDel="00000000" w:rsidR="00000000" w:rsidRPr="00000000">
        <w:rPr>
          <w:rFonts w:ascii="Palatino Linotype" w:cs="Palatino Linotype" w:eastAsia="Palatino Linotype" w:hAnsi="Palatino Linotype"/>
          <w:i w:val="1"/>
          <w:color w:val="000000"/>
          <w:rtl w:val="0"/>
        </w:rPr>
        <w:t xml:space="preserve">– Mumo Matemu vs Trusted Society of the Human Rights Alliance</w:t>
      </w:r>
    </w:p>
    <w:p w:rsidR="00000000" w:rsidDel="00000000" w:rsidP="00000000" w:rsidRDefault="00000000" w:rsidRPr="00000000" w14:paraId="000000F5">
      <w:pPr>
        <w:pageBreakBefore w:val="0"/>
        <w:spacing w:after="0" w:lineRule="auto"/>
        <w:rPr>
          <w:rFonts w:ascii="Palatino Linotype" w:cs="Palatino Linotype" w:eastAsia="Palatino Linotype" w:hAnsi="Palatino Linotype"/>
          <w:i w:val="1"/>
          <w:color w:val="000000"/>
        </w:rPr>
      </w:pPr>
      <w:r w:rsidDel="00000000" w:rsidR="00000000" w:rsidRPr="00000000">
        <w:rPr>
          <w:rFonts w:ascii="Palatino Linotype" w:cs="Palatino Linotype" w:eastAsia="Palatino Linotype" w:hAnsi="Palatino Linotype"/>
          <w:color w:val="000000"/>
          <w:rtl w:val="0"/>
        </w:rPr>
        <w:t xml:space="preserve">Nyeri Court of Appeal, Civil Appeal Number 21 of 2014</w:t>
      </w:r>
      <w:r w:rsidDel="00000000" w:rsidR="00000000" w:rsidRPr="00000000">
        <w:rPr>
          <w:rFonts w:ascii="Palatino Linotype" w:cs="Palatino Linotype" w:eastAsia="Palatino Linotype" w:hAnsi="Palatino Linotype"/>
          <w:i w:val="1"/>
          <w:color w:val="000000"/>
          <w:rtl w:val="0"/>
        </w:rPr>
        <w:t xml:space="preserve"> – Martin Wambora vs The Speaker of the Senate</w:t>
      </w:r>
    </w:p>
    <w:p w:rsidR="00000000" w:rsidDel="00000000" w:rsidP="00000000" w:rsidRDefault="00000000" w:rsidRPr="00000000" w14:paraId="000000F6">
      <w:pPr>
        <w:pageBreakBefore w:val="0"/>
        <w:spacing w:after="0" w:lineRule="auto"/>
        <w:rPr>
          <w:rFonts w:ascii="Palatino Linotype" w:cs="Palatino Linotype" w:eastAsia="Palatino Linotype" w:hAnsi="Palatino Linotype"/>
          <w:i w:val="1"/>
          <w:color w:val="000000"/>
        </w:rPr>
      </w:pPr>
      <w:r w:rsidDel="00000000" w:rsidR="00000000" w:rsidRPr="00000000">
        <w:rPr>
          <w:rFonts w:ascii="Palatino Linotype" w:cs="Palatino Linotype" w:eastAsia="Palatino Linotype" w:hAnsi="Palatino Linotype"/>
          <w:color w:val="000000"/>
          <w:rtl w:val="0"/>
        </w:rPr>
        <w:t xml:space="preserve">Nairobi High Court Constitutional Petition Number 518 of 2013</w:t>
      </w:r>
      <w:r w:rsidDel="00000000" w:rsidR="00000000" w:rsidRPr="00000000">
        <w:rPr>
          <w:rFonts w:ascii="Palatino Linotype" w:cs="Palatino Linotype" w:eastAsia="Palatino Linotype" w:hAnsi="Palatino Linotype"/>
          <w:i w:val="1"/>
          <w:color w:val="000000"/>
          <w:rtl w:val="0"/>
        </w:rPr>
        <w:t xml:space="preserve"> – Judicial Service Commission vs The Speaker of the National Assembly</w:t>
      </w:r>
    </w:p>
    <w:p w:rsidR="00000000" w:rsidDel="00000000" w:rsidP="00000000" w:rsidRDefault="00000000" w:rsidRPr="00000000" w14:paraId="000000F7">
      <w:pPr>
        <w:pageBreakBefore w:val="0"/>
        <w:spacing w:after="0" w:lineRule="auto"/>
        <w:rPr>
          <w:rFonts w:ascii="Palatino Linotype" w:cs="Palatino Linotype" w:eastAsia="Palatino Linotype" w:hAnsi="Palatino Linotype"/>
          <w:i w:val="1"/>
          <w:color w:val="000000"/>
        </w:rPr>
      </w:pPr>
      <w:r w:rsidDel="00000000" w:rsidR="00000000" w:rsidRPr="00000000">
        <w:rPr>
          <w:rFonts w:ascii="Palatino Linotype" w:cs="Palatino Linotype" w:eastAsia="Palatino Linotype" w:hAnsi="Palatino Linotype"/>
          <w:color w:val="000000"/>
          <w:rtl w:val="0"/>
        </w:rPr>
        <w:t xml:space="preserve">Nairobi High Court Constitutional Petition Number 72 of 2013</w:t>
      </w:r>
      <w:r w:rsidDel="00000000" w:rsidR="00000000" w:rsidRPr="00000000">
        <w:rPr>
          <w:rFonts w:ascii="Palatino Linotype" w:cs="Palatino Linotype" w:eastAsia="Palatino Linotype" w:hAnsi="Palatino Linotype"/>
          <w:i w:val="1"/>
          <w:color w:val="000000"/>
          <w:rtl w:val="0"/>
        </w:rPr>
        <w:t xml:space="preserve"> – Edward Mwaniki Gaturu vs The Hon Attorney General</w:t>
      </w:r>
    </w:p>
    <w:p w:rsidR="00000000" w:rsidDel="00000000" w:rsidP="00000000" w:rsidRDefault="00000000" w:rsidRPr="00000000" w14:paraId="000000F8">
      <w:pPr>
        <w:pageBreakBefore w:val="0"/>
        <w:spacing w:after="0" w:lineRule="auto"/>
        <w:rPr>
          <w:rFonts w:ascii="Palatino Linotype" w:cs="Palatino Linotype" w:eastAsia="Palatino Linotype" w:hAnsi="Palatino Linotype"/>
          <w:i w:val="1"/>
          <w:color w:val="000000"/>
        </w:rPr>
      </w:pPr>
      <w:r w:rsidDel="00000000" w:rsidR="00000000" w:rsidRPr="00000000">
        <w:rPr>
          <w:rFonts w:ascii="Palatino Linotype" w:cs="Palatino Linotype" w:eastAsia="Palatino Linotype" w:hAnsi="Palatino Linotype"/>
          <w:color w:val="000000"/>
          <w:rtl w:val="0"/>
        </w:rPr>
        <w:t xml:space="preserve">Bungoma High Court Election Petition Number 1 of 2014</w:t>
      </w:r>
      <w:r w:rsidDel="00000000" w:rsidR="00000000" w:rsidRPr="00000000">
        <w:rPr>
          <w:rFonts w:ascii="Palatino Linotype" w:cs="Palatino Linotype" w:eastAsia="Palatino Linotype" w:hAnsi="Palatino Linotype"/>
          <w:i w:val="1"/>
          <w:color w:val="000000"/>
          <w:rtl w:val="0"/>
        </w:rPr>
        <w:t xml:space="preserve">Milka Nanyokia Masungo vs Robert Wekesa Mwembe</w:t>
      </w:r>
    </w:p>
    <w:p w:rsidR="00000000" w:rsidDel="00000000" w:rsidP="00000000" w:rsidRDefault="00000000" w:rsidRPr="00000000" w14:paraId="000000F9">
      <w:pPr>
        <w:pageBreakBefore w:val="0"/>
        <w:spacing w:after="0" w:lineRule="auto"/>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Murang’a High Court Civil Appeal Number 266 of 2013</w:t>
      </w:r>
    </w:p>
    <w:p w:rsidR="00000000" w:rsidDel="00000000" w:rsidP="00000000" w:rsidRDefault="00000000" w:rsidRPr="00000000" w14:paraId="000000FA">
      <w:pPr>
        <w:pageBreakBefore w:val="0"/>
        <w:spacing w:after="0" w:lineRule="auto"/>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Nakuru High Court Civil Case Number 290 of 2012</w:t>
      </w:r>
    </w:p>
    <w:p w:rsidR="00000000" w:rsidDel="00000000" w:rsidP="00000000" w:rsidRDefault="00000000" w:rsidRPr="00000000" w14:paraId="000000FB">
      <w:pPr>
        <w:pageBreakBefore w:val="0"/>
        <w:spacing w:after="0" w:lineRule="auto"/>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Eldoret Environmental and Land Court Petition Number 9 of 2012</w:t>
      </w:r>
    </w:p>
    <w:p w:rsidR="00000000" w:rsidDel="00000000" w:rsidP="00000000" w:rsidRDefault="00000000" w:rsidRPr="00000000" w14:paraId="000000FC">
      <w:pPr>
        <w:pageBreakBefore w:val="0"/>
        <w:spacing w:after="0" w:lineRule="auto"/>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Nairobi ELC Number 825 of 2012</w:t>
      </w:r>
    </w:p>
    <w:p w:rsidR="00000000" w:rsidDel="00000000" w:rsidP="00000000" w:rsidRDefault="00000000" w:rsidRPr="00000000" w14:paraId="000000FD">
      <w:pPr>
        <w:pageBreakBefore w:val="0"/>
        <w:spacing w:after="0" w:lineRule="auto"/>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Nairobi ELC No. 207 of 2013</w:t>
      </w:r>
    </w:p>
    <w:p w:rsidR="00000000" w:rsidDel="00000000" w:rsidP="00000000" w:rsidRDefault="00000000" w:rsidRPr="00000000" w14:paraId="000000FE">
      <w:pPr>
        <w:pageBreakBefore w:val="0"/>
        <w:spacing w:after="0" w:lineRule="auto"/>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i w:val="1"/>
          <w:color w:val="000000"/>
          <w:rtl w:val="0"/>
        </w:rPr>
        <w:t xml:space="preserve">Lydiah Achieng Obura vs Usonok Farm </w:t>
      </w:r>
      <w:r w:rsidDel="00000000" w:rsidR="00000000" w:rsidRPr="00000000">
        <w:rPr>
          <w:rFonts w:ascii="Palatino Linotype" w:cs="Palatino Linotype" w:eastAsia="Palatino Linotype" w:hAnsi="Palatino Linotype"/>
          <w:color w:val="000000"/>
          <w:rtl w:val="0"/>
        </w:rPr>
        <w:t xml:space="preserve">2014 eKLR</w:t>
      </w:r>
    </w:p>
    <w:p w:rsidR="00000000" w:rsidDel="00000000" w:rsidP="00000000" w:rsidRDefault="00000000" w:rsidRPr="00000000" w14:paraId="000000FF">
      <w:pPr>
        <w:pageBreakBefore w:val="0"/>
        <w:spacing w:after="0" w:lineRule="auto"/>
        <w:rPr>
          <w:rFonts w:ascii="Palatino Linotype" w:cs="Palatino Linotype" w:eastAsia="Palatino Linotype" w:hAnsi="Palatino Linotype"/>
          <w:i w:val="1"/>
          <w:color w:val="000000"/>
        </w:rPr>
      </w:pPr>
      <w:r w:rsidDel="00000000" w:rsidR="00000000" w:rsidRPr="00000000">
        <w:rPr>
          <w:rtl w:val="0"/>
        </w:rPr>
      </w:r>
    </w:p>
    <w:p w:rsidR="00000000" w:rsidDel="00000000" w:rsidP="00000000" w:rsidRDefault="00000000" w:rsidRPr="00000000" w14:paraId="00000100">
      <w:pPr>
        <w:pageBreakBefore w:val="0"/>
        <w:spacing w:after="0" w:lineRule="auto"/>
        <w:ind w:left="1440" w:hanging="1440"/>
        <w:rPr>
          <w:rFonts w:ascii="Palatino Linotype" w:cs="Palatino Linotype" w:eastAsia="Palatino Linotype" w:hAnsi="Palatino Linotype"/>
          <w:b w:val="1"/>
          <w:color w:val="000000"/>
        </w:rPr>
      </w:pPr>
      <w:r w:rsidDel="00000000" w:rsidR="00000000" w:rsidRPr="00000000">
        <w:rPr>
          <w:rFonts w:ascii="Palatino Linotype" w:cs="Palatino Linotype" w:eastAsia="Palatino Linotype" w:hAnsi="Palatino Linotype"/>
          <w:b w:val="1"/>
          <w:color w:val="000000"/>
          <w:rtl w:val="0"/>
        </w:rPr>
        <w:t xml:space="preserve">TOPIC 4:</w:t>
        <w:tab/>
        <w:t xml:space="preserve">The history of the Rules of Court, and the Overriding Objective in Civil Litigation</w:t>
      </w:r>
    </w:p>
    <w:p w:rsidR="00000000" w:rsidDel="00000000" w:rsidP="00000000" w:rsidRDefault="00000000" w:rsidRPr="00000000" w14:paraId="0000010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Historical outline of Civil Procedure legislation in Kenya</w:t>
      </w:r>
    </w:p>
    <w:p w:rsidR="00000000" w:rsidDel="00000000" w:rsidP="00000000" w:rsidRDefault="00000000" w:rsidRPr="00000000" w14:paraId="0000010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The concept of the Overriding Objective</w:t>
      </w:r>
    </w:p>
    <w:p w:rsidR="00000000" w:rsidDel="00000000" w:rsidP="00000000" w:rsidRDefault="00000000" w:rsidRPr="00000000" w14:paraId="0000010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The overriding objective of the court</w:t>
      </w:r>
    </w:p>
    <w:p w:rsidR="00000000" w:rsidDel="00000000" w:rsidP="00000000" w:rsidRDefault="00000000" w:rsidRPr="00000000" w14:paraId="0000010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The role of parties and their respective advocates</w:t>
      </w:r>
    </w:p>
    <w:p w:rsidR="00000000" w:rsidDel="00000000" w:rsidP="00000000" w:rsidRDefault="00000000" w:rsidRPr="00000000" w14:paraId="0000010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Application of the overriding objective  principle in civil litigation</w:t>
      </w:r>
    </w:p>
    <w:p w:rsidR="00000000" w:rsidDel="00000000" w:rsidP="00000000" w:rsidRDefault="00000000" w:rsidRPr="00000000" w14:paraId="0000010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Sanctions for contravening the overriding objective principle</w:t>
      </w:r>
    </w:p>
    <w:p w:rsidR="00000000" w:rsidDel="00000000" w:rsidP="00000000" w:rsidRDefault="00000000" w:rsidRPr="00000000" w14:paraId="00000107">
      <w:pPr>
        <w:pageBreakBefore w:val="0"/>
        <w:spacing w:after="0" w:lineRule="auto"/>
        <w:rPr>
          <w:rFonts w:ascii="Palatino Linotype" w:cs="Palatino Linotype" w:eastAsia="Palatino Linotype" w:hAnsi="Palatino Linotype"/>
          <w:color w:val="000000"/>
        </w:rPr>
      </w:pPr>
      <w:r w:rsidDel="00000000" w:rsidR="00000000" w:rsidRPr="00000000">
        <w:rPr>
          <w:rtl w:val="0"/>
        </w:rPr>
      </w:r>
    </w:p>
    <w:p w:rsidR="00000000" w:rsidDel="00000000" w:rsidP="00000000" w:rsidRDefault="00000000" w:rsidRPr="00000000" w14:paraId="00000108">
      <w:pPr>
        <w:pageBreakBefore w:val="0"/>
        <w:spacing w:after="0" w:lineRule="auto"/>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Topic Objectives</w:t>
      </w:r>
    </w:p>
    <w:p w:rsidR="00000000" w:rsidDel="00000000" w:rsidP="00000000" w:rsidRDefault="00000000" w:rsidRPr="00000000" w14:paraId="00000109">
      <w:pPr>
        <w:pageBreakBefore w:val="0"/>
        <w:spacing w:after="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By the end of the discussion of this topic and the relevant readings a learner should be able to:</w:t>
      </w:r>
    </w:p>
    <w:p w:rsidR="00000000" w:rsidDel="00000000" w:rsidP="00000000" w:rsidRDefault="00000000" w:rsidRPr="00000000" w14:paraId="0000010A">
      <w:pPr>
        <w:pageBreakBefore w:val="0"/>
        <w:spacing w:after="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explain the meaning of  the “overriding objective”</w:t>
      </w:r>
    </w:p>
    <w:p w:rsidR="00000000" w:rsidDel="00000000" w:rsidP="00000000" w:rsidRDefault="00000000" w:rsidRPr="00000000" w14:paraId="0000010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describe the reason for the inclusion of the overriding objective in the Civil Procedure Act Cap 21 Laws of Kenya, and other civil statutes and Rules of Court</w:t>
      </w:r>
    </w:p>
    <w:p w:rsidR="00000000" w:rsidDel="00000000" w:rsidP="00000000" w:rsidRDefault="00000000" w:rsidRPr="00000000" w14:paraId="0000010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explain how the courts apply the overriding objective in civil proceedings</w:t>
      </w:r>
    </w:p>
    <w:p w:rsidR="00000000" w:rsidDel="00000000" w:rsidP="00000000" w:rsidRDefault="00000000" w:rsidRPr="00000000" w14:paraId="0000010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demonstrate the effectiveness of the overriding objective in guiding civil litigation in Kenya</w:t>
      </w:r>
    </w:p>
    <w:p w:rsidR="00000000" w:rsidDel="00000000" w:rsidP="00000000" w:rsidRDefault="00000000" w:rsidRPr="00000000" w14:paraId="0000010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describe the sanctions which parties to a suit may face for contravening the overriding objective principle.</w:t>
      </w:r>
    </w:p>
    <w:p w:rsidR="00000000" w:rsidDel="00000000" w:rsidP="00000000" w:rsidRDefault="00000000" w:rsidRPr="00000000" w14:paraId="0000011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put the Overriding Objective principle in its proper historical context in the development of procedural legislation in Kenya.</w:t>
      </w:r>
    </w:p>
    <w:p w:rsidR="00000000" w:rsidDel="00000000" w:rsidP="00000000" w:rsidRDefault="00000000" w:rsidRPr="00000000" w14:paraId="00000111">
      <w:pPr>
        <w:pageBreakBefore w:val="0"/>
        <w:spacing w:after="0" w:lineRule="auto"/>
        <w:jc w:val="both"/>
        <w:rPr>
          <w:rFonts w:ascii="Palatino Linotype" w:cs="Palatino Linotype" w:eastAsia="Palatino Linotype" w:hAnsi="Palatino Linotype"/>
          <w:b w:val="1"/>
          <w:color w:val="000000"/>
        </w:rPr>
      </w:pPr>
      <w:r w:rsidDel="00000000" w:rsidR="00000000" w:rsidRPr="00000000">
        <w:rPr>
          <w:rFonts w:ascii="Palatino Linotype" w:cs="Palatino Linotype" w:eastAsia="Palatino Linotype" w:hAnsi="Palatino Linotype"/>
          <w:b w:val="1"/>
          <w:color w:val="000000"/>
          <w:rtl w:val="0"/>
        </w:rPr>
        <w:t xml:space="preserve">Readings:</w:t>
      </w:r>
    </w:p>
    <w:p w:rsidR="00000000" w:rsidDel="00000000" w:rsidP="00000000" w:rsidRDefault="00000000" w:rsidRPr="00000000" w14:paraId="000001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Article 159 of the Constitution of Kenya, 2010</w:t>
      </w:r>
    </w:p>
    <w:p w:rsidR="00000000" w:rsidDel="00000000" w:rsidP="00000000" w:rsidRDefault="00000000" w:rsidRPr="00000000" w14:paraId="000001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Sections 1A, 1B and 1C of the Civil Procedure Act (Cap 21 Laws of Kenya)</w:t>
      </w:r>
    </w:p>
    <w:p w:rsidR="00000000" w:rsidDel="00000000" w:rsidP="00000000" w:rsidRDefault="00000000" w:rsidRPr="00000000" w14:paraId="000001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Sections 3A of the Civil Procedure Act (Cap 21 Laws of Kenya)</w:t>
      </w:r>
    </w:p>
    <w:p w:rsidR="00000000" w:rsidDel="00000000" w:rsidP="00000000" w:rsidRDefault="00000000" w:rsidRPr="00000000" w14:paraId="0000011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Section 4 of the Magistrates’ Courts Act, 2015 (No 26 of 2015)</w:t>
      </w:r>
    </w:p>
    <w:p w:rsidR="00000000" w:rsidDel="00000000" w:rsidP="00000000" w:rsidRDefault="00000000" w:rsidRPr="00000000" w14:paraId="0000011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Section 3 of the Court of Appeal (Organization and Administration) Act, 2015 (No 28 of 2015)</w:t>
      </w:r>
    </w:p>
    <w:p w:rsidR="00000000" w:rsidDel="00000000" w:rsidP="00000000" w:rsidRDefault="00000000" w:rsidRPr="00000000" w14:paraId="0000011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Section 3 of the Employment and Labour Relations Court Act (cap 234B, Rev 2014)</w:t>
      </w:r>
    </w:p>
    <w:p w:rsidR="00000000" w:rsidDel="00000000" w:rsidP="00000000" w:rsidRDefault="00000000" w:rsidRPr="00000000" w14:paraId="000001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Section 3 of the Environment and Land Court Act, 2011 (No 19 of 2011)</w:t>
      </w:r>
    </w:p>
    <w:p w:rsidR="00000000" w:rsidDel="00000000" w:rsidP="00000000" w:rsidRDefault="00000000" w:rsidRPr="00000000" w14:paraId="0000011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Sections 3A and 3B of the Appellate Jurisdiction Act (Cap 9, Rev 2012)</w:t>
      </w:r>
    </w:p>
    <w:p w:rsidR="00000000" w:rsidDel="00000000" w:rsidP="00000000" w:rsidRDefault="00000000" w:rsidRPr="00000000" w14:paraId="0000011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D’Orta-Ekenaike v Victoria Legal Aid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(2005) 223 CLR 1</w:t>
      </w:r>
    </w:p>
    <w:p w:rsidR="00000000" w:rsidDel="00000000" w:rsidP="00000000" w:rsidRDefault="00000000" w:rsidRPr="00000000" w14:paraId="000001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Royal Media Services Ltd v Attorney General &amp; 2 others</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Civil Application Nairobi 44 of 2013 [UR 28/2013]</w:t>
      </w:r>
    </w:p>
    <w:p w:rsidR="00000000" w:rsidDel="00000000" w:rsidP="00000000" w:rsidRDefault="00000000" w:rsidRPr="00000000" w14:paraId="000001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Abok James Odera T/A A.J Odera &amp; Associates v John Patrick Machira T/A Machira&amp; Co. Advocates</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[2013] eKLR Civil Appeal 161 of 1999</w:t>
      </w:r>
    </w:p>
    <w:p w:rsidR="00000000" w:rsidDel="00000000" w:rsidP="00000000" w:rsidRDefault="00000000" w:rsidRPr="00000000" w14:paraId="000001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Deepak Chamanlal Kamani &amp; another v Kenya Anti-Corruption Commission &amp; 3 others</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[2010] eKLR, Civil Appeal (Application) 152 of 2009</w:t>
      </w:r>
    </w:p>
    <w:p w:rsidR="00000000" w:rsidDel="00000000" w:rsidP="00000000" w:rsidRDefault="00000000" w:rsidRPr="00000000" w14:paraId="000001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James Mangeli Musoo v Ezeetec Limited</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[2014] eKLR</w:t>
      </w:r>
    </w:p>
    <w:p w:rsidR="00000000" w:rsidDel="00000000" w:rsidP="00000000" w:rsidRDefault="00000000" w:rsidRPr="00000000" w14:paraId="000001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Nairobi Court of Appeal Civil Appeal Number 154 of 2013 – Kakuta Maimai Hamisi vs Peris Pesi Tobiko</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Nairobi Court of Appeal, Civil Appeal (Application) Number 124 of 2004</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 – Habo Agencies Ltd vs Wilfred Odhiambo</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Nairobi Court of Appeal, Civil Appeal (Application) Number 228 of 2013</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 – Nicholas Kiptoo Arap Salat vs IEBC &amp; Others</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Supreme Court Civil Application Number 7 of 2014</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 – Zacharia Okoth Obado vs Edward Akong’o Oyugi &amp; Others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Palatino Linotype" w:cs="Palatino Linotype" w:eastAsia="Palatino Linotype" w:hAnsi="Palatino Linotype"/>
          <w:b w:val="0"/>
          <w:i w:val="1"/>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Nairobi High Court Civil Case Number 265 of 2011 -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John Maina Mburu vs George Gitau Munene &amp; Others</w:t>
      </w:r>
    </w:p>
    <w:p w:rsidR="00000000" w:rsidDel="00000000" w:rsidP="00000000" w:rsidRDefault="00000000" w:rsidRPr="00000000" w14:paraId="0000012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Richard Kuloba</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 Judicial Hints on Civil Procedure,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LawAfrica Publishing (K) Ltd, Reprint 2015, pages 1-15 (for history of pre-2010 Civil Procedure Rules)</w:t>
      </w:r>
    </w:p>
    <w:p w:rsidR="00000000" w:rsidDel="00000000" w:rsidP="00000000" w:rsidRDefault="00000000" w:rsidRPr="00000000" w14:paraId="00000125">
      <w:pPr>
        <w:pageBreakBefore w:val="0"/>
        <w:spacing w:after="0" w:lineRule="auto"/>
        <w:jc w:val="center"/>
        <w:rPr>
          <w:rFonts w:ascii="Palatino Linotype" w:cs="Palatino Linotype" w:eastAsia="Palatino Linotype" w:hAnsi="Palatino Linotype"/>
          <w:b w:val="1"/>
          <w:color w:val="000000"/>
          <w:sz w:val="12"/>
          <w:szCs w:val="12"/>
          <w:u w:val="single"/>
        </w:rPr>
      </w:pPr>
      <w:r w:rsidDel="00000000" w:rsidR="00000000" w:rsidRPr="00000000">
        <w:rPr>
          <w:rtl w:val="0"/>
        </w:rPr>
      </w:r>
    </w:p>
    <w:p w:rsidR="00000000" w:rsidDel="00000000" w:rsidP="00000000" w:rsidRDefault="00000000" w:rsidRPr="00000000" w14:paraId="00000126">
      <w:pPr>
        <w:pageBreakBefore w:val="0"/>
        <w:spacing w:after="0" w:lineRule="auto"/>
        <w:jc w:val="center"/>
        <w:rPr>
          <w:rFonts w:ascii="Palatino Linotype" w:cs="Palatino Linotype" w:eastAsia="Palatino Linotype" w:hAnsi="Palatino Linotype"/>
          <w:b w:val="1"/>
          <w:color w:val="000000"/>
          <w:u w:val="single"/>
        </w:rPr>
      </w:pPr>
      <w:r w:rsidDel="00000000" w:rsidR="00000000" w:rsidRPr="00000000">
        <w:rPr>
          <w:rFonts w:ascii="Palatino Linotype" w:cs="Palatino Linotype" w:eastAsia="Palatino Linotype" w:hAnsi="Palatino Linotype"/>
          <w:b w:val="1"/>
          <w:color w:val="000000"/>
          <w:u w:val="single"/>
          <w:rtl w:val="0"/>
        </w:rPr>
        <w:t xml:space="preserve">TOPIC 5: Commencement of Civil Suits</w:t>
      </w:r>
    </w:p>
    <w:p w:rsidR="00000000" w:rsidDel="00000000" w:rsidP="00000000" w:rsidRDefault="00000000" w:rsidRPr="00000000" w14:paraId="000001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Pleadings by which litigation is commenced and answered</w:t>
      </w:r>
    </w:p>
    <w:p w:rsidR="00000000" w:rsidDel="00000000" w:rsidP="00000000" w:rsidRDefault="00000000" w:rsidRPr="00000000" w14:paraId="000001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Plaint</w:t>
      </w:r>
    </w:p>
    <w:p w:rsidR="00000000" w:rsidDel="00000000" w:rsidP="00000000" w:rsidRDefault="00000000" w:rsidRPr="00000000" w14:paraId="000001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Statement of Claim</w:t>
      </w:r>
    </w:p>
    <w:p w:rsidR="00000000" w:rsidDel="00000000" w:rsidP="00000000" w:rsidRDefault="00000000" w:rsidRPr="00000000" w14:paraId="000001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Memorandum of Claim</w:t>
      </w:r>
    </w:p>
    <w:p w:rsidR="00000000" w:rsidDel="00000000" w:rsidP="00000000" w:rsidRDefault="00000000" w:rsidRPr="00000000" w14:paraId="000001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Originating Summons (OS)</w:t>
      </w:r>
    </w:p>
    <w:p w:rsidR="00000000" w:rsidDel="00000000" w:rsidP="00000000" w:rsidRDefault="00000000" w:rsidRPr="00000000" w14:paraId="000001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Originating Notice of Motion</w:t>
      </w:r>
    </w:p>
    <w:p w:rsidR="00000000" w:rsidDel="00000000" w:rsidP="00000000" w:rsidRDefault="00000000" w:rsidRPr="00000000" w14:paraId="000001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Petition(Election, Constitutional, Matrimonial Causes&amp; Winding up Proceedings)</w:t>
      </w:r>
    </w:p>
    <w:p w:rsidR="00000000" w:rsidDel="00000000" w:rsidP="00000000" w:rsidRDefault="00000000" w:rsidRPr="00000000" w14:paraId="000001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Pleadings: in reply, generally</w:t>
      </w:r>
    </w:p>
    <w:p w:rsidR="00000000" w:rsidDel="00000000" w:rsidP="00000000" w:rsidRDefault="00000000" w:rsidRPr="00000000" w14:paraId="000001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Defence, </w:t>
      </w:r>
    </w:p>
    <w:p w:rsidR="00000000" w:rsidDel="00000000" w:rsidP="00000000" w:rsidRDefault="00000000" w:rsidRPr="00000000" w14:paraId="000001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Defence and Counter-Claim</w:t>
      </w:r>
    </w:p>
    <w:p w:rsidR="00000000" w:rsidDel="00000000" w:rsidP="00000000" w:rsidRDefault="00000000" w:rsidRPr="00000000" w14:paraId="000001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Defence to Counter-Claim</w:t>
      </w:r>
    </w:p>
    <w:p w:rsidR="00000000" w:rsidDel="00000000" w:rsidP="00000000" w:rsidRDefault="00000000" w:rsidRPr="00000000" w14:paraId="000001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Reply to Defence</w:t>
      </w:r>
    </w:p>
    <w:p w:rsidR="00000000" w:rsidDel="00000000" w:rsidP="00000000" w:rsidRDefault="00000000" w:rsidRPr="00000000" w14:paraId="000001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Reply to Defence and Defence to Counter-Claim</w:t>
      </w:r>
    </w:p>
    <w:p w:rsidR="00000000" w:rsidDel="00000000" w:rsidP="00000000" w:rsidRDefault="00000000" w:rsidRPr="00000000" w14:paraId="000001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Answer to Petition</w:t>
      </w:r>
    </w:p>
    <w:p w:rsidR="00000000" w:rsidDel="00000000" w:rsidP="00000000" w:rsidRDefault="00000000" w:rsidRPr="00000000" w14:paraId="000001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Answer to Petition and Cross Petition</w:t>
      </w:r>
    </w:p>
    <w:p w:rsidR="00000000" w:rsidDel="00000000" w:rsidP="00000000" w:rsidRDefault="00000000" w:rsidRPr="00000000" w14:paraId="000001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Response to Petition</w:t>
      </w:r>
    </w:p>
    <w:p w:rsidR="00000000" w:rsidDel="00000000" w:rsidP="00000000" w:rsidRDefault="00000000" w:rsidRPr="00000000" w14:paraId="000001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The Role of Affidavits and Chamber Summons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Basic structure of common pleadings and specific rules relating to each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72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category of pleadings</w:t>
      </w:r>
    </w:p>
    <w:p w:rsidR="00000000" w:rsidDel="00000000" w:rsidP="00000000" w:rsidRDefault="00000000" w:rsidRPr="00000000" w14:paraId="000001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Filing of pleadings in Civil Courts</w:t>
      </w:r>
    </w:p>
    <w:p w:rsidR="00000000" w:rsidDel="00000000" w:rsidP="00000000" w:rsidRDefault="00000000" w:rsidRPr="00000000" w14:paraId="0000013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Special pleadings in other judicial forums (e.g., Tribunals)</w:t>
      </w:r>
    </w:p>
    <w:p w:rsidR="00000000" w:rsidDel="00000000" w:rsidP="00000000" w:rsidRDefault="00000000" w:rsidRPr="00000000" w14:paraId="000001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Issue of Summons to enter appearance, and Service of process</w:t>
      </w:r>
    </w:p>
    <w:p w:rsidR="00000000" w:rsidDel="00000000" w:rsidP="00000000" w:rsidRDefault="00000000" w:rsidRPr="00000000" w14:paraId="000001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(h) Subsequent exchange of pleadings</w:t>
      </w:r>
    </w:p>
    <w:p w:rsidR="00000000" w:rsidDel="00000000" w:rsidP="00000000" w:rsidRDefault="00000000" w:rsidRPr="00000000" w14:paraId="000001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Illustrative specimen pleadings issued</w:t>
      </w:r>
    </w:p>
    <w:p w:rsidR="00000000" w:rsidDel="00000000" w:rsidP="00000000" w:rsidRDefault="00000000" w:rsidRPr="00000000" w14:paraId="000001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Key functions of pleadings</w:t>
      </w:r>
    </w:p>
    <w:p w:rsidR="00000000" w:rsidDel="00000000" w:rsidP="00000000" w:rsidRDefault="00000000" w:rsidRPr="00000000" w14:paraId="000001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Amendment of Pleadings</w:t>
      </w:r>
    </w:p>
    <w:p w:rsidR="00000000" w:rsidDel="00000000" w:rsidP="00000000" w:rsidRDefault="00000000" w:rsidRPr="00000000" w14:paraId="00000142">
      <w:pPr>
        <w:pageBreakBefore w:val="0"/>
        <w:spacing w:after="0" w:lineRule="auto"/>
        <w:rPr>
          <w:rFonts w:ascii="Palatino Linotype" w:cs="Palatino Linotype" w:eastAsia="Palatino Linotype" w:hAnsi="Palatino Linotype"/>
          <w:color w:val="ff0000"/>
        </w:rPr>
      </w:pPr>
      <w:r w:rsidDel="00000000" w:rsidR="00000000" w:rsidRPr="00000000">
        <w:rPr>
          <w:rtl w:val="0"/>
        </w:rPr>
      </w:r>
    </w:p>
    <w:p w:rsidR="00000000" w:rsidDel="00000000" w:rsidP="00000000" w:rsidRDefault="00000000" w:rsidRPr="00000000" w14:paraId="00000143">
      <w:pPr>
        <w:pageBreakBefore w:val="0"/>
        <w:spacing w:after="0" w:lineRule="auto"/>
        <w:ind w:left="1440" w:hanging="1440"/>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ff0000"/>
        </w:rPr>
        <w:drawing>
          <wp:inline distB="0" distT="0" distL="0" distR="0">
            <wp:extent cx="879285" cy="439642"/>
            <wp:effectExtent b="0" l="0" r="0" t="0"/>
            <wp:docPr descr="C:\Users\cmwanza\Desktop\3.jpg" id="10" name="image1.jpg"/>
            <a:graphic>
              <a:graphicData uri="http://schemas.openxmlformats.org/drawingml/2006/picture">
                <pic:pic>
                  <pic:nvPicPr>
                    <pic:cNvPr descr="C:\Users\cmwanza\Desktop\3.jpg" id="0" name="image1.jpg"/>
                    <pic:cNvPicPr preferRelativeResize="0"/>
                  </pic:nvPicPr>
                  <pic:blipFill>
                    <a:blip r:embed="rId10"/>
                    <a:srcRect b="0" l="0" r="0" t="0"/>
                    <a:stretch>
                      <a:fillRect/>
                    </a:stretch>
                  </pic:blipFill>
                  <pic:spPr>
                    <a:xfrm>
                      <a:off x="0" y="0"/>
                      <a:ext cx="879285" cy="439642"/>
                    </a:xfrm>
                    <a:prstGeom prst="rect"/>
                    <a:ln/>
                  </pic:spPr>
                </pic:pic>
              </a:graphicData>
            </a:graphic>
          </wp:inline>
        </w:drawing>
      </w:r>
      <w:r w:rsidDel="00000000" w:rsidR="00000000" w:rsidRPr="00000000">
        <w:rPr>
          <w:rFonts w:ascii="Palatino Linotype" w:cs="Palatino Linotype" w:eastAsia="Palatino Linotype" w:hAnsi="Palatino Linotype"/>
          <w:rtl w:val="0"/>
        </w:rPr>
        <w:tab/>
        <w:t xml:space="preserve">Assignment and class presentations by Firms and planary critique under the supervision and guidance of the lecturer, on drafting pleadings</w:t>
      </w:r>
      <w:r w:rsidDel="00000000" w:rsidR="00000000" w:rsidRPr="00000000">
        <w:rPr>
          <w:rtl w:val="0"/>
        </w:rPr>
      </w:r>
    </w:p>
    <w:p w:rsidR="00000000" w:rsidDel="00000000" w:rsidP="00000000" w:rsidRDefault="00000000" w:rsidRPr="00000000" w14:paraId="00000144">
      <w:pPr>
        <w:pageBreakBefore w:val="0"/>
        <w:spacing w:after="0" w:lineRule="auto"/>
        <w:rPr>
          <w:rFonts w:ascii="Palatino Linotype" w:cs="Palatino Linotype" w:eastAsia="Palatino Linotype" w:hAnsi="Palatino Linotype"/>
          <w:color w:val="000000"/>
        </w:rPr>
      </w:pPr>
      <w:r w:rsidDel="00000000" w:rsidR="00000000" w:rsidRPr="00000000">
        <w:rPr>
          <w:rtl w:val="0"/>
        </w:rPr>
      </w:r>
    </w:p>
    <w:p w:rsidR="00000000" w:rsidDel="00000000" w:rsidP="00000000" w:rsidRDefault="00000000" w:rsidRPr="00000000" w14:paraId="00000145">
      <w:pPr>
        <w:pageBreakBefore w:val="0"/>
        <w:spacing w:after="0" w:lineRule="auto"/>
        <w:jc w:val="both"/>
        <w:rPr>
          <w:rFonts w:ascii="Palatino Linotype" w:cs="Palatino Linotype" w:eastAsia="Palatino Linotype" w:hAnsi="Palatino Linotype"/>
          <w:b w:val="1"/>
          <w:color w:val="000000"/>
        </w:rPr>
      </w:pPr>
      <w:r w:rsidDel="00000000" w:rsidR="00000000" w:rsidRPr="00000000">
        <w:rPr>
          <w:rFonts w:ascii="Palatino Linotype" w:cs="Palatino Linotype" w:eastAsia="Palatino Linotype" w:hAnsi="Palatino Linotype"/>
          <w:b w:val="1"/>
          <w:color w:val="000000"/>
          <w:rtl w:val="0"/>
        </w:rPr>
        <w:t xml:space="preserve">Topic Objectives</w:t>
      </w:r>
    </w:p>
    <w:p w:rsidR="00000000" w:rsidDel="00000000" w:rsidP="00000000" w:rsidRDefault="00000000" w:rsidRPr="00000000" w14:paraId="00000146">
      <w:pPr>
        <w:pageBreakBefore w:val="0"/>
        <w:spacing w:after="0" w:lineRule="auto"/>
        <w:jc w:val="both"/>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By the end of the discussion of this topic and reference to the relevant readings, students should be able to:</w:t>
      </w:r>
    </w:p>
    <w:p w:rsidR="00000000" w:rsidDel="00000000" w:rsidP="00000000" w:rsidRDefault="00000000" w:rsidRPr="00000000" w14:paraId="0000014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identify and explain the various ways to commence a civil suit</w:t>
      </w:r>
    </w:p>
    <w:p w:rsidR="00000000" w:rsidDel="00000000" w:rsidP="00000000" w:rsidRDefault="00000000" w:rsidRPr="00000000" w14:paraId="0000014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identify forms of pleadings in Civil Litigation</w:t>
      </w:r>
    </w:p>
    <w:p w:rsidR="00000000" w:rsidDel="00000000" w:rsidP="00000000" w:rsidRDefault="00000000" w:rsidRPr="00000000" w14:paraId="0000014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explain the forms of pleading employed in civil litigation</w:t>
      </w:r>
    </w:p>
    <w:p w:rsidR="00000000" w:rsidDel="00000000" w:rsidP="00000000" w:rsidRDefault="00000000" w:rsidRPr="00000000" w14:paraId="0000014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illustrate the functions of pleadings in Civil Litigation</w:t>
      </w:r>
    </w:p>
    <w:p w:rsidR="00000000" w:rsidDel="00000000" w:rsidP="00000000" w:rsidRDefault="00000000" w:rsidRPr="00000000" w14:paraId="0000014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explain the role of affidavits and chamber summons in Civil Litigation</w:t>
      </w:r>
    </w:p>
    <w:p w:rsidR="00000000" w:rsidDel="00000000" w:rsidP="00000000" w:rsidRDefault="00000000" w:rsidRPr="00000000" w14:paraId="0000014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determine the essential components of a pleading</w:t>
      </w:r>
    </w:p>
    <w:p w:rsidR="00000000" w:rsidDel="00000000" w:rsidP="00000000" w:rsidRDefault="00000000" w:rsidRPr="00000000" w14:paraId="0000014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demonstrate the process of filing pleadings in a civil court</w:t>
      </w:r>
    </w:p>
    <w:p w:rsidR="00000000" w:rsidDel="00000000" w:rsidP="00000000" w:rsidRDefault="00000000" w:rsidRPr="00000000" w14:paraId="0000014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explain the process of summons to enter appearance</w:t>
      </w:r>
    </w:p>
    <w:p w:rsidR="00000000" w:rsidDel="00000000" w:rsidP="00000000" w:rsidRDefault="00000000" w:rsidRPr="00000000" w14:paraId="0000014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distinguish the various modes of service of summons and other civil court processes</w:t>
      </w:r>
    </w:p>
    <w:p w:rsidR="00000000" w:rsidDel="00000000" w:rsidP="00000000" w:rsidRDefault="00000000" w:rsidRPr="00000000" w14:paraId="0000015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demonstrate the drafting of a plaint, defence and corresponding processes</w:t>
      </w:r>
    </w:p>
    <w:p w:rsidR="00000000" w:rsidDel="00000000" w:rsidP="00000000" w:rsidRDefault="00000000" w:rsidRPr="00000000" w14:paraId="0000015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demonstrate how pleadings are amended</w:t>
      </w:r>
    </w:p>
    <w:p w:rsidR="00000000" w:rsidDel="00000000" w:rsidP="00000000" w:rsidRDefault="00000000" w:rsidRPr="00000000" w14:paraId="00000152">
      <w:pPr>
        <w:pageBreakBefore w:val="0"/>
        <w:spacing w:after="0" w:lineRule="auto"/>
        <w:rPr>
          <w:rFonts w:ascii="Palatino Linotype" w:cs="Palatino Linotype" w:eastAsia="Palatino Linotype" w:hAnsi="Palatino Linotype"/>
          <w:color w:val="000000"/>
        </w:rPr>
      </w:pPr>
      <w:r w:rsidDel="00000000" w:rsidR="00000000" w:rsidRPr="00000000">
        <w:rPr>
          <w:rtl w:val="0"/>
        </w:rPr>
      </w:r>
    </w:p>
    <w:p w:rsidR="00000000" w:rsidDel="00000000" w:rsidP="00000000" w:rsidRDefault="00000000" w:rsidRPr="00000000" w14:paraId="00000153">
      <w:pPr>
        <w:pageBreakBefore w:val="0"/>
        <w:spacing w:after="0" w:lineRule="auto"/>
        <w:rPr>
          <w:rFonts w:ascii="Palatino Linotype" w:cs="Palatino Linotype" w:eastAsia="Palatino Linotype" w:hAnsi="Palatino Linotype"/>
          <w:b w:val="1"/>
          <w:color w:val="000000"/>
        </w:rPr>
      </w:pPr>
      <w:r w:rsidDel="00000000" w:rsidR="00000000" w:rsidRPr="00000000">
        <w:rPr>
          <w:rFonts w:ascii="Palatino Linotype" w:cs="Palatino Linotype" w:eastAsia="Palatino Linotype" w:hAnsi="Palatino Linotype"/>
          <w:b w:val="1"/>
          <w:color w:val="000000"/>
          <w:rtl w:val="0"/>
        </w:rPr>
        <w:t xml:space="preserve">Readings:</w:t>
      </w:r>
    </w:p>
    <w:p w:rsidR="00000000" w:rsidDel="00000000" w:rsidP="00000000" w:rsidRDefault="00000000" w:rsidRPr="00000000" w14:paraId="0000015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Section 2 of the Civil Procedure Act&amp;Orders2, 3&amp; 4 of the Civil Procedure Rules, 2010</w:t>
      </w:r>
    </w:p>
    <w:p w:rsidR="00000000" w:rsidDel="00000000" w:rsidP="00000000" w:rsidRDefault="00000000" w:rsidRPr="00000000" w14:paraId="0000015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Jecinta Muiruri v. Jane Mwangi &amp; Anor</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(2006) eKLR</w:t>
      </w:r>
    </w:p>
    <w:p w:rsidR="00000000" w:rsidDel="00000000" w:rsidP="00000000" w:rsidRDefault="00000000" w:rsidRPr="00000000" w14:paraId="0000015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Fredrick Mwangi Nyaga v. Garam Investments &amp; another</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[2013] eKLR</w:t>
      </w:r>
    </w:p>
    <w:p w:rsidR="00000000" w:rsidDel="00000000" w:rsidP="00000000" w:rsidRDefault="00000000" w:rsidRPr="00000000" w14:paraId="0000015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Pius Weyusia Wamalabe v. The Attorney General</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Misc. Civ. App. 527 0f 2004</w:t>
      </w:r>
    </w:p>
    <w:p w:rsidR="00000000" w:rsidDel="00000000" w:rsidP="00000000" w:rsidRDefault="00000000" w:rsidRPr="00000000" w14:paraId="0000015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Makerere University v. St. Mark Education Institute &amp; Others</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[1994] KLR 682</w:t>
      </w:r>
    </w:p>
    <w:p w:rsidR="00000000" w:rsidDel="00000000" w:rsidP="00000000" w:rsidRDefault="00000000" w:rsidRPr="00000000" w14:paraId="0000015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Jacinta Wanjala v. IEBC &amp; 3 others</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[2013] eKLR</w:t>
      </w:r>
    </w:p>
    <w:p w:rsidR="00000000" w:rsidDel="00000000" w:rsidP="00000000" w:rsidRDefault="00000000" w:rsidRPr="00000000" w14:paraId="000001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Justus Kyalo Mutunga v.  Labh Singh Harnam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[2012] eKLR</w:t>
      </w:r>
    </w:p>
    <w:p w:rsidR="00000000" w:rsidDel="00000000" w:rsidP="00000000" w:rsidRDefault="00000000" w:rsidRPr="00000000" w14:paraId="000001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Gachui Akothae Rengerua v Zena Salim Ahmed</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(Suing as the administratrix of the estate of Salim Ahemed Salem)[2012] eKLR</w:t>
      </w:r>
    </w:p>
    <w:p w:rsidR="00000000" w:rsidDel="00000000" w:rsidP="00000000" w:rsidRDefault="00000000" w:rsidRPr="00000000" w14:paraId="000001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Justus Nyaribo v Clerk to Nyamira County Assembly</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[2013] eKLR</w:t>
      </w:r>
    </w:p>
    <w:p w:rsidR="00000000" w:rsidDel="00000000" w:rsidP="00000000" w:rsidRDefault="00000000" w:rsidRPr="00000000" w14:paraId="000001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Rose Florence Wanjiru v Standard Chartered  Bank of Kenya Limited &amp; 2 others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[2014] eKLR</w:t>
      </w:r>
    </w:p>
    <w:p w:rsidR="00000000" w:rsidDel="00000000" w:rsidP="00000000" w:rsidRDefault="00000000" w:rsidRPr="00000000" w14:paraId="0000015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Moses Wanjala Lukoye v. Bernard Alfred Wekesa Sambu and 3 others</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[2013] eKLR</w:t>
      </w:r>
    </w:p>
    <w:p w:rsidR="00000000" w:rsidDel="00000000" w:rsidP="00000000" w:rsidRDefault="00000000" w:rsidRPr="00000000" w14:paraId="000001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Matiko Bohoko&amp; Another v. Prime Minister and Minister for Local Government &amp; 2 Others</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[2012]eKLR</w:t>
      </w:r>
    </w:p>
    <w:p w:rsidR="00000000" w:rsidDel="00000000" w:rsidP="00000000" w:rsidRDefault="00000000" w:rsidRPr="00000000" w14:paraId="000001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Kiama Wangai v. John N. Mugambi &amp; Another</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[2012] eKLR</w:t>
      </w:r>
    </w:p>
    <w:p w:rsidR="00000000" w:rsidDel="00000000" w:rsidP="00000000" w:rsidRDefault="00000000" w:rsidRPr="00000000" w14:paraId="000001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E.M.S  v. Emirates Airlines</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[2012]eKLR</w:t>
      </w:r>
    </w:p>
    <w:p w:rsidR="00000000" w:rsidDel="00000000" w:rsidP="00000000" w:rsidRDefault="00000000" w:rsidRPr="00000000" w14:paraId="000001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Johana Kipkemei Too v Hellen Tum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[2014] eKLR</w:t>
      </w:r>
    </w:p>
    <w:p w:rsidR="00000000" w:rsidDel="00000000" w:rsidP="00000000" w:rsidRDefault="00000000" w:rsidRPr="00000000" w14:paraId="0000016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James Mangeli Musoo v Ezeetec Limited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[2014] eKLR</w:t>
      </w:r>
    </w:p>
    <w:p w:rsidR="00000000" w:rsidDel="00000000" w:rsidP="00000000" w:rsidRDefault="00000000" w:rsidRPr="00000000" w14:paraId="0000016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Abdirashid Adan Hassan v. Masterways Properties Ltd.</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[2013] eKLR</w:t>
      </w:r>
    </w:p>
    <w:p w:rsidR="00000000" w:rsidDel="00000000" w:rsidP="00000000" w:rsidRDefault="00000000" w:rsidRPr="00000000" w14:paraId="00000165">
      <w:pPr>
        <w:pageBreakBefore w:val="0"/>
        <w:spacing w:after="0" w:lineRule="auto"/>
        <w:jc w:val="center"/>
        <w:rPr>
          <w:rFonts w:ascii="Palatino Linotype" w:cs="Palatino Linotype" w:eastAsia="Palatino Linotype" w:hAnsi="Palatino Linotype"/>
          <w:b w:val="1"/>
          <w:color w:val="000000"/>
          <w:u w:val="single"/>
        </w:rPr>
      </w:pPr>
      <w:r w:rsidDel="00000000" w:rsidR="00000000" w:rsidRPr="00000000">
        <w:rPr>
          <w:rFonts w:ascii="Palatino Linotype" w:cs="Palatino Linotype" w:eastAsia="Palatino Linotype" w:hAnsi="Palatino Linotype"/>
          <w:b w:val="1"/>
          <w:color w:val="000000"/>
          <w:u w:val="single"/>
          <w:rtl w:val="0"/>
        </w:rPr>
        <w:t xml:space="preserve">TOPIC 6: Interlocutory Civil Applications &amp; Pre-trial processes</w:t>
      </w:r>
    </w:p>
    <w:p w:rsidR="00000000" w:rsidDel="00000000" w:rsidP="00000000" w:rsidRDefault="00000000" w:rsidRPr="00000000" w14:paraId="00000166">
      <w:pPr>
        <w:pageBreakBefore w:val="0"/>
        <w:spacing w:after="0" w:lineRule="auto"/>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(a) Interlocutory applications generally</w:t>
      </w:r>
    </w:p>
    <w:p w:rsidR="00000000" w:rsidDel="00000000" w:rsidP="00000000" w:rsidRDefault="00000000" w:rsidRPr="00000000" w14:paraId="00000167">
      <w:pPr>
        <w:pageBreakBefore w:val="0"/>
        <w:spacing w:after="0" w:lineRule="auto"/>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(b) Procedure</w:t>
      </w:r>
    </w:p>
    <w:p w:rsidR="00000000" w:rsidDel="00000000" w:rsidP="00000000" w:rsidRDefault="00000000" w:rsidRPr="00000000" w14:paraId="00000168">
      <w:pPr>
        <w:pageBreakBefore w:val="0"/>
        <w:spacing w:after="0" w:lineRule="auto"/>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(c) Pre-trial processes</w:t>
      </w:r>
    </w:p>
    <w:p w:rsidR="00000000" w:rsidDel="00000000" w:rsidP="00000000" w:rsidRDefault="00000000" w:rsidRPr="00000000" w14:paraId="0000016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63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Powers of the court to strike out pleadings</w:t>
      </w:r>
    </w:p>
    <w:p w:rsidR="00000000" w:rsidDel="00000000" w:rsidP="00000000" w:rsidRDefault="00000000" w:rsidRPr="00000000" w14:paraId="0000016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63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Disposal of suits by summary procedure</w:t>
      </w:r>
    </w:p>
    <w:p w:rsidR="00000000" w:rsidDel="00000000" w:rsidP="00000000" w:rsidRDefault="00000000" w:rsidRPr="00000000" w14:paraId="0000016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63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Third party notice</w:t>
      </w:r>
    </w:p>
    <w:p w:rsidR="00000000" w:rsidDel="00000000" w:rsidP="00000000" w:rsidRDefault="00000000" w:rsidRPr="00000000" w14:paraId="0000016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63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Interim Orders</w:t>
      </w:r>
    </w:p>
    <w:p w:rsidR="00000000" w:rsidDel="00000000" w:rsidP="00000000" w:rsidRDefault="00000000" w:rsidRPr="00000000" w14:paraId="000001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63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Interlocutory injunction</w:t>
      </w:r>
    </w:p>
    <w:p w:rsidR="00000000" w:rsidDel="00000000" w:rsidP="00000000" w:rsidRDefault="00000000" w:rsidRPr="00000000" w14:paraId="0000016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63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Order 38 applications,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Mareva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injunctions &amp;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Anton Pillar</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Orders</w:t>
      </w:r>
    </w:p>
    <w:p w:rsidR="00000000" w:rsidDel="00000000" w:rsidP="00000000" w:rsidRDefault="00000000" w:rsidRPr="00000000" w14:paraId="0000016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63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Interpleader proceedings</w:t>
      </w:r>
    </w:p>
    <w:p w:rsidR="00000000" w:rsidDel="00000000" w:rsidP="00000000" w:rsidRDefault="00000000" w:rsidRPr="00000000" w14:paraId="0000017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63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Discovery and inspection</w:t>
      </w:r>
    </w:p>
    <w:p w:rsidR="00000000" w:rsidDel="00000000" w:rsidP="00000000" w:rsidRDefault="00000000" w:rsidRPr="00000000" w14:paraId="0000017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63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Pretrial Directions and Case Conferencing</w:t>
      </w:r>
    </w:p>
    <w:p w:rsidR="00000000" w:rsidDel="00000000" w:rsidP="00000000" w:rsidRDefault="00000000" w:rsidRPr="00000000" w14:paraId="00000172">
      <w:pPr>
        <w:pageBreakBefore w:val="0"/>
        <w:spacing w:after="0" w:lineRule="auto"/>
        <w:ind w:left="1440" w:hanging="144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color w:val="ff0000"/>
        </w:rPr>
        <w:drawing>
          <wp:inline distB="0" distT="0" distL="0" distR="0">
            <wp:extent cx="879285" cy="439642"/>
            <wp:effectExtent b="0" l="0" r="0" t="0"/>
            <wp:docPr descr="C:\Users\cmwanza\Desktop\3.jpg" id="12" name="image1.jpg"/>
            <a:graphic>
              <a:graphicData uri="http://schemas.openxmlformats.org/drawingml/2006/picture">
                <pic:pic>
                  <pic:nvPicPr>
                    <pic:cNvPr descr="C:\Users\cmwanza\Desktop\3.jpg" id="0" name="image1.jpg"/>
                    <pic:cNvPicPr preferRelativeResize="0"/>
                  </pic:nvPicPr>
                  <pic:blipFill>
                    <a:blip r:embed="rId10"/>
                    <a:srcRect b="0" l="0" r="0" t="0"/>
                    <a:stretch>
                      <a:fillRect/>
                    </a:stretch>
                  </pic:blipFill>
                  <pic:spPr>
                    <a:xfrm>
                      <a:off x="0" y="0"/>
                      <a:ext cx="879285" cy="439642"/>
                    </a:xfrm>
                    <a:prstGeom prst="rect"/>
                    <a:ln/>
                  </pic:spPr>
                </pic:pic>
              </a:graphicData>
            </a:graphic>
          </wp:inline>
        </w:drawing>
      </w:r>
      <w:r w:rsidDel="00000000" w:rsidR="00000000" w:rsidRPr="00000000">
        <w:rPr>
          <w:rFonts w:ascii="Palatino Linotype" w:cs="Palatino Linotype" w:eastAsia="Palatino Linotype" w:hAnsi="Palatino Linotype"/>
          <w:rtl w:val="0"/>
        </w:rPr>
        <w:t xml:space="preserve"> </w:t>
        <w:tab/>
        <w:t xml:space="preserve">Illustrative specimen interlocutory applications issued Assignment and class presentations, by Firms, and plenary critique under the supervision and guidance of the lecturer.</w:t>
      </w:r>
    </w:p>
    <w:p w:rsidR="00000000" w:rsidDel="00000000" w:rsidP="00000000" w:rsidRDefault="00000000" w:rsidRPr="00000000" w14:paraId="00000173">
      <w:pPr>
        <w:pageBreakBefore w:val="0"/>
        <w:spacing w:after="0" w:lineRule="auto"/>
        <w:rPr>
          <w:rFonts w:ascii="Palatino Linotype" w:cs="Palatino Linotype" w:eastAsia="Palatino Linotype" w:hAnsi="Palatino Linotype"/>
          <w:color w:val="000000"/>
        </w:rPr>
      </w:pPr>
      <w:r w:rsidDel="00000000" w:rsidR="00000000" w:rsidRPr="00000000">
        <w:rPr>
          <w:rtl w:val="0"/>
        </w:rPr>
      </w:r>
    </w:p>
    <w:p w:rsidR="00000000" w:rsidDel="00000000" w:rsidP="00000000" w:rsidRDefault="00000000" w:rsidRPr="00000000" w14:paraId="00000174">
      <w:pPr>
        <w:pageBreakBefore w:val="0"/>
        <w:spacing w:after="0" w:lineRule="auto"/>
        <w:jc w:val="both"/>
        <w:rPr>
          <w:rFonts w:ascii="Palatino Linotype" w:cs="Palatino Linotype" w:eastAsia="Palatino Linotype" w:hAnsi="Palatino Linotype"/>
          <w:b w:val="1"/>
          <w:color w:val="000000"/>
        </w:rPr>
      </w:pPr>
      <w:r w:rsidDel="00000000" w:rsidR="00000000" w:rsidRPr="00000000">
        <w:rPr>
          <w:rFonts w:ascii="Palatino Linotype" w:cs="Palatino Linotype" w:eastAsia="Palatino Linotype" w:hAnsi="Palatino Linotype"/>
          <w:b w:val="1"/>
          <w:color w:val="000000"/>
          <w:rtl w:val="0"/>
        </w:rPr>
        <w:t xml:space="preserve">Topic Objectives</w:t>
      </w:r>
    </w:p>
    <w:p w:rsidR="00000000" w:rsidDel="00000000" w:rsidP="00000000" w:rsidRDefault="00000000" w:rsidRPr="00000000" w14:paraId="00000175">
      <w:pPr>
        <w:pageBreakBefore w:val="0"/>
        <w:spacing w:after="0" w:lineRule="auto"/>
        <w:jc w:val="both"/>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By the end of the discussion of this topic and the relevant readings students should be able to:</w:t>
      </w:r>
    </w:p>
    <w:p w:rsidR="00000000" w:rsidDel="00000000" w:rsidP="00000000" w:rsidRDefault="00000000" w:rsidRPr="00000000" w14:paraId="0000017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explain the meaning and purpose of interlocutory civil applications</w:t>
      </w:r>
    </w:p>
    <w:p w:rsidR="00000000" w:rsidDel="00000000" w:rsidP="00000000" w:rsidRDefault="00000000" w:rsidRPr="00000000" w14:paraId="0000017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explain the various interlocutory processes</w:t>
      </w:r>
    </w:p>
    <w:p w:rsidR="00000000" w:rsidDel="00000000" w:rsidP="00000000" w:rsidRDefault="00000000" w:rsidRPr="00000000" w14:paraId="0000017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illustrate the procedure of instituting interlocutory applications</w:t>
      </w:r>
    </w:p>
    <w:p w:rsidR="00000000" w:rsidDel="00000000" w:rsidP="00000000" w:rsidRDefault="00000000" w:rsidRPr="00000000" w14:paraId="0000017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demonstrate the drafting of interlocutory processes</w:t>
      </w:r>
    </w:p>
    <w:p w:rsidR="00000000" w:rsidDel="00000000" w:rsidP="00000000" w:rsidRDefault="00000000" w:rsidRPr="00000000" w14:paraId="0000017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identify and explain various pre-trial civil processes</w:t>
      </w:r>
    </w:p>
    <w:p w:rsidR="00000000" w:rsidDel="00000000" w:rsidP="00000000" w:rsidRDefault="00000000" w:rsidRPr="00000000" w14:paraId="0000017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explain summary disposal of suits</w:t>
      </w:r>
    </w:p>
    <w:p w:rsidR="00000000" w:rsidDel="00000000" w:rsidP="00000000" w:rsidRDefault="00000000" w:rsidRPr="00000000" w14:paraId="0000017C">
      <w:pPr>
        <w:pageBreakBefore w:val="0"/>
        <w:spacing w:after="0" w:lineRule="auto"/>
        <w:rPr>
          <w:rFonts w:ascii="Palatino Linotype" w:cs="Palatino Linotype" w:eastAsia="Palatino Linotype" w:hAnsi="Palatino Linotype"/>
          <w:color w:val="000000"/>
        </w:rPr>
      </w:pPr>
      <w:r w:rsidDel="00000000" w:rsidR="00000000" w:rsidRPr="00000000">
        <w:rPr>
          <w:rtl w:val="0"/>
        </w:rPr>
      </w:r>
    </w:p>
    <w:p w:rsidR="00000000" w:rsidDel="00000000" w:rsidP="00000000" w:rsidRDefault="00000000" w:rsidRPr="00000000" w14:paraId="0000017D">
      <w:pPr>
        <w:pageBreakBefore w:val="0"/>
        <w:spacing w:after="0" w:lineRule="auto"/>
        <w:rPr>
          <w:rFonts w:ascii="Palatino Linotype" w:cs="Palatino Linotype" w:eastAsia="Palatino Linotype" w:hAnsi="Palatino Linotype"/>
          <w:b w:val="1"/>
          <w:color w:val="000000"/>
        </w:rPr>
      </w:pPr>
      <w:r w:rsidDel="00000000" w:rsidR="00000000" w:rsidRPr="00000000">
        <w:rPr>
          <w:rFonts w:ascii="Palatino Linotype" w:cs="Palatino Linotype" w:eastAsia="Palatino Linotype" w:hAnsi="Palatino Linotype"/>
          <w:b w:val="1"/>
          <w:color w:val="000000"/>
          <w:rtl w:val="0"/>
        </w:rPr>
        <w:t xml:space="preserve">Readings:</w:t>
      </w:r>
    </w:p>
    <w:p w:rsidR="00000000" w:rsidDel="00000000" w:rsidP="00000000" w:rsidRDefault="00000000" w:rsidRPr="00000000" w14:paraId="0000017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1"/>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Ndimu v. Ndimu (Kamangu v. Kamangu),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HCCC 1 of 2007 (2007) eKLR</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1"/>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Kiama Wangai v. John N. Mugambi &amp; Another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[2012] eKLR</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1"/>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E.M.S  v. Emirates Airlines</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[2012] eKLR</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1"/>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Johana Kipkemei Too v Hellen Tum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[2014] eKLR</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James Mangeli Musoo v Ezeetec Limited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[2014] eKLR</w:t>
      </w:r>
    </w:p>
    <w:p w:rsidR="00000000" w:rsidDel="00000000" w:rsidP="00000000" w:rsidRDefault="00000000" w:rsidRPr="00000000" w14:paraId="0000018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Abdirashid Adan Hassan v. Masterways Properties Ltd.</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[2013] eKLR</w:t>
      </w:r>
    </w:p>
    <w:p w:rsidR="00000000" w:rsidDel="00000000" w:rsidP="00000000" w:rsidRDefault="00000000" w:rsidRPr="00000000" w14:paraId="00000184">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1"/>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Gatirau Peter Munya v Dickson Mwenda Kithinji&amp; 2 others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[2014] eKLR</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1"/>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John Lokitare Lodinyo  v  Mark Lomunokol&amp; 2 others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[2013] eKLR</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The Siskina</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[1979] AC 210</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 at 256.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Contrast with Lord Denning in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Chief Constable of Kent v. V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[1983] QB 34</w:t>
      </w:r>
    </w:p>
    <w:p w:rsidR="00000000" w:rsidDel="00000000" w:rsidP="00000000" w:rsidRDefault="00000000" w:rsidRPr="00000000" w14:paraId="00000187">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1"/>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Channel Tunnel Group Limited v. Balfour Bealty Construction Limited</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[1993] AC 334 at 360-362</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American Cyanamid Company Limited v. Ethicon Limited</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[1975] AC 396</w:t>
      </w:r>
    </w:p>
    <w:p w:rsidR="00000000" w:rsidDel="00000000" w:rsidP="00000000" w:rsidRDefault="00000000" w:rsidRPr="00000000" w14:paraId="00000189">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Hubbard v. Vosper</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[1972] 2QB 84</w:t>
      </w:r>
    </w:p>
    <w:p w:rsidR="00000000" w:rsidDel="00000000" w:rsidP="00000000" w:rsidRDefault="00000000" w:rsidRPr="00000000" w14:paraId="0000018A">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Giella v. Cassman Brown and Company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[1973] EA 358</w:t>
      </w:r>
    </w:p>
    <w:p w:rsidR="00000000" w:rsidDel="00000000" w:rsidP="00000000" w:rsidRDefault="00000000" w:rsidRPr="00000000" w14:paraId="0000018B">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1"/>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Cayne v. Global Natural Resources PLC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[1984] 1All ER 225 at 237</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1"/>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Francome v. Mirror Group Newspapers</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[1984] 1WLR 892 at 898</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Anne Kinyua v. Nyayo Tea Zone Development Corporation &amp; 3 others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[2012] eKLR</w:t>
      </w:r>
    </w:p>
    <w:p w:rsidR="00000000" w:rsidDel="00000000" w:rsidP="00000000" w:rsidRDefault="00000000" w:rsidRPr="00000000" w14:paraId="0000018E">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Mareva Compania Naviera SA v. International Bulk Carriers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[1980] 1All ER 213</w:t>
      </w:r>
    </w:p>
    <w:p w:rsidR="00000000" w:rsidDel="00000000" w:rsidP="00000000" w:rsidRDefault="00000000" w:rsidRPr="00000000" w14:paraId="0000018F">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1"/>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Etablissment Esefka International Ansalt v. Central Bank of Nigeria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[1979] 1Lloyds Rep 445</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1"/>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Anton Piller KG v. Manufacturing Processes Limited [1976] CH55</w:t>
      </w:r>
    </w:p>
    <w:p w:rsidR="00000000" w:rsidDel="00000000" w:rsidP="00000000" w:rsidRDefault="00000000" w:rsidRPr="00000000" w14:paraId="00000191">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1"/>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Virginia Wangui Mathenge  v Agnes Wairimu Njoroge &amp; another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[2013] eKLR</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Richard Kuloba</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 Summary Judgment,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LawAfrica Publishing (K) Ltd, 2008</w:t>
      </w:r>
    </w:p>
    <w:p w:rsidR="00000000" w:rsidDel="00000000" w:rsidP="00000000" w:rsidRDefault="00000000" w:rsidRPr="00000000" w14:paraId="00000193">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Richard Kuloba,</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 Principles of Injunctions,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Oxford University, 1987</w:t>
      </w:r>
    </w:p>
    <w:p w:rsidR="00000000" w:rsidDel="00000000" w:rsidP="00000000" w:rsidRDefault="00000000" w:rsidRPr="00000000" w14:paraId="00000194">
      <w:pPr>
        <w:pageBreakBefore w:val="0"/>
        <w:spacing w:after="0" w:lineRule="auto"/>
        <w:jc w:val="center"/>
        <w:rPr>
          <w:rFonts w:ascii="Palatino Linotype" w:cs="Palatino Linotype" w:eastAsia="Palatino Linotype" w:hAnsi="Palatino Linotype"/>
          <w:b w:val="1"/>
          <w:color w:val="000000"/>
          <w:u w:val="single"/>
        </w:rPr>
      </w:pPr>
      <w:r w:rsidDel="00000000" w:rsidR="00000000" w:rsidRPr="00000000">
        <w:rPr>
          <w:rFonts w:ascii="Palatino Linotype" w:cs="Palatino Linotype" w:eastAsia="Palatino Linotype" w:hAnsi="Palatino Linotype"/>
          <w:b w:val="1"/>
          <w:color w:val="000000"/>
          <w:u w:val="single"/>
          <w:rtl w:val="0"/>
        </w:rPr>
        <w:t xml:space="preserve">TOPIC 7: Trial, Judgment, Decree and Execution</w:t>
      </w:r>
    </w:p>
    <w:p w:rsidR="00000000" w:rsidDel="00000000" w:rsidP="00000000" w:rsidRDefault="00000000" w:rsidRPr="00000000" w14:paraId="00000195">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4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Trial and court proceedings</w:t>
      </w:r>
    </w:p>
    <w:p w:rsidR="00000000" w:rsidDel="00000000" w:rsidP="00000000" w:rsidRDefault="00000000" w:rsidRPr="00000000" w14:paraId="0000019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Attendance at court for trial of civil case</w:t>
      </w:r>
    </w:p>
    <w:p w:rsidR="00000000" w:rsidDel="00000000" w:rsidP="00000000" w:rsidRDefault="00000000" w:rsidRPr="00000000" w14:paraId="0000019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Order of proceedings at trial of a civil case</w:t>
      </w:r>
    </w:p>
    <w:p w:rsidR="00000000" w:rsidDel="00000000" w:rsidP="00000000" w:rsidRDefault="00000000" w:rsidRPr="00000000" w14:paraId="0000019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Making submissions in court</w:t>
      </w:r>
    </w:p>
    <w:p w:rsidR="00000000" w:rsidDel="00000000" w:rsidP="00000000" w:rsidRDefault="00000000" w:rsidRPr="00000000" w14:paraId="0000019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No case to answer</w:t>
      </w:r>
    </w:p>
    <w:p w:rsidR="00000000" w:rsidDel="00000000" w:rsidP="00000000" w:rsidRDefault="00000000" w:rsidRPr="00000000" w14:paraId="0000019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Evidence by affidavit</w:t>
      </w:r>
    </w:p>
    <w:p w:rsidR="00000000" w:rsidDel="00000000" w:rsidP="00000000" w:rsidRDefault="00000000" w:rsidRPr="00000000" w14:paraId="0000019B">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4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Judgment and Decree</w:t>
      </w:r>
    </w:p>
    <w:p w:rsidR="00000000" w:rsidDel="00000000" w:rsidP="00000000" w:rsidRDefault="00000000" w:rsidRPr="00000000" w14:paraId="0000019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Writing and delivering a civil judgment</w:t>
      </w:r>
    </w:p>
    <w:p w:rsidR="00000000" w:rsidDel="00000000" w:rsidP="00000000" w:rsidRDefault="00000000" w:rsidRPr="00000000" w14:paraId="0000019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Contents of a civil  judgment</w:t>
      </w:r>
    </w:p>
    <w:p w:rsidR="00000000" w:rsidDel="00000000" w:rsidP="00000000" w:rsidRDefault="00000000" w:rsidRPr="00000000" w14:paraId="0000019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Decree</w:t>
      </w:r>
    </w:p>
    <w:p w:rsidR="00000000" w:rsidDel="00000000" w:rsidP="00000000" w:rsidRDefault="00000000" w:rsidRPr="00000000" w14:paraId="0000019F">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4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Remedies upon judgment</w:t>
      </w:r>
    </w:p>
    <w:p w:rsidR="00000000" w:rsidDel="00000000" w:rsidP="00000000" w:rsidRDefault="00000000" w:rsidRPr="00000000" w14:paraId="000001A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Stay of execution</w:t>
      </w:r>
    </w:p>
    <w:p w:rsidR="00000000" w:rsidDel="00000000" w:rsidP="00000000" w:rsidRDefault="00000000" w:rsidRPr="00000000" w14:paraId="000001A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Payment in instalments</w:t>
      </w:r>
    </w:p>
    <w:p w:rsidR="00000000" w:rsidDel="00000000" w:rsidP="00000000" w:rsidRDefault="00000000" w:rsidRPr="00000000" w14:paraId="000001A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Objection proceedings</w:t>
      </w:r>
    </w:p>
    <w:p w:rsidR="00000000" w:rsidDel="00000000" w:rsidP="00000000" w:rsidRDefault="00000000" w:rsidRPr="00000000" w14:paraId="000001A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4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Execution of decrees and orders</w:t>
      </w:r>
    </w:p>
    <w:p w:rsidR="00000000" w:rsidDel="00000000" w:rsidP="00000000" w:rsidRDefault="00000000" w:rsidRPr="00000000" w14:paraId="000001A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Procedure for execution</w:t>
      </w:r>
    </w:p>
    <w:p w:rsidR="00000000" w:rsidDel="00000000" w:rsidP="00000000" w:rsidRDefault="00000000" w:rsidRPr="00000000" w14:paraId="000001A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Notice to show cause</w:t>
      </w:r>
    </w:p>
    <w:p w:rsidR="00000000" w:rsidDel="00000000" w:rsidP="00000000" w:rsidRDefault="00000000" w:rsidRPr="00000000" w14:paraId="000001A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Decree for payment of money</w:t>
      </w:r>
    </w:p>
    <w:p w:rsidR="00000000" w:rsidDel="00000000" w:rsidP="00000000" w:rsidRDefault="00000000" w:rsidRPr="00000000" w14:paraId="000001A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Decree for specific movable property</w:t>
      </w:r>
    </w:p>
    <w:p w:rsidR="00000000" w:rsidDel="00000000" w:rsidP="00000000" w:rsidRDefault="00000000" w:rsidRPr="00000000" w14:paraId="000001A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Garnishee Proceedings</w:t>
      </w:r>
    </w:p>
    <w:p w:rsidR="00000000" w:rsidDel="00000000" w:rsidP="00000000" w:rsidRDefault="00000000" w:rsidRPr="00000000" w14:paraId="000001A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Execution against the Government</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0" w:right="0" w:hanging="72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pageBreakBefore w:val="0"/>
        <w:spacing w:after="0" w:lineRule="auto"/>
        <w:ind w:left="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color w:val="ff0000"/>
        </w:rPr>
        <w:drawing>
          <wp:inline distB="0" distT="0" distL="0" distR="0">
            <wp:extent cx="879285" cy="439642"/>
            <wp:effectExtent b="0" l="0" r="0" t="0"/>
            <wp:docPr descr="C:\Users\cmwanza\Desktop\3.jpg" id="11" name="image1.jpg"/>
            <a:graphic>
              <a:graphicData uri="http://schemas.openxmlformats.org/drawingml/2006/picture">
                <pic:pic>
                  <pic:nvPicPr>
                    <pic:cNvPr descr="C:\Users\cmwanza\Desktop\3.jpg" id="0" name="image1.jpg"/>
                    <pic:cNvPicPr preferRelativeResize="0"/>
                  </pic:nvPicPr>
                  <pic:blipFill>
                    <a:blip r:embed="rId10"/>
                    <a:srcRect b="0" l="0" r="0" t="0"/>
                    <a:stretch>
                      <a:fillRect/>
                    </a:stretch>
                  </pic:blipFill>
                  <pic:spPr>
                    <a:xfrm>
                      <a:off x="0" y="0"/>
                      <a:ext cx="879285" cy="439642"/>
                    </a:xfrm>
                    <a:prstGeom prst="rect"/>
                    <a:ln/>
                  </pic:spPr>
                </pic:pic>
              </a:graphicData>
            </a:graphic>
          </wp:inline>
        </w:drawing>
      </w:r>
      <w:r w:rsidDel="00000000" w:rsidR="00000000" w:rsidRPr="00000000">
        <w:rPr>
          <w:rFonts w:ascii="Palatino Linotype" w:cs="Palatino Linotype" w:eastAsia="Palatino Linotype" w:hAnsi="Palatino Linotype"/>
          <w:rtl w:val="0"/>
        </w:rPr>
        <w:t xml:space="preserve"> - Illustrative specimen judgment and decree </w:t>
      </w:r>
    </w:p>
    <w:p w:rsidR="00000000" w:rsidDel="00000000" w:rsidP="00000000" w:rsidRDefault="00000000" w:rsidRPr="00000000" w14:paraId="000001AC">
      <w:pPr>
        <w:pageBreakBefore w:val="0"/>
        <w:spacing w:after="0" w:lineRule="auto"/>
        <w:ind w:left="720" w:firstLine="72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 - Illustrative specimen of execution processes </w:t>
      </w:r>
    </w:p>
    <w:p w:rsidR="00000000" w:rsidDel="00000000" w:rsidP="00000000" w:rsidRDefault="00000000" w:rsidRPr="00000000" w14:paraId="000001AD">
      <w:pPr>
        <w:pageBreakBefore w:val="0"/>
        <w:spacing w:after="0" w:lineRule="auto"/>
        <w:ind w:left="144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    Class presentations by Firms, and plenary critique, under the supervision and    </w:t>
      </w:r>
    </w:p>
    <w:p w:rsidR="00000000" w:rsidDel="00000000" w:rsidP="00000000" w:rsidRDefault="00000000" w:rsidRPr="00000000" w14:paraId="000001AE">
      <w:pPr>
        <w:pageBreakBefore w:val="0"/>
        <w:spacing w:after="0" w:lineRule="auto"/>
        <w:ind w:left="144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    guidance of the lecturer</w:t>
      </w:r>
    </w:p>
    <w:p w:rsidR="00000000" w:rsidDel="00000000" w:rsidP="00000000" w:rsidRDefault="00000000" w:rsidRPr="00000000" w14:paraId="000001AF">
      <w:pPr>
        <w:pageBreakBefore w:val="0"/>
        <w:spacing w:after="0" w:lineRule="auto"/>
        <w:jc w:val="both"/>
        <w:rPr>
          <w:rFonts w:ascii="Palatino Linotype" w:cs="Palatino Linotype" w:eastAsia="Palatino Linotype" w:hAnsi="Palatino Linotype"/>
          <w:b w:val="1"/>
          <w:color w:val="000000"/>
        </w:rPr>
      </w:pPr>
      <w:r w:rsidDel="00000000" w:rsidR="00000000" w:rsidRPr="00000000">
        <w:rPr>
          <w:rFonts w:ascii="Palatino Linotype" w:cs="Palatino Linotype" w:eastAsia="Palatino Linotype" w:hAnsi="Palatino Linotype"/>
          <w:b w:val="1"/>
          <w:color w:val="000000"/>
          <w:rtl w:val="0"/>
        </w:rPr>
        <w:t xml:space="preserve">Topic Objectives</w:t>
      </w:r>
    </w:p>
    <w:p w:rsidR="00000000" w:rsidDel="00000000" w:rsidP="00000000" w:rsidRDefault="00000000" w:rsidRPr="00000000" w14:paraId="000001B0">
      <w:pPr>
        <w:pageBreakBefore w:val="0"/>
        <w:spacing w:after="0" w:lineRule="auto"/>
        <w:jc w:val="both"/>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By the end of the discussion of this topic and the relevant readings, students should be able to:</w:t>
      </w:r>
    </w:p>
    <w:p w:rsidR="00000000" w:rsidDel="00000000" w:rsidP="00000000" w:rsidRDefault="00000000" w:rsidRPr="00000000" w14:paraId="000001B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explain the procedure in a trial court in a civil case</w:t>
      </w:r>
    </w:p>
    <w:p w:rsidR="00000000" w:rsidDel="00000000" w:rsidP="00000000" w:rsidRDefault="00000000" w:rsidRPr="00000000" w14:paraId="000001B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explain and demonstrate judgment writing and delivery, drafting and extraction of civil decrees</w:t>
      </w:r>
    </w:p>
    <w:p w:rsidR="00000000" w:rsidDel="00000000" w:rsidP="00000000" w:rsidRDefault="00000000" w:rsidRPr="00000000" w14:paraId="000001B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explain the contents of a civil case judgment</w:t>
      </w:r>
    </w:p>
    <w:p w:rsidR="00000000" w:rsidDel="00000000" w:rsidP="00000000" w:rsidRDefault="00000000" w:rsidRPr="00000000" w14:paraId="000001B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draft specimen judgments in a civil case</w:t>
      </w:r>
    </w:p>
    <w:p w:rsidR="00000000" w:rsidDel="00000000" w:rsidP="00000000" w:rsidRDefault="00000000" w:rsidRPr="00000000" w14:paraId="000001B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show various ways of execution of decrees and orders</w:t>
      </w:r>
    </w:p>
    <w:p w:rsidR="00000000" w:rsidDel="00000000" w:rsidP="00000000" w:rsidRDefault="00000000" w:rsidRPr="00000000" w14:paraId="000001B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illustrate the process of execution against the Government</w:t>
      </w:r>
    </w:p>
    <w:p w:rsidR="00000000" w:rsidDel="00000000" w:rsidP="00000000" w:rsidRDefault="00000000" w:rsidRPr="00000000" w14:paraId="000001B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demonstrate the drafting of execution processes</w:t>
      </w:r>
    </w:p>
    <w:p w:rsidR="00000000" w:rsidDel="00000000" w:rsidP="00000000" w:rsidRDefault="00000000" w:rsidRPr="00000000" w14:paraId="000001B8">
      <w:pPr>
        <w:pageBreakBefore w:val="0"/>
        <w:spacing w:after="0" w:lineRule="auto"/>
        <w:rPr>
          <w:rFonts w:ascii="Palatino Linotype" w:cs="Palatino Linotype" w:eastAsia="Palatino Linotype" w:hAnsi="Palatino Linotype"/>
          <w:b w:val="1"/>
          <w:color w:val="000000"/>
        </w:rPr>
      </w:pPr>
      <w:r w:rsidDel="00000000" w:rsidR="00000000" w:rsidRPr="00000000">
        <w:rPr>
          <w:rFonts w:ascii="Palatino Linotype" w:cs="Palatino Linotype" w:eastAsia="Palatino Linotype" w:hAnsi="Palatino Linotype"/>
          <w:b w:val="1"/>
          <w:color w:val="000000"/>
          <w:rtl w:val="0"/>
        </w:rPr>
        <w:t xml:space="preserve">Readings:</w:t>
      </w:r>
    </w:p>
    <w:p w:rsidR="00000000" w:rsidDel="00000000" w:rsidP="00000000" w:rsidRDefault="00000000" w:rsidRPr="00000000" w14:paraId="000001B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Rachael Mwikali Mwandia v. Ken Maweu Kasinga;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and</w:t>
      </w:r>
    </w:p>
    <w:p w:rsidR="00000000" w:rsidDel="00000000" w:rsidP="00000000" w:rsidRDefault="00000000" w:rsidRPr="00000000" w14:paraId="000001B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Sonia Kwamboka Rasugu v. Sandalwood Hotel &amp; Resort T/A Paradise Beach Resort &amp; Anor</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Republic v  Permanent Secretary Office Of The President Ministry Of Internal Security &amp; another</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ex-parte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Nassir Mwandihi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[2014] eKLR (Miscellaneous Civil Application JR  132 of 2010) </w:t>
      </w:r>
    </w:p>
    <w:p w:rsidR="00000000" w:rsidDel="00000000" w:rsidP="00000000" w:rsidRDefault="00000000" w:rsidRPr="00000000" w14:paraId="000001BC">
      <w:pPr>
        <w:pageBreakBefore w:val="0"/>
        <w:spacing w:after="0" w:lineRule="auto"/>
        <w:jc w:val="center"/>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b w:val="1"/>
          <w:color w:val="000000"/>
          <w:u w:val="single"/>
          <w:rtl w:val="0"/>
        </w:rPr>
        <w:t xml:space="preserve">TOPIC 8: Appeals and Review</w:t>
      </w:r>
      <w:r w:rsidDel="00000000" w:rsidR="00000000" w:rsidRPr="00000000">
        <w:rPr>
          <w:rtl w:val="0"/>
        </w:rPr>
      </w:r>
    </w:p>
    <w:p w:rsidR="00000000" w:rsidDel="00000000" w:rsidP="00000000" w:rsidRDefault="00000000" w:rsidRPr="00000000" w14:paraId="000001BD">
      <w:pPr>
        <w:pageBreakBefore w:val="0"/>
        <w:jc w:val="both"/>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Appeals</w:t>
      </w:r>
    </w:p>
    <w:p w:rsidR="00000000" w:rsidDel="00000000" w:rsidP="00000000" w:rsidRDefault="00000000" w:rsidRPr="00000000" w14:paraId="000001B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Right of Appeal</w:t>
      </w:r>
    </w:p>
    <w:p w:rsidR="00000000" w:rsidDel="00000000" w:rsidP="00000000" w:rsidRDefault="00000000" w:rsidRPr="00000000" w14:paraId="000001B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Time for appeals</w:t>
      </w:r>
    </w:p>
    <w:p w:rsidR="00000000" w:rsidDel="00000000" w:rsidP="00000000" w:rsidRDefault="00000000" w:rsidRPr="00000000" w14:paraId="000001C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Parties to appeals</w:t>
      </w:r>
    </w:p>
    <w:p w:rsidR="00000000" w:rsidDel="00000000" w:rsidP="00000000" w:rsidRDefault="00000000" w:rsidRPr="00000000" w14:paraId="000001C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1"/>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Appeals from subordinate Courts to the High Court and other superior courts </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1"/>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Appeals from the High Court to the Court of Appeal</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1"/>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Appeals from the Court of Appeal to the Supreme Court</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Appeals from certain Tribunals and other statutory bodies</w:t>
      </w:r>
    </w:p>
    <w:p w:rsidR="00000000" w:rsidDel="00000000" w:rsidP="00000000" w:rsidRDefault="00000000" w:rsidRPr="00000000" w14:paraId="000001C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Documents of Appeal </w:t>
      </w:r>
    </w:p>
    <w:p w:rsidR="00000000" w:rsidDel="00000000" w:rsidP="00000000" w:rsidRDefault="00000000" w:rsidRPr="00000000" w14:paraId="000001C6">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Stay of execution pending appeal</w:t>
      </w:r>
    </w:p>
    <w:p w:rsidR="00000000" w:rsidDel="00000000" w:rsidP="00000000" w:rsidRDefault="00000000" w:rsidRPr="00000000" w14:paraId="000001C7">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Procedure of hearing an appeal</w:t>
      </w:r>
    </w:p>
    <w:p w:rsidR="00000000" w:rsidDel="00000000" w:rsidP="00000000" w:rsidRDefault="00000000" w:rsidRPr="00000000" w14:paraId="000001C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Powers of appeals court</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720"/>
        <w:jc w:val="left"/>
        <w:rPr>
          <w:rFonts w:ascii="Palatino Linotype" w:cs="Palatino Linotype" w:eastAsia="Palatino Linotype" w:hAnsi="Palatino Linotype"/>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CA">
      <w:pPr>
        <w:pageBreakBefore w:val="0"/>
        <w:spacing w:after="0" w:lineRule="auto"/>
        <w:rPr>
          <w:rFonts w:ascii="Palatino Linotype" w:cs="Palatino Linotype" w:eastAsia="Palatino Linotype" w:hAnsi="Palatino Linotype"/>
          <w:b w:val="1"/>
          <w:color w:val="000000"/>
        </w:rPr>
      </w:pPr>
      <w:r w:rsidDel="00000000" w:rsidR="00000000" w:rsidRPr="00000000">
        <w:rPr>
          <w:rFonts w:ascii="Palatino Linotype" w:cs="Palatino Linotype" w:eastAsia="Palatino Linotype" w:hAnsi="Palatino Linotype"/>
          <w:b w:val="1"/>
          <w:color w:val="000000"/>
          <w:rtl w:val="0"/>
        </w:rPr>
        <w:t xml:space="preserve">Review</w:t>
      </w:r>
    </w:p>
    <w:p w:rsidR="00000000" w:rsidDel="00000000" w:rsidP="00000000" w:rsidRDefault="00000000" w:rsidRPr="00000000" w14:paraId="000001C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Nature and scope of Review</w:t>
      </w:r>
    </w:p>
    <w:p w:rsidR="00000000" w:rsidDel="00000000" w:rsidP="00000000" w:rsidRDefault="00000000" w:rsidRPr="00000000" w14:paraId="000001C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Grounds of applying for Review</w:t>
      </w:r>
    </w:p>
    <w:p w:rsidR="00000000" w:rsidDel="00000000" w:rsidP="00000000" w:rsidRDefault="00000000" w:rsidRPr="00000000" w14:paraId="000001C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Procedure for Review</w:t>
      </w:r>
    </w:p>
    <w:p w:rsidR="00000000" w:rsidDel="00000000" w:rsidP="00000000" w:rsidRDefault="00000000" w:rsidRPr="00000000" w14:paraId="000001CE">
      <w:pPr>
        <w:pageBreakBefore w:val="0"/>
        <w:spacing w:after="0" w:lineRule="auto"/>
        <w:rPr>
          <w:rFonts w:ascii="Palatino Linotype" w:cs="Palatino Linotype" w:eastAsia="Palatino Linotype" w:hAnsi="Palatino Linotype"/>
          <w:color w:val="ff0000"/>
        </w:rPr>
      </w:pPr>
      <w:r w:rsidDel="00000000" w:rsidR="00000000" w:rsidRPr="00000000">
        <w:rPr>
          <w:rtl w:val="0"/>
        </w:rPr>
      </w:r>
    </w:p>
    <w:p w:rsidR="00000000" w:rsidDel="00000000" w:rsidP="00000000" w:rsidRDefault="00000000" w:rsidRPr="00000000" w14:paraId="000001CF">
      <w:pPr>
        <w:pageBreakBefore w:val="0"/>
        <w:spacing w:after="0" w:lineRule="auto"/>
        <w:ind w:left="1440" w:hanging="144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color w:val="ff0000"/>
        </w:rPr>
        <w:drawing>
          <wp:inline distB="0" distT="0" distL="0" distR="0">
            <wp:extent cx="879285" cy="439642"/>
            <wp:effectExtent b="0" l="0" r="0" t="0"/>
            <wp:docPr descr="C:\Users\cmwanza\Desktop\3.jpg" id="14" name="image1.jpg"/>
            <a:graphic>
              <a:graphicData uri="http://schemas.openxmlformats.org/drawingml/2006/picture">
                <pic:pic>
                  <pic:nvPicPr>
                    <pic:cNvPr descr="C:\Users\cmwanza\Desktop\3.jpg" id="0" name="image1.jpg"/>
                    <pic:cNvPicPr preferRelativeResize="0"/>
                  </pic:nvPicPr>
                  <pic:blipFill>
                    <a:blip r:embed="rId10"/>
                    <a:srcRect b="0" l="0" r="0" t="0"/>
                    <a:stretch>
                      <a:fillRect/>
                    </a:stretch>
                  </pic:blipFill>
                  <pic:spPr>
                    <a:xfrm>
                      <a:off x="0" y="0"/>
                      <a:ext cx="879285" cy="439642"/>
                    </a:xfrm>
                    <a:prstGeom prst="rect"/>
                    <a:ln/>
                  </pic:spPr>
                </pic:pic>
              </a:graphicData>
            </a:graphic>
          </wp:inline>
        </w:drawing>
      </w:r>
      <w:r w:rsidDel="00000000" w:rsidR="00000000" w:rsidRPr="00000000">
        <w:rPr>
          <w:rFonts w:ascii="Palatino Linotype" w:cs="Palatino Linotype" w:eastAsia="Palatino Linotype" w:hAnsi="Palatino Linotype"/>
          <w:color w:val="ff0000"/>
          <w:rtl w:val="0"/>
        </w:rPr>
        <w:tab/>
      </w:r>
      <w:r w:rsidDel="00000000" w:rsidR="00000000" w:rsidRPr="00000000">
        <w:rPr>
          <w:rFonts w:ascii="Palatino Linotype" w:cs="Palatino Linotype" w:eastAsia="Palatino Linotype" w:hAnsi="Palatino Linotype"/>
          <w:rtl w:val="0"/>
        </w:rPr>
        <w:t xml:space="preserve">Illustrative specimen of appeal process: class presentation by Firms, and plenary critique, under the supervision and guidance of the lecturer.</w:t>
      </w:r>
    </w:p>
    <w:p w:rsidR="00000000" w:rsidDel="00000000" w:rsidP="00000000" w:rsidRDefault="00000000" w:rsidRPr="00000000" w14:paraId="000001D0">
      <w:pPr>
        <w:pageBreakBefore w:val="0"/>
        <w:spacing w:after="0" w:lineRule="auto"/>
        <w:ind w:left="144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Illustrative specimen of review process: class presentation by Firms, and plenary critique, under the supervision and guidance of the lecturer.</w:t>
      </w:r>
    </w:p>
    <w:p w:rsidR="00000000" w:rsidDel="00000000" w:rsidP="00000000" w:rsidRDefault="00000000" w:rsidRPr="00000000" w14:paraId="000001D1">
      <w:pPr>
        <w:pageBreakBefore w:val="0"/>
        <w:spacing w:after="0" w:lineRule="auto"/>
        <w:rPr>
          <w:rFonts w:ascii="Palatino Linotype" w:cs="Palatino Linotype" w:eastAsia="Palatino Linotype" w:hAnsi="Palatino Linotype"/>
          <w:color w:val="000000"/>
          <w:sz w:val="4"/>
          <w:szCs w:val="4"/>
        </w:rPr>
      </w:pPr>
      <w:r w:rsidDel="00000000" w:rsidR="00000000" w:rsidRPr="00000000">
        <w:rPr>
          <w:rtl w:val="0"/>
        </w:rPr>
      </w:r>
    </w:p>
    <w:p w:rsidR="00000000" w:rsidDel="00000000" w:rsidP="00000000" w:rsidRDefault="00000000" w:rsidRPr="00000000" w14:paraId="000001D2">
      <w:pPr>
        <w:pageBreakBefore w:val="0"/>
        <w:spacing w:after="0" w:lineRule="auto"/>
        <w:jc w:val="both"/>
        <w:rPr>
          <w:rFonts w:ascii="Palatino Linotype" w:cs="Palatino Linotype" w:eastAsia="Palatino Linotype" w:hAnsi="Palatino Linotype"/>
          <w:b w:val="1"/>
          <w:color w:val="000000"/>
        </w:rPr>
      </w:pPr>
      <w:r w:rsidDel="00000000" w:rsidR="00000000" w:rsidRPr="00000000">
        <w:rPr>
          <w:rFonts w:ascii="Palatino Linotype" w:cs="Palatino Linotype" w:eastAsia="Palatino Linotype" w:hAnsi="Palatino Linotype"/>
          <w:b w:val="1"/>
          <w:color w:val="000000"/>
          <w:rtl w:val="0"/>
        </w:rPr>
        <w:t xml:space="preserve">Topic Objectives</w:t>
      </w:r>
    </w:p>
    <w:p w:rsidR="00000000" w:rsidDel="00000000" w:rsidP="00000000" w:rsidRDefault="00000000" w:rsidRPr="00000000" w14:paraId="000001D3">
      <w:pPr>
        <w:pageBreakBefore w:val="0"/>
        <w:spacing w:after="0" w:lineRule="auto"/>
        <w:jc w:val="both"/>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By the end of the discussion of this topic and the relevant readings students should be able to:</w:t>
      </w:r>
    </w:p>
    <w:p w:rsidR="00000000" w:rsidDel="00000000" w:rsidP="00000000" w:rsidRDefault="00000000" w:rsidRPr="00000000" w14:paraId="000001D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explain and demonstrate the procedure of appeal from subordinate courts to the High Court and other superior courts</w:t>
      </w:r>
    </w:p>
    <w:p w:rsidR="00000000" w:rsidDel="00000000" w:rsidP="00000000" w:rsidRDefault="00000000" w:rsidRPr="00000000" w14:paraId="000001D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explain and demonstrate the procedure of appeal from the High Court and other Superior Courts to the Court of Appeal</w:t>
      </w:r>
    </w:p>
    <w:p w:rsidR="00000000" w:rsidDel="00000000" w:rsidP="00000000" w:rsidRDefault="00000000" w:rsidRPr="00000000" w14:paraId="000001D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explain and demonstrate the procedure of appeal from the Court of Appeal to the Supreme Court</w:t>
      </w:r>
    </w:p>
    <w:p w:rsidR="00000000" w:rsidDel="00000000" w:rsidP="00000000" w:rsidRDefault="00000000" w:rsidRPr="00000000" w14:paraId="000001D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demonstrate what is entailed in the process of appeal</w:t>
      </w:r>
    </w:p>
    <w:p w:rsidR="00000000" w:rsidDel="00000000" w:rsidP="00000000" w:rsidRDefault="00000000" w:rsidRPr="00000000" w14:paraId="000001D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explain the procedure of review</w:t>
      </w:r>
    </w:p>
    <w:p w:rsidR="00000000" w:rsidDel="00000000" w:rsidP="00000000" w:rsidRDefault="00000000" w:rsidRPr="00000000" w14:paraId="000001D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demonstrate the process of review</w:t>
      </w:r>
    </w:p>
    <w:p w:rsidR="00000000" w:rsidDel="00000000" w:rsidP="00000000" w:rsidRDefault="00000000" w:rsidRPr="00000000" w14:paraId="000001DA">
      <w:pPr>
        <w:pageBreakBefore w:val="0"/>
        <w:spacing w:after="0" w:lineRule="auto"/>
        <w:rPr>
          <w:rFonts w:ascii="Palatino Linotype" w:cs="Palatino Linotype" w:eastAsia="Palatino Linotype" w:hAnsi="Palatino Linotype"/>
          <w:color w:val="000000"/>
        </w:rPr>
      </w:pPr>
      <w:r w:rsidDel="00000000" w:rsidR="00000000" w:rsidRPr="00000000">
        <w:rPr>
          <w:rtl w:val="0"/>
        </w:rPr>
      </w:r>
    </w:p>
    <w:p w:rsidR="00000000" w:rsidDel="00000000" w:rsidP="00000000" w:rsidRDefault="00000000" w:rsidRPr="00000000" w14:paraId="000001DB">
      <w:pPr>
        <w:pageBreakBefore w:val="0"/>
        <w:spacing w:after="0" w:lineRule="auto"/>
        <w:jc w:val="center"/>
        <w:rPr>
          <w:rFonts w:ascii="Palatino Linotype" w:cs="Palatino Linotype" w:eastAsia="Palatino Linotype" w:hAnsi="Palatino Linotype"/>
          <w:b w:val="1"/>
          <w:color w:val="000000"/>
          <w:u w:val="single"/>
        </w:rPr>
      </w:pPr>
      <w:r w:rsidDel="00000000" w:rsidR="00000000" w:rsidRPr="00000000">
        <w:rPr>
          <w:rFonts w:ascii="Palatino Linotype" w:cs="Palatino Linotype" w:eastAsia="Palatino Linotype" w:hAnsi="Palatino Linotype"/>
          <w:b w:val="1"/>
          <w:color w:val="000000"/>
          <w:u w:val="single"/>
          <w:rtl w:val="0"/>
        </w:rPr>
        <w:t xml:space="preserve">TOPIC 9: Judicial Review Procedures</w:t>
      </w:r>
    </w:p>
    <w:p w:rsidR="00000000" w:rsidDel="00000000" w:rsidP="00000000" w:rsidRDefault="00000000" w:rsidRPr="00000000" w14:paraId="000001DC">
      <w:pPr>
        <w:pageBreakBefore w:val="0"/>
        <w:spacing w:after="0" w:lineRule="auto"/>
        <w:jc w:val="center"/>
        <w:rPr>
          <w:rFonts w:ascii="Palatino Linotype" w:cs="Palatino Linotype" w:eastAsia="Palatino Linotype" w:hAnsi="Palatino Linotype"/>
          <w:b w:val="1"/>
          <w:color w:val="000000"/>
          <w:u w:val="single"/>
        </w:rPr>
      </w:pP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1"/>
          <w:i w:val="0"/>
          <w:smallCaps w:val="0"/>
          <w:strike w:val="0"/>
          <w:color w:val="000000"/>
          <w:sz w:val="22"/>
          <w:szCs w:val="22"/>
          <w:u w:val="singl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The prescribed stages in the procedure for judicial review of administrative actions</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The remedies under the judicial review process</w:t>
      </w:r>
    </w:p>
    <w:p w:rsidR="00000000" w:rsidDel="00000000" w:rsidP="00000000" w:rsidRDefault="00000000" w:rsidRPr="00000000" w14:paraId="000001D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Accompanying documents</w:t>
      </w:r>
    </w:p>
    <w:p w:rsidR="00000000" w:rsidDel="00000000" w:rsidP="00000000" w:rsidRDefault="00000000" w:rsidRPr="00000000" w14:paraId="000001E0">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Service of application</w:t>
      </w:r>
    </w:p>
    <w:p w:rsidR="00000000" w:rsidDel="00000000" w:rsidP="00000000" w:rsidRDefault="00000000" w:rsidRPr="00000000" w14:paraId="000001E1">
      <w:pPr>
        <w:pageBreakBefore w:val="0"/>
        <w:spacing w:after="0" w:lineRule="auto"/>
        <w:ind w:left="1440" w:hanging="144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color w:val="ff0000"/>
        </w:rPr>
        <w:drawing>
          <wp:inline distB="0" distT="0" distL="0" distR="0">
            <wp:extent cx="879285" cy="439642"/>
            <wp:effectExtent b="0" l="0" r="0" t="0"/>
            <wp:docPr descr="C:\Users\cmwanza\Desktop\3.jpg" id="13" name="image1.jpg"/>
            <a:graphic>
              <a:graphicData uri="http://schemas.openxmlformats.org/drawingml/2006/picture">
                <pic:pic>
                  <pic:nvPicPr>
                    <pic:cNvPr descr="C:\Users\cmwanza\Desktop\3.jpg" id="0" name="image1.jpg"/>
                    <pic:cNvPicPr preferRelativeResize="0"/>
                  </pic:nvPicPr>
                  <pic:blipFill>
                    <a:blip r:embed="rId10"/>
                    <a:srcRect b="0" l="0" r="0" t="0"/>
                    <a:stretch>
                      <a:fillRect/>
                    </a:stretch>
                  </pic:blipFill>
                  <pic:spPr>
                    <a:xfrm>
                      <a:off x="0" y="0"/>
                      <a:ext cx="879285" cy="439642"/>
                    </a:xfrm>
                    <a:prstGeom prst="rect"/>
                    <a:ln/>
                  </pic:spPr>
                </pic:pic>
              </a:graphicData>
            </a:graphic>
          </wp:inline>
        </w:drawing>
      </w:r>
      <w:r w:rsidDel="00000000" w:rsidR="00000000" w:rsidRPr="00000000">
        <w:rPr>
          <w:rFonts w:ascii="Palatino Linotype" w:cs="Palatino Linotype" w:eastAsia="Palatino Linotype" w:hAnsi="Palatino Linotype"/>
          <w:color w:val="ff0000"/>
          <w:rtl w:val="0"/>
        </w:rPr>
        <w:tab/>
      </w:r>
      <w:r w:rsidDel="00000000" w:rsidR="00000000" w:rsidRPr="00000000">
        <w:rPr>
          <w:rFonts w:ascii="Palatino Linotype" w:cs="Palatino Linotype" w:eastAsia="Palatino Linotype" w:hAnsi="Palatino Linotype"/>
          <w:rtl w:val="0"/>
        </w:rPr>
        <w:t xml:space="preserve">Illustrative specimen of the judicial review process and class presentations by Firms and plenary critique, under supervision and guidance of the lecturer.</w:t>
      </w:r>
    </w:p>
    <w:p w:rsidR="00000000" w:rsidDel="00000000" w:rsidP="00000000" w:rsidRDefault="00000000" w:rsidRPr="00000000" w14:paraId="000001E2">
      <w:pPr>
        <w:pageBreakBefore w:val="0"/>
        <w:spacing w:after="0" w:lineRule="auto"/>
        <w:rPr>
          <w:rFonts w:ascii="Palatino Linotype" w:cs="Palatino Linotype" w:eastAsia="Palatino Linotype" w:hAnsi="Palatino Linotype"/>
          <w:color w:val="000000"/>
        </w:rPr>
      </w:pPr>
      <w:r w:rsidDel="00000000" w:rsidR="00000000" w:rsidRPr="00000000">
        <w:rPr>
          <w:rtl w:val="0"/>
        </w:rPr>
      </w:r>
    </w:p>
    <w:p w:rsidR="00000000" w:rsidDel="00000000" w:rsidP="00000000" w:rsidRDefault="00000000" w:rsidRPr="00000000" w14:paraId="000001E3">
      <w:pPr>
        <w:pageBreakBefore w:val="0"/>
        <w:spacing w:after="0" w:lineRule="auto"/>
        <w:jc w:val="both"/>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b w:val="1"/>
          <w:color w:val="000000"/>
          <w:rtl w:val="0"/>
        </w:rPr>
        <w:t xml:space="preserve">Topic Objectives</w:t>
      </w:r>
      <w:r w:rsidDel="00000000" w:rsidR="00000000" w:rsidRPr="00000000">
        <w:rPr>
          <w:rtl w:val="0"/>
        </w:rPr>
      </w:r>
    </w:p>
    <w:p w:rsidR="00000000" w:rsidDel="00000000" w:rsidP="00000000" w:rsidRDefault="00000000" w:rsidRPr="00000000" w14:paraId="000001E4">
      <w:pPr>
        <w:pageBreakBefore w:val="0"/>
        <w:spacing w:after="0" w:lineRule="auto"/>
        <w:jc w:val="both"/>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By the end of the discussion of this topic and the relevant readings students should be able to:</w:t>
      </w:r>
    </w:p>
    <w:p w:rsidR="00000000" w:rsidDel="00000000" w:rsidP="00000000" w:rsidRDefault="00000000" w:rsidRPr="00000000" w14:paraId="000001E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explain the procedures for judicial review </w:t>
      </w:r>
    </w:p>
    <w:p w:rsidR="00000000" w:rsidDel="00000000" w:rsidP="00000000" w:rsidRDefault="00000000" w:rsidRPr="00000000" w14:paraId="000001E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explain the remedies available under judicial review process</w:t>
      </w:r>
    </w:p>
    <w:p w:rsidR="00000000" w:rsidDel="00000000" w:rsidP="00000000" w:rsidRDefault="00000000" w:rsidRPr="00000000" w14:paraId="000001E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elucidate on the documents in the process</w:t>
      </w:r>
    </w:p>
    <w:p w:rsidR="00000000" w:rsidDel="00000000" w:rsidP="00000000" w:rsidRDefault="00000000" w:rsidRPr="00000000" w14:paraId="000001E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explain the procedure of service of the process</w:t>
      </w:r>
    </w:p>
    <w:p w:rsidR="00000000" w:rsidDel="00000000" w:rsidP="00000000" w:rsidRDefault="00000000" w:rsidRPr="00000000" w14:paraId="000001E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demonstrate the drafting of the judicial review application</w:t>
      </w:r>
    </w:p>
    <w:p w:rsidR="00000000" w:rsidDel="00000000" w:rsidP="00000000" w:rsidRDefault="00000000" w:rsidRPr="00000000" w14:paraId="000001EA">
      <w:pPr>
        <w:pageBreakBefore w:val="0"/>
        <w:spacing w:after="0" w:lineRule="auto"/>
        <w:rPr>
          <w:rFonts w:ascii="Palatino Linotype" w:cs="Palatino Linotype" w:eastAsia="Palatino Linotype" w:hAnsi="Palatino Linotype"/>
          <w:color w:val="000000"/>
        </w:rPr>
      </w:pPr>
      <w:r w:rsidDel="00000000" w:rsidR="00000000" w:rsidRPr="00000000">
        <w:rPr>
          <w:rtl w:val="0"/>
        </w:rPr>
      </w:r>
    </w:p>
    <w:p w:rsidR="00000000" w:rsidDel="00000000" w:rsidP="00000000" w:rsidRDefault="00000000" w:rsidRPr="00000000" w14:paraId="000001EB">
      <w:pPr>
        <w:pageBreakBefore w:val="0"/>
        <w:spacing w:after="0" w:lineRule="auto"/>
        <w:rPr>
          <w:rFonts w:ascii="Palatino Linotype" w:cs="Palatino Linotype" w:eastAsia="Palatino Linotype" w:hAnsi="Palatino Linotype"/>
          <w:b w:val="1"/>
          <w:color w:val="000000"/>
        </w:rPr>
      </w:pPr>
      <w:r w:rsidDel="00000000" w:rsidR="00000000" w:rsidRPr="00000000">
        <w:rPr>
          <w:rFonts w:ascii="Palatino Linotype" w:cs="Palatino Linotype" w:eastAsia="Palatino Linotype" w:hAnsi="Palatino Linotype"/>
          <w:b w:val="1"/>
          <w:color w:val="000000"/>
          <w:rtl w:val="0"/>
        </w:rPr>
        <w:t xml:space="preserve">Readings:</w:t>
      </w:r>
    </w:p>
    <w:p w:rsidR="00000000" w:rsidDel="00000000" w:rsidP="00000000" w:rsidRDefault="00000000" w:rsidRPr="00000000" w14:paraId="000001E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1"/>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Order 53 of the Civil Procedure Rules, 2010</w:t>
      </w:r>
    </w:p>
    <w:p w:rsidR="00000000" w:rsidDel="00000000" w:rsidP="00000000" w:rsidRDefault="00000000" w:rsidRPr="00000000" w14:paraId="000001E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1"/>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Jotham Mulati Welamondi v. The Electoral Commission of Kenya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[2002] 1 KLR 486</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Farmers Bus Service and Others v. The Transport Licensing Appeal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1959] EA 779</w:t>
      </w:r>
    </w:p>
    <w:p w:rsidR="00000000" w:rsidDel="00000000" w:rsidP="00000000" w:rsidRDefault="00000000" w:rsidRPr="00000000" w14:paraId="000001E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1"/>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Mohamed Ahmed v. Republic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[1957] EA 523</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1"/>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R v. The Hon. Attorney General &amp; Others ex p. the Public Law Institute &amp; Others,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Misc. Civil Case No 572 of1994</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Kaluma, P,</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 Judicial Review Law, Procedure and Practice,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LawAfrica Publishing (K) Ltd, 2009.</w:t>
      </w:r>
    </w:p>
    <w:p w:rsidR="00000000" w:rsidDel="00000000" w:rsidP="00000000" w:rsidRDefault="00000000" w:rsidRPr="00000000" w14:paraId="000001F2">
      <w:pPr>
        <w:pageBreakBefore w:val="0"/>
        <w:spacing w:after="0" w:lineRule="auto"/>
        <w:rPr>
          <w:rFonts w:ascii="Palatino Linotype" w:cs="Palatino Linotype" w:eastAsia="Palatino Linotype" w:hAnsi="Palatino Linotype"/>
          <w:color w:val="000000"/>
        </w:rPr>
      </w:pPr>
      <w:r w:rsidDel="00000000" w:rsidR="00000000" w:rsidRPr="00000000">
        <w:rPr>
          <w:rtl w:val="0"/>
        </w:rPr>
      </w:r>
    </w:p>
    <w:p w:rsidR="00000000" w:rsidDel="00000000" w:rsidP="00000000" w:rsidRDefault="00000000" w:rsidRPr="00000000" w14:paraId="000001F3">
      <w:pPr>
        <w:pageBreakBefore w:val="0"/>
        <w:spacing w:after="0" w:lineRule="auto"/>
        <w:jc w:val="center"/>
        <w:rPr>
          <w:rFonts w:ascii="Palatino Linotype" w:cs="Palatino Linotype" w:eastAsia="Palatino Linotype" w:hAnsi="Palatino Linotype"/>
          <w:b w:val="1"/>
          <w:color w:val="000000"/>
          <w:u w:val="single"/>
        </w:rPr>
      </w:pPr>
      <w:r w:rsidDel="00000000" w:rsidR="00000000" w:rsidRPr="00000000">
        <w:rPr>
          <w:rtl w:val="0"/>
        </w:rPr>
      </w:r>
    </w:p>
    <w:p w:rsidR="00000000" w:rsidDel="00000000" w:rsidP="00000000" w:rsidRDefault="00000000" w:rsidRPr="00000000" w14:paraId="000001F4">
      <w:pPr>
        <w:pageBreakBefore w:val="0"/>
        <w:spacing w:after="0" w:lineRule="auto"/>
        <w:jc w:val="center"/>
        <w:rPr>
          <w:rFonts w:ascii="Palatino Linotype" w:cs="Palatino Linotype" w:eastAsia="Palatino Linotype" w:hAnsi="Palatino Linotype"/>
          <w:b w:val="1"/>
          <w:color w:val="000000"/>
          <w:u w:val="single"/>
        </w:rPr>
      </w:pPr>
      <w:r w:rsidDel="00000000" w:rsidR="00000000" w:rsidRPr="00000000">
        <w:rPr>
          <w:rtl w:val="0"/>
        </w:rPr>
      </w:r>
    </w:p>
    <w:p w:rsidR="00000000" w:rsidDel="00000000" w:rsidP="00000000" w:rsidRDefault="00000000" w:rsidRPr="00000000" w14:paraId="000001F5">
      <w:pPr>
        <w:pageBreakBefore w:val="0"/>
        <w:spacing w:after="0" w:lineRule="auto"/>
        <w:jc w:val="center"/>
        <w:rPr>
          <w:rFonts w:ascii="Palatino Linotype" w:cs="Palatino Linotype" w:eastAsia="Palatino Linotype" w:hAnsi="Palatino Linotype"/>
          <w:b w:val="1"/>
          <w:color w:val="000000"/>
          <w:u w:val="single"/>
        </w:rPr>
      </w:pPr>
      <w:r w:rsidDel="00000000" w:rsidR="00000000" w:rsidRPr="00000000">
        <w:rPr>
          <w:rFonts w:ascii="Palatino Linotype" w:cs="Palatino Linotype" w:eastAsia="Palatino Linotype" w:hAnsi="Palatino Linotype"/>
          <w:b w:val="1"/>
          <w:color w:val="000000"/>
          <w:u w:val="single"/>
          <w:rtl w:val="0"/>
        </w:rPr>
        <w:t xml:space="preserve">TOPIC 10: Constitutional Litigation Procedures</w:t>
      </w:r>
    </w:p>
    <w:p w:rsidR="00000000" w:rsidDel="00000000" w:rsidP="00000000" w:rsidRDefault="00000000" w:rsidRPr="00000000" w14:paraId="000001F6">
      <w:pPr>
        <w:pageBreakBefore w:val="0"/>
        <w:spacing w:after="0" w:lineRule="auto"/>
        <w:jc w:val="center"/>
        <w:rPr>
          <w:rFonts w:ascii="Palatino Linotype" w:cs="Palatino Linotype" w:eastAsia="Palatino Linotype" w:hAnsi="Palatino Linotype"/>
          <w:b w:val="1"/>
          <w:color w:val="000000"/>
          <w:u w:val="single"/>
        </w:rPr>
      </w:pP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Defining constitutional litigation</w:t>
      </w:r>
    </w:p>
    <w:p w:rsidR="00000000" w:rsidDel="00000000" w:rsidP="00000000" w:rsidRDefault="00000000" w:rsidRPr="00000000" w14:paraId="000001F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Defining a Constitutional Question</w:t>
      </w:r>
    </w:p>
    <w:p w:rsidR="00000000" w:rsidDel="00000000" w:rsidP="00000000" w:rsidRDefault="00000000" w:rsidRPr="00000000" w14:paraId="000001F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Jurisdiction in Constitutional litigation generally</w:t>
      </w:r>
    </w:p>
    <w:p w:rsidR="00000000" w:rsidDel="00000000" w:rsidP="00000000" w:rsidRDefault="00000000" w:rsidRPr="00000000" w14:paraId="000001F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Various jurisdictions of the High Court in constitutional litigation:</w:t>
      </w:r>
    </w:p>
    <w:p w:rsidR="00000000" w:rsidDel="00000000" w:rsidP="00000000" w:rsidRDefault="00000000" w:rsidRPr="00000000" w14:paraId="000001F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Supervisory Jurisdiction</w:t>
      </w:r>
    </w:p>
    <w:p w:rsidR="00000000" w:rsidDel="00000000" w:rsidP="00000000" w:rsidRDefault="00000000" w:rsidRPr="00000000" w14:paraId="000001F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Reference Jurisdiction</w:t>
      </w:r>
    </w:p>
    <w:p w:rsidR="00000000" w:rsidDel="00000000" w:rsidP="00000000" w:rsidRDefault="00000000" w:rsidRPr="00000000" w14:paraId="000001F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Jurisdiction for Protection of Property</w:t>
      </w:r>
    </w:p>
    <w:p w:rsidR="00000000" w:rsidDel="00000000" w:rsidP="00000000" w:rsidRDefault="00000000" w:rsidRPr="00000000" w14:paraId="000001F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Enforcement Jurisdiction</w:t>
      </w:r>
    </w:p>
    <w:p w:rsidR="00000000" w:rsidDel="00000000" w:rsidP="00000000" w:rsidRDefault="00000000" w:rsidRPr="00000000" w14:paraId="000001F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Jurisdiction of other courts in constitutional litigation</w:t>
      </w:r>
    </w:p>
    <w:p w:rsidR="00000000" w:rsidDel="00000000" w:rsidP="00000000" w:rsidRDefault="00000000" w:rsidRPr="00000000" w14:paraId="0000020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The proper approach to the interpretation of the Constitution</w:t>
      </w:r>
    </w:p>
    <w:p w:rsidR="00000000" w:rsidDel="00000000" w:rsidP="00000000" w:rsidRDefault="00000000" w:rsidRPr="00000000" w14:paraId="0000020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Rules of Practice and procedure for determination of constitutional questions in Kenya</w:t>
      </w:r>
    </w:p>
    <w:p w:rsidR="00000000" w:rsidDel="00000000" w:rsidP="00000000" w:rsidRDefault="00000000" w:rsidRPr="00000000" w14:paraId="00000202">
      <w:pPr>
        <w:pageBreakBefore w:val="0"/>
        <w:spacing w:after="0" w:lineRule="auto"/>
        <w:rPr>
          <w:rFonts w:ascii="Palatino Linotype" w:cs="Palatino Linotype" w:eastAsia="Palatino Linotype" w:hAnsi="Palatino Linotype"/>
          <w:color w:val="000000"/>
        </w:rPr>
      </w:pPr>
      <w:r w:rsidDel="00000000" w:rsidR="00000000" w:rsidRPr="00000000">
        <w:rPr>
          <w:rtl w:val="0"/>
        </w:rPr>
      </w:r>
    </w:p>
    <w:p w:rsidR="00000000" w:rsidDel="00000000" w:rsidP="00000000" w:rsidRDefault="00000000" w:rsidRPr="00000000" w14:paraId="00000203">
      <w:pPr>
        <w:pageBreakBefore w:val="0"/>
        <w:spacing w:after="0" w:lineRule="auto"/>
        <w:rPr>
          <w:rFonts w:ascii="Palatino Linotype" w:cs="Palatino Linotype" w:eastAsia="Palatino Linotype" w:hAnsi="Palatino Linotype"/>
          <w:b w:val="1"/>
          <w:color w:val="000000"/>
        </w:rPr>
      </w:pPr>
      <w:r w:rsidDel="00000000" w:rsidR="00000000" w:rsidRPr="00000000">
        <w:rPr>
          <w:rFonts w:ascii="Palatino Linotype" w:cs="Palatino Linotype" w:eastAsia="Palatino Linotype" w:hAnsi="Palatino Linotype"/>
          <w:b w:val="1"/>
          <w:color w:val="000000"/>
          <w:rtl w:val="0"/>
        </w:rPr>
        <w:t xml:space="preserve">Practice Rules by the Chief Justice</w:t>
      </w:r>
    </w:p>
    <w:p w:rsidR="00000000" w:rsidDel="00000000" w:rsidP="00000000" w:rsidRDefault="00000000" w:rsidRPr="00000000" w14:paraId="000002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Procedure in respect of the Supervisory Jurisdiction of the High Court</w:t>
      </w:r>
    </w:p>
    <w:p w:rsidR="00000000" w:rsidDel="00000000" w:rsidP="00000000" w:rsidRDefault="00000000" w:rsidRPr="00000000" w14:paraId="000002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Procedure in respect of the Interpretive Jurisdiction of the High Court</w:t>
      </w:r>
    </w:p>
    <w:p w:rsidR="00000000" w:rsidDel="00000000" w:rsidP="00000000" w:rsidRDefault="00000000" w:rsidRPr="00000000" w14:paraId="000002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Procedure under the Enforcement Jurisdiction of the High Court</w:t>
      </w:r>
    </w:p>
    <w:p w:rsidR="00000000" w:rsidDel="00000000" w:rsidP="00000000" w:rsidRDefault="00000000" w:rsidRPr="00000000" w14:paraId="0000020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Consequences of non-compliance with the Rules</w:t>
      </w:r>
    </w:p>
    <w:p w:rsidR="00000000" w:rsidDel="00000000" w:rsidP="00000000" w:rsidRDefault="00000000" w:rsidRPr="00000000" w14:paraId="0000020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Judicial review procedure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vis-a-vis</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enforcement of constitutional rights</w:t>
      </w:r>
    </w:p>
    <w:p w:rsidR="00000000" w:rsidDel="00000000" w:rsidP="00000000" w:rsidRDefault="00000000" w:rsidRPr="00000000" w14:paraId="0000020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Locus Standi</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in Constitutional Litigation</w:t>
      </w:r>
    </w:p>
    <w:p w:rsidR="00000000" w:rsidDel="00000000" w:rsidP="00000000" w:rsidRDefault="00000000" w:rsidRPr="00000000" w14:paraId="0000020A">
      <w:pPr>
        <w:pageBreakBefore w:val="0"/>
        <w:spacing w:after="0" w:lineRule="auto"/>
        <w:ind w:left="1440" w:hanging="144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color w:val="ff0000"/>
        </w:rPr>
        <w:drawing>
          <wp:inline distB="0" distT="0" distL="0" distR="0">
            <wp:extent cx="879285" cy="439642"/>
            <wp:effectExtent b="0" l="0" r="0" t="0"/>
            <wp:docPr descr="C:\Users\cmwanza\Desktop\3.jpg" id="16" name="image1.jpg"/>
            <a:graphic>
              <a:graphicData uri="http://schemas.openxmlformats.org/drawingml/2006/picture">
                <pic:pic>
                  <pic:nvPicPr>
                    <pic:cNvPr descr="C:\Users\cmwanza\Desktop\3.jpg" id="0" name="image1.jpg"/>
                    <pic:cNvPicPr preferRelativeResize="0"/>
                  </pic:nvPicPr>
                  <pic:blipFill>
                    <a:blip r:embed="rId10"/>
                    <a:srcRect b="0" l="0" r="0" t="0"/>
                    <a:stretch>
                      <a:fillRect/>
                    </a:stretch>
                  </pic:blipFill>
                  <pic:spPr>
                    <a:xfrm>
                      <a:off x="0" y="0"/>
                      <a:ext cx="879285" cy="439642"/>
                    </a:xfrm>
                    <a:prstGeom prst="rect"/>
                    <a:ln/>
                  </pic:spPr>
                </pic:pic>
              </a:graphicData>
            </a:graphic>
          </wp:inline>
        </w:drawing>
      </w:r>
      <w:r w:rsidDel="00000000" w:rsidR="00000000" w:rsidRPr="00000000">
        <w:rPr>
          <w:rFonts w:ascii="Palatino Linotype" w:cs="Palatino Linotype" w:eastAsia="Palatino Linotype" w:hAnsi="Palatino Linotype"/>
          <w:color w:val="ff0000"/>
          <w:rtl w:val="0"/>
        </w:rPr>
        <w:tab/>
      </w:r>
      <w:r w:rsidDel="00000000" w:rsidR="00000000" w:rsidRPr="00000000">
        <w:rPr>
          <w:rFonts w:ascii="Palatino Linotype" w:cs="Palatino Linotype" w:eastAsia="Palatino Linotype" w:hAnsi="Palatino Linotype"/>
          <w:rtl w:val="0"/>
        </w:rPr>
        <w:t xml:space="preserve">Illustrative specimen of the judicial review process: class presentations by Firms and plenary critique, under the supervision and guidance of the lecturer.</w:t>
      </w:r>
    </w:p>
    <w:p w:rsidR="00000000" w:rsidDel="00000000" w:rsidP="00000000" w:rsidRDefault="00000000" w:rsidRPr="00000000" w14:paraId="0000020B">
      <w:pPr>
        <w:pageBreakBefore w:val="0"/>
        <w:spacing w:after="0" w:lineRule="auto"/>
        <w:jc w:val="both"/>
        <w:rPr>
          <w:rFonts w:ascii="Palatino Linotype" w:cs="Palatino Linotype" w:eastAsia="Palatino Linotype" w:hAnsi="Palatino Linotype"/>
          <w:b w:val="1"/>
          <w:color w:val="000000"/>
        </w:rPr>
      </w:pPr>
      <w:r w:rsidDel="00000000" w:rsidR="00000000" w:rsidRPr="00000000">
        <w:rPr>
          <w:rFonts w:ascii="Palatino Linotype" w:cs="Palatino Linotype" w:eastAsia="Palatino Linotype" w:hAnsi="Palatino Linotype"/>
          <w:b w:val="1"/>
          <w:color w:val="000000"/>
          <w:rtl w:val="0"/>
        </w:rPr>
        <w:t xml:space="preserve">Topic Objectives</w:t>
      </w:r>
    </w:p>
    <w:p w:rsidR="00000000" w:rsidDel="00000000" w:rsidP="00000000" w:rsidRDefault="00000000" w:rsidRPr="00000000" w14:paraId="0000020C">
      <w:pPr>
        <w:pageBreakBefore w:val="0"/>
        <w:spacing w:after="0" w:lineRule="auto"/>
        <w:jc w:val="both"/>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By the end of the discussion of this topic and the relevant readings students should be able to:</w:t>
      </w:r>
    </w:p>
    <w:p w:rsidR="00000000" w:rsidDel="00000000" w:rsidP="00000000" w:rsidRDefault="00000000" w:rsidRPr="00000000" w14:paraId="0000020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explain the meaning of constitutional litigation</w:t>
      </w:r>
    </w:p>
    <w:p w:rsidR="00000000" w:rsidDel="00000000" w:rsidP="00000000" w:rsidRDefault="00000000" w:rsidRPr="00000000" w14:paraId="0000020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explain the jurisdiction of the High Court and other courts in constitutional litigation</w:t>
      </w:r>
    </w:p>
    <w:p w:rsidR="00000000" w:rsidDel="00000000" w:rsidP="00000000" w:rsidRDefault="00000000" w:rsidRPr="00000000" w14:paraId="0000020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elucidate on the proper procedure in constitutional litigation</w:t>
      </w:r>
    </w:p>
    <w:p w:rsidR="00000000" w:rsidDel="00000000" w:rsidP="00000000" w:rsidRDefault="00000000" w:rsidRPr="00000000" w14:paraId="0000021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illustrate the consequences of non-compliance with the Rules of practice and procedure on constitutional litigation</w:t>
      </w:r>
    </w:p>
    <w:p w:rsidR="00000000" w:rsidDel="00000000" w:rsidP="00000000" w:rsidRDefault="00000000" w:rsidRPr="00000000" w14:paraId="0000021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show the employment of judicial review instead of constitutional litigation</w:t>
      </w:r>
    </w:p>
    <w:p w:rsidR="00000000" w:rsidDel="00000000" w:rsidP="00000000" w:rsidRDefault="00000000" w:rsidRPr="00000000" w14:paraId="0000021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explain the status of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locus standi</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in constitutional litigation</w:t>
      </w:r>
    </w:p>
    <w:p w:rsidR="00000000" w:rsidDel="00000000" w:rsidP="00000000" w:rsidRDefault="00000000" w:rsidRPr="00000000" w14:paraId="0000021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demonstrate the drafting of the basic constitutional petition documents</w:t>
      </w:r>
    </w:p>
    <w:p w:rsidR="00000000" w:rsidDel="00000000" w:rsidP="00000000" w:rsidRDefault="00000000" w:rsidRPr="00000000" w14:paraId="00000214">
      <w:pPr>
        <w:pageBreakBefore w:val="0"/>
        <w:spacing w:after="0" w:lineRule="auto"/>
        <w:rPr>
          <w:rFonts w:ascii="Palatino Linotype" w:cs="Palatino Linotype" w:eastAsia="Palatino Linotype" w:hAnsi="Palatino Linotype"/>
          <w:b w:val="1"/>
          <w:color w:val="000000"/>
          <w:sz w:val="16"/>
          <w:szCs w:val="16"/>
        </w:rPr>
      </w:pPr>
      <w:r w:rsidDel="00000000" w:rsidR="00000000" w:rsidRPr="00000000">
        <w:rPr>
          <w:rtl w:val="0"/>
        </w:rPr>
      </w:r>
    </w:p>
    <w:p w:rsidR="00000000" w:rsidDel="00000000" w:rsidP="00000000" w:rsidRDefault="00000000" w:rsidRPr="00000000" w14:paraId="00000215">
      <w:pPr>
        <w:pageBreakBefore w:val="0"/>
        <w:spacing w:after="0" w:lineRule="auto"/>
        <w:rPr>
          <w:rFonts w:ascii="Palatino Linotype" w:cs="Palatino Linotype" w:eastAsia="Palatino Linotype" w:hAnsi="Palatino Linotype"/>
          <w:b w:val="1"/>
          <w:color w:val="000000"/>
        </w:rPr>
      </w:pPr>
      <w:r w:rsidDel="00000000" w:rsidR="00000000" w:rsidRPr="00000000">
        <w:rPr>
          <w:rFonts w:ascii="Palatino Linotype" w:cs="Palatino Linotype" w:eastAsia="Palatino Linotype" w:hAnsi="Palatino Linotype"/>
          <w:b w:val="1"/>
          <w:color w:val="000000"/>
          <w:rtl w:val="0"/>
        </w:rPr>
        <w:t xml:space="preserve">Readings:</w:t>
      </w:r>
    </w:p>
    <w:p w:rsidR="00000000" w:rsidDel="00000000" w:rsidP="00000000" w:rsidRDefault="00000000" w:rsidRPr="00000000" w14:paraId="0000021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The Constitution of Kenya, 2010</w:t>
      </w:r>
    </w:p>
    <w:p w:rsidR="00000000" w:rsidDel="00000000" w:rsidP="00000000" w:rsidRDefault="00000000" w:rsidRPr="00000000" w14:paraId="00000217">
      <w:pPr>
        <w:pageBreakBefore w:val="0"/>
        <w:spacing w:after="0" w:lineRule="auto"/>
        <w:rPr>
          <w:rFonts w:ascii="Palatino Linotype" w:cs="Palatino Linotype" w:eastAsia="Palatino Linotype" w:hAnsi="Palatino Linotype"/>
          <w:color w:val="000000"/>
        </w:rPr>
      </w:pP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1"/>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2"/>
          <w:szCs w:val="22"/>
          <w:u w:val="none"/>
          <w:shd w:fill="auto" w:val="clear"/>
          <w:vertAlign w:val="baseline"/>
          <w:rtl w:val="0"/>
        </w:rPr>
        <w:t xml:space="preserve">On jurisdiction of the Court of Appeal</w:t>
      </w:r>
    </w:p>
    <w:p w:rsidR="00000000" w:rsidDel="00000000" w:rsidP="00000000" w:rsidRDefault="00000000" w:rsidRPr="00000000" w14:paraId="00000219">
      <w:pPr>
        <w:pageBreakBefore w:val="0"/>
        <w:spacing w:after="0" w:lineRule="auto"/>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i w:val="1"/>
          <w:color w:val="000000"/>
          <w:rtl w:val="0"/>
        </w:rPr>
        <w:t xml:space="preserve">Rafiki Enterprises v. Kingsway Tyres and Automart Ltd, </w:t>
      </w:r>
      <w:r w:rsidDel="00000000" w:rsidR="00000000" w:rsidRPr="00000000">
        <w:rPr>
          <w:rFonts w:ascii="Palatino Linotype" w:cs="Palatino Linotype" w:eastAsia="Palatino Linotype" w:hAnsi="Palatino Linotype"/>
          <w:color w:val="000000"/>
          <w:rtl w:val="0"/>
        </w:rPr>
        <w:t xml:space="preserve">Nairobi CA Civ. Appln. No 375 of 1996 (unreported)</w:t>
      </w:r>
    </w:p>
    <w:p w:rsidR="00000000" w:rsidDel="00000000" w:rsidP="00000000" w:rsidRDefault="00000000" w:rsidRPr="00000000" w14:paraId="0000021A">
      <w:pPr>
        <w:pageBreakBefore w:val="0"/>
        <w:spacing w:after="0" w:lineRule="auto"/>
        <w:rPr>
          <w:rFonts w:ascii="Palatino Linotype" w:cs="Palatino Linotype" w:eastAsia="Palatino Linotype" w:hAnsi="Palatino Linotype"/>
          <w:i w:val="1"/>
          <w:color w:val="000000"/>
        </w:rPr>
      </w:pPr>
      <w:r w:rsidDel="00000000" w:rsidR="00000000" w:rsidRPr="00000000">
        <w:rPr>
          <w:rFonts w:ascii="Palatino Linotype" w:cs="Palatino Linotype" w:eastAsia="Palatino Linotype" w:hAnsi="Palatino Linotype"/>
          <w:i w:val="1"/>
          <w:color w:val="000000"/>
          <w:rtl w:val="0"/>
        </w:rPr>
        <w:t xml:space="preserve">Roy Richard Elirema and Anor v. Republic </w:t>
      </w:r>
      <w:r w:rsidDel="00000000" w:rsidR="00000000" w:rsidRPr="00000000">
        <w:rPr>
          <w:rFonts w:ascii="Palatino Linotype" w:cs="Palatino Linotype" w:eastAsia="Palatino Linotype" w:hAnsi="Palatino Linotype"/>
          <w:color w:val="000000"/>
          <w:rtl w:val="0"/>
        </w:rPr>
        <w:t xml:space="preserve">[2003] KLR 537</w:t>
      </w:r>
      <w:r w:rsidDel="00000000" w:rsidR="00000000" w:rsidRPr="00000000">
        <w:rPr>
          <w:rtl w:val="0"/>
        </w:rPr>
      </w:r>
    </w:p>
    <w:p w:rsidR="00000000" w:rsidDel="00000000" w:rsidP="00000000" w:rsidRDefault="00000000" w:rsidRPr="00000000" w14:paraId="0000021B">
      <w:pPr>
        <w:pageBreakBefore w:val="0"/>
        <w:spacing w:after="0" w:lineRule="auto"/>
        <w:rPr>
          <w:rFonts w:ascii="Palatino Linotype" w:cs="Palatino Linotype" w:eastAsia="Palatino Linotype" w:hAnsi="Palatino Linotype"/>
          <w:i w:val="1"/>
          <w:color w:val="000000"/>
        </w:rPr>
      </w:pPr>
      <w:r w:rsidDel="00000000" w:rsidR="00000000" w:rsidRPr="00000000">
        <w:rPr>
          <w:rFonts w:ascii="Palatino Linotype" w:cs="Palatino Linotype" w:eastAsia="Palatino Linotype" w:hAnsi="Palatino Linotype"/>
          <w:i w:val="1"/>
          <w:color w:val="000000"/>
          <w:rtl w:val="0"/>
        </w:rPr>
        <w:t xml:space="preserve">Albunas Mutua v. Republic </w:t>
      </w:r>
      <w:r w:rsidDel="00000000" w:rsidR="00000000" w:rsidRPr="00000000">
        <w:rPr>
          <w:rFonts w:ascii="Palatino Linotype" w:cs="Palatino Linotype" w:eastAsia="Palatino Linotype" w:hAnsi="Palatino Linotype"/>
          <w:color w:val="000000"/>
          <w:rtl w:val="0"/>
        </w:rPr>
        <w:t xml:space="preserve">Nairobi CA Cri. Appeal No. 120 of 2004, (decision delivered on July 7, 2006)</w:t>
      </w:r>
      <w:r w:rsidDel="00000000" w:rsidR="00000000" w:rsidRPr="00000000">
        <w:rPr>
          <w:rtl w:val="0"/>
        </w:rPr>
      </w:r>
    </w:p>
    <w:p w:rsidR="00000000" w:rsidDel="00000000" w:rsidP="00000000" w:rsidRDefault="00000000" w:rsidRPr="00000000" w14:paraId="0000021C">
      <w:pPr>
        <w:pageBreakBefore w:val="0"/>
        <w:spacing w:after="0" w:lineRule="auto"/>
        <w:rPr>
          <w:rFonts w:ascii="Palatino Linotype" w:cs="Palatino Linotype" w:eastAsia="Palatino Linotype" w:hAnsi="Palatino Linotype"/>
          <w:i w:val="1"/>
          <w:color w:val="000000"/>
        </w:rPr>
      </w:pPr>
      <w:r w:rsidDel="00000000" w:rsidR="00000000" w:rsidRPr="00000000">
        <w:rPr>
          <w:rFonts w:ascii="Palatino Linotype" w:cs="Palatino Linotype" w:eastAsia="Palatino Linotype" w:hAnsi="Palatino Linotype"/>
          <w:i w:val="1"/>
          <w:color w:val="000000"/>
          <w:rtl w:val="0"/>
        </w:rPr>
        <w:t xml:space="preserve">Gerald Macharia Githuku v. Republic </w:t>
      </w:r>
      <w:r w:rsidDel="00000000" w:rsidR="00000000" w:rsidRPr="00000000">
        <w:rPr>
          <w:rFonts w:ascii="Palatino Linotype" w:cs="Palatino Linotype" w:eastAsia="Palatino Linotype" w:hAnsi="Palatino Linotype"/>
          <w:color w:val="000000"/>
          <w:rtl w:val="0"/>
        </w:rPr>
        <w:t xml:space="preserve">Nairobi, CA, Cri. Appeal No. 119 of 2004; (delivered on April 27, 2007)</w:t>
      </w:r>
      <w:r w:rsidDel="00000000" w:rsidR="00000000" w:rsidRPr="00000000">
        <w:rPr>
          <w:rtl w:val="0"/>
        </w:rPr>
      </w:r>
    </w:p>
    <w:p w:rsidR="00000000" w:rsidDel="00000000" w:rsidP="00000000" w:rsidRDefault="00000000" w:rsidRPr="00000000" w14:paraId="0000021D">
      <w:pPr>
        <w:pageBreakBefore w:val="0"/>
        <w:spacing w:after="0" w:lineRule="auto"/>
        <w:rPr>
          <w:rFonts w:ascii="Palatino Linotype" w:cs="Palatino Linotype" w:eastAsia="Palatino Linotype" w:hAnsi="Palatino Linotype"/>
          <w:b w:val="1"/>
          <w:i w:val="1"/>
          <w:color w:val="000000"/>
        </w:rPr>
      </w:pP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1"/>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2"/>
          <w:szCs w:val="22"/>
          <w:u w:val="none"/>
          <w:shd w:fill="auto" w:val="clear"/>
          <w:vertAlign w:val="baseline"/>
          <w:rtl w:val="0"/>
        </w:rPr>
        <w:t xml:space="preserve">On the threshold test</w:t>
      </w:r>
    </w:p>
    <w:p w:rsidR="00000000" w:rsidDel="00000000" w:rsidP="00000000" w:rsidRDefault="00000000" w:rsidRPr="00000000" w14:paraId="0000021F">
      <w:pPr>
        <w:pageBreakBefore w:val="0"/>
        <w:spacing w:after="0" w:lineRule="auto"/>
        <w:rPr>
          <w:rFonts w:ascii="Palatino Linotype" w:cs="Palatino Linotype" w:eastAsia="Palatino Linotype" w:hAnsi="Palatino Linotype"/>
          <w:i w:val="1"/>
          <w:color w:val="000000"/>
        </w:rPr>
      </w:pPr>
      <w:r w:rsidDel="00000000" w:rsidR="00000000" w:rsidRPr="00000000">
        <w:rPr>
          <w:rFonts w:ascii="Palatino Linotype" w:cs="Palatino Linotype" w:eastAsia="Palatino Linotype" w:hAnsi="Palatino Linotype"/>
          <w:i w:val="1"/>
          <w:color w:val="000000"/>
          <w:rtl w:val="0"/>
        </w:rPr>
        <w:t xml:space="preserve">Anarita Karimi Njeru v. Attorney General </w:t>
      </w:r>
      <w:r w:rsidDel="00000000" w:rsidR="00000000" w:rsidRPr="00000000">
        <w:rPr>
          <w:rFonts w:ascii="Palatino Linotype" w:cs="Palatino Linotype" w:eastAsia="Palatino Linotype" w:hAnsi="Palatino Linotype"/>
          <w:color w:val="000000"/>
          <w:rtl w:val="0"/>
        </w:rPr>
        <w:t xml:space="preserve">[1979] KLR 154</w:t>
      </w:r>
      <w:r w:rsidDel="00000000" w:rsidR="00000000" w:rsidRPr="00000000">
        <w:rPr>
          <w:rtl w:val="0"/>
        </w:rPr>
      </w:r>
    </w:p>
    <w:p w:rsidR="00000000" w:rsidDel="00000000" w:rsidP="00000000" w:rsidRDefault="00000000" w:rsidRPr="00000000" w14:paraId="00000220">
      <w:pPr>
        <w:pageBreakBefore w:val="0"/>
        <w:spacing w:after="0" w:lineRule="auto"/>
        <w:rPr>
          <w:rFonts w:ascii="Palatino Linotype" w:cs="Palatino Linotype" w:eastAsia="Palatino Linotype" w:hAnsi="Palatino Linotype"/>
          <w:i w:val="1"/>
          <w:color w:val="000000"/>
        </w:rPr>
      </w:pPr>
      <w:r w:rsidDel="00000000" w:rsidR="00000000" w:rsidRPr="00000000">
        <w:rPr>
          <w:rFonts w:ascii="Palatino Linotype" w:cs="Palatino Linotype" w:eastAsia="Palatino Linotype" w:hAnsi="Palatino Linotype"/>
          <w:i w:val="1"/>
          <w:color w:val="000000"/>
          <w:rtl w:val="0"/>
        </w:rPr>
        <w:t xml:space="preserve">Stanley Njindo Matiba v. Attorney General, </w:t>
      </w:r>
      <w:r w:rsidDel="00000000" w:rsidR="00000000" w:rsidRPr="00000000">
        <w:rPr>
          <w:rFonts w:ascii="Palatino Linotype" w:cs="Palatino Linotype" w:eastAsia="Palatino Linotype" w:hAnsi="Palatino Linotype"/>
          <w:color w:val="000000"/>
          <w:rtl w:val="0"/>
        </w:rPr>
        <w:t xml:space="preserve">Nairobi HC, Misc. Application No. 666 of 1990,</w:t>
      </w:r>
      <w:r w:rsidDel="00000000" w:rsidR="00000000" w:rsidRPr="00000000">
        <w:rPr>
          <w:rtl w:val="0"/>
        </w:rPr>
      </w:r>
    </w:p>
    <w:p w:rsidR="00000000" w:rsidDel="00000000" w:rsidP="00000000" w:rsidRDefault="00000000" w:rsidRPr="00000000" w14:paraId="00000221">
      <w:pPr>
        <w:pageBreakBefore w:val="0"/>
        <w:spacing w:after="0" w:lineRule="auto"/>
        <w:rPr>
          <w:rFonts w:ascii="Palatino Linotype" w:cs="Palatino Linotype" w:eastAsia="Palatino Linotype" w:hAnsi="Palatino Linotype"/>
          <w:i w:val="1"/>
          <w:color w:val="000000"/>
        </w:rPr>
      </w:pPr>
      <w:r w:rsidDel="00000000" w:rsidR="00000000" w:rsidRPr="00000000">
        <w:rPr>
          <w:rFonts w:ascii="Palatino Linotype" w:cs="Palatino Linotype" w:eastAsia="Palatino Linotype" w:hAnsi="Palatino Linotype"/>
          <w:i w:val="1"/>
          <w:color w:val="000000"/>
          <w:rtl w:val="0"/>
        </w:rPr>
        <w:t xml:space="preserve">Kamlesh Mansukhlal Damji Pattni v. Attorney General </w:t>
      </w:r>
      <w:r w:rsidDel="00000000" w:rsidR="00000000" w:rsidRPr="00000000">
        <w:rPr>
          <w:rFonts w:ascii="Palatino Linotype" w:cs="Palatino Linotype" w:eastAsia="Palatino Linotype" w:hAnsi="Palatino Linotype"/>
          <w:color w:val="000000"/>
          <w:rtl w:val="0"/>
        </w:rPr>
        <w:t xml:space="preserve">[2001] KLR 264</w:t>
      </w:r>
      <w:r w:rsidDel="00000000" w:rsidR="00000000" w:rsidRPr="00000000">
        <w:rPr>
          <w:rtl w:val="0"/>
        </w:rPr>
      </w:r>
    </w:p>
    <w:p w:rsidR="00000000" w:rsidDel="00000000" w:rsidP="00000000" w:rsidRDefault="00000000" w:rsidRPr="00000000" w14:paraId="00000222">
      <w:pPr>
        <w:pageBreakBefore w:val="0"/>
        <w:spacing w:after="0" w:lineRule="auto"/>
        <w:rPr>
          <w:rFonts w:ascii="Palatino Linotype" w:cs="Palatino Linotype" w:eastAsia="Palatino Linotype" w:hAnsi="Palatino Linotype"/>
          <w:i w:val="1"/>
          <w:color w:val="000000"/>
        </w:rPr>
      </w:pPr>
      <w:r w:rsidDel="00000000" w:rsidR="00000000" w:rsidRPr="00000000">
        <w:rPr>
          <w:rFonts w:ascii="Palatino Linotype" w:cs="Palatino Linotype" w:eastAsia="Palatino Linotype" w:hAnsi="Palatino Linotype"/>
          <w:i w:val="1"/>
          <w:color w:val="000000"/>
          <w:rtl w:val="0"/>
        </w:rPr>
        <w:t xml:space="preserve">Meme v. Republic &amp;Anor</w:t>
      </w:r>
      <w:r w:rsidDel="00000000" w:rsidR="00000000" w:rsidRPr="00000000">
        <w:rPr>
          <w:rFonts w:ascii="Palatino Linotype" w:cs="Palatino Linotype" w:eastAsia="Palatino Linotype" w:hAnsi="Palatino Linotype"/>
          <w:color w:val="000000"/>
          <w:rtl w:val="0"/>
        </w:rPr>
        <w:t xml:space="preserve">[2004] 1 KLR 637</w:t>
      </w:r>
      <w:r w:rsidDel="00000000" w:rsidR="00000000" w:rsidRPr="00000000">
        <w:rPr>
          <w:rtl w:val="0"/>
        </w:rPr>
      </w:r>
    </w:p>
    <w:p w:rsidR="00000000" w:rsidDel="00000000" w:rsidP="00000000" w:rsidRDefault="00000000" w:rsidRPr="00000000" w14:paraId="00000223">
      <w:pPr>
        <w:pageBreakBefore w:val="0"/>
        <w:spacing w:after="0" w:lineRule="auto"/>
        <w:rPr>
          <w:rFonts w:ascii="Palatino Linotype" w:cs="Palatino Linotype" w:eastAsia="Palatino Linotype" w:hAnsi="Palatino Linotype"/>
          <w:i w:val="1"/>
          <w:color w:val="000000"/>
        </w:rPr>
      </w:pPr>
      <w:r w:rsidDel="00000000" w:rsidR="00000000" w:rsidRPr="00000000">
        <w:rPr>
          <w:rFonts w:ascii="Palatino Linotype" w:cs="Palatino Linotype" w:eastAsia="Palatino Linotype" w:hAnsi="Palatino Linotype"/>
          <w:i w:val="1"/>
          <w:color w:val="000000"/>
          <w:rtl w:val="0"/>
        </w:rPr>
        <w:t xml:space="preserve">Cyprian Kubai v. Stanley Kanyonga Mwenda, </w:t>
      </w:r>
      <w:r w:rsidDel="00000000" w:rsidR="00000000" w:rsidRPr="00000000">
        <w:rPr>
          <w:rFonts w:ascii="Palatino Linotype" w:cs="Palatino Linotype" w:eastAsia="Palatino Linotype" w:hAnsi="Palatino Linotype"/>
          <w:color w:val="000000"/>
          <w:rtl w:val="0"/>
        </w:rPr>
        <w:t xml:space="preserve">Nairobi HC Misc. Appln no. 612 of 2002</w:t>
      </w:r>
      <w:r w:rsidDel="00000000" w:rsidR="00000000" w:rsidRPr="00000000">
        <w:rPr>
          <w:rtl w:val="0"/>
        </w:rPr>
      </w:r>
    </w:p>
    <w:p w:rsidR="00000000" w:rsidDel="00000000" w:rsidP="00000000" w:rsidRDefault="00000000" w:rsidRPr="00000000" w14:paraId="00000224">
      <w:pPr>
        <w:pageBreakBefore w:val="0"/>
        <w:spacing w:after="0" w:lineRule="auto"/>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i w:val="1"/>
          <w:color w:val="000000"/>
          <w:rtl w:val="0"/>
        </w:rPr>
        <w:t xml:space="preserve">Minister for Home Affairs and Another v. Fischer </w:t>
      </w:r>
      <w:r w:rsidDel="00000000" w:rsidR="00000000" w:rsidRPr="00000000">
        <w:rPr>
          <w:rFonts w:ascii="Palatino Linotype" w:cs="Palatino Linotype" w:eastAsia="Palatino Linotype" w:hAnsi="Palatino Linotype"/>
          <w:color w:val="000000"/>
          <w:rtl w:val="0"/>
        </w:rPr>
        <w:t xml:space="preserve">[1979] 3 ALL ER 21</w:t>
      </w:r>
    </w:p>
    <w:p w:rsidR="00000000" w:rsidDel="00000000" w:rsidP="00000000" w:rsidRDefault="00000000" w:rsidRPr="00000000" w14:paraId="00000225">
      <w:pPr>
        <w:pageBreakBefore w:val="0"/>
        <w:spacing w:after="0" w:lineRule="auto"/>
        <w:rPr>
          <w:rFonts w:ascii="Palatino Linotype" w:cs="Palatino Linotype" w:eastAsia="Palatino Linotype" w:hAnsi="Palatino Linotype"/>
          <w:i w:val="1"/>
          <w:color w:val="000000"/>
        </w:rPr>
      </w:pPr>
      <w:r w:rsidDel="00000000" w:rsidR="00000000" w:rsidRPr="00000000">
        <w:rPr>
          <w:rFonts w:ascii="Palatino Linotype" w:cs="Palatino Linotype" w:eastAsia="Palatino Linotype" w:hAnsi="Palatino Linotype"/>
          <w:i w:val="1"/>
          <w:color w:val="000000"/>
          <w:rtl w:val="0"/>
        </w:rPr>
        <w:t xml:space="preserve">R v. Elman </w:t>
      </w:r>
      <w:r w:rsidDel="00000000" w:rsidR="00000000" w:rsidRPr="00000000">
        <w:rPr>
          <w:rFonts w:ascii="Palatino Linotype" w:cs="Palatino Linotype" w:eastAsia="Palatino Linotype" w:hAnsi="Palatino Linotype"/>
          <w:color w:val="000000"/>
          <w:rtl w:val="0"/>
        </w:rPr>
        <w:t xml:space="preserve">[1969] EA 357</w:t>
      </w:r>
      <w:r w:rsidDel="00000000" w:rsidR="00000000" w:rsidRPr="00000000">
        <w:rPr>
          <w:rtl w:val="0"/>
        </w:rPr>
      </w:r>
    </w:p>
    <w:p w:rsidR="00000000" w:rsidDel="00000000" w:rsidP="00000000" w:rsidRDefault="00000000" w:rsidRPr="00000000" w14:paraId="00000226">
      <w:pPr>
        <w:pageBreakBefore w:val="0"/>
        <w:spacing w:after="0" w:lineRule="auto"/>
        <w:rPr>
          <w:rFonts w:ascii="Palatino Linotype" w:cs="Palatino Linotype" w:eastAsia="Palatino Linotype" w:hAnsi="Palatino Linotype"/>
          <w:b w:val="1"/>
          <w:color w:val="000000"/>
        </w:rPr>
      </w:pP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1"/>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2"/>
          <w:szCs w:val="22"/>
          <w:u w:val="none"/>
          <w:shd w:fill="auto" w:val="clear"/>
          <w:vertAlign w:val="baseline"/>
          <w:rtl w:val="0"/>
        </w:rPr>
        <w:t xml:space="preserve">Non-compliance with prescribed Rules</w:t>
      </w:r>
    </w:p>
    <w:p w:rsidR="00000000" w:rsidDel="00000000" w:rsidP="00000000" w:rsidRDefault="00000000" w:rsidRPr="00000000" w14:paraId="00000228">
      <w:pPr>
        <w:pageBreakBefore w:val="0"/>
        <w:spacing w:after="0" w:lineRule="auto"/>
        <w:rPr>
          <w:rFonts w:ascii="Palatino Linotype" w:cs="Palatino Linotype" w:eastAsia="Palatino Linotype" w:hAnsi="Palatino Linotype"/>
          <w:i w:val="1"/>
          <w:color w:val="000000"/>
        </w:rPr>
      </w:pPr>
      <w:r w:rsidDel="00000000" w:rsidR="00000000" w:rsidRPr="00000000">
        <w:rPr>
          <w:rFonts w:ascii="Palatino Linotype" w:cs="Palatino Linotype" w:eastAsia="Palatino Linotype" w:hAnsi="Palatino Linotype"/>
          <w:i w:val="1"/>
          <w:color w:val="000000"/>
          <w:rtl w:val="0"/>
        </w:rPr>
        <w:t xml:space="preserve">Livingstone Maina Ngare v. Attorney General &amp; Anor, </w:t>
      </w:r>
      <w:r w:rsidDel="00000000" w:rsidR="00000000" w:rsidRPr="00000000">
        <w:rPr>
          <w:rFonts w:ascii="Palatino Linotype" w:cs="Palatino Linotype" w:eastAsia="Palatino Linotype" w:hAnsi="Palatino Linotype"/>
          <w:color w:val="000000"/>
          <w:rtl w:val="0"/>
        </w:rPr>
        <w:t xml:space="preserve">HC Misc. Cr. Appln No. 173 of 2003</w:t>
      </w:r>
      <w:r w:rsidDel="00000000" w:rsidR="00000000" w:rsidRPr="00000000">
        <w:rPr>
          <w:rtl w:val="0"/>
        </w:rPr>
      </w:r>
    </w:p>
    <w:p w:rsidR="00000000" w:rsidDel="00000000" w:rsidP="00000000" w:rsidRDefault="00000000" w:rsidRPr="00000000" w14:paraId="00000229">
      <w:pPr>
        <w:pageBreakBefore w:val="0"/>
        <w:spacing w:after="0" w:lineRule="auto"/>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i w:val="1"/>
          <w:color w:val="000000"/>
          <w:rtl w:val="0"/>
        </w:rPr>
        <w:t xml:space="preserve">Wiliam Birir Arap Chelashaw v. Attorney General &amp; Anor, </w:t>
      </w:r>
      <w:r w:rsidDel="00000000" w:rsidR="00000000" w:rsidRPr="00000000">
        <w:rPr>
          <w:rFonts w:ascii="Palatino Linotype" w:cs="Palatino Linotype" w:eastAsia="Palatino Linotype" w:hAnsi="Palatino Linotype"/>
          <w:color w:val="000000"/>
          <w:rtl w:val="0"/>
        </w:rPr>
        <w:t xml:space="preserve">Nairobi H.C. Misc. Cr. Appln. No. 898 of 2003</w:t>
      </w:r>
    </w:p>
    <w:p w:rsidR="00000000" w:rsidDel="00000000" w:rsidP="00000000" w:rsidRDefault="00000000" w:rsidRPr="00000000" w14:paraId="0000022A">
      <w:pPr>
        <w:pageBreakBefore w:val="0"/>
        <w:spacing w:after="0" w:lineRule="auto"/>
        <w:rPr>
          <w:rFonts w:ascii="Palatino Linotype" w:cs="Palatino Linotype" w:eastAsia="Palatino Linotype" w:hAnsi="Palatino Linotype"/>
          <w:i w:val="1"/>
          <w:color w:val="000000"/>
        </w:rPr>
      </w:pP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1"/>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2"/>
          <w:szCs w:val="22"/>
          <w:u w:val="none"/>
          <w:shd w:fill="auto" w:val="clear"/>
          <w:vertAlign w:val="baseline"/>
          <w:rtl w:val="0"/>
        </w:rPr>
        <w:t xml:space="preserve">Use of judicial review to ventilate constitutional rights</w:t>
      </w:r>
    </w:p>
    <w:p w:rsidR="00000000" w:rsidDel="00000000" w:rsidP="00000000" w:rsidRDefault="00000000" w:rsidRPr="00000000" w14:paraId="0000022C">
      <w:pPr>
        <w:pageBreakBefore w:val="0"/>
        <w:spacing w:after="0" w:lineRule="auto"/>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i w:val="1"/>
          <w:color w:val="000000"/>
          <w:rtl w:val="0"/>
        </w:rPr>
        <w:t xml:space="preserve">Republic v. Kenya Roads Board ex parte John Harun Mwau, </w:t>
      </w:r>
      <w:r w:rsidDel="00000000" w:rsidR="00000000" w:rsidRPr="00000000">
        <w:rPr>
          <w:rFonts w:ascii="Palatino Linotype" w:cs="Palatino Linotype" w:eastAsia="Palatino Linotype" w:hAnsi="Palatino Linotype"/>
          <w:color w:val="000000"/>
          <w:rtl w:val="0"/>
        </w:rPr>
        <w:t xml:space="preserve">Nairobi, HC Misc. Appln No. 1372 of 2000</w:t>
      </w:r>
    </w:p>
    <w:p w:rsidR="00000000" w:rsidDel="00000000" w:rsidP="00000000" w:rsidRDefault="00000000" w:rsidRPr="00000000" w14:paraId="0000022D">
      <w:pPr>
        <w:pageBreakBefore w:val="0"/>
        <w:spacing w:after="0" w:lineRule="auto"/>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i w:val="1"/>
          <w:color w:val="000000"/>
          <w:rtl w:val="0"/>
        </w:rPr>
        <w:t xml:space="preserve">Republic v. Hon. Chief Justice of Kenya &amp; Others Ex Parte Roseline Naliaka Nambuye, </w:t>
      </w:r>
      <w:r w:rsidDel="00000000" w:rsidR="00000000" w:rsidRPr="00000000">
        <w:rPr>
          <w:rFonts w:ascii="Palatino Linotype" w:cs="Palatino Linotype" w:eastAsia="Palatino Linotype" w:hAnsi="Palatino Linotype"/>
          <w:color w:val="000000"/>
          <w:rtl w:val="0"/>
        </w:rPr>
        <w:t xml:space="preserve">Nairobi, HC Misc Appln No. 764 of 2004</w:t>
      </w:r>
    </w:p>
    <w:p w:rsidR="00000000" w:rsidDel="00000000" w:rsidP="00000000" w:rsidRDefault="00000000" w:rsidRPr="00000000" w14:paraId="0000022E">
      <w:pPr>
        <w:pageBreakBefore w:val="0"/>
        <w:spacing w:after="0" w:lineRule="auto"/>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i w:val="1"/>
          <w:color w:val="000000"/>
          <w:rtl w:val="0"/>
        </w:rPr>
        <w:t xml:space="preserve">Republic v. Judicial Commission of Inquiry into the Goldenberg Affair Ex parte Hon Prof. George Saitoti </w:t>
      </w:r>
      <w:r w:rsidDel="00000000" w:rsidR="00000000" w:rsidRPr="00000000">
        <w:rPr>
          <w:rFonts w:ascii="Palatino Linotype" w:cs="Palatino Linotype" w:eastAsia="Palatino Linotype" w:hAnsi="Palatino Linotype"/>
          <w:color w:val="000000"/>
          <w:rtl w:val="0"/>
        </w:rPr>
        <w:t xml:space="preserve">Misc Civ. Appln No. 102 of 2006</w:t>
      </w:r>
    </w:p>
    <w:p w:rsidR="00000000" w:rsidDel="00000000" w:rsidP="00000000" w:rsidRDefault="00000000" w:rsidRPr="00000000" w14:paraId="0000022F">
      <w:pPr>
        <w:pageBreakBefore w:val="0"/>
        <w:spacing w:after="0" w:lineRule="auto"/>
        <w:rPr>
          <w:rFonts w:ascii="Palatino Linotype" w:cs="Palatino Linotype" w:eastAsia="Palatino Linotype" w:hAnsi="Palatino Linotype"/>
          <w:b w:val="1"/>
          <w:color w:val="000000"/>
        </w:rPr>
      </w:pP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alatino Linotype" w:cs="Palatino Linotype" w:eastAsia="Palatino Linotype" w:hAnsi="Palatino Linotype"/>
          <w:b w:val="1"/>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2"/>
          <w:szCs w:val="22"/>
          <w:u w:val="none"/>
          <w:shd w:fill="auto" w:val="clear"/>
          <w:vertAlign w:val="baseline"/>
          <w:rtl w:val="0"/>
        </w:rPr>
        <w:t xml:space="preserve">On </w:t>
      </w:r>
      <w:r w:rsidDel="00000000" w:rsidR="00000000" w:rsidRPr="00000000">
        <w:rPr>
          <w:rFonts w:ascii="Palatino Linotype" w:cs="Palatino Linotype" w:eastAsia="Palatino Linotype" w:hAnsi="Palatino Linotype"/>
          <w:b w:val="1"/>
          <w:i w:val="1"/>
          <w:smallCaps w:val="0"/>
          <w:strike w:val="0"/>
          <w:color w:val="000000"/>
          <w:sz w:val="22"/>
          <w:szCs w:val="22"/>
          <w:u w:val="none"/>
          <w:shd w:fill="auto" w:val="clear"/>
          <w:vertAlign w:val="baseline"/>
          <w:rtl w:val="0"/>
        </w:rPr>
        <w:t xml:space="preserve">Locus Standi</w:t>
      </w:r>
      <w:r w:rsidDel="00000000" w:rsidR="00000000" w:rsidRPr="00000000">
        <w:rPr>
          <w:rtl w:val="0"/>
        </w:rPr>
      </w:r>
    </w:p>
    <w:p w:rsidR="00000000" w:rsidDel="00000000" w:rsidP="00000000" w:rsidRDefault="00000000" w:rsidRPr="00000000" w14:paraId="00000231">
      <w:pPr>
        <w:pageBreakBefore w:val="0"/>
        <w:spacing w:after="0" w:lineRule="auto"/>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i w:val="1"/>
          <w:color w:val="000000"/>
          <w:rtl w:val="0"/>
        </w:rPr>
        <w:t xml:space="preserve">Kenya Bankers Association &amp; Others v. Minister for Finance &amp; Anor</w:t>
      </w:r>
      <w:r w:rsidDel="00000000" w:rsidR="00000000" w:rsidRPr="00000000">
        <w:rPr>
          <w:rFonts w:ascii="Palatino Linotype" w:cs="Palatino Linotype" w:eastAsia="Palatino Linotype" w:hAnsi="Palatino Linotype"/>
          <w:color w:val="000000"/>
          <w:rtl w:val="0"/>
        </w:rPr>
        <w:t xml:space="preserve"> (No. 4)</w:t>
      </w:r>
    </w:p>
    <w:p w:rsidR="00000000" w:rsidDel="00000000" w:rsidP="00000000" w:rsidRDefault="00000000" w:rsidRPr="00000000" w14:paraId="00000232">
      <w:pPr>
        <w:pageBreakBefore w:val="0"/>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i w:val="1"/>
          <w:color w:val="000000"/>
          <w:rtl w:val="0"/>
        </w:rPr>
        <w:t xml:space="preserve">Patrick Ouma Onyango&amp; 12 Others v. Attorney General &amp; 2 Others,</w:t>
      </w:r>
      <w:r w:rsidDel="00000000" w:rsidR="00000000" w:rsidRPr="00000000">
        <w:rPr>
          <w:rFonts w:ascii="Palatino Linotype" w:cs="Palatino Linotype" w:eastAsia="Palatino Linotype" w:hAnsi="Palatino Linotype"/>
          <w:color w:val="000000"/>
          <w:rtl w:val="0"/>
        </w:rPr>
        <w:t xml:space="preserve"> HC Misc. Civ. Appln No. 677 of 2005</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center"/>
        <w:rPr>
          <w:rFonts w:ascii="Palatino Linotype" w:cs="Palatino Linotype" w:eastAsia="Palatino Linotype" w:hAnsi="Palatino Linotyp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center"/>
        <w:rPr>
          <w:rFonts w:ascii="Palatino Linotype" w:cs="Palatino Linotype" w:eastAsia="Palatino Linotype" w:hAnsi="Palatino Linotyp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center"/>
        <w:rPr>
          <w:rFonts w:ascii="Palatino Linotype" w:cs="Palatino Linotype" w:eastAsia="Palatino Linotype" w:hAnsi="Palatino Linotype"/>
          <w:b w:val="1"/>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2"/>
          <w:szCs w:val="22"/>
          <w:u w:val="none"/>
          <w:shd w:fill="auto" w:val="clear"/>
          <w:vertAlign w:val="baseline"/>
          <w:rtl w:val="0"/>
        </w:rPr>
        <w:t xml:space="preserve">TOPIC 11: Costs</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center"/>
        <w:rPr>
          <w:rFonts w:ascii="Palatino Linotype" w:cs="Palatino Linotype" w:eastAsia="Palatino Linotype" w:hAnsi="Palatino Linotyp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1"/>
          <w:i w:val="1"/>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Costs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inter partes</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1"/>
          <w:i w:val="1"/>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Party and Party Costs</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1"/>
          <w:i w:val="1"/>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Advocate-Client Costs</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1"/>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Costs in interlocutory proceedings</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1"/>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Costs in cause</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1"/>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Plaintiff’s costs in the cause</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1"/>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Defendant’s costs in the cause</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1"/>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Costs in any event</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Costs thrown away</w:t>
      </w:r>
    </w:p>
    <w:p w:rsidR="00000000" w:rsidDel="00000000" w:rsidP="00000000" w:rsidRDefault="00000000" w:rsidRPr="00000000" w14:paraId="0000024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Costs reserved</w:t>
      </w:r>
    </w:p>
    <w:p w:rsidR="00000000" w:rsidDel="00000000" w:rsidP="00000000" w:rsidRDefault="00000000" w:rsidRPr="00000000" w14:paraId="0000024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No order as to costs</w:t>
      </w:r>
    </w:p>
    <w:p w:rsidR="00000000" w:rsidDel="00000000" w:rsidP="00000000" w:rsidRDefault="00000000" w:rsidRPr="00000000" w14:paraId="0000024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Counsel to pay costs</w:t>
      </w:r>
    </w:p>
    <w:p w:rsidR="00000000" w:rsidDel="00000000" w:rsidP="00000000" w:rsidRDefault="00000000" w:rsidRPr="00000000" w14:paraId="0000024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The taxation process</w:t>
      </w:r>
    </w:p>
    <w:p w:rsidR="00000000" w:rsidDel="00000000" w:rsidP="00000000" w:rsidRDefault="00000000" w:rsidRPr="00000000" w14:paraId="0000024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Costs between Advocate and Client</w:t>
      </w:r>
    </w:p>
    <w:p w:rsidR="00000000" w:rsidDel="00000000" w:rsidP="00000000" w:rsidRDefault="00000000" w:rsidRPr="00000000" w14:paraId="0000024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Discretion of taxing officer</w:t>
      </w:r>
    </w:p>
    <w:p w:rsidR="00000000" w:rsidDel="00000000" w:rsidP="00000000" w:rsidRDefault="00000000" w:rsidRPr="00000000" w14:paraId="0000024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Principles to be observed in taxing costs</w:t>
      </w:r>
    </w:p>
    <w:p w:rsidR="00000000" w:rsidDel="00000000" w:rsidP="00000000" w:rsidRDefault="00000000" w:rsidRPr="00000000" w14:paraId="0000024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Costs to more than one advocate</w:t>
      </w:r>
    </w:p>
    <w:p w:rsidR="00000000" w:rsidDel="00000000" w:rsidP="00000000" w:rsidRDefault="00000000" w:rsidRPr="00000000" w14:paraId="0000024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Change of advocates</w:t>
      </w:r>
    </w:p>
    <w:p w:rsidR="00000000" w:rsidDel="00000000" w:rsidP="00000000" w:rsidRDefault="00000000" w:rsidRPr="00000000" w14:paraId="0000024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Appeal on taxation</w:t>
      </w:r>
    </w:p>
    <w:p w:rsidR="00000000" w:rsidDel="00000000" w:rsidP="00000000" w:rsidRDefault="00000000" w:rsidRPr="00000000" w14:paraId="0000024A">
      <w:pPr>
        <w:pageBreakBefore w:val="0"/>
        <w:spacing w:after="0" w:lineRule="auto"/>
        <w:jc w:val="both"/>
        <w:rPr>
          <w:rFonts w:ascii="Palatino Linotype" w:cs="Palatino Linotype" w:eastAsia="Palatino Linotype" w:hAnsi="Palatino Linotype"/>
          <w:b w:val="1"/>
          <w:color w:val="000000"/>
        </w:rPr>
      </w:pPr>
      <w:r w:rsidDel="00000000" w:rsidR="00000000" w:rsidRPr="00000000">
        <w:rPr>
          <w:rFonts w:ascii="Palatino Linotype" w:cs="Palatino Linotype" w:eastAsia="Palatino Linotype" w:hAnsi="Palatino Linotype"/>
          <w:b w:val="1"/>
          <w:color w:val="000000"/>
          <w:rtl w:val="0"/>
        </w:rPr>
        <w:t xml:space="preserve">Topic Objectives</w:t>
      </w:r>
    </w:p>
    <w:p w:rsidR="00000000" w:rsidDel="00000000" w:rsidP="00000000" w:rsidRDefault="00000000" w:rsidRPr="00000000" w14:paraId="0000024B">
      <w:pPr>
        <w:pageBreakBefore w:val="0"/>
        <w:spacing w:after="0" w:lineRule="auto"/>
        <w:jc w:val="both"/>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By the end of the discussion of this topic and the relevant readings students should be able to:</w:t>
      </w:r>
    </w:p>
    <w:p w:rsidR="00000000" w:rsidDel="00000000" w:rsidP="00000000" w:rsidRDefault="00000000" w:rsidRPr="00000000" w14:paraId="0000024C">
      <w:pPr>
        <w:pageBreakBefore w:val="0"/>
        <w:spacing w:after="0" w:lineRule="auto"/>
        <w:jc w:val="both"/>
        <w:rPr>
          <w:rFonts w:ascii="Palatino Linotype" w:cs="Palatino Linotype" w:eastAsia="Palatino Linotype" w:hAnsi="Palatino Linotype"/>
          <w:color w:val="000000"/>
        </w:rPr>
      </w:pP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explain the determination of costs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inter partes,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and advocate client costs</w:t>
      </w:r>
    </w:p>
    <w:p w:rsidR="00000000" w:rsidDel="00000000" w:rsidP="00000000" w:rsidRDefault="00000000" w:rsidRPr="00000000" w14:paraId="0000024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explain the determination of costs in interlocutory proceedings</w:t>
      </w:r>
    </w:p>
    <w:p w:rsidR="00000000" w:rsidDel="00000000" w:rsidP="00000000" w:rsidRDefault="00000000" w:rsidRPr="00000000" w14:paraId="0000024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explain the commonly used special terminological expressions in costs orders, such as costs, “, “costs reserved”, “no order as to costs”</w:t>
      </w:r>
    </w:p>
    <w:p w:rsidR="00000000" w:rsidDel="00000000" w:rsidP="00000000" w:rsidRDefault="00000000" w:rsidRPr="00000000" w14:paraId="0000025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explain under what circumstances an advocate will be obliged to pay costs personally</w:t>
      </w:r>
    </w:p>
    <w:p w:rsidR="00000000" w:rsidDel="00000000" w:rsidP="00000000" w:rsidRDefault="00000000" w:rsidRPr="00000000" w14:paraId="0000025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demonstrate the taxation process and governing principles</w:t>
      </w:r>
    </w:p>
    <w:p w:rsidR="00000000" w:rsidDel="00000000" w:rsidP="00000000" w:rsidRDefault="00000000" w:rsidRPr="00000000" w14:paraId="0000025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explain appeal against orders in taxation of bills of costs</w:t>
      </w:r>
    </w:p>
    <w:p w:rsidR="00000000" w:rsidDel="00000000" w:rsidP="00000000" w:rsidRDefault="00000000" w:rsidRPr="00000000" w14:paraId="00000253">
      <w:pPr>
        <w:pageBreakBefore w:val="0"/>
        <w:spacing w:after="0" w:lineRule="auto"/>
        <w:jc w:val="both"/>
        <w:rPr>
          <w:rFonts w:ascii="Palatino Linotype" w:cs="Palatino Linotype" w:eastAsia="Palatino Linotype" w:hAnsi="Palatino Linotype"/>
          <w:color w:val="ff0000"/>
        </w:rPr>
      </w:pPr>
      <w:r w:rsidDel="00000000" w:rsidR="00000000" w:rsidRPr="00000000">
        <w:rPr>
          <w:rtl w:val="0"/>
        </w:rPr>
      </w:r>
    </w:p>
    <w:p w:rsidR="00000000" w:rsidDel="00000000" w:rsidP="00000000" w:rsidRDefault="00000000" w:rsidRPr="00000000" w14:paraId="00000254">
      <w:pPr>
        <w:pageBreakBefore w:val="0"/>
        <w:spacing w:after="0" w:lineRule="auto"/>
        <w:ind w:left="1440" w:hanging="144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color w:val="ff0000"/>
        </w:rPr>
        <w:drawing>
          <wp:inline distB="0" distT="0" distL="0" distR="0">
            <wp:extent cx="879285" cy="439642"/>
            <wp:effectExtent b="0" l="0" r="0" t="0"/>
            <wp:docPr descr="C:\Users\cmwanza\Desktop\3.jpg" id="15" name="image1.jpg"/>
            <a:graphic>
              <a:graphicData uri="http://schemas.openxmlformats.org/drawingml/2006/picture">
                <pic:pic>
                  <pic:nvPicPr>
                    <pic:cNvPr descr="C:\Users\cmwanza\Desktop\3.jpg" id="0" name="image1.jpg"/>
                    <pic:cNvPicPr preferRelativeResize="0"/>
                  </pic:nvPicPr>
                  <pic:blipFill>
                    <a:blip r:embed="rId10"/>
                    <a:srcRect b="0" l="0" r="0" t="0"/>
                    <a:stretch>
                      <a:fillRect/>
                    </a:stretch>
                  </pic:blipFill>
                  <pic:spPr>
                    <a:xfrm>
                      <a:off x="0" y="0"/>
                      <a:ext cx="879285" cy="439642"/>
                    </a:xfrm>
                    <a:prstGeom prst="rect"/>
                    <a:ln/>
                  </pic:spPr>
                </pic:pic>
              </a:graphicData>
            </a:graphic>
          </wp:inline>
        </w:drawing>
      </w:r>
      <w:r w:rsidDel="00000000" w:rsidR="00000000" w:rsidRPr="00000000">
        <w:rPr>
          <w:rFonts w:ascii="Palatino Linotype" w:cs="Palatino Linotype" w:eastAsia="Palatino Linotype" w:hAnsi="Palatino Linotype"/>
          <w:color w:val="ff0000"/>
          <w:rtl w:val="0"/>
        </w:rPr>
        <w:tab/>
      </w:r>
      <w:r w:rsidDel="00000000" w:rsidR="00000000" w:rsidRPr="00000000">
        <w:rPr>
          <w:rFonts w:ascii="Palatino Linotype" w:cs="Palatino Linotype" w:eastAsia="Palatino Linotype" w:hAnsi="Palatino Linotype"/>
          <w:rtl w:val="0"/>
        </w:rPr>
        <w:t xml:space="preserve">Illustrative drafts of Bills of Costs and how taxation of Bills is done – class presentations by Firms, and plenary critique, under the supervision and guidance of the lecturer.</w:t>
      </w:r>
    </w:p>
    <w:p w:rsidR="00000000" w:rsidDel="00000000" w:rsidP="00000000" w:rsidRDefault="00000000" w:rsidRPr="00000000" w14:paraId="00000255">
      <w:pPr>
        <w:pageBreakBefore w:val="0"/>
        <w:spacing w:after="0" w:lineRule="auto"/>
        <w:jc w:val="both"/>
        <w:rPr>
          <w:rFonts w:ascii="Palatino Linotype" w:cs="Palatino Linotype" w:eastAsia="Palatino Linotype" w:hAnsi="Palatino Linotype"/>
          <w:color w:val="ff0000"/>
        </w:rPr>
      </w:pPr>
      <w:r w:rsidDel="00000000" w:rsidR="00000000" w:rsidRPr="00000000">
        <w:rPr>
          <w:rtl w:val="0"/>
        </w:rPr>
      </w:r>
    </w:p>
    <w:p w:rsidR="00000000" w:rsidDel="00000000" w:rsidP="00000000" w:rsidRDefault="00000000" w:rsidRPr="00000000" w14:paraId="00000256">
      <w:pPr>
        <w:pageBreakBefore w:val="0"/>
        <w:spacing w:after="0" w:lineRule="auto"/>
        <w:jc w:val="both"/>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Readings</w:t>
      </w:r>
    </w:p>
    <w:p w:rsidR="00000000" w:rsidDel="00000000" w:rsidP="00000000" w:rsidRDefault="00000000" w:rsidRPr="00000000" w14:paraId="0000025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the Advocates Remuneration Order</w:t>
      </w:r>
    </w:p>
    <w:p w:rsidR="00000000" w:rsidDel="00000000" w:rsidP="00000000" w:rsidRDefault="00000000" w:rsidRPr="00000000" w14:paraId="0000025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Richard Kuloba, </w:t>
      </w:r>
      <w:r w:rsidDel="00000000" w:rsidR="00000000" w:rsidRPr="00000000">
        <w:rPr>
          <w:rFonts w:ascii="Palatino Linotype" w:cs="Palatino Linotype" w:eastAsia="Palatino Linotype" w:hAnsi="Palatino Linotype"/>
          <w:b w:val="0"/>
          <w:i w:val="1"/>
          <w:smallCaps w:val="0"/>
          <w:strike w:val="0"/>
          <w:color w:val="000000"/>
          <w:sz w:val="22"/>
          <w:szCs w:val="22"/>
          <w:u w:val="none"/>
          <w:shd w:fill="auto" w:val="clear"/>
          <w:vertAlign w:val="baseline"/>
          <w:rtl w:val="0"/>
        </w:rPr>
        <w:t xml:space="preserve">Judicial Hints on Civil Procedure</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 reprint 2015, LawAfrical Publishing (K), Ltd, Nairobi, pages 93 – 180, including specimen precedents on costs, Bills of costs and Taxation of Bills of Costs, after detailed exposition of the principles governing the taxation of Bills of costs.</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center"/>
        <w:rPr>
          <w:rFonts w:ascii="Palatino Linotype" w:cs="Palatino Linotype" w:eastAsia="Palatino Linotype" w:hAnsi="Palatino Linotype"/>
          <w:b w:val="1"/>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2"/>
          <w:szCs w:val="22"/>
          <w:u w:val="none"/>
          <w:shd w:fill="auto" w:val="clear"/>
          <w:vertAlign w:val="baseline"/>
          <w:rtl w:val="0"/>
        </w:rPr>
        <w:t xml:space="preserve">TOPIC 12: Procedures before specialised courts and Tribunals</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center"/>
        <w:rPr>
          <w:rFonts w:ascii="Palatino Linotype" w:cs="Palatino Linotype" w:eastAsia="Palatino Linotype" w:hAnsi="Palatino Linotype"/>
          <w:b w:val="1"/>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1"/>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Procedures in Employment and Labour Relations Court</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Procedure before the Environment and land Court</w:t>
      </w:r>
    </w:p>
    <w:p w:rsidR="00000000" w:rsidDel="00000000" w:rsidP="00000000" w:rsidRDefault="00000000" w:rsidRPr="00000000" w14:paraId="0000025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1"/>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Business Premises Rent Tribunal</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alatino Linotype" w:cs="Palatino Linotype" w:eastAsia="Palatino Linotype" w:hAnsi="Palatino Linotype"/>
          <w:b w:val="1"/>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Rent Restriction Tribunal</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Palatino Linotype" w:cs="Palatino Linotype" w:eastAsia="Palatino Linotype" w:hAnsi="Palatino Linotype"/>
          <w:b w:val="1"/>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National Environmental Tribunal</w:t>
      </w:r>
      <w:r w:rsidDel="00000000" w:rsidR="00000000" w:rsidRPr="00000000">
        <w:rPr>
          <w:rtl w:val="0"/>
        </w:rPr>
      </w:r>
    </w:p>
    <w:p w:rsidR="00000000" w:rsidDel="00000000" w:rsidP="00000000" w:rsidRDefault="00000000" w:rsidRPr="00000000" w14:paraId="00000261">
      <w:pPr>
        <w:pageBreakBefore w:val="0"/>
        <w:spacing w:after="0" w:lineRule="auto"/>
        <w:jc w:val="both"/>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b w:val="1"/>
          <w:color w:val="000000"/>
          <w:rtl w:val="0"/>
        </w:rPr>
        <w:t xml:space="preserve">Topic Objective</w:t>
      </w:r>
      <w:r w:rsidDel="00000000" w:rsidR="00000000" w:rsidRPr="00000000">
        <w:rPr>
          <w:rtl w:val="0"/>
        </w:rPr>
      </w:r>
    </w:p>
    <w:p w:rsidR="00000000" w:rsidDel="00000000" w:rsidP="00000000" w:rsidRDefault="00000000" w:rsidRPr="00000000" w14:paraId="00000262">
      <w:pPr>
        <w:pageBreakBefore w:val="0"/>
        <w:spacing w:after="0" w:lineRule="auto"/>
        <w:jc w:val="both"/>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By the end of the discussion of this topic and the relevant readings students should be able to explain the salient features of procedure in the industrial court, business rent tribunal, rent restriction tribunal and the national environmental tribunal</w:t>
      </w:r>
    </w:p>
    <w:p w:rsidR="00000000" w:rsidDel="00000000" w:rsidP="00000000" w:rsidRDefault="00000000" w:rsidRPr="00000000" w14:paraId="00000263">
      <w:pPr>
        <w:pageBreakBefore w:val="0"/>
        <w:rPr>
          <w:rFonts w:ascii="Palatino Linotype" w:cs="Palatino Linotype" w:eastAsia="Palatino Linotype" w:hAnsi="Palatino Linotype"/>
          <w:b w:val="1"/>
        </w:rPr>
      </w:pPr>
      <w:r w:rsidDel="00000000" w:rsidR="00000000" w:rsidRPr="00000000">
        <w:rPr>
          <w:rtl w:val="0"/>
        </w:rPr>
      </w:r>
    </w:p>
    <w:sectPr>
      <w:headerReference r:id="rId11" w:type="default"/>
      <w:footerReference r:id="rId12" w:type="default"/>
      <w:pgSz w:h="15840" w:w="12240" w:orient="portrait"/>
      <w:pgMar w:bottom="432"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man Old Style"/>
  <w:font w:name="Palatino Linotyp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font w:name="Arial Black">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6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808080"/>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64">
    <w:pPr>
      <w:pageBreakBefore w:val="0"/>
      <w:spacing w:after="0" w:line="240" w:lineRule="auto"/>
      <w:jc w:val="right"/>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Civil Litigation 2018</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170" w:hanging="360"/>
      </w:pPr>
      <w:rPr>
        <w:rFonts w:ascii="Noto Sans Symbols" w:cs="Noto Sans Symbols" w:eastAsia="Noto Sans Symbols" w:hAnsi="Noto Sans Symbols"/>
      </w:rPr>
    </w:lvl>
    <w:lvl w:ilvl="1">
      <w:start w:val="1"/>
      <w:numFmt w:val="bullet"/>
      <w:lvlText w:val="o"/>
      <w:lvlJc w:val="left"/>
      <w:pPr>
        <w:ind w:left="1890" w:hanging="360"/>
      </w:pPr>
      <w:rPr>
        <w:rFonts w:ascii="Courier New" w:cs="Courier New" w:eastAsia="Courier New" w:hAnsi="Courier New"/>
      </w:rPr>
    </w:lvl>
    <w:lvl w:ilvl="2">
      <w:start w:val="1"/>
      <w:numFmt w:val="bullet"/>
      <w:lvlText w:val="▪"/>
      <w:lvlJc w:val="left"/>
      <w:pPr>
        <w:ind w:left="2610" w:hanging="360"/>
      </w:pPr>
      <w:rPr>
        <w:rFonts w:ascii="Noto Sans Symbols" w:cs="Noto Sans Symbols" w:eastAsia="Noto Sans Symbols" w:hAnsi="Noto Sans Symbols"/>
      </w:rPr>
    </w:lvl>
    <w:lvl w:ilvl="3">
      <w:start w:val="1"/>
      <w:numFmt w:val="bullet"/>
      <w:lvlText w:val="●"/>
      <w:lvlJc w:val="left"/>
      <w:pPr>
        <w:ind w:left="3330" w:hanging="360"/>
      </w:pPr>
      <w:rPr>
        <w:rFonts w:ascii="Noto Sans Symbols" w:cs="Noto Sans Symbols" w:eastAsia="Noto Sans Symbols" w:hAnsi="Noto Sans Symbols"/>
      </w:rPr>
    </w:lvl>
    <w:lvl w:ilvl="4">
      <w:start w:val="1"/>
      <w:numFmt w:val="bullet"/>
      <w:lvlText w:val="o"/>
      <w:lvlJc w:val="left"/>
      <w:pPr>
        <w:ind w:left="4050" w:hanging="360"/>
      </w:pPr>
      <w:rPr>
        <w:rFonts w:ascii="Courier New" w:cs="Courier New" w:eastAsia="Courier New" w:hAnsi="Courier New"/>
      </w:rPr>
    </w:lvl>
    <w:lvl w:ilvl="5">
      <w:start w:val="1"/>
      <w:numFmt w:val="bullet"/>
      <w:lvlText w:val="▪"/>
      <w:lvlJc w:val="left"/>
      <w:pPr>
        <w:ind w:left="4770" w:hanging="360"/>
      </w:pPr>
      <w:rPr>
        <w:rFonts w:ascii="Noto Sans Symbols" w:cs="Noto Sans Symbols" w:eastAsia="Noto Sans Symbols" w:hAnsi="Noto Sans Symbols"/>
      </w:rPr>
    </w:lvl>
    <w:lvl w:ilvl="6">
      <w:start w:val="1"/>
      <w:numFmt w:val="bullet"/>
      <w:lvlText w:val="●"/>
      <w:lvlJc w:val="left"/>
      <w:pPr>
        <w:ind w:left="5490" w:hanging="360"/>
      </w:pPr>
      <w:rPr>
        <w:rFonts w:ascii="Noto Sans Symbols" w:cs="Noto Sans Symbols" w:eastAsia="Noto Sans Symbols" w:hAnsi="Noto Sans Symbols"/>
      </w:rPr>
    </w:lvl>
    <w:lvl w:ilvl="7">
      <w:start w:val="1"/>
      <w:numFmt w:val="bullet"/>
      <w:lvlText w:val="o"/>
      <w:lvlJc w:val="left"/>
      <w:pPr>
        <w:ind w:left="6210" w:hanging="360"/>
      </w:pPr>
      <w:rPr>
        <w:rFonts w:ascii="Courier New" w:cs="Courier New" w:eastAsia="Courier New" w:hAnsi="Courier New"/>
      </w:rPr>
    </w:lvl>
    <w:lvl w:ilvl="8">
      <w:start w:val="1"/>
      <w:numFmt w:val="bullet"/>
      <w:lvlText w:val="▪"/>
      <w:lvlJc w:val="left"/>
      <w:pPr>
        <w:ind w:left="6930" w:hanging="360"/>
      </w:pPr>
      <w:rPr>
        <w:rFonts w:ascii="Noto Sans Symbols" w:cs="Noto Sans Symbols" w:eastAsia="Noto Sans Symbols" w:hAnsi="Noto Sans Symbols"/>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630" w:hanging="360"/>
      </w:pPr>
      <w:rPr>
        <w:rFonts w:ascii="Noto Sans Symbols" w:cs="Noto Sans Symbols" w:eastAsia="Noto Sans Symbols" w:hAnsi="Noto Sans Symbols"/>
      </w:rPr>
    </w:lvl>
    <w:lvl w:ilvl="1">
      <w:start w:val="1"/>
      <w:numFmt w:val="bullet"/>
      <w:lvlText w:val="o"/>
      <w:lvlJc w:val="left"/>
      <w:pPr>
        <w:ind w:left="1350" w:hanging="360"/>
      </w:pPr>
      <w:rPr>
        <w:rFonts w:ascii="Courier New" w:cs="Courier New" w:eastAsia="Courier New" w:hAnsi="Courier New"/>
      </w:rPr>
    </w:lvl>
    <w:lvl w:ilvl="2">
      <w:start w:val="1"/>
      <w:numFmt w:val="bullet"/>
      <w:lvlText w:val="▪"/>
      <w:lvlJc w:val="left"/>
      <w:pPr>
        <w:ind w:left="2070" w:hanging="360"/>
      </w:pPr>
      <w:rPr>
        <w:rFonts w:ascii="Noto Sans Symbols" w:cs="Noto Sans Symbols" w:eastAsia="Noto Sans Symbols" w:hAnsi="Noto Sans Symbols"/>
      </w:rPr>
    </w:lvl>
    <w:lvl w:ilvl="3">
      <w:start w:val="1"/>
      <w:numFmt w:val="bullet"/>
      <w:lvlText w:val="●"/>
      <w:lvlJc w:val="left"/>
      <w:pPr>
        <w:ind w:left="2790" w:hanging="360"/>
      </w:pPr>
      <w:rPr>
        <w:rFonts w:ascii="Noto Sans Symbols" w:cs="Noto Sans Symbols" w:eastAsia="Noto Sans Symbols" w:hAnsi="Noto Sans Symbols"/>
      </w:rPr>
    </w:lvl>
    <w:lvl w:ilvl="4">
      <w:start w:val="1"/>
      <w:numFmt w:val="bullet"/>
      <w:lvlText w:val="o"/>
      <w:lvlJc w:val="left"/>
      <w:pPr>
        <w:ind w:left="3510" w:hanging="360"/>
      </w:pPr>
      <w:rPr>
        <w:rFonts w:ascii="Courier New" w:cs="Courier New" w:eastAsia="Courier New" w:hAnsi="Courier New"/>
      </w:rPr>
    </w:lvl>
    <w:lvl w:ilvl="5">
      <w:start w:val="1"/>
      <w:numFmt w:val="bullet"/>
      <w:lvlText w:val="▪"/>
      <w:lvlJc w:val="left"/>
      <w:pPr>
        <w:ind w:left="4230" w:hanging="360"/>
      </w:pPr>
      <w:rPr>
        <w:rFonts w:ascii="Noto Sans Symbols" w:cs="Noto Sans Symbols" w:eastAsia="Noto Sans Symbols" w:hAnsi="Noto Sans Symbols"/>
      </w:rPr>
    </w:lvl>
    <w:lvl w:ilvl="6">
      <w:start w:val="1"/>
      <w:numFmt w:val="bullet"/>
      <w:lvlText w:val="●"/>
      <w:lvlJc w:val="left"/>
      <w:pPr>
        <w:ind w:left="4950" w:hanging="360"/>
      </w:pPr>
      <w:rPr>
        <w:rFonts w:ascii="Noto Sans Symbols" w:cs="Noto Sans Symbols" w:eastAsia="Noto Sans Symbols" w:hAnsi="Noto Sans Symbols"/>
      </w:rPr>
    </w:lvl>
    <w:lvl w:ilvl="7">
      <w:start w:val="1"/>
      <w:numFmt w:val="bullet"/>
      <w:lvlText w:val="o"/>
      <w:lvlJc w:val="left"/>
      <w:pPr>
        <w:ind w:left="5670" w:hanging="360"/>
      </w:pPr>
      <w:rPr>
        <w:rFonts w:ascii="Courier New" w:cs="Courier New" w:eastAsia="Courier New" w:hAnsi="Courier New"/>
      </w:rPr>
    </w:lvl>
    <w:lvl w:ilvl="8">
      <w:start w:val="1"/>
      <w:numFmt w:val="bullet"/>
      <w:lvlText w:val="▪"/>
      <w:lvlJc w:val="left"/>
      <w:pPr>
        <w:ind w:left="639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7">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lowerLetter"/>
      <w:lvlText w:val="(%1)"/>
      <w:lvlJc w:val="left"/>
      <w:pPr>
        <w:ind w:left="360" w:hanging="360"/>
      </w:pPr>
      <w:rPr>
        <w:rFonts w:ascii="Bookman Old Style" w:cs="Bookman Old Style" w:eastAsia="Bookman Old Style" w:hAnsi="Bookman Old Style"/>
        <w:b w:val="0"/>
        <w:i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1">
    <w:lvl w:ilvl="0">
      <w:start w:val="1"/>
      <w:numFmt w:val="upperLetter"/>
      <w:lvlText w:val="%1."/>
      <w:lvlJc w:val="left"/>
      <w:pPr>
        <w:ind w:left="360" w:hanging="360"/>
      </w:pPr>
      <w:rPr>
        <w:b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2">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3">
    <w:lvl w:ilvl="0">
      <w:start w:val="1"/>
      <w:numFmt w:val="lowerLetter"/>
      <w:lvlText w:val="(%1)"/>
      <w:lvlJc w:val="left"/>
      <w:pPr>
        <w:ind w:left="360" w:hanging="360"/>
      </w:pPr>
      <w:rPr>
        <w:b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7">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lowerLetter"/>
      <w:lvlText w:val="(%1)"/>
      <w:lvlJc w:val="left"/>
      <w:pPr>
        <w:ind w:left="420" w:hanging="360"/>
      </w:pPr>
      <w:rPr/>
    </w:lvl>
    <w:lvl w:ilvl="1">
      <w:start w:val="1"/>
      <w:numFmt w:val="lowerLetter"/>
      <w:lvlText w:val="%2."/>
      <w:lvlJc w:val="left"/>
      <w:pPr>
        <w:ind w:left="1140" w:hanging="360"/>
      </w:pPr>
      <w:rPr/>
    </w:lvl>
    <w:lvl w:ilvl="2">
      <w:start w:val="1"/>
      <w:numFmt w:val="lowerRoman"/>
      <w:lvlText w:val="%3."/>
      <w:lvlJc w:val="right"/>
      <w:pPr>
        <w:ind w:left="1860" w:hanging="180"/>
      </w:pPr>
      <w:rPr/>
    </w:lvl>
    <w:lvl w:ilvl="3">
      <w:start w:val="1"/>
      <w:numFmt w:val="decimal"/>
      <w:lvlText w:val="%4."/>
      <w:lvlJc w:val="left"/>
      <w:pPr>
        <w:ind w:left="2580" w:hanging="360"/>
      </w:pPr>
      <w:rPr/>
    </w:lvl>
    <w:lvl w:ilvl="4">
      <w:start w:val="1"/>
      <w:numFmt w:val="lowerLetter"/>
      <w:lvlText w:val="%5."/>
      <w:lvlJc w:val="left"/>
      <w:pPr>
        <w:ind w:left="3300" w:hanging="360"/>
      </w:pPr>
      <w:rPr/>
    </w:lvl>
    <w:lvl w:ilvl="5">
      <w:start w:val="1"/>
      <w:numFmt w:val="lowerRoman"/>
      <w:lvlText w:val="%6."/>
      <w:lvlJc w:val="right"/>
      <w:pPr>
        <w:ind w:left="4020" w:hanging="180"/>
      </w:pPr>
      <w:rPr/>
    </w:lvl>
    <w:lvl w:ilvl="6">
      <w:start w:val="1"/>
      <w:numFmt w:val="decimal"/>
      <w:lvlText w:val="%7."/>
      <w:lvlJc w:val="left"/>
      <w:pPr>
        <w:ind w:left="4740" w:hanging="360"/>
      </w:pPr>
      <w:rPr/>
    </w:lvl>
    <w:lvl w:ilvl="7">
      <w:start w:val="1"/>
      <w:numFmt w:val="lowerLetter"/>
      <w:lvlText w:val="%8."/>
      <w:lvlJc w:val="left"/>
      <w:pPr>
        <w:ind w:left="5460" w:hanging="360"/>
      </w:pPr>
      <w:rPr/>
    </w:lvl>
    <w:lvl w:ilvl="8">
      <w:start w:val="1"/>
      <w:numFmt w:val="lowerRoman"/>
      <w:lvlText w:val="%9."/>
      <w:lvlJc w:val="right"/>
      <w:pPr>
        <w:ind w:left="6180" w:hanging="180"/>
      </w:pPr>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lowerLetter"/>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1">
    <w:lvl w:ilvl="0">
      <w:start w:val="1"/>
      <w:numFmt w:val="lowerLetter"/>
      <w:lvlText w:val="(%1)"/>
      <w:lvlJc w:val="left"/>
      <w:pPr>
        <w:ind w:left="360" w:hanging="360"/>
      </w:pPr>
      <w:rPr>
        <w:rFonts w:ascii="Bookman Old Style" w:cs="Bookman Old Style" w:eastAsia="Bookman Old Style" w:hAnsi="Bookman Old Style"/>
        <w:b w:val="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5A35D1"/>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307EAA"/>
    <w:pPr>
      <w:ind w:left="720"/>
      <w:contextualSpacing w:val="1"/>
    </w:pPr>
  </w:style>
  <w:style w:type="paragraph" w:styleId="FootnoteText">
    <w:name w:val="footnote text"/>
    <w:basedOn w:val="Normal"/>
    <w:link w:val="FootnoteTextChar"/>
    <w:uiPriority w:val="99"/>
    <w:semiHidden w:val="1"/>
    <w:unhideWhenUsed w:val="1"/>
    <w:rsid w:val="00E84466"/>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E84466"/>
    <w:rPr>
      <w:sz w:val="20"/>
      <w:szCs w:val="20"/>
    </w:rPr>
  </w:style>
  <w:style w:type="character" w:styleId="FootnoteReference">
    <w:name w:val="footnote reference"/>
    <w:basedOn w:val="DefaultParagraphFont"/>
    <w:uiPriority w:val="99"/>
    <w:semiHidden w:val="1"/>
    <w:unhideWhenUsed w:val="1"/>
    <w:rsid w:val="00E84466"/>
    <w:rPr>
      <w:vertAlign w:val="superscript"/>
    </w:rPr>
  </w:style>
  <w:style w:type="paragraph" w:styleId="Header">
    <w:name w:val="header"/>
    <w:basedOn w:val="Normal"/>
    <w:link w:val="HeaderChar"/>
    <w:uiPriority w:val="99"/>
    <w:unhideWhenUsed w:val="1"/>
    <w:rsid w:val="00E84466"/>
    <w:pPr>
      <w:tabs>
        <w:tab w:val="center" w:pos="4680"/>
        <w:tab w:val="right" w:pos="9360"/>
      </w:tabs>
      <w:spacing w:after="0" w:line="240" w:lineRule="auto"/>
    </w:pPr>
  </w:style>
  <w:style w:type="character" w:styleId="HeaderChar" w:customStyle="1">
    <w:name w:val="Header Char"/>
    <w:basedOn w:val="DefaultParagraphFont"/>
    <w:link w:val="Header"/>
    <w:uiPriority w:val="99"/>
    <w:rsid w:val="00E84466"/>
  </w:style>
  <w:style w:type="paragraph" w:styleId="Footer">
    <w:name w:val="footer"/>
    <w:basedOn w:val="Normal"/>
    <w:link w:val="FooterChar"/>
    <w:uiPriority w:val="99"/>
    <w:unhideWhenUsed w:val="1"/>
    <w:rsid w:val="00E84466"/>
    <w:pPr>
      <w:tabs>
        <w:tab w:val="center" w:pos="4680"/>
        <w:tab w:val="right" w:pos="9360"/>
      </w:tabs>
      <w:spacing w:after="0" w:line="240" w:lineRule="auto"/>
    </w:pPr>
  </w:style>
  <w:style w:type="character" w:styleId="FooterChar" w:customStyle="1">
    <w:name w:val="Footer Char"/>
    <w:basedOn w:val="DefaultParagraphFont"/>
    <w:link w:val="Footer"/>
    <w:uiPriority w:val="99"/>
    <w:rsid w:val="00E84466"/>
  </w:style>
  <w:style w:type="paragraph" w:styleId="BalloonText">
    <w:name w:val="Balloon Text"/>
    <w:basedOn w:val="Normal"/>
    <w:link w:val="BalloonTextChar"/>
    <w:uiPriority w:val="99"/>
    <w:semiHidden w:val="1"/>
    <w:unhideWhenUsed w:val="1"/>
    <w:rsid w:val="00E84466"/>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E84466"/>
    <w:rPr>
      <w:rFonts w:ascii="Tahoma" w:cs="Tahoma" w:hAnsi="Tahoma"/>
      <w:sz w:val="16"/>
      <w:szCs w:val="16"/>
    </w:rPr>
  </w:style>
  <w:style w:type="character" w:styleId="Hyperlink">
    <w:name w:val="Hyperlink"/>
    <w:basedOn w:val="DefaultParagraphFont"/>
    <w:uiPriority w:val="99"/>
    <w:unhideWhenUsed w:val="1"/>
    <w:rsid w:val="004358AA"/>
    <w:rPr>
      <w:color w:val="0000ff" w:themeColor="hyperlink"/>
      <w:u w:val="single"/>
    </w:rPr>
  </w:style>
  <w:style w:type="paragraph" w:styleId="MunangeHeadings1" w:customStyle="1">
    <w:name w:val="Munange Headings 1"/>
    <w:basedOn w:val="Heading1"/>
    <w:link w:val="MunangeHeadings1Char"/>
    <w:qFormat w:val="1"/>
    <w:rsid w:val="005A35D1"/>
    <w:pPr>
      <w:spacing w:before="240" w:line="259" w:lineRule="auto"/>
    </w:pPr>
    <w:rPr>
      <w:rFonts w:ascii="Garamond" w:hAnsi="Garamond"/>
      <w:b w:val="0"/>
      <w:bCs w:val="0"/>
      <w:color w:val="auto"/>
      <w:sz w:val="24"/>
      <w:szCs w:val="32"/>
    </w:rPr>
  </w:style>
  <w:style w:type="character" w:styleId="MunangeHeadings1Char" w:customStyle="1">
    <w:name w:val="Munange Headings 1 Char"/>
    <w:basedOn w:val="Heading1Char"/>
    <w:link w:val="MunangeHeadings1"/>
    <w:rsid w:val="005A35D1"/>
    <w:rPr>
      <w:rFonts w:ascii="Garamond" w:hAnsi="Garamond" w:cstheme="majorBidi" w:eastAsiaTheme="majorEastAsia"/>
      <w:b w:val="1"/>
      <w:bCs w:val="1"/>
      <w:color w:val="365f91" w:themeColor="accent1" w:themeShade="0000BF"/>
      <w:sz w:val="24"/>
      <w:szCs w:val="32"/>
    </w:rPr>
  </w:style>
  <w:style w:type="character" w:styleId="Heading1Char" w:customStyle="1">
    <w:name w:val="Heading 1 Char"/>
    <w:basedOn w:val="DefaultParagraphFont"/>
    <w:link w:val="Heading1"/>
    <w:uiPriority w:val="9"/>
    <w:rsid w:val="005A35D1"/>
    <w:rPr>
      <w:rFonts w:asciiTheme="majorHAnsi" w:cstheme="majorBidi" w:eastAsiaTheme="majorEastAsia" w:hAnsiTheme="majorHAnsi"/>
      <w:b w:val="1"/>
      <w:bCs w:val="1"/>
      <w:color w:val="365f91" w:themeColor="accent1" w:themeShade="0000BF"/>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jpg"/><Relationship Id="rId12" Type="http://schemas.openxmlformats.org/officeDocument/2006/relationships/footer" Target="footer1.xml"/><Relationship Id="rId9" Type="http://schemas.openxmlformats.org/officeDocument/2006/relationships/hyperlink" Target="http://www.judiciary.go.k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kenyalaw.org" TargetMode="External"/><Relationship Id="rId8" Type="http://schemas.openxmlformats.org/officeDocument/2006/relationships/hyperlink" Target="http://www.kenyalaw.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ArialBlack-regular.ttf"/><Relationship Id="rId5" Type="http://schemas.openxmlformats.org/officeDocument/2006/relationships/font" Target="fonts/PalatinoLinotype-regular.ttf"/><Relationship Id="rId6" Type="http://schemas.openxmlformats.org/officeDocument/2006/relationships/font" Target="fonts/PalatinoLinotype-bold.ttf"/><Relationship Id="rId7" Type="http://schemas.openxmlformats.org/officeDocument/2006/relationships/font" Target="fonts/PalatinoLinotype-italic.ttf"/><Relationship Id="rId8"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pX5W4SON+hfcqpFqqmaLDBNENdA==">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2018-02-20T07:05:00Z</dcterms:created>
  <dc:creator>ONGOYA</dc:creator>
</cp:coreProperties>
</file>