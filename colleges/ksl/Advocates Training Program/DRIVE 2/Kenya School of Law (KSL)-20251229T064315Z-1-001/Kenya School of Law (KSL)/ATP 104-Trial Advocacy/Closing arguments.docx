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02">
      <w:pPr>
        <w:pageBreakBefore w:val="0"/>
        <w:numPr>
          <w:ilvl w:val="1"/>
          <w:numId w:val="3"/>
        </w:numPr>
        <w:spacing w:line="360" w:lineRule="auto"/>
        <w:ind w:left="360" w:hanging="360"/>
        <w:jc w:val="both"/>
        <w:rPr>
          <w:rFonts w:ascii="Times New Roman" w:cs="Times New Roman" w:eastAsia="Times New Roman" w:hAnsi="Times New Roman"/>
          <w:sz w:val="24"/>
          <w:szCs w:val="24"/>
        </w:rPr>
      </w:pPr>
      <w:sdt>
        <w:sdtPr>
          <w:tag w:val="goog_rdk_1"/>
        </w:sdtPr>
        <w:sdtContent>
          <w:ins w:author="Michelle Njuguna" w:id="0" w:date="2021-08-12T15:12:33Z">
            <w:r w:rsidDel="00000000" w:rsidR="00000000" w:rsidRPr="00000000">
              <w:rPr>
                <w:rFonts w:ascii="Times New Roman" w:cs="Times New Roman" w:eastAsia="Times New Roman" w:hAnsi="Times New Roman"/>
                <w:b w:val="1"/>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Introduction……………..……………………………………………………......……………..1</w:t>
      </w:r>
    </w:p>
    <w:p w:rsidR="00000000" w:rsidDel="00000000" w:rsidP="00000000" w:rsidRDefault="00000000" w:rsidRPr="00000000" w14:paraId="00000003">
      <w:pPr>
        <w:pageBreakBefore w:val="0"/>
        <w:numPr>
          <w:ilvl w:val="1"/>
          <w:numId w:val="3"/>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Objectives…………………………………………..………………..………….………...…….1</w:t>
      </w:r>
    </w:p>
    <w:p w:rsidR="00000000" w:rsidDel="00000000" w:rsidP="00000000" w:rsidRDefault="00000000" w:rsidRPr="00000000" w14:paraId="00000004">
      <w:pPr>
        <w:pageBreakBefore w:val="0"/>
        <w:numPr>
          <w:ilvl w:val="1"/>
          <w:numId w:val="3"/>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closing arguments: written versus oral………………..………….………..………....1</w:t>
      </w:r>
    </w:p>
    <w:p w:rsidR="00000000" w:rsidDel="00000000" w:rsidP="00000000" w:rsidRDefault="00000000" w:rsidRPr="00000000" w14:paraId="00000005">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Pros and Cons of Written Submissions……………………..…………….……...…………..2</w:t>
      </w:r>
    </w:p>
    <w:p w:rsidR="00000000" w:rsidDel="00000000" w:rsidP="00000000" w:rsidRDefault="00000000" w:rsidRPr="00000000" w14:paraId="00000006">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Pros and Cons of Oral Submissions……………………………..…….………...…………...2</w:t>
      </w:r>
    </w:p>
    <w:p w:rsidR="00000000" w:rsidDel="00000000" w:rsidP="00000000" w:rsidRDefault="00000000" w:rsidRPr="00000000" w14:paraId="00000007">
      <w:pPr>
        <w:pageBreakBefore w:val="0"/>
        <w:numPr>
          <w:ilvl w:val="1"/>
          <w:numId w:val="3"/>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Contents of Closing arguments………………………………………………...……………....2</w:t>
      </w:r>
    </w:p>
    <w:p w:rsidR="00000000" w:rsidDel="00000000" w:rsidP="00000000" w:rsidRDefault="00000000" w:rsidRPr="00000000" w14:paraId="00000008">
      <w:pPr>
        <w:pageBreakBefore w:val="0"/>
        <w:numPr>
          <w:ilvl w:val="1"/>
          <w:numId w:val="3"/>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of closing arguments………………………………………………….…………..…..4</w:t>
      </w:r>
    </w:p>
    <w:p w:rsidR="00000000" w:rsidDel="00000000" w:rsidP="00000000" w:rsidRDefault="00000000" w:rsidRPr="00000000" w14:paraId="00000009">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The Law and Practice in Kenya……………………………...………………………..……..4</w:t>
      </w:r>
    </w:p>
    <w:p w:rsidR="00000000" w:rsidDel="00000000" w:rsidP="00000000" w:rsidRDefault="00000000" w:rsidRPr="00000000" w14:paraId="0000000A">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 Civil cases……………………………………………………..……………………..….....4</w:t>
      </w:r>
    </w:p>
    <w:p w:rsidR="00000000" w:rsidDel="00000000" w:rsidP="00000000" w:rsidRDefault="00000000" w:rsidRPr="00000000" w14:paraId="0000000B">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 Criminal cases………………………………………………...………………….………...5</w:t>
      </w:r>
    </w:p>
    <w:p w:rsidR="00000000" w:rsidDel="00000000" w:rsidP="00000000" w:rsidRDefault="00000000" w:rsidRPr="00000000" w14:paraId="0000000C">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A case study of the United States of America………………….………………………...…7</w:t>
      </w:r>
    </w:p>
    <w:p w:rsidR="00000000" w:rsidDel="00000000" w:rsidP="00000000" w:rsidRDefault="00000000" w:rsidRPr="00000000" w14:paraId="0000000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Do’s and Don’ts: Guidelines to effective summations…………………………………….……....8</w:t>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1.5.1. Do’s…………………………………………………………………………………………..8</w:t>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 Don’ts………………………………………………………………………………………...9</w:t>
      </w:r>
    </w:p>
    <w:p w:rsidR="00000000" w:rsidDel="00000000" w:rsidP="00000000" w:rsidRDefault="00000000" w:rsidRPr="00000000" w14:paraId="0000001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Summary and Recommendations…………………………………………………………………10</w:t>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Bibliography……………………………………………………………………………………….11</w:t>
      </w:r>
    </w:p>
    <w:p w:rsidR="00000000" w:rsidDel="00000000" w:rsidP="00000000" w:rsidRDefault="00000000" w:rsidRPr="00000000" w14:paraId="0000001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Appendices…………………………………………………………………………..…………...12</w:t>
      </w:r>
    </w:p>
    <w:p w:rsidR="00000000" w:rsidDel="00000000" w:rsidP="00000000" w:rsidRDefault="00000000" w:rsidRPr="00000000" w14:paraId="0000001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Appendix 1: Sample Closing Arguments……………………………………………..………….12</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Showing Them the Way: The Art of Closing Arguments</w:t>
      </w:r>
    </w:p>
    <w:p w:rsidR="00000000" w:rsidDel="00000000" w:rsidP="00000000" w:rsidRDefault="00000000" w:rsidRPr="00000000" w14:paraId="00000018">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656"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closing speech is the reason why advocates exist. It is their weapon, their art, their moment of persuasion.”</w:t>
      </w:r>
    </w:p>
    <w:p w:rsidR="00000000" w:rsidDel="00000000" w:rsidP="00000000" w:rsidRDefault="00000000" w:rsidRPr="00000000" w14:paraId="0000001A">
      <w:pPr>
        <w:pageBreakBefore w:val="0"/>
        <w:spacing w:after="0" w:line="240" w:lineRule="auto"/>
        <w:ind w:left="144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Lain Morley QC - The Devil’s Advocate</w:t>
      </w:r>
    </w:p>
    <w:p w:rsidR="00000000" w:rsidDel="00000000" w:rsidP="00000000" w:rsidRDefault="00000000" w:rsidRPr="00000000" w14:paraId="0000001B">
      <w:pPr>
        <w:pageBreakBefore w:val="0"/>
        <w:tabs>
          <w:tab w:val="left" w:pos="540"/>
          <w:tab w:val="left" w:pos="720"/>
        </w:tabs>
        <w:spacing w:after="0" w:line="240" w:lineRule="auto"/>
        <w:ind w:right="10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tabs>
          <w:tab w:val="left" w:pos="540"/>
          <w:tab w:val="left" w:pos="720"/>
        </w:tabs>
        <w:spacing w:after="0" w:line="240" w:lineRule="auto"/>
        <w:ind w:left="1440" w:righ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It is more probable that a well tried case will be lost due to a weak, poorly organized final argument than it is that a poorly tried case will be won by an effective argument.” </w:t>
      </w:r>
      <w:r w:rsidDel="00000000" w:rsidR="00000000" w:rsidRPr="00000000">
        <w:rPr>
          <w:rFonts w:ascii="Times New Roman" w:cs="Times New Roman" w:eastAsia="Times New Roman" w:hAnsi="Times New Roman"/>
          <w:i w:val="1"/>
          <w:vertAlign w:val="superscript"/>
        </w:rPr>
        <w:footnoteReference w:customMarkFollows="0" w:id="0"/>
      </w:r>
      <w:r w:rsidDel="00000000" w:rsidR="00000000" w:rsidRPr="00000000">
        <w:rPr>
          <w:rtl w:val="0"/>
        </w:rPr>
      </w:r>
    </w:p>
    <w:p w:rsidR="00000000" w:rsidDel="00000000" w:rsidP="00000000" w:rsidRDefault="00000000" w:rsidRPr="00000000" w14:paraId="0000001D">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are a trial lawyer’s final statement to the fact finder before deliberation begins, in which the lawyer requests the fact finder to consider the evidence and to apply the law in his or her client’s favor. They are also known as final speech, final submissions, final summations or closing statements. Closing arguments form a stage of the trial where each of the opposing trial lawyers or parties attempts to persuade the court by inviting the latter to consider the case advanced and hold in his or her favor. Therefore, the ability to make a good speech is key to persuasion in advocacy, with the term ‘advocacy’ deriving from the Latin ‘</w:t>
      </w:r>
      <w:r w:rsidDel="00000000" w:rsidR="00000000" w:rsidRPr="00000000">
        <w:rPr>
          <w:rFonts w:ascii="Times New Roman" w:cs="Times New Roman" w:eastAsia="Times New Roman" w:hAnsi="Times New Roman"/>
          <w:i w:val="1"/>
          <w:sz w:val="24"/>
          <w:szCs w:val="24"/>
          <w:rtl w:val="0"/>
        </w:rPr>
        <w:t xml:space="preserve">ad vocare’</w:t>
      </w:r>
      <w:r w:rsidDel="00000000" w:rsidR="00000000" w:rsidRPr="00000000">
        <w:rPr>
          <w:rFonts w:ascii="Times New Roman" w:cs="Times New Roman" w:eastAsia="Times New Roman" w:hAnsi="Times New Roman"/>
          <w:sz w:val="24"/>
          <w:szCs w:val="24"/>
          <w:rtl w:val="0"/>
        </w:rPr>
        <w:t xml:space="preserve">, meaning literally ‘to call towards’.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is, then, the art of winning the listener over to the advocate’s cause by persuasive speaking.</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It is the art of persuasion. It tells the tribunal why the advocate’s side ought to win. It is an occasion when the speaker is given an opportunity to be spell-binding. </w:t>
      </w:r>
    </w:p>
    <w:p w:rsidR="00000000" w:rsidDel="00000000" w:rsidP="00000000" w:rsidRDefault="00000000" w:rsidRPr="00000000" w14:paraId="00000021">
      <w:pPr>
        <w:pageBreakBefore w:val="0"/>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2">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23">
      <w:pPr>
        <w:pageBreakBefore w:val="0"/>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objectives of closing arguments:</w:t>
      </w:r>
    </w:p>
    <w:p w:rsidR="00000000" w:rsidDel="00000000" w:rsidP="00000000" w:rsidRDefault="00000000" w:rsidRPr="00000000" w14:paraId="00000025">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persuade the court to find a decision that is favorable to a party.</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the court with a concise, clear and logical discussion on the merits of a case from a fairness, moral, societal position and especially from strict interpretation of the law as applicable to the case at hand.</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summarize the facts of the case, evidence adduced and the law as applied, and to bring the court up to par on issues at hand.</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an opportunity for a free and unfettered discussion of the facts by the implications that arise from the facts.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NATURE OF CLOSING ARGUMENTS: WRITTEN VERSUS ORAL</w:t>
      </w:r>
    </w:p>
    <w:p w:rsidR="00000000" w:rsidDel="00000000" w:rsidP="00000000" w:rsidRDefault="00000000" w:rsidRPr="00000000" w14:paraId="0000002C">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Closing arguments can be either oral or written. The choice depends on the legal or practical requirements in every jurisdiction. As will be discussed shortly herein below, the practice in Kenya exhibits a distinct practice in civil cases from that in criminal ones. Oral arguments are in many ways a dominant feature of the Common Law legal system.</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Nevertheless, the use of written submissions has increased in the recent years.  </w:t>
      </w:r>
      <w:r w:rsidDel="00000000" w:rsidR="00000000" w:rsidRPr="00000000">
        <w:rPr>
          <w:rtl w:val="0"/>
        </w:rPr>
      </w:r>
    </w:p>
    <w:p w:rsidR="00000000" w:rsidDel="00000000" w:rsidP="00000000" w:rsidRDefault="00000000" w:rsidRPr="00000000" w14:paraId="0000002E">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pageBreakBefore w:val="0"/>
        <w:numPr>
          <w:ilvl w:val="2"/>
          <w:numId w:val="7"/>
        </w:numPr>
        <w:spacing w:after="0" w:line="240" w:lineRule="auto"/>
        <w:ind w:left="1152"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 and Cons of Written Submissions</w:t>
      </w:r>
    </w:p>
    <w:p w:rsidR="00000000" w:rsidDel="00000000" w:rsidP="00000000" w:rsidRDefault="00000000" w:rsidRPr="00000000" w14:paraId="00000030">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submissions help identify the issues between the parties, and hence enhance expeditious disposal of the case. Second, they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enhance credibility of the relevant facts to the case. Third, they aid a party to order the presentation of their case in an unambiguous and organized manner. They also enable the court to make notes on them by availing a record of the issues raised for reference.</w:t>
      </w:r>
    </w:p>
    <w:p w:rsidR="00000000" w:rsidDel="00000000" w:rsidP="00000000" w:rsidRDefault="00000000" w:rsidRPr="00000000" w14:paraId="00000032">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written closing arguments may overburden the court with paperwork, requiring the fact finder to go through all of them to get the gist of the arguments. In addition, they may lead to increased costs of litigation in terms of printing, filing and the general person-hours committed in the processing.</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34">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numPr>
          <w:ilvl w:val="2"/>
          <w:numId w:val="7"/>
        </w:numPr>
        <w:spacing w:after="0" w:line="240" w:lineRule="auto"/>
        <w:ind w:left="1152"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 and Cons of Oral Submission</w:t>
      </w:r>
    </w:p>
    <w:p w:rsidR="00000000" w:rsidDel="00000000" w:rsidP="00000000" w:rsidRDefault="00000000" w:rsidRPr="00000000" w14:paraId="00000036">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submissions provide an opportunity for justice to be conducted publicly by enabling the adverse parties to listen and observe on the proceedings. They may also provide an opportunity for ‘exchange’ with the bench and refining of issues, and thus easier clarity of the mind both for the bench and for the party. Thirdly, they provide an opportunity for counsel to engage the court logically and emotionally, thus assisting in the persuasion process. This, he may achieve by utilizing body language. Lastly, they help reduce paper work, which in turn reduces litigation costs.</w:t>
      </w:r>
    </w:p>
    <w:p w:rsidR="00000000" w:rsidDel="00000000" w:rsidP="00000000" w:rsidRDefault="00000000" w:rsidRPr="00000000" w14:paraId="0000003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contrary, oral submissions do not provide the court with a record of the issues highlighted during the closing submission. In addition, the counsel may forget or mix up important issues, which ought to be raised in order to persuade the court to make a favorable decision.</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3A">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CONTENTS OF CLOSING ARGUMENTS</w:t>
      </w:r>
    </w:p>
    <w:p w:rsidR="00000000" w:rsidDel="00000000" w:rsidP="00000000" w:rsidRDefault="00000000" w:rsidRPr="00000000" w14:paraId="0000003C">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Introduction</w:t>
      </w:r>
    </w:p>
    <w:p w:rsidR="00000000" w:rsidDel="00000000" w:rsidP="00000000" w:rsidRDefault="00000000" w:rsidRPr="00000000" w14:paraId="0000003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begins the submissions and encompasses thanking the judge for his patience and attention during the case proceedings. It is important to remind the judges of the key issues that are in dispute and the decision that the judge is being asked to make. In this instance, one can rely on opening statements, skeleton arguments or the pleadings used. </w:t>
      </w:r>
    </w:p>
    <w:p w:rsidR="00000000" w:rsidDel="00000000" w:rsidP="00000000" w:rsidRDefault="00000000" w:rsidRPr="00000000" w14:paraId="0000003F">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Statement</w:t>
      </w:r>
    </w:p>
    <w:p w:rsidR="00000000" w:rsidDel="00000000" w:rsidP="00000000" w:rsidRDefault="00000000" w:rsidRPr="00000000" w14:paraId="0000004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entails the statement and explanation of what needs to be proved: the facts in issue. The statement should cover the following;</w:t>
      </w:r>
    </w:p>
    <w:p w:rsidR="00000000" w:rsidDel="00000000" w:rsidP="00000000" w:rsidRDefault="00000000" w:rsidRPr="00000000" w14:paraId="00000042">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issues: </w:t>
      </w:r>
    </w:p>
    <w:p w:rsidR="00000000" w:rsidDel="00000000" w:rsidP="00000000" w:rsidRDefault="00000000" w:rsidRPr="00000000" w14:paraId="00000044">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 proof. One ought to bring the judges’ attention to those issues, which are common cause, and those, which are not in dispute, for a number of reasons: prior arrangement between the parties; formal admissions made before or during trial; or evidence of both parties on the aspect being identical.  </w:t>
      </w:r>
    </w:p>
    <w:p w:rsidR="00000000" w:rsidDel="00000000" w:rsidP="00000000" w:rsidRDefault="00000000" w:rsidRPr="00000000" w14:paraId="00000045">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6">
      <w:pPr>
        <w:pageBreakBefore w:val="0"/>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The onus on the issue</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047">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ought to</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draw the attention of the court to the overall onus and the appropriate standard, but it may be necessary to highlight any aspects of the case where the evidentiary burden of proof may have shifted to the other party.</w:t>
      </w:r>
    </w:p>
    <w:p w:rsidR="00000000" w:rsidDel="00000000" w:rsidP="00000000" w:rsidRDefault="00000000" w:rsidRPr="00000000" w14:paraId="0000004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legal test applicable to the issue</w:t>
      </w: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4A">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law applicable to the issue: case law, legislation or legal writings on the subject.</w:t>
      </w:r>
    </w:p>
    <w:p w:rsidR="00000000" w:rsidDel="00000000" w:rsidP="00000000" w:rsidRDefault="00000000" w:rsidRPr="00000000" w14:paraId="0000004B">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Proof</w:t>
      </w:r>
    </w:p>
    <w:p w:rsidR="00000000" w:rsidDel="00000000" w:rsidP="00000000" w:rsidRDefault="00000000" w:rsidRPr="00000000" w14:paraId="0000004D">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entails arguments in support or in opposition of a case. Thus, one ought to play the devil’s advocate by anticipating likely arguments to be advanced, objections to its validity or setting up a counter argument. It includes;</w:t>
      </w:r>
    </w:p>
    <w:p w:rsidR="00000000" w:rsidDel="00000000" w:rsidP="00000000" w:rsidRDefault="00000000" w:rsidRPr="00000000" w14:paraId="0000004E">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F">
      <w:pPr>
        <w:pageBreakBefore w:val="0"/>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Agreed facts: </w:t>
      </w:r>
    </w:p>
    <w:p w:rsidR="00000000" w:rsidDel="00000000" w:rsidP="00000000" w:rsidRDefault="00000000" w:rsidRPr="00000000" w14:paraId="00000050">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ought to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begin with facts which are not in dispute and demonstrate to the court that those facts are more consistent with his client’s explanation of the matters than the explanation put forward by the other side. </w:t>
      </w:r>
    </w:p>
    <w:p w:rsidR="00000000" w:rsidDel="00000000" w:rsidP="00000000" w:rsidRDefault="00000000" w:rsidRPr="00000000" w14:paraId="00000051">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Summary of relevant evidence:</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05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the evidence that the court has to consider to decide the case. Objects, documents and other items of evidence are discussed in closing argument with reference to the witness through whom they were handed to court. The essence is to show the facts in issue through the tool of cross-referencing.</w:t>
      </w:r>
    </w:p>
    <w:p w:rsidR="00000000" w:rsidDel="00000000" w:rsidP="00000000" w:rsidRDefault="00000000" w:rsidRPr="00000000" w14:paraId="00000054">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pageBreakBefore w:val="0"/>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Scrutinizing the evidence: </w:t>
      </w:r>
    </w:p>
    <w:p w:rsidR="00000000" w:rsidDel="00000000" w:rsidP="00000000" w:rsidRDefault="00000000" w:rsidRPr="00000000" w14:paraId="00000056">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crucial part of the submission. Analyze any instances of contradictory evidence with other witnesses, corroboration of the relied evidence by drawing the judge’s attention to oral evidence, which has been supported by the documents, rather than evidence, which is neither supported nor indeed contradicted by what has been contained in the documentation or are indications of untruthfulness or exaggeration. Highlight the inherent probabilities when considering the witnesses’ versions, the demeanor of witnesses as well as the weight to be attached to objects and documents handed in by witnesses. Assess the witnesses, their testimony and other evidence as being truthful, untruthful, mistaken, consistent, reliable or unreliable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Counsel may suggest inconsistencies in the witnesses’ evidence on crucial aspects such as the explanation of distances, description of lighting, explanations as to time or description of a person. </w:t>
      </w:r>
    </w:p>
    <w:p w:rsidR="00000000" w:rsidDel="00000000" w:rsidP="00000000" w:rsidRDefault="00000000" w:rsidRPr="00000000" w14:paraId="00000057">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Application of the legal test and discharging the onus of proof:</w:t>
      </w:r>
    </w:p>
    <w:p w:rsidR="00000000" w:rsidDel="00000000" w:rsidP="00000000" w:rsidRDefault="00000000" w:rsidRPr="00000000" w14:paraId="00000059">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Proven facts are integrated with the law to discharge the burden of proof by explaining how best the facts fit into the law.</w:t>
      </w:r>
      <w:r w:rsidDel="00000000" w:rsidR="00000000" w:rsidRPr="00000000">
        <w:rPr>
          <w:rtl w:val="0"/>
        </w:rPr>
      </w:r>
    </w:p>
    <w:p w:rsidR="00000000" w:rsidDel="00000000" w:rsidP="00000000" w:rsidRDefault="00000000" w:rsidRPr="00000000" w14:paraId="0000005A">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Peroration/Climax/Summary</w:t>
      </w:r>
    </w:p>
    <w:p w:rsidR="00000000" w:rsidDel="00000000" w:rsidP="00000000" w:rsidRDefault="00000000" w:rsidRPr="00000000" w14:paraId="0000005C">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litigant applies a finishing ‘veneer’ to the speech by developing a most convincing rational argument founded in law and the facts of the case aimed at disposing the case in his client’s favor. </w:t>
      </w:r>
      <w:r w:rsidDel="00000000" w:rsidR="00000000" w:rsidRPr="00000000">
        <w:rPr>
          <w:rFonts w:ascii="Times New Roman" w:cs="Times New Roman" w:eastAsia="Times New Roman" w:hAnsi="Times New Roman"/>
          <w:i w:val="1"/>
          <w:sz w:val="24"/>
          <w:szCs w:val="24"/>
          <w:rtl w:val="0"/>
        </w:rPr>
        <w:t xml:space="preserve">It entails asking or urging the court to make a finding in favor of a client and setting out the relief sought.</w:t>
      </w:r>
      <w:r w:rsidDel="00000000" w:rsidR="00000000" w:rsidRPr="00000000">
        <w:rPr>
          <w:rFonts w:ascii="Times New Roman" w:cs="Times New Roman" w:eastAsia="Times New Roman" w:hAnsi="Times New Roman"/>
          <w:sz w:val="24"/>
          <w:szCs w:val="24"/>
          <w:rtl w:val="0"/>
        </w:rPr>
        <w:t xml:space="preserve"> Its role is to end the speech and drive home the entire essential arguments while arousing the feelings to which the facts of the case naturally give rise. </w:t>
      </w:r>
    </w:p>
    <w:p w:rsidR="00000000" w:rsidDel="00000000" w:rsidP="00000000" w:rsidRDefault="00000000" w:rsidRPr="00000000" w14:paraId="0000005D">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LAW OF CLOSING ARGUMENTS</w:t>
      </w:r>
    </w:p>
    <w:p w:rsidR="00000000" w:rsidDel="00000000" w:rsidP="00000000" w:rsidRDefault="00000000" w:rsidRPr="00000000" w14:paraId="0000005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jurisdictions have different rules regarding the closing arguments but generally, the plaintiff has a right to address the court first, followed by the defendant with the plaintiff having a right of reply. This is premised on the rule that the one on whom the onus rests must start the closing argument. The burden of proof lies on the party who must prove an issue in the court. In civil cases, it lies on the one who alleges a fact and who must prove it in order to succeed in establishing his claim or defense while in criminal cases; the prosecution bears the burden of proof.</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distinction exists between burden of proof and standard of proof.  The latter defines the degree of persuasiveness, which a court must attain before it may convict a defendant or grant relief in respect of a cause of action, as the case may be.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The standard of proof in civil cases, and in the words of Lord Mansfield, is based on a superior number of probabilities (preponderance of probabilities) while that of criminal cases, is beyond reasonable doubt (not beyond the shadow of doubt that is, certainty, but must carry a higher degree of probability.</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numPr>
          <w:ilvl w:val="2"/>
          <w:numId w:val="7"/>
        </w:numPr>
        <w:spacing w:after="0" w:line="240" w:lineRule="auto"/>
        <w:ind w:left="1152"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Law and Practice in  Kenya</w:t>
      </w:r>
    </w:p>
    <w:p w:rsidR="00000000" w:rsidDel="00000000" w:rsidP="00000000" w:rsidRDefault="00000000" w:rsidRPr="00000000" w14:paraId="00000065">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1.4.1.1. Civil Cases</w:t>
      </w:r>
    </w:p>
    <w:p w:rsidR="00000000" w:rsidDel="00000000" w:rsidP="00000000" w:rsidRDefault="00000000" w:rsidRPr="00000000" w14:paraId="00000067">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Order 18 of </w:t>
      </w:r>
      <w:r w:rsidDel="00000000" w:rsidR="00000000" w:rsidRPr="00000000">
        <w:rPr>
          <w:rFonts w:ascii="Times New Roman" w:cs="Times New Roman" w:eastAsia="Times New Roman" w:hAnsi="Times New Roman"/>
          <w:i w:val="1"/>
          <w:sz w:val="24"/>
          <w:szCs w:val="24"/>
          <w:rtl w:val="0"/>
        </w:rPr>
        <w:t xml:space="preserve">Civil Procedure 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2010</w:t>
      </w:r>
      <w:r w:rsidDel="00000000" w:rsidR="00000000" w:rsidRPr="00000000">
        <w:rPr>
          <w:rFonts w:ascii="Times New Roman" w:cs="Times New Roman" w:eastAsia="Times New Roman" w:hAnsi="Times New Roman"/>
          <w:sz w:val="24"/>
          <w:szCs w:val="24"/>
          <w:rtl w:val="0"/>
        </w:rPr>
        <w:t xml:space="preserve">, the plaintiff or the claimant has the right to begin in the summation of his arguments.</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After the plaintiff or claimant has produced his evidence, he has the right to address the court generally on the case; the defendant or respondent is then invited to address the court in reply. However, if in the course of his submissions, the defendant cites a case or cases the plaintiff acquires the right to address the court at the conclusion of the address of the defendant to observe on the case or cases cited.</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69">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bid to enhance expedient disposal of cases the Rules have allowed Kenyan courts to limit the time within which the parties submit their arguments. This, in practice, calls for preciseness and straightforwardness to the point on the facts and the law.</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The time factor is also buttressed by the proposals of the Expeditious Disposal of Cases Committee that led to the establishment of the </w:t>
      </w:r>
      <w:r w:rsidDel="00000000" w:rsidR="00000000" w:rsidRPr="00000000">
        <w:rPr>
          <w:rFonts w:ascii="Times New Roman" w:cs="Times New Roman" w:eastAsia="Times New Roman" w:hAnsi="Times New Roman"/>
          <w:i w:val="1"/>
          <w:sz w:val="24"/>
          <w:szCs w:val="24"/>
          <w:rtl w:val="0"/>
        </w:rPr>
        <w:t xml:space="preserve">Practice Directions on Expeditious Disposal of Cases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2008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Rule 13 thereof encourages all courts to cap the time for hearing of cases [including submissions] in accordance with the relevant provision of the </w:t>
      </w:r>
      <w:r w:rsidDel="00000000" w:rsidR="00000000" w:rsidRPr="00000000">
        <w:rPr>
          <w:rFonts w:ascii="Times New Roman" w:cs="Times New Roman" w:eastAsia="Times New Roman" w:hAnsi="Times New Roman"/>
          <w:i w:val="1"/>
          <w:sz w:val="24"/>
          <w:szCs w:val="24"/>
          <w:rtl w:val="0"/>
        </w:rPr>
        <w:t xml:space="preserve">Civil Procedure Rules</w:t>
      </w:r>
      <w:r w:rsidDel="00000000" w:rsidR="00000000" w:rsidRPr="00000000">
        <w:rPr>
          <w:rFonts w:ascii="Times New Roman" w:cs="Times New Roman" w:eastAsia="Times New Roman" w:hAnsi="Times New Roman"/>
          <w:sz w:val="24"/>
          <w:szCs w:val="24"/>
          <w:rtl w:val="0"/>
        </w:rPr>
        <w:t xml:space="preserve">. The capping of time, however, depends on the complexity of the issues for determination.</w:t>
      </w:r>
    </w:p>
    <w:p w:rsidR="00000000" w:rsidDel="00000000" w:rsidP="00000000" w:rsidRDefault="00000000" w:rsidRPr="00000000" w14:paraId="0000006B">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in civil appeals, rule 100(1) of the </w:t>
      </w:r>
      <w:r w:rsidDel="00000000" w:rsidR="00000000" w:rsidRPr="00000000">
        <w:rPr>
          <w:rFonts w:ascii="Times New Roman" w:cs="Times New Roman" w:eastAsia="Times New Roman" w:hAnsi="Times New Roman"/>
          <w:i w:val="1"/>
          <w:sz w:val="24"/>
          <w:szCs w:val="24"/>
          <w:rtl w:val="0"/>
        </w:rPr>
        <w:t xml:space="preserve">Court of Appeal Rules 2010</w:t>
      </w:r>
      <w:r w:rsidDel="00000000" w:rsidR="00000000" w:rsidRPr="00000000">
        <w:rPr>
          <w:rFonts w:ascii="Times New Roman" w:cs="Times New Roman" w:eastAsia="Times New Roman" w:hAnsi="Times New Roman"/>
          <w:sz w:val="24"/>
          <w:szCs w:val="24"/>
          <w:rtl w:val="0"/>
        </w:rPr>
        <w:t xml:space="preserve"> allow a party who does not wish to be present during the hearing of the case to file their written submissions in the appropriate registry. He should then serve a copy of it on each party to the appeal within seven days from the date of filing the submissions.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Generally, however, any appellant must file his written submissions within 14 days of his filing of the Memorandum of Appeal.</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The respondent must then file his within 30 days of service on him of the memorandum and record of appeal.</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If  in addition , the respondent files a cross appeal in that appeal, the appellant may file supplementary written submissions in opposition to the cross appeal within 14 day s of service upon him of the cross appeal.</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Written submissions in civil appeals do not exclusively replace oral submissions. The party filing them may, nevertheless, appear in Court and argue them orally. This is, however, only possible by leave of the Court.</w:t>
      </w:r>
    </w:p>
    <w:p w:rsidR="00000000" w:rsidDel="00000000" w:rsidP="00000000" w:rsidRDefault="00000000" w:rsidRPr="00000000" w14:paraId="0000006D">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however, and in all courts, parties reduce their arguments into writing, file them in the appropriate court and serve upon each other in exchange. Then, parties take a date for </w:t>
      </w:r>
      <w:r w:rsidDel="00000000" w:rsidR="00000000" w:rsidRPr="00000000">
        <w:rPr>
          <w:rFonts w:ascii="Times New Roman" w:cs="Times New Roman" w:eastAsia="Times New Roman" w:hAnsi="Times New Roman"/>
          <w:b w:val="1"/>
          <w:sz w:val="24"/>
          <w:szCs w:val="24"/>
          <w:rtl w:val="0"/>
        </w:rPr>
        <w:t xml:space="preserve">mention</w:t>
      </w:r>
      <w:r w:rsidDel="00000000" w:rsidR="00000000" w:rsidRPr="00000000">
        <w:rPr>
          <w:rFonts w:ascii="Times New Roman" w:cs="Times New Roman" w:eastAsia="Times New Roman" w:hAnsi="Times New Roman"/>
          <w:sz w:val="24"/>
          <w:szCs w:val="24"/>
          <w:rtl w:val="0"/>
        </w:rPr>
        <w:t xml:space="preserve"> to confirm that they have filed their submissions. The court allocates time, probably on a different date, for the oral </w:t>
      </w:r>
      <w:r w:rsidDel="00000000" w:rsidR="00000000" w:rsidRPr="00000000">
        <w:rPr>
          <w:rFonts w:ascii="Times New Roman" w:cs="Times New Roman" w:eastAsia="Times New Roman" w:hAnsi="Times New Roman"/>
          <w:b w:val="1"/>
          <w:sz w:val="24"/>
          <w:szCs w:val="24"/>
          <w:rtl w:val="0"/>
        </w:rPr>
        <w:t xml:space="preserve">highlighting</w:t>
      </w:r>
      <w:r w:rsidDel="00000000" w:rsidR="00000000" w:rsidRPr="00000000">
        <w:rPr>
          <w:rFonts w:ascii="Times New Roman" w:cs="Times New Roman" w:eastAsia="Times New Roman" w:hAnsi="Times New Roman"/>
          <w:sz w:val="24"/>
          <w:szCs w:val="24"/>
          <w:rtl w:val="0"/>
        </w:rPr>
        <w:t xml:space="preserve"> of the arguments in an open court or at the Judge’s chambers. </w:t>
      </w:r>
    </w:p>
    <w:p w:rsidR="00000000" w:rsidDel="00000000" w:rsidP="00000000" w:rsidRDefault="00000000" w:rsidRPr="00000000" w14:paraId="0000006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tag w:val="goog_rdk_3"/>
      </w:sdtPr>
      <w:sdtContent>
        <w:p w:rsidR="00000000" w:rsidDel="00000000" w:rsidP="00000000" w:rsidRDefault="00000000" w:rsidRPr="00000000" w14:paraId="00000070">
          <w:pPr>
            <w:pageBreakBefore w:val="0"/>
            <w:spacing w:after="0" w:line="240" w:lineRule="auto"/>
            <w:jc w:val="both"/>
            <w:rPr>
              <w:ins w:author="FAITH WANJIRU" w:id="1" w:date="2021-10-07T09:20:4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practice in civil cases came about due to the congested diary of the courts to save time towards expeditious conclusion of matters. Written submissions also encourage the judge to make notes on the parties’ material for further cross reference. They also help the advocates order their presentation in court in a </w:t>
          </w:r>
          <w:sdt>
            <w:sdtPr>
              <w:tag w:val="goog_rdk_2"/>
            </w:sdtPr>
            <w:sdtContent>
              <w:ins w:author="FAITH WANJIRU" w:id="1" w:date="2021-10-07T09:20:40Z">
                <w:r w:rsidDel="00000000" w:rsidR="00000000" w:rsidRPr="00000000">
                  <w:rPr>
                    <w:rtl w:val="0"/>
                  </w:rPr>
                </w:r>
              </w:ins>
            </w:sdtContent>
          </w:sdt>
        </w:p>
      </w:sdtContent>
    </w:sdt>
    <w:p w:rsidR="00000000" w:rsidDel="00000000" w:rsidP="00000000" w:rsidRDefault="00000000" w:rsidRPr="00000000" w14:paraId="0000007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 systematic manner.</w:t>
      </w:r>
    </w:p>
    <w:p w:rsidR="00000000" w:rsidDel="00000000" w:rsidP="00000000" w:rsidRDefault="00000000" w:rsidRPr="00000000" w14:paraId="00000072">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pageBreakBefore w:val="0"/>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1.4.1.2. Criminal Cases</w:t>
      </w:r>
    </w:p>
    <w:p w:rsidR="00000000" w:rsidDel="00000000" w:rsidP="00000000" w:rsidRDefault="00000000" w:rsidRPr="00000000" w14:paraId="00000074">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The criminal law practice exhibits certain controversial position. Courts have insisted that the same must be oral. This position is founded on right of the accused person to a fair hearing under Section 50(1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i w:val="1"/>
          <w:sz w:val="24"/>
          <w:szCs w:val="24"/>
          <w:rtl w:val="0"/>
        </w:rPr>
        <w:t xml:space="preserve">Constitution of Kenya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 both the Subordinate Courts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and at the High Court, parties ought to make oral submissions.</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The wording used in these texts is the parties shall ‘address’ the court which ordinarily means to make a speech.</w:t>
      </w:r>
      <w:r w:rsidDel="00000000" w:rsidR="00000000" w:rsidRPr="00000000">
        <w:rPr>
          <w:rtl w:val="0"/>
        </w:rPr>
      </w:r>
    </w:p>
    <w:p w:rsidR="00000000" w:rsidDel="00000000" w:rsidP="00000000" w:rsidRDefault="00000000" w:rsidRPr="00000000" w14:paraId="00000076">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Akhuya vs.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the issue for determination by the court was whether submissions at close of arguments need be in writing or presented orally in open court. On appeal, the court stated that sections </w:t>
      </w:r>
      <w:r w:rsidDel="00000000" w:rsidR="00000000" w:rsidRPr="00000000">
        <w:rPr>
          <w:rFonts w:ascii="Times New Roman" w:cs="Times New Roman" w:eastAsia="Times New Roman" w:hAnsi="Times New Roman"/>
          <w:i w:val="1"/>
          <w:sz w:val="24"/>
          <w:szCs w:val="24"/>
          <w:rtl w:val="0"/>
        </w:rPr>
        <w:t xml:space="preserve">213 and 310 of the Criminal Procedure Code</w:t>
      </w:r>
      <w:r w:rsidDel="00000000" w:rsidR="00000000" w:rsidRPr="00000000">
        <w:rPr>
          <w:rFonts w:ascii="Times New Roman" w:cs="Times New Roman" w:eastAsia="Times New Roman" w:hAnsi="Times New Roman"/>
          <w:i w:val="1"/>
          <w:sz w:val="24"/>
          <w:szCs w:val="24"/>
          <w:vertAlign w:val="superscript"/>
        </w:rPr>
        <w:footnoteReference w:customMarkFollows="0" w:id="21"/>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 the phrase ‘address the court’ which in ordinary parlance means to talk to or lecture an audience. A presiding officer is expected to orally hear such submissions as both sides wish to make and seek clarifications as deemed necessary in order to appreciate each side in a case before delivering his opinion orally. The accused person also has the right to hear those submissions, ask for clarification on any point raised or to object to an issue being raise Written submissions deny the accused persons their fundamental rights to enter to and understand all that is being said in his trial.</w:t>
      </w:r>
    </w:p>
    <w:p w:rsidR="00000000" w:rsidDel="00000000" w:rsidP="00000000" w:rsidRDefault="00000000" w:rsidRPr="00000000" w14:paraId="0000007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foregoing position was reinforced in </w:t>
      </w:r>
      <w:r w:rsidDel="00000000" w:rsidR="00000000" w:rsidRPr="00000000">
        <w:rPr>
          <w:rFonts w:ascii="Times New Roman" w:cs="Times New Roman" w:eastAsia="Times New Roman" w:hAnsi="Times New Roman"/>
          <w:i w:val="1"/>
          <w:sz w:val="24"/>
          <w:szCs w:val="24"/>
          <w:rtl w:val="0"/>
        </w:rPr>
        <w:t xml:space="preserve">Salim Dean v Republic.</w:t>
      </w:r>
      <w:r w:rsidDel="00000000" w:rsidR="00000000" w:rsidRPr="00000000">
        <w:rPr>
          <w:rFonts w:ascii="Times New Roman" w:cs="Times New Roman" w:eastAsia="Times New Roman" w:hAnsi="Times New Roman"/>
          <w:i w:val="1"/>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It was held that the magistrate may not hear in chambers what has not been heard in open court as this would be prejudicial to the accused person.</w:t>
      </w:r>
    </w:p>
    <w:p w:rsidR="00000000" w:rsidDel="00000000" w:rsidP="00000000" w:rsidRDefault="00000000" w:rsidRPr="00000000" w14:paraId="0000007A">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the right of reply depends upon whether evidence has been called for the defence, the fact that the person charged is a witness shall not confer upon the prosecution right of reply.</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This issue was litigated upon in </w:t>
      </w:r>
      <w:r w:rsidDel="00000000" w:rsidR="00000000" w:rsidRPr="00000000">
        <w:rPr>
          <w:rFonts w:ascii="Times New Roman" w:cs="Times New Roman" w:eastAsia="Times New Roman" w:hAnsi="Times New Roman"/>
          <w:i w:val="1"/>
          <w:sz w:val="24"/>
          <w:szCs w:val="24"/>
          <w:rtl w:val="0"/>
        </w:rPr>
        <w:t xml:space="preserve">Joseph Mbebi v R</w:t>
      </w:r>
      <w:r w:rsidDel="00000000" w:rsidR="00000000" w:rsidRPr="00000000">
        <w:rPr>
          <w:rFonts w:ascii="Times New Roman" w:cs="Times New Roman" w:eastAsia="Times New Roman" w:hAnsi="Times New Roman"/>
          <w:i w:val="1"/>
          <w:sz w:val="24"/>
          <w:szCs w:val="24"/>
          <w:vertAlign w:val="superscript"/>
        </w:rPr>
        <w:footnoteReference w:customMarkFollows="0" w:id="24"/>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the prosecution had been allowed to make oral submissions yet the defence had not called any witnesses on appeal the court ruled that this was wrong practice. </w:t>
      </w:r>
      <w:r w:rsidDel="00000000" w:rsidR="00000000" w:rsidRPr="00000000">
        <w:rPr>
          <w:rFonts w:ascii="Times New Roman" w:cs="Times New Roman" w:eastAsia="Times New Roman" w:hAnsi="Times New Roman"/>
          <w:color w:val="333333"/>
          <w:sz w:val="24"/>
          <w:szCs w:val="24"/>
          <w:rtl w:val="0"/>
        </w:rPr>
        <w:t xml:space="preserve">Failure to allow for oral submissions would make the proceedings void leading to quashing of both the conviction and the sentence on appeal.</w:t>
      </w:r>
      <w:r w:rsidDel="00000000" w:rsidR="00000000" w:rsidRPr="00000000">
        <w:rPr>
          <w:rFonts w:ascii="Times New Roman" w:cs="Times New Roman" w:eastAsia="Times New Roman" w:hAnsi="Times New Roman"/>
          <w:sz w:val="24"/>
          <w:szCs w:val="24"/>
          <w:rtl w:val="0"/>
        </w:rPr>
        <w:t xml:space="preserve"> Such practice amounts to amounts to failure of justice that cannot be cured</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courts have decided elsewhere that where the accused person opts to make written submissions they would not be prejudiced  if the court accords them their wish since there are persons who put their thoughts better in writing than through speech. Furthermore, by putting it in writing one may have more time and opportunity to put in greater thought to the matter.</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07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Humbelwa Muchocho and Anor v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27"/>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applicants were present before the judges but each side chose to provide the judges with what they called written submissions. The court did not compel them to address them verbally. The court was not bound to hear the appellants in any manner so long as they were heard.</w:t>
      </w:r>
    </w:p>
    <w:p w:rsidR="00000000" w:rsidDel="00000000" w:rsidP="00000000" w:rsidRDefault="00000000" w:rsidRPr="00000000" w14:paraId="0000007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w:t>
      </w:r>
      <w:r w:rsidDel="00000000" w:rsidR="00000000" w:rsidRPr="00000000">
        <w:rPr>
          <w:rFonts w:ascii="Times New Roman" w:cs="Times New Roman" w:eastAsia="Times New Roman" w:hAnsi="Times New Roman"/>
          <w:i w:val="1"/>
          <w:sz w:val="24"/>
          <w:szCs w:val="24"/>
          <w:rtl w:val="0"/>
        </w:rPr>
        <w:t xml:space="preserve">Practice Directions on Expeditious Disposal of Cases</w:t>
      </w:r>
      <w:r w:rsidDel="00000000" w:rsidR="00000000" w:rsidRPr="00000000">
        <w:rPr>
          <w:rFonts w:ascii="Times New Roman" w:cs="Times New Roman" w:eastAsia="Times New Roman" w:hAnsi="Times New Roman"/>
          <w:sz w:val="24"/>
          <w:szCs w:val="24"/>
          <w:rtl w:val="0"/>
        </w:rPr>
        <w:t xml:space="preserve"> (2008)</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seem to have changed the seemingly strict position. The current practice from 2008 might seem to be that parties may not be prevented from filing written submission in criminal cases.</w:t>
      </w:r>
    </w:p>
    <w:p w:rsidR="00000000" w:rsidDel="00000000" w:rsidP="00000000" w:rsidRDefault="00000000" w:rsidRPr="00000000" w14:paraId="00000081">
      <w:pPr>
        <w:pageBreakBefore w:val="0"/>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333333"/>
          <w:sz w:val="24"/>
          <w:szCs w:val="24"/>
          <w:rtl w:val="0"/>
        </w:rPr>
        <w:t xml:space="preserve">Court of Appeal Rules 2010</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provides for filing of written submissions in the court of appeal in criminal cases where an appellant does not intend to appear in person or by advocate at the hearing of the appeal. Such appellant may lodge with the Registrar or with the Deputy registrar at the place where the appeal is to be heard a statement in writing of his arguments’ in support of or in opposition to the appeal, as the case may be.</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rtl w:val="0"/>
        </w:rPr>
        <w:t xml:space="preserve"> A person who has lodged a statement under this rule shall not, except with leave of the Court, address the Court at the hearing of the appeal.</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on closing arguments in criminal cases is consistent with the practice since the courts insist on presentation of oral arguments in court unless the accused person opts otherwise. </w:t>
      </w:r>
    </w:p>
    <w:p w:rsidR="00000000" w:rsidDel="00000000" w:rsidP="00000000" w:rsidRDefault="00000000" w:rsidRPr="00000000" w14:paraId="00000083">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numPr>
          <w:ilvl w:val="2"/>
          <w:numId w:val="7"/>
        </w:numPr>
        <w:spacing w:after="0" w:line="240" w:lineRule="auto"/>
        <w:ind w:left="1152"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Case Study of the United States of America</w:t>
      </w:r>
    </w:p>
    <w:p w:rsidR="00000000" w:rsidDel="00000000" w:rsidP="00000000" w:rsidRDefault="00000000" w:rsidRPr="00000000" w14:paraId="00000085">
      <w:pPr>
        <w:pageBreakBefore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United States, closing arguments are confined to matters in issue and to facts shown by competent evidence as was held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H.H. Triplett v. Napier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Elsewhere, in Horton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Herndon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highlighted that where counsel’s statement is prejudicial or not supported by competent evidence, the court has the discretion to set aside the verdict.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presenting closing arguments, counsel should not engage in inflammatory appeals in the form of non-factual attacks on the opposing party as was envisaged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Blair v. Eblen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Furthermore, such non-factual attacks on the opposing party may form the basis of a new trial.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Boden v. Rogers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249 S.W.2d 707, 710 (Ky. App. 1952), the court found it improper during the closing argument to refer to the defendant as a “city slicker’ who had gotten rich selling Cadillacs and Oldsmobile.”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criminal proceedings, some lawyers argue that objecting during the closing argument alienates the jury or may even highlight prejudicial evidence. Others argue that most comments are permissible hence; there is no need to object.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Bowles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 support this position. Here, the court found that there was no abuse of the latitude granted during closing arguments when it permitted the prosecutor to read a poem about a cockroach and analogize the cockroach to the defendant. On the contrary, the Supreme Court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reversed the defendant's sentence of life without parole because “the prosecutor's improper remarks hampered the jury's ability to decide dispassionately whether the defendant should receive a term of years rather than life without parole.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29.1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Federal Rules of Criminal Procedure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adopted by the Supreme Court was enacted to ensure a uniform federal practice as to the order of carrying out closing arguments. The reasoning behind the rule was that in order to meet the ends of justice, the defendant should be aware of the prosecution’s arguments on behalf of conviction. This would enable the said defendant to decide on whether to reply, and if he chooses to reply, what issues to reply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Rule, in criminal proceedings, the prosecution or government submits first, followed by the defendant. After which the prosecution has the discretion to reply in rebuttal. This rule however does not envisage a situation where the prosecution waives its initial closing argument.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Supreme Court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therefore did lay down three fundamental rules as regards closing arguments. First, a prosecutor cannot request a jury to convict a defendant based on the defendant’s character. The court emphasized that such an act would amount to misconduct and any request by the prosecution to the jury to convict should be solely on the basis of the defendant’s guilt. In addition, the Supreme Court held that during the closing argument, it is also misconduct for the prosecution to request the jury to convict a defendant of a grievous offence other than an alternative and less grievous offence. Such an instance, the court said, would only be allowed where the mitigating factors clearly outweigh the aggravating factors.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a lawyer should not imply that he or she has personal knowledge of the evidence or offer his or her personal opinion as to the credibility of a witness. This position has been adopted in several states such as the state of Indiana under Rule 304(e) of the Indiana Rules of Professional Conduct. There is however an exception to this rule.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Lopez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was of the opinion that a prosecutor “may comment on the credibility of the witnesses as long as the assertions are based on reasons which arise from the evidence”.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prosecutors are entitled to respond to allegations and inferences raised by the defence even if the prosecutor's response would otherwise be objectionable.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9"/>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Fourth, the Court did allude to the importance of objecting to improper closing arguments. The court did hold that failure to object to such arguments would result in a waiver.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DO’S AND DON’TS : GUIDELINES TO EFFECTIVE SUMMATIONS</w:t>
      </w:r>
    </w:p>
    <w:p w:rsidR="00000000" w:rsidDel="00000000" w:rsidP="00000000" w:rsidRDefault="00000000" w:rsidRPr="00000000" w14:paraId="0000009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some of the numerous guidelines of what and what not to do when submitting.</w:t>
      </w:r>
    </w:p>
    <w:p w:rsidR="00000000" w:rsidDel="00000000" w:rsidP="00000000" w:rsidRDefault="00000000" w:rsidRPr="00000000" w14:paraId="0000009A">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numPr>
          <w:ilvl w:val="2"/>
          <w:numId w:val="7"/>
        </w:numPr>
        <w:spacing w:after="0" w:line="240" w:lineRule="auto"/>
        <w:ind w:left="115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Do’s</w:t>
      </w:r>
    </w:p>
    <w:p w:rsidR="00000000" w:rsidDel="00000000" w:rsidP="00000000" w:rsidRDefault="00000000" w:rsidRPr="00000000" w14:paraId="0000009C">
      <w:pPr>
        <w:pageBreakBefore w:val="0"/>
        <w:spacing w:after="0" w:line="240" w:lineRule="auto"/>
        <w:ind w:left="43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the judge for their patience and attention before formally beginning and give a short summary of the theory of the case and the establishing evidentiary facts; this should be delivered as if one is telling a story.</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write it out and practice your closing speech before presenting it but do not cram. Simply allow the thoughts to flow as you present. Remember to tell the court why you should win. Therefore, you ought to anticipate the arguments that will be made by the other side and prepare to rebut those arguments before they are made.</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 body language:-Vary your voice when speaking; use purposeful gesticulation; where practicable, use a shared image where possible to control the judge’s perception. Make eye contact with the bench.</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it simple and show the way to persuade the court. Note to use simple and plain language. If complex terms must be used, they must be fully explained and defined.</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law to the facts and issues objectively noting to support yourself with case law, rules of equity and where applicable the practice.</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sincere and avoid arguing inconsistent theories.</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language carefully noting to be clear and organized.</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strong and end strong.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152"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make personal attacks on the opposing counsel. This is unethical.</w:t>
      </w:r>
    </w:p>
    <w:p w:rsidR="00000000" w:rsidDel="00000000" w:rsidP="00000000" w:rsidRDefault="00000000" w:rsidRPr="00000000" w14:paraId="000000A9">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appear to be angry with the witness/witnesses.</w:t>
      </w:r>
    </w:p>
    <w:p w:rsidR="00000000" w:rsidDel="00000000" w:rsidP="00000000" w:rsidRDefault="00000000" w:rsidRPr="00000000" w14:paraId="000000AA">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give personal statements about yourself. </w:t>
      </w:r>
    </w:p>
    <w:p w:rsidR="00000000" w:rsidDel="00000000" w:rsidP="00000000" w:rsidRDefault="00000000" w:rsidRPr="00000000" w14:paraId="000000AB">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rhetoric questions.</w:t>
      </w:r>
    </w:p>
    <w:p w:rsidR="00000000" w:rsidDel="00000000" w:rsidP="00000000" w:rsidRDefault="00000000" w:rsidRPr="00000000" w14:paraId="000000AC">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speak slowly; rather, have tone and pace variation so as to capture full the attention of the fact finder. The last thing you want is to be boring! </w:t>
      </w:r>
    </w:p>
    <w:p w:rsidR="00000000" w:rsidDel="00000000" w:rsidP="00000000" w:rsidRDefault="00000000" w:rsidRPr="00000000" w14:paraId="000000AD">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repeat or regurgitate facts. Try and explain the facts from different angles</w:t>
      </w:r>
    </w:p>
    <w:p w:rsidR="00000000" w:rsidDel="00000000" w:rsidP="00000000" w:rsidRDefault="00000000" w:rsidRPr="00000000" w14:paraId="000000AE">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dramatics that you see on television by actors who mimic lawyers by clapping, stumping feet or thumping tables. This is not necessary and adds no value to your case. In fact, it may annoy or irritate the fact finder.</w:t>
      </w:r>
    </w:p>
    <w:p w:rsidR="00000000" w:rsidDel="00000000" w:rsidP="00000000" w:rsidRDefault="00000000" w:rsidRPr="00000000" w14:paraId="000000AF">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Refrain from too much hand movement. Remember that you want the fact finder’s undivided attention to be on your closing speech.</w:t>
      </w:r>
    </w:p>
    <w:p w:rsidR="00000000" w:rsidDel="00000000" w:rsidP="00000000" w:rsidRDefault="00000000" w:rsidRPr="00000000" w14:paraId="000000B0">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attempt to be humorous unless you are very good and tactical at it. You do not to appear ignorant of the serious nature of the case.</w:t>
      </w:r>
    </w:p>
    <w:p w:rsidR="00000000" w:rsidDel="00000000" w:rsidP="00000000" w:rsidRDefault="00000000" w:rsidRPr="00000000" w14:paraId="000000B1">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introduce any new evidence which was not adduced at the trial. </w:t>
      </w:r>
    </w:p>
    <w:p w:rsidR="00000000" w:rsidDel="00000000" w:rsidP="00000000" w:rsidRDefault="00000000" w:rsidRPr="00000000" w14:paraId="000000B2">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assume that the fact finder has missed a point.</w:t>
      </w:r>
    </w:p>
    <w:p w:rsidR="00000000" w:rsidDel="00000000" w:rsidP="00000000" w:rsidRDefault="00000000" w:rsidRPr="00000000" w14:paraId="000000B3">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careful not to assume that you can give closing arguments without writing it down. You may forget or mix up important facts that determine the fate of your case.</w:t>
      </w:r>
    </w:p>
    <w:p w:rsidR="00000000" w:rsidDel="00000000" w:rsidP="00000000" w:rsidRDefault="00000000" w:rsidRPr="00000000" w14:paraId="000000B4">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try and make a decision for the fact finder. That is not your job! Simply persuade the fact finder to find a decision favorable to your client.</w:t>
      </w:r>
    </w:p>
    <w:p w:rsidR="00000000" w:rsidDel="00000000" w:rsidP="00000000" w:rsidRDefault="00000000" w:rsidRPr="00000000" w14:paraId="000000B5">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make appeals to sympathy e.g. referring to the tears of the victim’s parents or referring to the victim’s recent heart attack.</w:t>
      </w:r>
    </w:p>
    <w:p w:rsidR="00000000" w:rsidDel="00000000" w:rsidP="00000000" w:rsidRDefault="00000000" w:rsidRPr="00000000" w14:paraId="000000B6">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appeal to racial or religious prejudice and neither attempt to give xenophobic arguments against foreigners.</w:t>
      </w:r>
    </w:p>
    <w:p w:rsidR="00000000" w:rsidDel="00000000" w:rsidP="00000000" w:rsidRDefault="00000000" w:rsidRPr="00000000" w14:paraId="000000B7">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ask the fact finder for vengeance against the defendant or accused person/opposing party.</w:t>
      </w:r>
    </w:p>
    <w:p w:rsidR="00000000" w:rsidDel="00000000" w:rsidP="00000000" w:rsidRDefault="00000000" w:rsidRPr="00000000" w14:paraId="000000B8">
      <w:pPr>
        <w:pageBreakBefore w:val="0"/>
        <w:numPr>
          <w:ilvl w:val="0"/>
          <w:numId w:val="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 from asking the fact finder to make an example out of the opposing party by punishing him/her severely</w:t>
      </w:r>
    </w:p>
    <w:p w:rsidR="00000000" w:rsidDel="00000000" w:rsidP="00000000" w:rsidRDefault="00000000" w:rsidRPr="00000000" w14:paraId="000000B9">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numPr>
          <w:ilvl w:val="1"/>
          <w:numId w:val="7"/>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AND RECOMMENDATIONS</w:t>
      </w:r>
    </w:p>
    <w:p w:rsidR="00000000" w:rsidDel="00000000" w:rsidP="00000000" w:rsidRDefault="00000000" w:rsidRPr="00000000" w14:paraId="000000BC">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there is non-uniformity in the field of closing arguments in Kenya is the finding of this study. The paper has uncovered that civil practice seems to have come under certain regulations whereas its criminal counterpart continues to edge on court holdings and the circumstances founding at the time. To this end, therefore, the research recommends an approach akin to the system in the USA. There is need for a uniform Code of practice to lay open the required standard to be adopted by all courts as the cases may allow. This may not only help in the long yearned for expeditious disposal of cases but it may also bring about a sense of certainty in the adversarial oriented court regime.</w:t>
      </w:r>
    </w:p>
    <w:p w:rsidR="00000000" w:rsidDel="00000000" w:rsidP="00000000" w:rsidRDefault="00000000" w:rsidRPr="00000000" w14:paraId="000000BE">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there seems to be light at the end of the tunnel sparked by the reformist rules on expeditious disposal of cases under </w:t>
      </w:r>
      <w:r w:rsidDel="00000000" w:rsidR="00000000" w:rsidRPr="00000000">
        <w:rPr>
          <w:rFonts w:ascii="Times New Roman" w:cs="Times New Roman" w:eastAsia="Times New Roman" w:hAnsi="Times New Roman"/>
          <w:i w:val="1"/>
          <w:sz w:val="24"/>
          <w:szCs w:val="24"/>
          <w:rtl w:val="0"/>
        </w:rPr>
        <w:t xml:space="preserve">Legal Notice No. 8167</w:t>
      </w:r>
      <w:r w:rsidDel="00000000" w:rsidR="00000000" w:rsidRPr="00000000">
        <w:rPr>
          <w:rFonts w:ascii="Times New Roman" w:cs="Times New Roman" w:eastAsia="Times New Roman" w:hAnsi="Times New Roman"/>
          <w:sz w:val="24"/>
          <w:szCs w:val="24"/>
          <w:rtl w:val="0"/>
        </w:rPr>
        <w:t xml:space="preserve">, that light might turn out to be that of an oncoming train, rather than that of hope, and thus spelling a grisly crash with the legal system. The rules as such seem to be merely regulatory than enforcing. Whichever system the rules committee would wish to adopt, it is high recommended that the same be injected with the ‘good blood’ of sanctions. Positivism would require that every man made law must, and not “ought”, to be accompanied by sanctions. The Rules ought not to “encourage” the courts but to compel both the courts and the parties to do that which is spelt therein. Again, that may help bring about certainty in the Kenyan legal system.</w:t>
      </w:r>
    </w:p>
    <w:p w:rsidR="00000000" w:rsidDel="00000000" w:rsidP="00000000" w:rsidRDefault="00000000" w:rsidRPr="00000000" w14:paraId="000000C0">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criminal cases call for massive education and skills in this field. Practice has exposed it that the prosecutors do not really study the law nor prepare adequately for this crucial exercise. In most cases the State has ended up losing major cases. Core among the reasons has been that the prosecution lacked in sufficient evidence and failed to prove its case beyond all reasonable doubt. However, most of these failed cases found themselves on inadequate persuasion of the court. There is need to integrate advocates in to the prosecution department. Most of the prosecutors are police officers who have received inadequate know how in complex fields of the law; for instance in corporate criminal liability, money laundering, public international law and terrorism among others.</w:t>
      </w:r>
    </w:p>
    <w:p w:rsidR="00000000" w:rsidDel="00000000" w:rsidP="00000000" w:rsidRDefault="00000000" w:rsidRPr="00000000" w14:paraId="000000C2">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said and done, summations present the final opportunity to salvage ones case. The same should, therefore, bear one’s own ‘stamp’. Filled with a variety of techniques, summations can either damage or build one’s case. That then calls for careful consideration of every step in the preparation of the same. At least, justice must not only be done, but must also be seen to be done.</w:t>
      </w:r>
    </w:p>
    <w:p w:rsidR="00000000" w:rsidDel="00000000" w:rsidP="00000000" w:rsidRDefault="00000000" w:rsidRPr="00000000" w14:paraId="000000C4">
      <w:pPr>
        <w:pageBreakBefore w:val="0"/>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BIBLIOGRAPHY</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Murphy &amp; D. Barnard,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Blackstone press, London.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Hong, ‘A Theory of Final Argument in Civil Trials,’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Hamline L.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(1997) vol.21 p 31.</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Meyer, ‘Making the Narrative Move: Observations Based upon Reading Gerry Spence's Closing Argument in the Estate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Karen Silkwood v. Kerr-McGee,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Clinical L.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 vol. 9 pp 219-378.</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Tanford, ‘The Limits of Closing Argument,’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Indiana Civil Lit.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vol.1 pp101-198.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Watts &amp; Gowan, ‘Closing Arguments from a Plaintiff's Perspective,’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 J. Trial Advoc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vol. 26.</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Legislation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Civil Procedure Rule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Constitution of Kenya.</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Court of Appeal Rules,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 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Federal Rules of Criminal Procedure (USA).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Judicature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 8.</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Practice Directions on Expeditious Disposal of Cases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Notice No.8167 of 2008.</w:t>
      </w:r>
    </w:p>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Law</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Akhuya vs. Republic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Criminal Appeal Number 42 of 2002.</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Blair v. Eblen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461 S.W.2d 370, 374 (Ky. App. 1970).</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Boden v. Rogers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249 S.W.2d 707, 710 (Ky. App. 1952).</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854 N.E.2d 831 (Ind. 2006).</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H.H. Triplett v. Napier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286 S.W.2d 87, 90 (Ky. App. 1955).</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Humbelwa Muchocho and Anor v Republic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Criminal Appeal Number 24 of 2003.</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Joseph Mbebi v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(1957)EA 426.</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Lopez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527 N.E.2d 1119, 1127 (Ind. 1988).</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Salim Dean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[1966] EA 272.</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States of America v Hugo Sarmiento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(1984) 744 F. 2d 755.</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Woolmington v. DPP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[1935] AC 462 HL (E).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pageBreakBefore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C">
      <w:pPr>
        <w:pageBreakBefore w:val="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2.0. APPENDICES</w:t>
      </w:r>
    </w:p>
    <w:p w:rsidR="00000000" w:rsidDel="00000000" w:rsidP="00000000" w:rsidRDefault="00000000" w:rsidRPr="00000000" w14:paraId="000000ED">
      <w:pPr>
        <w:pageBreakBefore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APPENDIX 1: SAMPLE CLOSING ARGUMENTS</w:t>
      </w:r>
    </w:p>
    <w:p w:rsidR="00000000" w:rsidDel="00000000" w:rsidP="00000000" w:rsidRDefault="00000000" w:rsidRPr="00000000" w14:paraId="000000EE">
      <w:pPr>
        <w:pageBreakBefore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pageBreakBefore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KENYA</w:t>
      </w:r>
    </w:p>
    <w:p w:rsidR="00000000" w:rsidDel="00000000" w:rsidP="00000000" w:rsidRDefault="00000000" w:rsidRPr="00000000" w14:paraId="000000F0">
      <w:pPr>
        <w:pageBreakBefore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HIGH COURT OF KENYA AT NAIROBI</w:t>
      </w:r>
    </w:p>
    <w:p w:rsidR="00000000" w:rsidDel="00000000" w:rsidP="00000000" w:rsidRDefault="00000000" w:rsidRPr="00000000" w14:paraId="000000F1">
      <w:pPr>
        <w:pageBreakBefore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NO. 169 OF 2010</w:t>
      </w:r>
    </w:p>
    <w:p w:rsidR="00000000" w:rsidDel="00000000" w:rsidP="00000000" w:rsidRDefault="00000000" w:rsidRPr="00000000" w14:paraId="000000F2">
      <w:pPr>
        <w:pageBreakBefore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MATTER OF:</w:t>
        <w:tab/>
        <w:t xml:space="preserve">CHAPTER FOUR OF THE CONSTITUTION OF KENYA 2010</w:t>
      </w:r>
    </w:p>
    <w:p w:rsidR="00000000" w:rsidDel="00000000" w:rsidP="00000000" w:rsidRDefault="00000000" w:rsidRPr="00000000" w14:paraId="000000F4">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F6">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MATTER OF:</w:t>
        <w:tab/>
        <w:t xml:space="preserve">ALLEGED CONTRAVENTION OF RIGHTS AND FUNDAMENTAL FREEDOMS UNDER ARTICLES 22, 23, 40 AND 165 OF THE CONSTITUTION OF KENYA 2010</w:t>
      </w:r>
    </w:p>
    <w:p w:rsidR="00000000" w:rsidDel="00000000" w:rsidP="00000000" w:rsidRDefault="00000000" w:rsidRPr="00000000" w14:paraId="000000F8">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w:t>
      </w:r>
    </w:p>
    <w:p w:rsidR="00000000" w:rsidDel="00000000" w:rsidP="00000000" w:rsidRDefault="00000000" w:rsidRPr="00000000" w14:paraId="000000FA">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COMPANY LIMITED……………………………………….…………………..PETITIONER</w:t>
      </w:r>
    </w:p>
    <w:p w:rsidR="00000000" w:rsidDel="00000000" w:rsidP="00000000" w:rsidRDefault="00000000" w:rsidRPr="00000000" w14:paraId="000000FC">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FE">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HONOURABLE ATTORNEY GENERAL</w:t>
      </w:r>
    </w:p>
    <w:p w:rsidR="00000000" w:rsidDel="00000000" w:rsidP="00000000" w:rsidRDefault="00000000" w:rsidRPr="00000000" w14:paraId="00000100">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REPUBLIC OF KENYA………………………...……………….………1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14:paraId="00000101">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REGISTRAR OF TITLES………..…..………………………..2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14:paraId="00000102">
      <w:pPr>
        <w:pageBreakBefore w:val="0"/>
        <w:spacing w:after="0" w:line="24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FORESIGHT INVESTMENTS LIMITED……………….…………………....…..3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14:paraId="00000103">
      <w:pPr>
        <w:pageBreakBefore w:val="0"/>
        <w:spacing w:after="0" w:line="240" w:lineRule="auto"/>
        <w:ind w:left="2880" w:hanging="28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pageBreakBefore w:val="0"/>
        <w:spacing w:after="0" w:line="240" w:lineRule="auto"/>
        <w:ind w:left="2880" w:hanging="288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5">
      <w:pPr>
        <w:pageBreakBefore w:val="0"/>
        <w:spacing w:after="0" w:line="240" w:lineRule="auto"/>
        <w:ind w:left="2880" w:hanging="28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 </w:t>
      </w:r>
      <w:r w:rsidDel="00000000" w:rsidR="00000000" w:rsidRPr="00000000">
        <w:rPr>
          <w:rFonts w:ascii="Times New Roman" w:cs="Times New Roman" w:eastAsia="Times New Roman" w:hAnsi="Times New Roman"/>
          <w:sz w:val="24"/>
          <w:szCs w:val="24"/>
          <w:rtl w:val="0"/>
        </w:rPr>
        <w:t xml:space="preserve">RESPONDENT’S SUBMISSIONS</w:t>
      </w:r>
    </w:p>
    <w:p w:rsidR="00000000" w:rsidDel="00000000" w:rsidP="00000000" w:rsidRDefault="00000000" w:rsidRPr="00000000" w14:paraId="00000106">
      <w:pPr>
        <w:pageBreakBefore w:val="0"/>
        <w:spacing w:after="0" w:line="360" w:lineRule="auto"/>
        <w:ind w:left="2880" w:hanging="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ageBreakBefore w:val="0"/>
        <w:spacing w:after="0" w:line="360" w:lineRule="auto"/>
        <w:ind w:left="288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Lord,</w:t>
      </w:r>
    </w:p>
    <w:p w:rsidR="00000000" w:rsidDel="00000000" w:rsidP="00000000" w:rsidRDefault="00000000" w:rsidRPr="00000000" w14:paraId="00000108">
      <w:pPr>
        <w:pageBreakBefore w:val="0"/>
        <w:spacing w:after="0" w:line="360" w:lineRule="auto"/>
        <w:ind w:left="2880" w:hanging="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“Section 23(1) of the Registration of Titles Act, CAP 281 gives an absolute and indefeasible title to the owner of the property. The title of such an owner can only be subject to challenge on grounds of fraud or misrepresentation to which the owner is proved to be party. Such is the sanctity of title bestowed upon the title holder under the Act. It is our law and law takes precedence over all other equitable rights to title. In fact the Act is meant to give such sanctity of title, otherwise the whole process of registration of titles and the entire system in relation to ownership of property in Kenya would be in jeopardy.”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Dr. Joseph Songok -Vs- Justice Moijo Ole Keiwua and 4 Others Civil Appeal No.6 of 1997 (unreported)</w:t>
      </w:r>
    </w:p>
    <w:p w:rsidR="00000000" w:rsidDel="00000000" w:rsidP="00000000" w:rsidRDefault="00000000" w:rsidRPr="00000000" w14:paraId="0000010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 of the Registration of Titles Act empowers the Registrar of Titles, upon transfer of land as provided, and on payment of a prescribed fee, to issue a certificate of title in favor of the new proprietor and thereafter register the certificate of title to the new proprietor.</w:t>
      </w:r>
    </w:p>
    <w:p w:rsidR="00000000" w:rsidDel="00000000" w:rsidP="00000000" w:rsidRDefault="00000000" w:rsidRPr="00000000" w14:paraId="0000010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Sanctity of title, is reserved under section 23 of the Act</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as observed in the case of</w:t>
      </w:r>
      <w:r w:rsidDel="00000000" w:rsidR="00000000" w:rsidRPr="00000000">
        <w:rPr>
          <w:rFonts w:ascii="Times New Roman" w:cs="Times New Roman" w:eastAsia="Times New Roman" w:hAnsi="Times New Roman"/>
          <w:b w:val="1"/>
          <w:sz w:val="24"/>
          <w:szCs w:val="24"/>
          <w:rtl w:val="0"/>
        </w:rPr>
        <w:t xml:space="preserve"> Charles Mwangi –Vs – Paul Musili &amp; 2 others Civil Case No. 1279 of 2007 (2008) eKLR Osiemo J, …</w:t>
      </w:r>
      <w:r w:rsidDel="00000000" w:rsidR="00000000" w:rsidRPr="00000000">
        <w:rPr>
          <w:rFonts w:ascii="Times New Roman" w:cs="Times New Roman" w:eastAsia="Times New Roman" w:hAnsi="Times New Roman"/>
          <w:i w:val="1"/>
          <w:sz w:val="24"/>
          <w:szCs w:val="24"/>
          <w:rtl w:val="0"/>
        </w:rPr>
        <w:t xml:space="preserve">the plaintiff was allocated the suit land by the President on behalf of the Government and the same was registered under the Provisions of the Registration of Titles Act Cap. 281 and was issued with a Certificate of Registration. Section 23(1) of the Act provides that the certificate of title issued by the Registrar to a purchaser of land upon a transfer or transmission by the proprietor thereof, shall be taken by all courts as conclusive evidence that the person named therein as proprietor of the land is the absolute indefeasible owner, subject to the encumbrances, easements, restrictions, and conditions contained therein or endorsed thereon, and the title of that proprietor shall not be subject to challenge, except on the ground of fraud or misrepresentation to which he is proved to be party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Court of Appeal in the case of </w:t>
      </w:r>
      <w:r w:rsidDel="00000000" w:rsidR="00000000" w:rsidRPr="00000000">
        <w:rPr>
          <w:rFonts w:ascii="Times New Roman" w:cs="Times New Roman" w:eastAsia="Times New Roman" w:hAnsi="Times New Roman"/>
          <w:b w:val="1"/>
          <w:sz w:val="24"/>
          <w:szCs w:val="24"/>
          <w:rtl w:val="0"/>
        </w:rPr>
        <w:t xml:space="preserve">Wreck Motor Enterprises – Vs – Commissioner of Lands, Civil Appeal No. 71 of 1997 Omollo, Tunoi, Pall, JJ.A</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affirmed sanctity of title under section 23 of the Registration of Titles Act except on the ground of fraud or misrepresentation. The court stated, “</w:t>
      </w:r>
      <w:r w:rsidDel="00000000" w:rsidR="00000000" w:rsidRPr="00000000">
        <w:rPr>
          <w:rFonts w:ascii="Times New Roman" w:cs="Times New Roman" w:eastAsia="Times New Roman" w:hAnsi="Times New Roman"/>
          <w:i w:val="1"/>
          <w:sz w:val="24"/>
          <w:szCs w:val="24"/>
          <w:rtl w:val="0"/>
        </w:rPr>
        <w:t xml:space="preserve">The pleadings do not disclose any fraud on the part of the 2</w:t>
      </w:r>
      <w:r w:rsidDel="00000000" w:rsidR="00000000" w:rsidRPr="00000000">
        <w:rPr>
          <w:rFonts w:ascii="Times New Roman" w:cs="Times New Roman" w:eastAsia="Times New Roman" w:hAnsi="Times New Roman"/>
          <w:i w:val="1"/>
          <w:sz w:val="24"/>
          <w:szCs w:val="24"/>
          <w:vertAlign w:val="superscript"/>
          <w:rtl w:val="0"/>
        </w:rPr>
        <w:t xml:space="preserve">nd</w:t>
      </w:r>
      <w:r w:rsidDel="00000000" w:rsidR="00000000" w:rsidRPr="00000000">
        <w:rPr>
          <w:rFonts w:ascii="Times New Roman" w:cs="Times New Roman" w:eastAsia="Times New Roman" w:hAnsi="Times New Roman"/>
          <w:i w:val="1"/>
          <w:sz w:val="24"/>
          <w:szCs w:val="24"/>
          <w:rtl w:val="0"/>
        </w:rPr>
        <w:t xml:space="preserve"> respondent. In such event, therefore, the 2</w:t>
      </w:r>
      <w:r w:rsidDel="00000000" w:rsidR="00000000" w:rsidRPr="00000000">
        <w:rPr>
          <w:rFonts w:ascii="Times New Roman" w:cs="Times New Roman" w:eastAsia="Times New Roman" w:hAnsi="Times New Roman"/>
          <w:i w:val="1"/>
          <w:sz w:val="24"/>
          <w:szCs w:val="24"/>
          <w:vertAlign w:val="superscript"/>
          <w:rtl w:val="0"/>
        </w:rPr>
        <w:t xml:space="preserve">nd</w:t>
      </w:r>
      <w:r w:rsidDel="00000000" w:rsidR="00000000" w:rsidRPr="00000000">
        <w:rPr>
          <w:rFonts w:ascii="Times New Roman" w:cs="Times New Roman" w:eastAsia="Times New Roman" w:hAnsi="Times New Roman"/>
          <w:i w:val="1"/>
          <w:sz w:val="24"/>
          <w:szCs w:val="24"/>
          <w:rtl w:val="0"/>
        </w:rPr>
        <w:t xml:space="preserve"> respondent is a bona fide purchaser for value without notice.  His title takes precedence and is supreme over all other alleged equitable rights of title. In such circumstances, it is now too late and irrelevant whether or not the Commissioner of Lands ignored the appellant’s application for the suit plot…”</w:t>
      </w:r>
    </w:p>
    <w:p w:rsidR="00000000" w:rsidDel="00000000" w:rsidP="00000000" w:rsidRDefault="00000000" w:rsidRPr="00000000" w14:paraId="0000010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is a body corporate duly registered under the Companies Act, CAP 486 Laws of Kenya. </w:t>
      </w:r>
    </w:p>
    <w:p w:rsidR="00000000" w:rsidDel="00000000" w:rsidP="00000000" w:rsidRDefault="00000000" w:rsidRPr="00000000" w14:paraId="0000010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registered owner of the property namely, L.R. 15981/69, Grant Number I.R No. 35869 situate in Westlands area of Nairobi was Tyrese Jones, who held the lease for a term of 99 years from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November 1986. 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January 2007, Tyrese Jones appointed and gave Stephen R. Otieno, a general power of attorney to be his true and lawful attorney and agent. As a matter of course, the power of attorney was registered in the Registry of Documents, Nairobi 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September 2009. It is worthy to point out that this power of attorney is not in dispute.</w:t>
      </w:r>
    </w:p>
    <w:p w:rsidR="00000000" w:rsidDel="00000000" w:rsidP="00000000" w:rsidRDefault="00000000" w:rsidRPr="00000000" w14:paraId="0000010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entered into a sale agreement, dated 26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October 2009, with respect to the property, with the Stephen R. Otieno, who based on the power of attorney had the </w:t>
      </w:r>
      <w:r w:rsidDel="00000000" w:rsidR="00000000" w:rsidRPr="00000000">
        <w:rPr>
          <w:rFonts w:ascii="Times New Roman" w:cs="Times New Roman" w:eastAsia="Times New Roman" w:hAnsi="Times New Roman"/>
          <w:i w:val="1"/>
          <w:sz w:val="24"/>
          <w:szCs w:val="24"/>
          <w:rtl w:val="0"/>
        </w:rPr>
        <w:t xml:space="preserve">locus</w:t>
      </w:r>
      <w:r w:rsidDel="00000000" w:rsidR="00000000" w:rsidRPr="00000000">
        <w:rPr>
          <w:rFonts w:ascii="Times New Roman" w:cs="Times New Roman" w:eastAsia="Times New Roman" w:hAnsi="Times New Roman"/>
          <w:sz w:val="24"/>
          <w:szCs w:val="24"/>
          <w:rtl w:val="0"/>
        </w:rPr>
        <w:t xml:space="preserve"> to enter into such a transaction. The sale agreement was executed in the presence of counsels for both Stephen R. Otieno, being the Attorney, and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14:paraId="0000011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course of the transaction,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was notified that the Original Grant in respect of the property, L.R. 15981/69, Grant Number I.R No. 35869, was untraceable in the Land Titles Registry, Nairobi. In the circumstance, the requisite notice for purposes of issuance of a Provisional Certificate of Title was advertised on Page 48 of the Kenya Gazette Volume CXI No. 5 of 29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January 2010 as Notice No. 165.  The issuance of the Provisional Certificate was further captured as Item No. 6 in the title’s register.</w:t>
      </w:r>
    </w:p>
    <w:p w:rsidR="00000000" w:rsidDel="00000000" w:rsidP="00000000" w:rsidRDefault="00000000" w:rsidRPr="00000000" w14:paraId="0000011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necessary transfer documents were executed and the transfer presented for assessment for purposes of payment of stamp duty. The property having been valued at 20,000,000/- the stamp duty was assessed at 800,000/- and the same paid by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on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February 2010.</w:t>
      </w:r>
    </w:p>
    <w:p w:rsidR="00000000" w:rsidDel="00000000" w:rsidP="00000000" w:rsidRDefault="00000000" w:rsidRPr="00000000" w14:paraId="0000011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lodging the transfer for registration on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July 2010,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Respondent’s Advocate presented all the requisite documents including, Rates Clearance Certificate, Rent Clearance Certificate, Consent to Transfer and the Power of Attorney. The transfer was successfully completed and the property duly transferred to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which transfer was further entered into and appears as Item No. 7 of the titles register.</w:t>
      </w:r>
    </w:p>
    <w:p w:rsidR="00000000" w:rsidDel="00000000" w:rsidP="00000000" w:rsidRDefault="00000000" w:rsidRPr="00000000" w14:paraId="00000113">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From the foregoing, it is evident that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herein has exhibited a proprietary interest over the property, subject matter herein,  and has therefore, every right to enjoy the interest and rights entitled to as the registered proprietor of the property. The case of </w:t>
      </w:r>
      <w:r w:rsidDel="00000000" w:rsidR="00000000" w:rsidRPr="00000000">
        <w:rPr>
          <w:rFonts w:ascii="Times New Roman" w:cs="Times New Roman" w:eastAsia="Times New Roman" w:hAnsi="Times New Roman"/>
          <w:b w:val="1"/>
          <w:sz w:val="24"/>
          <w:szCs w:val="24"/>
          <w:rtl w:val="0"/>
        </w:rPr>
        <w:t xml:space="preserve"> Homacc Ltd – Vs – S. Ajode &amp; 22 Others Civil Suit No. 261 of 2007 (2009) eKLR Sergon, J. </w:t>
      </w:r>
      <w:r w:rsidDel="00000000" w:rsidR="00000000" w:rsidRPr="00000000">
        <w:rPr>
          <w:rFonts w:ascii="Times New Roman" w:cs="Times New Roman" w:eastAsia="Times New Roman" w:hAnsi="Times New Roman"/>
          <w:sz w:val="24"/>
          <w:szCs w:val="24"/>
          <w:rtl w:val="0"/>
        </w:rPr>
        <w:t xml:space="preserve">demonstrates establishment of proprietary interest. The court observed,</w:t>
      </w:r>
      <w:r w:rsidDel="00000000" w:rsidR="00000000" w:rsidRPr="00000000">
        <w:rPr>
          <w:rFonts w:ascii="Times New Roman" w:cs="Times New Roman" w:eastAsia="Times New Roman" w:hAnsi="Times New Roman"/>
          <w:i w:val="1"/>
          <w:sz w:val="24"/>
          <w:szCs w:val="24"/>
          <w:rtl w:val="0"/>
        </w:rPr>
        <w:t xml:space="preserve">” The issues which have boldly come out are: One, whether the plaintiff has established a proprietary interest over the suit land. Two, whether the plaintiff has established that the defendants have interfered with his proprietary rights. Three, whether the plaintiff is entitled to the prayers sought in the plaint. Let me begin with the first issue. I have carefully examined the certificate of title produced in evidence by the Plaintiff’s witness as an exhibit. The same was issued on the 23</w:t>
      </w:r>
      <w:r w:rsidDel="00000000" w:rsidR="00000000" w:rsidRPr="00000000">
        <w:rPr>
          <w:rFonts w:ascii="Times New Roman" w:cs="Times New Roman" w:eastAsia="Times New Roman" w:hAnsi="Times New Roman"/>
          <w:i w:val="1"/>
          <w:sz w:val="24"/>
          <w:szCs w:val="24"/>
          <w:vertAlign w:val="superscript"/>
          <w:rtl w:val="0"/>
        </w:rPr>
        <w:t xml:space="preserve">rd</w:t>
      </w:r>
      <w:r w:rsidDel="00000000" w:rsidR="00000000" w:rsidRPr="00000000">
        <w:rPr>
          <w:rFonts w:ascii="Times New Roman" w:cs="Times New Roman" w:eastAsia="Times New Roman" w:hAnsi="Times New Roman"/>
          <w:i w:val="1"/>
          <w:sz w:val="24"/>
          <w:szCs w:val="24"/>
          <w:rtl w:val="0"/>
        </w:rPr>
        <w:t xml:space="preserve"> September 1988 under the provisions of the Registration of Titles Act. It is in respect of a lease for 99 years with effect from 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September 1988. No one has come forward to challenge title. The plaintiff in view has established that he has proprietary interest over the suit land over everybody else.” The judge went on to state, “Courts will always approve sanctity of title in accordance with the law stated in the statute.”</w:t>
      </w:r>
    </w:p>
    <w:p w:rsidR="00000000" w:rsidDel="00000000" w:rsidP="00000000" w:rsidRDefault="00000000" w:rsidRPr="00000000" w14:paraId="00000114">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It is prudent to note that it is neither alleged nor proven that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was involved in or perpetuated any fraud or misrepresentation in the transfer of the property to its name. The court in the case of </w:t>
      </w:r>
      <w:r w:rsidDel="00000000" w:rsidR="00000000" w:rsidRPr="00000000">
        <w:rPr>
          <w:rFonts w:ascii="Times New Roman" w:cs="Times New Roman" w:eastAsia="Times New Roman" w:hAnsi="Times New Roman"/>
          <w:b w:val="1"/>
          <w:sz w:val="24"/>
          <w:szCs w:val="24"/>
          <w:rtl w:val="0"/>
        </w:rPr>
        <w:t xml:space="preserve">Rose Njoki Kingau &amp; Another – Vs – Shaba Trustees &amp; Another Civil Suit No. 2002 of 2007 (2010) eKLR, Sitati, J. </w:t>
      </w:r>
      <w:r w:rsidDel="00000000" w:rsidR="00000000" w:rsidRPr="00000000">
        <w:rPr>
          <w:rFonts w:ascii="Times New Roman" w:cs="Times New Roman" w:eastAsia="Times New Roman" w:hAnsi="Times New Roman"/>
          <w:sz w:val="24"/>
          <w:szCs w:val="24"/>
          <w:rtl w:val="0"/>
        </w:rPr>
        <w:t xml:space="preserve">remarked that it was not enough to merely plead the particulars of fraud, but there must be evidence to support such claims. The court stated, </w:t>
      </w:r>
      <w:r w:rsidDel="00000000" w:rsidR="00000000" w:rsidRPr="00000000">
        <w:rPr>
          <w:rFonts w:ascii="Times New Roman" w:cs="Times New Roman" w:eastAsia="Times New Roman" w:hAnsi="Times New Roman"/>
          <w:i w:val="1"/>
          <w:sz w:val="24"/>
          <w:szCs w:val="24"/>
          <w:rtl w:val="0"/>
        </w:rPr>
        <w:t xml:space="preserve">“…the Plaintiffs contend that the 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Defendant fraudulently caused the Commissioner of Lands to issue them with the grant over the suit land, but the plaintiffs have not placed any evidence before me to support their claims.”</w:t>
      </w:r>
    </w:p>
    <w:p w:rsidR="00000000" w:rsidDel="00000000" w:rsidP="00000000" w:rsidRDefault="00000000" w:rsidRPr="00000000" w14:paraId="0000011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Respondent’s submission that it is the registered proprietor of the property, subject matter of the suit, and further, has established proprietary interest over the said property.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thus prays that the application before this court be dismissed with costs and the orders therein be discharged.</w:t>
      </w:r>
    </w:p>
    <w:p w:rsidR="00000000" w:rsidDel="00000000" w:rsidP="00000000" w:rsidRDefault="00000000" w:rsidRPr="00000000" w14:paraId="0000011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DATED</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Fonts w:ascii="Times New Roman" w:cs="Times New Roman" w:eastAsia="Times New Roman" w:hAnsi="Times New Roman"/>
          <w:sz w:val="24"/>
          <w:szCs w:val="24"/>
          <w:rtl w:val="0"/>
        </w:rPr>
        <w:t xml:space="preserve"> this………………………..day of……………………2010</w:t>
      </w:r>
    </w:p>
    <w:p w:rsidR="00000000" w:rsidDel="00000000" w:rsidP="00000000" w:rsidRDefault="00000000" w:rsidRPr="00000000" w14:paraId="0000011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___________________________________</w:t>
      </w:r>
    </w:p>
    <w:p w:rsidR="00000000" w:rsidDel="00000000" w:rsidP="00000000" w:rsidRDefault="00000000" w:rsidRPr="00000000" w14:paraId="00000119">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9D &amp; COMPANY</w:t>
      </w:r>
    </w:p>
    <w:p w:rsidR="00000000" w:rsidDel="00000000" w:rsidP="00000000" w:rsidRDefault="00000000" w:rsidRPr="00000000" w14:paraId="0000011A">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ADVOCATES FOR THE 3</w:t>
      </w:r>
      <w:r w:rsidDel="00000000" w:rsidR="00000000" w:rsidRPr="00000000">
        <w:rPr>
          <w:rFonts w:ascii="Times New Roman" w:cs="Times New Roman" w:eastAsia="Times New Roman" w:hAnsi="Times New Roman"/>
          <w:b w:val="1"/>
          <w:sz w:val="24"/>
          <w:szCs w:val="24"/>
          <w:vertAlign w:val="superscript"/>
          <w:rtl w:val="0"/>
        </w:rPr>
        <w:t xml:space="preserve">RD</w:t>
      </w:r>
      <w:r w:rsidDel="00000000" w:rsidR="00000000" w:rsidRPr="00000000">
        <w:rPr>
          <w:rFonts w:ascii="Times New Roman" w:cs="Times New Roman" w:eastAsia="Times New Roman" w:hAnsi="Times New Roman"/>
          <w:b w:val="1"/>
          <w:sz w:val="24"/>
          <w:szCs w:val="24"/>
          <w:rtl w:val="0"/>
        </w:rPr>
        <w:t xml:space="preserve"> RESPONDENT </w:t>
      </w:r>
    </w:p>
    <w:p w:rsidR="00000000" w:rsidDel="00000000" w:rsidP="00000000" w:rsidRDefault="00000000" w:rsidRPr="00000000" w14:paraId="0000011B">
      <w:pPr>
        <w:pStyle w:val="Heading1"/>
        <w:pageBreakBefore w:val="0"/>
        <w:spacing w:line="360" w:lineRule="auto"/>
        <w:jc w:val="both"/>
        <w:rPr/>
      </w:pPr>
      <w:r w:rsidDel="00000000" w:rsidR="00000000" w:rsidRPr="00000000">
        <w:rPr>
          <w:u w:val="single"/>
          <w:rtl w:val="0"/>
        </w:rPr>
        <w:t xml:space="preserve">DRAWN &amp; FILED BY:</w:t>
      </w:r>
      <w:r w:rsidDel="00000000" w:rsidR="00000000" w:rsidRPr="00000000">
        <w:rPr>
          <w:rtl w:val="0"/>
        </w:rPr>
      </w:r>
    </w:p>
    <w:p w:rsidR="00000000" w:rsidDel="00000000" w:rsidP="00000000" w:rsidRDefault="00000000" w:rsidRPr="00000000" w14:paraId="0000011C">
      <w:pPr>
        <w:pStyle w:val="Heading1"/>
        <w:pageBreakBefore w:val="0"/>
        <w:spacing w:line="360" w:lineRule="auto"/>
        <w:jc w:val="both"/>
        <w:rPr>
          <w:b w:val="0"/>
        </w:rPr>
      </w:pPr>
      <w:r w:rsidDel="00000000" w:rsidR="00000000" w:rsidRPr="00000000">
        <w:rPr>
          <w:b w:val="0"/>
          <w:rtl w:val="0"/>
        </w:rPr>
        <w:t xml:space="preserve">Firm 9D &amp; Company</w:t>
      </w:r>
    </w:p>
    <w:p w:rsidR="00000000" w:rsidDel="00000000" w:rsidP="00000000" w:rsidRDefault="00000000" w:rsidRPr="00000000" w14:paraId="0000011D">
      <w:pPr>
        <w:pStyle w:val="Heading1"/>
        <w:pageBreakBefore w:val="0"/>
        <w:spacing w:line="360" w:lineRule="auto"/>
        <w:jc w:val="both"/>
        <w:rPr>
          <w:b w:val="0"/>
        </w:rPr>
      </w:pPr>
      <w:r w:rsidDel="00000000" w:rsidR="00000000" w:rsidRPr="00000000">
        <w:rPr>
          <w:b w:val="0"/>
          <w:rtl w:val="0"/>
        </w:rPr>
        <w:t xml:space="preserve">Advocates</w:t>
      </w:r>
    </w:p>
    <w:p w:rsidR="00000000" w:rsidDel="00000000" w:rsidP="00000000" w:rsidRDefault="00000000" w:rsidRPr="00000000" w14:paraId="0000011E">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Hughes Building,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Floor</w:t>
      </w:r>
    </w:p>
    <w:p w:rsidR="00000000" w:rsidDel="00000000" w:rsidP="00000000" w:rsidRDefault="00000000" w:rsidRPr="00000000" w14:paraId="0000011F">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Kenyatta Avenue</w:t>
      </w:r>
    </w:p>
    <w:p w:rsidR="00000000" w:rsidDel="00000000" w:rsidP="00000000" w:rsidRDefault="00000000" w:rsidRPr="00000000" w14:paraId="00000120">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12345-00100</w:t>
      </w:r>
    </w:p>
    <w:p w:rsidR="00000000" w:rsidDel="00000000" w:rsidP="00000000" w:rsidRDefault="00000000" w:rsidRPr="00000000" w14:paraId="00000121">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NAIROBI</w:t>
      </w:r>
    </w:p>
    <w:p w:rsidR="00000000" w:rsidDel="00000000" w:rsidP="00000000" w:rsidRDefault="00000000" w:rsidRPr="00000000" w14:paraId="00000122">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3">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BE SERVED UPON:</w:t>
      </w:r>
    </w:p>
    <w:p w:rsidR="00000000" w:rsidDel="00000000" w:rsidP="00000000" w:rsidRDefault="00000000" w:rsidRPr="00000000" w14:paraId="00000124">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Atieno, Achieng &amp; Co Advocates</w:t>
      </w:r>
    </w:p>
    <w:p w:rsidR="00000000" w:rsidDel="00000000" w:rsidP="00000000" w:rsidRDefault="00000000" w:rsidRPr="00000000" w14:paraId="00000125">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Kimathi House,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Floor</w:t>
      </w:r>
    </w:p>
    <w:p w:rsidR="00000000" w:rsidDel="00000000" w:rsidP="00000000" w:rsidRDefault="00000000" w:rsidRPr="00000000" w14:paraId="00000126">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Kenyatta Avenue/Kimathi Street</w:t>
      </w:r>
    </w:p>
    <w:p w:rsidR="00000000" w:rsidDel="00000000" w:rsidP="00000000" w:rsidRDefault="00000000" w:rsidRPr="00000000" w14:paraId="00000127">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 Box 15690 – 00100</w:t>
        <w:tab/>
        <w:tab/>
        <w:tab/>
      </w:r>
    </w:p>
    <w:p w:rsidR="00000000" w:rsidDel="00000000" w:rsidP="00000000" w:rsidRDefault="00000000" w:rsidRPr="00000000" w14:paraId="00000128">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 NAIROBI</w:t>
      </w:r>
    </w:p>
    <w:p w:rsidR="00000000" w:rsidDel="00000000" w:rsidP="00000000" w:rsidRDefault="00000000" w:rsidRPr="00000000" w14:paraId="00000129">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A">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Honorable Attorney General</w:t>
      </w:r>
    </w:p>
    <w:p w:rsidR="00000000" w:rsidDel="00000000" w:rsidP="00000000" w:rsidRDefault="00000000" w:rsidRPr="00000000" w14:paraId="0000012B">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Attorney General’s Chambers</w:t>
      </w:r>
    </w:p>
    <w:p w:rsidR="00000000" w:rsidDel="00000000" w:rsidP="00000000" w:rsidRDefault="00000000" w:rsidRPr="00000000" w14:paraId="0000012C">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Harambee Avenue</w:t>
      </w:r>
    </w:p>
    <w:p w:rsidR="00000000" w:rsidDel="00000000" w:rsidP="00000000" w:rsidRDefault="00000000" w:rsidRPr="00000000" w14:paraId="0000012D">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 Box 40112</w:t>
      </w:r>
    </w:p>
    <w:p w:rsidR="00000000" w:rsidDel="00000000" w:rsidP="00000000" w:rsidRDefault="00000000" w:rsidRPr="00000000" w14:paraId="0000012E">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NAIROBI</w:t>
      </w:r>
    </w:p>
    <w:p w:rsidR="00000000" w:rsidDel="00000000" w:rsidP="00000000" w:rsidRDefault="00000000" w:rsidRPr="00000000" w14:paraId="0000012F">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Principal Registrar of Titles</w:t>
      </w:r>
    </w:p>
    <w:p w:rsidR="00000000" w:rsidDel="00000000" w:rsidP="00000000" w:rsidRDefault="00000000" w:rsidRPr="00000000" w14:paraId="00000131">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Ardhi House, Ngong Road</w:t>
      </w:r>
    </w:p>
    <w:p w:rsidR="00000000" w:rsidDel="00000000" w:rsidP="00000000" w:rsidRDefault="00000000" w:rsidRPr="00000000" w14:paraId="00000132">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 Box 30450 – 00100</w:t>
      </w:r>
    </w:p>
    <w:p w:rsidR="00000000" w:rsidDel="00000000" w:rsidP="00000000" w:rsidRDefault="00000000" w:rsidRPr="00000000" w14:paraId="00000133">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NAIROBI</w:t>
      </w:r>
    </w:p>
    <w:p w:rsidR="00000000" w:rsidDel="00000000" w:rsidP="00000000" w:rsidRDefault="00000000" w:rsidRPr="00000000" w14:paraId="00000134">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pageBreakBefore w:val="0"/>
        <w:rPr>
          <w:rFonts w:ascii="Times New Roman" w:cs="Times New Roman" w:eastAsia="Times New Roman" w:hAnsi="Times New Roman"/>
          <w:sz w:val="24"/>
          <w:szCs w:val="24"/>
        </w:rPr>
      </w:pPr>
      <w:r w:rsidDel="00000000" w:rsidR="00000000" w:rsidRPr="00000000">
        <w:rPr>
          <w:rtl w:val="0"/>
        </w:rPr>
      </w:r>
    </w:p>
    <w:sectPr>
      <w:footerReference r:id="rId8" w:type="default"/>
      <w:footerReference r:id="rId9" w:type="first"/>
      <w:pgSz w:h="15840" w:w="12240" w:orient="portrait"/>
      <w:pgMar w:bottom="1080" w:top="1080" w:left="1296" w:right="108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ambr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 w:val="right" w:pos="10080"/>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FIRM 9D</w:t>
      <w:tab/>
      <w:tab/>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 w:val="right" w:pos="10080"/>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TRIAL ADVOCACY ASSIGNMENT: CLOSING ARGUMENTS</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Joseph V. Guestaferro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cited in  http://docs.google.com/gview?a=v&amp;q=cache:yPUtfI2ED_IJ:www.wisspd.org/html/publications/WdefFall2005/ClosingArgument.pdf+aim+of+closing+arguments&amp;hl=en&amp;gl=ke as at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June 2011. Viewed this way, submissions should be formulated on the same lines of thought as the Judge would, for they form the foundation of the judgment of the court.</w:t>
      </w:r>
    </w:p>
  </w:footnote>
  <w:footnote w:id="1">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Murphy &amp; D. Barnard,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Blackstone press, London. p172. </w:t>
      </w:r>
    </w:p>
  </w:footnote>
  <w:footnote w:id="2">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3">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Meyer, ‘Making the Narrative Move: Observations Based upon Reading Gerry Spence's Closing Argument in the Estate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Karen Silkwood v. Kerr-McGee, Inc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9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Clinical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229.</w:t>
      </w:r>
    </w:p>
  </w:footnote>
  <w:footnote w:id="4">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Hong, ‘A Theory of Final Argument in Civil Trials,’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Hamline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vol.21 p 31; see also Tanford, ‘The Limits of Closing Argument,’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Indiana Civil Lit.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vol.1 pp111. </w:t>
      </w:r>
    </w:p>
  </w:footnote>
  <w:footnote w:id="5">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Watts &amp; Gowan, ‘Closing Arguments from a Plaintiff's Perspective,’ Am</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J. Trial Advoc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26 p 505.</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Woolmington .v. DPP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[1935] AC 462 HL (E).</w:t>
      </w:r>
    </w:p>
  </w:footnote>
  <w:footnote w:id="7">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 detailed statement on the same, see P. Murphy &amp; D. Barnard,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Blackstone press, London p. 172.</w:t>
      </w:r>
    </w:p>
  </w:footnote>
  <w:footnote w:id="8">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Lord Denning’s judgment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Miller .v. Minister of Pensions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[1947] 2 All ER 372 ;</w:t>
      </w:r>
    </w:p>
  </w:footnote>
  <w:footnote w:id="9">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Order. 18 rule 1 provides that the plaintiff shall have the right to begin unless the court otherwise orders.</w:t>
      </w:r>
    </w:p>
  </w:footnote>
  <w:footnote w:id="10">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Civil Procedure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O.18.r. 2(3).</w:t>
      </w:r>
    </w:p>
  </w:footnote>
  <w:footnote w:id="11">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O.18 .r. 2(4), which is a deviation from the former Order xvii r.4 that permitted the High Court alone to wield this discretion.</w:t>
      </w:r>
    </w:p>
  </w:footnote>
  <w:footnote w:id="12">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Legal Notice No. 8167 of 2008. The Chief Justice Evan Gicheru, as he then was, made these rules on September 1, 2008, under section 10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Judicature Act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 8 and upon the recommendations of the Expeditious Disposal of Cases Committee.</w:t>
      </w:r>
    </w:p>
  </w:footnote>
  <w:footnote w:id="13">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Rule 100 (1).</w:t>
      </w:r>
    </w:p>
  </w:footnote>
  <w:footnote w:id="14">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100(2) (a).</w:t>
      </w:r>
    </w:p>
  </w:footnote>
  <w:footnote w:id="15">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100(2) (b).</w:t>
      </w:r>
    </w:p>
  </w:footnote>
  <w:footnote w:id="16">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100(3).</w:t>
      </w:r>
    </w:p>
  </w:footnote>
  <w:footnote w:id="17">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section provides that every accused person have a right to fair and public hearing. Fair hearing comprises of the right of an accused person to be present during trial and to adduce and challenge evidence.</w:t>
      </w:r>
    </w:p>
  </w:footnote>
  <w:footnote w:id="18">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terms of section 213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prosecutor or his advocate and the accused shall be entitled to address the court in the same and order as in a trial under this code before the High Court trial procedures</w:t>
      </w:r>
    </w:p>
  </w:footnote>
  <w:footnote w:id="19">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Section 311 of the Criminal Procedure Code .</w:t>
      </w:r>
    </w:p>
  </w:footnote>
  <w:footnote w:id="20">
    <w:p w:rsidR="00000000" w:rsidDel="00000000" w:rsidP="00000000" w:rsidRDefault="00000000" w:rsidRPr="00000000" w14:paraId="0000014C">
      <w:pPr>
        <w:pageBreakBefore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Criminal Appeal Number 42 of 2002 (Appeal from the High Court at Kisumu (Tanui and Mbito JJ) Dated July 15, 1999. In H.C.C.R. No 246b of 1998). The appellant had been charged before the Chief Magistrates Court at Kakamega with attempted robbery with violence and unlawfully being in possession of a firearm contrary to section 297 (2) of the Penal Code and section 4(1) of the Firearms Act respectively. At the close of the defence case, and at the request of counsel for the appellant, the trial magistrate directed that both the prosecution and defence file written submissions and submit the same to the registry. </w:t>
      </w:r>
    </w:p>
  </w:footnote>
  <w:footnote w:id="21">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22">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[1966] EA 272. The trial magistrate in this case wanted to ascertain the correctness the translation of a recorded transcript from Punjabi into English.</w:t>
      </w:r>
    </w:p>
  </w:footnote>
  <w:footnote w:id="23">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 161.</w:t>
      </w:r>
    </w:p>
  </w:footnote>
  <w:footnote w:id="24">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(1957)EA 426.</w:t>
      </w:r>
    </w:p>
  </w:footnote>
  <w:footnote w:id="25">
    <w:p w:rsidR="00000000" w:rsidDel="00000000" w:rsidP="00000000" w:rsidRDefault="00000000" w:rsidRPr="00000000" w14:paraId="00000151">
      <w:pPr>
        <w:pageBreakBefore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Criminal Procedure code s</w:t>
      </w:r>
      <w:r w:rsidDel="00000000" w:rsidR="00000000" w:rsidRPr="00000000">
        <w:rPr>
          <w:rFonts w:ascii="Times New Roman" w:cs="Times New Roman" w:eastAsia="Times New Roman" w:hAnsi="Times New Roman"/>
          <w:sz w:val="20"/>
          <w:szCs w:val="20"/>
          <w:rtl w:val="0"/>
        </w:rPr>
        <w:t xml:space="preserve">ection 382.</w:t>
      </w:r>
    </w:p>
  </w:footnote>
  <w:footnote w:id="26">
    <w:p w:rsidR="00000000" w:rsidDel="00000000" w:rsidP="00000000" w:rsidRDefault="00000000" w:rsidRPr="00000000" w14:paraId="00000152">
      <w:pPr>
        <w:pageBreakBefore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Robert Oyoo v Republic </w:t>
      </w:r>
      <w:r w:rsidDel="00000000" w:rsidR="00000000" w:rsidRPr="00000000">
        <w:rPr>
          <w:rFonts w:ascii="Times New Roman" w:cs="Times New Roman" w:eastAsia="Times New Roman" w:hAnsi="Times New Roman"/>
          <w:sz w:val="20"/>
          <w:szCs w:val="20"/>
          <w:rtl w:val="0"/>
        </w:rPr>
        <w:t xml:space="preserve">Criminal Appeal Number 802 of 1997 [2004];the accused was charged with six counts of forgery contrary to section 349 of the penal code and  three counts of altering a false document contrary to section 353 of the Penal Code and one count of stealing contrary to section 275 of the penal code.  The accused was convicted on all counts except of one count of altering a forged document and also the one stealing. He was sentenced on each count for eight months running concurrently. The trial court asked for and received written submission from the appellate counsel.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It has been observed that most appellants who are not represented are unable to address the court orally; to insist on oral submissions is to oppress them.   Nevertheless, the marginal notes to section 213 of the </w:t>
      </w:r>
      <w:r w:rsidDel="00000000" w:rsidR="00000000" w:rsidRPr="00000000">
        <w:rPr>
          <w:rFonts w:ascii="Times New Roman" w:cs="Times New Roman" w:eastAsia="Times New Roman" w:hAnsi="Times New Roman"/>
          <w:i w:val="1"/>
          <w:sz w:val="20"/>
          <w:szCs w:val="20"/>
          <w:rtl w:val="0"/>
        </w:rPr>
        <w:t xml:space="preserve">Criminal Procedure Code</w:t>
      </w:r>
      <w:r w:rsidDel="00000000" w:rsidR="00000000" w:rsidRPr="00000000">
        <w:rPr>
          <w:rFonts w:ascii="Times New Roman" w:cs="Times New Roman" w:eastAsia="Times New Roman" w:hAnsi="Times New Roman"/>
          <w:sz w:val="20"/>
          <w:szCs w:val="20"/>
          <w:rtl w:val="0"/>
        </w:rPr>
        <w:t xml:space="preserve"> refer to ‘order of speeches’. Therefore, justice may be served better by looking to the substance than the formalities. </w:t>
      </w:r>
    </w:p>
  </w:footnote>
  <w:footnote w:id="27">
    <w:p w:rsidR="00000000" w:rsidDel="00000000" w:rsidP="00000000" w:rsidRDefault="00000000" w:rsidRPr="00000000" w14:paraId="00000153">
      <w:pPr>
        <w:pageBreakBefore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Criminal Appeal Number 24 of 2003.</w:t>
      </w:r>
    </w:p>
  </w:footnote>
  <w:footnote w:id="28">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Legal Notice No.8167 of 2008.</w:t>
      </w:r>
    </w:p>
  </w:footnote>
  <w:footnote w:id="29">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Rule 66 (1).</w:t>
      </w:r>
    </w:p>
  </w:footnote>
  <w:footnote w:id="30">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 Rule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66 (3).</w:t>
      </w:r>
    </w:p>
  </w:footnote>
  <w:footnote w:id="31">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286 S.W.2d 87, 90 (Ky. App. 1955).</w:t>
      </w:r>
    </w:p>
  </w:footnote>
  <w:footnote w:id="32">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70 S.W.2d 975, 977 (Ky. App. 1934).</w:t>
      </w:r>
    </w:p>
  </w:footnote>
  <w:footnote w:id="33">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461 S.W.2d 370, 374 (Ky. App. 1970).</w:t>
      </w:r>
    </w:p>
  </w:footnote>
  <w:footnote w:id="34">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737 N.E.2d 1150, 1154 (Ind. 2000).</w:t>
      </w:r>
    </w:p>
  </w:footnote>
  <w:footnote w:id="35">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Montz, ‘Why Lawyers Continue to Cross the Line in Closing Arguments: An Examination of Federal and State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Ohio N. U.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vol. 28 p 67.</w:t>
      </w:r>
    </w:p>
  </w:footnote>
  <w:footnote w:id="36">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United States of America v Hugo Sarmiento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(1984) 744 F. 2d 755.</w:t>
      </w:r>
    </w:p>
  </w:footnote>
  <w:footnote w:id="37">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854 N.E.2d 831 (Ind. 2006).</w:t>
      </w:r>
    </w:p>
  </w:footnote>
  <w:footnote w:id="38">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527 N.E.2d 1119, 1127 (Ind. 1988).</w:t>
      </w:r>
    </w:p>
  </w:footnote>
  <w:footnote w:id="39">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court while making this holding was referring to an instance where the prosecution had referred to the defendant as “one of the finest liars”. The court in this instance did allow the prosecution to make such statements. This is because great disparity was shown between the defendant’s testimony and the physical evidence as well as his initial statements.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0"/>
      <w:lvlJc w:val="left"/>
      <w:pPr>
        <w:ind w:left="2460" w:hanging="360"/>
      </w:pPr>
      <w:rPr/>
    </w:lvl>
    <w:lvl w:ilvl="1">
      <w:start w:val="1"/>
      <w:numFmt w:val="decimal"/>
      <w:lvlText w:val="%1.%2"/>
      <w:lvlJc w:val="left"/>
      <w:pPr>
        <w:ind w:left="3180" w:hanging="360"/>
      </w:pPr>
      <w:rPr/>
    </w:lvl>
    <w:lvl w:ilvl="2">
      <w:start w:val="1"/>
      <w:numFmt w:val="decimal"/>
      <w:lvlText w:val="%1.%2.%3"/>
      <w:lvlJc w:val="left"/>
      <w:pPr>
        <w:ind w:left="4260" w:hanging="720"/>
      </w:pPr>
      <w:rPr/>
    </w:lvl>
    <w:lvl w:ilvl="3">
      <w:start w:val="1"/>
      <w:numFmt w:val="decimal"/>
      <w:lvlText w:val="%1.%2.%3.%4"/>
      <w:lvlJc w:val="left"/>
      <w:pPr>
        <w:ind w:left="4980" w:hanging="720"/>
      </w:pPr>
      <w:rPr/>
    </w:lvl>
    <w:lvl w:ilvl="4">
      <w:start w:val="1"/>
      <w:numFmt w:val="decimal"/>
      <w:lvlText w:val="%1.%2.%3.%4.%5"/>
      <w:lvlJc w:val="left"/>
      <w:pPr>
        <w:ind w:left="6060" w:hanging="1080"/>
      </w:pPr>
      <w:rPr/>
    </w:lvl>
    <w:lvl w:ilvl="5">
      <w:start w:val="1"/>
      <w:numFmt w:val="decimal"/>
      <w:lvlText w:val="%1.%2.%3.%4.%5.%6"/>
      <w:lvlJc w:val="left"/>
      <w:pPr>
        <w:ind w:left="6780" w:hanging="1080"/>
      </w:pPr>
      <w:rPr/>
    </w:lvl>
    <w:lvl w:ilvl="6">
      <w:start w:val="1"/>
      <w:numFmt w:val="decimal"/>
      <w:lvlText w:val="%1.%2.%3.%4.%5.%6.%7"/>
      <w:lvlJc w:val="left"/>
      <w:pPr>
        <w:ind w:left="7860" w:hanging="1440"/>
      </w:pPr>
      <w:rPr/>
    </w:lvl>
    <w:lvl w:ilvl="7">
      <w:start w:val="1"/>
      <w:numFmt w:val="decimal"/>
      <w:lvlText w:val="%1.%2.%3.%4.%5.%6.%7.%8"/>
      <w:lvlJc w:val="left"/>
      <w:pPr>
        <w:ind w:left="8580" w:hanging="1440"/>
      </w:pPr>
      <w:rPr/>
    </w:lvl>
    <w:lvl w:ilvl="8">
      <w:start w:val="1"/>
      <w:numFmt w:val="decimal"/>
      <w:lvlText w:val="%1.%2.%3.%4.%5.%6.%7.%8.%9"/>
      <w:lvlJc w:val="left"/>
      <w:pPr>
        <w:ind w:left="9660" w:hanging="1800"/>
      </w:pPr>
      <w:rPr/>
    </w:lvl>
  </w:abstractNum>
  <w:abstractNum w:abstractNumId="7">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spacing w:after="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05437"/>
    <w:pPr>
      <w:spacing w:after="200" w:line="276" w:lineRule="auto"/>
    </w:pPr>
    <w:rPr>
      <w:sz w:val="22"/>
      <w:szCs w:val="22"/>
    </w:rPr>
  </w:style>
  <w:style w:type="paragraph" w:styleId="Heading1">
    <w:name w:val="heading 1"/>
    <w:basedOn w:val="Normal"/>
    <w:next w:val="Normal"/>
    <w:link w:val="Heading1Char"/>
    <w:qFormat w:val="1"/>
    <w:rsid w:val="00505437"/>
    <w:pPr>
      <w:keepNext w:val="1"/>
      <w:widowControl w:val="0"/>
      <w:autoSpaceDE w:val="0"/>
      <w:autoSpaceDN w:val="0"/>
      <w:adjustRightInd w:val="0"/>
      <w:spacing w:after="0" w:line="240" w:lineRule="auto"/>
      <w:outlineLvl w:val="0"/>
    </w:pPr>
    <w:rPr>
      <w:rFonts w:ascii="Times New Roman" w:eastAsia="Times New Roman" w:hAnsi="Times New Roman"/>
      <w:b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05437"/>
    <w:rPr>
      <w:rFonts w:ascii="Times New Roman" w:cs="Times New Roman" w:eastAsia="Times New Roman" w:hAnsi="Times New Roman"/>
      <w:b w:val="1"/>
      <w:sz w:val="24"/>
      <w:szCs w:val="24"/>
    </w:rPr>
  </w:style>
  <w:style w:type="paragraph" w:styleId="ListParagraph">
    <w:name w:val="List Paragraph"/>
    <w:basedOn w:val="Normal"/>
    <w:uiPriority w:val="34"/>
    <w:qFormat w:val="1"/>
    <w:rsid w:val="00505437"/>
    <w:pPr>
      <w:ind w:left="720"/>
      <w:contextualSpacing w:val="1"/>
    </w:pPr>
  </w:style>
  <w:style w:type="paragraph" w:styleId="Footer">
    <w:name w:val="footer"/>
    <w:basedOn w:val="Normal"/>
    <w:link w:val="FooterChar"/>
    <w:uiPriority w:val="99"/>
    <w:unhideWhenUsed w:val="1"/>
    <w:rsid w:val="00505437"/>
    <w:pPr>
      <w:tabs>
        <w:tab w:val="center" w:pos="4680"/>
        <w:tab w:val="right" w:pos="9360"/>
      </w:tabs>
    </w:pPr>
    <w:rPr>
      <w:lang/>
    </w:rPr>
  </w:style>
  <w:style w:type="character" w:styleId="FooterChar" w:customStyle="1">
    <w:name w:val="Footer Char"/>
    <w:basedOn w:val="DefaultParagraphFont"/>
    <w:link w:val="Footer"/>
    <w:uiPriority w:val="99"/>
    <w:rsid w:val="00505437"/>
    <w:rPr>
      <w:rFonts w:ascii="Calibri" w:cs="Times New Roman" w:eastAsia="Calibri" w:hAnsi="Calibri"/>
      <w:lang/>
    </w:rPr>
  </w:style>
  <w:style w:type="paragraph" w:styleId="NormalWeb">
    <w:name w:val="Normal (Web)"/>
    <w:basedOn w:val="Normal"/>
    <w:uiPriority w:val="99"/>
    <w:unhideWhenUsed w:val="1"/>
    <w:rsid w:val="00505437"/>
    <w:pPr>
      <w:spacing w:after="100" w:afterAutospacing="1" w:before="100" w:beforeAutospacing="1" w:line="240" w:lineRule="auto"/>
    </w:pPr>
    <w:rPr>
      <w:rFonts w:ascii="Times New Roman" w:eastAsia="Times New Roman" w:hAnsi="Times New Roman"/>
      <w:sz w:val="24"/>
      <w:szCs w:val="24"/>
    </w:rPr>
  </w:style>
  <w:style w:type="paragraph" w:styleId="text-level2" w:customStyle="1">
    <w:name w:val="text-level2"/>
    <w:basedOn w:val="Normal"/>
    <w:rsid w:val="00505437"/>
    <w:pPr>
      <w:spacing w:after="100" w:afterAutospacing="1" w:before="100" w:beforeAutospacing="1" w:line="240" w:lineRule="auto"/>
    </w:pPr>
    <w:rPr>
      <w:rFonts w:ascii="Times New Roman" w:eastAsia="Times New Roman" w:hAnsi="Times New Roman"/>
      <w:sz w:val="24"/>
      <w:szCs w:val="24"/>
    </w:rPr>
  </w:style>
  <w:style w:type="character" w:styleId="Emphasis">
    <w:name w:val="Emphasis"/>
    <w:qFormat w:val="1"/>
    <w:rsid w:val="00505437"/>
    <w:rPr>
      <w:i w:val="1"/>
      <w:iCs w:val="1"/>
    </w:rPr>
  </w:style>
  <w:style w:type="paragraph" w:styleId="FootnoteText">
    <w:name w:val="footnote text"/>
    <w:basedOn w:val="Normal"/>
    <w:link w:val="FootnoteTextChar"/>
    <w:uiPriority w:val="99"/>
    <w:unhideWhenUsed w:val="1"/>
    <w:rsid w:val="00505437"/>
    <w:pPr>
      <w:spacing w:after="0" w:line="240" w:lineRule="auto"/>
    </w:pPr>
    <w:rPr>
      <w:rFonts w:ascii="Times New Roman" w:eastAsia="Times New Roman" w:hAnsi="Times New Roman"/>
      <w:sz w:val="20"/>
      <w:szCs w:val="20"/>
      <w:lang/>
    </w:rPr>
  </w:style>
  <w:style w:type="character" w:styleId="FootnoteTextChar" w:customStyle="1">
    <w:name w:val="Footnote Text Char"/>
    <w:basedOn w:val="DefaultParagraphFont"/>
    <w:link w:val="FootnoteText"/>
    <w:uiPriority w:val="99"/>
    <w:rsid w:val="00505437"/>
    <w:rPr>
      <w:rFonts w:ascii="Times New Roman" w:cs="Times New Roman" w:eastAsia="Times New Roman" w:hAnsi="Times New Roman"/>
      <w:sz w:val="20"/>
      <w:szCs w:val="20"/>
      <w:lang/>
    </w:rPr>
  </w:style>
  <w:style w:type="character" w:styleId="FootnoteReference">
    <w:name w:val="footnote reference"/>
    <w:semiHidden w:val="1"/>
    <w:unhideWhenUsed w:val="1"/>
    <w:rsid w:val="00505437"/>
    <w:rPr>
      <w:vertAlign w:val="superscript"/>
    </w:rPr>
  </w:style>
  <w:style w:type="character" w:styleId="Hyperlink">
    <w:name w:val="Hyperlink"/>
    <w:semiHidden w:val="1"/>
    <w:rsid w:val="00505437"/>
    <w:rPr>
      <w:color w:val="0000ff"/>
      <w:u w:val="single"/>
    </w:rPr>
  </w:style>
  <w:style w:type="paragraph" w:styleId="Header">
    <w:name w:val="header"/>
    <w:basedOn w:val="Normal"/>
    <w:link w:val="HeaderChar"/>
    <w:uiPriority w:val="99"/>
    <w:semiHidden w:val="1"/>
    <w:unhideWhenUsed w:val="1"/>
    <w:rsid w:val="00EC5695"/>
    <w:pPr>
      <w:tabs>
        <w:tab w:val="center" w:pos="4680"/>
        <w:tab w:val="right" w:pos="9360"/>
      </w:tabs>
    </w:pPr>
  </w:style>
  <w:style w:type="character" w:styleId="HeaderChar" w:customStyle="1">
    <w:name w:val="Header Char"/>
    <w:basedOn w:val="DefaultParagraphFont"/>
    <w:link w:val="Header"/>
    <w:uiPriority w:val="99"/>
    <w:semiHidden w:val="1"/>
    <w:rsid w:val="00EC5695"/>
    <w:rPr>
      <w:sz w:val="22"/>
      <w:szCs w:val="22"/>
    </w:rPr>
  </w:style>
  <w:style w:type="paragraph" w:styleId="BalloonText">
    <w:name w:val="Balloon Text"/>
    <w:basedOn w:val="Normal"/>
    <w:link w:val="BalloonTextChar"/>
    <w:uiPriority w:val="99"/>
    <w:semiHidden w:val="1"/>
    <w:unhideWhenUsed w:val="1"/>
    <w:rsid w:val="000D4F8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4F8E"/>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3RU/g8z6Q6GMeW9se338xrjBuQ==">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2011-06-29T04:32:00Z</dcterms:created>
  <dc:creator>pupil</dc:creator>
</cp:coreProperties>
</file>