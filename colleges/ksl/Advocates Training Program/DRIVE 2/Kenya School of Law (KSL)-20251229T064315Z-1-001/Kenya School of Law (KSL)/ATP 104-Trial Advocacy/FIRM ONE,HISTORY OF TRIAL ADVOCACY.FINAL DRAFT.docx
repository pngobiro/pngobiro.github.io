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HISTORY OF TRIAL ADVOCACY.</w:t>
      </w:r>
    </w:p>
    <w:p w:rsidR="00000000" w:rsidDel="00000000" w:rsidP="00000000" w:rsidRDefault="00000000" w:rsidRPr="00000000" w14:paraId="00000002">
      <w:pPr>
        <w:pageBreakBefore w:val="0"/>
        <w:spacing w:line="48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INTRODUCTION.</w:t>
      </w:r>
    </w:p>
    <w:p w:rsidR="00000000" w:rsidDel="00000000" w:rsidP="00000000" w:rsidRDefault="00000000" w:rsidRPr="00000000" w14:paraId="00000003">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trial can be defined as a hearing of a civil or criminal case before a court of competent jurisdiction. </w:t>
      </w:r>
    </w:p>
    <w:p w:rsidR="00000000" w:rsidDel="00000000" w:rsidP="00000000" w:rsidRDefault="00000000" w:rsidRPr="00000000" w14:paraId="00000004">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trial can also be defined as a formal examination of evidence before a judge and typically before a jury, in order to decide guilt in a case of criminal or civil proceedings. </w:t>
      </w:r>
    </w:p>
    <w:p w:rsidR="00000000" w:rsidDel="00000000" w:rsidP="00000000" w:rsidRDefault="00000000" w:rsidRPr="00000000" w14:paraId="00000005">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also be defined as the determination of a person’s guilt or innocence by due process of the law. </w:t>
      </w:r>
    </w:p>
    <w:p w:rsidR="00000000" w:rsidDel="00000000" w:rsidP="00000000" w:rsidRDefault="00000000" w:rsidRPr="00000000" w14:paraId="00000006">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Advocacy on the other hand originates from a Latin word, ‘Advocacia’. The term means to summon to one’s aid. Advocacy can be defined as the act of pleading for or supporting an idea and wanting the recipient to make his point of view that of yours. </w:t>
      </w:r>
    </w:p>
    <w:p w:rsidR="00000000" w:rsidDel="00000000" w:rsidP="00000000" w:rsidRDefault="00000000" w:rsidRPr="00000000" w14:paraId="00000007">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above definition of the two words, trial advocacy can be defined as the art of persuasion of a court of competent jurisdiction or legal tribunal by incorporating the procedural and legal rules of the process. </w:t>
      </w:r>
    </w:p>
    <w:p w:rsidR="00000000" w:rsidDel="00000000" w:rsidP="00000000" w:rsidRDefault="00000000" w:rsidRPr="00000000" w14:paraId="00000008">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advocacy has evolved throughout history and different time periods reveal different techniques and methods of trial advocacy.</w:t>
      </w:r>
    </w:p>
    <w:p w:rsidR="00000000" w:rsidDel="00000000" w:rsidP="00000000" w:rsidRDefault="00000000" w:rsidRPr="00000000" w14:paraId="00000009">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ageBreakBefore w:val="0"/>
        <w:spacing w:line="48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ROMAN EMPIRE </w:t>
      </w:r>
    </w:p>
    <w:p w:rsidR="00000000" w:rsidDel="00000000" w:rsidP="00000000" w:rsidRDefault="00000000" w:rsidRPr="00000000" w14:paraId="0000000B">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no trial lawyers as there are today hence there was no need to teach trial advocacy and the people tried their own cases. Lawyers were first introduced in Roman.</w:t>
      </w:r>
    </w:p>
    <w:p w:rsidR="00000000" w:rsidDel="00000000" w:rsidP="00000000" w:rsidRDefault="00000000" w:rsidRPr="00000000" w14:paraId="0000000C">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Lawyers could be brought by the clients but they would only serve a limited and specific purpose they gave judicial responses or assisted the judicial magistrates through their professional advice.</w:t>
      </w:r>
    </w:p>
    <w:p w:rsidR="00000000" w:rsidDel="00000000" w:rsidP="00000000" w:rsidRDefault="00000000" w:rsidRPr="00000000" w14:paraId="0000000D">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abstained from pleading in the courts, however, leaving advocacy to the newly rising class of forensic orators. Only on rare occasions did they make an appearance in court, and then only when a particularly involved point of law was raised, or when an especially important case was litigated, or when a notorious person was tried.</w:t>
      </w:r>
    </w:p>
    <w:p w:rsidR="00000000" w:rsidDel="00000000" w:rsidP="00000000" w:rsidRDefault="00000000" w:rsidRPr="00000000" w14:paraId="0000000E">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 of the lawyers was to give speeches during the trial</w:t>
      </w:r>
    </w:p>
    <w:p w:rsidR="00000000" w:rsidDel="00000000" w:rsidP="00000000" w:rsidRDefault="00000000" w:rsidRPr="00000000" w14:paraId="0000000F">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law was introduced in 204 BC barring lawyers from taking fees but it was widely ignored. It was seen as not improper to accept honorarium or gratuity form the clients</w:t>
      </w:r>
    </w:p>
    <w:p w:rsidR="00000000" w:rsidDel="00000000" w:rsidP="00000000" w:rsidRDefault="00000000" w:rsidRPr="00000000" w14:paraId="00000010">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trained in rhetoric and not law</w:t>
      </w:r>
    </w:p>
    <w:p w:rsidR="00000000" w:rsidDel="00000000" w:rsidP="00000000" w:rsidRDefault="00000000" w:rsidRPr="00000000" w14:paraId="00000011">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Emperor Claudius legalized advocacy as a profession allowing them to openly practice</w:t>
      </w:r>
    </w:p>
    <w:p w:rsidR="00000000" w:rsidDel="00000000" w:rsidP="00000000" w:rsidRDefault="00000000" w:rsidRPr="00000000" w14:paraId="00000012">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stated there was no money working as an advocate</w:t>
      </w:r>
    </w:p>
    <w:p w:rsidR="00000000" w:rsidDel="00000000" w:rsidP="00000000" w:rsidRDefault="00000000" w:rsidRPr="00000000" w14:paraId="00000013">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 class of specialists introduced who learned the law and they were known as Jurisconsults. They dabbled in law as an intellectual hobby</w:t>
      </w:r>
    </w:p>
    <w:p w:rsidR="00000000" w:rsidDel="00000000" w:rsidP="00000000" w:rsidRDefault="00000000" w:rsidRPr="00000000" w14:paraId="00000014">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also established the notaries post that were involved in drafting conveyances, contracts and wills. They were seen as inferior to the barristers. </w:t>
      </w:r>
    </w:p>
    <w:p w:rsidR="00000000" w:rsidDel="00000000" w:rsidP="00000000" w:rsidRDefault="00000000" w:rsidRPr="00000000" w14:paraId="00000015">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ageBreakBefore w:val="0"/>
        <w:spacing w:line="48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GREECE</w:t>
      </w:r>
    </w:p>
    <w:p w:rsidR="00000000" w:rsidDel="00000000" w:rsidP="00000000" w:rsidRDefault="00000000" w:rsidRPr="00000000" w14:paraId="00000017">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ancient Greeks, it was a necessity for an advocate to plead the case of his client in court but it was the duty of the client to explain his case to a great orator who would then prepare an oration which the client will deliver before the court. Judge Sharwood explains that, unlike civilized countries today where advocates are required to defend lawsuits on behalf of the clients. In ancient times, clients pleaded their own cases after acquiring an oration later compensate the orator for the work done.</w:t>
      </w:r>
    </w:p>
    <w:p w:rsidR="00000000" w:rsidDel="00000000" w:rsidP="00000000" w:rsidRDefault="00000000" w:rsidRPr="00000000" w14:paraId="00000018">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ageBreakBefore w:val="0"/>
        <w:spacing w:line="48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ENGLISH </w:t>
      </w:r>
    </w:p>
    <w:p w:rsidR="00000000" w:rsidDel="00000000" w:rsidP="00000000" w:rsidRDefault="00000000" w:rsidRPr="00000000" w14:paraId="0000001A">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advocacy in the English judicial system has seen a gradual but sure evolution over the centuries; that has seen a number of states adopt its rules. The following highlights the various stages of evolution in the above mentioned system.</w:t>
      </w:r>
    </w:p>
    <w:p w:rsidR="00000000" w:rsidDel="00000000" w:rsidP="00000000" w:rsidRDefault="00000000" w:rsidRPr="00000000" w14:paraId="0000001B">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numPr>
          <w:ilvl w:val="0"/>
          <w:numId w:val="3"/>
        </w:numPr>
        <w:spacing w:line="48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Anglo-Saxon England and Normandian Rule</w:t>
      </w:r>
      <w:r w:rsidDel="00000000" w:rsidR="00000000" w:rsidRPr="00000000">
        <w:rPr>
          <w:rtl w:val="0"/>
        </w:rPr>
      </w:r>
    </w:p>
    <w:p w:rsidR="00000000" w:rsidDel="00000000" w:rsidP="00000000" w:rsidRDefault="00000000" w:rsidRPr="00000000" w14:paraId="0000001D">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Anglo-Saxon England existed the Witan, also referred to as the Witenagemot, that William adopted into the king’s curia Regis</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This was a meeting based on rank within the feudal system; royal tenants in chief were summoned thrice a year in order to resolve the land disputes that occurred. The importance of curia Regis was recognized by the fact that William would himself sit in and wear his crown as a sign of his royal authority and stamp of approval towards the proceedings; he once was said to have sat an entire day listening to one dispute to its resolution. </w:t>
      </w:r>
    </w:p>
    <w:p w:rsidR="00000000" w:rsidDel="00000000" w:rsidP="00000000" w:rsidRDefault="00000000" w:rsidRPr="00000000" w14:paraId="0000001E">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local courts during the Normandian rule, however, maintained Shire Courts and eventually came up with Baron’s Courts. In these courts, there were no lawyers; third party representation so to say. There was, however, an aspect of advocacy in that a litigant would be allowed his friends in court in court that he may ‘take counsel’ with them before he speaks or even for them to speak on his behalf. This was a departure from the common law rule that demanded a person accused speak without counsel.</w:t>
      </w:r>
    </w:p>
    <w:p w:rsidR="00000000" w:rsidDel="00000000" w:rsidP="00000000" w:rsidRDefault="00000000" w:rsidRPr="00000000" w14:paraId="0000001F">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ageBreakBefore w:val="0"/>
        <w:numPr>
          <w:ilvl w:val="0"/>
          <w:numId w:val="3"/>
        </w:numPr>
        <w:spacing w:line="48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Priests and Clergy as Advocates and Emergence of a Profession.</w:t>
      </w:r>
      <w:r w:rsidDel="00000000" w:rsidR="00000000" w:rsidRPr="00000000">
        <w:rPr>
          <w:rtl w:val="0"/>
        </w:rPr>
      </w:r>
    </w:p>
    <w:p w:rsidR="00000000" w:rsidDel="00000000" w:rsidP="00000000" w:rsidRDefault="00000000" w:rsidRPr="00000000" w14:paraId="00000021">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members of the clergy were an exceptionally educated group of people at the time, they would step in to advise litigants and even aggrieved persons. As is inevitable, they eventually started to charge fees for these services; then forming a </w:t>
      </w:r>
      <w:sdt>
        <w:sdtPr>
          <w:tag w:val="goog_rdk_0"/>
        </w:sdtPr>
        <w:sdtContent>
          <w:ins w:author="FAITH WANJIRU" w:id="0" w:date="2022-02-27T12:13:52Z">
            <w:r w:rsidDel="00000000" w:rsidR="00000000" w:rsidRPr="00000000">
              <w:rPr>
                <w:rFonts w:ascii="Times New Roman" w:cs="Times New Roman" w:eastAsia="Times New Roman" w:hAnsi="Times New Roman"/>
                <w:sz w:val="24"/>
                <w:szCs w:val="24"/>
                <w:rtl w:val="0"/>
              </w:rPr>
              <w:t xml:space="preserve">semblance</w:t>
            </w:r>
          </w:ins>
        </w:sdtContent>
      </w:sdt>
      <w:sdt>
        <w:sdtPr>
          <w:tag w:val="goog_rdk_1"/>
        </w:sdtPr>
        <w:sdtContent>
          <w:del w:author="FAITH WANJIRU" w:id="0" w:date="2022-02-27T12:13:52Z">
            <w:r w:rsidDel="00000000" w:rsidR="00000000" w:rsidRPr="00000000">
              <w:rPr>
                <w:rFonts w:ascii="Times New Roman" w:cs="Times New Roman" w:eastAsia="Times New Roman" w:hAnsi="Times New Roman"/>
                <w:sz w:val="24"/>
                <w:szCs w:val="24"/>
                <w:rtl w:val="0"/>
              </w:rPr>
              <w:delText xml:space="preserve">sembl</w:delText>
            </w:r>
          </w:del>
        </w:sdtContent>
      </w:sdt>
      <w:sdt>
        <w:sdtPr>
          <w:tag w:val="goog_rdk_2"/>
        </w:sdtPr>
        <w:sdtContent>
          <w:ins w:author="Natasha Maria Akinyi" w:id="1" w:date="2021-09-10T03:09:44Z">
            <w:sdt>
              <w:sdtPr>
                <w:tag w:val="goog_rdk_3"/>
              </w:sdtPr>
              <w:sdtContent>
                <w:del w:author="FAITH WANJIRU" w:id="0" w:date="2022-02-27T12:13:52Z">
                  <w:r w:rsidDel="00000000" w:rsidR="00000000" w:rsidRPr="00000000">
                    <w:rPr>
                      <w:rFonts w:ascii="Times New Roman" w:cs="Times New Roman" w:eastAsia="Times New Roman" w:hAnsi="Times New Roman"/>
                      <w:sz w:val="24"/>
                      <w:szCs w:val="24"/>
                      <w:rtl w:val="0"/>
                    </w:rPr>
                    <w:delText xml:space="preserve">mui</w:delText>
                  </w:r>
                </w:del>
              </w:sdtContent>
            </w:sdt>
          </w:ins>
        </w:sdtContent>
      </w:sdt>
      <w:sdt>
        <w:sdtPr>
          <w:tag w:val="goog_rdk_4"/>
        </w:sdtPr>
        <w:sdtContent>
          <w:del w:author="FAITH WANJIRU" w:id="0" w:date="2022-02-27T12:13:52Z">
            <w:r w:rsidDel="00000000" w:rsidR="00000000" w:rsidRPr="00000000">
              <w:rPr>
                <w:rFonts w:ascii="Times New Roman" w:cs="Times New Roman" w:eastAsia="Times New Roman" w:hAnsi="Times New Roman"/>
                <w:sz w:val="24"/>
                <w:szCs w:val="24"/>
                <w:rtl w:val="0"/>
              </w:rPr>
              <w:delText xml:space="preserve">ance</w:delText>
            </w:r>
          </w:del>
        </w:sdtContent>
      </w:sdt>
      <w:r w:rsidDel="00000000" w:rsidR="00000000" w:rsidRPr="00000000">
        <w:rPr>
          <w:rFonts w:ascii="Times New Roman" w:cs="Times New Roman" w:eastAsia="Times New Roman" w:hAnsi="Times New Roman"/>
          <w:sz w:val="24"/>
          <w:szCs w:val="24"/>
          <w:rtl w:val="0"/>
        </w:rPr>
        <w:t xml:space="preserve"> of a Bar Association that aided in the standardization of and induction into their form of practice.</w:t>
      </w:r>
    </w:p>
    <w:p w:rsidR="00000000" w:rsidDel="00000000" w:rsidP="00000000" w:rsidRDefault="00000000" w:rsidRPr="00000000" w14:paraId="00000022">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 at this time, probably due to the nature of advocacy, was heavily based on civil and canon laws. The narrowness in focus of advocacy led to the next wave of development whereby laymen started to go into training eventually limiting the profession to trained persons. </w:t>
      </w:r>
    </w:p>
    <w:p w:rsidR="00000000" w:rsidDel="00000000" w:rsidP="00000000" w:rsidRDefault="00000000" w:rsidRPr="00000000" w14:paraId="00000023">
      <w:pPr>
        <w:pageBreakBefore w:val="0"/>
        <w:numPr>
          <w:ilvl w:val="0"/>
          <w:numId w:val="3"/>
        </w:numPr>
        <w:spacing w:line="48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Inns of Court</w:t>
      </w:r>
      <w:r w:rsidDel="00000000" w:rsidR="00000000" w:rsidRPr="00000000">
        <w:rPr>
          <w:rtl w:val="0"/>
        </w:rPr>
      </w:r>
    </w:p>
    <w:p w:rsidR="00000000" w:rsidDel="00000000" w:rsidP="00000000" w:rsidRDefault="00000000" w:rsidRPr="00000000" w14:paraId="00000024">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14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century came about the formation of the Inns of Court</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which were societies/associations that had the exclusive authority to proffer a ‘call’ to the bar and to prescribe the qualifications of an advocate. There were 4 common law inns; - Lincoln’s Inn</w:t>
      </w:r>
    </w:p>
    <w:p w:rsidR="00000000" w:rsidDel="00000000" w:rsidP="00000000" w:rsidRDefault="00000000" w:rsidRPr="00000000" w14:paraId="00000025">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 Temple</w:t>
      </w:r>
    </w:p>
    <w:p w:rsidR="00000000" w:rsidDel="00000000" w:rsidP="00000000" w:rsidRDefault="00000000" w:rsidRPr="00000000" w14:paraId="00000026">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Inner Temple</w:t>
      </w:r>
    </w:p>
    <w:p w:rsidR="00000000" w:rsidDel="00000000" w:rsidP="00000000" w:rsidRDefault="00000000" w:rsidRPr="00000000" w14:paraId="00000027">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Gray’s Inn</w:t>
      </w:r>
    </w:p>
    <w:p w:rsidR="00000000" w:rsidDel="00000000" w:rsidP="00000000" w:rsidRDefault="00000000" w:rsidRPr="00000000" w14:paraId="00000028">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inns were formed by lawyers now part of this profession as a means to gather and form a kind of university where students were instructed.</w:t>
      </w:r>
    </w:p>
    <w:p w:rsidR="00000000" w:rsidDel="00000000" w:rsidP="00000000" w:rsidRDefault="00000000" w:rsidRPr="00000000" w14:paraId="00000029">
      <w:pPr>
        <w:pageBreakBefore w:val="0"/>
        <w:spacing w:line="48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TRIAL ADVOCACY IN KENYA</w:t>
      </w:r>
    </w:p>
    <w:p w:rsidR="00000000" w:rsidDel="00000000" w:rsidP="00000000" w:rsidRDefault="00000000" w:rsidRPr="00000000" w14:paraId="0000002A">
      <w:pPr>
        <w:pageBreakBefore w:val="0"/>
        <w:spacing w:line="48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Pre - colonial period</w:t>
      </w:r>
    </w:p>
    <w:p w:rsidR="00000000" w:rsidDel="00000000" w:rsidP="00000000" w:rsidRDefault="00000000" w:rsidRPr="00000000" w14:paraId="0000002B">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to colonialism, most African societies, if not all, were living communally and were organized along clan, village, tribal and ethnic lines. Being part of a community was important. Social ties, values, norms and beliefs and the threat of excommunication from the society provided elders with legitimacy and sanctions to ensure their decisions were complied with. Consequently, social theories have been fronted that try to explain why the elders were able to resolve disputes in such contexts. </w:t>
      </w:r>
    </w:p>
    <w:p w:rsidR="00000000" w:rsidDel="00000000" w:rsidP="00000000" w:rsidRDefault="00000000" w:rsidRPr="00000000" w14:paraId="0000002C">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Advocacy, dispute resolution in Kenya was governed by customs and practices of the various tribal communities. Customary dispute resolution was used to resolve all disputes and conflicts. </w:t>
      </w:r>
    </w:p>
    <w:p w:rsidR="00000000" w:rsidDel="00000000" w:rsidP="00000000" w:rsidRDefault="00000000" w:rsidRPr="00000000" w14:paraId="0000002D">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communities had different ways to deal with individuals who broke the law</w:t>
      </w:r>
    </w:p>
    <w:p w:rsidR="00000000" w:rsidDel="00000000" w:rsidP="00000000" w:rsidRDefault="00000000" w:rsidRPr="00000000" w14:paraId="0000002E">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Giriama had two main dispute resolution institutions the council of elders and the oracles. Two sets of council of elders existed. The first set was the senior age set known as the </w:t>
      </w:r>
      <w:r w:rsidDel="00000000" w:rsidR="00000000" w:rsidRPr="00000000">
        <w:rPr>
          <w:rFonts w:ascii="Times New Roman" w:cs="Times New Roman" w:eastAsia="Times New Roman" w:hAnsi="Times New Roman"/>
          <w:i w:val="1"/>
          <w:sz w:val="24"/>
          <w:szCs w:val="24"/>
          <w:rtl w:val="0"/>
        </w:rPr>
        <w:t xml:space="preserve">kambi </w:t>
      </w:r>
      <w:r w:rsidDel="00000000" w:rsidR="00000000" w:rsidRPr="00000000">
        <w:rPr>
          <w:rFonts w:ascii="Times New Roman" w:cs="Times New Roman" w:eastAsia="Times New Roman" w:hAnsi="Times New Roman"/>
          <w:sz w:val="24"/>
          <w:szCs w:val="24"/>
          <w:rtl w:val="0"/>
        </w:rPr>
        <w:t xml:space="preserve">that listened to normal and day-to-day complaints and resolved them. </w:t>
      </w:r>
    </w:p>
    <w:p w:rsidR="00000000" w:rsidDel="00000000" w:rsidP="00000000" w:rsidRDefault="00000000" w:rsidRPr="00000000" w14:paraId="0000002F">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revered set of council of elders was known as the </w:t>
      </w:r>
      <w:r w:rsidDel="00000000" w:rsidR="00000000" w:rsidRPr="00000000">
        <w:rPr>
          <w:rFonts w:ascii="Times New Roman" w:cs="Times New Roman" w:eastAsia="Times New Roman" w:hAnsi="Times New Roman"/>
          <w:i w:val="1"/>
          <w:sz w:val="24"/>
          <w:szCs w:val="24"/>
          <w:rtl w:val="0"/>
        </w:rPr>
        <w:t xml:space="preserve">vaya</w:t>
      </w:r>
      <w:r w:rsidDel="00000000" w:rsidR="00000000" w:rsidRPr="00000000">
        <w:rPr>
          <w:rFonts w:ascii="Times New Roman" w:cs="Times New Roman" w:eastAsia="Times New Roman" w:hAnsi="Times New Roman"/>
          <w:sz w:val="24"/>
          <w:szCs w:val="24"/>
          <w:rtl w:val="0"/>
        </w:rPr>
        <w:t xml:space="preserve">, which consisted of a few select elders who operated as a secret society. The </w:t>
      </w:r>
      <w:r w:rsidDel="00000000" w:rsidR="00000000" w:rsidRPr="00000000">
        <w:rPr>
          <w:rFonts w:ascii="Times New Roman" w:cs="Times New Roman" w:eastAsia="Times New Roman" w:hAnsi="Times New Roman"/>
          <w:i w:val="1"/>
          <w:sz w:val="24"/>
          <w:szCs w:val="24"/>
          <w:rtl w:val="0"/>
        </w:rPr>
        <w:t xml:space="preserve">vaya </w:t>
      </w:r>
      <w:r w:rsidDel="00000000" w:rsidR="00000000" w:rsidRPr="00000000">
        <w:rPr>
          <w:rFonts w:ascii="Times New Roman" w:cs="Times New Roman" w:eastAsia="Times New Roman" w:hAnsi="Times New Roman"/>
          <w:sz w:val="24"/>
          <w:szCs w:val="24"/>
          <w:rtl w:val="0"/>
        </w:rPr>
        <w:t xml:space="preserve">governed the whole of the Giriama community by determining planting and harvesting seasons, praying for rain, initiating of youth into age-sets.</w:t>
      </w:r>
    </w:p>
    <w:p w:rsidR="00000000" w:rsidDel="00000000" w:rsidP="00000000" w:rsidRDefault="00000000" w:rsidRPr="00000000" w14:paraId="00000030">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sz w:val="24"/>
          <w:szCs w:val="24"/>
          <w:rtl w:val="0"/>
        </w:rPr>
        <w:t xml:space="preserve">vaya </w:t>
      </w:r>
      <w:r w:rsidDel="00000000" w:rsidR="00000000" w:rsidRPr="00000000">
        <w:rPr>
          <w:rFonts w:ascii="Times New Roman" w:cs="Times New Roman" w:eastAsia="Times New Roman" w:hAnsi="Times New Roman"/>
          <w:sz w:val="24"/>
          <w:szCs w:val="24"/>
          <w:rtl w:val="0"/>
        </w:rPr>
        <w:t xml:space="preserve">also presided over trial by ordeals as oracles. Supernatural and superstitions played a great role in dispute resolution, especially in seeking and finding the truth</w:t>
      </w:r>
    </w:p>
    <w:p w:rsidR="00000000" w:rsidDel="00000000" w:rsidP="00000000" w:rsidRDefault="00000000" w:rsidRPr="00000000" w14:paraId="00000031">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Giriama used ordeals to determine the guilt or innocence of parties to a dispute through their reaction to the ordeals. Two ordeals were common among the Giriama ordeal by fire and ordeal by poison. The ordeal by poison made the guilty person sick while the ordeal by fire caused the guilty person to blister. The accused and the accuser often went to the ordeal together but sometimes the accused went alone.</w:t>
      </w:r>
    </w:p>
    <w:p w:rsidR="00000000" w:rsidDel="00000000" w:rsidP="00000000" w:rsidRDefault="00000000" w:rsidRPr="00000000" w14:paraId="00000032">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Kenya was colonized the white men came with their own way of dealing with disputes and law breakers. </w:t>
      </w:r>
    </w:p>
    <w:p w:rsidR="00000000" w:rsidDel="00000000" w:rsidP="00000000" w:rsidRDefault="00000000" w:rsidRPr="00000000" w14:paraId="00000033">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natives were forced to adopt this new way of solving dispute which was Advocacy.</w:t>
      </w:r>
    </w:p>
    <w:p w:rsidR="00000000" w:rsidDel="00000000" w:rsidP="00000000" w:rsidRDefault="00000000" w:rsidRPr="00000000" w14:paraId="00000034">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Kenya was colonized by the British government, and at that time civilians were not allowed to study law. If anyone showed interest to study law the colonialists thought that the civilians wanted to gain more information which would overrule them. </w:t>
      </w:r>
    </w:p>
    <w:p w:rsidR="00000000" w:rsidDel="00000000" w:rsidP="00000000" w:rsidRDefault="00000000" w:rsidRPr="00000000" w14:paraId="00000035">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period, the law was divided into two public law and private law. Public law was for the British people and private law was for the Indians. Soon after law began to grow in Mombasa and in the 1920’s Mombasa law society was established. </w:t>
      </w:r>
    </w:p>
    <w:p w:rsidR="00000000" w:rsidDel="00000000" w:rsidP="00000000" w:rsidRDefault="00000000" w:rsidRPr="00000000" w14:paraId="00000036">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Nairobi was declared the commercial city and that is when Nairobi law society was formed. Later in the 1920’s Law society of Kenya was established and it was declared mandatory for any person deemed as an advocated to be a member of LSK. </w:t>
      </w:r>
    </w:p>
    <w:p w:rsidR="00000000" w:rsidDel="00000000" w:rsidP="00000000" w:rsidRDefault="00000000" w:rsidRPr="00000000" w14:paraId="00000037">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the Law society of Kenya Cap 18 Act that was established, and that has been the law that has been governing the advocates. Later on the Council of legal education Act Cap 16 A was established. </w:t>
      </w:r>
    </w:p>
    <w:p w:rsidR="00000000" w:rsidDel="00000000" w:rsidP="00000000" w:rsidRDefault="00000000" w:rsidRPr="00000000" w14:paraId="00000038">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no school in East Africa that offered any law degree. Dar-es-salam university therefore established a law school and anyone who wanted to become a lawyer in East Africa had to go to that school. Then they would come to Kenya and have a one-year training programme to qualify to practice in Kenya. </w:t>
      </w:r>
    </w:p>
    <w:p w:rsidR="00000000" w:rsidDel="00000000" w:rsidP="00000000" w:rsidRDefault="00000000" w:rsidRPr="00000000" w14:paraId="00000039">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1970 University of Nairobi established the Law school that Kenyans could now attend. </w:t>
      </w:r>
    </w:p>
    <w:p w:rsidR="00000000" w:rsidDel="00000000" w:rsidP="00000000" w:rsidRDefault="00000000" w:rsidRPr="00000000" w14:paraId="0000003A">
      <w:pPr>
        <w:pageBreakBefore w:val="0"/>
        <w:spacing w:line="48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Colonial period.</w:t>
      </w:r>
    </w:p>
    <w:p w:rsidR="00000000" w:rsidDel="00000000" w:rsidP="00000000" w:rsidRDefault="00000000" w:rsidRPr="00000000" w14:paraId="0000003B">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declaration of protectorate status for Kenya in 1895, the 1897 East Africa Order in Council was promulgated. It stated under Article 2 that African Customary Law remained applicable to natives so long as it was not repugnant to justice and morality.</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This disclosed an intention, on the part of the British, to operate a pluralistic legal system conscious of the diversity of the populace. The Islamic community, for instance, was to continue relying on the Quran for guidance in matters of personal law and succession.</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This was followed by the establishment of Islamic (“liwali”) courts to be presided over by the “mudirs” in 1907.</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The Hindu community and the white settlers fell under the purview of the Indian Acts, statutes and common law introduced by the Order in Council. These were to be adjudicated upon in the Protectorate Court and its subordinate courts.</w:t>
      </w:r>
    </w:p>
    <w:p w:rsidR="00000000" w:rsidDel="00000000" w:rsidP="00000000" w:rsidRDefault="00000000" w:rsidRPr="00000000" w14:paraId="0000003C">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the colonial government recognized certain African traditional dispute-resolution institutions, and allowed their continued use among the natives. These institutions would come to be known as the Native Courts, presided over by local chiefs and councils of elders who would apply customary law over their subjects.</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period, trial advocacy was governed by the Native Court Practitioners’ Rules of 1899</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and the East African Legal Practitioners’ Rules.</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The rules declared the following groups qualified to practice law:</w:t>
      </w:r>
    </w:p>
    <w:p w:rsidR="00000000" w:rsidDel="00000000" w:rsidP="00000000" w:rsidRDefault="00000000" w:rsidRPr="00000000" w14:paraId="0000003E">
      <w:pPr>
        <w:pageBreakBefore w:val="0"/>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Barristers of England, Scotland and Ireland:</w:t>
      </w:r>
    </w:p>
    <w:p w:rsidR="00000000" w:rsidDel="00000000" w:rsidP="00000000" w:rsidRDefault="00000000" w:rsidRPr="00000000" w14:paraId="0000003F">
      <w:pPr>
        <w:pageBreakBefore w:val="0"/>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Solicitors of the Supreme Court in England or Ireland.</w:t>
      </w:r>
    </w:p>
    <w:p w:rsidR="00000000" w:rsidDel="00000000" w:rsidP="00000000" w:rsidRDefault="00000000" w:rsidRPr="00000000" w14:paraId="00000040">
      <w:pPr>
        <w:pageBreakBefore w:val="0"/>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Writers to the Signet and solicitors in the Supreme Courts of Scotland.</w:t>
      </w:r>
    </w:p>
    <w:p w:rsidR="00000000" w:rsidDel="00000000" w:rsidP="00000000" w:rsidRDefault="00000000" w:rsidRPr="00000000" w14:paraId="00000041">
      <w:pPr>
        <w:pageBreakBefore w:val="0"/>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Pleaders admitted to practice in the High Courts of India.</w:t>
      </w:r>
    </w:p>
    <w:p w:rsidR="00000000" w:rsidDel="00000000" w:rsidP="00000000" w:rsidRDefault="00000000" w:rsidRPr="00000000" w14:paraId="00000042">
      <w:pPr>
        <w:pageBreakBefore w:val="0"/>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Native </w:t>
      </w:r>
      <w:r w:rsidDel="00000000" w:rsidR="00000000" w:rsidRPr="00000000">
        <w:rPr>
          <w:rFonts w:ascii="Times New Roman" w:cs="Times New Roman" w:eastAsia="Times New Roman" w:hAnsi="Times New Roman"/>
          <w:i w:val="1"/>
          <w:sz w:val="24"/>
          <w:szCs w:val="24"/>
          <w:rtl w:val="0"/>
        </w:rPr>
        <w:t xml:space="preserve">vakeels</w:t>
      </w:r>
      <w:r w:rsidDel="00000000" w:rsidR="00000000" w:rsidRPr="00000000">
        <w:rPr>
          <w:rFonts w:ascii="Times New Roman" w:cs="Times New Roman" w:eastAsia="Times New Roman" w:hAnsi="Times New Roman"/>
          <w:sz w:val="24"/>
          <w:szCs w:val="24"/>
          <w:rtl w:val="0"/>
        </w:rPr>
        <w:t xml:space="preserve"> (local persons knowledgeable in basic court procedures although possessed of no legal qualifications.</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tl w:val="0"/>
        </w:rPr>
      </w:r>
    </w:p>
    <w:p w:rsidR="00000000" w:rsidDel="00000000" w:rsidP="00000000" w:rsidRDefault="00000000" w:rsidRPr="00000000" w14:paraId="00000043">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exception of the pleaders and the </w:t>
      </w:r>
      <w:r w:rsidDel="00000000" w:rsidR="00000000" w:rsidRPr="00000000">
        <w:rPr>
          <w:rFonts w:ascii="Times New Roman" w:cs="Times New Roman" w:eastAsia="Times New Roman" w:hAnsi="Times New Roman"/>
          <w:i w:val="1"/>
          <w:sz w:val="24"/>
          <w:szCs w:val="24"/>
          <w:rtl w:val="0"/>
        </w:rPr>
        <w:t xml:space="preserve">vakeels</w:t>
      </w:r>
      <w:r w:rsidDel="00000000" w:rsidR="00000000" w:rsidRPr="00000000">
        <w:rPr>
          <w:rFonts w:ascii="Times New Roman" w:cs="Times New Roman" w:eastAsia="Times New Roman" w:hAnsi="Times New Roman"/>
          <w:sz w:val="24"/>
          <w:szCs w:val="24"/>
          <w:rtl w:val="0"/>
        </w:rPr>
        <w:t xml:space="preserve">, all the other groups remained members of their respective professions governed by the applicable rules of professional ethics. They were expected to maintain the methods and standards of trial advocacy in the colonial courts. Pleaders had no permanent right to practice law; they would be licensed to practise only “during the pleasure of the Protectorate Judge.”</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Fonts w:ascii="Times New Roman" w:cs="Times New Roman" w:eastAsia="Times New Roman" w:hAnsi="Times New Roman"/>
          <w:sz w:val="24"/>
          <w:szCs w:val="24"/>
          <w:rtl w:val="0"/>
        </w:rPr>
        <w:t xml:space="preserve"> This judge also had the leeway to appoint pleaders to practice in that Court.</w:t>
      </w:r>
    </w:p>
    <w:p w:rsidR="00000000" w:rsidDel="00000000" w:rsidP="00000000" w:rsidRDefault="00000000" w:rsidRPr="00000000" w14:paraId="00000044">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sz w:val="24"/>
          <w:szCs w:val="24"/>
          <w:rtl w:val="0"/>
        </w:rPr>
        <w:t xml:space="preserve">vakeels</w:t>
      </w:r>
      <w:r w:rsidDel="00000000" w:rsidR="00000000" w:rsidRPr="00000000">
        <w:rPr>
          <w:rFonts w:ascii="Times New Roman" w:cs="Times New Roman" w:eastAsia="Times New Roman" w:hAnsi="Times New Roman"/>
          <w:sz w:val="24"/>
          <w:szCs w:val="24"/>
          <w:rtl w:val="0"/>
        </w:rPr>
        <w:t xml:space="preserve"> were restricted to the Native Courts while barristers and solicitors could only appear in the Chief Native Court, the appellate forum from the Native Courts, as well as the Court of the </w:t>
      </w:r>
      <w:r w:rsidDel="00000000" w:rsidR="00000000" w:rsidRPr="00000000">
        <w:rPr>
          <w:rFonts w:ascii="Times New Roman" w:cs="Times New Roman" w:eastAsia="Times New Roman" w:hAnsi="Times New Roman"/>
          <w:i w:val="1"/>
          <w:sz w:val="24"/>
          <w:szCs w:val="24"/>
          <w:rtl w:val="0"/>
        </w:rPr>
        <w:t xml:space="preserve">Sheikh-Ul-Islam</w:t>
      </w:r>
      <w:r w:rsidDel="00000000" w:rsidR="00000000" w:rsidRPr="00000000">
        <w:rPr>
          <w:rFonts w:ascii="Times New Roman" w:cs="Times New Roman" w:eastAsia="Times New Roman" w:hAnsi="Times New Roman"/>
          <w:sz w:val="24"/>
          <w:szCs w:val="24"/>
          <w:rtl w:val="0"/>
        </w:rPr>
        <w:t xml:space="preserve"> (the principal Islamic Court). Further, the </w:t>
      </w:r>
      <w:r w:rsidDel="00000000" w:rsidR="00000000" w:rsidRPr="00000000">
        <w:rPr>
          <w:rFonts w:ascii="Times New Roman" w:cs="Times New Roman" w:eastAsia="Times New Roman" w:hAnsi="Times New Roman"/>
          <w:i w:val="1"/>
          <w:sz w:val="24"/>
          <w:szCs w:val="24"/>
          <w:rtl w:val="0"/>
        </w:rPr>
        <w:t xml:space="preserve">vakeel</w:t>
      </w:r>
      <w:r w:rsidDel="00000000" w:rsidR="00000000" w:rsidRPr="00000000">
        <w:rPr>
          <w:rFonts w:ascii="Times New Roman" w:cs="Times New Roman" w:eastAsia="Times New Roman" w:hAnsi="Times New Roman"/>
          <w:sz w:val="24"/>
          <w:szCs w:val="24"/>
          <w:rtl w:val="0"/>
        </w:rPr>
        <w:t xml:space="preserve"> had to be related to the litigant i.e. his master or servant, the litigant’s agent for general purposes. Otherwise, the </w:t>
      </w:r>
      <w:r w:rsidDel="00000000" w:rsidR="00000000" w:rsidRPr="00000000">
        <w:rPr>
          <w:rFonts w:ascii="Times New Roman" w:cs="Times New Roman" w:eastAsia="Times New Roman" w:hAnsi="Times New Roman"/>
          <w:i w:val="1"/>
          <w:sz w:val="24"/>
          <w:szCs w:val="24"/>
          <w:rtl w:val="0"/>
        </w:rPr>
        <w:t xml:space="preserve">vakeel </w:t>
      </w:r>
      <w:r w:rsidDel="00000000" w:rsidR="00000000" w:rsidRPr="00000000">
        <w:rPr>
          <w:rFonts w:ascii="Times New Roman" w:cs="Times New Roman" w:eastAsia="Times New Roman" w:hAnsi="Times New Roman"/>
          <w:sz w:val="24"/>
          <w:szCs w:val="24"/>
          <w:rtl w:val="0"/>
        </w:rPr>
        <w:t xml:space="preserve">would have to obtain leave of the Court to appear.</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tl w:val="0"/>
        </w:rPr>
      </w:r>
    </w:p>
    <w:p w:rsidR="00000000" w:rsidDel="00000000" w:rsidP="00000000" w:rsidRDefault="00000000" w:rsidRPr="00000000" w14:paraId="00000045">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African society rested mainly on mediation of conflict through the intervention of the elders and legal counsel was much less developed. The African economy then lacked a multiplicity of discrete private interests amenable to modern-type dispute settlement.</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Fonts w:ascii="Times New Roman" w:cs="Times New Roman" w:eastAsia="Times New Roman" w:hAnsi="Times New Roman"/>
          <w:sz w:val="24"/>
          <w:szCs w:val="24"/>
          <w:rtl w:val="0"/>
        </w:rPr>
        <w:t xml:space="preserve"> Nevertheless, the judicial authorities in Kenya favored the pursuit of the truth via the Hegelian dialectic</w:t>
      </w:r>
      <w:r w:rsidDel="00000000" w:rsidR="00000000" w:rsidRPr="00000000">
        <w:rPr>
          <w:rFonts w:ascii="Times New Roman" w:cs="Times New Roman" w:eastAsia="Times New Roman" w:hAnsi="Times New Roman"/>
          <w:sz w:val="24"/>
          <w:szCs w:val="24"/>
          <w:vertAlign w:val="superscript"/>
        </w:rPr>
        <w:footnoteReference w:customMarkFollows="0" w:id="12"/>
      </w:r>
      <w:r w:rsidDel="00000000" w:rsidR="00000000" w:rsidRPr="00000000">
        <w:rPr>
          <w:rFonts w:ascii="Times New Roman" w:cs="Times New Roman" w:eastAsia="Times New Roman" w:hAnsi="Times New Roman"/>
          <w:sz w:val="24"/>
          <w:szCs w:val="24"/>
          <w:rtl w:val="0"/>
        </w:rPr>
        <w:t xml:space="preserve"> which characterized the common-law court system. This can be distinguished from the traditional dispute resolution mechanisms in Native Courts whereby:</w:t>
      </w:r>
    </w:p>
    <w:p w:rsidR="00000000" w:rsidDel="00000000" w:rsidP="00000000" w:rsidRDefault="00000000" w:rsidRPr="00000000" w14:paraId="00000046">
      <w:pPr>
        <w:pageBreakBefore w:val="0"/>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elders were pre-disposed to resolving disputes through compromise rather than passing judgment and sentence. A decision would often reflect a kind of "bargain" between the representatives selected by the disputants.</w:t>
      </w:r>
      <w:r w:rsidDel="00000000" w:rsidR="00000000" w:rsidRPr="00000000">
        <w:rPr>
          <w:rFonts w:ascii="Times New Roman" w:cs="Times New Roman" w:eastAsia="Times New Roman" w:hAnsi="Times New Roman"/>
          <w:sz w:val="24"/>
          <w:szCs w:val="24"/>
          <w:vertAlign w:val="superscript"/>
        </w:rPr>
        <w:footnoteReference w:customMarkFollows="0" w:id="13"/>
      </w:r>
      <w:r w:rsidDel="00000000" w:rsidR="00000000" w:rsidRPr="00000000">
        <w:rPr>
          <w:rtl w:val="0"/>
        </w:rPr>
      </w:r>
    </w:p>
    <w:p w:rsidR="00000000" w:rsidDel="00000000" w:rsidP="00000000" w:rsidRDefault="00000000" w:rsidRPr="00000000" w14:paraId="00000047">
      <w:pPr>
        <w:pageBreakBefore w:val="0"/>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attempts were made for the study or recording of African Customary Law. When problems of customary law did reach the English-type courts, those questions were treated as questions of fact to be proved by evidence or assessors.</w:t>
      </w:r>
      <w:r w:rsidDel="00000000" w:rsidR="00000000" w:rsidRPr="00000000">
        <w:rPr>
          <w:rFonts w:ascii="Times New Roman" w:cs="Times New Roman" w:eastAsia="Times New Roman" w:hAnsi="Times New Roman"/>
          <w:sz w:val="24"/>
          <w:szCs w:val="24"/>
          <w:vertAlign w:val="superscript"/>
        </w:rPr>
        <w:footnoteReference w:customMarkFollows="0" w:id="14"/>
      </w:r>
      <w:r w:rsidDel="00000000" w:rsidR="00000000" w:rsidRPr="00000000">
        <w:rPr>
          <w:rtl w:val="0"/>
        </w:rPr>
      </w:r>
    </w:p>
    <w:p w:rsidR="00000000" w:rsidDel="00000000" w:rsidP="00000000" w:rsidRDefault="00000000" w:rsidRPr="00000000" w14:paraId="00000048">
      <w:pPr>
        <w:pageBreakBefore w:val="0"/>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Customs dictated that conflicts be viewed from group/tribal perspective. Hence a dispute that began with the conflicting claims of individuals was quickly be transformed into a dispute between the largest of groups.</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15"/>
      </w:r>
      <w:r w:rsidDel="00000000" w:rsidR="00000000" w:rsidRPr="00000000">
        <w:rPr>
          <w:rtl w:val="0"/>
        </w:rPr>
      </w:r>
    </w:p>
    <w:p w:rsidR="00000000" w:rsidDel="00000000" w:rsidP="00000000" w:rsidRDefault="00000000" w:rsidRPr="00000000" w14:paraId="00000049">
      <w:pPr>
        <w:pageBreakBefore w:val="0"/>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testimony from people in particular classes in society would suffice as evidence of a claim. For instance, in an action for cattle trespass, the complainant would summon an elder to view the cattle on the damaged land, at least if the trespass has occurred during the day. Without the testimony of such an elder, the complainant was unlikely to succeed.</w:t>
      </w:r>
      <w:r w:rsidDel="00000000" w:rsidR="00000000" w:rsidRPr="00000000">
        <w:rPr>
          <w:rFonts w:ascii="Times New Roman" w:cs="Times New Roman" w:eastAsia="Times New Roman" w:hAnsi="Times New Roman"/>
          <w:sz w:val="24"/>
          <w:szCs w:val="24"/>
          <w:vertAlign w:val="superscript"/>
        </w:rPr>
        <w:footnoteReference w:customMarkFollows="0" w:id="16"/>
      </w:r>
      <w:r w:rsidDel="00000000" w:rsidR="00000000" w:rsidRPr="00000000">
        <w:rPr>
          <w:rtl w:val="0"/>
        </w:rPr>
      </w:r>
    </w:p>
    <w:p w:rsidR="00000000" w:rsidDel="00000000" w:rsidP="00000000" w:rsidRDefault="00000000" w:rsidRPr="00000000" w14:paraId="0000004A">
      <w:pPr>
        <w:pageBreakBefore w:val="0"/>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Litigants would often bypass laid-down procedure and request the direct intervention of an institution or individual which was seen as possessing charismatic authority to correct injustice. This would happen regardless of whether or not the claim had been adjudicated.</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17"/>
      </w:r>
      <w:r w:rsidDel="00000000" w:rsidR="00000000" w:rsidRPr="00000000">
        <w:rPr>
          <w:rtl w:val="0"/>
        </w:rPr>
      </w:r>
    </w:p>
    <w:p w:rsidR="00000000" w:rsidDel="00000000" w:rsidP="00000000" w:rsidRDefault="00000000" w:rsidRPr="00000000" w14:paraId="0000004B">
      <w:pPr>
        <w:pageBreakBefore w:val="0"/>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Wrongs committed against individuals would often be prosecuted by designated representatives who would arrogate themselves the reparations/compensation that may arise. In the case of woman impregnated out of wedlock, for example, Kikuyu fathers suing for the impregnation of their unmarried daughters claim for themselves the goats that previously went to their kinship group.</w:t>
      </w:r>
      <w:r w:rsidDel="00000000" w:rsidR="00000000" w:rsidRPr="00000000">
        <w:rPr>
          <w:rFonts w:ascii="Times New Roman" w:cs="Times New Roman" w:eastAsia="Times New Roman" w:hAnsi="Times New Roman"/>
          <w:sz w:val="24"/>
          <w:szCs w:val="24"/>
          <w:vertAlign w:val="superscript"/>
        </w:rPr>
        <w:footnoteReference w:customMarkFollows="0" w:id="18"/>
      </w:r>
      <w:r w:rsidDel="00000000" w:rsidR="00000000" w:rsidRPr="00000000">
        <w:rPr>
          <w:rtl w:val="0"/>
        </w:rPr>
      </w:r>
    </w:p>
    <w:p w:rsidR="00000000" w:rsidDel="00000000" w:rsidP="00000000" w:rsidRDefault="00000000" w:rsidRPr="00000000" w14:paraId="0000004C">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notwithstanding the Native Courts proved successful in, inter-alia, one key respect; Litigants were almost at par with the Native Court officers in terms of knowledge of applicable customary law. Consequently, they were able to present reasonable defenses to various charges and articulate their claims with relative eloquence. Seemingly, litigants became more tongue-tied as Kenyan courts evolved toward a European model.</w:t>
      </w:r>
      <w:r w:rsidDel="00000000" w:rsidR="00000000" w:rsidRPr="00000000">
        <w:rPr>
          <w:rFonts w:ascii="Times New Roman" w:cs="Times New Roman" w:eastAsia="Times New Roman" w:hAnsi="Times New Roman"/>
          <w:sz w:val="24"/>
          <w:szCs w:val="24"/>
          <w:vertAlign w:val="superscript"/>
        </w:rPr>
        <w:footnoteReference w:customMarkFollows="0" w:id="19"/>
      </w:r>
      <w:r w:rsidDel="00000000" w:rsidR="00000000" w:rsidRPr="00000000">
        <w:rPr>
          <w:rtl w:val="0"/>
        </w:rPr>
      </w:r>
    </w:p>
    <w:p w:rsidR="00000000" w:rsidDel="00000000" w:rsidP="00000000" w:rsidRDefault="00000000" w:rsidRPr="00000000" w14:paraId="0000004D">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1911, the Rules of Court (Legal Practitioners) were enacted. They stated that all non-professionals were to be excluded from legal practice save for the </w:t>
      </w:r>
      <w:r w:rsidDel="00000000" w:rsidR="00000000" w:rsidRPr="00000000">
        <w:rPr>
          <w:rFonts w:ascii="Times New Roman" w:cs="Times New Roman" w:eastAsia="Times New Roman" w:hAnsi="Times New Roman"/>
          <w:i w:val="1"/>
          <w:sz w:val="24"/>
          <w:szCs w:val="24"/>
          <w:rtl w:val="0"/>
        </w:rPr>
        <w:t xml:space="preserve">vakeels</w:t>
      </w:r>
      <w:r w:rsidDel="00000000" w:rsidR="00000000" w:rsidRPr="00000000">
        <w:rPr>
          <w:rFonts w:ascii="Times New Roman" w:cs="Times New Roman" w:eastAsia="Times New Roman" w:hAnsi="Times New Roman"/>
          <w:sz w:val="24"/>
          <w:szCs w:val="24"/>
          <w:rtl w:val="0"/>
        </w:rPr>
        <w:t xml:space="preserve"> working in the native courts. It is instructive to note that the </w:t>
      </w:r>
      <w:r w:rsidDel="00000000" w:rsidR="00000000" w:rsidRPr="00000000">
        <w:rPr>
          <w:rFonts w:ascii="Times New Roman" w:cs="Times New Roman" w:eastAsia="Times New Roman" w:hAnsi="Times New Roman"/>
          <w:i w:val="1"/>
          <w:sz w:val="24"/>
          <w:szCs w:val="24"/>
          <w:rtl w:val="0"/>
        </w:rPr>
        <w:t xml:space="preserve">vakeels</w:t>
      </w:r>
      <w:r w:rsidDel="00000000" w:rsidR="00000000" w:rsidRPr="00000000">
        <w:rPr>
          <w:rFonts w:ascii="Times New Roman" w:cs="Times New Roman" w:eastAsia="Times New Roman" w:hAnsi="Times New Roman"/>
          <w:sz w:val="24"/>
          <w:szCs w:val="24"/>
          <w:rtl w:val="0"/>
        </w:rPr>
        <w:t xml:space="preserve"> were only involved in making oral presentations before Native Courts.</w:t>
      </w:r>
      <w:r w:rsidDel="00000000" w:rsidR="00000000" w:rsidRPr="00000000">
        <w:rPr>
          <w:rFonts w:ascii="Times New Roman" w:cs="Times New Roman" w:eastAsia="Times New Roman" w:hAnsi="Times New Roman"/>
          <w:sz w:val="24"/>
          <w:szCs w:val="24"/>
          <w:vertAlign w:val="superscript"/>
        </w:rPr>
        <w:footnoteReference w:customMarkFollows="0" w:id="20"/>
      </w:r>
      <w:r w:rsidDel="00000000" w:rsidR="00000000" w:rsidRPr="00000000">
        <w:rPr>
          <w:rtl w:val="0"/>
        </w:rPr>
      </w:r>
    </w:p>
    <w:p w:rsidR="00000000" w:rsidDel="00000000" w:rsidP="00000000" w:rsidRDefault="00000000" w:rsidRPr="00000000" w14:paraId="0000004E">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formal commencement of colonial rule in 1920, the Rules of His Majesty’s Supreme Court of Kenya were enacted in 1926. They prescribed the designation "advocate" for all persons qualified to practice law and being in practice-barristers, writers to the signet, solicitors, attorneys, law agents.</w:t>
      </w:r>
      <w:r w:rsidDel="00000000" w:rsidR="00000000" w:rsidRPr="00000000">
        <w:rPr>
          <w:rFonts w:ascii="Times New Roman" w:cs="Times New Roman" w:eastAsia="Times New Roman" w:hAnsi="Times New Roman"/>
          <w:sz w:val="24"/>
          <w:szCs w:val="24"/>
          <w:vertAlign w:val="superscript"/>
        </w:rPr>
        <w:footnoteReference w:customMarkFollows="0" w:id="21"/>
      </w:r>
      <w:r w:rsidDel="00000000" w:rsidR="00000000" w:rsidRPr="00000000">
        <w:rPr>
          <w:rFonts w:ascii="Times New Roman" w:cs="Times New Roman" w:eastAsia="Times New Roman" w:hAnsi="Times New Roman"/>
          <w:sz w:val="24"/>
          <w:szCs w:val="24"/>
          <w:rtl w:val="0"/>
        </w:rPr>
        <w:t xml:space="preserve"> This fused the practice of contentious and non-contentious legal work in Kenya as opposed to the position in Britain where we have solicitors and barristers.</w:t>
      </w:r>
    </w:p>
    <w:p w:rsidR="00000000" w:rsidDel="00000000" w:rsidP="00000000" w:rsidRDefault="00000000" w:rsidRPr="00000000" w14:paraId="0000004F">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Native Courts’ system was wrought with practical challenges and was in dire need of reform. This came in the style of the Native Tribunals Ordinance of 1930, which separated African courts (“Native Tribunals”) from the rest of the judicial system.</w:t>
      </w:r>
      <w:r w:rsidDel="00000000" w:rsidR="00000000" w:rsidRPr="00000000">
        <w:rPr>
          <w:rFonts w:ascii="Times New Roman" w:cs="Times New Roman" w:eastAsia="Times New Roman" w:hAnsi="Times New Roman"/>
          <w:sz w:val="24"/>
          <w:szCs w:val="24"/>
          <w:vertAlign w:val="superscript"/>
        </w:rPr>
        <w:footnoteReference w:customMarkFollows="0" w:id="22"/>
      </w:r>
      <w:r w:rsidDel="00000000" w:rsidR="00000000" w:rsidRPr="00000000">
        <w:rPr>
          <w:rFonts w:ascii="Times New Roman" w:cs="Times New Roman" w:eastAsia="Times New Roman" w:hAnsi="Times New Roman"/>
          <w:sz w:val="24"/>
          <w:szCs w:val="24"/>
          <w:rtl w:val="0"/>
        </w:rPr>
        <w:t xml:space="preserve"> They provided for the composition of the tribunals with a village headman, a senior elder and three elders. Also, they laid out the process of appealing against the decisions of the Tribunal. An appeal would first lie to the Native Appeals Tribunal, and then it would go to the District Officer and finally the Provincial Commissioner. This remained the position until 1951 when the African Courts Ordinance</w:t>
      </w:r>
      <w:r w:rsidDel="00000000" w:rsidR="00000000" w:rsidRPr="00000000">
        <w:rPr>
          <w:rFonts w:ascii="Times New Roman" w:cs="Times New Roman" w:eastAsia="Times New Roman" w:hAnsi="Times New Roman"/>
          <w:sz w:val="24"/>
          <w:szCs w:val="24"/>
          <w:vertAlign w:val="superscript"/>
        </w:rPr>
        <w:footnoteReference w:customMarkFollows="0" w:id="23"/>
      </w:r>
      <w:r w:rsidDel="00000000" w:rsidR="00000000" w:rsidRPr="00000000">
        <w:rPr>
          <w:rFonts w:ascii="Times New Roman" w:cs="Times New Roman" w:eastAsia="Times New Roman" w:hAnsi="Times New Roman"/>
          <w:sz w:val="24"/>
          <w:szCs w:val="24"/>
          <w:rtl w:val="0"/>
        </w:rPr>
        <w:t xml:space="preserve"> replaced the Provincial Commissioner in the hierarchy with the Court of Review. </w:t>
      </w:r>
    </w:p>
    <w:p w:rsidR="00000000" w:rsidDel="00000000" w:rsidP="00000000" w:rsidRDefault="00000000" w:rsidRPr="00000000" w14:paraId="00000050">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separation of the systems seemed reasonable seeing as the colonial courts, in the absence of codification, the judiciary did not have the ability to deal with intra-African disputes. African courts operated in the realm of customary law, so those supervising or taking appeals from the courts had to have a firm command of the particular 'tribal' law concerned.</w:t>
      </w:r>
      <w:r w:rsidDel="00000000" w:rsidR="00000000" w:rsidRPr="00000000">
        <w:rPr>
          <w:rFonts w:ascii="Times New Roman" w:cs="Times New Roman" w:eastAsia="Times New Roman" w:hAnsi="Times New Roman"/>
          <w:sz w:val="24"/>
          <w:szCs w:val="24"/>
          <w:vertAlign w:val="superscript"/>
        </w:rPr>
        <w:footnoteReference w:customMarkFollows="0" w:id="24"/>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Advocates practicing in the Protectorate Court, subsequently referred to as the Supreme Court (1930-1951) and then the High Court (1967-present) were governed by their rules of professional ethics as developed by the British common law and statute law in force. This was illustrated in the case of </w:t>
      </w:r>
      <w:r w:rsidDel="00000000" w:rsidR="00000000" w:rsidRPr="00000000">
        <w:rPr>
          <w:rFonts w:ascii="Times New Roman" w:cs="Times New Roman" w:eastAsia="Times New Roman" w:hAnsi="Times New Roman"/>
          <w:i w:val="1"/>
          <w:sz w:val="24"/>
          <w:szCs w:val="24"/>
          <w:u w:val="single"/>
          <w:rtl w:val="0"/>
        </w:rPr>
        <w:t xml:space="preserve">A.P.C. Lobo and Another v. Saleh Salim Dhiyebi and Others</w:t>
      </w:r>
      <w:r w:rsidDel="00000000" w:rsidR="00000000" w:rsidRPr="00000000">
        <w:rPr>
          <w:rFonts w:ascii="Times New Roman" w:cs="Times New Roman" w:eastAsia="Times New Roman" w:hAnsi="Times New Roman"/>
          <w:sz w:val="24"/>
          <w:szCs w:val="24"/>
          <w:vertAlign w:val="superscript"/>
        </w:rPr>
        <w:footnoteReference w:customMarkFollows="0" w:id="25"/>
      </w:r>
      <w:r w:rsidDel="00000000" w:rsidR="00000000" w:rsidRPr="00000000">
        <w:rPr>
          <w:rFonts w:ascii="Times New Roman" w:cs="Times New Roman" w:eastAsia="Times New Roman" w:hAnsi="Times New Roman"/>
          <w:sz w:val="24"/>
          <w:szCs w:val="24"/>
          <w:rtl w:val="0"/>
        </w:rPr>
        <w:t xml:space="preserve"> where the East African Court of Appeal held that:</w:t>
      </w:r>
    </w:p>
    <w:p w:rsidR="00000000" w:rsidDel="00000000" w:rsidP="00000000" w:rsidRDefault="00000000" w:rsidRPr="00000000" w14:paraId="00000052">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advocate who appears for a client in a contested case is retained to advance or defend his client's case and not his own. This he must do strictly upon instructions and with a scrupulous regard to professional ethics. Remembering that he is an officer of the court and owes a duty to the court as well as his client, he must never knowingly mislead the court as to the facts or the law.”</w:t>
      </w:r>
    </w:p>
    <w:p w:rsidR="00000000" w:rsidDel="00000000" w:rsidP="00000000" w:rsidRDefault="00000000" w:rsidRPr="00000000" w14:paraId="00000053">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1949, the government passed the Advocates Ordinance</w:t>
      </w:r>
      <w:r w:rsidDel="00000000" w:rsidR="00000000" w:rsidRPr="00000000">
        <w:rPr>
          <w:rFonts w:ascii="Times New Roman" w:cs="Times New Roman" w:eastAsia="Times New Roman" w:hAnsi="Times New Roman"/>
          <w:sz w:val="24"/>
          <w:szCs w:val="24"/>
          <w:vertAlign w:val="superscript"/>
        </w:rPr>
        <w:footnoteReference w:customMarkFollows="0" w:id="26"/>
      </w:r>
      <w:r w:rsidDel="00000000" w:rsidR="00000000" w:rsidRPr="00000000">
        <w:rPr>
          <w:rFonts w:ascii="Times New Roman" w:cs="Times New Roman" w:eastAsia="Times New Roman" w:hAnsi="Times New Roman"/>
          <w:sz w:val="24"/>
          <w:szCs w:val="24"/>
          <w:rtl w:val="0"/>
        </w:rPr>
        <w:t xml:space="preserve"> and the Law Society Ordinance.</w:t>
      </w:r>
      <w:r w:rsidDel="00000000" w:rsidR="00000000" w:rsidRPr="00000000">
        <w:rPr>
          <w:rFonts w:ascii="Times New Roman" w:cs="Times New Roman" w:eastAsia="Times New Roman" w:hAnsi="Times New Roman"/>
          <w:sz w:val="24"/>
          <w:szCs w:val="24"/>
          <w:vertAlign w:val="superscript"/>
        </w:rPr>
        <w:footnoteReference w:customMarkFollows="0" w:id="27"/>
      </w:r>
      <w:r w:rsidDel="00000000" w:rsidR="00000000" w:rsidRPr="00000000">
        <w:rPr>
          <w:rFonts w:ascii="Times New Roman" w:cs="Times New Roman" w:eastAsia="Times New Roman" w:hAnsi="Times New Roman"/>
          <w:sz w:val="24"/>
          <w:szCs w:val="24"/>
          <w:rtl w:val="0"/>
        </w:rPr>
        <w:t xml:space="preserve"> These enactments formed the basis for the prevailing regulation over trial advocacy in Kenya today. However, the profession still lacked autonomy and self-regulatory mechanisms.</w:t>
      </w:r>
    </w:p>
    <w:p w:rsidR="00000000" w:rsidDel="00000000" w:rsidP="00000000" w:rsidRDefault="00000000" w:rsidRPr="00000000" w14:paraId="00000054">
      <w:pPr>
        <w:pageBreakBefore w:val="0"/>
        <w:spacing w:line="48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 These came vide amendments to the Law Society Ordinance in 1961 that granted the society its disciplinary powers.</w:t>
      </w:r>
    </w:p>
    <w:p w:rsidR="00000000" w:rsidDel="00000000" w:rsidP="00000000" w:rsidRDefault="00000000" w:rsidRPr="00000000" w14:paraId="00000055">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ageBreakBefore w:val="0"/>
        <w:spacing w:line="48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MODERN TIMES</w:t>
      </w:r>
    </w:p>
    <w:p w:rsidR="00000000" w:rsidDel="00000000" w:rsidP="00000000" w:rsidRDefault="00000000" w:rsidRPr="00000000" w14:paraId="00000057">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trial advocacy in Kenya happens in the Kenya School of Law. The training uses the National Institute of Trial Advocacy model that is used in the United States. </w:t>
      </w:r>
    </w:p>
    <w:p w:rsidR="00000000" w:rsidDel="00000000" w:rsidP="00000000" w:rsidRDefault="00000000" w:rsidRPr="00000000" w14:paraId="00000058">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is done by ensuring the lawyers learn by doing. Further, the process is aimed at providing legal presentational skills in court and other legal areas.</w:t>
      </w:r>
    </w:p>
    <w:p w:rsidR="00000000" w:rsidDel="00000000" w:rsidP="00000000" w:rsidRDefault="00000000" w:rsidRPr="00000000" w14:paraId="00000059">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issues covered include, examination of witnesses, analysis of cases, presenting exhibitions as well as making opening and closing statements.</w:t>
      </w:r>
    </w:p>
    <w:p w:rsidR="00000000" w:rsidDel="00000000" w:rsidP="00000000" w:rsidRDefault="00000000" w:rsidRPr="00000000" w14:paraId="0000005A">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ageBreakBefore w:val="0"/>
        <w:spacing w:line="48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CONCLUSION.</w:t>
      </w:r>
    </w:p>
    <w:p w:rsidR="00000000" w:rsidDel="00000000" w:rsidP="00000000" w:rsidRDefault="00000000" w:rsidRPr="00000000" w14:paraId="0000005C">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advocacy as an honorable calling and a noble profession has brought about beneficial outcomes in a way that enables each client to retain as much control as possible over how it is carried out. </w:t>
      </w:r>
    </w:p>
    <w:p w:rsidR="00000000" w:rsidDel="00000000" w:rsidP="00000000" w:rsidRDefault="00000000" w:rsidRPr="00000000" w14:paraId="0000005D">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advocate may provide information and advice in order to assist a person to take action to resolve their own concerns, or may take a more active role in representing the person’s right to another person or organization. this is what we have achieved in modern day trial advocacy. </w:t>
      </w:r>
    </w:p>
    <w:p w:rsidR="00000000" w:rsidDel="00000000" w:rsidP="00000000" w:rsidRDefault="00000000" w:rsidRPr="00000000" w14:paraId="0000005E">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be noted, however, that the early Greek, Roman and English lawyers were not in any manner inferior to their modern successors in the profession. They were learned in the law, powerful in oratory and debate, zealous in upholding the law of the land, devoted to the interests of their clients and true to the finest ethics of their profession. For example, Julius Caesar was not only a soldier but also a learned lawyer and an orator of distinction</w:t>
      </w:r>
    </w:p>
    <w:p w:rsidR="00000000" w:rsidDel="00000000" w:rsidP="00000000" w:rsidRDefault="00000000" w:rsidRPr="00000000" w14:paraId="0000005F">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Kenya, the growth of the profession was remarkably slow. The inception of Law Society of Kenya played a major role in the development of trial advocacy in Kenya as it opened doors to the access to justice. This is basically due to the enacted Advocates Act and the Law Society Act of Kenya.  Thanks to the history and various developments in trial advocacy, we are now able to practice trial advocacy as a career and not take it up voluntarily as seen in the ancient past.</w:t>
      </w:r>
    </w:p>
    <w:p w:rsidR="00000000" w:rsidDel="00000000" w:rsidP="00000000" w:rsidRDefault="00000000" w:rsidRPr="00000000" w14:paraId="00000060">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we can infer that trial advocacy is all about persuasion and winning but winning within the rules.  It is about mastering substantive rules, procedural rules and rules of ethics and it is taught as a fundamental litigation skill in most law schools.</w:t>
      </w:r>
    </w:p>
    <w:p w:rsidR="00000000" w:rsidDel="00000000" w:rsidP="00000000" w:rsidRDefault="00000000" w:rsidRPr="00000000" w14:paraId="00000061">
      <w:pPr>
        <w:pageBreakBefore w:val="0"/>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ageBreakBefore w:val="0"/>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ageBreakBefore w:val="0"/>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ageBreakBefore w:val="0"/>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ageBreakBefore w:val="0"/>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ageBreakBefore w:val="0"/>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ageBreakBefore w:val="0"/>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1">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https://www.britannica.com/place/United-Kingdom/The-Normans-1066-1154</w:t>
        </w:r>
      </w:hyperlink>
      <w:hyperlink r:id="rId2">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 </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f2f2f2"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2f2f2" w:val="clear"/>
          <w:vertAlign w:val="baseline"/>
          <w:rtl w:val="0"/>
        </w:rPr>
        <w:t xml:space="preserve">Encyclopedia Britannica- United Kingdom</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r:id="rId3">
        <w:r w:rsidDel="00000000" w:rsidR="00000000" w:rsidRPr="00000000">
          <w:rPr>
            <w:rFonts w:ascii="Times New Roman" w:cs="Times New Roman" w:eastAsia="Times New Roman" w:hAnsi="Times New Roman"/>
            <w:b w:val="0"/>
            <w:i w:val="0"/>
            <w:smallCaps w:val="0"/>
            <w:strike w:val="0"/>
            <w:color w:val="000000"/>
            <w:sz w:val="18"/>
            <w:szCs w:val="18"/>
            <w:u w:val="single"/>
            <w:shd w:fill="f2f2f2" w:val="clear"/>
            <w:vertAlign w:val="baseline"/>
            <w:rtl w:val="0"/>
          </w:rPr>
          <w:t xml:space="preserve">Michael Charles Prestwich</w:t>
        </w:r>
      </w:hyperlink>
      <w:r w:rsidDel="00000000" w:rsidR="00000000" w:rsidRPr="00000000">
        <w:rPr>
          <w:rFonts w:ascii="Times New Roman" w:cs="Times New Roman" w:eastAsia="Times New Roman" w:hAnsi="Times New Roman"/>
          <w:b w:val="0"/>
          <w:i w:val="0"/>
          <w:smallCaps w:val="0"/>
          <w:strike w:val="0"/>
          <w:color w:val="000000"/>
          <w:sz w:val="18"/>
          <w:szCs w:val="18"/>
          <w:u w:val="none"/>
          <w:shd w:fill="f2f2f2" w:val="clear"/>
          <w:vertAlign w:val="baseline"/>
          <w:rtl w:val="0"/>
        </w:rPr>
        <w:t xml:space="preserve">, </w:t>
      </w:r>
      <w:hyperlink r:id="rId4">
        <w:r w:rsidDel="00000000" w:rsidR="00000000" w:rsidRPr="00000000">
          <w:rPr>
            <w:rFonts w:ascii="Times New Roman" w:cs="Times New Roman" w:eastAsia="Times New Roman" w:hAnsi="Times New Roman"/>
            <w:b w:val="0"/>
            <w:i w:val="0"/>
            <w:smallCaps w:val="0"/>
            <w:strike w:val="0"/>
            <w:color w:val="000000"/>
            <w:sz w:val="18"/>
            <w:szCs w:val="18"/>
            <w:u w:val="single"/>
            <w:shd w:fill="f2f2f2" w:val="clear"/>
            <w:vertAlign w:val="baseline"/>
            <w:rtl w:val="0"/>
          </w:rPr>
          <w:t xml:space="preserve">John S. Morrill</w:t>
        </w:r>
      </w:hyperlink>
      <w:r w:rsidDel="00000000" w:rsidR="00000000" w:rsidRPr="00000000">
        <w:rPr>
          <w:rFonts w:ascii="Times New Roman" w:cs="Times New Roman" w:eastAsia="Times New Roman" w:hAnsi="Times New Roman"/>
          <w:b w:val="0"/>
          <w:i w:val="0"/>
          <w:smallCaps w:val="0"/>
          <w:strike w:val="0"/>
          <w:color w:val="000000"/>
          <w:sz w:val="18"/>
          <w:szCs w:val="18"/>
          <w:u w:val="none"/>
          <w:shd w:fill="f2f2f2" w:val="clear"/>
          <w:vertAlign w:val="baseline"/>
          <w:rtl w:val="0"/>
        </w:rPr>
        <w:t xml:space="preserve"> and Others</w:t>
      </w:r>
      <w:r w:rsidDel="00000000" w:rsidR="00000000" w:rsidRPr="00000000">
        <w:rPr>
          <w:rtl w:val="0"/>
        </w:rPr>
      </w:r>
    </w:p>
  </w:footnote>
  <w:footnote w:id="1">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WARREN; A History of the American Bar</w:t>
      </w:r>
      <w:r w:rsidDel="00000000" w:rsidR="00000000" w:rsidRPr="00000000">
        <w:rPr>
          <w:rtl w:val="0"/>
        </w:rPr>
      </w:r>
    </w:p>
  </w:footnote>
  <w:footnote w:id="2">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Prof</w:t>
      </w: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Kameri Mbote, Gender Dimensions of Law, Colonialism and Inheritance in East Africa: Kenyan women’s experiences aw and Politics in Africa, Asia and Latin America Vol. 35, No. 3 (3. Quartal 2002), pp. 373-398 at 374</w:t>
      </w:r>
    </w:p>
  </w:footnote>
  <w:footnote w:id="3">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Supra at 375</w:t>
      </w:r>
    </w:p>
  </w:footnote>
  <w:footnote w:id="4">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Under the Native Courts</w:t>
      </w: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Regulation Ordinance, 1897.</w:t>
      </w:r>
    </w:p>
  </w:footnote>
  <w:footnote w:id="5">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Cotran 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The Development and reform of the Law in Kenya, Vol. 27. No. 1 (Spring 1983), Journal of African Law. pp. 42-61 at 43</w:t>
      </w:r>
    </w:p>
  </w:footnote>
  <w:footnote w:id="6">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published in (1897-1905) E.A.Prot. L.R 126-128</w:t>
      </w:r>
    </w:p>
  </w:footnote>
  <w:footnote w:id="7">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No. 8 of 1901, published in (1897-1905) E.A.Prot.L.R. 121-123</w:t>
      </w:r>
      <w:r w:rsidDel="00000000" w:rsidR="00000000" w:rsidRPr="00000000">
        <w:rPr>
          <w:rtl w:val="0"/>
        </w:rPr>
      </w:r>
    </w:p>
  </w:footnote>
  <w:footnote w:id="8">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Ojwang’ J.B &amp; Slater D.R,The Legal Profession in Kenya, Vol. 34, No. 1 (Spring, 1990), Journal of African Law, pp. 9-26 at 10</w:t>
      </w:r>
    </w:p>
  </w:footnote>
  <w:footnote w:id="9">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ibid</w:t>
      </w:r>
    </w:p>
  </w:footnote>
  <w:footnote w:id="10">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Native Court Practitioners’ Rules of 1899</w:t>
      </w:r>
    </w:p>
  </w:footnote>
  <w:footnote w:id="11">
    <w:p w:rsidR="00000000" w:rsidDel="00000000" w:rsidP="00000000" w:rsidRDefault="00000000" w:rsidRPr="00000000" w14:paraId="00000076">
      <w:pPr>
        <w:pageBreakBefore w:val="0"/>
        <w:spacing w:after="0" w:lineRule="auto"/>
        <w:rPr>
          <w:rFonts w:ascii="Times New Roman" w:cs="Times New Roman" w:eastAsia="Times New Roman" w:hAnsi="Times New Roman"/>
          <w:sz w:val="18"/>
          <w:szCs w:val="18"/>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8"/>
          <w:szCs w:val="18"/>
          <w:vertAlign w:val="superscript"/>
          <w:rtl w:val="0"/>
        </w:rPr>
        <w:t xml:space="preserve"> . See G. Muriuki, A History of the Kikuyu 1500-1900, Nairobi: Oxford U.P., 1974, 130-135; H. Randa, Problems of Interaction between English imposed System of Law and Luo Customary Law in Kenya, doctoral dissertation, University of Lund, Sweden,1987, 61-87</w:t>
      </w:r>
    </w:p>
  </w:footnote>
  <w:footnote w:id="12">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Supra 7 at 12</w:t>
      </w:r>
    </w:p>
  </w:footnote>
  <w:footnote w:id="13">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Thomas A, Oaths, Ordeals and the Kenyan Courts: A Policy Analysis, Vol. 33, No. 1 (Spring 1974), Human Organization, pp. 59-70 at 66</w:t>
      </w:r>
      <w:r w:rsidDel="00000000" w:rsidR="00000000" w:rsidRPr="00000000">
        <w:rPr>
          <w:rtl w:val="0"/>
        </w:rPr>
      </w:r>
    </w:p>
  </w:footnote>
  <w:footnote w:id="14">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Supra 4 at 46</w:t>
      </w:r>
    </w:p>
  </w:footnote>
  <w:footnote w:id="15">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Holeman J, Shona Customary Law,(London: Oxford University Press 1952)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p. 30</w:t>
      </w:r>
    </w:p>
  </w:footnote>
  <w:footnote w:id="16">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Abel R, A Comparative Theory of Dispute Institutions in Society, Vol. 8, No. 2 (Winter, 1974)</w:t>
      </w: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Law &amp; Society Review</w:t>
      </w: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pp.  217-347 at 327</w:t>
      </w:r>
    </w:p>
  </w:footnote>
  <w:footnote w:id="17">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Ibid</w:t>
      </w: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at 331</w:t>
      </w:r>
    </w:p>
  </w:footnote>
  <w:footnote w:id="18">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Ibid at 325</w:t>
      </w:r>
    </w:p>
  </w:footnote>
  <w:footnote w:id="19">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Ibid at 320</w:t>
      </w:r>
    </w:p>
  </w:footnote>
  <w:footnote w:id="20">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The Legal Practitioners’ Ordinance No. 19 of 1906.</w:t>
      </w:r>
    </w:p>
  </w:footnote>
  <w:footnote w:id="21">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Supra 7 at 12</w:t>
      </w:r>
      <w:r w:rsidDel="00000000" w:rsidR="00000000" w:rsidRPr="00000000">
        <w:rPr>
          <w:rtl w:val="0"/>
        </w:rPr>
      </w:r>
    </w:p>
  </w:footnote>
  <w:footnote w:id="22">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Shadle B, Changing Traditions To Meet Current Altering Conditions’: Customary Law, African Courts And The Rejection Of Codification In Kenya, 1930–60, Vol. 40, No. 3 (1999), The Journal of African History pp. 411-431 at 417,</w:t>
      </w:r>
      <w:r w:rsidDel="00000000" w:rsidR="00000000" w:rsidRPr="00000000">
        <w:rPr>
          <w:rtl w:val="0"/>
        </w:rPr>
      </w:r>
    </w:p>
  </w:footnote>
  <w:footnote w:id="23">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No. 65 of 1951.</w:t>
      </w:r>
    </w:p>
  </w:footnote>
  <w:footnote w:id="24">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Supra 21 at 418</w:t>
      </w:r>
    </w:p>
  </w:footnote>
  <w:footnote w:id="25">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[1961] E.A. 223</w:t>
      </w:r>
    </w:p>
  </w:footnote>
  <w:footnote w:id="26">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Ordinance No.55 of 1949</w:t>
      </w:r>
    </w:p>
  </w:footnote>
  <w:footnote w:id="27">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 Ordinance No. 10 of 1949.</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noteText">
    <w:name w:val="footnote text"/>
    <w:basedOn w:val="Normal"/>
    <w:link w:val="FootnoteTextChar"/>
    <w:uiPriority w:val="99"/>
    <w:semiHidden w:val="1"/>
    <w:unhideWhenUsed w:val="1"/>
    <w:rsid w:val="00EF5601"/>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EF5601"/>
    <w:rPr>
      <w:sz w:val="20"/>
      <w:szCs w:val="20"/>
    </w:rPr>
  </w:style>
  <w:style w:type="character" w:styleId="FootnoteReference">
    <w:name w:val="footnote reference"/>
    <w:basedOn w:val="DefaultParagraphFont"/>
    <w:uiPriority w:val="99"/>
    <w:semiHidden w:val="1"/>
    <w:unhideWhenUsed w:val="1"/>
    <w:rsid w:val="00EF5601"/>
    <w:rPr>
      <w:vertAlign w:val="superscript"/>
    </w:rPr>
  </w:style>
  <w:style w:type="character" w:styleId="Hyperlink">
    <w:name w:val="Hyperlink"/>
    <w:basedOn w:val="DefaultParagraphFont"/>
    <w:uiPriority w:val="99"/>
    <w:unhideWhenUsed w:val="1"/>
    <w:rsid w:val="00EF5601"/>
    <w:rPr>
      <w:color w:val="0000ff"/>
      <w:u w:val="single"/>
    </w:rPr>
  </w:style>
  <w:style w:type="paragraph" w:styleId="ListParagraph">
    <w:name w:val="List Paragraph"/>
    <w:basedOn w:val="Normal"/>
    <w:uiPriority w:val="34"/>
    <w:qFormat w:val="1"/>
    <w:rsid w:val="00071774"/>
    <w:pPr>
      <w:spacing w:after="0" w:line="240" w:lineRule="auto"/>
      <w:ind w:left="720"/>
      <w:contextualSpacing w:val="1"/>
    </w:pPr>
    <w:rPr>
      <w:rFonts w:ascii="Times New Roman" w:cs="Times New Roman" w:eastAsia="Times New Roman" w:hAnsi="Times New Roman"/>
      <w:sz w:val="24"/>
      <w:szCs w:val="24"/>
    </w:rPr>
  </w:style>
  <w:style w:type="paragraph" w:styleId="Header">
    <w:name w:val="header"/>
    <w:basedOn w:val="Normal"/>
    <w:link w:val="HeaderChar"/>
    <w:uiPriority w:val="99"/>
    <w:unhideWhenUsed w:val="1"/>
    <w:rsid w:val="006F2273"/>
    <w:pPr>
      <w:tabs>
        <w:tab w:val="center" w:pos="4680"/>
        <w:tab w:val="right" w:pos="9360"/>
      </w:tabs>
      <w:spacing w:after="0" w:line="240" w:lineRule="auto"/>
    </w:pPr>
  </w:style>
  <w:style w:type="character" w:styleId="HeaderChar" w:customStyle="1">
    <w:name w:val="Header Char"/>
    <w:basedOn w:val="DefaultParagraphFont"/>
    <w:link w:val="Header"/>
    <w:uiPriority w:val="99"/>
    <w:rsid w:val="006F2273"/>
  </w:style>
  <w:style w:type="paragraph" w:styleId="Footer">
    <w:name w:val="footer"/>
    <w:basedOn w:val="Normal"/>
    <w:link w:val="FooterChar"/>
    <w:uiPriority w:val="99"/>
    <w:unhideWhenUsed w:val="1"/>
    <w:rsid w:val="006F2273"/>
    <w:pPr>
      <w:tabs>
        <w:tab w:val="center" w:pos="4680"/>
        <w:tab w:val="right" w:pos="9360"/>
      </w:tabs>
      <w:spacing w:after="0" w:line="240" w:lineRule="auto"/>
    </w:pPr>
  </w:style>
  <w:style w:type="character" w:styleId="FooterChar" w:customStyle="1">
    <w:name w:val="Footer Char"/>
    <w:basedOn w:val="DefaultParagraphFont"/>
    <w:link w:val="Footer"/>
    <w:uiPriority w:val="99"/>
    <w:rsid w:val="006F227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britannica.com/place/United-Kingdom/The-Normans-1066-1154%20" TargetMode="External"/><Relationship Id="rId2" Type="http://schemas.openxmlformats.org/officeDocument/2006/relationships/hyperlink" Target="https://www.britannica.com/place/United-Kingdom/The-Normans-1066-1154%20" TargetMode="External"/><Relationship Id="rId3" Type="http://schemas.openxmlformats.org/officeDocument/2006/relationships/hyperlink" Target="https://www.britannica.com/contributor/Michael%20Charles%20Prestwich/3611" TargetMode="External"/><Relationship Id="rId4" Type="http://schemas.openxmlformats.org/officeDocument/2006/relationships/hyperlink" Target="https://www.britannica.com/contributor/John%20S.%20Morrill/5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cwjVAg/lwwCo63vu0WxsPt9A20Q==">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2018-02-14T20:02:00Z</dcterms:created>
  <dc:creator>vivianne wachanga</dc:creator>
</cp:coreProperties>
</file>