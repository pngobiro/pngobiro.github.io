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Change w:author="Carol Nguyo" w:id="0" w:date="2021-06-23T12:24:58Z">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pPrChange>
          </w:pPr>
          <w:r w:rsidDel="00000000" w:rsidR="00000000" w:rsidRPr="00000000">
            <w:rPr>
              <w:rtl w:val="0"/>
            </w:rPr>
          </w:r>
        </w:p>
      </w:sdtContent>
    </w:sdt>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57250" cy="80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72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KENYA SCHOOL OF LAW </w:t>
        <w:br w:type="textWrapping"/>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ATP 104 - TRIAL ADVOCACY </w:t>
        <w:br w:type="textWrapping"/>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OUTLINE</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 (2018/2019 Academic Year)</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Advisors:</w:t>
        <w:tab/>
        <w:tab/>
        <w:t xml:space="preserve">Samuel Mwaniki/John Chigiti/Gertrude Angote</w:t>
      </w:r>
    </w:p>
    <w:p w:rsidR="00000000" w:rsidDel="00000000" w:rsidP="00000000" w:rsidRDefault="00000000" w:rsidRPr="00000000" w14:paraId="00000008">
      <w:pPr>
        <w:keepNext w:val="0"/>
        <w:keepLines w:val="0"/>
        <w:widowControl w:val="1"/>
        <w:pBdr>
          <w:top w:space="0" w:sz="0" w:val="nil"/>
          <w:left w:space="0" w:sz="0" w:val="nil"/>
          <w:bottom w:color="000000" w:space="1" w:sz="4" w:val="single"/>
          <w:right w:space="0" w:sz="0" w:val="nil"/>
          <w:between w:space="0" w:sz="0" w:val="nil"/>
        </w:pBdr>
        <w:shd w:fill="auto" w:val="clear"/>
        <w:spacing w:after="240" w:before="28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1: COURSE DESCRIPTION</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course seeks to acquaint the student with experiential learning of law from a skills-oriented perspective. The aim is to introduce students to the development of legal skills and the professional approach essential to the practice of law and in particular trial advocacy.</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course focuses on skill areas associated with trial advocacy. A variety of teaching methods including formal oral and written instruction, demonstrations, interactive group discussions, moots and other experiential learning exercises and assignments will be utilised to assist students develop efficiency in all skill areas. For this purpose, students will be expected to utilize their study group sessions, class presentations and moot courts extensively.</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course advisors will endeavour to invite guest lecturers who are experienced in the practice of law to share their insights with the class on specific topics.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emphasized that class attendance is of the essence and save for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good cause,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expected that every student will attend classes as scheduled on the timetable. Students are encouraged to consult as much as possible with the lecturers. They must also, of course, consult a wide variety of legal texts, articles, legislation and other relevant materials in the course of the year.</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Part 2: COURSE CONTENT</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 TO TRIAL ADVOCACY</w:t>
      </w:r>
    </w:p>
    <w:p w:rsidR="00000000" w:rsidDel="00000000" w:rsidP="00000000" w:rsidRDefault="00000000" w:rsidRPr="00000000" w14:paraId="0000001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History of Trial Advocacy</w:t>
      </w:r>
    </w:p>
    <w:p w:rsidR="00000000" w:rsidDel="00000000" w:rsidP="00000000" w:rsidRDefault="00000000" w:rsidRPr="00000000" w14:paraId="0000001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UN Basic principles on the Role of Lawyers</w:t>
      </w:r>
    </w:p>
    <w:p w:rsidR="00000000" w:rsidDel="00000000" w:rsidP="00000000" w:rsidRDefault="00000000" w:rsidRPr="00000000" w14:paraId="000000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Key Skills in Trial Advocacy</w:t>
      </w:r>
    </w:p>
    <w:p w:rsidR="00000000" w:rsidDel="00000000" w:rsidP="00000000" w:rsidRDefault="00000000" w:rsidRPr="00000000" w14:paraId="00000019">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Case Analysis.</w:t>
      </w:r>
    </w:p>
    <w:p w:rsidR="00000000" w:rsidDel="00000000" w:rsidP="00000000" w:rsidRDefault="00000000" w:rsidRPr="00000000" w14:paraId="0000001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Research. </w:t>
      </w:r>
    </w:p>
    <w:p w:rsidR="00000000" w:rsidDel="00000000" w:rsidP="00000000" w:rsidRDefault="00000000" w:rsidRPr="00000000" w14:paraId="0000001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Writing and drafting.</w:t>
      </w:r>
    </w:p>
    <w:p w:rsidR="00000000" w:rsidDel="00000000" w:rsidP="00000000" w:rsidRDefault="00000000" w:rsidRPr="00000000" w14:paraId="0000001C">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Skills.</w:t>
      </w:r>
    </w:p>
    <w:p w:rsidR="00000000" w:rsidDel="00000000" w:rsidP="00000000" w:rsidRDefault="00000000" w:rsidRPr="00000000" w14:paraId="0000001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Advocacy/Presentation skills</w:t>
      </w:r>
    </w:p>
    <w:p w:rsidR="00000000" w:rsidDel="00000000" w:rsidP="00000000" w:rsidRDefault="00000000" w:rsidRPr="00000000" w14:paraId="0000001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Trial Advocacy and Formal Sources of Law</w:t>
      </w:r>
    </w:p>
    <w:p w:rsidR="00000000" w:rsidDel="00000000" w:rsidP="00000000" w:rsidRDefault="00000000" w:rsidRPr="00000000" w14:paraId="0000001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Places for Practice of Advocacy - Courts and Tribunals</w:t>
      </w:r>
    </w:p>
    <w:p w:rsidR="00000000" w:rsidDel="00000000" w:rsidP="00000000" w:rsidRDefault="00000000" w:rsidRPr="00000000" w14:paraId="00000020">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240" w:before="280" w:line="24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Municipal</w:t>
      </w:r>
    </w:p>
    <w:p w:rsidR="00000000" w:rsidDel="00000000" w:rsidP="00000000" w:rsidRDefault="00000000" w:rsidRPr="00000000" w14:paraId="00000021">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Regional </w:t>
      </w:r>
    </w:p>
    <w:p w:rsidR="00000000" w:rsidDel="00000000" w:rsidP="00000000" w:rsidRDefault="00000000" w:rsidRPr="00000000" w14:paraId="00000022">
      <w:pPr>
        <w:keepNext w:val="0"/>
        <w:keepLines w:val="0"/>
        <w:widowControl w:val="1"/>
        <w:numPr>
          <w:ilvl w:val="2"/>
          <w:numId w:val="24"/>
        </w:numPr>
        <w:pBdr>
          <w:top w:space="0" w:sz="0" w:val="nil"/>
          <w:left w:space="0" w:sz="0" w:val="nil"/>
          <w:bottom w:space="0" w:sz="0" w:val="nil"/>
          <w:right w:space="0" w:sz="0" w:val="nil"/>
          <w:between w:space="0" w:sz="0" w:val="nil"/>
        </w:pBdr>
        <w:shd w:fill="auto" w:val="clear"/>
        <w:spacing w:after="240" w:before="0" w:line="240" w:lineRule="auto"/>
        <w:ind w:left="21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International</w:t>
      </w:r>
    </w:p>
    <w:p w:rsidR="00000000" w:rsidDel="00000000" w:rsidP="00000000" w:rsidRDefault="00000000" w:rsidRPr="00000000" w14:paraId="0000002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QUALITIES OF A GOOD TRIAL LAWYER.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Clarity and order of language.</w:t>
      </w:r>
    </w:p>
    <w:p w:rsidR="00000000" w:rsidDel="00000000" w:rsidP="00000000" w:rsidRDefault="00000000" w:rsidRPr="00000000" w14:paraId="0000002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Honesty and integrity.</w:t>
      </w:r>
    </w:p>
    <w:p w:rsidR="00000000" w:rsidDel="00000000" w:rsidP="00000000" w:rsidRDefault="00000000" w:rsidRPr="00000000" w14:paraId="0000002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Judgment.</w:t>
      </w:r>
    </w:p>
    <w:p w:rsidR="00000000" w:rsidDel="00000000" w:rsidP="00000000" w:rsidRDefault="00000000" w:rsidRPr="00000000" w14:paraId="0000002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Objectivity.</w:t>
      </w:r>
    </w:p>
    <w:p w:rsidR="00000000" w:rsidDel="00000000" w:rsidP="00000000" w:rsidRDefault="00000000" w:rsidRPr="00000000" w14:paraId="0000002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Courage.</w:t>
      </w:r>
    </w:p>
    <w:p w:rsidR="00000000" w:rsidDel="00000000" w:rsidP="00000000" w:rsidRDefault="00000000" w:rsidRPr="00000000" w14:paraId="0000002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Alertness.</w:t>
      </w:r>
    </w:p>
    <w:p w:rsidR="00000000" w:rsidDel="00000000" w:rsidP="00000000" w:rsidRDefault="00000000" w:rsidRPr="00000000" w14:paraId="0000002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Tenacity.</w:t>
      </w:r>
    </w:p>
    <w:p w:rsidR="00000000" w:rsidDel="00000000" w:rsidP="00000000" w:rsidRDefault="00000000" w:rsidRPr="00000000" w14:paraId="0000002B">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Sincerity.</w:t>
      </w:r>
    </w:p>
    <w:p w:rsidR="00000000" w:rsidDel="00000000" w:rsidP="00000000" w:rsidRDefault="00000000" w:rsidRPr="00000000" w14:paraId="0000002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Humanity.</w:t>
      </w:r>
    </w:p>
    <w:p w:rsidR="00000000" w:rsidDel="00000000" w:rsidP="00000000" w:rsidRDefault="00000000" w:rsidRPr="00000000" w14:paraId="0000002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 work.</w:t>
      </w:r>
    </w:p>
    <w:p w:rsidR="00000000" w:rsidDel="00000000" w:rsidP="00000000" w:rsidRDefault="00000000" w:rsidRPr="00000000" w14:paraId="0000002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Professionalism.</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GENERAL ETHICAL DUTIES OF TRIAL LAWYERS. </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Duties to the client.</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Duties to the opponent(s).</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Duties to witnesses.</w:t>
      </w:r>
    </w:p>
    <w:p w:rsidR="00000000" w:rsidDel="00000000" w:rsidP="00000000" w:rsidRDefault="00000000" w:rsidRPr="00000000" w14:paraId="000000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Duties to the court.</w:t>
      </w:r>
    </w:p>
    <w:p w:rsidR="00000000" w:rsidDel="00000000" w:rsidP="00000000" w:rsidRDefault="00000000" w:rsidRPr="00000000" w14:paraId="0000003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Duties to the Administration of Justice.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COURT ETIQUETTE</w:t>
      </w:r>
    </w:p>
    <w:p w:rsidR="00000000" w:rsidDel="00000000" w:rsidP="00000000" w:rsidRDefault="00000000" w:rsidRPr="00000000" w14:paraId="0000003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Dress </w:t>
      </w:r>
    </w:p>
    <w:p w:rsidR="00000000" w:rsidDel="00000000" w:rsidP="00000000" w:rsidRDefault="00000000" w:rsidRPr="00000000" w14:paraId="0000003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Punctuality </w:t>
      </w:r>
    </w:p>
    <w:p w:rsidR="00000000" w:rsidDel="00000000" w:rsidP="00000000" w:rsidRDefault="00000000" w:rsidRPr="00000000" w14:paraId="0000003A">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Introductions </w:t>
      </w:r>
    </w:p>
    <w:p w:rsidR="00000000" w:rsidDel="00000000" w:rsidP="00000000" w:rsidRDefault="00000000" w:rsidRPr="00000000" w14:paraId="0000003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 of Address </w:t>
      </w:r>
    </w:p>
    <w:p w:rsidR="00000000" w:rsidDel="00000000" w:rsidP="00000000" w:rsidRDefault="00000000" w:rsidRPr="00000000" w14:paraId="0000003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Behaviour in court </w:t>
      </w:r>
    </w:p>
    <w:p w:rsidR="00000000" w:rsidDel="00000000" w:rsidP="00000000" w:rsidRDefault="00000000" w:rsidRPr="00000000" w14:paraId="0000003D">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Witnesses </w:t>
      </w:r>
    </w:p>
    <w:p w:rsidR="00000000" w:rsidDel="00000000" w:rsidP="00000000" w:rsidRDefault="00000000" w:rsidRPr="00000000" w14:paraId="0000003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Court terminology </w:t>
      </w:r>
    </w:p>
    <w:p w:rsidR="00000000" w:rsidDel="00000000" w:rsidP="00000000" w:rsidRDefault="00000000" w:rsidRPr="00000000" w14:paraId="0000003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Perception of bias</w:t>
      </w:r>
    </w:p>
    <w:p w:rsidR="00000000" w:rsidDel="00000000" w:rsidP="00000000" w:rsidRDefault="00000000" w:rsidRPr="00000000" w14:paraId="0000004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Humour in court.</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CONFLICT OF INTEREST</w:t>
      </w:r>
    </w:p>
    <w:p w:rsidR="00000000" w:rsidDel="00000000" w:rsidP="00000000" w:rsidRDefault="00000000" w:rsidRPr="00000000" w14:paraId="00000043">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Trial Lawyer and Conflict of Interest.</w:t>
      </w:r>
    </w:p>
    <w:p w:rsidR="00000000" w:rsidDel="00000000" w:rsidP="00000000" w:rsidRDefault="00000000" w:rsidRPr="00000000" w14:paraId="0000004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“Cab Rank” Rule.</w:t>
      </w:r>
    </w:p>
    <w:p w:rsidR="00000000" w:rsidDel="00000000" w:rsidP="00000000" w:rsidRDefault="00000000" w:rsidRPr="00000000" w14:paraId="0000004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Exceptions:</w:t>
      </w:r>
    </w:p>
    <w:p w:rsidR="00000000" w:rsidDel="00000000" w:rsidP="00000000" w:rsidRDefault="00000000" w:rsidRPr="00000000" w14:paraId="0000004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Voluntary Disqualification.</w:t>
      </w:r>
    </w:p>
    <w:p w:rsidR="00000000" w:rsidDel="00000000" w:rsidP="00000000" w:rsidRDefault="00000000" w:rsidRPr="00000000" w14:paraId="0000004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Compelled Disqualification.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Judicial officers and Conflict of Interest.</w:t>
      </w:r>
    </w:p>
    <w:p w:rsidR="00000000" w:rsidDel="00000000" w:rsidP="00000000" w:rsidRDefault="00000000" w:rsidRPr="00000000" w14:paraId="0000004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Voluntary Recusal.</w:t>
      </w:r>
    </w:p>
    <w:p w:rsidR="00000000" w:rsidDel="00000000" w:rsidP="00000000" w:rsidRDefault="00000000" w:rsidRPr="00000000" w14:paraId="0000004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Recusal on Application by a party.</w:t>
      </w:r>
    </w:p>
    <w:p w:rsidR="00000000" w:rsidDel="00000000" w:rsidP="00000000" w:rsidRDefault="00000000" w:rsidRPr="00000000" w14:paraId="0000004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DIMENSIONS, RULES &amp; PSYCHOLOGY OF ADVOCACY</w:t>
      </w:r>
    </w:p>
    <w:p w:rsidR="00000000" w:rsidDel="00000000" w:rsidP="00000000" w:rsidRDefault="00000000" w:rsidRPr="00000000" w14:paraId="0000004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Dimensions</w:t>
      </w:r>
    </w:p>
    <w:p w:rsidR="00000000" w:rsidDel="00000000" w:rsidP="00000000" w:rsidRDefault="00000000" w:rsidRPr="00000000" w14:paraId="0000004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Trial not necessarily an exercise to discover “the truth”.</w:t>
      </w:r>
    </w:p>
    <w:p w:rsidR="00000000" w:rsidDel="00000000" w:rsidP="00000000" w:rsidRDefault="00000000" w:rsidRPr="00000000" w14:paraId="0000004E">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Human animal is more video than audio.</w:t>
      </w:r>
    </w:p>
    <w:p w:rsidR="00000000" w:rsidDel="00000000" w:rsidP="00000000" w:rsidRDefault="00000000" w:rsidRPr="00000000" w14:paraId="0000004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don’t like Lawyers.</w:t>
      </w:r>
    </w:p>
    <w:p w:rsidR="00000000" w:rsidDel="00000000" w:rsidP="00000000" w:rsidRDefault="00000000" w:rsidRPr="00000000" w14:paraId="0000005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Rules</w:t>
      </w:r>
    </w:p>
    <w:p w:rsidR="00000000" w:rsidDel="00000000" w:rsidP="00000000" w:rsidRDefault="00000000" w:rsidRPr="00000000" w14:paraId="00000051">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Never express own opinion in court.</w:t>
      </w:r>
    </w:p>
    <w:p w:rsidR="00000000" w:rsidDel="00000000" w:rsidP="00000000" w:rsidRDefault="00000000" w:rsidRPr="00000000" w14:paraId="00000052">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Never give or appear to give evidence yourself.</w:t>
      </w:r>
    </w:p>
    <w:p w:rsidR="00000000" w:rsidDel="00000000" w:rsidP="00000000" w:rsidRDefault="00000000" w:rsidRPr="00000000" w14:paraId="0000005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Submit only on what was touched on in evidence.</w:t>
      </w:r>
    </w:p>
    <w:p w:rsidR="00000000" w:rsidDel="00000000" w:rsidP="00000000" w:rsidRDefault="00000000" w:rsidRPr="00000000" w14:paraId="0000005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Never refer to a criminal record or offers of settlement.</w:t>
      </w:r>
    </w:p>
    <w:p w:rsidR="00000000" w:rsidDel="00000000" w:rsidP="00000000" w:rsidRDefault="00000000" w:rsidRPr="00000000" w14:paraId="00000055">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Never put words in the mouth of your own witness.</w:t>
      </w:r>
    </w:p>
    <w:p w:rsidR="00000000" w:rsidDel="00000000" w:rsidP="00000000" w:rsidRDefault="00000000" w:rsidRPr="00000000" w14:paraId="0000005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Psychology of Advocacy.</w:t>
      </w:r>
    </w:p>
    <w:p w:rsidR="00000000" w:rsidDel="00000000" w:rsidP="00000000" w:rsidRDefault="00000000" w:rsidRPr="00000000" w14:paraId="0000005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Fragility of advocacy materials.</w:t>
      </w:r>
    </w:p>
    <w:p w:rsidR="00000000" w:rsidDel="00000000" w:rsidP="00000000" w:rsidRDefault="00000000" w:rsidRPr="00000000" w14:paraId="00000058">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Being likeable.</w:t>
      </w:r>
    </w:p>
    <w:p w:rsidR="00000000" w:rsidDel="00000000" w:rsidP="00000000" w:rsidRDefault="00000000" w:rsidRPr="00000000" w14:paraId="00000059">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Sympathy rule.</w:t>
      </w:r>
    </w:p>
    <w:p w:rsidR="00000000" w:rsidDel="00000000" w:rsidP="00000000" w:rsidRDefault="00000000" w:rsidRPr="00000000" w14:paraId="0000005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Rule of equals and opposites.</w:t>
      </w:r>
    </w:p>
    <w:p w:rsidR="00000000" w:rsidDel="00000000" w:rsidP="00000000" w:rsidRDefault="00000000" w:rsidRPr="00000000" w14:paraId="0000005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First person plural.</w:t>
      </w:r>
    </w:p>
    <w:p w:rsidR="00000000" w:rsidDel="00000000" w:rsidP="00000000" w:rsidRDefault="00000000" w:rsidRPr="00000000" w14:paraId="0000005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Preparation.</w:t>
      </w:r>
    </w:p>
    <w:p w:rsidR="00000000" w:rsidDel="00000000" w:rsidP="00000000" w:rsidRDefault="00000000" w:rsidRPr="00000000" w14:paraId="0000005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
        </w:sdtPr>
        <w:sdtContent>
          <w:ins w:author="Robert Leroy" w:id="1" w:date="2021-06-28T17:08:37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ins>
        </w:sdtContent>
      </w:sd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Being an honest guide.</w:t>
      </w:r>
    </w:p>
    <w:p w:rsidR="00000000" w:rsidDel="00000000" w:rsidP="00000000" w:rsidRDefault="00000000" w:rsidRPr="00000000" w14:paraId="0000005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Don’t misquote evidence.</w:t>
      </w:r>
    </w:p>
    <w:p w:rsidR="00000000" w:rsidDel="00000000" w:rsidP="00000000" w:rsidRDefault="00000000" w:rsidRPr="00000000" w14:paraId="0000005F">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Minimal objections.</w:t>
      </w:r>
    </w:p>
    <w:p w:rsidR="00000000" w:rsidDel="00000000" w:rsidP="00000000" w:rsidRDefault="00000000" w:rsidRPr="00000000" w14:paraId="0000006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Demonstrate competence.</w:t>
      </w:r>
    </w:p>
    <w:p w:rsidR="00000000" w:rsidDel="00000000" w:rsidP="00000000" w:rsidRDefault="00000000" w:rsidRPr="00000000" w14:paraId="0000006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Listening.</w:t>
      </w:r>
    </w:p>
    <w:p w:rsidR="00000000" w:rsidDel="00000000" w:rsidP="00000000" w:rsidRDefault="00000000" w:rsidRPr="00000000" w14:paraId="0000006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Know when to stop.</w:t>
      </w:r>
    </w:p>
    <w:p w:rsidR="00000000" w:rsidDel="00000000" w:rsidP="00000000" w:rsidRDefault="00000000" w:rsidRPr="00000000" w14:paraId="0000006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Repetition.</w:t>
      </w:r>
    </w:p>
    <w:p w:rsidR="00000000" w:rsidDel="00000000" w:rsidP="00000000" w:rsidRDefault="00000000" w:rsidRPr="00000000" w14:paraId="0000006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PREPARATION FOR TRIAL (PRE-TRIAL ADVOCACY)</w:t>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 Interview.</w:t>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Research and Documentation.</w:t>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Demand Letter.</w:t>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Negotiations.</w:t>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Case Analysis.</w:t>
      </w:r>
    </w:p>
    <w:p w:rsidR="00000000" w:rsidDel="00000000" w:rsidP="00000000" w:rsidRDefault="00000000" w:rsidRPr="00000000" w14:paraId="0000006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OPENING STATEMENT</w:t>
      </w:r>
    </w:p>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Meaning </w:t>
      </w:r>
    </w:p>
    <w:p w:rsidR="00000000" w:rsidDel="00000000" w:rsidP="00000000" w:rsidRDefault="00000000" w:rsidRPr="00000000" w14:paraId="0000006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basis </w:t>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Objectives </w:t>
      </w:r>
    </w:p>
    <w:p w:rsidR="00000000" w:rsidDel="00000000" w:rsidP="00000000" w:rsidRDefault="00000000" w:rsidRPr="00000000"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Techniques</w:t>
      </w:r>
    </w:p>
    <w:p w:rsidR="00000000" w:rsidDel="00000000" w:rsidP="00000000" w:rsidRDefault="00000000" w:rsidRPr="00000000" w14:paraId="0000006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EXAMINATION-IN -CHIEF.</w:t>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Meaning </w:t>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basis </w:t>
      </w:r>
    </w:p>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Objectives </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Techniques</w:t>
      </w:r>
    </w:p>
    <w:p w:rsidR="00000000" w:rsidDel="00000000" w:rsidP="00000000" w:rsidRDefault="00000000" w:rsidRPr="00000000" w14:paraId="0000007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CROSS- EXAMINATION.</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Meaning </w:t>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basis </w:t>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Objectives </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Techniques</w:t>
      </w:r>
    </w:p>
    <w:p w:rsidR="00000000" w:rsidDel="00000000" w:rsidP="00000000" w:rsidRDefault="00000000" w:rsidRPr="00000000" w14:paraId="0000007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RE-EXAMINATION.</w:t>
      </w:r>
    </w:p>
    <w:p w:rsidR="00000000" w:rsidDel="00000000" w:rsidP="00000000" w:rsidRDefault="00000000" w:rsidRPr="00000000" w14:paraId="0000007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Meaning </w:t>
      </w:r>
    </w:p>
    <w:p w:rsidR="00000000" w:rsidDel="00000000" w:rsidP="00000000" w:rsidRDefault="00000000" w:rsidRPr="00000000" w14:paraId="0000007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basis </w:t>
      </w:r>
    </w:p>
    <w:p w:rsidR="00000000" w:rsidDel="00000000" w:rsidP="00000000" w:rsidRDefault="00000000" w:rsidRPr="00000000" w14:paraId="0000007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Techniques</w:t>
      </w:r>
    </w:p>
    <w:p w:rsidR="00000000" w:rsidDel="00000000" w:rsidP="00000000" w:rsidRDefault="00000000" w:rsidRPr="00000000" w14:paraId="0000007E">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CLOSING ARGUMENT.</w:t>
      </w:r>
    </w:p>
    <w:p w:rsidR="00000000" w:rsidDel="00000000" w:rsidP="00000000" w:rsidRDefault="00000000" w:rsidRPr="00000000" w14:paraId="0000007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Meaning </w:t>
      </w:r>
    </w:p>
    <w:p w:rsidR="00000000" w:rsidDel="00000000" w:rsidP="00000000" w:rsidRDefault="00000000" w:rsidRPr="00000000" w14:paraId="0000008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basis </w:t>
      </w:r>
    </w:p>
    <w:p w:rsidR="00000000" w:rsidDel="00000000" w:rsidP="00000000" w:rsidRDefault="00000000" w:rsidRPr="00000000" w14:paraId="0000008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Objectives </w:t>
      </w:r>
    </w:p>
    <w:p w:rsidR="00000000" w:rsidDel="00000000" w:rsidP="00000000" w:rsidRDefault="00000000" w:rsidRPr="00000000" w14:paraId="0000008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Techniques</w:t>
      </w:r>
    </w:p>
    <w:p w:rsidR="00000000" w:rsidDel="00000000" w:rsidP="00000000" w:rsidRDefault="00000000" w:rsidRPr="00000000" w14:paraId="0000008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OBJECTIONS.</w:t>
      </w:r>
    </w:p>
    <w:p w:rsidR="00000000" w:rsidDel="00000000" w:rsidP="00000000" w:rsidRDefault="00000000" w:rsidRPr="00000000" w14:paraId="000000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Preliminary Objections.</w:t>
      </w:r>
    </w:p>
    <w:p w:rsidR="00000000" w:rsidDel="00000000" w:rsidP="00000000" w:rsidRDefault="00000000" w:rsidRPr="00000000" w14:paraId="0000008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Trial Objections.</w:t>
      </w:r>
    </w:p>
    <w:p w:rsidR="00000000" w:rsidDel="00000000" w:rsidP="00000000" w:rsidRDefault="00000000" w:rsidRPr="00000000"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28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APPELLATE ADVOCACY.</w:t>
      </w:r>
    </w:p>
    <w:p w:rsidR="00000000" w:rsidDel="00000000" w:rsidP="00000000" w:rsidRDefault="00000000" w:rsidRPr="00000000"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SKELETON ARGUMENTS</w:t>
      </w:r>
    </w:p>
    <w:p w:rsidR="00000000" w:rsidDel="00000000" w:rsidP="00000000" w:rsidRDefault="00000000" w:rsidRPr="00000000" w14:paraId="0000008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CONTEMPT OF COURT.</w:t>
      </w:r>
    </w:p>
    <w:p w:rsidR="00000000" w:rsidDel="00000000" w:rsidP="00000000" w:rsidRDefault="00000000" w:rsidRPr="00000000" w14:paraId="0000008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ALTERNATIVE DISPUTE RESOLUTION</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40" w:before="28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3: SELECTED TEXTS</w:t>
      </w:r>
    </w:p>
    <w:p w:rsidR="00000000" w:rsidDel="00000000" w:rsidP="00000000" w:rsidRDefault="00000000" w:rsidRPr="00000000"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Blake, S.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Effective Litigation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Oxford  University Press.</w:t>
      </w:r>
    </w:p>
    <w:p w:rsidR="00000000" w:rsidDel="00000000" w:rsidP="00000000" w:rsidRDefault="00000000" w:rsidRPr="00000000"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Klerk, et al (2006)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Clinical Law in South Africa Durban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LexisNexis.</w:t>
      </w:r>
    </w:p>
    <w:p w:rsidR="00000000" w:rsidDel="00000000" w:rsidP="00000000" w:rsidRDefault="00000000" w:rsidRPr="00000000" w14:paraId="0000009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Evans, K. (1993)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Golden Rules of Advocacy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Oxford University Press.</w:t>
      </w:r>
    </w:p>
    <w:p w:rsidR="00000000" w:rsidDel="00000000" w:rsidP="00000000" w:rsidRDefault="00000000" w:rsidRPr="00000000" w14:paraId="0000009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Evans, K. (1995)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Advocacy in Court: A Beginner’s Guide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Oxford University Press.</w:t>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Hyam, M (1999)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Advocacy Skills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York: Oxford University Press.</w:t>
      </w:r>
    </w:p>
    <w:p w:rsidR="00000000" w:rsidDel="00000000" w:rsidP="00000000" w:rsidRDefault="00000000" w:rsidRPr="00000000" w14:paraId="0000009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Lubet, S.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Modern Trial Advocacy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Institute for Trial Advocacy ,Louisville, CO.</w:t>
      </w:r>
    </w:p>
    <w:p w:rsidR="00000000" w:rsidDel="00000000" w:rsidP="00000000" w:rsidRDefault="00000000" w:rsidRPr="00000000" w14:paraId="0000009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Maughan,C. and Webb J.(2005)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Lawyering Skills and the Legal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Cambridge University Press.</w:t>
      </w:r>
    </w:p>
    <w:p w:rsidR="00000000" w:rsidDel="00000000" w:rsidP="00000000" w:rsidRDefault="00000000" w:rsidRPr="00000000" w14:paraId="0000009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Morley, I.  (2007)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Devil’s Advocate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London: Sweet &amp; Maxwell Ltd.</w:t>
      </w:r>
    </w:p>
    <w:p w:rsidR="00000000" w:rsidDel="00000000" w:rsidP="00000000" w:rsidRDefault="00000000" w:rsidRPr="00000000" w14:paraId="0000009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Munkham,J.H. (1999)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Technique of Advocacy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Delhi: Universal Law Publishing.</w:t>
      </w:r>
      <w:r w:rsidDel="00000000" w:rsidR="00000000" w:rsidRPr="00000000">
        <w:rPr>
          <w:rtl w:val="0"/>
        </w:rPr>
      </w:r>
    </w:p>
    <w:p w:rsidR="00000000" w:rsidDel="00000000" w:rsidP="00000000" w:rsidRDefault="00000000" w:rsidRPr="00000000" w14:paraId="0000009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Palmer,R. &amp; McQuoid-Mason,D. (2000)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Basic Trial Advocacy Skills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Durban: </w:t>
        <w:br w:type="textWrapping"/>
        <w:t xml:space="preserve">LexisNexis.</w:t>
      </w:r>
    </w:p>
    <w:p w:rsidR="00000000" w:rsidDel="00000000" w:rsidP="00000000" w:rsidRDefault="00000000" w:rsidRPr="00000000" w14:paraId="0000009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Ross,D  (QC) (2009)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Advocacy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London: Cambridge University Press.</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4: Instructors’ Contacts.</w:t>
      </w:r>
    </w:p>
    <w:p w:rsidR="00000000" w:rsidDel="00000000" w:rsidP="00000000" w:rsidRDefault="00000000" w:rsidRPr="00000000" w14:paraId="0000009E">
      <w:pPr>
        <w:spacing w:after="0" w:line="3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00"/>
            <w:sz w:val="24"/>
            <w:szCs w:val="24"/>
            <w:u w:val="none"/>
            <w:rtl w:val="0"/>
          </w:rPr>
          <w:t xml:space="preserve">mwaniki@ksl.ac.ke</w:t>
        </w:r>
      </w:hyperlink>
      <w:r w:rsidDel="00000000" w:rsidR="00000000" w:rsidRPr="00000000">
        <w:rPr>
          <w:rtl w:val="0"/>
        </w:rPr>
      </w:r>
    </w:p>
    <w:p w:rsidR="00000000" w:rsidDel="00000000" w:rsidP="00000000" w:rsidRDefault="00000000" w:rsidRPr="00000000" w14:paraId="0000009F">
      <w:pPr>
        <w:spacing w:after="0" w:line="3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00"/>
            <w:sz w:val="24"/>
            <w:szCs w:val="24"/>
            <w:u w:val="none"/>
            <w:rtl w:val="0"/>
          </w:rPr>
          <w:t xml:space="preserve">chigiti1@yahoo.com</w:t>
        </w:r>
      </w:hyperlink>
      <w:r w:rsidDel="00000000" w:rsidR="00000000" w:rsidRPr="00000000">
        <w:rPr>
          <w:rtl w:val="0"/>
        </w:rPr>
      </w:r>
    </w:p>
    <w:p w:rsidR="00000000" w:rsidDel="00000000" w:rsidP="00000000" w:rsidRDefault="00000000" w:rsidRPr="00000000" w14:paraId="000000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angote@kituochasheria.or.ke</w:t>
      </w:r>
      <w:r w:rsidDel="00000000" w:rsidR="00000000" w:rsidRPr="00000000">
        <w:rPr>
          <w:rtl w:val="0"/>
        </w:rPr>
      </w:r>
    </w:p>
    <w:sectPr>
      <w:footerReference r:id="rId10" w:type="default"/>
      <w:pgSz w:h="15840" w:w="12240" w:orient="portrait"/>
      <w:pgMar w:bottom="90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7">
    <w:lvl w:ilvl="0">
      <w:start w:val="1"/>
      <w:numFmt w:val="bullet"/>
      <w:lvlText w:val="o"/>
      <w:lvlJc w:val="left"/>
      <w:pPr>
        <w:ind w:left="1800" w:hanging="360"/>
      </w:pPr>
      <w:rPr>
        <w:rFonts w:ascii="Courier New" w:cs="Courier New" w:eastAsia="Courier New" w:hAnsi="Courier New"/>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8">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7">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D00ED"/>
    <w:pPr>
      <w:spacing w:after="200" w:line="276" w:lineRule="auto"/>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D00ED"/>
    <w:pPr>
      <w:spacing w:after="100" w:afterAutospacing="1" w:before="100" w:before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D00ED"/>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BD00ED"/>
    <w:rPr>
      <w:rFonts w:ascii="Tahoma" w:cs="Tahoma" w:hAnsi="Tahoma"/>
      <w:sz w:val="16"/>
      <w:szCs w:val="16"/>
    </w:rPr>
  </w:style>
  <w:style w:type="paragraph" w:styleId="Header">
    <w:name w:val="header"/>
    <w:basedOn w:val="Normal"/>
    <w:link w:val="HeaderChar"/>
    <w:uiPriority w:val="99"/>
    <w:unhideWhenUsed w:val="1"/>
    <w:rsid w:val="000B14E3"/>
    <w:pPr>
      <w:tabs>
        <w:tab w:val="center" w:pos="4680"/>
        <w:tab w:val="right" w:pos="9360"/>
      </w:tabs>
    </w:pPr>
  </w:style>
  <w:style w:type="character" w:styleId="HeaderChar" w:customStyle="1">
    <w:name w:val="Header Char"/>
    <w:link w:val="Header"/>
    <w:uiPriority w:val="99"/>
    <w:rsid w:val="000B14E3"/>
    <w:rPr>
      <w:sz w:val="22"/>
      <w:szCs w:val="22"/>
    </w:rPr>
  </w:style>
  <w:style w:type="paragraph" w:styleId="Footer">
    <w:name w:val="footer"/>
    <w:basedOn w:val="Normal"/>
    <w:link w:val="FooterChar"/>
    <w:uiPriority w:val="99"/>
    <w:unhideWhenUsed w:val="1"/>
    <w:rsid w:val="000B14E3"/>
    <w:pPr>
      <w:tabs>
        <w:tab w:val="center" w:pos="4680"/>
        <w:tab w:val="right" w:pos="9360"/>
      </w:tabs>
    </w:pPr>
  </w:style>
  <w:style w:type="character" w:styleId="FooterChar" w:customStyle="1">
    <w:name w:val="Footer Char"/>
    <w:link w:val="Footer"/>
    <w:uiPriority w:val="99"/>
    <w:rsid w:val="000B14E3"/>
    <w:rPr>
      <w:sz w:val="22"/>
      <w:szCs w:val="22"/>
    </w:rPr>
  </w:style>
  <w:style w:type="character" w:styleId="Hyperlink">
    <w:name w:val="Hyperlink"/>
    <w:uiPriority w:val="99"/>
    <w:unhideWhenUsed w:val="1"/>
    <w:rsid w:val="000A7F90"/>
    <w:rPr>
      <w:color w:val="0563c1"/>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mailto:chigiti1@yaho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waniki@ksl.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5cRHLnsmXK6jXJ0uHK+81tpWeQ==">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2018-02-20T07:11:00Z</dcterms:created>
  <dc:creator>SAkhwale</dc:creator>
</cp:coreProperties>
</file>