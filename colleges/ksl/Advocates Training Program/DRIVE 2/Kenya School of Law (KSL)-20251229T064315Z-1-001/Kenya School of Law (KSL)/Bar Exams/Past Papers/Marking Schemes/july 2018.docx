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tl w:val="0"/>
        </w:rPr>
        <w:t xml:space="preserve">POSSIBLE APPROACHES</w:t>
      </w:r>
    </w:p>
    <w:p w:rsidR="00000000" w:rsidDel="00000000" w:rsidP="00000000" w:rsidRDefault="00000000" w:rsidRPr="00000000" w14:paraId="00000002">
      <w:pPr>
        <w:jc w:val="both"/>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tl w:val="0"/>
        </w:rPr>
        <w:t xml:space="preserve">Question 1 JULY 2018</w:t>
      </w:r>
    </w:p>
    <w:p w:rsidR="00000000" w:rsidDel="00000000" w:rsidP="00000000" w:rsidRDefault="00000000" w:rsidRPr="00000000" w14:paraId="0000000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General Partnership- Sec 4 (10 ) Partnerships Act No 16 2012</w:t>
      </w:r>
    </w:p>
    <w:p w:rsidR="00000000" w:rsidDel="00000000" w:rsidP="00000000" w:rsidRDefault="00000000" w:rsidRPr="00000000" w14:paraId="00000004">
      <w:pPr>
        <w:keepNext w:val="0"/>
        <w:keepLines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actively participates</w:t>
      </w:r>
    </w:p>
    <w:p w:rsidR="00000000" w:rsidDel="00000000" w:rsidP="00000000" w:rsidRDefault="00000000" w:rsidRPr="00000000" w14:paraId="00000005">
      <w:pPr>
        <w:keepNext w:val="0"/>
        <w:keepLines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can be liable for the total debts of the firm This would not be appropriate for the scenario</w:t>
      </w:r>
    </w:p>
    <w:p w:rsidR="00000000" w:rsidDel="00000000" w:rsidP="00000000" w:rsidRDefault="00000000" w:rsidRPr="00000000" w14:paraId="0000000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Limited Partnership Sec 4 (2) Partnerships Act No 16 2012</w:t>
      </w:r>
    </w:p>
    <w:p w:rsidR="00000000" w:rsidDel="00000000" w:rsidP="00000000" w:rsidRDefault="00000000" w:rsidRPr="00000000" w14:paraId="00000007">
      <w:pPr>
        <w:keepNext w:val="0"/>
        <w:keepLines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Libre Baskerville" w:cs="Libre Baskerville" w:eastAsia="Libre Baskerville" w:hAnsi="Libre Baskerville"/>
          <w:b w:val="1"/>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Liability limited to the amount of capital the partner has invested. </w:t>
      </w:r>
      <w:r w:rsidDel="00000000" w:rsidR="00000000" w:rsidRPr="00000000">
        <w:rPr>
          <w:rtl w:val="0"/>
        </w:rPr>
      </w:r>
    </w:p>
    <w:p w:rsidR="00000000" w:rsidDel="00000000" w:rsidP="00000000" w:rsidRDefault="00000000" w:rsidRPr="00000000" w14:paraId="00000008">
      <w:pPr>
        <w:keepNext w:val="0"/>
        <w:keepLines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Libre Baskerville" w:cs="Libre Baskerville" w:eastAsia="Libre Baskerville" w:hAnsi="Libre Baskerville"/>
          <w:b w:val="1"/>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This would be the most appropriate</w:t>
      </w:r>
    </w:p>
    <w:p w:rsidR="00000000" w:rsidDel="00000000" w:rsidP="00000000" w:rsidRDefault="00000000" w:rsidRPr="00000000" w14:paraId="00000009">
      <w:pPr>
        <w:keepNext w:val="0"/>
        <w:keepLines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Libre Baskerville" w:cs="Libre Baskerville" w:eastAsia="Libre Baskerville" w:hAnsi="Libre Baskerville"/>
          <w:b w:val="1"/>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At least one partner has his liability limited and the other partner can remain as a general partner.</w:t>
      </w:r>
    </w:p>
    <w:p w:rsidR="00000000" w:rsidDel="00000000" w:rsidP="00000000" w:rsidRDefault="00000000" w:rsidRPr="00000000" w14:paraId="0000000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Limited liability partnerships</w:t>
      </w:r>
    </w:p>
    <w:p w:rsidR="00000000" w:rsidDel="00000000" w:rsidP="00000000" w:rsidRDefault="00000000" w:rsidRPr="00000000" w14:paraId="0000000B">
      <w:pPr>
        <w:keepNext w:val="0"/>
        <w:keepLines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Upon registration it becomes a body corporate</w:t>
      </w:r>
    </w:p>
    <w:p w:rsidR="00000000" w:rsidDel="00000000" w:rsidP="00000000" w:rsidRDefault="00000000" w:rsidRPr="00000000" w14:paraId="0000000C">
      <w:pPr>
        <w:keepNext w:val="0"/>
        <w:keepLines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Personality separate from its founders Sec 6 LLP Act</w:t>
      </w:r>
    </w:p>
    <w:p w:rsidR="00000000" w:rsidDel="00000000" w:rsidP="00000000" w:rsidRDefault="00000000" w:rsidRPr="00000000" w14:paraId="0000000D">
      <w:pPr>
        <w:keepNext w:val="0"/>
        <w:keepLines w:val="0"/>
        <w:widowControl w:val="1"/>
        <w:numPr>
          <w:ilvl w:val="2"/>
          <w:numId w:val="9"/>
        </w:numPr>
        <w:pBdr>
          <w:top w:space="0" w:sz="0" w:val="nil"/>
          <w:left w:space="0" w:sz="0" w:val="nil"/>
          <w:bottom w:space="0" w:sz="0" w:val="nil"/>
          <w:right w:space="0" w:sz="0" w:val="nil"/>
          <w:between w:space="0" w:sz="0" w:val="nil"/>
        </w:pBdr>
        <w:shd w:fill="auto" w:val="clear"/>
        <w:spacing w:after="160" w:before="0" w:line="259" w:lineRule="auto"/>
        <w:ind w:left="288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Not appropriate for the scenario.</w:t>
      </w:r>
    </w:p>
    <w:p w:rsidR="00000000" w:rsidDel="00000000" w:rsidP="00000000" w:rsidRDefault="00000000" w:rsidRPr="00000000" w14:paraId="0000000E">
      <w:pPr>
        <w:ind w:left="108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question was testing ones understanding of the different types of partnerships. Care should however be taken in analyzing who can make decisions as opposed to who simply contributes capital and how the facts in the question point out to this.</w:t>
      </w:r>
    </w:p>
    <w:p w:rsidR="00000000" w:rsidDel="00000000" w:rsidP="00000000" w:rsidRDefault="00000000" w:rsidRPr="00000000" w14:paraId="0000000F">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Preference shares- Dividend paid out before ordinary shareholders and incase of winding up of the company the preference shareholders get paid first before ordinary shareholders.</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Types of preference shares</w:t>
      </w:r>
    </w:p>
    <w:p w:rsidR="00000000" w:rsidDel="00000000" w:rsidP="00000000" w:rsidRDefault="00000000" w:rsidRPr="00000000" w14:paraId="00000012">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Cumulative &amp; Non-cumulative</w:t>
      </w:r>
    </w:p>
    <w:p w:rsidR="00000000" w:rsidDel="00000000" w:rsidP="00000000" w:rsidRDefault="00000000" w:rsidRPr="00000000" w14:paraId="00000013">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Redeemable &amp; Non-redeemable</w:t>
      </w:r>
    </w:p>
    <w:p w:rsidR="00000000" w:rsidDel="00000000" w:rsidP="00000000" w:rsidRDefault="00000000" w:rsidRPr="00000000" w14:paraId="00000014">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Participating &amp; Non participating</w:t>
      </w:r>
    </w:p>
    <w:p w:rsidR="00000000" w:rsidDel="00000000" w:rsidP="00000000" w:rsidRDefault="00000000" w:rsidRPr="00000000" w14:paraId="00000015">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Convertible &amp; Non-convertible</w:t>
      </w:r>
    </w:p>
    <w:p w:rsidR="00000000" w:rsidDel="00000000" w:rsidP="00000000" w:rsidRDefault="00000000" w:rsidRPr="00000000" w14:paraId="00000016">
      <w:pPr>
        <w:jc w:val="both"/>
        <w:rPr>
          <w:rFonts w:ascii="Libre Baskerville" w:cs="Libre Baskerville" w:eastAsia="Libre Baskerville" w:hAnsi="Libre Baskerville"/>
          <w:b w:val="1"/>
          <w:sz w:val="24"/>
          <w:szCs w:val="24"/>
        </w:rPr>
      </w:pPr>
      <w:r w:rsidDel="00000000" w:rsidR="00000000" w:rsidRPr="00000000">
        <w:rPr>
          <w:rtl w:val="0"/>
        </w:rPr>
      </w:r>
    </w:p>
    <w:p w:rsidR="00000000" w:rsidDel="00000000" w:rsidP="00000000" w:rsidRDefault="00000000" w:rsidRPr="00000000" w14:paraId="00000017">
      <w:pPr>
        <w:jc w:val="both"/>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tl w:val="0"/>
        </w:rPr>
        <w:t xml:space="preserve">Question 2 JULY 2018</w:t>
      </w:r>
    </w:p>
    <w:p w:rsidR="00000000" w:rsidDel="00000000" w:rsidP="00000000" w:rsidRDefault="00000000" w:rsidRPr="00000000" w14:paraId="00000018">
      <w:pPr>
        <w:jc w:val="both"/>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tl w:val="0"/>
        </w:rPr>
        <w:t xml:space="preserve">Due to the open nature of the question, it is possible to have different legal basis for the claim</w:t>
      </w:r>
    </w:p>
    <w:p w:rsidR="00000000" w:rsidDel="00000000" w:rsidP="00000000" w:rsidRDefault="00000000" w:rsidRPr="00000000" w14:paraId="0000001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Under SOG-</w:t>
        <w:tab/>
      </w:r>
    </w:p>
    <w:p w:rsidR="00000000" w:rsidDel="00000000" w:rsidP="00000000" w:rsidRDefault="00000000" w:rsidRPr="00000000" w14:paraId="0000001A">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Sec 3 Sale of Goods Contract is the transfer of goods from seller to the buyer</w:t>
      </w:r>
    </w:p>
    <w:p w:rsidR="00000000" w:rsidDel="00000000" w:rsidP="00000000" w:rsidRDefault="00000000" w:rsidRPr="00000000" w14:paraId="0000001B">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1"/>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Sec 16 (b) Merchantable quality- </w:t>
      </w: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Australian Knitting Mill Ltd V Grant</w:t>
      </w:r>
    </w:p>
    <w:p w:rsidR="00000000" w:rsidDel="00000000" w:rsidP="00000000" w:rsidRDefault="00000000" w:rsidRPr="00000000" w14:paraId="0000001C">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Sec 16 (c) Fitness for Purpose- </w:t>
      </w: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Godley V Perry Case</w:t>
      </w:r>
      <w:r w:rsidDel="00000000" w:rsidR="00000000" w:rsidRPr="00000000">
        <w:rPr>
          <w:rtl w:val="0"/>
        </w:rPr>
      </w:r>
    </w:p>
    <w:p w:rsidR="00000000" w:rsidDel="00000000" w:rsidP="00000000" w:rsidRDefault="00000000" w:rsidRPr="00000000" w14:paraId="0000001D">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Merchantable Quality and Fitness for purpose are both Implied conditions breach of which lead to a claim for damages</w:t>
      </w:r>
    </w:p>
    <w:p w:rsidR="00000000" w:rsidDel="00000000" w:rsidP="00000000" w:rsidRDefault="00000000" w:rsidRPr="00000000" w14:paraId="0000001E">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Also provide for under the Consumer Protection Act 2012- Sec 5 Merchantable Quality</w:t>
      </w:r>
    </w:p>
    <w:p w:rsidR="00000000" w:rsidDel="00000000" w:rsidP="00000000" w:rsidRDefault="00000000" w:rsidRPr="00000000" w14:paraId="0000001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Negligence</w:t>
      </w:r>
    </w:p>
    <w:p w:rsidR="00000000" w:rsidDel="00000000" w:rsidP="00000000" w:rsidRDefault="00000000" w:rsidRPr="00000000" w14:paraId="00000020">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Establish a duty of care Donoghue V Stevenson</w:t>
      </w:r>
    </w:p>
    <w:p w:rsidR="00000000" w:rsidDel="00000000" w:rsidP="00000000" w:rsidRDefault="00000000" w:rsidRPr="00000000" w14:paraId="00000021">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Show Breach of Duty</w:t>
      </w:r>
    </w:p>
    <w:p w:rsidR="00000000" w:rsidDel="00000000" w:rsidP="00000000" w:rsidRDefault="00000000" w:rsidRPr="00000000" w14:paraId="00000022">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Establish Causation: Plaintiff needs to show act/omission caused injury. The act of throwing away the burger could leave an evidentiary gap, however the doctors report as well as the injury and the offer of a free burger could still show causation</w:t>
      </w:r>
    </w:p>
    <w:p w:rsidR="00000000" w:rsidDel="00000000" w:rsidP="00000000" w:rsidRDefault="00000000" w:rsidRPr="00000000" w14:paraId="00000023">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Show Damages</w:t>
      </w:r>
    </w:p>
    <w:p w:rsidR="00000000" w:rsidDel="00000000" w:rsidP="00000000" w:rsidRDefault="00000000" w:rsidRPr="00000000" w14:paraId="00000024">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Rudolf V Wendy Restaurant of Rochester</w:t>
      </w: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 Case had similar facts. Held that a reasonable man could not be expected to take apart a burger to ensure that it is fit for consumption.</w:t>
      </w:r>
    </w:p>
    <w:p w:rsidR="00000000" w:rsidDel="00000000" w:rsidP="00000000" w:rsidRDefault="00000000" w:rsidRPr="00000000" w14:paraId="0000002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Strict Liability</w:t>
      </w:r>
    </w:p>
    <w:p w:rsidR="00000000" w:rsidDel="00000000" w:rsidP="00000000" w:rsidRDefault="00000000" w:rsidRPr="00000000" w14:paraId="00000026">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Plaintiff needs to show that the defendant is the manufacturer and that the product had the defects when purchased</w:t>
      </w:r>
    </w:p>
    <w:p w:rsidR="00000000" w:rsidDel="00000000" w:rsidP="00000000" w:rsidRDefault="00000000" w:rsidRPr="00000000" w14:paraId="00000027">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Public Health Act Sec 131</w:t>
      </w:r>
    </w:p>
    <w:p w:rsidR="00000000" w:rsidDel="00000000" w:rsidP="00000000" w:rsidRDefault="00000000" w:rsidRPr="00000000" w14:paraId="00000028">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Foods Drugs &amp; Chemical Substances Act Sec 3 &amp; 5</w:t>
      </w:r>
    </w:p>
    <w:p w:rsidR="00000000" w:rsidDel="00000000" w:rsidP="00000000" w:rsidRDefault="00000000" w:rsidRPr="00000000" w14:paraId="00000029">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Callow V Tillstone</w:t>
      </w: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 a butcher was convicted of selling unfit meat despite the meat being certified as fit for human consumption. Under strict liability his diligence was irrelevant</w:t>
      </w:r>
    </w:p>
    <w:p w:rsidR="00000000" w:rsidDel="00000000" w:rsidP="00000000" w:rsidRDefault="00000000" w:rsidRPr="00000000" w14:paraId="0000002A">
      <w:pPr>
        <w:ind w:left="180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It is important to note that the question focuses on SOG and therefore the student should focus on this area more and only mention the other two briefly</w:t>
      </w:r>
    </w:p>
    <w:p w:rsidR="00000000" w:rsidDel="00000000" w:rsidP="00000000" w:rsidRDefault="00000000" w:rsidRPr="00000000" w14:paraId="0000002B">
      <w:pPr>
        <w:ind w:left="360" w:firstLine="360"/>
        <w:jc w:val="both"/>
        <w:rPr>
          <w:rFonts w:ascii="Libre Baskerville" w:cs="Libre Baskerville" w:eastAsia="Libre Baskerville" w:hAnsi="Libre Baskerville"/>
          <w:b w:val="1"/>
          <w:sz w:val="24"/>
          <w:szCs w:val="24"/>
        </w:rPr>
      </w:pPr>
      <w:r w:rsidDel="00000000" w:rsidR="00000000" w:rsidRPr="00000000">
        <w:rPr>
          <w:rtl w:val="0"/>
        </w:rPr>
      </w:r>
    </w:p>
    <w:p w:rsidR="00000000" w:rsidDel="00000000" w:rsidP="00000000" w:rsidRDefault="00000000" w:rsidRPr="00000000" w14:paraId="0000002C">
      <w:pPr>
        <w:ind w:left="360" w:firstLine="360"/>
        <w:jc w:val="both"/>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tl w:val="0"/>
        </w:rPr>
        <w:t xml:space="preserve">Question 3 JULY 2018</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The fact that the auditor had pointed out that liquidation was inevitable, means that the company was insolvent. It could not meet its debt obligations Sec 384 of the Insolvency Act</w:t>
      </w:r>
    </w:p>
    <w:p w:rsidR="00000000" w:rsidDel="00000000" w:rsidP="00000000" w:rsidRDefault="00000000" w:rsidRPr="00000000" w14:paraId="000000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There is no prohibition against trying to restore the company back to a solvent positon, through changes is business strategy such as having a mega sale, unless liquidation proceedings have commenced unless the activity is beneficial to the liquidation</w:t>
      </w:r>
    </w:p>
    <w:p w:rsidR="00000000" w:rsidDel="00000000" w:rsidP="00000000" w:rsidRDefault="00000000" w:rsidRPr="00000000" w14:paraId="000000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However as directors there was need to ensure that they act in the best interests of the company Sec 143 Companies Act 2015</w:t>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Additionally there is the Duty to exercise skill and care Sec 145</w:t>
      </w:r>
    </w:p>
    <w:p w:rsidR="00000000" w:rsidDel="00000000" w:rsidP="00000000" w:rsidRDefault="00000000" w:rsidRPr="00000000" w14:paraId="000000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The question would thus require an analysis if the mega sale was equivalent to selling at a discount and if so would this affect the rights of the creditors. </w:t>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It would also be prudent to mention the other alternatives to liquidation</w:t>
      </w:r>
    </w:p>
    <w:p w:rsidR="00000000" w:rsidDel="00000000" w:rsidP="00000000" w:rsidRDefault="00000000" w:rsidRPr="00000000" w14:paraId="00000034">
      <w:pPr>
        <w:ind w:left="720" w:firstLine="72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Alternative to Liquidation</w:t>
      </w:r>
    </w:p>
    <w:p w:rsidR="00000000" w:rsidDel="00000000" w:rsidP="00000000" w:rsidRDefault="00000000" w:rsidRPr="00000000" w14:paraId="0000003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Administration- the objectives of administration are to maintain the company as a going concern, to achieve a better outcome for the company’s creditors as a whole than would likely to be the case if the company were liquidated and to realize the property of the company in order to make a distribution to one or more secured or preferential creditors.</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When a company is undergoing compulsory liquidation any disposition of the company’s assets properties shall be void (Sec 429) unless court determines otherwise.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The liquidator thus has the responsibility of securing the company’s assets Sec 443 &amp; Sec 444 and may seek to have the amount paid out reimbursed back to the company </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Sec 445- the liquidator may begin or defend, or continue, any legal proceedings that relate to that property or that it is necessary to begin or defend, or continue, for the purpose of effectively liquidating the company and recovering its property.</w:t>
      </w:r>
    </w:p>
    <w:p w:rsidR="00000000" w:rsidDel="00000000" w:rsidP="00000000" w:rsidRDefault="00000000" w:rsidRPr="00000000" w14:paraId="00000039">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ab/>
      </w:r>
    </w:p>
    <w:p w:rsidR="00000000" w:rsidDel="00000000" w:rsidP="00000000" w:rsidRDefault="00000000" w:rsidRPr="00000000" w14:paraId="0000003A">
      <w:pPr>
        <w:jc w:val="both"/>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tl w:val="0"/>
        </w:rPr>
        <w:t xml:space="preserve">Question 4 JULY 2018</w:t>
      </w:r>
    </w:p>
    <w:p w:rsidR="00000000" w:rsidDel="00000000" w:rsidP="00000000" w:rsidRDefault="00000000" w:rsidRPr="00000000" w14:paraId="0000003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Libre Baskerville" w:cs="Libre Baskerville" w:eastAsia="Libre Baskerville" w:hAnsi="Libre Baskervill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18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In a HP agreement ownership of the goods remains with the owner until the hirer pays final instalment. Hire purchase is therefore a bailment compounded with an option to purchase. If the hirer fails to pay any instalment, the owner has a right to repossess the goods and the hirer will have no right to claim the instalment already paid. Such instalments paid will be treated as the cost of hiring the goods. </w:t>
      </w: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Helby vs Matthews [1895] AC 471. </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The </w:t>
      </w:r>
      <w:r w:rsidDel="00000000" w:rsidR="00000000" w:rsidRPr="00000000">
        <w:rPr>
          <w:rFonts w:ascii="Libre Baskerville" w:cs="Libre Baskerville" w:eastAsia="Libre Baskerville" w:hAnsi="Libre Baskerville"/>
          <w:b w:val="0"/>
          <w:i w:val="1"/>
          <w:smallCaps w:val="0"/>
          <w:strike w:val="0"/>
          <w:color w:val="000000"/>
          <w:sz w:val="24"/>
          <w:szCs w:val="24"/>
          <w:u w:val="none"/>
          <w:shd w:fill="auto" w:val="clear"/>
          <w:vertAlign w:val="baseline"/>
          <w:rtl w:val="0"/>
        </w:rPr>
        <w:t xml:space="preserve">Nemo dat</w:t>
      </w: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 principle will apply. The purchase of a possession from someone who has no ownership right to it also denies the purchaser any ownership title.</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Additionally under </w:t>
      </w: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Sec 9</w:t>
      </w: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 of the </w:t>
      </w: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HP Act</w:t>
      </w: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 the Hirer has a duty to give notice before removal of the good from the premises of the Hirer if the same was stipulated in the agreement</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170" w:right="0" w:hanging="27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Under the HP Act, the owner has the right to recover possession, in case of default in payment of any instalment. The issue of notice to the Hirer should be included in the contract before repossession in cases of default.</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Section 15 of the hire-purchase Act offers protection to the hirer of goods. It provides that if the hirer has paid an amount which is equivalent to or in excess of 2/3 of total, any steps to recover possession of the goods, unless the hirer has terminated the contract, the owner may only recover the goods through a court of law.</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However it is not automatic that the court will give an order of repossession in this case due to default of the Hirer.</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800" w:right="0" w:hanging="72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The contract shall be considered as terminated.</w:t>
      </w:r>
    </w:p>
    <w:p w:rsidR="00000000" w:rsidDel="00000000" w:rsidP="00000000" w:rsidRDefault="00000000" w:rsidRPr="00000000" w14:paraId="0000004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The hirer shall be released from all liabilities under the contract.</w:t>
      </w:r>
    </w:p>
    <w:p w:rsidR="00000000" w:rsidDel="00000000" w:rsidP="00000000" w:rsidRDefault="00000000" w:rsidRPr="00000000" w14:paraId="0000004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The hirer is entitled to recover from the owner all amounts paid under the contract including deposit.</w:t>
      </w:r>
    </w:p>
    <w:p w:rsidR="00000000" w:rsidDel="00000000" w:rsidP="00000000" w:rsidRDefault="00000000" w:rsidRPr="00000000" w14:paraId="0000004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A guarantor shall be released from all liabilities and may recover any amounts or security given by him under the contract.</w:t>
      </w:r>
    </w:p>
    <w:p w:rsidR="00000000" w:rsidDel="00000000" w:rsidP="00000000" w:rsidRDefault="00000000" w:rsidRPr="00000000" w14:paraId="000000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800" w:right="0" w:hanging="72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Yes. Sec 8b- Hirer shall enjoy quiet possession.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The hirer also has a right to complete the hire-purchase agreement at any time before the due date and may do so by giving notice in writing to the owner, showing his intention to complete the hire purchase agreement.</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In this case, the hirer will be required to pay the net balance due to the owner under the agreement on a specified day.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Additionally reasonable notice should be given to the Hirer before repossession. Even if not expressly provide for on the HP Act it should be part of the agreement</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See Sec 6-8 of HP Act</w:t>
      </w:r>
    </w:p>
    <w:p w:rsidR="00000000" w:rsidDel="00000000" w:rsidP="00000000" w:rsidRDefault="00000000" w:rsidRPr="00000000" w14:paraId="00000051">
      <w:pPr>
        <w:jc w:val="both"/>
        <w:rPr>
          <w:rFonts w:ascii="Libre Baskerville" w:cs="Libre Baskerville" w:eastAsia="Libre Baskerville" w:hAnsi="Libre Baskerville"/>
          <w:b w:val="1"/>
          <w:sz w:val="24"/>
          <w:szCs w:val="24"/>
        </w:rPr>
      </w:pPr>
      <w:r w:rsidDel="00000000" w:rsidR="00000000" w:rsidRPr="00000000">
        <w:rPr>
          <w:rtl w:val="0"/>
        </w:rPr>
      </w:r>
    </w:p>
    <w:p w:rsidR="00000000" w:rsidDel="00000000" w:rsidP="00000000" w:rsidRDefault="00000000" w:rsidRPr="00000000" w14:paraId="00000052">
      <w:pPr>
        <w:ind w:left="720" w:firstLine="0"/>
        <w:jc w:val="both"/>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tl w:val="0"/>
        </w:rPr>
        <w:t xml:space="preserve">Question 6 JULY 2018</w:t>
      </w:r>
    </w:p>
    <w:p w:rsidR="00000000" w:rsidDel="00000000" w:rsidP="00000000" w:rsidRDefault="00000000" w:rsidRPr="00000000" w14:paraId="00000053">
      <w:pPr>
        <w:ind w:left="720" w:firstLine="0"/>
        <w:jc w:val="both"/>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tl w:val="0"/>
        </w:rPr>
        <w:t xml:space="preserve">Promissory Note</w:t>
      </w:r>
    </w:p>
    <w:p w:rsidR="00000000" w:rsidDel="00000000" w:rsidP="00000000" w:rsidRDefault="00000000" w:rsidRPr="00000000" w14:paraId="0000005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Definition- Sec 84 of the </w:t>
      </w:r>
      <w:r w:rsidDel="00000000" w:rsidR="00000000" w:rsidRPr="00000000">
        <w:rPr>
          <w:rFonts w:ascii="Libre Baskerville" w:cs="Libre Baskerville" w:eastAsia="Libre Baskerville" w:hAnsi="Libre Baskerville"/>
          <w:b w:val="1"/>
          <w:i w:val="0"/>
          <w:smallCaps w:val="0"/>
          <w:strike w:val="0"/>
          <w:color w:val="000000"/>
          <w:sz w:val="24"/>
          <w:szCs w:val="24"/>
          <w:u w:val="none"/>
          <w:shd w:fill="auto" w:val="clear"/>
          <w:vertAlign w:val="baseline"/>
          <w:rtl w:val="0"/>
        </w:rPr>
        <w:t xml:space="preserve">Bill of Exchange Act Cap 27</w:t>
      </w:r>
      <w:r w:rsidDel="00000000" w:rsidR="00000000" w:rsidRPr="00000000">
        <w:rPr>
          <w:rtl w:val="0"/>
        </w:rPr>
      </w:r>
    </w:p>
    <w:p w:rsidR="00000000" w:rsidDel="00000000" w:rsidP="00000000" w:rsidRDefault="00000000" w:rsidRPr="00000000" w14:paraId="0000005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It is an inchoate instrument until delivered Sec 85</w:t>
      </w:r>
    </w:p>
    <w:p w:rsidR="00000000" w:rsidDel="00000000" w:rsidP="00000000" w:rsidRDefault="00000000" w:rsidRPr="00000000" w14:paraId="0000005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Must contain the unconditional promise to pay</w:t>
      </w:r>
    </w:p>
    <w:p w:rsidR="00000000" w:rsidDel="00000000" w:rsidP="00000000" w:rsidRDefault="00000000" w:rsidRPr="00000000" w14:paraId="00000057">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Promise to pay must be at a fixed or determinable future</w:t>
      </w:r>
    </w:p>
    <w:p w:rsidR="00000000" w:rsidDel="00000000" w:rsidP="00000000" w:rsidRDefault="00000000" w:rsidRPr="00000000" w14:paraId="0000005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Maker of the note must sign</w:t>
      </w:r>
    </w:p>
    <w:p w:rsidR="00000000" w:rsidDel="00000000" w:rsidP="00000000" w:rsidRDefault="00000000" w:rsidRPr="00000000" w14:paraId="0000005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Payment of stamp duty</w:t>
      </w:r>
    </w:p>
    <w:p w:rsidR="00000000" w:rsidDel="00000000" w:rsidP="00000000" w:rsidRDefault="00000000" w:rsidRPr="00000000" w14:paraId="0000005A">
      <w:pPr>
        <w:ind w:left="72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sz w:val="24"/>
          <w:szCs w:val="24"/>
          <w:rtl w:val="0"/>
        </w:rPr>
        <w:t xml:space="preserve">Muturi Njoroge &amp; 2 Others vs Barclays Bank of Kenya 2017 eklr</w:t>
      </w:r>
      <w:r w:rsidDel="00000000" w:rsidR="00000000" w:rsidRPr="00000000">
        <w:rPr>
          <w:rFonts w:ascii="Libre Baskerville" w:cs="Libre Baskerville" w:eastAsia="Libre Baskerville" w:hAnsi="Libre Baskerville"/>
          <w:sz w:val="24"/>
          <w:szCs w:val="24"/>
          <w:rtl w:val="0"/>
        </w:rPr>
        <w:t xml:space="preserve">- Held that a promissory note does not discharge a debt but provides comfort for later payment.</w:t>
      </w:r>
    </w:p>
    <w:p w:rsidR="00000000" w:rsidDel="00000000" w:rsidP="00000000" w:rsidRDefault="00000000" w:rsidRPr="00000000" w14:paraId="0000005B">
      <w:pPr>
        <w:ind w:left="72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sz w:val="24"/>
          <w:szCs w:val="24"/>
          <w:rtl w:val="0"/>
        </w:rPr>
        <w:t xml:space="preserve">Negotiation means transfer</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Negotiation by delivery</w:t>
      </w:r>
    </w:p>
    <w:p w:rsidR="00000000" w:rsidDel="00000000" w:rsidP="00000000" w:rsidRDefault="00000000" w:rsidRPr="00000000" w14:paraId="000000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Negotiation by endorsement</w:t>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Negotiation by order with endorsement</w:t>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Libre Baskerville" w:cs="Libre Baskerville" w:eastAsia="Libre Baskerville" w:hAnsi="Libre Baskerville"/>
          <w:b w:val="0"/>
          <w:i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i w:val="0"/>
          <w:smallCaps w:val="0"/>
          <w:strike w:val="0"/>
          <w:color w:val="000000"/>
          <w:sz w:val="24"/>
          <w:szCs w:val="24"/>
          <w:u w:val="none"/>
          <w:shd w:fill="auto" w:val="clear"/>
          <w:vertAlign w:val="baseline"/>
          <w:rtl w:val="0"/>
        </w:rPr>
        <w:t xml:space="preserve">Negotiation by order without endorsement</w:t>
      </w:r>
    </w:p>
    <w:p w:rsidR="00000000" w:rsidDel="00000000" w:rsidP="00000000" w:rsidRDefault="00000000" w:rsidRPr="00000000" w14:paraId="00000060">
      <w:pPr>
        <w:rPr/>
      </w:pPr>
      <w:r w:rsidDel="00000000" w:rsidR="00000000" w:rsidRPr="00000000">
        <w:rPr>
          <w:rtl w:val="0"/>
        </w:rPr>
      </w:r>
    </w:p>
    <w:sectPr>
      <w:footerReference r:id="rId7" w:type="default"/>
      <w:pgSz w:h="15840" w:w="12240" w:orient="portrait"/>
      <w:pgMar w:bottom="1440" w:top="1440" w:left="1440" w:right="1440" w:header="720" w:footer="720"/>
      <w:pgNumType w:start="1"/>
      <w:sectPrChange w:author="tash shykoo" w:id="0" w:date="2021-06-26T14:54:26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Libre Baskerville">
    <w:embedRegular w:fontKey="{00000000-0000-0000-0000-000000000000}" r:id="rId1" w:subsetted="0"/>
    <w:embedBold w:fontKey="{00000000-0000-0000-0000-000000000000}" r:id="rId2" w:subsetted="0"/>
    <w:embedItalic w:fontKey="{00000000-0000-0000-0000-000000000000}" r:id="rId3"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2"/>
    </w:sdtPr>
    <w:sdtContent>
      <w:p w:rsidR="00000000" w:rsidDel="00000000" w:rsidP="00000000" w:rsidRDefault="00000000" w:rsidRPr="00000000" w14:paraId="00000061">
        <w:pPr>
          <w:rPr>
            <w:ins w:author="tash shykoo" w:id="1" w:date="2021-06-26T14:54:26Z"/>
          </w:rPr>
        </w:pPr>
        <w:sdt>
          <w:sdtPr>
            <w:tag w:val="goog_rdk_1"/>
          </w:sdtPr>
          <w:sdtContent>
            <w:ins w:author="tash shykoo" w:id="1" w:date="2021-06-26T14:54:26Z">
              <w:r w:rsidDel="00000000" w:rsidR="00000000" w:rsidRPr="00000000">
                <w:rPr>
                  <w:rtl w:val="0"/>
                </w:rPr>
              </w:r>
            </w:ins>
          </w:sdtContent>
        </w:sdt>
      </w:p>
    </w:sdtContent>
  </w:sdt>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lowerLetter"/>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Roman"/>
      <w:lvlText w:val="%1)"/>
      <w:lvlJc w:val="left"/>
      <w:pPr>
        <w:ind w:left="1800" w:hanging="720"/>
      </w:pPr>
      <w:rPr>
        <w:b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Roman"/>
      <w:lvlText w:val="%1)"/>
      <w:lvlJc w:val="left"/>
      <w:pPr>
        <w:ind w:left="1440" w:hanging="360"/>
      </w:pPr>
      <w:rPr>
        <w:rFonts w:ascii="Libre Baskerville" w:cs="Libre Baskerville" w:eastAsia="Libre Baskerville" w:hAnsi="Libre Baskerville"/>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E3C4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E3C4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uNogmBkJcagRifWFBYv0ijuAKA==">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2018-10-09T10:40:00Z</dcterms:created>
  <dc:creator>Fredd Wakims</dc:creator>
</cp:coreProperties>
</file>