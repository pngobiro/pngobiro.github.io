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002">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 FOR ADMISSION</w:t>
      </w:r>
      <w:r w:rsidDel="00000000" w:rsidR="00000000" w:rsidRPr="00000000">
        <w:rPr>
          <w:rtl w:val="0"/>
        </w:rPr>
      </w:r>
    </w:p>
    <w:p w:rsidR="00000000" w:rsidDel="00000000" w:rsidP="00000000" w:rsidRDefault="00000000" w:rsidRPr="00000000" w14:paraId="00000003">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TO THE ROLL OF ADVOCATES</w:t>
      </w:r>
      <w:r w:rsidDel="00000000" w:rsidR="00000000" w:rsidRPr="00000000">
        <w:rPr>
          <w:rtl w:val="0"/>
        </w:rPr>
      </w:r>
    </w:p>
    <w:p w:rsidR="00000000" w:rsidDel="00000000" w:rsidP="00000000" w:rsidRDefault="00000000" w:rsidRPr="00000000" w14:paraId="00000004">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FEBRUARY 2006</w:t>
      </w:r>
      <w:r w:rsidDel="00000000" w:rsidR="00000000" w:rsidRPr="00000000">
        <w:rPr>
          <w:rtl w:val="0"/>
        </w:rPr>
      </w:r>
    </w:p>
    <w:p w:rsidR="00000000" w:rsidDel="00000000" w:rsidP="00000000" w:rsidRDefault="00000000" w:rsidRPr="00000000" w14:paraId="00000005">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COMMERCIAL LAW</w:t>
      </w:r>
      <w:r w:rsidDel="00000000" w:rsidR="00000000" w:rsidRPr="00000000">
        <w:rPr>
          <w:rtl w:val="0"/>
        </w:rPr>
      </w:r>
    </w:p>
    <w:p w:rsidR="00000000" w:rsidDel="00000000" w:rsidP="00000000" w:rsidRDefault="00000000" w:rsidRPr="00000000" w14:paraId="0000000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0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00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Answer ANY FIVE (5) questions</w:t>
      </w:r>
      <w:r w:rsidDel="00000000" w:rsidR="00000000" w:rsidRPr="00000000">
        <w:rPr>
          <w:rtl w:val="0"/>
        </w:rPr>
      </w:r>
    </w:p>
    <w:p w:rsidR="00000000" w:rsidDel="00000000" w:rsidP="00000000" w:rsidRDefault="00000000" w:rsidRPr="00000000" w14:paraId="0000000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00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All questions carry equal marks</w:t>
      </w:r>
      <w:r w:rsidDel="00000000" w:rsidR="00000000" w:rsidRPr="00000000">
        <w:rPr>
          <w:rtl w:val="0"/>
        </w:rPr>
      </w:r>
    </w:p>
    <w:p w:rsidR="00000000" w:rsidDel="00000000" w:rsidP="00000000" w:rsidRDefault="00000000" w:rsidRPr="00000000" w14:paraId="0000000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00C">
      <w:pPr>
        <w:pageBreakBefore w:val="0"/>
        <w:rPr>
          <w:rFonts w:ascii="Georgia" w:cs="Georgia" w:eastAsia="Georgia" w:hAnsi="Georgia"/>
          <w:b w:val="0"/>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D">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1.</w:t>
        <w:tab/>
        <w:t xml:space="preserve">Discuss the legal effect of bills drawn in the following terms:</w:t>
      </w:r>
      <w:r w:rsidDel="00000000" w:rsidR="00000000" w:rsidRPr="00000000">
        <w:rPr>
          <w:rtl w:val="0"/>
        </w:rPr>
      </w:r>
    </w:p>
    <w:p w:rsidR="00000000" w:rsidDel="00000000" w:rsidP="00000000" w:rsidRDefault="00000000" w:rsidRPr="00000000" w14:paraId="0000000E">
      <w:pPr>
        <w:pStyle w:val="Heading1"/>
        <w:pageBreakBefore w:val="0"/>
        <w:rPr>
          <w:rFonts w:ascii="Georgia" w:cs="Georgia" w:eastAsia="Georgia" w:hAnsi="Georgia"/>
          <w:sz w:val="20"/>
          <w:szCs w:val="20"/>
          <w:vertAlign w:val="baseline"/>
        </w:rPr>
      </w:pPr>
      <w:bookmarkStart w:colFirst="0" w:colLast="0" w:name="_heading=h.30j0zll" w:id="1"/>
      <w:bookmarkEnd w:id="1"/>
      <w:r w:rsidDel="00000000" w:rsidR="00000000" w:rsidRPr="00000000">
        <w:rPr>
          <w:rFonts w:ascii="Georgia" w:cs="Georgia" w:eastAsia="Georgia" w:hAnsi="Georgia"/>
          <w:b w:val="1"/>
          <w:strike w:val="0"/>
          <w:sz w:val="20"/>
          <w:szCs w:val="20"/>
          <w:vertAlign w:val="baseline"/>
          <w:rtl w:val="0"/>
        </w:rPr>
        <w:t xml:space="preserve">(a)</w:t>
        <w:tab/>
        <w:t xml:space="preserve">Pay Nit Ndekle Kshs.3,000/- one week after the end of Ramadhan; and</w:t>
      </w:r>
      <w:r w:rsidDel="00000000" w:rsidR="00000000" w:rsidRPr="00000000">
        <w:rPr>
          <w:rtl w:val="0"/>
        </w:rPr>
      </w:r>
    </w:p>
    <w:p w:rsidR="00000000" w:rsidDel="00000000" w:rsidP="00000000" w:rsidRDefault="00000000" w:rsidRPr="00000000" w14:paraId="0000000F">
      <w:pPr>
        <w:pageBreakBefore w:val="0"/>
        <w:rPr>
          <w:rFonts w:ascii="Georgia" w:cs="Georgia" w:eastAsia="Georgia" w:hAnsi="Georgia"/>
          <w:vertAlign w:val="baseline"/>
        </w:rPr>
      </w:pPr>
      <w:bookmarkStart w:colFirst="0" w:colLast="0" w:name="_heading=h.1fob9te" w:id="2"/>
      <w:bookmarkEnd w:id="2"/>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010">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(b)</w:t>
        <w:tab/>
        <w:t xml:space="preserve">Pay Kamino Buolo Kshs.15,000/- if and when he wins the Safari Rally.</w:t>
      </w:r>
      <w:r w:rsidDel="00000000" w:rsidR="00000000" w:rsidRPr="00000000">
        <w:rPr>
          <w:rtl w:val="0"/>
        </w:rPr>
      </w:r>
    </w:p>
    <w:p w:rsidR="00000000" w:rsidDel="00000000" w:rsidP="00000000" w:rsidRDefault="00000000" w:rsidRPr="00000000" w14:paraId="00000011">
      <w:pPr>
        <w:pStyle w:val="Heading1"/>
        <w:pageBreakBefore w:val="0"/>
        <w:rPr>
          <w:rFonts w:ascii="Georgia" w:cs="Georgia" w:eastAsia="Georgia" w:hAnsi="Georgia"/>
          <w:b w:val="0"/>
          <w:sz w:val="20"/>
          <w:szCs w:val="20"/>
          <w:vertAlign w:val="baseline"/>
        </w:rPr>
      </w:pPr>
      <w:bookmarkStart w:colFirst="0" w:colLast="0" w:name="_heading=h.3znysh7" w:id="3"/>
      <w:bookmarkEnd w:id="3"/>
      <w:r w:rsidDel="00000000" w:rsidR="00000000" w:rsidRPr="00000000">
        <w:rPr>
          <w:rFonts w:ascii="Georgia" w:cs="Georgia" w:eastAsia="Georgia" w:hAnsi="Georgia"/>
          <w:b w:val="0"/>
          <w:strike w:val="0"/>
          <w:sz w:val="20"/>
          <w:szCs w:val="20"/>
          <w:vertAlign w:val="baseline"/>
          <w:rtl w:val="0"/>
        </w:rPr>
        <w:t xml:space="preserve">?</w:t>
      </w:r>
      <w:r w:rsidDel="00000000" w:rsidR="00000000" w:rsidRPr="00000000">
        <w:rPr>
          <w:rtl w:val="0"/>
        </w:rPr>
      </w:r>
    </w:p>
    <w:p w:rsidR="00000000" w:rsidDel="00000000" w:rsidP="00000000" w:rsidRDefault="00000000" w:rsidRPr="00000000" w14:paraId="00000012">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2. State what is meant by warranty of authority under the law of agency and how damages are determined in the event of breach thereof.</w:t>
      </w:r>
      <w:r w:rsidDel="00000000" w:rsidR="00000000" w:rsidRPr="00000000">
        <w:rPr>
          <w:rtl w:val="0"/>
        </w:rPr>
      </w:r>
    </w:p>
    <w:p w:rsidR="00000000" w:rsidDel="00000000" w:rsidP="00000000" w:rsidRDefault="00000000" w:rsidRPr="00000000" w14:paraId="0000001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1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Warranty of Authority</w:t>
      </w:r>
      <w:r w:rsidDel="00000000" w:rsidR="00000000" w:rsidRPr="00000000">
        <w:rPr>
          <w:rtl w:val="0"/>
        </w:rPr>
      </w:r>
    </w:p>
    <w:p w:rsidR="00000000" w:rsidDel="00000000" w:rsidP="00000000" w:rsidRDefault="00000000" w:rsidRPr="00000000" w14:paraId="0000001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6">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Warranty implied.</w:t>
      </w:r>
      <w:r w:rsidDel="00000000" w:rsidR="00000000" w:rsidRPr="00000000">
        <w:rPr>
          <w:rFonts w:ascii="Georgia" w:cs="Georgia" w:eastAsia="Georgia" w:hAnsi="Georgia"/>
          <w:strike w:val="0"/>
          <w:vertAlign w:val="baseline"/>
          <w:rtl w:val="0"/>
        </w:rPr>
        <w:t xml:space="preserve"> Where any person purports to do any act, or make any contract as agent on behalf of a principal, he is deemed to warrant that he has in fact authority from such principal to do the act or make the contract in question. If, therefore, he has no such authority he is liable to be sued for breach of warranty of authority by any third person who was induced by his conduct in purporting to act as agent to believe that he had authority to do the act or make the contract, and who, by acting upon such belief, has suffered loss in consequence of the absence of authority.</w:t>
      </w:r>
      <w:r w:rsidDel="00000000" w:rsidR="00000000" w:rsidRPr="00000000">
        <w:rPr>
          <w:rtl w:val="0"/>
        </w:rPr>
      </w:r>
    </w:p>
    <w:p w:rsidR="00000000" w:rsidDel="00000000" w:rsidP="00000000" w:rsidRDefault="00000000" w:rsidRPr="00000000" w14:paraId="0000001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agent’s belief in the existence of his authority is immaterial, whether the belief extends to an authority which the agent believed that he had but in fact never had, or to an authority which the agent originally had but which has ceased without his knowledge or means of knowledge. </w:t>
      </w:r>
      <w:r w:rsidDel="00000000" w:rsidR="00000000" w:rsidRPr="00000000">
        <w:rPr>
          <w:rtl w:val="0"/>
        </w:rPr>
      </w:r>
    </w:p>
    <w:p w:rsidR="00000000" w:rsidDel="00000000" w:rsidP="00000000" w:rsidRDefault="00000000" w:rsidRPr="00000000" w14:paraId="00000019">
      <w:pPr>
        <w:pageBreakBefore w:val="0"/>
        <w:rPr>
          <w:rFonts w:ascii="Georgia" w:cs="Georgia" w:eastAsia="Georgia" w:hAnsi="Georgia"/>
          <w:vertAlign w:val="baseline"/>
        </w:rPr>
      </w:pPr>
      <w:r w:rsidDel="00000000" w:rsidR="00000000" w:rsidRPr="00000000">
        <w:rPr>
          <w:rtl w:val="0"/>
        </w:rPr>
      </w:r>
    </w:p>
    <w:sdt>
      <w:sdtPr>
        <w:tag w:val="goog_rdk_1"/>
      </w:sdtPr>
      <w:sdtContent>
        <w:p w:rsidR="00000000" w:rsidDel="00000000" w:rsidP="00000000" w:rsidRDefault="00000000" w:rsidRPr="00000000" w14:paraId="0000001A">
          <w:pPr>
            <w:pageBreakBefore w:val="0"/>
            <w:rPr>
              <w:del w:author="triza wagumba" w:id="0" w:date="2021-10-25T07:13:26Z"/>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He will not, however, be liable if at the time of doing the </w:t>
          </w:r>
          <w:sdt>
            <w:sdtPr>
              <w:tag w:val="goog_rdk_0"/>
            </w:sdtPr>
            <w:sdtContent>
              <w:del w:author="triza wagumba" w:id="0" w:date="2021-10-25T07:13:26Z">
                <w:r w:rsidDel="00000000" w:rsidR="00000000" w:rsidRPr="00000000">
                  <w:rPr>
                    <w:rFonts w:ascii="Georgia" w:cs="Georgia" w:eastAsia="Georgia" w:hAnsi="Georgia"/>
                    <w:strike w:val="0"/>
                    <w:vertAlign w:val="baseline"/>
                    <w:rtl w:val="0"/>
                  </w:rPr>
                  <w:delText xml:space="preserve">act or making the contract he expressly disclaims any present authority, or if the other party knows that he has no authority, or is fully acquainted with the facts from which the inference of authority is drawn.</w:delText>
                </w:r>
                <w:r w:rsidDel="00000000" w:rsidR="00000000" w:rsidRPr="00000000">
                  <w:rPr>
                    <w:rtl w:val="0"/>
                  </w:rPr>
                </w:r>
              </w:del>
            </w:sdtContent>
          </w:sdt>
        </w:p>
      </w:sdtContent>
    </w:sdt>
    <w:sdt>
      <w:sdtPr>
        <w:tag w:val="goog_rdk_3"/>
      </w:sdtPr>
      <w:sdtContent>
        <w:p w:rsidR="00000000" w:rsidDel="00000000" w:rsidP="00000000" w:rsidRDefault="00000000" w:rsidRPr="00000000" w14:paraId="0000001B">
          <w:pPr>
            <w:pageBreakBefore w:val="0"/>
            <w:rPr>
              <w:del w:author="triza wagumba" w:id="0" w:date="2021-10-25T07:13:26Z"/>
              <w:rFonts w:ascii="Georgia" w:cs="Georgia" w:eastAsia="Georgia" w:hAnsi="Georgia"/>
              <w:b w:val="0"/>
              <w:vertAlign w:val="baseline"/>
            </w:rPr>
          </w:pPr>
          <w:sdt>
            <w:sdtPr>
              <w:tag w:val="goog_rdk_2"/>
            </w:sdtPr>
            <w:sdtContent>
              <w:del w:author="triza wagumba" w:id="0" w:date="2021-10-25T07:13:26Z">
                <w:r w:rsidDel="00000000" w:rsidR="00000000" w:rsidRPr="00000000">
                  <w:rPr>
                    <w:rtl w:val="0"/>
                  </w:rPr>
                </w:r>
              </w:del>
            </w:sdtContent>
          </w:sdt>
        </w:p>
      </w:sdtContent>
    </w:sdt>
    <w:sdt>
      <w:sdtPr>
        <w:tag w:val="goog_rdk_5"/>
      </w:sdtPr>
      <w:sdtContent>
        <w:p w:rsidR="00000000" w:rsidDel="00000000" w:rsidP="00000000" w:rsidRDefault="00000000" w:rsidRPr="00000000" w14:paraId="0000001C">
          <w:pPr>
            <w:pageBreakBefore w:val="0"/>
            <w:rPr>
              <w:del w:author="triza wagumba" w:id="0" w:date="2021-10-25T07:13:26Z"/>
              <w:rFonts w:ascii="Georgia" w:cs="Georgia" w:eastAsia="Georgia" w:hAnsi="Georgia"/>
              <w:b w:val="0"/>
              <w:vertAlign w:val="baseline"/>
            </w:rPr>
          </w:pPr>
          <w:sdt>
            <w:sdtPr>
              <w:tag w:val="goog_rdk_4"/>
            </w:sdtPr>
            <w:sdtContent>
              <w:del w:author="triza wagumba" w:id="0" w:date="2021-10-25T07:13:26Z">
                <w:bookmarkStart w:colFirst="0" w:colLast="0" w:name="_heading=h.2et92p0" w:id="4"/>
                <w:bookmarkEnd w:id="4"/>
                <w:r w:rsidDel="00000000" w:rsidR="00000000" w:rsidRPr="00000000">
                  <w:rPr>
                    <w:rFonts w:ascii="Georgia" w:cs="Georgia" w:eastAsia="Georgia" w:hAnsi="Georgia"/>
                    <w:strike w:val="0"/>
                    <w:vertAlign w:val="baseline"/>
                    <w:rtl w:val="0"/>
                  </w:rPr>
                  <w:delText xml:space="preserve">Measure of damages for breach of warranty. The measure of damages for a breach of warranty of authority is the measure normally applicable in contract, namely loss actually sustained by the third person as the natural and probable consequence of the non-existence of the authority or such as both parties might reasonably expect to result as a probable consequence of the breach of warranty. In the case of a contract made without authority and repudiated by the principal, the loss will be the amount that could have been recovered from the principal in an action for breach of the contract if it had in fact been made with his authority together with the costs of any action upon the contract reasonably brought by the third person against him.</w:delText>
                </w:r>
                <w:r w:rsidDel="00000000" w:rsidR="00000000" w:rsidRPr="00000000">
                  <w:rPr>
                    <w:rtl w:val="0"/>
                  </w:rPr>
                </w:r>
              </w:del>
            </w:sdtContent>
          </w:sdt>
        </w:p>
      </w:sdtContent>
    </w:sdt>
    <w:sdt>
      <w:sdtPr>
        <w:tag w:val="goog_rdk_7"/>
      </w:sdtPr>
      <w:sdtContent>
        <w:p w:rsidR="00000000" w:rsidDel="00000000" w:rsidP="00000000" w:rsidRDefault="00000000" w:rsidRPr="00000000" w14:paraId="0000001D">
          <w:pPr>
            <w:pStyle w:val="Heading1"/>
            <w:pageBreakBefore w:val="0"/>
            <w:rPr>
              <w:del w:author="triza wagumba" w:id="0" w:date="2021-10-25T07:13:26Z"/>
              <w:rFonts w:ascii="Georgia" w:cs="Georgia" w:eastAsia="Georgia" w:hAnsi="Georgia"/>
              <w:sz w:val="20"/>
              <w:szCs w:val="20"/>
              <w:vertAlign w:val="baseline"/>
            </w:rPr>
          </w:pPr>
          <w:sdt>
            <w:sdtPr>
              <w:tag w:val="goog_rdk_6"/>
            </w:sdtPr>
            <w:sdtContent>
              <w:del w:author="triza wagumba" w:id="0" w:date="2021-10-25T07:13:26Z">
                <w:bookmarkStart w:colFirst="0" w:colLast="0" w:name="_heading=h.tyjcwt" w:id="5"/>
                <w:bookmarkEnd w:id="5"/>
                <w:r w:rsidDel="00000000" w:rsidR="00000000" w:rsidRPr="00000000">
                  <w:rPr>
                    <w:rFonts w:ascii="Georgia" w:cs="Georgia" w:eastAsia="Georgia" w:hAnsi="Georgia"/>
                    <w:b w:val="1"/>
                    <w:strike w:val="0"/>
                    <w:sz w:val="20"/>
                    <w:szCs w:val="20"/>
                    <w:vertAlign w:val="baseline"/>
                    <w:rtl w:val="0"/>
                  </w:rPr>
                  <w:delText xml:space="preserve">3.</w:delText>
                  <w:tab/>
                  <w:delText xml:space="preserve">What are:</w:delText>
                </w:r>
                <w:r w:rsidDel="00000000" w:rsidR="00000000" w:rsidRPr="00000000">
                  <w:rPr>
                    <w:rtl w:val="0"/>
                  </w:rPr>
                </w:r>
              </w:del>
            </w:sdtContent>
          </w:sdt>
        </w:p>
      </w:sdtContent>
    </w:sdt>
    <w:sdt>
      <w:sdtPr>
        <w:tag w:val="goog_rdk_9"/>
      </w:sdtPr>
      <w:sdtContent>
        <w:p w:rsidR="00000000" w:rsidDel="00000000" w:rsidP="00000000" w:rsidRDefault="00000000" w:rsidRPr="00000000" w14:paraId="0000001E">
          <w:pPr>
            <w:pStyle w:val="Heading1"/>
            <w:pageBreakBefore w:val="0"/>
            <w:rPr>
              <w:del w:author="triza wagumba" w:id="0" w:date="2021-10-25T07:13:26Z"/>
              <w:rFonts w:ascii="Georgia" w:cs="Georgia" w:eastAsia="Georgia" w:hAnsi="Georgia"/>
              <w:sz w:val="20"/>
              <w:szCs w:val="20"/>
              <w:vertAlign w:val="baseline"/>
            </w:rPr>
          </w:pPr>
          <w:sdt>
            <w:sdtPr>
              <w:tag w:val="goog_rdk_8"/>
            </w:sdtPr>
            <w:sdtContent>
              <w:del w:author="triza wagumba" w:id="0" w:date="2021-10-25T07:13:26Z">
                <w:r w:rsidDel="00000000" w:rsidR="00000000" w:rsidRPr="00000000">
                  <w:rPr>
                    <w:rFonts w:ascii="Georgia" w:cs="Georgia" w:eastAsia="Georgia" w:hAnsi="Georgia"/>
                    <w:b w:val="1"/>
                    <w:strike w:val="0"/>
                    <w:sz w:val="20"/>
                    <w:szCs w:val="20"/>
                    <w:vertAlign w:val="baseline"/>
                    <w:rtl w:val="0"/>
                  </w:rPr>
                  <w:delText xml:space="preserve">(a)</w:delText>
                  <w:tab/>
                  <w:delText xml:space="preserve">the duties; </w:delText>
                </w:r>
                <w:r w:rsidDel="00000000" w:rsidR="00000000" w:rsidRPr="00000000">
                  <w:rPr>
                    <w:rtl w:val="0"/>
                  </w:rPr>
                </w:r>
              </w:del>
            </w:sdtContent>
          </w:sdt>
        </w:p>
      </w:sdtContent>
    </w:sdt>
    <w:sdt>
      <w:sdtPr>
        <w:tag w:val="goog_rdk_11"/>
      </w:sdtPr>
      <w:sdtContent>
        <w:p w:rsidR="00000000" w:rsidDel="00000000" w:rsidP="00000000" w:rsidRDefault="00000000" w:rsidRPr="00000000" w14:paraId="0000001F">
          <w:pPr>
            <w:pageBreakBefore w:val="0"/>
            <w:rPr>
              <w:del w:author="triza wagumba" w:id="0" w:date="2021-10-25T07:13:26Z"/>
              <w:rFonts w:ascii="Georgia" w:cs="Georgia" w:eastAsia="Georgia" w:hAnsi="Georgia"/>
              <w:b w:val="0"/>
              <w:vertAlign w:val="baseline"/>
            </w:rPr>
          </w:pPr>
          <w:sdt>
            <w:sdtPr>
              <w:tag w:val="goog_rdk_10"/>
            </w:sdtPr>
            <w:sdtContent>
              <w:del w:author="triza wagumba" w:id="0" w:date="2021-10-25T07:13:26Z">
                <w:r w:rsidDel="00000000" w:rsidR="00000000" w:rsidRPr="00000000">
                  <w:rPr>
                    <w:rtl w:val="0"/>
                  </w:rPr>
                </w:r>
              </w:del>
            </w:sdtContent>
          </w:sdt>
        </w:p>
      </w:sdtContent>
    </w:sdt>
    <w:sdt>
      <w:sdtPr>
        <w:tag w:val="goog_rdk_13"/>
      </w:sdtPr>
      <w:sdtContent>
        <w:p w:rsidR="00000000" w:rsidDel="00000000" w:rsidP="00000000" w:rsidRDefault="00000000" w:rsidRPr="00000000" w14:paraId="00000020">
          <w:pPr>
            <w:pageBreakBefore w:val="0"/>
            <w:rPr>
              <w:del w:author="triza wagumba" w:id="0" w:date="2021-10-25T07:13:26Z"/>
              <w:rFonts w:ascii="Georgia" w:cs="Georgia" w:eastAsia="Georgia" w:hAnsi="Georgia"/>
              <w:vertAlign w:val="baseline"/>
            </w:rPr>
          </w:pPr>
          <w:sdt>
            <w:sdtPr>
              <w:tag w:val="goog_rdk_12"/>
            </w:sdtPr>
            <w:sdtContent>
              <w:del w:author="triza wagumba" w:id="0" w:date="2021-10-25T07:13:26Z">
                <w:r w:rsidDel="00000000" w:rsidR="00000000" w:rsidRPr="00000000">
                  <w:rPr>
                    <w:rFonts w:ascii="Georgia" w:cs="Georgia" w:eastAsia="Georgia" w:hAnsi="Georgia"/>
                    <w:b w:val="1"/>
                    <w:strike w:val="0"/>
                    <w:vertAlign w:val="baseline"/>
                    <w:rtl w:val="0"/>
                  </w:rPr>
                  <w:delText xml:space="preserve">(a) Trustees in bankruptcy</w:delText>
                </w:r>
                <w:r w:rsidDel="00000000" w:rsidR="00000000" w:rsidRPr="00000000">
                  <w:rPr>
                    <w:rFonts w:ascii="Georgia" w:cs="Georgia" w:eastAsia="Georgia" w:hAnsi="Georgia"/>
                    <w:strike w:val="0"/>
                    <w:vertAlign w:val="baseline"/>
                    <w:rtl w:val="0"/>
                  </w:rPr>
                  <w:delText xml:space="preserve">. </w:delText>
                </w:r>
                <w:r w:rsidDel="00000000" w:rsidR="00000000" w:rsidRPr="00000000">
                  <w:rPr>
                    <w:rtl w:val="0"/>
                  </w:rPr>
                </w:r>
              </w:del>
            </w:sdtContent>
          </w:sdt>
        </w:p>
      </w:sdtContent>
    </w:sdt>
    <w:sdt>
      <w:sdtPr>
        <w:tag w:val="goog_rdk_15"/>
      </w:sdtPr>
      <w:sdtContent>
        <w:p w:rsidR="00000000" w:rsidDel="00000000" w:rsidP="00000000" w:rsidRDefault="00000000" w:rsidRPr="00000000" w14:paraId="00000021">
          <w:pPr>
            <w:pageBreakBefore w:val="0"/>
            <w:rPr>
              <w:del w:author="triza wagumba" w:id="0" w:date="2021-10-25T07:13:26Z"/>
              <w:rFonts w:ascii="Georgia" w:cs="Georgia" w:eastAsia="Georgia" w:hAnsi="Georgia"/>
              <w:vertAlign w:val="baseline"/>
            </w:rPr>
          </w:pPr>
          <w:sdt>
            <w:sdtPr>
              <w:tag w:val="goog_rdk_14"/>
            </w:sdtPr>
            <w:sdtContent>
              <w:del w:author="triza wagumba" w:id="0" w:date="2021-10-25T07:13:26Z">
                <w:r w:rsidDel="00000000" w:rsidR="00000000" w:rsidRPr="00000000">
                  <w:rPr>
                    <w:rtl w:val="0"/>
                  </w:rPr>
                </w:r>
              </w:del>
            </w:sdtContent>
          </w:sdt>
        </w:p>
      </w:sdtContent>
    </w:sdt>
    <w:sdt>
      <w:sdtPr>
        <w:tag w:val="goog_rdk_17"/>
      </w:sdtPr>
      <w:sdtContent>
        <w:p w:rsidR="00000000" w:rsidDel="00000000" w:rsidP="00000000" w:rsidRDefault="00000000" w:rsidRPr="00000000" w14:paraId="00000022">
          <w:pPr>
            <w:pageBreakBefore w:val="0"/>
            <w:rPr>
              <w:del w:author="triza wagumba" w:id="0" w:date="2021-10-25T07:13:26Z"/>
              <w:rFonts w:ascii="Georgia" w:cs="Georgia" w:eastAsia="Georgia" w:hAnsi="Georgia"/>
              <w:vertAlign w:val="baseline"/>
            </w:rPr>
          </w:pPr>
          <w:sdt>
            <w:sdtPr>
              <w:tag w:val="goog_rdk_16"/>
            </w:sdtPr>
            <w:sdtContent>
              <w:del w:author="triza wagumba" w:id="0" w:date="2021-10-25T07:13:26Z">
                <w:r w:rsidDel="00000000" w:rsidR="00000000" w:rsidRPr="00000000">
                  <w:rPr>
                    <w:rFonts w:ascii="Georgia" w:cs="Georgia" w:eastAsia="Georgia" w:hAnsi="Georgia"/>
                    <w:strike w:val="0"/>
                    <w:vertAlign w:val="baseline"/>
                    <w:rtl w:val="0"/>
                  </w:rPr>
                  <w:delText xml:space="preserve">The trustee is an officer of the courts, whose duty it is to realise the property of a bankrupt and distribute it in dividends amongst the creditors. Upon the debtor being adjudged bankrupt, all the property of the bankrupt, wherever situate and of whatever kind, subject to a few defined exceptions, vests in the official receiver as trustee  and, as soon as a trustee is appointed, passes to and vests in that trustee. Courts of justice throughout the Commonwealth should, in principle, give effect to the trustee's title to such property. Except in the case of small estates, a trustee is appointed by the creditors. Section 79 is relevant section for appointment of trustee in Kenya. If, before the adjudication, the creditors have appointed a trustee, his appointment takes effect upon the adjudication.</w:delText>
                </w:r>
                <w:r w:rsidDel="00000000" w:rsidR="00000000" w:rsidRPr="00000000">
                  <w:rPr>
                    <w:rtl w:val="0"/>
                  </w:rPr>
                </w:r>
              </w:del>
            </w:sdtContent>
          </w:sdt>
        </w:p>
      </w:sdtContent>
    </w:sdt>
    <w:p w:rsidR="00000000" w:rsidDel="00000000" w:rsidP="00000000" w:rsidRDefault="00000000" w:rsidRPr="00000000" w14:paraId="0000002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Until a trustee is appointed the official receiver is trustee. He is also trustee during a vacancy and, unless the creditors appoint a trustee, in cases of small estates and in the administration in bankruptcy of the estates of persons dying insolvent, but, save in these cases, he cannot be trustee.</w:t>
      </w:r>
      <w:r w:rsidDel="00000000" w:rsidR="00000000" w:rsidRPr="00000000">
        <w:rPr>
          <w:rtl w:val="0"/>
        </w:rPr>
      </w:r>
    </w:p>
    <w:p w:rsidR="00000000" w:rsidDel="00000000" w:rsidP="00000000" w:rsidRDefault="00000000" w:rsidRPr="00000000" w14:paraId="00000025">
      <w:pPr>
        <w:pageBreakBefore w:val="0"/>
        <w:rPr>
          <w:rFonts w:ascii="Georgia" w:cs="Georgia" w:eastAsia="Georgia" w:hAnsi="Georgia"/>
          <w:b w:val="0"/>
          <w:vertAlign w:val="baseline"/>
        </w:rPr>
      </w:pPr>
      <w:bookmarkStart w:colFirst="0" w:colLast="0" w:name="_heading=h.3dy6vkm" w:id="6"/>
      <w:bookmarkEnd w:id="6"/>
      <w:r w:rsidDel="00000000" w:rsidR="00000000" w:rsidRPr="00000000">
        <w:rPr>
          <w:rtl w:val="0"/>
        </w:rPr>
      </w:r>
    </w:p>
    <w:p w:rsidR="00000000" w:rsidDel="00000000" w:rsidP="00000000" w:rsidRDefault="00000000" w:rsidRPr="00000000" w14:paraId="00000026">
      <w:pPr>
        <w:pStyle w:val="Heading1"/>
        <w:pageBreakBefore w:val="0"/>
        <w:rPr>
          <w:rFonts w:ascii="Georgia" w:cs="Georgia" w:eastAsia="Georgia" w:hAnsi="Georgia"/>
          <w:sz w:val="20"/>
          <w:szCs w:val="20"/>
          <w:vertAlign w:val="baseline"/>
        </w:rPr>
      </w:pPr>
      <w:bookmarkStart w:colFirst="0" w:colLast="0" w:name="_heading=h.1t3h5sf" w:id="7"/>
      <w:bookmarkEnd w:id="7"/>
      <w:r w:rsidDel="00000000" w:rsidR="00000000" w:rsidRPr="00000000">
        <w:rPr>
          <w:rFonts w:ascii="Georgia" w:cs="Georgia" w:eastAsia="Georgia" w:hAnsi="Georgia"/>
          <w:b w:val="1"/>
          <w:strike w:val="0"/>
          <w:sz w:val="20"/>
          <w:szCs w:val="20"/>
          <w:vertAlign w:val="baseline"/>
          <w:rtl w:val="0"/>
        </w:rPr>
        <w:t xml:space="preserve">And (b) the powers</w:t>
      </w:r>
      <w:r w:rsidDel="00000000" w:rsidR="00000000" w:rsidRPr="00000000">
        <w:rPr>
          <w:rtl w:val="0"/>
        </w:rPr>
      </w:r>
    </w:p>
    <w:p w:rsidR="00000000" w:rsidDel="00000000" w:rsidP="00000000" w:rsidRDefault="00000000" w:rsidRPr="00000000" w14:paraId="00000027">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of a trustee in bankruptcy; and how, if at all, are the powers checked or controlled?</w:t>
      </w:r>
      <w:r w:rsidDel="00000000" w:rsidR="00000000" w:rsidRPr="00000000">
        <w:rPr>
          <w:rtl w:val="0"/>
        </w:rPr>
      </w:r>
    </w:p>
    <w:sdt>
      <w:sdtPr>
        <w:tag w:val="goog_rdk_20"/>
      </w:sdtPr>
      <w:sdtContent>
        <w:p w:rsidR="00000000" w:rsidDel="00000000" w:rsidP="00000000" w:rsidRDefault="00000000" w:rsidRPr="00000000" w14:paraId="00000028">
          <w:pPr>
            <w:rPr>
              <w:ins w:author="triza wagumba" w:id="0" w:date="2021-10-25T07:13:26Z"/>
              <w:rFonts w:ascii="Georgia" w:cs="Georgia" w:eastAsia="Georgia" w:hAnsi="Georgia"/>
              <w:sz w:val="20"/>
              <w:szCs w:val="20"/>
              <w:vertAlign w:val="baseline"/>
            </w:rPr>
          </w:pPr>
          <w:sdt>
            <w:sdtPr>
              <w:tag w:val="goog_rdk_19"/>
            </w:sdtPr>
            <w:sdtContent>
              <w:ins w:author="triza wagumba" w:id="0" w:date="2021-10-25T07:13:26Z">
                <w:r w:rsidDel="00000000" w:rsidR="00000000" w:rsidRPr="00000000">
                  <w:rPr>
                    <w:rFonts w:ascii="Georgia" w:cs="Georgia" w:eastAsia="Georgia" w:hAnsi="Georgia"/>
                    <w:sz w:val="20"/>
                    <w:szCs w:val="20"/>
                    <w:vertAlign w:val="baseline"/>
                    <w:rtl w:val="0"/>
                  </w:rPr>
                  <w:t xml:space="preserve">act or making the contract he expressly disclaims any present authority, or if the other party knows that he has no authority, or is fully acquainted with the facts from which the inference of authority is drawn.</w:t>
                </w:r>
              </w:ins>
            </w:sdtContent>
          </w:sdt>
        </w:p>
      </w:sdtContent>
    </w:sdt>
    <w:sdt>
      <w:sdtPr>
        <w:tag w:val="goog_rdk_22"/>
      </w:sdtPr>
      <w:sdtContent>
        <w:p w:rsidR="00000000" w:rsidDel="00000000" w:rsidP="00000000" w:rsidRDefault="00000000" w:rsidRPr="00000000" w14:paraId="00000029">
          <w:pPr>
            <w:rPr>
              <w:ins w:author="triza wagumba" w:id="0" w:date="2021-10-25T07:13:26Z"/>
              <w:rFonts w:ascii="Georgia" w:cs="Georgia" w:eastAsia="Georgia" w:hAnsi="Georgia"/>
              <w:sz w:val="20"/>
              <w:szCs w:val="20"/>
              <w:vertAlign w:val="baseline"/>
            </w:rPr>
          </w:pPr>
          <w:sdt>
            <w:sdtPr>
              <w:tag w:val="goog_rdk_21"/>
            </w:sdtPr>
            <w:sdtContent>
              <w:ins w:author="triza wagumba" w:id="0" w:date="2021-10-25T07:13:26Z">
                <w:r w:rsidDel="00000000" w:rsidR="00000000" w:rsidRPr="00000000">
                  <w:rPr>
                    <w:rtl w:val="0"/>
                  </w:rPr>
                </w:r>
              </w:ins>
            </w:sdtContent>
          </w:sdt>
        </w:p>
      </w:sdtContent>
    </w:sdt>
    <w:sdt>
      <w:sdtPr>
        <w:tag w:val="goog_rdk_24"/>
      </w:sdtPr>
      <w:sdtContent>
        <w:p w:rsidR="00000000" w:rsidDel="00000000" w:rsidP="00000000" w:rsidRDefault="00000000" w:rsidRPr="00000000" w14:paraId="0000002A">
          <w:pPr>
            <w:rPr>
              <w:ins w:author="triza wagumba" w:id="0" w:date="2021-10-25T07:13:26Z"/>
              <w:rFonts w:ascii="Georgia" w:cs="Georgia" w:eastAsia="Georgia" w:hAnsi="Georgia"/>
              <w:sz w:val="20"/>
              <w:szCs w:val="20"/>
              <w:vertAlign w:val="baseline"/>
            </w:rPr>
          </w:pPr>
          <w:sdt>
            <w:sdtPr>
              <w:tag w:val="goog_rdk_23"/>
            </w:sdtPr>
            <w:sdtContent>
              <w:ins w:author="triza wagumba" w:id="0" w:date="2021-10-25T07:13:26Z">
                <w:bookmarkStart w:colFirst="0" w:colLast="0" w:name="_heading=h.2et92p0" w:id="4"/>
                <w:bookmarkEnd w:id="4"/>
                <w:r w:rsidDel="00000000" w:rsidR="00000000" w:rsidRPr="00000000">
                  <w:rPr>
                    <w:rFonts w:ascii="Georgia" w:cs="Georgia" w:eastAsia="Georgia" w:hAnsi="Georgia"/>
                    <w:sz w:val="20"/>
                    <w:szCs w:val="20"/>
                    <w:vertAlign w:val="baseline"/>
                    <w:rtl w:val="0"/>
                  </w:rPr>
                  <w:t xml:space="preserve">Measure of damages for breach of warranty. The measure of damages for a breach of warranty of authority is the measure normally applicable in contract, namely loss actually sustained by the third person as the natural and probable consequence of the non-existence of the authority or such as both parties might reasonably expect to result as a probable consequence of the breach of warranty. In the case of a contract made without authority and repudiated by the principal, the loss will be the amount that could have been recovered from the principal in an action for breach of the contract if it had in fact been made with his authority together with the costs of any action upon the contract reasonably brought by the third person against him.</w:t>
                </w:r>
              </w:ins>
            </w:sdtContent>
          </w:sdt>
        </w:p>
      </w:sdtContent>
    </w:sdt>
    <w:sdt>
      <w:sdtPr>
        <w:tag w:val="goog_rdk_26"/>
      </w:sdtPr>
      <w:sdtContent>
        <w:p w:rsidR="00000000" w:rsidDel="00000000" w:rsidP="00000000" w:rsidRDefault="00000000" w:rsidRPr="00000000" w14:paraId="0000002B">
          <w:pPr>
            <w:pStyle w:val="Heading1"/>
            <w:rPr>
              <w:ins w:author="triza wagumba" w:id="0" w:date="2021-10-25T07:13:26Z"/>
              <w:rFonts w:ascii="Georgia" w:cs="Georgia" w:eastAsia="Georgia" w:hAnsi="Georgia"/>
              <w:sz w:val="20"/>
              <w:szCs w:val="20"/>
              <w:vertAlign w:val="baseline"/>
            </w:rPr>
          </w:pPr>
          <w:sdt>
            <w:sdtPr>
              <w:tag w:val="goog_rdk_25"/>
            </w:sdtPr>
            <w:sdtContent>
              <w:ins w:author="triza wagumba" w:id="0" w:date="2021-10-25T07:13:26Z">
                <w:bookmarkStart w:colFirst="0" w:colLast="0" w:name="_heading=h.tyjcwt" w:id="5"/>
                <w:bookmarkEnd w:id="5"/>
                <w:r w:rsidDel="00000000" w:rsidR="00000000" w:rsidRPr="00000000">
                  <w:rPr>
                    <w:rFonts w:ascii="Georgia" w:cs="Georgia" w:eastAsia="Georgia" w:hAnsi="Georgia"/>
                    <w:sz w:val="20"/>
                    <w:szCs w:val="20"/>
                    <w:vertAlign w:val="baseline"/>
                    <w:rtl w:val="0"/>
                  </w:rPr>
                  <w:t xml:space="preserve">3.</w:t>
                  <w:tab/>
                  <w:t xml:space="preserve">What are:</w:t>
                </w:r>
              </w:ins>
            </w:sdtContent>
          </w:sdt>
        </w:p>
      </w:sdtContent>
    </w:sdt>
    <w:sdt>
      <w:sdtPr>
        <w:tag w:val="goog_rdk_28"/>
      </w:sdtPr>
      <w:sdtContent>
        <w:p w:rsidR="00000000" w:rsidDel="00000000" w:rsidP="00000000" w:rsidRDefault="00000000" w:rsidRPr="00000000" w14:paraId="0000002C">
          <w:pPr>
            <w:pStyle w:val="Heading1"/>
            <w:rPr>
              <w:ins w:author="triza wagumba" w:id="0" w:date="2021-10-25T07:13:26Z"/>
              <w:rFonts w:ascii="Georgia" w:cs="Georgia" w:eastAsia="Georgia" w:hAnsi="Georgia"/>
              <w:sz w:val="20"/>
              <w:szCs w:val="20"/>
              <w:vertAlign w:val="baseline"/>
            </w:rPr>
          </w:pPr>
          <w:sdt>
            <w:sdtPr>
              <w:tag w:val="goog_rdk_27"/>
            </w:sdtPr>
            <w:sdtContent>
              <w:ins w:author="triza wagumba" w:id="0" w:date="2021-10-25T07:13:26Z">
                <w:bookmarkStart w:colFirst="0" w:colLast="0" w:name="_heading=h.k6xjdj25len4" w:id="8"/>
                <w:bookmarkEnd w:id="8"/>
                <w:r w:rsidDel="00000000" w:rsidR="00000000" w:rsidRPr="00000000">
                  <w:rPr>
                    <w:rFonts w:ascii="Georgia" w:cs="Georgia" w:eastAsia="Georgia" w:hAnsi="Georgia"/>
                    <w:sz w:val="20"/>
                    <w:szCs w:val="20"/>
                    <w:vertAlign w:val="baseline"/>
                    <w:rtl w:val="0"/>
                  </w:rPr>
                  <w:t xml:space="preserve">(a)</w:t>
                  <w:tab/>
                  <w:t xml:space="preserve">the duties; </w:t>
                </w:r>
              </w:ins>
            </w:sdtContent>
          </w:sdt>
        </w:p>
      </w:sdtContent>
    </w:sdt>
    <w:sdt>
      <w:sdtPr>
        <w:tag w:val="goog_rdk_30"/>
      </w:sdtPr>
      <w:sdtContent>
        <w:p w:rsidR="00000000" w:rsidDel="00000000" w:rsidP="00000000" w:rsidRDefault="00000000" w:rsidRPr="00000000" w14:paraId="0000002D">
          <w:pPr>
            <w:rPr>
              <w:ins w:author="triza wagumba" w:id="0" w:date="2021-10-25T07:13:26Z"/>
              <w:rFonts w:ascii="Georgia" w:cs="Georgia" w:eastAsia="Georgia" w:hAnsi="Georgia"/>
              <w:sz w:val="20"/>
              <w:szCs w:val="20"/>
              <w:vertAlign w:val="baseline"/>
            </w:rPr>
          </w:pPr>
          <w:sdt>
            <w:sdtPr>
              <w:tag w:val="goog_rdk_29"/>
            </w:sdtPr>
            <w:sdtContent>
              <w:ins w:author="triza wagumba" w:id="0" w:date="2021-10-25T07:13:26Z">
                <w:r w:rsidDel="00000000" w:rsidR="00000000" w:rsidRPr="00000000">
                  <w:rPr>
                    <w:rtl w:val="0"/>
                  </w:rPr>
                </w:r>
              </w:ins>
            </w:sdtContent>
          </w:sdt>
        </w:p>
      </w:sdtContent>
    </w:sdt>
    <w:sdt>
      <w:sdtPr>
        <w:tag w:val="goog_rdk_32"/>
      </w:sdtPr>
      <w:sdtContent>
        <w:p w:rsidR="00000000" w:rsidDel="00000000" w:rsidP="00000000" w:rsidRDefault="00000000" w:rsidRPr="00000000" w14:paraId="0000002E">
          <w:pPr>
            <w:rPr>
              <w:ins w:author="triza wagumba" w:id="0" w:date="2021-10-25T07:13:26Z"/>
              <w:rFonts w:ascii="Georgia" w:cs="Georgia" w:eastAsia="Georgia" w:hAnsi="Georgia"/>
              <w:sz w:val="20"/>
              <w:szCs w:val="20"/>
              <w:vertAlign w:val="baseline"/>
            </w:rPr>
          </w:pPr>
          <w:sdt>
            <w:sdtPr>
              <w:tag w:val="goog_rdk_31"/>
            </w:sdtPr>
            <w:sdtContent>
              <w:ins w:author="triza wagumba" w:id="0" w:date="2021-10-25T07:13:26Z">
                <w:r w:rsidDel="00000000" w:rsidR="00000000" w:rsidRPr="00000000">
                  <w:rPr>
                    <w:rFonts w:ascii="Georgia" w:cs="Georgia" w:eastAsia="Georgia" w:hAnsi="Georgia"/>
                    <w:sz w:val="20"/>
                    <w:szCs w:val="20"/>
                    <w:vertAlign w:val="baseline"/>
                    <w:rtl w:val="0"/>
                  </w:rPr>
                  <w:t xml:space="preserve">(a) Trustees in bankruptcy</w:t>
                </w:r>
                <w:r w:rsidDel="00000000" w:rsidR="00000000" w:rsidRPr="00000000">
                  <w:rPr>
                    <w:rFonts w:ascii="Georgia" w:cs="Georgia" w:eastAsia="Georgia" w:hAnsi="Georgia"/>
                    <w:sz w:val="20"/>
                    <w:szCs w:val="20"/>
                    <w:vertAlign w:val="baseline"/>
                    <w:rtl w:val="0"/>
                  </w:rPr>
                  <w:t xml:space="preserve">. </w:t>
                </w:r>
              </w:ins>
            </w:sdtContent>
          </w:sdt>
        </w:p>
      </w:sdtContent>
    </w:sdt>
    <w:sdt>
      <w:sdtPr>
        <w:tag w:val="goog_rdk_34"/>
      </w:sdtPr>
      <w:sdtContent>
        <w:p w:rsidR="00000000" w:rsidDel="00000000" w:rsidP="00000000" w:rsidRDefault="00000000" w:rsidRPr="00000000" w14:paraId="0000002F">
          <w:pPr>
            <w:rPr>
              <w:ins w:author="triza wagumba" w:id="0" w:date="2021-10-25T07:13:26Z"/>
              <w:rFonts w:ascii="Georgia" w:cs="Georgia" w:eastAsia="Georgia" w:hAnsi="Georgia"/>
              <w:sz w:val="20"/>
              <w:szCs w:val="20"/>
              <w:vertAlign w:val="baseline"/>
            </w:rPr>
          </w:pPr>
          <w:sdt>
            <w:sdtPr>
              <w:tag w:val="goog_rdk_33"/>
            </w:sdtPr>
            <w:sdtContent>
              <w:ins w:author="triza wagumba" w:id="0" w:date="2021-10-25T07:13:26Z">
                <w:r w:rsidDel="00000000" w:rsidR="00000000" w:rsidRPr="00000000">
                  <w:rPr>
                    <w:rtl w:val="0"/>
                  </w:rPr>
                </w:r>
              </w:ins>
            </w:sdtContent>
          </w:sdt>
        </w:p>
      </w:sdtContent>
    </w:sdt>
    <w:sdt>
      <w:sdtPr>
        <w:tag w:val="goog_rdk_36"/>
      </w:sdtPr>
      <w:sdtContent>
        <w:p w:rsidR="00000000" w:rsidDel="00000000" w:rsidP="00000000" w:rsidRDefault="00000000" w:rsidRPr="00000000" w14:paraId="00000030">
          <w:pPr>
            <w:rPr>
              <w:ins w:author="triza wagumba" w:id="0" w:date="2021-10-25T07:13:26Z"/>
              <w:rFonts w:ascii="Georgia" w:cs="Georgia" w:eastAsia="Georgia" w:hAnsi="Georgia"/>
              <w:sz w:val="20"/>
              <w:szCs w:val="20"/>
              <w:vertAlign w:val="baseline"/>
            </w:rPr>
          </w:pPr>
          <w:sdt>
            <w:sdtPr>
              <w:tag w:val="goog_rdk_35"/>
            </w:sdtPr>
            <w:sdtContent>
              <w:ins w:author="triza wagumba" w:id="0" w:date="2021-10-25T07:13:26Z">
                <w:r w:rsidDel="00000000" w:rsidR="00000000" w:rsidRPr="00000000">
                  <w:rPr>
                    <w:rFonts w:ascii="Georgia" w:cs="Georgia" w:eastAsia="Georgia" w:hAnsi="Georgia"/>
                    <w:sz w:val="20"/>
                    <w:szCs w:val="20"/>
                    <w:vertAlign w:val="baseline"/>
                    <w:rtl w:val="0"/>
                  </w:rPr>
                  <w:t xml:space="preserve">The trustee is an officer of the courts, whose duty it is to realise the property of a bankrupt and distribute it in dividends amongst the creditors. Upon the debtor being adjudged bankrupt, all the property of the bankrupt, wherever situate and of whatever kind, subject to a few defined exceptions, vests in the official receiver as trustee  and, as soon as a trustee is appointed, passes to and vests in that trustee. Courts of justice throughout the Commonwealth should, in principle, give effect to the trustee's title to such property. Except in the case of small estates, a trustee is appointed by the creditors. Section 79 is relevant section for appointment of trustee in Kenya. If, before the adjudication, the creditors have appointed a trustee, his appointment takes effect upon the adjudication.</w:t>
                </w:r>
              </w:ins>
            </w:sdtContent>
          </w:sdt>
        </w:p>
      </w:sdtContent>
    </w:sdt>
    <w:sdt>
      <w:sdtPr>
        <w:tag w:val="goog_rdk_38"/>
      </w:sdtPr>
      <w:sdtContent>
        <w:p w:rsidR="00000000" w:rsidDel="00000000" w:rsidP="00000000" w:rsidRDefault="00000000" w:rsidRPr="00000000" w14:paraId="00000031">
          <w:pPr>
            <w:pageBreakBefore w:val="0"/>
            <w:ind w:left="720" w:firstLine="0"/>
            <w:rPr>
              <w:rFonts w:ascii="Georgia" w:cs="Georgia" w:eastAsia="Georgia" w:hAnsi="Georgia"/>
              <w:rPrChange w:author="triza wagumba" w:id="1" w:date="2021-10-25T07:13:26Z">
                <w:rPr>
                  <w:rFonts w:ascii="Georgia" w:cs="Georgia" w:eastAsia="Georgia" w:hAnsi="Georgia"/>
                  <w:b w:val="0"/>
                  <w:vertAlign w:val="baseline"/>
                </w:rPr>
              </w:rPrChange>
            </w:rPr>
          </w:pPr>
          <w:sdt>
            <w:sdtPr>
              <w:tag w:val="goog_rdk_37"/>
            </w:sdtPr>
            <w:sdtContent>
              <w:r w:rsidDel="00000000" w:rsidR="00000000" w:rsidRPr="00000000">
                <w:rPr>
                  <w:rtl w:val="0"/>
                </w:rPr>
              </w:r>
            </w:sdtContent>
          </w:sdt>
        </w:p>
      </w:sdtContent>
    </w:sdt>
    <w:p w:rsidR="00000000" w:rsidDel="00000000" w:rsidP="00000000" w:rsidRDefault="00000000" w:rsidRPr="00000000" w14:paraId="0000003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Trustee's powers exercisable without committee's consent. Subject to the  provisions of the Bankruptcy Act , the trustee, without the consent of the committee of inspection, has the following powers in relation to the bankrupt's property :</w:t>
      </w:r>
      <w:r w:rsidDel="00000000" w:rsidR="00000000" w:rsidRPr="00000000">
        <w:rPr>
          <w:rtl w:val="0"/>
        </w:rPr>
      </w:r>
    </w:p>
    <w:p w:rsidR="00000000" w:rsidDel="00000000" w:rsidP="00000000" w:rsidRDefault="00000000" w:rsidRPr="00000000" w14:paraId="0000003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4">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(i) Power of sale.</w:t>
      </w:r>
      <w:r w:rsidDel="00000000" w:rsidR="00000000" w:rsidRPr="00000000">
        <w:rPr>
          <w:rtl w:val="0"/>
        </w:rPr>
      </w:r>
    </w:p>
    <w:p w:rsidR="00000000" w:rsidDel="00000000" w:rsidP="00000000" w:rsidRDefault="00000000" w:rsidRPr="00000000" w14:paraId="0000003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trustee may sell all or any part of the bankrupt's property, ;including the goodwill of the business, if any, and the book debts due or growing due ,to the bankrupt, by public auction or private contract, and may transfer the whole to any persons or company or may sell it in parcels. It is the duty of the trustee, subject to the power given him to divide property among creditors6, to realise the bankrupt's property by sale with all reasonable speed. Except with the consent of the committee of inspection, the trustee can only sell for cash.</w:t>
      </w:r>
      <w:r w:rsidDel="00000000" w:rsidR="00000000" w:rsidRPr="00000000">
        <w:rPr>
          <w:rtl w:val="0"/>
        </w:rPr>
      </w:r>
    </w:p>
    <w:p w:rsidR="00000000" w:rsidDel="00000000" w:rsidP="00000000" w:rsidRDefault="00000000" w:rsidRPr="00000000" w14:paraId="0000003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trustee may sell a right of action. It seems that he may sell to the bankrupt himself.</w:t>
      </w:r>
      <w:r w:rsidDel="00000000" w:rsidR="00000000" w:rsidRPr="00000000">
        <w:rPr>
          <w:rtl w:val="0"/>
        </w:rPr>
      </w:r>
    </w:p>
    <w:p w:rsidR="00000000" w:rsidDel="00000000" w:rsidP="00000000" w:rsidRDefault="00000000" w:rsidRPr="00000000" w14:paraId="0000003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Unless the court's leave is first obtained, neither the trustee nor any member of the committee of inspection while acting as such, may, by himself or any partner, clerk, agent, or servant, purchase any part of the estate; and any such purchase made without leave may be set aside by the court on the application of any creditor. The giving of leave divests the trustee of his fiduciary character as regards the subject matter of the sale.</w:t>
      </w:r>
      <w:r w:rsidDel="00000000" w:rsidR="00000000" w:rsidRPr="00000000">
        <w:rPr>
          <w:rtl w:val="0"/>
        </w:rPr>
      </w:r>
    </w:p>
    <w:p w:rsidR="00000000" w:rsidDel="00000000" w:rsidP="00000000" w:rsidRDefault="00000000" w:rsidRPr="00000000" w14:paraId="0000003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sale without leave to the trustee's solicitor is liable to be set aside. A sale to the trustee's or a committee member's partner will, it seems, be good if the sale is in good faith and on the partner's own account, and not on account of or in the interest of his partner or the firm. </w:t>
      </w:r>
      <w:r w:rsidDel="00000000" w:rsidR="00000000" w:rsidRPr="00000000">
        <w:rPr>
          <w:rtl w:val="0"/>
        </w:rPr>
      </w:r>
    </w:p>
    <w:p w:rsidR="00000000" w:rsidDel="00000000" w:rsidP="00000000" w:rsidRDefault="00000000" w:rsidRPr="00000000" w14:paraId="0000003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sale of a bankrupt's interest in partnership property to his solvent co-partners is valid and not impeachable.</w:t>
      </w:r>
      <w:r w:rsidDel="00000000" w:rsidR="00000000" w:rsidRPr="00000000">
        <w:rPr>
          <w:rtl w:val="0"/>
        </w:rPr>
      </w:r>
    </w:p>
    <w:p w:rsidR="00000000" w:rsidDel="00000000" w:rsidP="00000000" w:rsidRDefault="00000000" w:rsidRPr="00000000" w14:paraId="0000003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trustee contracts to sell real estate without any stipulation as to title, he is bound, like other persons, to make a good title; and if he does not do so, he cannot obtain an order for specific performance against the person with whom he has contracted. The trustee may by special stipulation contract to sell only such a title as the bankrupt had; and in such a case, if the bankrupt has any title at all, the trustee may obtain an order for the specific performance of the contract.</w:t>
      </w:r>
      <w:r w:rsidDel="00000000" w:rsidR="00000000" w:rsidRPr="00000000">
        <w:rPr>
          <w:rtl w:val="0"/>
        </w:rPr>
      </w:r>
    </w:p>
    <w:p w:rsidR="00000000" w:rsidDel="00000000" w:rsidP="00000000" w:rsidRDefault="00000000" w:rsidRPr="00000000" w14:paraId="0000004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trustee who sells the bankrupt's leaseholds cannot require the purchaser to indemnify him against breaches of the covenants in the lease, for the trustee is under no liability under the covenants when he has parted with the lease. A trustee would not be justified in stipulating for such an indemnity, as it might tend to reduce the value of the lease which is to be sold.</w:t>
      </w:r>
      <w:r w:rsidDel="00000000" w:rsidR="00000000" w:rsidRPr="00000000">
        <w:rPr>
          <w:rtl w:val="0"/>
        </w:rPr>
      </w:r>
    </w:p>
    <w:p w:rsidR="00000000" w:rsidDel="00000000" w:rsidP="00000000" w:rsidRDefault="00000000" w:rsidRPr="00000000" w14:paraId="0000004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any part of the bankrupt's property is sold by the trustee through an auctioneer or other agent, the gross proceeds of the sale must be paid over by the auctioneer or agent, and the charges connected with the sale must afterwards be paid to the auctioneer or agent, after they have been taxed, on the production of the necessary allocatur.</w:t>
      </w:r>
      <w:r w:rsidDel="00000000" w:rsidR="00000000" w:rsidRPr="00000000">
        <w:rPr>
          <w:rtl w:val="0"/>
        </w:rPr>
      </w:r>
    </w:p>
    <w:p w:rsidR="00000000" w:rsidDel="00000000" w:rsidP="00000000" w:rsidRDefault="00000000" w:rsidRPr="00000000" w14:paraId="0000004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Every trustee by whom an auctioneer or agent is employed is accountable for the proceeds of the sale unless the court otherwise orders. The trustee who employs an auctioneer or agent should insist upon payment of the gross proceeds of sale into the Bankruptcy Estates Account, and if he does not do so, he will become personally liable if there is any loss.</w:t>
      </w:r>
      <w:r w:rsidDel="00000000" w:rsidR="00000000" w:rsidRPr="00000000">
        <w:rPr>
          <w:rtl w:val="0"/>
        </w:rPr>
      </w:r>
    </w:p>
    <w:p w:rsidR="00000000" w:rsidDel="00000000" w:rsidP="00000000" w:rsidRDefault="00000000" w:rsidRPr="00000000" w14:paraId="0000004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 Power to give receipts. </w:t>
      </w:r>
      <w:r w:rsidDel="00000000" w:rsidR="00000000" w:rsidRPr="00000000">
        <w:rPr>
          <w:rtl w:val="0"/>
        </w:rPr>
      </w:r>
    </w:p>
    <w:p w:rsidR="00000000" w:rsidDel="00000000" w:rsidP="00000000" w:rsidRDefault="00000000" w:rsidRPr="00000000" w14:paraId="0000004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trustee may give receipts for any money received by him; such receipts effectually discharge the persons paying the money from all responsibility in respect of its application.</w:t>
      </w:r>
      <w:r w:rsidDel="00000000" w:rsidR="00000000" w:rsidRPr="00000000">
        <w:rPr>
          <w:rtl w:val="0"/>
        </w:rPr>
      </w:r>
    </w:p>
    <w:p w:rsidR="00000000" w:rsidDel="00000000" w:rsidP="00000000" w:rsidRDefault="00000000" w:rsidRPr="00000000" w14:paraId="0000004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 Power to prove for a debt due.</w:t>
      </w:r>
      <w:r w:rsidDel="00000000" w:rsidR="00000000" w:rsidRPr="00000000">
        <w:rPr>
          <w:rtl w:val="0"/>
        </w:rPr>
      </w:r>
    </w:p>
    <w:p w:rsidR="00000000" w:rsidDel="00000000" w:rsidP="00000000" w:rsidRDefault="00000000" w:rsidRPr="00000000" w14:paraId="0000004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trustee may prove, rank, claim and draw a dividend in respect of any debt due to the bankrupt.</w:t>
      </w:r>
      <w:r w:rsidDel="00000000" w:rsidR="00000000" w:rsidRPr="00000000">
        <w:rPr>
          <w:rtl w:val="0"/>
        </w:rPr>
      </w:r>
    </w:p>
    <w:p w:rsidR="00000000" w:rsidDel="00000000" w:rsidP="00000000" w:rsidRDefault="00000000" w:rsidRPr="00000000" w14:paraId="0000004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F">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(4) General powers.</w:t>
      </w:r>
      <w:r w:rsidDel="00000000" w:rsidR="00000000" w:rsidRPr="00000000">
        <w:rPr>
          <w:rtl w:val="0"/>
        </w:rPr>
      </w:r>
    </w:p>
    <w:p w:rsidR="00000000" w:rsidDel="00000000" w:rsidP="00000000" w:rsidRDefault="00000000" w:rsidRPr="00000000" w14:paraId="0000005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trustee may execute any powers of attorney, deeds and other instruments for the purpose of carrying into effect the provisions of the Bankruptcy Act.</w:t>
      </w:r>
      <w:r w:rsidDel="00000000" w:rsidR="00000000" w:rsidRPr="00000000">
        <w:rPr>
          <w:rtl w:val="0"/>
        </w:rPr>
      </w:r>
    </w:p>
    <w:p w:rsidR="00000000" w:rsidDel="00000000" w:rsidP="00000000" w:rsidRDefault="00000000" w:rsidRPr="00000000" w14:paraId="0000005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3">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(5) Power to disclaim property.</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05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trustee may disclaim onerous property, subject, in the case of a lease, to obtaining the leave of the court.</w:t>
      </w:r>
      <w:r w:rsidDel="00000000" w:rsidR="00000000" w:rsidRPr="00000000">
        <w:rPr>
          <w:rtl w:val="0"/>
        </w:rPr>
      </w:r>
    </w:p>
    <w:p w:rsidR="00000000" w:rsidDel="00000000" w:rsidP="00000000" w:rsidRDefault="00000000" w:rsidRPr="00000000" w14:paraId="0000005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7">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(6) Power to deal with creditors' securities.</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05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a secured creditor, the trustee has certain powers to call for the surrender of the security at its estimated value or to redeem it or require it to be offered for sale.</w:t>
      </w:r>
      <w:r w:rsidDel="00000000" w:rsidR="00000000" w:rsidRPr="00000000">
        <w:rPr>
          <w:rtl w:val="0"/>
        </w:rPr>
      </w:r>
    </w:p>
    <w:p w:rsidR="00000000" w:rsidDel="00000000" w:rsidP="00000000" w:rsidRDefault="00000000" w:rsidRPr="00000000" w14:paraId="0000005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B">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(7) Powers over entailed property.</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05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trustee may deal with an entailed interest in real or personal property to which the bankrupt is beneficially entitled in the same manner as the bankrupt might have dealt with it.</w:t>
      </w:r>
      <w:r w:rsidDel="00000000" w:rsidR="00000000" w:rsidRPr="00000000">
        <w:rPr>
          <w:rtl w:val="0"/>
        </w:rPr>
      </w:r>
    </w:p>
    <w:p w:rsidR="00000000" w:rsidDel="00000000" w:rsidP="00000000" w:rsidRDefault="00000000" w:rsidRPr="00000000" w14:paraId="0000005E">
      <w:pPr>
        <w:pageBreakBefore w:val="0"/>
        <w:pBdr>
          <w:bottom w:color="000000" w:space="1" w:sz="12" w:val="single"/>
        </w:pBd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5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6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Bankruptcy Act Cap 53</w:t>
      </w:r>
      <w:r w:rsidDel="00000000" w:rsidR="00000000" w:rsidRPr="00000000">
        <w:rPr>
          <w:rtl w:val="0"/>
        </w:rPr>
      </w:r>
    </w:p>
    <w:p w:rsidR="00000000" w:rsidDel="00000000" w:rsidP="00000000" w:rsidRDefault="00000000" w:rsidRPr="00000000" w14:paraId="0000006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Discretionary powers of trustee and control thereof.</w:t>
      </w:r>
      <w:r w:rsidDel="00000000" w:rsidR="00000000" w:rsidRPr="00000000">
        <w:rPr>
          <w:rtl w:val="0"/>
        </w:rPr>
      </w:r>
    </w:p>
    <w:p w:rsidR="00000000" w:rsidDel="00000000" w:rsidP="00000000" w:rsidRDefault="00000000" w:rsidRPr="00000000" w14:paraId="0000006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81. (1) Subject to the provisions of this Act, the trustee shall, in the administration of the property of the bankrupt and in the distribution thereof amongst his creditors. have regard to any directions that may be given by resolution of the creditors at any general meeting or by the committee of inspection. and any direction so given by the creditors at any general meeting; shall, in case of conflict, be deemed to override any directions given by the committee of inspection. </w:t>
      </w:r>
      <w:r w:rsidDel="00000000" w:rsidR="00000000" w:rsidRPr="00000000">
        <w:rPr>
          <w:rtl w:val="0"/>
        </w:rPr>
      </w:r>
    </w:p>
    <w:p w:rsidR="00000000" w:rsidDel="00000000" w:rsidP="00000000" w:rsidRDefault="00000000" w:rsidRPr="00000000" w14:paraId="0000006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The trustee may from time to time summon general meetings of the creditors for the purpose of ascertaining  their wishes, and he shall summon meetings at such times as the creditors, by resolution either at the meeting appointing the trustee or otherwise, way direct, and any creditor may, with the concurrence of one-sixth in value of the creditors (including himself), at any time request the trustee or official receiver to call a meeting of the creditors, and the trustee or official receiver shall call the meeting accordingly within fourteen days:</w:t>
      </w:r>
      <w:r w:rsidDel="00000000" w:rsidR="00000000" w:rsidRPr="00000000">
        <w:rPr>
          <w:rtl w:val="0"/>
        </w:rPr>
      </w:r>
    </w:p>
    <w:p w:rsidR="00000000" w:rsidDel="00000000" w:rsidP="00000000" w:rsidRDefault="00000000" w:rsidRPr="00000000" w14:paraId="0000006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Provided that the person at whose instance the meeting is summoned shall deposit with the trustee or the official receiver, as the case may be, a sum sufficient to pay the costs of summoning the meeting, that sum to be repaid to him out of the estate if the creditors or the court so direct.</w:t>
      </w:r>
      <w:r w:rsidDel="00000000" w:rsidR="00000000" w:rsidRPr="00000000">
        <w:rPr>
          <w:rtl w:val="0"/>
        </w:rPr>
      </w:r>
    </w:p>
    <w:p w:rsidR="00000000" w:rsidDel="00000000" w:rsidP="00000000" w:rsidRDefault="00000000" w:rsidRPr="00000000" w14:paraId="0000006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The trustee may apply to the court in manner prescribed for directions in relation to any particular matter arising under the bankruptcy.</w:t>
      </w:r>
      <w:r w:rsidDel="00000000" w:rsidR="00000000" w:rsidRPr="00000000">
        <w:rPr>
          <w:rtl w:val="0"/>
        </w:rPr>
      </w:r>
    </w:p>
    <w:p w:rsidR="00000000" w:rsidDel="00000000" w:rsidP="00000000" w:rsidRDefault="00000000" w:rsidRPr="00000000" w14:paraId="0000006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 Subject to the provisions of this Act, the trustee shall use his own discretion in the management of the estate and its distribution amongst the creditors.</w:t>
      </w:r>
      <w:r w:rsidDel="00000000" w:rsidR="00000000" w:rsidRPr="00000000">
        <w:rPr>
          <w:rtl w:val="0"/>
        </w:rPr>
      </w:r>
    </w:p>
    <w:p w:rsidR="00000000" w:rsidDel="00000000" w:rsidP="00000000" w:rsidRDefault="00000000" w:rsidRPr="00000000" w14:paraId="0000006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82.</w:t>
        <w:tab/>
        <w:t xml:space="preserve">If the bankrupt or any of the creditors, or any other person, is aggrieved by any act or decision of the trustee, he may apply to the court, and the court may confirm, reverse or modify the act or decision complained of, and make such order in the premises as it thinks just.</w:t>
      </w:r>
      <w:r w:rsidDel="00000000" w:rsidR="00000000" w:rsidRPr="00000000">
        <w:rPr>
          <w:rtl w:val="0"/>
        </w:rPr>
      </w:r>
    </w:p>
    <w:p w:rsidR="00000000" w:rsidDel="00000000" w:rsidP="00000000" w:rsidRDefault="00000000" w:rsidRPr="00000000" w14:paraId="0000006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83. (1) The official receiver shall take cognizance of the conduct of trustees, and, in the event of any trustee not faithfully performing his duties and duly observing all the requirements imposed on him by Act, rules or otherwise with respect to the performance of his duties, or in the event of any complaint being made to the official receiver by any creditor in regard thereto. the official receiver shall inquire into the matter and take such action thereon as may be deemed expedient.</w:t>
      </w:r>
      <w:r w:rsidDel="00000000" w:rsidR="00000000" w:rsidRPr="00000000">
        <w:rPr>
          <w:rtl w:val="0"/>
        </w:rPr>
      </w:r>
    </w:p>
    <w:p w:rsidR="00000000" w:rsidDel="00000000" w:rsidP="00000000" w:rsidRDefault="00000000" w:rsidRPr="00000000" w14:paraId="0000007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The official receiver may at any time require a trustee to answer any inquiry made by him in relation to any bankruptcy in which the trustee is engaged, and the official receiver may apply to the court to examine on oath the trustee or any other person concerning the bankruptcy.</w:t>
      </w:r>
      <w:r w:rsidDel="00000000" w:rsidR="00000000" w:rsidRPr="00000000">
        <w:rPr>
          <w:rtl w:val="0"/>
        </w:rPr>
      </w:r>
    </w:p>
    <w:p w:rsidR="00000000" w:rsidDel="00000000" w:rsidP="00000000" w:rsidRDefault="00000000" w:rsidRPr="00000000" w14:paraId="0000007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4">
      <w:pPr>
        <w:pageBreakBefore w:val="0"/>
        <w:rPr>
          <w:rFonts w:ascii="Georgia" w:cs="Georgia" w:eastAsia="Georgia" w:hAnsi="Georgia"/>
          <w:vertAlign w:val="baseline"/>
        </w:rPr>
      </w:pPr>
      <w:bookmarkStart w:colFirst="0" w:colLast="0" w:name="_heading=h.4d34og8" w:id="9"/>
      <w:bookmarkEnd w:id="9"/>
      <w:r w:rsidDel="00000000" w:rsidR="00000000" w:rsidRPr="00000000">
        <w:rPr>
          <w:rFonts w:ascii="Georgia" w:cs="Georgia" w:eastAsia="Georgia" w:hAnsi="Georgia"/>
          <w:strike w:val="0"/>
          <w:vertAlign w:val="baseline"/>
          <w:rtl w:val="0"/>
        </w:rPr>
        <w:t xml:space="preserve">(3) The official receiver may also direct a local investigation to be made of the books and vouchers of the trustee.</w:t>
      </w:r>
      <w:r w:rsidDel="00000000" w:rsidR="00000000" w:rsidRPr="00000000">
        <w:rPr>
          <w:rtl w:val="0"/>
        </w:rPr>
      </w:r>
    </w:p>
    <w:p w:rsidR="00000000" w:rsidDel="00000000" w:rsidP="00000000" w:rsidRDefault="00000000" w:rsidRPr="00000000" w14:paraId="00000075">
      <w:pPr>
        <w:pStyle w:val="Heading1"/>
        <w:pageBreakBefore w:val="0"/>
        <w:ind w:left="720" w:hanging="72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4. (a)</w:t>
        <w:tab/>
        <w:t xml:space="preserve">Describe the rights of an unpaid seller under a contract for the sale of goods.</w:t>
      </w:r>
      <w:r w:rsidDel="00000000" w:rsidR="00000000" w:rsidRPr="00000000">
        <w:rPr>
          <w:rtl w:val="0"/>
        </w:rPr>
      </w:r>
    </w:p>
    <w:p w:rsidR="00000000" w:rsidDel="00000000" w:rsidP="00000000" w:rsidRDefault="00000000" w:rsidRPr="00000000" w14:paraId="00000076">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7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 Remedies of Unpaid Seller</w:t>
      </w:r>
      <w:r w:rsidDel="00000000" w:rsidR="00000000" w:rsidRPr="00000000">
        <w:rPr>
          <w:rtl w:val="0"/>
        </w:rPr>
      </w:r>
    </w:p>
    <w:p w:rsidR="00000000" w:rsidDel="00000000" w:rsidP="00000000" w:rsidRDefault="00000000" w:rsidRPr="00000000" w14:paraId="0000007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provided by section 40 (1) of the Sale of Goods Act (Cap 31) that: " Subject to the provisions of this Act,2 and of any statute in that behalf, notwithstanding that the property 4 in the goods may have passed to the buyer, the unpaid seller of goods, as such, has by implication of law-</w:t>
      </w:r>
      <w:r w:rsidDel="00000000" w:rsidR="00000000" w:rsidRPr="00000000">
        <w:rPr>
          <w:rtl w:val="0"/>
        </w:rPr>
      </w:r>
    </w:p>
    <w:p w:rsidR="00000000" w:rsidDel="00000000" w:rsidP="00000000" w:rsidRDefault="00000000" w:rsidRPr="00000000" w14:paraId="0000007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A lien on the goods or right to retain them for the price while he is in possession of them; </w:t>
      </w:r>
      <w:r w:rsidDel="00000000" w:rsidR="00000000" w:rsidRPr="00000000">
        <w:rPr>
          <w:rtl w:val="0"/>
        </w:rPr>
      </w:r>
    </w:p>
    <w:p w:rsidR="00000000" w:rsidDel="00000000" w:rsidP="00000000" w:rsidRDefault="00000000" w:rsidRPr="00000000" w14:paraId="0000007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In case of the insolvency of the buyer, a right of stopping the goods </w:t>
      </w:r>
      <w:r w:rsidDel="00000000" w:rsidR="00000000" w:rsidRPr="00000000">
        <w:rPr>
          <w:rFonts w:ascii="Georgia" w:cs="Georgia" w:eastAsia="Georgia" w:hAnsi="Georgia"/>
          <w:i w:val="1"/>
          <w:strike w:val="0"/>
          <w:vertAlign w:val="baseline"/>
          <w:rtl w:val="0"/>
        </w:rPr>
        <w:t xml:space="preserve">in transitu</w:t>
      </w:r>
      <w:r w:rsidDel="00000000" w:rsidR="00000000" w:rsidRPr="00000000">
        <w:rPr>
          <w:rFonts w:ascii="Georgia" w:cs="Georgia" w:eastAsia="Georgia" w:hAnsi="Georgia"/>
          <w:strike w:val="0"/>
          <w:vertAlign w:val="baseline"/>
          <w:rtl w:val="0"/>
        </w:rPr>
        <w:t xml:space="preserve"> after he has parted with the possession of them; </w:t>
      </w:r>
      <w:r w:rsidDel="00000000" w:rsidR="00000000" w:rsidRPr="00000000">
        <w:rPr>
          <w:rtl w:val="0"/>
        </w:rPr>
      </w:r>
    </w:p>
    <w:p w:rsidR="00000000" w:rsidDel="00000000" w:rsidP="00000000" w:rsidRDefault="00000000" w:rsidRPr="00000000" w14:paraId="0000007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A right of resale as limited by this Act."</w:t>
      </w:r>
      <w:r w:rsidDel="00000000" w:rsidR="00000000" w:rsidRPr="00000000">
        <w:rPr>
          <w:rtl w:val="0"/>
        </w:rPr>
      </w:r>
    </w:p>
    <w:p w:rsidR="00000000" w:rsidDel="00000000" w:rsidP="00000000" w:rsidRDefault="00000000" w:rsidRPr="00000000" w14:paraId="0000008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Although the unpaid seller's normal remedy is to sue the buyer for the price or for damages for non-acceptance," the law gives him some remedies in respect of the goods themselves, analogous to a form of security for payment of the price. These remedies can be regarded as a type of self-help or extra judicial remedy by which the seller gains better protection for his interests than he would by merely pursuing a claim for money: they reduce the risk of his being only an unsecured general creditor of the buyer, should the latter become bankrupt. </w:t>
      </w:r>
      <w:r w:rsidDel="00000000" w:rsidR="00000000" w:rsidRPr="00000000">
        <w:rPr>
          <w:rtl w:val="0"/>
        </w:rPr>
      </w:r>
    </w:p>
    <w:p w:rsidR="00000000" w:rsidDel="00000000" w:rsidP="00000000" w:rsidRDefault="00000000" w:rsidRPr="00000000" w14:paraId="0000008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By exercising these remedies, the unpaid seller in effect secures a form of preference over the general creditors of a bankrupt buyer. The remedies are not derived from the ordinary law of contract: their historical origin is the law merchant. They are known as " real " remedies, since they depend on, and are directed against, the </w:t>
      </w:r>
      <w:r w:rsidDel="00000000" w:rsidR="00000000" w:rsidRPr="00000000">
        <w:rPr>
          <w:rFonts w:ascii="Georgia" w:cs="Georgia" w:eastAsia="Georgia" w:hAnsi="Georgia"/>
          <w:i w:val="1"/>
          <w:strike w:val="0"/>
          <w:vertAlign w:val="baseline"/>
          <w:rtl w:val="0"/>
        </w:rPr>
        <w:t xml:space="preserve">res</w:t>
      </w:r>
      <w:r w:rsidDel="00000000" w:rsidR="00000000" w:rsidRPr="00000000">
        <w:rPr>
          <w:rFonts w:ascii="Georgia" w:cs="Georgia" w:eastAsia="Georgia" w:hAnsi="Georgia"/>
          <w:strike w:val="0"/>
          <w:vertAlign w:val="baseline"/>
          <w:rtl w:val="0"/>
        </w:rPr>
        <w:t xml:space="preserve">, the goods themselves; they are to be contrasted with " personal " remedies, such as a money claim for the price or for damages, which may be brought only against the parties to the contract, or their personal representatives, and which do not depend on the exact location, or possession of, the goods.</w:t>
      </w:r>
      <w:r w:rsidDel="00000000" w:rsidR="00000000" w:rsidRPr="00000000">
        <w:rPr>
          <w:rtl w:val="0"/>
        </w:rPr>
      </w:r>
    </w:p>
    <w:p w:rsidR="00000000" w:rsidDel="00000000" w:rsidP="00000000" w:rsidRDefault="00000000" w:rsidRPr="00000000" w14:paraId="0000008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5">
      <w:pPr>
        <w:pageBreakBefore w:val="0"/>
        <w:rPr>
          <w:rFonts w:ascii="Georgia" w:cs="Georgia" w:eastAsia="Georgia" w:hAnsi="Georgia"/>
          <w:color w:val="000000"/>
          <w:vertAlign w:val="baseline"/>
        </w:rPr>
      </w:pPr>
      <w:r w:rsidDel="00000000" w:rsidR="00000000" w:rsidRPr="00000000">
        <w:rPr>
          <w:rFonts w:ascii="Georgia" w:cs="Georgia" w:eastAsia="Georgia" w:hAnsi="Georgia"/>
          <w:strike w:val="0"/>
          <w:vertAlign w:val="baseline"/>
          <w:rtl w:val="0"/>
        </w:rPr>
        <w:t xml:space="preserve">These remedies against the goods themselves arise " by implication of law" under section 40 (1) and can therefore be excluded or varied by express agreement, or by the course of dealing between the parties, or by a usage binding on both parties to the </w:t>
      </w:r>
      <w:r w:rsidDel="00000000" w:rsidR="00000000" w:rsidRPr="00000000">
        <w:rPr>
          <w:rFonts w:ascii="Georgia" w:cs="Georgia" w:eastAsia="Georgia" w:hAnsi="Georgia"/>
          <w:strike w:val="0"/>
          <w:color w:val="000000"/>
          <w:vertAlign w:val="baseline"/>
          <w:rtl w:val="0"/>
        </w:rPr>
        <w:t xml:space="preserve">contract.</w:t>
      </w:r>
      <w:r w:rsidDel="00000000" w:rsidR="00000000" w:rsidRPr="00000000">
        <w:rPr>
          <w:rtl w:val="0"/>
        </w:rPr>
      </w:r>
    </w:p>
    <w:p w:rsidR="00000000" w:rsidDel="00000000" w:rsidP="00000000" w:rsidRDefault="00000000" w:rsidRPr="00000000" w14:paraId="0000008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7">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Lien and stoppage in transitu. </w:t>
      </w:r>
      <w:r w:rsidDel="00000000" w:rsidR="00000000" w:rsidRPr="00000000">
        <w:rPr>
          <w:rtl w:val="0"/>
        </w:rPr>
      </w:r>
    </w:p>
    <w:p w:rsidR="00000000" w:rsidDel="00000000" w:rsidP="00000000" w:rsidRDefault="00000000" w:rsidRPr="00000000" w14:paraId="0000008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remedies of lien and stoppage </w:t>
      </w:r>
      <w:r w:rsidDel="00000000" w:rsidR="00000000" w:rsidRPr="00000000">
        <w:rPr>
          <w:rFonts w:ascii="Georgia" w:cs="Georgia" w:eastAsia="Georgia" w:hAnsi="Georgia"/>
          <w:i w:val="1"/>
          <w:strike w:val="0"/>
          <w:vertAlign w:val="baseline"/>
          <w:rtl w:val="0"/>
        </w:rPr>
        <w:t xml:space="preserve">in transitu</w:t>
      </w:r>
      <w:r w:rsidDel="00000000" w:rsidR="00000000" w:rsidRPr="00000000">
        <w:rPr>
          <w:rFonts w:ascii="Georgia" w:cs="Georgia" w:eastAsia="Georgia" w:hAnsi="Georgia"/>
          <w:strike w:val="0"/>
          <w:vertAlign w:val="baseline"/>
          <w:rtl w:val="0"/>
        </w:rPr>
        <w:t xml:space="preserve"> are designed to give protection to an unpaid seller so long as the goods have not reached the actual possession of the buyer or his agent. Although the property in the goods (which will include at least a conditional right to possession, if not the immediate right to possession of the goods) may have passed to the buyer, until the buyer actually obtains (personally or through an agent) physical control over the goods, his right to possession is defeasible </w:t>
      </w:r>
      <w:r w:rsidDel="00000000" w:rsidR="00000000" w:rsidRPr="00000000">
        <w:rPr>
          <w:rFonts w:ascii="Georgia" w:cs="Georgia" w:eastAsia="Georgia" w:hAnsi="Georgia"/>
          <w:strike w:val="0"/>
          <w:u w:val="single"/>
          <w:vertAlign w:val="baseline"/>
          <w:rtl w:val="0"/>
        </w:rPr>
        <w:t xml:space="preserve">Bloxam v Sanders</w:t>
      </w:r>
      <w:r w:rsidDel="00000000" w:rsidR="00000000" w:rsidRPr="00000000">
        <w:rPr>
          <w:rFonts w:ascii="Georgia" w:cs="Georgia" w:eastAsia="Georgia" w:hAnsi="Georgia"/>
          <w:strike w:val="0"/>
          <w:vertAlign w:val="baseline"/>
          <w:rtl w:val="0"/>
        </w:rPr>
        <w:t xml:space="preserve"> (1825) 4 B &amp; C 941 on several conditions so long as the price remains unpaid. </w:t>
      </w:r>
      <w:r w:rsidDel="00000000" w:rsidR="00000000" w:rsidRPr="00000000">
        <w:rPr>
          <w:rtl w:val="0"/>
        </w:rPr>
      </w:r>
    </w:p>
    <w:p w:rsidR="00000000" w:rsidDel="00000000" w:rsidP="00000000" w:rsidRDefault="00000000" w:rsidRPr="00000000" w14:paraId="0000008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Insolvency of the buyer is the main condition which will prevent the buyer from exercising his claim to obtain possession of the goods: "if the purchaser becomes openly insolvent before the delivery actually takes place, then the law does not compel the vendor to deliver to an insolvent purchaser." </w:t>
      </w:r>
      <w:r w:rsidDel="00000000" w:rsidR="00000000" w:rsidRPr="00000000">
        <w:rPr>
          <w:rtl w:val="0"/>
        </w:rPr>
      </w:r>
    </w:p>
    <w:p w:rsidR="00000000" w:rsidDel="00000000" w:rsidP="00000000" w:rsidRDefault="00000000" w:rsidRPr="00000000" w14:paraId="0000008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buyer becomes insolvent while the goods are still subject to the control of the unpaid seller or his agent, the seller is, by virtue of his right of lien, entitled to retain possession of them until the price is paid. If the buyer becomes insolvent while the goods are still in the control of a carrier and before the buyer or his agent obtains delivery of them, the seller may, by giving notice to the carrier, prevent delivery to the buyer and direct redelivery to himself or his agent: this is the right of stoppage in transit; which enables the unpaid seller to resume possession of the goods and to retain them until the price is paid .</w:t>
      </w:r>
      <w:r w:rsidDel="00000000" w:rsidR="00000000" w:rsidRPr="00000000">
        <w:rPr>
          <w:rtl w:val="0"/>
        </w:rPr>
      </w:r>
    </w:p>
    <w:p w:rsidR="00000000" w:rsidDel="00000000" w:rsidP="00000000" w:rsidRDefault="00000000" w:rsidRPr="00000000" w14:paraId="0000008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Although the right of stoppage is limited to the situation of the buyer becoming insolvent, the right of lien also extends to the situations where payment is to be made concurrently with delivery, or where a period of credit has expired without payment of the price, and the goods are still in the control of the seller or his agent. However, many of the earlier cases fail to distinguish the seller's right of lien from his right of stoppage; yet, although they share some similarities, the detailed rules of each vary considerably.</w:t>
      </w:r>
      <w:r w:rsidDel="00000000" w:rsidR="00000000" w:rsidRPr="00000000">
        <w:rPr>
          <w:rtl w:val="0"/>
        </w:rPr>
      </w:r>
    </w:p>
    <w:p w:rsidR="00000000" w:rsidDel="00000000" w:rsidP="00000000" w:rsidRDefault="00000000" w:rsidRPr="00000000" w14:paraId="0000008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0">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Resale by the seller.</w:t>
      </w:r>
      <w:r w:rsidDel="00000000" w:rsidR="00000000" w:rsidRPr="00000000">
        <w:rPr>
          <w:rtl w:val="0"/>
        </w:rPr>
      </w:r>
    </w:p>
    <w:p w:rsidR="00000000" w:rsidDel="00000000" w:rsidP="00000000" w:rsidRDefault="00000000" w:rsidRPr="00000000" w14:paraId="0000009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mere exercise by an unpaid seller of his right of lien or of stoppage </w:t>
      </w:r>
      <w:r w:rsidDel="00000000" w:rsidR="00000000" w:rsidRPr="00000000">
        <w:rPr>
          <w:rFonts w:ascii="Georgia" w:cs="Georgia" w:eastAsia="Georgia" w:hAnsi="Georgia"/>
          <w:i w:val="1"/>
          <w:strike w:val="0"/>
          <w:vertAlign w:val="baseline"/>
          <w:rtl w:val="0"/>
        </w:rPr>
        <w:t xml:space="preserve">in transitu</w:t>
      </w:r>
      <w:r w:rsidDel="00000000" w:rsidR="00000000" w:rsidRPr="00000000">
        <w:rPr>
          <w:rFonts w:ascii="Georgia" w:cs="Georgia" w:eastAsia="Georgia" w:hAnsi="Georgia"/>
          <w:strike w:val="0"/>
          <w:vertAlign w:val="baseline"/>
          <w:rtl w:val="0"/>
        </w:rPr>
        <w:t xml:space="preserve"> does not terminate the contract of sale, but by retaining or re-acquiring possession, the seller is placed in a position where he is able to resell the goods and to deliver them to a new buyer. The unpaid seller who has exercised either the right of lien or of stoppage is given the power to pass to the new buyer a good title to the goods, so that the resale will divest the original buyer of the title which he may have had. As against the original buyer, the legal right to resell the goods when the price is not paid under the original contract depends on: </w:t>
      </w:r>
      <w:r w:rsidDel="00000000" w:rsidR="00000000" w:rsidRPr="00000000">
        <w:rPr>
          <w:rtl w:val="0"/>
        </w:rPr>
      </w:r>
    </w:p>
    <w:p w:rsidR="00000000" w:rsidDel="00000000" w:rsidP="00000000" w:rsidRDefault="00000000" w:rsidRPr="00000000" w14:paraId="0000009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an express term in that contract; or </w:t>
      </w:r>
      <w:r w:rsidDel="00000000" w:rsidR="00000000" w:rsidRPr="00000000">
        <w:rPr>
          <w:rtl w:val="0"/>
        </w:rPr>
      </w:r>
    </w:p>
    <w:p w:rsidR="00000000" w:rsidDel="00000000" w:rsidP="00000000" w:rsidRDefault="00000000" w:rsidRPr="00000000" w14:paraId="0000009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on the failure of the original buyer to pay the price within a reasonable time after he receives a notice of the seller's intention to resell or where the goods are perishable; or </w:t>
      </w:r>
      <w:r w:rsidDel="00000000" w:rsidR="00000000" w:rsidRPr="00000000">
        <w:rPr>
          <w:rtl w:val="0"/>
        </w:rPr>
      </w:r>
    </w:p>
    <w:p w:rsidR="00000000" w:rsidDel="00000000" w:rsidP="00000000" w:rsidRDefault="00000000" w:rsidRPr="00000000" w14:paraId="0000009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on the unpaid seller terminating the contract on the ground that the buyer has repudiated his obligations under it.</w:t>
      </w:r>
      <w:r w:rsidDel="00000000" w:rsidR="00000000" w:rsidRPr="00000000">
        <w:rPr>
          <w:rtl w:val="0"/>
        </w:rPr>
      </w:r>
    </w:p>
    <w:p w:rsidR="00000000" w:rsidDel="00000000" w:rsidP="00000000" w:rsidRDefault="00000000" w:rsidRPr="00000000" w14:paraId="0000009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Although in practice the unpaid seller will need to be in possession of the goods before he can effectively exercise his right to resell them, there may be some circumstances in which his entitlement to immediate possession of the goods will be a sufficient basis for his right to resell. When the unpaid seller resells under his right to do so, the effect of his reselling is to terminate the original contract of sale, and if the property in the goods had previously passed to the original buyer, to revest the property in himself in order to pass it to the new buyer. Until the unpaid seller terminates the original contract of sale by reselling or otherwise, the buyer or his trustee in bankruptcy (and probably a sub-buyer) may pay the price to the seller and thereby terminate his right to retain the goods.</w:t>
      </w:r>
      <w:r w:rsidDel="00000000" w:rsidR="00000000" w:rsidRPr="00000000">
        <w:rPr>
          <w:rtl w:val="0"/>
        </w:rPr>
      </w:r>
    </w:p>
    <w:p w:rsidR="00000000" w:rsidDel="00000000" w:rsidP="00000000" w:rsidRDefault="00000000" w:rsidRPr="00000000" w14:paraId="0000009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9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Kicomi Textiles Limited bought from Pamba Merchants 1,000 bales of cotton ex M.V. Umoja, a cargo ship which was at the time on her way to Kisumu. On arrival of the ship in Kisumu, the buyer handed a cheque for the price of the cotton to Lolwe, the Kisumu agent of Pamba Merchants.</w:t>
      </w:r>
      <w:r w:rsidDel="00000000" w:rsidR="00000000" w:rsidRPr="00000000">
        <w:rPr>
          <w:rtl w:val="0"/>
        </w:rPr>
      </w:r>
    </w:p>
    <w:p w:rsidR="00000000" w:rsidDel="00000000" w:rsidP="00000000" w:rsidRDefault="00000000" w:rsidRPr="00000000" w14:paraId="0000009E">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9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The cotton was then delivered for storage to a warehouse, after due acknowledgement.</w:t>
      </w:r>
      <w:r w:rsidDel="00000000" w:rsidR="00000000" w:rsidRPr="00000000">
        <w:rPr>
          <w:rtl w:val="0"/>
        </w:rPr>
      </w:r>
    </w:p>
    <w:p w:rsidR="00000000" w:rsidDel="00000000" w:rsidP="00000000" w:rsidRDefault="00000000" w:rsidRPr="00000000" w14:paraId="000000A0">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A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Subsequently, Kicomi Textiles Limited endorsed the delivery orders to Nyanzatex Millers and received payment from the latter. Shortly thereafter the cheque which Kicomi Textiles Limited had issued was dishonoured on presentation and Lolwe has now refused to allow Nyanzatex Millers to remove the cotton from the warehouse.</w:t>
      </w:r>
      <w:r w:rsidDel="00000000" w:rsidR="00000000" w:rsidRPr="00000000">
        <w:rPr>
          <w:rtl w:val="0"/>
        </w:rPr>
      </w:r>
    </w:p>
    <w:p w:rsidR="00000000" w:rsidDel="00000000" w:rsidP="00000000" w:rsidRDefault="00000000" w:rsidRPr="00000000" w14:paraId="000000A2">
      <w:pPr>
        <w:pageBreakBefore w:val="0"/>
        <w:ind w:left="720" w:firstLine="0"/>
        <w:rPr>
          <w:rFonts w:ascii="Georgia" w:cs="Georgia" w:eastAsia="Georgia" w:hAnsi="Georgia"/>
          <w:b w:val="0"/>
          <w:vertAlign w:val="baseline"/>
        </w:rPr>
      </w:pPr>
      <w:bookmarkStart w:colFirst="0" w:colLast="0" w:name="_heading=h.2s8eyo1" w:id="10"/>
      <w:bookmarkEnd w:id="10"/>
      <w:r w:rsidDel="00000000" w:rsidR="00000000" w:rsidRPr="00000000">
        <w:rPr>
          <w:rtl w:val="0"/>
        </w:rPr>
      </w:r>
    </w:p>
    <w:p w:rsidR="00000000" w:rsidDel="00000000" w:rsidP="00000000" w:rsidRDefault="00000000" w:rsidRPr="00000000" w14:paraId="000000A3">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Advise Nyanzatex Millers.</w:t>
      </w:r>
      <w:r w:rsidDel="00000000" w:rsidR="00000000" w:rsidRPr="00000000">
        <w:rPr>
          <w:rtl w:val="0"/>
        </w:rPr>
      </w:r>
    </w:p>
    <w:p w:rsidR="00000000" w:rsidDel="00000000" w:rsidP="00000000" w:rsidRDefault="00000000" w:rsidRPr="00000000" w14:paraId="000000A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A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Issue</w:t>
      </w:r>
      <w:r w:rsidDel="00000000" w:rsidR="00000000" w:rsidRPr="00000000">
        <w:rPr>
          <w:rtl w:val="0"/>
        </w:rPr>
      </w:r>
    </w:p>
    <w:p w:rsidR="00000000" w:rsidDel="00000000" w:rsidP="00000000" w:rsidRDefault="00000000" w:rsidRPr="00000000" w14:paraId="000000A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A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Remedies of a buyer goods paid for but not delivered.</w:t>
      </w:r>
      <w:r w:rsidDel="00000000" w:rsidR="00000000" w:rsidRPr="00000000">
        <w:rPr>
          <w:rtl w:val="0"/>
        </w:rPr>
      </w:r>
    </w:p>
    <w:p w:rsidR="00000000" w:rsidDel="00000000" w:rsidP="00000000" w:rsidRDefault="00000000" w:rsidRPr="00000000" w14:paraId="000000A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A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In General</w:t>
      </w:r>
      <w:r w:rsidDel="00000000" w:rsidR="00000000" w:rsidRPr="00000000">
        <w:rPr>
          <w:rtl w:val="0"/>
        </w:rPr>
      </w:r>
    </w:p>
    <w:p w:rsidR="00000000" w:rsidDel="00000000" w:rsidP="00000000" w:rsidRDefault="00000000" w:rsidRPr="00000000" w14:paraId="000000A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the buyer's claim for damages for nondelivery, section 51 of the Act lays down the following rules :</w:t>
      </w:r>
      <w:r w:rsidDel="00000000" w:rsidR="00000000" w:rsidRPr="00000000">
        <w:rPr>
          <w:rtl w:val="0"/>
        </w:rPr>
      </w:r>
    </w:p>
    <w:p w:rsidR="00000000" w:rsidDel="00000000" w:rsidP="00000000" w:rsidRDefault="00000000" w:rsidRPr="00000000" w14:paraId="000000A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Where the seller wrongfully neglects or refuses to deliver the goods to the buyer, the buyer may maintain an action against the seller for damages for non-delivery.</w:t>
      </w:r>
      <w:r w:rsidDel="00000000" w:rsidR="00000000" w:rsidRPr="00000000">
        <w:rPr>
          <w:rtl w:val="0"/>
        </w:rPr>
      </w:r>
    </w:p>
    <w:p w:rsidR="00000000" w:rsidDel="00000000" w:rsidP="00000000" w:rsidRDefault="00000000" w:rsidRPr="00000000" w14:paraId="000000A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The measure of damages is the estimated loss directly and naturally resulting, in the ordinary course of events, from the seller's breach of contract.</w:t>
      </w:r>
      <w:r w:rsidDel="00000000" w:rsidR="00000000" w:rsidRPr="00000000">
        <w:rPr>
          <w:rtl w:val="0"/>
        </w:rPr>
      </w:r>
    </w:p>
    <w:p w:rsidR="00000000" w:rsidDel="00000000" w:rsidP="00000000" w:rsidRDefault="00000000" w:rsidRPr="00000000" w14:paraId="000000B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Where there is an available market for the goods in question the measure of damages is prima facie to be ascertained by the difference between the contract price and the market or current price of the goods at the time or times when they ought to have been delivered, or, if no time was fixed, then at the time of the refusal to deliver.</w:t>
      </w:r>
      <w:r w:rsidDel="00000000" w:rsidR="00000000" w:rsidRPr="00000000">
        <w:rPr>
          <w:rtl w:val="0"/>
        </w:rPr>
      </w:r>
    </w:p>
    <w:p w:rsidR="00000000" w:rsidDel="00000000" w:rsidP="00000000" w:rsidRDefault="00000000" w:rsidRPr="00000000" w14:paraId="000000B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with section 50 (2), the provisions of section 51 (2) are in the terms of the first rule in </w:t>
      </w:r>
      <w:r w:rsidDel="00000000" w:rsidR="00000000" w:rsidRPr="00000000">
        <w:rPr>
          <w:rFonts w:ascii="Georgia" w:cs="Georgia" w:eastAsia="Georgia" w:hAnsi="Georgia"/>
          <w:strike w:val="0"/>
          <w:u w:val="single"/>
          <w:vertAlign w:val="baseline"/>
          <w:rtl w:val="0"/>
        </w:rPr>
        <w:t xml:space="preserve">Hadley v. Buxendale.</w:t>
      </w:r>
      <w:r w:rsidDel="00000000" w:rsidR="00000000" w:rsidRPr="00000000">
        <w:rPr>
          <w:rFonts w:ascii="Georgia" w:cs="Georgia" w:eastAsia="Georgia" w:hAnsi="Georgia"/>
          <w:strike w:val="0"/>
          <w:vertAlign w:val="baseline"/>
          <w:rtl w:val="0"/>
        </w:rPr>
        <w:t xml:space="preserve"> However, the assessment of the buyer's damages is not always restricted to the provisions of section 50, since by section 54, the buyer also has his rights to recover interest and special damages, e.g. for unusual loss resulting from special circumstances known to the contract breaker, or, in certain circumstances, loss of profits under a resale. A clause in the contract may permit the buyer, upon the seller's default, to repurchase elsewhere, and to claim any loss from the seller.</w:t>
      </w:r>
      <w:r w:rsidDel="00000000" w:rsidR="00000000" w:rsidRPr="00000000">
        <w:rPr>
          <w:rtl w:val="0"/>
        </w:rPr>
      </w:r>
    </w:p>
    <w:p w:rsidR="00000000" w:rsidDel="00000000" w:rsidP="00000000" w:rsidRDefault="00000000" w:rsidRPr="00000000" w14:paraId="000000B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buyer may claim damages for non-delivery even where the property in the goods has passed to the buyer; but, whether or not the property in the goods has passed to the buyer, his damages for the seller's failure to deliver should be assessed on the same basis. If the buyer sues in detinue to obtain delivery of the goods in which he has the property the court has a discretion to award damages in lieu of judgment ordering specific delivery; when the court does not order specific delivery, it is submitted that the buyer's damages should be assessed on the same basis as if the claim was for damages for breach of contract under section 51.</w:t>
      </w:r>
      <w:r w:rsidDel="00000000" w:rsidR="00000000" w:rsidRPr="00000000">
        <w:rPr>
          <w:rtl w:val="0"/>
        </w:rPr>
      </w:r>
    </w:p>
    <w:p w:rsidR="00000000" w:rsidDel="00000000" w:rsidP="00000000" w:rsidRDefault="00000000" w:rsidRPr="00000000" w14:paraId="000000B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51 (1) applies where the seller " wrongfully " neglects or refuses to deliver the goods. The meaning of " wrongfully " depends on the precise obligation of the seller under the contract. In assessing damages for breach of contract it must be assumed that the defendant would act, if entitled to do so under the contract, in the way least favourable to the plaintiff." A defendant is not liable in damages for not doing that which he is not bound to do. Accordingly, the minimum legal obligation of the seller is the basis for assessing damages against him for failure to deliver the goods.</w:t>
      </w:r>
      <w:r w:rsidDel="00000000" w:rsidR="00000000" w:rsidRPr="00000000">
        <w:rPr>
          <w:rtl w:val="0"/>
        </w:rPr>
      </w:r>
    </w:p>
    <w:p w:rsidR="00000000" w:rsidDel="00000000" w:rsidP="00000000" w:rsidRDefault="00000000" w:rsidRPr="00000000" w14:paraId="000000B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0B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51 (2) applies either where there is no available market (within the meaning of section 51 (3) ) or where the " prima facie " rule in section 51 (3) is deemed to be inapplicable for some special reason." For this reason, section 51 (3) will be considered first, and section 51 (2), which applies in the absence of an available market, afterwards .</w:t>
      </w:r>
      <w:r w:rsidDel="00000000" w:rsidR="00000000" w:rsidRPr="00000000">
        <w:rPr>
          <w:rtl w:val="0"/>
        </w:rPr>
      </w:r>
    </w:p>
    <w:p w:rsidR="00000000" w:rsidDel="00000000" w:rsidP="00000000" w:rsidRDefault="00000000" w:rsidRPr="00000000" w14:paraId="000000B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An Available Market</w:t>
      </w:r>
      <w:r w:rsidDel="00000000" w:rsidR="00000000" w:rsidRPr="00000000">
        <w:rPr>
          <w:rtl w:val="0"/>
        </w:rPr>
      </w:r>
    </w:p>
    <w:p w:rsidR="00000000" w:rsidDel="00000000" w:rsidP="00000000" w:rsidRDefault="00000000" w:rsidRPr="00000000" w14:paraId="000000B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D">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Damages where there is an available market.</w:t>
      </w:r>
      <w:r w:rsidDel="00000000" w:rsidR="00000000" w:rsidRPr="00000000">
        <w:rPr>
          <w:rtl w:val="0"/>
        </w:rPr>
      </w:r>
    </w:p>
    <w:p w:rsidR="00000000" w:rsidDel="00000000" w:rsidP="00000000" w:rsidRDefault="00000000" w:rsidRPr="00000000" w14:paraId="000000B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51 (3) spells out the normal application of the rule in 51 (2) to the situation where there is " an available market " for the goods." The normal measure of damages when the seller fails to deliver the goods is the difference between </w:t>
      </w:r>
      <w:r w:rsidDel="00000000" w:rsidR="00000000" w:rsidRPr="00000000">
        <w:rPr>
          <w:rtl w:val="0"/>
        </w:rPr>
      </w:r>
    </w:p>
    <w:p w:rsidR="00000000" w:rsidDel="00000000" w:rsidP="00000000" w:rsidRDefault="00000000" w:rsidRPr="00000000" w14:paraId="000000C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the market price of the relevant goods at the time 22 fixed for delivery and at the place 23 fixed for delivery," and </w:t>
      </w:r>
      <w:r w:rsidDel="00000000" w:rsidR="00000000" w:rsidRPr="00000000">
        <w:rPr>
          <w:rtl w:val="0"/>
        </w:rPr>
      </w:r>
    </w:p>
    <w:p w:rsidR="00000000" w:rsidDel="00000000" w:rsidP="00000000" w:rsidRDefault="00000000" w:rsidRPr="00000000" w14:paraId="000000C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the contract price. </w:t>
      </w:r>
      <w:r w:rsidDel="00000000" w:rsidR="00000000" w:rsidRPr="00000000">
        <w:rPr>
          <w:rtl w:val="0"/>
        </w:rPr>
      </w:r>
    </w:p>
    <w:p w:rsidR="00000000" w:rsidDel="00000000" w:rsidP="00000000" w:rsidRDefault="00000000" w:rsidRPr="00000000" w14:paraId="000000C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sub-section assumes that the buyer has not previously paid the price to the seller: if he has, the damages must also cover the price.)", One of the grounds for this measure of damages is the doctrine of mitigation since section 51 (3) assumes that the reasonable buyer should have gone into the market, immediately following the seller's breach of contract, and bought substitute goods. With the amount of money designated by section 51 (3) the buyer should therefore be in the same financial position as he would have been in if the seller had performed his contractual obligation to deliver."</w:t>
      </w:r>
      <w:r w:rsidDel="00000000" w:rsidR="00000000" w:rsidRPr="00000000">
        <w:rPr>
          <w:rtl w:val="0"/>
        </w:rPr>
      </w:r>
    </w:p>
    <w:p w:rsidR="00000000" w:rsidDel="00000000" w:rsidP="00000000" w:rsidRDefault="00000000" w:rsidRPr="00000000" w14:paraId="000000C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Despite the absence of proof of loss caused by a breach of contract, nominal damages are always recoverable by the innocent party to signify the fact of the other's breach: thus, when section 51 (3) applies, and the market price at the time of the breach is the same as, or less than, the contract price, the buyer is still entitled to nominal damages. Many of the problems which may arise in the interpretation of section 51 (3) are almost identical with those under section 50 (3).</w:t>
      </w:r>
      <w:r w:rsidDel="00000000" w:rsidR="00000000" w:rsidRPr="00000000">
        <w:rPr>
          <w:rtl w:val="0"/>
        </w:rPr>
      </w:r>
    </w:p>
    <w:p w:rsidR="00000000" w:rsidDel="00000000" w:rsidP="00000000" w:rsidRDefault="00000000" w:rsidRPr="00000000" w14:paraId="000000C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 The Relevant Market</w:t>
      </w:r>
      <w:r w:rsidDel="00000000" w:rsidR="00000000" w:rsidRPr="00000000">
        <w:rPr>
          <w:rtl w:val="0"/>
        </w:rPr>
      </w:r>
    </w:p>
    <w:p w:rsidR="00000000" w:rsidDel="00000000" w:rsidP="00000000" w:rsidRDefault="00000000" w:rsidRPr="00000000" w14:paraId="000000C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C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available market for the buyer. The meaning of the term " an available market" has been discussed at length in Chapter 16 [refer to Benjamin’s Sale of Goods Chapter 16], to which reference should be made. In general, the same factors should be relevant in deciding whether there is such a market from the buyer's point of view (s. 51 (3) ) as from the seller's (s. 50 (3) ). The reported decisions draw no distinction between the meaning of " an available market " in the two subsections," although it is obvious that in the one the question is the availability of substitute sellers and, in the other, the availability of substitute buyers. </w:t>
      </w:r>
      <w:r w:rsidDel="00000000" w:rsidR="00000000" w:rsidRPr="00000000">
        <w:rPr>
          <w:rtl w:val="0"/>
        </w:rPr>
      </w:r>
    </w:p>
    <w:p w:rsidR="00000000" w:rsidDel="00000000" w:rsidP="00000000" w:rsidRDefault="00000000" w:rsidRPr="00000000" w14:paraId="000000C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buyer is naturally concerned with an available market in the sense of his ability to buy substitute goods, i.e. the ready capacity of willing sellers to supply quickly goods of the relevant category. The question is whether there was a sufficient number of sellers to meet readily all demands from prospective buyers. Thus, if the demand for the goods exceeds the supply, so that some prospective buyers are unable to obtain the goods they wish, the rule in section 51 (3) will not apply. An excessive price may show that the supply of the goods is insufficient to constitute an" available market."</w:t>
      </w:r>
      <w:r w:rsidDel="00000000" w:rsidR="00000000" w:rsidRPr="00000000">
        <w:rPr>
          <w:rtl w:val="0"/>
        </w:rPr>
      </w:r>
    </w:p>
    <w:p w:rsidR="00000000" w:rsidDel="00000000" w:rsidP="00000000" w:rsidRDefault="00000000" w:rsidRPr="00000000" w14:paraId="000000C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willing sellers should be immediately accessible to the buyer, and within a reasonable distance of the place fixed by the contract for delivery. The question whether the buyer, in order to comply with his duty to mitigate, should buy substitute goods available in a market at a distance from the contractual place of delivery, depends on a test of what was reasonable from the buyer's point of view. Similarly, it is submitted that the temporal test of availability should be satisfied if substitute goods are available for delivery to the buyer a reasonable time after the seller's breach; what is a reasonable time will depend on the nature of the goods in question and the business situation of the buyer. </w:t>
      </w:r>
      <w:r w:rsidDel="00000000" w:rsidR="00000000" w:rsidRPr="00000000">
        <w:rPr>
          <w:rtl w:val="0"/>
        </w:rPr>
      </w:r>
    </w:p>
    <w:p w:rsidR="00000000" w:rsidDel="00000000" w:rsidP="00000000" w:rsidRDefault="00000000" w:rsidRPr="00000000" w14:paraId="000000D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buyer needed to obtain 15,000 tons of lard for immediate delivery in the United Kingdom, the House of Lords apparently accepted (</w:t>
      </w:r>
      <w:r w:rsidDel="00000000" w:rsidR="00000000" w:rsidRPr="00000000">
        <w:rPr>
          <w:rFonts w:ascii="Georgia" w:cs="Georgia" w:eastAsia="Georgia" w:hAnsi="Georgia"/>
          <w:strike w:val="0"/>
          <w:u w:val="single"/>
          <w:vertAlign w:val="baseline"/>
          <w:rtl w:val="0"/>
        </w:rPr>
        <w:t xml:space="preserve">Garnac Grain Co. Inc v HMF Faure and Fairclough Ltd</w:t>
      </w:r>
      <w:r w:rsidDel="00000000" w:rsidR="00000000" w:rsidRPr="00000000">
        <w:rPr>
          <w:rFonts w:ascii="Georgia" w:cs="Georgia" w:eastAsia="Georgia" w:hAnsi="Georgia"/>
          <w:strike w:val="0"/>
          <w:vertAlign w:val="baseline"/>
          <w:rtl w:val="0"/>
        </w:rPr>
        <w:t xml:space="preserve">) that there could be an available market from the buyer's point of view when he could buy in the U.S.A., for delivery to ports for shipment to the United Kingdom, smaller quantities separately (up to 2,000 tons at a time) and spread over a period .</w:t>
      </w:r>
      <w:r w:rsidDel="00000000" w:rsidR="00000000" w:rsidRPr="00000000">
        <w:rPr>
          <w:rtl w:val="0"/>
        </w:rPr>
      </w:r>
    </w:p>
    <w:p w:rsidR="00000000" w:rsidDel="00000000" w:rsidP="00000000" w:rsidRDefault="00000000" w:rsidRPr="00000000" w14:paraId="000000D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another case, where the sellers failed to deliver goods of merchantable quality (</w:t>
      </w:r>
      <w:r w:rsidDel="00000000" w:rsidR="00000000" w:rsidRPr="00000000">
        <w:rPr>
          <w:rFonts w:ascii="Georgia" w:cs="Georgia" w:eastAsia="Georgia" w:hAnsi="Georgia"/>
          <w:strike w:val="0"/>
          <w:u w:val="single"/>
          <w:vertAlign w:val="baseline"/>
          <w:rtl w:val="0"/>
        </w:rPr>
        <w:t xml:space="preserve">Lesters Leather and Skin Co. Ltd v Home and Overseas Brokers Ltd </w:t>
      </w:r>
      <w:r w:rsidDel="00000000" w:rsidR="00000000" w:rsidRPr="00000000">
        <w:rPr>
          <w:rFonts w:ascii="Georgia" w:cs="Georgia" w:eastAsia="Georgia" w:hAnsi="Georgia"/>
          <w:strike w:val="0"/>
          <w:vertAlign w:val="baseline"/>
          <w:rtl w:val="0"/>
        </w:rPr>
        <w:t xml:space="preserve">) at a United Kingdom port, the Court of Appeal held that the fact that there was a market for the purchase of similar goods in India did not impose on the buyers a duty to mitigate by ordering substitute goods from India. The reasons given for this ruling were that the substitute goods would reach England too late, viz. about eight months after the delivery date in the contract, and that the buyers could not be under a duty to buy from " some unknown seller in India."</w:t>
      </w:r>
      <w:r w:rsidDel="00000000" w:rsidR="00000000" w:rsidRPr="00000000">
        <w:rPr>
          <w:rtl w:val="0"/>
        </w:rPr>
      </w:r>
    </w:p>
    <w:p w:rsidR="00000000" w:rsidDel="00000000" w:rsidP="00000000" w:rsidRDefault="00000000" w:rsidRPr="00000000" w14:paraId="000000D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goods were to be manufactured specially to suit the particular requirements or specifications of the buyer it is must unlikely that there would be an available market in which he could buy suitable substitute goods .Where goods are in short supply, so that retail sellers have agreed to a fixed price for selling the goods, a " black market " operating in defiance of contractual obligations has been treated as relevant to fix the market price when that is the only source of substitute goods available to the disappointed </w:t>
      </w:r>
      <w:hyperlink r:id="rId8">
        <w:r w:rsidDel="00000000" w:rsidR="00000000" w:rsidRPr="00000000">
          <w:rPr>
            <w:rFonts w:ascii="Georgia" w:cs="Georgia" w:eastAsia="Georgia" w:hAnsi="Georgia"/>
            <w:strike w:val="0"/>
            <w:color w:val="000000"/>
            <w:vertAlign w:val="baseline"/>
            <w:rtl w:val="0"/>
          </w:rPr>
          <w:t xml:space="preserve">buyer.</w:t>
        </w:r>
      </w:hyperlink>
      <w:r w:rsidDel="00000000" w:rsidR="00000000" w:rsidRPr="00000000">
        <w:rPr>
          <w:rtl w:val="0"/>
        </w:rPr>
      </w:r>
    </w:p>
    <w:p w:rsidR="00000000" w:rsidDel="00000000" w:rsidP="00000000" w:rsidRDefault="00000000" w:rsidRPr="00000000" w14:paraId="000000D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51 (3) is only a " prima facie " rule, and will not apply when the parties ought, at the time of making the contract, to have contemplated as reasonable men that the rule would not compensate the buyer for his loss, should the seller fail to deliver. Nor will it apply if it is inappropriate in special circumstances, as where, following negotiations with the seller after his breach, the buyer finally accepted the same goods from the seller at a price lower than the market price either at the date of the breach or at the date of the final agreement. </w:t>
      </w:r>
      <w:r w:rsidDel="00000000" w:rsidR="00000000" w:rsidRPr="00000000">
        <w:rPr>
          <w:rtl w:val="0"/>
        </w:rPr>
      </w:r>
    </w:p>
    <w:p w:rsidR="00000000" w:rsidDel="00000000" w:rsidP="00000000" w:rsidRDefault="00000000" w:rsidRPr="00000000" w14:paraId="000000D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 The Time for taking the Market Price</w:t>
      </w:r>
      <w:r w:rsidDel="00000000" w:rsidR="00000000" w:rsidRPr="00000000">
        <w:rPr>
          <w:rtl w:val="0"/>
        </w:rPr>
      </w:r>
    </w:p>
    <w:p w:rsidR="00000000" w:rsidDel="00000000" w:rsidP="00000000" w:rsidRDefault="00000000" w:rsidRPr="00000000" w14:paraId="000000D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Relevant time for the market price. Section 51 (3) specifies the time at which the market price is to be taken in assessing damages as " the time or times when [the goods] ought to have been delivered, or, if no time was fixed, then at the time of the refusal to deliver." The provisions of the contract must be looked at to determine whether a time has been fixed for delivery of the goods, and, if so, the exact time for delivery. When the contract specifies that delivery is to be made by separate instalments at different times, the market price for each instalment is taken separately at the date when the particular instalment should have been delivered.</w:t>
      </w:r>
      <w:r w:rsidDel="00000000" w:rsidR="00000000" w:rsidRPr="00000000">
        <w:rPr>
          <w:rtl w:val="0"/>
        </w:rPr>
      </w:r>
    </w:p>
    <w:p w:rsidR="00000000" w:rsidDel="00000000" w:rsidP="00000000" w:rsidRDefault="00000000" w:rsidRPr="00000000" w14:paraId="000000D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contract fixes a period within which the seller is to make delivery of the goods, the time for fixing the market price in the event of non-delivery is the last possible time within that period: the seller is entitled to tender delivery to the buyer up till that moment. It has also been held that a time is " fixed " for the purposes of section 51 (3) if it is fixed by reference to the happening of a future event, e.g. the arrival of a ship at a certain destination." If the obligation imposed on the seller is to deliver the goods on a fixed date, it may be assumed that he has the whole of the usual business hours of that day in which to make delivery. In the absence of the seller's repudiation of his obligation to deliver, the buyer may not know until the close of the usual business hours on that day whether the seller has neglected to deliver, and it will then be impracticable for the buyer to buy substitute goods in the market on that day. It is submitted that in these circumstances the relevant time for taking the market price under section 51 (3) should be the first practical opportunity which the buyer reasonably had to buy in the market, e.g. on the next business day.</w:t>
      </w:r>
      <w:r w:rsidDel="00000000" w:rsidR="00000000" w:rsidRPr="00000000">
        <w:rPr>
          <w:rtl w:val="0"/>
        </w:rPr>
      </w:r>
    </w:p>
    <w:p w:rsidR="00000000" w:rsidDel="00000000" w:rsidP="00000000" w:rsidRDefault="00000000" w:rsidRPr="00000000" w14:paraId="000000D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contract requires the seller to deliver the goods after transporting them to a specified destination, it is the normal rule that the time and place of the final destination are the time and place which are relevant for fixing the relevant market price .</w:t>
      </w:r>
      <w:r w:rsidDel="00000000" w:rsidR="00000000" w:rsidRPr="00000000">
        <w:rPr>
          <w:rtl w:val="0"/>
        </w:rPr>
      </w:r>
    </w:p>
    <w:p w:rsidR="00000000" w:rsidDel="00000000" w:rsidP="00000000" w:rsidRDefault="00000000" w:rsidRPr="00000000" w14:paraId="000000E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1">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Damages when price paid in advance.</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0E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could possibly be argued that the time specified in section 51 (3) is not appropriate when the buyer has paid the price to the seller in advance of the time fixed for delivery, and the market price rises between the time when the seller fails to deliver and the judgment in favour of the buyer. The buyer might say that only the amount of the higher market value at the time of judgment would put him into the same financial position as he would have been in if there had been no breach by the seller: since he has already paid the price, his financial position at the date of the seller's breach is to that extent worse than the normal situation where the price would be paid only if delivery were made. </w:t>
      </w:r>
      <w:r w:rsidDel="00000000" w:rsidR="00000000" w:rsidRPr="00000000">
        <w:rPr>
          <w:rtl w:val="0"/>
        </w:rPr>
      </w:r>
    </w:p>
    <w:p w:rsidR="00000000" w:rsidDel="00000000" w:rsidP="00000000" w:rsidRDefault="00000000" w:rsidRPr="00000000" w14:paraId="000000E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Although some support for this argument may be found in old decisions on the defendants' failure to replace stock and in an early case on the sale of goods (</w:t>
      </w:r>
      <w:r w:rsidDel="00000000" w:rsidR="00000000" w:rsidRPr="00000000">
        <w:rPr>
          <w:rFonts w:ascii="Georgia" w:cs="Georgia" w:eastAsia="Georgia" w:hAnsi="Georgia"/>
          <w:strike w:val="0"/>
          <w:u w:val="single"/>
          <w:vertAlign w:val="baseline"/>
          <w:rtl w:val="0"/>
        </w:rPr>
        <w:t xml:space="preserve">Shepherd v Johnson</w:t>
      </w:r>
      <w:r w:rsidDel="00000000" w:rsidR="00000000" w:rsidRPr="00000000">
        <w:rPr>
          <w:rFonts w:ascii="Georgia" w:cs="Georgia" w:eastAsia="Georgia" w:hAnsi="Georgia"/>
          <w:strike w:val="0"/>
          <w:vertAlign w:val="baseline"/>
          <w:rtl w:val="0"/>
        </w:rPr>
        <w:t xml:space="preserve"> 1802), in another early case on sale of goods (</w:t>
      </w:r>
      <w:r w:rsidDel="00000000" w:rsidR="00000000" w:rsidRPr="00000000">
        <w:rPr>
          <w:rFonts w:ascii="Georgia" w:cs="Georgia" w:eastAsia="Georgia" w:hAnsi="Georgia"/>
          <w:strike w:val="0"/>
          <w:u w:val="single"/>
          <w:vertAlign w:val="baseline"/>
          <w:rtl w:val="0"/>
        </w:rPr>
        <w:t xml:space="preserve">Gainsford v Carroll</w:t>
      </w:r>
      <w:r w:rsidDel="00000000" w:rsidR="00000000" w:rsidRPr="00000000">
        <w:rPr>
          <w:rFonts w:ascii="Georgia" w:cs="Georgia" w:eastAsia="Georgia" w:hAnsi="Georgia"/>
          <w:strike w:val="0"/>
          <w:vertAlign w:val="baseline"/>
          <w:rtl w:val="0"/>
        </w:rPr>
        <w:t xml:space="preserve"> 1824), the court refused to follow the cases on the purchase of stock and thus refused to award the buyer damages in respect of the higher market price at the date of its judgment. It is submitted that the latter case should be followed.</w:t>
      </w:r>
      <w:r w:rsidDel="00000000" w:rsidR="00000000" w:rsidRPr="00000000">
        <w:rPr>
          <w:rtl w:val="0"/>
        </w:rPr>
      </w:r>
    </w:p>
    <w:p w:rsidR="00000000" w:rsidDel="00000000" w:rsidP="00000000" w:rsidRDefault="00000000" w:rsidRPr="00000000" w14:paraId="000000E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7">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No time fixed for delivery</w:t>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0E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9">
      <w:pPr>
        <w:pageBreakBefore w:val="0"/>
        <w:rPr>
          <w:rFonts w:ascii="Georgia" w:cs="Georgia" w:eastAsia="Georgia" w:hAnsi="Georgia"/>
          <w:vertAlign w:val="baseline"/>
        </w:rPr>
      </w:pPr>
      <w:bookmarkStart w:colFirst="0" w:colLast="0" w:name="_heading=h.17dp8vu" w:id="11"/>
      <w:bookmarkEnd w:id="11"/>
      <w:r w:rsidDel="00000000" w:rsidR="00000000" w:rsidRPr="00000000">
        <w:rPr>
          <w:rFonts w:ascii="Georgia" w:cs="Georgia" w:eastAsia="Georgia" w:hAnsi="Georgia"/>
          <w:strike w:val="0"/>
          <w:vertAlign w:val="baseline"/>
          <w:rtl w:val="0"/>
        </w:rPr>
        <w:t xml:space="preserve">The final provision of section 51 (3), that when no time was fixed for delivery of the goods, the market price is to be taken at the time of the seller's refusal to deliver, does not apply to an anticipatory repudiation by the seller. It is submitted that the natural application of the concluding words of section 51 (3), in the context of the words " the refusal to deliver," would be to a contract where the seller was to deliver at the request of the buyer; and that where delivery is to be made within a reasonable time of the making of the contract, the relevant market price should not necessarily be that prevailing at the date of the seller's refusal to deliver …….</w:t>
      </w:r>
      <w:r w:rsidDel="00000000" w:rsidR="00000000" w:rsidRPr="00000000">
        <w:rPr>
          <w:rtl w:val="0"/>
        </w:rPr>
      </w:r>
    </w:p>
    <w:p w:rsidR="00000000" w:rsidDel="00000000" w:rsidP="00000000" w:rsidRDefault="00000000" w:rsidRPr="00000000" w14:paraId="000000EA">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5.</w:t>
        <w:tab/>
        <w:t xml:space="preserve">Write short notes on the following:</w:t>
      </w:r>
      <w:r w:rsidDel="00000000" w:rsidR="00000000" w:rsidRPr="00000000">
        <w:rPr>
          <w:rtl w:val="0"/>
        </w:rPr>
      </w:r>
    </w:p>
    <w:p w:rsidR="00000000" w:rsidDel="00000000" w:rsidP="00000000" w:rsidRDefault="00000000" w:rsidRPr="00000000" w14:paraId="000000EB">
      <w:pPr>
        <w:pStyle w:val="Heading1"/>
        <w:pageBreakBefore w:val="0"/>
        <w:rPr>
          <w:rFonts w:ascii="Georgia" w:cs="Georgia" w:eastAsia="Georgia" w:hAnsi="Georgia"/>
          <w:sz w:val="20"/>
          <w:szCs w:val="20"/>
          <w:vertAlign w:val="baseline"/>
        </w:rPr>
      </w:pPr>
      <w:bookmarkStart w:colFirst="0" w:colLast="0" w:name="_heading=h.3rdcrjn" w:id="12"/>
      <w:bookmarkEnd w:id="12"/>
      <w:r w:rsidDel="00000000" w:rsidR="00000000" w:rsidRPr="00000000">
        <w:rPr>
          <w:rFonts w:ascii="Georgia" w:cs="Georgia" w:eastAsia="Georgia" w:hAnsi="Georgia"/>
          <w:b w:val="1"/>
          <w:strike w:val="0"/>
          <w:sz w:val="20"/>
          <w:szCs w:val="20"/>
          <w:vertAlign w:val="baseline"/>
          <w:rtl w:val="0"/>
        </w:rPr>
        <w:t xml:space="preserve">(a)</w:t>
        <w:tab/>
        <w:t xml:space="preserve">Agency of necessity;</w:t>
      </w:r>
      <w:r w:rsidDel="00000000" w:rsidR="00000000" w:rsidRPr="00000000">
        <w:rPr>
          <w:rtl w:val="0"/>
        </w:rPr>
      </w:r>
    </w:p>
    <w:p w:rsidR="00000000" w:rsidDel="00000000" w:rsidP="00000000" w:rsidRDefault="00000000" w:rsidRPr="00000000" w14:paraId="000000E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Agency is the power, arising by:</w:t>
      </w:r>
      <w:r w:rsidDel="00000000" w:rsidR="00000000" w:rsidRPr="00000000">
        <w:rPr>
          <w:rtl w:val="0"/>
        </w:rPr>
      </w:r>
    </w:p>
    <w:p w:rsidR="00000000" w:rsidDel="00000000" w:rsidP="00000000" w:rsidRDefault="00000000" w:rsidRPr="00000000" w14:paraId="000000EE">
      <w:pPr>
        <w:pageBreakBefore w:val="0"/>
        <w:numPr>
          <w:ilvl w:val="1"/>
          <w:numId w:val="10"/>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express Agreement;</w:t>
      </w:r>
      <w:r w:rsidDel="00000000" w:rsidR="00000000" w:rsidRPr="00000000">
        <w:rPr>
          <w:rtl w:val="0"/>
        </w:rPr>
      </w:r>
    </w:p>
    <w:p w:rsidR="00000000" w:rsidDel="00000000" w:rsidP="00000000" w:rsidRDefault="00000000" w:rsidRPr="00000000" w14:paraId="000000EF">
      <w:pPr>
        <w:pageBreakBefore w:val="0"/>
        <w:numPr>
          <w:ilvl w:val="1"/>
          <w:numId w:val="10"/>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implication or Conduct;</w:t>
      </w:r>
      <w:r w:rsidDel="00000000" w:rsidR="00000000" w:rsidRPr="00000000">
        <w:rPr>
          <w:rtl w:val="0"/>
        </w:rPr>
      </w:r>
    </w:p>
    <w:p w:rsidR="00000000" w:rsidDel="00000000" w:rsidP="00000000" w:rsidRDefault="00000000" w:rsidRPr="00000000" w14:paraId="000000F0">
      <w:pPr>
        <w:pageBreakBefore w:val="0"/>
        <w:numPr>
          <w:ilvl w:val="1"/>
          <w:numId w:val="10"/>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Operation of Law</w:t>
      </w:r>
      <w:r w:rsidDel="00000000" w:rsidR="00000000" w:rsidRPr="00000000">
        <w:rPr>
          <w:rtl w:val="0"/>
        </w:rPr>
      </w:r>
    </w:p>
    <w:p w:rsidR="00000000" w:rsidDel="00000000" w:rsidP="00000000" w:rsidRDefault="00000000" w:rsidRPr="00000000" w14:paraId="000000F1">
      <w:pPr>
        <w:pageBreakBefore w:val="0"/>
        <w:numPr>
          <w:ilvl w:val="1"/>
          <w:numId w:val="10"/>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appointment;</w:t>
      </w:r>
      <w:r w:rsidDel="00000000" w:rsidR="00000000" w:rsidRPr="00000000">
        <w:rPr>
          <w:rtl w:val="0"/>
        </w:rPr>
      </w:r>
    </w:p>
    <w:p w:rsidR="00000000" w:rsidDel="00000000" w:rsidP="00000000" w:rsidRDefault="00000000" w:rsidRPr="00000000" w14:paraId="000000F2">
      <w:pPr>
        <w:pageBreakBefore w:val="0"/>
        <w:numPr>
          <w:ilvl w:val="1"/>
          <w:numId w:val="10"/>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consent</w:t>
      </w:r>
      <w:r w:rsidDel="00000000" w:rsidR="00000000" w:rsidRPr="00000000">
        <w:rPr>
          <w:rtl w:val="0"/>
        </w:rPr>
      </w:r>
    </w:p>
    <w:p w:rsidR="00000000" w:rsidDel="00000000" w:rsidP="00000000" w:rsidRDefault="00000000" w:rsidRPr="00000000" w14:paraId="000000F3">
      <w:pPr>
        <w:pageBreakBefore w:val="0"/>
        <w:numPr>
          <w:ilvl w:val="1"/>
          <w:numId w:val="10"/>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through the doctrine of apparent authority and </w:t>
      </w:r>
      <w:r w:rsidDel="00000000" w:rsidR="00000000" w:rsidRPr="00000000">
        <w:rPr>
          <w:rtl w:val="0"/>
        </w:rPr>
      </w:r>
    </w:p>
    <w:p w:rsidR="00000000" w:rsidDel="00000000" w:rsidP="00000000" w:rsidRDefault="00000000" w:rsidRPr="00000000" w14:paraId="000000F4">
      <w:pPr>
        <w:pageBreakBefore w:val="0"/>
        <w:numPr>
          <w:ilvl w:val="1"/>
          <w:numId w:val="10"/>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ratification</w:t>
      </w:r>
      <w:r w:rsidDel="00000000" w:rsidR="00000000" w:rsidRPr="00000000">
        <w:rPr>
          <w:rtl w:val="0"/>
        </w:rPr>
      </w:r>
    </w:p>
    <w:p w:rsidR="00000000" w:rsidDel="00000000" w:rsidP="00000000" w:rsidRDefault="00000000" w:rsidRPr="00000000" w14:paraId="000000F5">
      <w:pPr>
        <w:pageBreakBefore w:val="0"/>
        <w:numPr>
          <w:ilvl w:val="1"/>
          <w:numId w:val="10"/>
        </w:numPr>
        <w:ind w:left="1440" w:hanging="36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of one person called the agent, to alter the legal position of another called the principal by:</w:t>
      </w:r>
      <w:r w:rsidDel="00000000" w:rsidR="00000000" w:rsidRPr="00000000">
        <w:rPr>
          <w:rtl w:val="0"/>
        </w:rPr>
      </w:r>
    </w:p>
    <w:p w:rsidR="00000000" w:rsidDel="00000000" w:rsidP="00000000" w:rsidRDefault="00000000" w:rsidRPr="00000000" w14:paraId="000000F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8">
      <w:pPr>
        <w:pageBreakBefore w:val="0"/>
        <w:numPr>
          <w:ilvl w:val="0"/>
          <w:numId w:val="11"/>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making contracts on his behalf; or</w:t>
      </w:r>
      <w:r w:rsidDel="00000000" w:rsidR="00000000" w:rsidRPr="00000000">
        <w:rPr>
          <w:rtl w:val="0"/>
        </w:rPr>
      </w:r>
    </w:p>
    <w:p w:rsidR="00000000" w:rsidDel="00000000" w:rsidP="00000000" w:rsidRDefault="00000000" w:rsidRPr="00000000" w14:paraId="000000F9">
      <w:pPr>
        <w:pageBreakBefore w:val="0"/>
        <w:numPr>
          <w:ilvl w:val="0"/>
          <w:numId w:val="11"/>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of disposing of his property.</w:t>
      </w:r>
      <w:r w:rsidDel="00000000" w:rsidR="00000000" w:rsidRPr="00000000">
        <w:rPr>
          <w:rtl w:val="0"/>
        </w:rPr>
      </w:r>
    </w:p>
    <w:p w:rsidR="00000000" w:rsidDel="00000000" w:rsidP="00000000" w:rsidRDefault="00000000" w:rsidRPr="00000000" w14:paraId="000000F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Agency implies authority to effect another’s legal position. The test is whether the transaction is expected to effect a legal relationship.</w:t>
      </w:r>
      <w:r w:rsidDel="00000000" w:rsidR="00000000" w:rsidRPr="00000000">
        <w:rPr>
          <w:rtl w:val="0"/>
        </w:rPr>
      </w:r>
    </w:p>
    <w:p w:rsidR="00000000" w:rsidDel="00000000" w:rsidP="00000000" w:rsidRDefault="00000000" w:rsidRPr="00000000" w14:paraId="000000FC">
      <w:pPr>
        <w:pageBreakBefore w:val="0"/>
        <w:ind w:left="360" w:firstLine="0"/>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FD">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The law in certain situations presumes an agency relationship between parties who have not consented to enter into an agency relationship examples include:</w:t>
      </w:r>
      <w:r w:rsidDel="00000000" w:rsidR="00000000" w:rsidRPr="00000000">
        <w:rPr>
          <w:rtl w:val="0"/>
        </w:rPr>
      </w:r>
    </w:p>
    <w:p w:rsidR="00000000" w:rsidDel="00000000" w:rsidP="00000000" w:rsidRDefault="00000000" w:rsidRPr="00000000" w14:paraId="000000F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F">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(i) </w:t>
      </w:r>
      <w:r w:rsidDel="00000000" w:rsidR="00000000" w:rsidRPr="00000000">
        <w:rPr>
          <w:rFonts w:ascii="Georgia" w:cs="Georgia" w:eastAsia="Georgia" w:hAnsi="Georgia"/>
          <w:b w:val="1"/>
          <w:strike w:val="0"/>
          <w:vertAlign w:val="baseline"/>
          <w:rtl w:val="0"/>
        </w:rPr>
        <w:t xml:space="preserve">Necessity</w:t>
      </w:r>
      <w:r w:rsidDel="00000000" w:rsidR="00000000" w:rsidRPr="00000000">
        <w:rPr>
          <w:rtl w:val="0"/>
        </w:rPr>
      </w:r>
    </w:p>
    <w:p w:rsidR="00000000" w:rsidDel="00000000" w:rsidP="00000000" w:rsidRDefault="00000000" w:rsidRPr="00000000" w14:paraId="0000010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Agency of necessity is said to arise in a limited number of cases where , by reason of an emergency</w:t>
      </w:r>
      <w:r w:rsidDel="00000000" w:rsidR="00000000" w:rsidRPr="00000000">
        <w:rPr>
          <w:rtl w:val="0"/>
        </w:rPr>
      </w:r>
    </w:p>
    <w:p w:rsidR="00000000" w:rsidDel="00000000" w:rsidP="00000000" w:rsidRDefault="00000000" w:rsidRPr="00000000" w14:paraId="00000102">
      <w:pPr>
        <w:pageBreakBefore w:val="0"/>
        <w:ind w:left="144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3">
      <w:pPr>
        <w:pageBreakBefore w:val="0"/>
        <w:ind w:left="144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the relation of principal and agent is deemed to exist between persons not otherwise in contractual relations or</w:t>
      </w:r>
      <w:r w:rsidDel="00000000" w:rsidR="00000000" w:rsidRPr="00000000">
        <w:rPr>
          <w:rtl w:val="0"/>
        </w:rPr>
      </w:r>
    </w:p>
    <w:p w:rsidR="00000000" w:rsidDel="00000000" w:rsidP="00000000" w:rsidRDefault="00000000" w:rsidRPr="00000000" w14:paraId="00000104">
      <w:pPr>
        <w:pageBreakBefore w:val="0"/>
        <w:ind w:left="144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authority to act on behalf of another is implied as between persons already in contractual relations</w:t>
      </w:r>
      <w:r w:rsidDel="00000000" w:rsidR="00000000" w:rsidRPr="00000000">
        <w:rPr>
          <w:rtl w:val="0"/>
        </w:rPr>
      </w:r>
    </w:p>
    <w:p w:rsidR="00000000" w:rsidDel="00000000" w:rsidP="00000000" w:rsidRDefault="00000000" w:rsidRPr="00000000" w14:paraId="0000010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 person is entrusted with another’s property and it becomes necessary to preserve that property. Four conditions must be satisfied to entitle an agent to exceed his authority under the doctrine of necessity:</w:t>
      </w:r>
      <w:r w:rsidDel="00000000" w:rsidR="00000000" w:rsidRPr="00000000">
        <w:rPr>
          <w:rtl w:val="0"/>
        </w:rPr>
      </w:r>
    </w:p>
    <w:p w:rsidR="00000000" w:rsidDel="00000000" w:rsidP="00000000" w:rsidRDefault="00000000" w:rsidRPr="00000000" w14:paraId="00000107">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8">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It must be impossible to obtain the principal’s instructions see </w:t>
      </w:r>
      <w:r w:rsidDel="00000000" w:rsidR="00000000" w:rsidRPr="00000000">
        <w:rPr>
          <w:rFonts w:ascii="Georgia" w:cs="Georgia" w:eastAsia="Georgia" w:hAnsi="Georgia"/>
          <w:b w:val="1"/>
          <w:strike w:val="0"/>
          <w:u w:val="single"/>
          <w:vertAlign w:val="baseline"/>
          <w:rtl w:val="0"/>
        </w:rPr>
        <w:t xml:space="preserve">Springer v Great Western Railway</w:t>
      </w:r>
      <w:r w:rsidDel="00000000" w:rsidR="00000000" w:rsidRPr="00000000">
        <w:rPr>
          <w:rFonts w:ascii="Georgia" w:cs="Georgia" w:eastAsia="Georgia" w:hAnsi="Georgia"/>
          <w:strike w:val="0"/>
          <w:vertAlign w:val="baseline"/>
          <w:rtl w:val="0"/>
        </w:rPr>
        <w:t xml:space="preserve"> (1921) 1 KB 257. Act must be done for the benefit of the owner</w:t>
      </w:r>
      <w:r w:rsidDel="00000000" w:rsidR="00000000" w:rsidRPr="00000000">
        <w:rPr>
          <w:rtl w:val="0"/>
        </w:rPr>
      </w:r>
    </w:p>
    <w:p w:rsidR="00000000" w:rsidDel="00000000" w:rsidP="00000000" w:rsidRDefault="00000000" w:rsidRPr="00000000" w14:paraId="00000109">
      <w:pPr>
        <w:pageBreakBefore w:val="0"/>
        <w:ind w:left="360" w:firstLine="0"/>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10A">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that the course he took was necessary in the sense that it was in the circumstances the only reasonable and prudent course to take.</w:t>
      </w:r>
      <w:r w:rsidDel="00000000" w:rsidR="00000000" w:rsidRPr="00000000">
        <w:rPr>
          <w:rtl w:val="0"/>
        </w:rPr>
      </w:r>
    </w:p>
    <w:p w:rsidR="00000000" w:rsidDel="00000000" w:rsidP="00000000" w:rsidRDefault="00000000" w:rsidRPr="00000000" w14:paraId="0000010B">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C">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that he acted bona fide in the interest of the parties concerned </w:t>
      </w:r>
      <w:r w:rsidDel="00000000" w:rsidR="00000000" w:rsidRPr="00000000">
        <w:rPr>
          <w:rtl w:val="0"/>
        </w:rPr>
      </w:r>
    </w:p>
    <w:p w:rsidR="00000000" w:rsidDel="00000000" w:rsidP="00000000" w:rsidRDefault="00000000" w:rsidRPr="00000000" w14:paraId="0000010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There must be actual and definite commercial necessity e.g. perishable goods.</w:t>
      </w:r>
      <w:r w:rsidDel="00000000" w:rsidR="00000000" w:rsidRPr="00000000">
        <w:rPr>
          <w:rtl w:val="0"/>
        </w:rPr>
      </w:r>
    </w:p>
    <w:p w:rsidR="00000000" w:rsidDel="00000000" w:rsidP="00000000" w:rsidRDefault="00000000" w:rsidRPr="00000000" w14:paraId="0000010F">
      <w:pPr>
        <w:pageBreakBefore w:val="0"/>
        <w:rPr>
          <w:rFonts w:ascii="Georgia" w:cs="Georgia" w:eastAsia="Georgia" w:hAnsi="Georgia"/>
          <w:b w:val="0"/>
          <w:vertAlign w:val="baseline"/>
        </w:rPr>
      </w:pPr>
      <w:bookmarkStart w:colFirst="0" w:colLast="0" w:name="_heading=h.26in1rg" w:id="13"/>
      <w:bookmarkEnd w:id="13"/>
      <w:r w:rsidDel="00000000" w:rsidR="00000000" w:rsidRPr="00000000">
        <w:rPr>
          <w:rtl w:val="0"/>
        </w:rPr>
      </w:r>
    </w:p>
    <w:p w:rsidR="00000000" w:rsidDel="00000000" w:rsidP="00000000" w:rsidRDefault="00000000" w:rsidRPr="00000000" w14:paraId="00000110">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(b)</w:t>
        <w:tab/>
        <w:t xml:space="preserve">The warranties implied in every hire-purchase agreement; </w:t>
      </w:r>
      <w:r w:rsidDel="00000000" w:rsidR="00000000" w:rsidRPr="00000000">
        <w:rPr>
          <w:rtl w:val="0"/>
        </w:rPr>
      </w:r>
    </w:p>
    <w:p w:rsidR="00000000" w:rsidDel="00000000" w:rsidP="00000000" w:rsidRDefault="00000000" w:rsidRPr="00000000" w14:paraId="00000111">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1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Conditions and warranties implied in agreements.</w:t>
      </w:r>
      <w:r w:rsidDel="00000000" w:rsidR="00000000" w:rsidRPr="00000000">
        <w:rPr>
          <w:rtl w:val="0"/>
        </w:rPr>
      </w:r>
    </w:p>
    <w:p w:rsidR="00000000" w:rsidDel="00000000" w:rsidP="00000000" w:rsidRDefault="00000000" w:rsidRPr="00000000" w14:paraId="0000011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8. (1) of the Hire Purchase Act provides that in every hire-purchase agreement there shall be implied</w:t>
      </w:r>
      <w:r w:rsidDel="00000000" w:rsidR="00000000" w:rsidRPr="00000000">
        <w:rPr>
          <w:rtl w:val="0"/>
        </w:rPr>
      </w:r>
    </w:p>
    <w:p w:rsidR="00000000" w:rsidDel="00000000" w:rsidP="00000000" w:rsidRDefault="00000000" w:rsidRPr="00000000" w14:paraId="0000011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a condition that the owner will have a right to sell the goods at the time when the property is to pass;</w:t>
      </w:r>
      <w:r w:rsidDel="00000000" w:rsidR="00000000" w:rsidRPr="00000000">
        <w:rPr>
          <w:rtl w:val="0"/>
        </w:rPr>
      </w:r>
    </w:p>
    <w:p w:rsidR="00000000" w:rsidDel="00000000" w:rsidP="00000000" w:rsidRDefault="00000000" w:rsidRPr="00000000" w14:paraId="0000011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a warranty that the hirer shall have and enjoy quiet possession of goods;</w:t>
      </w:r>
      <w:r w:rsidDel="00000000" w:rsidR="00000000" w:rsidRPr="00000000">
        <w:rPr>
          <w:rtl w:val="0"/>
        </w:rPr>
      </w:r>
    </w:p>
    <w:p w:rsidR="00000000" w:rsidDel="00000000" w:rsidP="00000000" w:rsidRDefault="00000000" w:rsidRPr="00000000" w14:paraId="0000011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a warranty that the goods will be free from any charge or encumbrance in favour of a third party at the time when the property is to pass; and</w:t>
      </w:r>
      <w:r w:rsidDel="00000000" w:rsidR="00000000" w:rsidRPr="00000000">
        <w:rPr>
          <w:rtl w:val="0"/>
        </w:rPr>
      </w:r>
    </w:p>
    <w:p w:rsidR="00000000" w:rsidDel="00000000" w:rsidP="00000000" w:rsidRDefault="00000000" w:rsidRPr="00000000" w14:paraId="0000011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 except where the goods are second-hand goods and the agreement contains a statement to that effect, a condition that the goods will be of merchantable quality:</w:t>
      </w:r>
      <w:r w:rsidDel="00000000" w:rsidR="00000000" w:rsidRPr="00000000">
        <w:rPr>
          <w:rtl w:val="0"/>
        </w:rPr>
      </w:r>
    </w:p>
    <w:p w:rsidR="00000000" w:rsidDel="00000000" w:rsidP="00000000" w:rsidRDefault="00000000" w:rsidRPr="00000000" w14:paraId="0000011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Provided that no such condition shall be implied by virtue of this subsection as regards defects of which the owner could not reasonably have been aware at the time when the agreement was made or, if the hirer has examined the goods or a sample of them, as regards defects which the examination revealed or ought to have revealed.</w:t>
      </w:r>
      <w:r w:rsidDel="00000000" w:rsidR="00000000" w:rsidRPr="00000000">
        <w:rPr>
          <w:rtl w:val="0"/>
        </w:rPr>
      </w:r>
    </w:p>
    <w:p w:rsidR="00000000" w:rsidDel="00000000" w:rsidP="00000000" w:rsidRDefault="00000000" w:rsidRPr="00000000" w14:paraId="0000011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Where the hirer expressly or by implication makes known the particular purpose for which the goods are required, there shall be implied a condition that the goods will be reasonably fit for that purpose.</w:t>
      </w:r>
      <w:r w:rsidDel="00000000" w:rsidR="00000000" w:rsidRPr="00000000">
        <w:rPr>
          <w:rtl w:val="0"/>
        </w:rPr>
      </w:r>
    </w:p>
    <w:p w:rsidR="00000000" w:rsidDel="00000000" w:rsidP="00000000" w:rsidRDefault="00000000" w:rsidRPr="00000000" w14:paraId="0000012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The conditions and warranties set out in subsection (1) of this section shall be implied notwithstanding any agreement to the contrary; and the owner shall not be entitled to rely on any provision in the agreement excluding or modifying the condition set out in subsection (2) unless he proves that before the agreement was made the provision was brought to the notice of the hirer and its effect made clear to him.</w:t>
      </w:r>
      <w:r w:rsidDel="00000000" w:rsidR="00000000" w:rsidRPr="00000000">
        <w:rPr>
          <w:rtl w:val="0"/>
        </w:rPr>
      </w:r>
    </w:p>
    <w:p w:rsidR="00000000" w:rsidDel="00000000" w:rsidP="00000000" w:rsidRDefault="00000000" w:rsidRPr="00000000" w14:paraId="0000012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4">
      <w:pPr>
        <w:pageBreakBefore w:val="0"/>
        <w:rPr>
          <w:rFonts w:ascii="Georgia" w:cs="Georgia" w:eastAsia="Georgia" w:hAnsi="Georgia"/>
          <w:vertAlign w:val="baseline"/>
        </w:rPr>
      </w:pPr>
      <w:bookmarkStart w:colFirst="0" w:colLast="0" w:name="_heading=h.lnxbz9" w:id="14"/>
      <w:bookmarkEnd w:id="14"/>
      <w:r w:rsidDel="00000000" w:rsidR="00000000" w:rsidRPr="00000000">
        <w:rPr>
          <w:rFonts w:ascii="Georgia" w:cs="Georgia" w:eastAsia="Georgia" w:hAnsi="Georgia"/>
          <w:strike w:val="0"/>
          <w:vertAlign w:val="baseline"/>
          <w:rtl w:val="0"/>
        </w:rPr>
        <w:t xml:space="preserve">(4) Nothing in this section excludes or prejudices the operation of any other law whereby any condition or warranty is to be implied in an agreement.</w:t>
      </w:r>
      <w:r w:rsidDel="00000000" w:rsidR="00000000" w:rsidRPr="00000000">
        <w:rPr>
          <w:rtl w:val="0"/>
        </w:rPr>
      </w:r>
    </w:p>
    <w:p w:rsidR="00000000" w:rsidDel="00000000" w:rsidP="00000000" w:rsidRDefault="00000000" w:rsidRPr="00000000" w14:paraId="00000125">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(c)</w:t>
        <w:tab/>
        <w:t xml:space="preserve">Negotiation of a bill</w:t>
      </w:r>
      <w:r w:rsidDel="00000000" w:rsidR="00000000" w:rsidRPr="00000000">
        <w:rPr>
          <w:rtl w:val="0"/>
        </w:rPr>
      </w:r>
    </w:p>
    <w:p w:rsidR="00000000" w:rsidDel="00000000" w:rsidP="00000000" w:rsidRDefault="00000000" w:rsidRPr="00000000" w14:paraId="0000012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2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Negotiation means the transfer for value of a bill of exchange, cheque, or note to a person, who thereupon becomes entitled to hold it, and is capable of suing thereon in his own name.</w:t>
      </w:r>
      <w:r w:rsidDel="00000000" w:rsidR="00000000" w:rsidRPr="00000000">
        <w:rPr>
          <w:rtl w:val="0"/>
        </w:rPr>
      </w:r>
    </w:p>
    <w:p w:rsidR="00000000" w:rsidDel="00000000" w:rsidP="00000000" w:rsidRDefault="00000000" w:rsidRPr="00000000" w14:paraId="0000012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9">
      <w:pPr>
        <w:pageBreakBefore w:val="0"/>
        <w:rPr>
          <w:rFonts w:ascii="Georgia" w:cs="Georgia" w:eastAsia="Georgia" w:hAnsi="Georgia"/>
          <w:vertAlign w:val="baseline"/>
        </w:rPr>
      </w:pPr>
      <w:bookmarkStart w:colFirst="0" w:colLast="0" w:name="_heading=h.35nkun2" w:id="15"/>
      <w:bookmarkEnd w:id="15"/>
      <w:r w:rsidDel="00000000" w:rsidR="00000000" w:rsidRPr="00000000">
        <w:rPr>
          <w:rFonts w:ascii="Georgia" w:cs="Georgia" w:eastAsia="Georgia" w:hAnsi="Georgia"/>
          <w:strike w:val="0"/>
          <w:vertAlign w:val="baseline"/>
          <w:rtl w:val="0"/>
        </w:rPr>
        <w:t xml:space="preserve">Indorsement means the writing on a bill, cheque or note the name of the transferor and its delivery to the transfereez.</w:t>
      </w:r>
      <w:r w:rsidDel="00000000" w:rsidR="00000000" w:rsidRPr="00000000">
        <w:rPr>
          <w:rtl w:val="0"/>
        </w:rPr>
      </w:r>
    </w:p>
    <w:p w:rsidR="00000000" w:rsidDel="00000000" w:rsidP="00000000" w:rsidRDefault="00000000" w:rsidRPr="00000000" w14:paraId="0000012A">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(d)</w:t>
        <w:tab/>
        <w:t xml:space="preserve">The receiving order in bankruptcy proceedings.</w:t>
      </w:r>
      <w:r w:rsidDel="00000000" w:rsidR="00000000" w:rsidRPr="00000000">
        <w:rPr>
          <w:rtl w:val="0"/>
        </w:rPr>
      </w:r>
    </w:p>
    <w:p w:rsidR="00000000" w:rsidDel="00000000" w:rsidP="00000000" w:rsidRDefault="00000000" w:rsidRPr="00000000" w14:paraId="0000012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2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receiving order is an order of the bankruptcy court, placing the debtor's estate under its custody and control through its officer, the official receiver. As regards the debtor personally, the making of a receiving order amounts to a decision of the court that, in the interests of the debtor's creditors generally, either </w:t>
      </w:r>
      <w:r w:rsidDel="00000000" w:rsidR="00000000" w:rsidRPr="00000000">
        <w:rPr>
          <w:rtl w:val="0"/>
        </w:rPr>
      </w:r>
    </w:p>
    <w:p w:rsidR="00000000" w:rsidDel="00000000" w:rsidP="00000000" w:rsidRDefault="00000000" w:rsidRPr="00000000" w14:paraId="0000012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the debtor must thereafter be adjudged a bankrupt2, or </w:t>
      </w:r>
      <w:r w:rsidDel="00000000" w:rsidR="00000000" w:rsidRPr="00000000">
        <w:rPr>
          <w:rtl w:val="0"/>
        </w:rPr>
      </w:r>
    </w:p>
    <w:p w:rsidR="00000000" w:rsidDel="00000000" w:rsidP="00000000" w:rsidRDefault="00000000" w:rsidRPr="00000000" w14:paraId="0000012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 a composition or scheme must be accepted by the creditors3, or </w:t>
      </w:r>
      <w:r w:rsidDel="00000000" w:rsidR="00000000" w:rsidRPr="00000000">
        <w:rPr>
          <w:rtl w:val="0"/>
        </w:rPr>
      </w:r>
    </w:p>
    <w:p w:rsidR="00000000" w:rsidDel="00000000" w:rsidP="00000000" w:rsidRDefault="00000000" w:rsidRPr="00000000" w14:paraId="0000013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his debts must be paid in full.</w:t>
      </w:r>
      <w:r w:rsidDel="00000000" w:rsidR="00000000" w:rsidRPr="00000000">
        <w:rPr>
          <w:rtl w:val="0"/>
        </w:rPr>
      </w:r>
    </w:p>
    <w:p w:rsidR="00000000" w:rsidDel="00000000" w:rsidP="00000000" w:rsidRDefault="00000000" w:rsidRPr="00000000" w14:paraId="0000013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receiving order is settled by the registrars in the prescribed form, and must be gazetted by him and advertised by the official receiver in the Gazette as per section 13 of the Bankruptcy Act. The official receiver must serve a copy of the order on the debtor.</w:t>
      </w:r>
      <w:r w:rsidDel="00000000" w:rsidR="00000000" w:rsidRPr="00000000">
        <w:rPr>
          <w:rtl w:val="0"/>
        </w:rPr>
      </w:r>
    </w:p>
    <w:p w:rsidR="00000000" w:rsidDel="00000000" w:rsidP="00000000" w:rsidRDefault="00000000" w:rsidRPr="00000000" w14:paraId="00000135">
      <w:pPr>
        <w:pageBreakBefore w:val="0"/>
        <w:rPr>
          <w:rFonts w:ascii="Georgia" w:cs="Georgia" w:eastAsia="Georgia" w:hAnsi="Georgia"/>
          <w:vertAlign w:val="baseline"/>
        </w:rPr>
      </w:pPr>
      <w:bookmarkStart w:colFirst="0" w:colLast="0" w:name="_heading=h.1ksv4uv" w:id="16"/>
      <w:bookmarkEnd w:id="16"/>
      <w:r w:rsidDel="00000000" w:rsidR="00000000" w:rsidRPr="00000000">
        <w:rPr>
          <w:rtl w:val="0"/>
        </w:rPr>
      </w:r>
    </w:p>
    <w:p w:rsidR="00000000" w:rsidDel="00000000" w:rsidP="00000000" w:rsidRDefault="00000000" w:rsidRPr="00000000" w14:paraId="00000136">
      <w:pPr>
        <w:pStyle w:val="Heading1"/>
        <w:pageBreakBefore w:val="0"/>
        <w:ind w:left="720" w:hanging="72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6.</w:t>
        <w:tab/>
        <w:t xml:space="preserve">(a)</w:t>
        <w:tab/>
        <w:t xml:space="preserve">To what extent is a person who lends against the security of chattels protected by legislation in Kenya?</w:t>
      </w:r>
      <w:r w:rsidDel="00000000" w:rsidR="00000000" w:rsidRPr="00000000">
        <w:rPr>
          <w:rtl w:val="0"/>
        </w:rPr>
      </w:r>
    </w:p>
    <w:p w:rsidR="00000000" w:rsidDel="00000000" w:rsidP="00000000" w:rsidRDefault="00000000" w:rsidRPr="00000000" w14:paraId="00000137">
      <w:pPr>
        <w:pageBreakBefore w:val="0"/>
        <w:rPr>
          <w:vertAlign w:val="baseline"/>
        </w:rPr>
      </w:pPr>
      <w:bookmarkStart w:colFirst="0" w:colLast="0" w:name="_heading=h.44sinio" w:id="17"/>
      <w:bookmarkEnd w:id="17"/>
      <w:r w:rsidDel="00000000" w:rsidR="00000000" w:rsidRPr="00000000">
        <w:rPr>
          <w:strike w:val="0"/>
          <w:vertAlign w:val="baseline"/>
          <w:rtl w:val="0"/>
        </w:rPr>
        <w:t xml:space="preserve">? </w:t>
      </w:r>
      <w:r w:rsidDel="00000000" w:rsidR="00000000" w:rsidRPr="00000000">
        <w:rPr>
          <w:rtl w:val="0"/>
        </w:rPr>
      </w:r>
    </w:p>
    <w:p w:rsidR="00000000" w:rsidDel="00000000" w:rsidP="00000000" w:rsidRDefault="00000000" w:rsidRPr="00000000" w14:paraId="00000138">
      <w:pPr>
        <w:pStyle w:val="Heading1"/>
        <w:pageBreakBefore w:val="0"/>
        <w:ind w:firstLine="72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(b)</w:t>
        <w:tab/>
        <w:t xml:space="preserve">What reforms, if any, would you suggest to the relevant legislation?</w:t>
      </w:r>
      <w:r w:rsidDel="00000000" w:rsidR="00000000" w:rsidRPr="00000000">
        <w:rPr>
          <w:rtl w:val="0"/>
        </w:rPr>
      </w:r>
    </w:p>
    <w:p w:rsidR="00000000" w:rsidDel="00000000" w:rsidP="00000000" w:rsidRDefault="00000000" w:rsidRPr="00000000" w14:paraId="00000139">
      <w:pPr>
        <w:pageBreakBefore w:val="0"/>
        <w:rPr>
          <w:vertAlign w:val="baseline"/>
        </w:rPr>
      </w:pPr>
      <w:r w:rsidDel="00000000" w:rsidR="00000000" w:rsidRPr="00000000">
        <w:rPr>
          <w:rtl w:val="0"/>
        </w:rPr>
      </w:r>
    </w:p>
    <w:p w:rsidR="00000000" w:rsidDel="00000000" w:rsidP="00000000" w:rsidRDefault="00000000" w:rsidRPr="00000000" w14:paraId="0000013A">
      <w:pPr>
        <w:pageBreakBefore w:val="0"/>
        <w:rPr>
          <w:vertAlign w:val="baseline"/>
        </w:rPr>
      </w:pPr>
      <w:bookmarkStart w:colFirst="0" w:colLast="0" w:name="_heading=h.2jxsxqh" w:id="18"/>
      <w:bookmarkEnd w:id="18"/>
      <w:r w:rsidDel="00000000" w:rsidR="00000000" w:rsidRPr="00000000">
        <w:rPr>
          <w:rtl w:val="0"/>
        </w:rPr>
      </w:r>
    </w:p>
    <w:p w:rsidR="00000000" w:rsidDel="00000000" w:rsidP="00000000" w:rsidRDefault="00000000" w:rsidRPr="00000000" w14:paraId="0000013B">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7.</w:t>
        <w:tab/>
        <w:t xml:space="preserve">(a)</w:t>
        <w:tab/>
        <w:t xml:space="preserve">Outline the statutory rules governing the sale of goods by public auction.</w:t>
      </w:r>
      <w:r w:rsidDel="00000000" w:rsidR="00000000" w:rsidRPr="00000000">
        <w:rPr>
          <w:rtl w:val="0"/>
        </w:rPr>
      </w:r>
    </w:p>
    <w:p w:rsidR="00000000" w:rsidDel="00000000" w:rsidP="00000000" w:rsidRDefault="00000000" w:rsidRPr="00000000" w14:paraId="0000013C">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3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auction is a sale usually in public (private to specially invited bidders)to the highest bidder at the fall of the hammer.</w:t>
      </w:r>
      <w:r w:rsidDel="00000000" w:rsidR="00000000" w:rsidRPr="00000000">
        <w:rPr>
          <w:rtl w:val="0"/>
        </w:rPr>
      </w:r>
    </w:p>
    <w:p w:rsidR="00000000" w:rsidDel="00000000" w:rsidP="00000000" w:rsidRDefault="00000000" w:rsidRPr="00000000" w14:paraId="0000013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sale by auction may arise through a sale by a mortgagee or through a sale by the order of the court in the execution of a decree. This form of sale is guided by the Auctioneers Act and Rules. To a great extent the Civil Procedure Rules also plays some part under Order 21 that deals with the execution of decrees. The ITPA and RLA provisions are also quite relevant on the areas dealing with sale by mortgagees and chargees.</w:t>
      </w:r>
      <w:r w:rsidDel="00000000" w:rsidR="00000000" w:rsidRPr="00000000">
        <w:rPr>
          <w:rtl w:val="0"/>
        </w:rPr>
      </w:r>
    </w:p>
    <w:p w:rsidR="00000000" w:rsidDel="00000000" w:rsidP="00000000" w:rsidRDefault="00000000" w:rsidRPr="00000000" w14:paraId="0000014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requirements under the Law of Contract Act (Cap 23) as to execution do not apply. The auctioneer can sign for both parties. See section.3(3) of the said Act and the proviso thereto.</w:t>
      </w:r>
      <w:r w:rsidDel="00000000" w:rsidR="00000000" w:rsidRPr="00000000">
        <w:rPr>
          <w:rtl w:val="0"/>
        </w:rPr>
      </w:r>
    </w:p>
    <w:p w:rsidR="00000000" w:rsidDel="00000000" w:rsidP="00000000" w:rsidRDefault="00000000" w:rsidRPr="00000000" w14:paraId="0000014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Naturally a binding contract is formed when the property is knocked down to the highest bidder. The bid itself is not an acceptance but the offer and until it is knocked down and accepted is when a K is made. The bid can be withdrawn at any time and even after acceptance is susceptible to challenge if it did not meet the reserve price as the seller is under a duty to act in utmost good faith. The Auctioneer thus can refuse any bid. The terms stated are usually special to the transaction especially if it's a mortgagee exercising the statutory power of sale. The terms are dictated and you either take it or leave it. Most are standard. In the case of sale by court the court prior to the date of sale settles the terms. So besides the rules provided under the Auctioneers Act there are also special terms by the court. Just like in the case of a mortgagee these will include </w:t>
      </w:r>
      <w:r w:rsidDel="00000000" w:rsidR="00000000" w:rsidRPr="00000000">
        <w:rPr>
          <w:rtl w:val="0"/>
        </w:rPr>
      </w:r>
    </w:p>
    <w:p w:rsidR="00000000" w:rsidDel="00000000" w:rsidP="00000000" w:rsidRDefault="00000000" w:rsidRPr="00000000" w14:paraId="0000014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-provision for reserve price.</w:t>
      </w:r>
      <w:r w:rsidDel="00000000" w:rsidR="00000000" w:rsidRPr="00000000">
        <w:rPr>
          <w:rtl w:val="0"/>
        </w:rPr>
      </w:r>
    </w:p>
    <w:p w:rsidR="00000000" w:rsidDel="00000000" w:rsidP="00000000" w:rsidRDefault="00000000" w:rsidRPr="00000000" w14:paraId="0000014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-who can bid ...owner, mtgee, decree holder, advocate(court sales) </w:t>
      </w:r>
      <w:r w:rsidDel="00000000" w:rsidR="00000000" w:rsidRPr="00000000">
        <w:rPr>
          <w:rtl w:val="0"/>
        </w:rPr>
      </w:r>
    </w:p>
    <w:p w:rsidR="00000000" w:rsidDel="00000000" w:rsidP="00000000" w:rsidRDefault="00000000" w:rsidRPr="00000000" w14:paraId="0000014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-discharge of encumbrances</w:t>
      </w:r>
      <w:r w:rsidDel="00000000" w:rsidR="00000000" w:rsidRPr="00000000">
        <w:rPr>
          <w:rtl w:val="0"/>
        </w:rPr>
      </w:r>
    </w:p>
    <w:p w:rsidR="00000000" w:rsidDel="00000000" w:rsidP="00000000" w:rsidRDefault="00000000" w:rsidRPr="00000000" w14:paraId="0000014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-payment and use of deposits -who clears outgoings -possession</w:t>
      </w:r>
      <w:r w:rsidDel="00000000" w:rsidR="00000000" w:rsidRPr="00000000">
        <w:rPr>
          <w:rtl w:val="0"/>
        </w:rPr>
      </w:r>
    </w:p>
    <w:p w:rsidR="00000000" w:rsidDel="00000000" w:rsidP="00000000" w:rsidRDefault="00000000" w:rsidRPr="00000000" w14:paraId="0000014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NOTES ON AUCTION SALES</w:t>
      </w:r>
      <w:r w:rsidDel="00000000" w:rsidR="00000000" w:rsidRPr="00000000">
        <w:rPr>
          <w:rtl w:val="0"/>
        </w:rPr>
      </w:r>
    </w:p>
    <w:p w:rsidR="00000000" w:rsidDel="00000000" w:rsidP="00000000" w:rsidRDefault="00000000" w:rsidRPr="00000000" w14:paraId="0000014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21 of the Auctioneers Act 1996 deals with Auction Sales</w:t>
      </w:r>
      <w:r w:rsidDel="00000000" w:rsidR="00000000" w:rsidRPr="00000000">
        <w:rPr>
          <w:rtl w:val="0"/>
        </w:rPr>
      </w:r>
    </w:p>
    <w:p w:rsidR="00000000" w:rsidDel="00000000" w:rsidP="00000000" w:rsidRDefault="00000000" w:rsidRPr="00000000" w14:paraId="0000014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Important Matters to Note</w:t>
      </w:r>
      <w:r w:rsidDel="00000000" w:rsidR="00000000" w:rsidRPr="00000000">
        <w:rPr>
          <w:rtl w:val="0"/>
        </w:rPr>
      </w:r>
    </w:p>
    <w:p w:rsidR="00000000" w:rsidDel="00000000" w:rsidP="00000000" w:rsidRDefault="00000000" w:rsidRPr="00000000" w14:paraId="0000014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The date, time and place of every sale by auction shall be advertised in the prescribed manner.</w:t>
      </w:r>
      <w:r w:rsidDel="00000000" w:rsidR="00000000" w:rsidRPr="00000000">
        <w:rPr>
          <w:rtl w:val="0"/>
        </w:rPr>
      </w:r>
    </w:p>
    <w:p w:rsidR="00000000" w:rsidDel="00000000" w:rsidP="00000000" w:rsidRDefault="00000000" w:rsidRPr="00000000" w14:paraId="0000015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 Sales must take place on the date, tiime and place advertised.</w:t>
      </w:r>
      <w:r w:rsidDel="00000000" w:rsidR="00000000" w:rsidRPr="00000000">
        <w:rPr>
          <w:rtl w:val="0"/>
        </w:rPr>
      </w:r>
    </w:p>
    <w:p w:rsidR="00000000" w:rsidDel="00000000" w:rsidP="00000000" w:rsidRDefault="00000000" w:rsidRPr="00000000" w14:paraId="0000015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It shall be stated in the particulars or conditions of any sale by auction of any property whether such sale shall be subject to a reserve price or not, or whether a right to bid is reserved.</w:t>
      </w:r>
      <w:r w:rsidDel="00000000" w:rsidR="00000000" w:rsidRPr="00000000">
        <w:rPr>
          <w:rtl w:val="0"/>
        </w:rPr>
      </w:r>
    </w:p>
    <w:p w:rsidR="00000000" w:rsidDel="00000000" w:rsidP="00000000" w:rsidRDefault="00000000" w:rsidRPr="00000000" w14:paraId="0000015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(iv)</w:t>
        <w:tab/>
        <w:t xml:space="preserve">Where there is no reserve price it is not lawful for the seller or any person employed by him to bid at such sale or for the auctioneer knowing these facts, to accept the bid.</w:t>
      </w:r>
      <w:r w:rsidDel="00000000" w:rsidR="00000000" w:rsidRPr="00000000">
        <w:rPr>
          <w:rtl w:val="0"/>
        </w:rPr>
      </w:r>
    </w:p>
    <w:p w:rsidR="00000000" w:rsidDel="00000000" w:rsidP="00000000" w:rsidRDefault="00000000" w:rsidRPr="00000000" w14:paraId="0000015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w:t>
        <w:tab/>
        <w:t xml:space="preserve">If it is stated that it shall be lawful for the seller or any person employed by him to bid at such sale, then it shall be la,.,%,ful for the seller or for any person acting on his behalf to bid at such auction.</w:t>
      </w:r>
      <w:r w:rsidDel="00000000" w:rsidR="00000000" w:rsidRPr="00000000">
        <w:rPr>
          <w:rtl w:val="0"/>
        </w:rPr>
      </w:r>
    </w:p>
    <w:p w:rsidR="00000000" w:rsidDel="00000000" w:rsidP="00000000" w:rsidRDefault="00000000" w:rsidRPr="00000000" w14:paraId="0000015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(vi)</w:t>
        <w:tab/>
        <w:t xml:space="preserve">Normally a property will be sold to the highest bona fide bidder at the price offered by him.</w:t>
      </w:r>
      <w:r w:rsidDel="00000000" w:rsidR="00000000" w:rsidRPr="00000000">
        <w:rPr>
          <w:rtl w:val="0"/>
        </w:rPr>
      </w:r>
    </w:p>
    <w:p w:rsidR="00000000" w:rsidDel="00000000" w:rsidP="00000000" w:rsidRDefault="00000000" w:rsidRPr="00000000" w14:paraId="0000015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Other Important Matters to Note</w:t>
      </w:r>
      <w:r w:rsidDel="00000000" w:rsidR="00000000" w:rsidRPr="00000000">
        <w:rPr>
          <w:rtl w:val="0"/>
        </w:rPr>
      </w:r>
    </w:p>
    <w:p w:rsidR="00000000" w:rsidDel="00000000" w:rsidP="00000000" w:rsidRDefault="00000000" w:rsidRPr="00000000" w14:paraId="0000015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auctioneer must be licensed by the Auctioneers Licensing Board.</w:t>
      </w:r>
      <w:r w:rsidDel="00000000" w:rsidR="00000000" w:rsidRPr="00000000">
        <w:rPr>
          <w:rtl w:val="0"/>
        </w:rPr>
      </w:r>
    </w:p>
    <w:p w:rsidR="00000000" w:rsidDel="00000000" w:rsidP="00000000" w:rsidRDefault="00000000" w:rsidRPr="00000000" w14:paraId="0000015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Licenses are valid for only one year.</w:t>
      </w:r>
      <w:r w:rsidDel="00000000" w:rsidR="00000000" w:rsidRPr="00000000">
        <w:rPr>
          <w:rtl w:val="0"/>
        </w:rPr>
      </w:r>
    </w:p>
    <w:p w:rsidR="00000000" w:rsidDel="00000000" w:rsidP="00000000" w:rsidRDefault="00000000" w:rsidRPr="00000000" w14:paraId="0000015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__________________</w:t>
        <w:br w:type="textWrapping"/>
      </w:r>
      <w:r w:rsidDel="00000000" w:rsidR="00000000" w:rsidRPr="00000000">
        <w:rPr>
          <w:rtl w:val="0"/>
        </w:rPr>
      </w:r>
    </w:p>
    <w:p w:rsidR="00000000" w:rsidDel="00000000" w:rsidP="00000000" w:rsidRDefault="00000000" w:rsidRPr="00000000" w14:paraId="0000015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58. (1) In the case of sale by auction</w:t>
      </w:r>
      <w:r w:rsidDel="00000000" w:rsidR="00000000" w:rsidRPr="00000000">
        <w:rPr>
          <w:rtl w:val="0"/>
        </w:rPr>
      </w:r>
    </w:p>
    <w:p w:rsidR="00000000" w:rsidDel="00000000" w:rsidP="00000000" w:rsidRDefault="00000000" w:rsidRPr="00000000" w14:paraId="0000015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where goods are put up for sale by auction in lots, each lot is prima facie deemed to be the subject of a separate contract of sale;</w:t>
      </w:r>
      <w:r w:rsidDel="00000000" w:rsidR="00000000" w:rsidRPr="00000000">
        <w:rPr>
          <w:rtl w:val="0"/>
        </w:rPr>
      </w:r>
    </w:p>
    <w:p w:rsidR="00000000" w:rsidDel="00000000" w:rsidP="00000000" w:rsidRDefault="00000000" w:rsidRPr="00000000" w14:paraId="0000015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a sale by auction is complete when the auctioneer announces its </w:t>
      </w:r>
      <w:hyperlink r:id="rId9">
        <w:r w:rsidDel="00000000" w:rsidR="00000000" w:rsidRPr="00000000">
          <w:rPr>
            <w:rFonts w:ascii="Georgia" w:cs="Georgia" w:eastAsia="Georgia" w:hAnsi="Georgia"/>
            <w:strike w:val="0"/>
            <w:color w:val="0000ff"/>
            <w:u w:val="single"/>
            <w:vertAlign w:val="baseline"/>
            <w:rtl w:val="0"/>
          </w:rPr>
          <w:t xml:space="preserve">completion. by</w:t>
        </w:r>
      </w:hyperlink>
      <w:r w:rsidDel="00000000" w:rsidR="00000000" w:rsidRPr="00000000">
        <w:rPr>
          <w:rFonts w:ascii="Georgia" w:cs="Georgia" w:eastAsia="Georgia" w:hAnsi="Georgia"/>
          <w:strike w:val="0"/>
          <w:vertAlign w:val="baseline"/>
          <w:rtl w:val="0"/>
        </w:rPr>
        <w:t xml:space="preserve"> the fall of the hammer, or in other customary manner, and until the announcement is made any bidder may retract his bid;</w:t>
      </w:r>
      <w:r w:rsidDel="00000000" w:rsidR="00000000" w:rsidRPr="00000000">
        <w:rPr>
          <w:rtl w:val="0"/>
        </w:rPr>
      </w:r>
    </w:p>
    <w:p w:rsidR="00000000" w:rsidDel="00000000" w:rsidP="00000000" w:rsidRDefault="00000000" w:rsidRPr="00000000" w14:paraId="0000015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where a sale by auction is not notified to be subject to a right to bid on behalf of the seller, it shall not be lawful for the seller to bid himself or to employ any person to bid at the sale, or for the auctioneer knowingly to take any bid from the seller or any such person; and any sale contravening this rule may be treated as fraudulent by the buyer;</w:t>
      </w:r>
      <w:r w:rsidDel="00000000" w:rsidR="00000000" w:rsidRPr="00000000">
        <w:rPr>
          <w:rtl w:val="0"/>
        </w:rPr>
      </w:r>
    </w:p>
    <w:p w:rsidR="00000000" w:rsidDel="00000000" w:rsidP="00000000" w:rsidRDefault="00000000" w:rsidRPr="00000000" w14:paraId="0000016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 a sale by auction may be notified to be subject to a reserved or upset price, and a right to bid may also be reserved expressly by or on behalf of the seller.</w:t>
      </w:r>
      <w:r w:rsidDel="00000000" w:rsidR="00000000" w:rsidRPr="00000000">
        <w:rPr>
          <w:rtl w:val="0"/>
        </w:rPr>
      </w:r>
    </w:p>
    <w:p w:rsidR="00000000" w:rsidDel="00000000" w:rsidP="00000000" w:rsidRDefault="00000000" w:rsidRPr="00000000" w14:paraId="0000016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Where a right to bid is expressly reserved, but not otherwise, the seller, or any one person on his behalf, may bid at the auction.</w:t>
      </w:r>
      <w:r w:rsidDel="00000000" w:rsidR="00000000" w:rsidRPr="00000000">
        <w:rPr>
          <w:rtl w:val="0"/>
        </w:rPr>
      </w:r>
    </w:p>
    <w:p w:rsidR="00000000" w:rsidDel="00000000" w:rsidP="00000000" w:rsidRDefault="00000000" w:rsidRPr="00000000" w14:paraId="00000165">
      <w:pPr>
        <w:pageBreakBefore w:val="0"/>
        <w:rPr>
          <w:rFonts w:ascii="Georgia" w:cs="Georgia" w:eastAsia="Georgia" w:hAnsi="Georgia"/>
          <w:b w:val="0"/>
          <w:vertAlign w:val="baseline"/>
        </w:rPr>
      </w:pPr>
      <w:bookmarkStart w:colFirst="0" w:colLast="0" w:name="_heading=h.z337ya" w:id="19"/>
      <w:bookmarkEnd w:id="19"/>
      <w:r w:rsidDel="00000000" w:rsidR="00000000" w:rsidRPr="00000000">
        <w:rPr>
          <w:rtl w:val="0"/>
        </w:rPr>
      </w:r>
    </w:p>
    <w:p w:rsidR="00000000" w:rsidDel="00000000" w:rsidP="00000000" w:rsidRDefault="00000000" w:rsidRPr="00000000" w14:paraId="0000016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color w:val="000000"/>
          <w:sz w:val="20"/>
          <w:szCs w:val="20"/>
          <w:vertAlign w:val="baseline"/>
          <w:rtl w:val="0"/>
        </w:rPr>
        <w:t xml:space="preserve">(b)</w:t>
        <w:tab/>
        <w:t xml:space="preserve">Wichmill Auctioneers agreed to sell a house belonging to Jogowy,</w:t>
      </w:r>
      <w:r w:rsidDel="00000000" w:rsidR="00000000" w:rsidRPr="00000000">
        <w:rPr>
          <w:rFonts w:ascii="Georgia" w:cs="Georgia" w:eastAsia="Georgia" w:hAnsi="Georgia"/>
          <w:b w:val="1"/>
          <w:strike w:val="0"/>
          <w:vertAlign w:val="baseline"/>
          <w:rtl w:val="0"/>
        </w:rPr>
        <w:t xml:space="preserve"> subject to a reserve price of Kshs.2m/-. Mnadali who was conducting the auction on the material day inadvertently knocked the house down to Bida for </w:t>
      </w:r>
      <w:hyperlink r:id="rId10">
        <w:r w:rsidDel="00000000" w:rsidR="00000000" w:rsidRPr="00000000">
          <w:rPr>
            <w:rFonts w:ascii="Georgia" w:cs="Georgia" w:eastAsia="Georgia" w:hAnsi="Georgia"/>
            <w:b w:val="1"/>
            <w:strike w:val="0"/>
            <w:color w:val="0000ff"/>
            <w:u w:val="single"/>
            <w:vertAlign w:val="baseline"/>
            <w:rtl w:val="0"/>
          </w:rPr>
          <w:t xml:space="preserve">Kshs.l.8m/-</w:t>
        </w:r>
      </w:hyperlink>
      <w:r w:rsidDel="00000000" w:rsidR="00000000" w:rsidRPr="00000000">
        <w:rPr>
          <w:rFonts w:ascii="Georgia" w:cs="Georgia" w:eastAsia="Georgia" w:hAnsi="Georgia"/>
          <w:b w:val="1"/>
          <w:strike w:val="0"/>
          <w:vertAlign w:val="baseline"/>
          <w:rtl w:val="0"/>
        </w:rPr>
        <w:t xml:space="preserve">. When Jogowy learned about this development he immediately lodged his objection to the deal.</w:t>
      </w:r>
      <w:r w:rsidDel="00000000" w:rsidR="00000000" w:rsidRPr="00000000">
        <w:rPr>
          <w:rtl w:val="0"/>
        </w:rPr>
      </w:r>
    </w:p>
    <w:p w:rsidR="00000000" w:rsidDel="00000000" w:rsidP="00000000" w:rsidRDefault="00000000" w:rsidRPr="00000000" w14:paraId="00000167">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6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Bida.</w:t>
      </w:r>
      <w:r w:rsidDel="00000000" w:rsidR="00000000" w:rsidRPr="00000000">
        <w:rPr>
          <w:rtl w:val="0"/>
        </w:rPr>
      </w:r>
    </w:p>
    <w:p w:rsidR="00000000" w:rsidDel="00000000" w:rsidP="00000000" w:rsidRDefault="00000000" w:rsidRPr="00000000" w14:paraId="0000016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6A">
      <w:pPr>
        <w:pageBreakBefore w:val="0"/>
        <w:rPr>
          <w:rFonts w:ascii="Georgia" w:cs="Georgia" w:eastAsia="Georgia" w:hAnsi="Georgia"/>
          <w:b w:val="0"/>
          <w:vertAlign w:val="baseline"/>
        </w:rPr>
      </w:pPr>
      <w:bookmarkStart w:colFirst="0" w:colLast="0" w:name="_heading=h.3j2qqm3" w:id="20"/>
      <w:bookmarkEnd w:id="20"/>
      <w:r w:rsidDel="00000000" w:rsidR="00000000" w:rsidRPr="00000000">
        <w:rPr>
          <w:rFonts w:ascii="Arial" w:cs="Arial" w:eastAsia="Arial" w:hAnsi="Arial"/>
          <w:strike w:val="0"/>
          <w:vertAlign w:val="baseline"/>
          <w:rtl w:val="0"/>
        </w:rPr>
        <w:t xml:space="preserve">Sale subject to reserve price. Where notice has been given that a sale is subject to a reserve price, the act of the auctioneer in knocking down the goods to a bidder is not a conclusive acceptance if the reserve price has not in fact been reached.</w:t>
      </w:r>
      <w:r w:rsidDel="00000000" w:rsidR="00000000" w:rsidRPr="00000000">
        <w:rPr>
          <w:rtl w:val="0"/>
        </w:rPr>
      </w:r>
    </w:p>
    <w:p w:rsidR="00000000" w:rsidDel="00000000" w:rsidP="00000000" w:rsidRDefault="00000000" w:rsidRPr="00000000" w14:paraId="0000016B">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8.</w:t>
        <w:tab/>
        <w:t xml:space="preserve">(a)</w:t>
        <w:tab/>
        <w:t xml:space="preserve">State the purpose, scope and application of the Hire-Purchase Act in Kenya.</w:t>
      </w:r>
      <w:r w:rsidDel="00000000" w:rsidR="00000000" w:rsidRPr="00000000">
        <w:rPr>
          <w:rtl w:val="0"/>
        </w:rPr>
      </w:r>
    </w:p>
    <w:p w:rsidR="00000000" w:rsidDel="00000000" w:rsidP="00000000" w:rsidRDefault="00000000" w:rsidRPr="00000000" w14:paraId="0000016C">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6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applicable Hire Purchase law in Kenya is the Kenya Hire Purchase Act (Cap 507). The Act commenced on 2nd November 1970 and has undergone several amendments, the last being in 1992. The Act is derived from the English Hire Purchase Act of 1938 which was previously enacted as Act number 42 of 1968. Its preamble states that it is, </w:t>
      </w:r>
      <w:r w:rsidDel="00000000" w:rsidR="00000000" w:rsidRPr="00000000">
        <w:rPr>
          <w:rtl w:val="0"/>
        </w:rPr>
      </w:r>
    </w:p>
    <w:p w:rsidR="00000000" w:rsidDel="00000000" w:rsidP="00000000" w:rsidRDefault="00000000" w:rsidRPr="00000000" w14:paraId="0000016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F">
      <w:pPr>
        <w:pageBreakBefore w:val="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 xml:space="preserve">“an Act of Parliament to make provision for the regulation of certain hire purchase agreements and for the licensing of hire purchase concerns and for purposes connected therewith”</w:t>
      </w:r>
      <w:r w:rsidDel="00000000" w:rsidR="00000000" w:rsidRPr="00000000">
        <w:rPr>
          <w:rtl w:val="0"/>
        </w:rPr>
      </w:r>
    </w:p>
    <w:p w:rsidR="00000000" w:rsidDel="00000000" w:rsidP="00000000" w:rsidRDefault="00000000" w:rsidRPr="00000000" w14:paraId="0000017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Other objects of the Act are;</w:t>
      </w:r>
      <w:r w:rsidDel="00000000" w:rsidR="00000000" w:rsidRPr="00000000">
        <w:rPr>
          <w:rtl w:val="0"/>
        </w:rPr>
      </w:r>
    </w:p>
    <w:p w:rsidR="00000000" w:rsidDel="00000000" w:rsidP="00000000" w:rsidRDefault="00000000" w:rsidRPr="00000000" w14:paraId="0000017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3">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to enable the hirer to compare easily the cash price with the total which he will have to pay under the agreement;</w:t>
      </w:r>
      <w:r w:rsidDel="00000000" w:rsidR="00000000" w:rsidRPr="00000000">
        <w:rPr>
          <w:rtl w:val="0"/>
        </w:rPr>
      </w:r>
    </w:p>
    <w:p w:rsidR="00000000" w:rsidDel="00000000" w:rsidP="00000000" w:rsidRDefault="00000000" w:rsidRPr="00000000" w14:paraId="0000017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5">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to enable the hirer to return the goods without incurring liability for more than a fixed amount;</w:t>
      </w:r>
      <w:r w:rsidDel="00000000" w:rsidR="00000000" w:rsidRPr="00000000">
        <w:rPr>
          <w:rtl w:val="0"/>
        </w:rPr>
      </w:r>
    </w:p>
    <w:p w:rsidR="00000000" w:rsidDel="00000000" w:rsidP="00000000" w:rsidRDefault="00000000" w:rsidRPr="00000000" w14:paraId="0000017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7">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to protect the hirer against seizure of the goods without application to the court after one third of the hire purchase price has been paid.</w:t>
      </w:r>
      <w:r w:rsidDel="00000000" w:rsidR="00000000" w:rsidRPr="00000000">
        <w:rPr>
          <w:rtl w:val="0"/>
        </w:rPr>
      </w:r>
    </w:p>
    <w:p w:rsidR="00000000" w:rsidDel="00000000" w:rsidP="00000000" w:rsidRDefault="00000000" w:rsidRPr="00000000" w14:paraId="0000017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7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3 (1) of the Act provides that the Act applies to and in respect of all hire purchase agreements entered into after the commencement of the Act under which the hire-purchase price does not exceed the sum of eighty thousand shillings (80,000/=). The Act, therefore, does not apply to all hire purchase transactions. It operates only where the total hire-purchase price is Kshs 80,000/= or less and the hirer is not a corporation. Where the Act does not apply the common law governs the agreement.</w:t>
      </w:r>
      <w:sdt>
        <w:sdtPr>
          <w:tag w:val="goog_rdk_39"/>
        </w:sdtPr>
        <w:sdtContent>
          <w:ins w:author="cynthia lox" w:id="2" w:date="2021-06-15T09:25:47Z">
            <w:r w:rsidDel="00000000" w:rsidR="00000000" w:rsidRPr="00000000">
              <w:rPr>
                <w:rFonts w:ascii="Georgia" w:cs="Georgia" w:eastAsia="Georgia" w:hAnsi="Georgia"/>
                <w:strike w:val="0"/>
                <w:vertAlign w:val="baseline"/>
                <w:rtl w:val="0"/>
              </w:rPr>
              <w:t xml:space="preserve"> </w:t>
            </w:r>
          </w:ins>
        </w:sdtContent>
      </w:sdt>
      <w:r w:rsidDel="00000000" w:rsidR="00000000" w:rsidRPr="00000000">
        <w:rPr>
          <w:rtl w:val="0"/>
        </w:rPr>
      </w:r>
    </w:p>
    <w:p w:rsidR="00000000" w:rsidDel="00000000" w:rsidP="00000000" w:rsidRDefault="00000000" w:rsidRPr="00000000" w14:paraId="0000017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hire-purchase agreement may be generally defined as an agreement under which an owner lets chattels of any description out on hire and further agrees that the hirer may either return the goods and terminate the hiring or elect to purchase the goods when payments for hire have reached a sum equal to the amount of the purchase price stated in the agreement or upon payment of a stated sum</w:t>
      </w:r>
      <w:r w:rsidDel="00000000" w:rsidR="00000000" w:rsidRPr="00000000">
        <w:rPr>
          <w:rFonts w:ascii="Georgia" w:cs="Georgia" w:eastAsia="Georgia" w:hAnsi="Georgia"/>
          <w:strike w:val="0"/>
          <w:color w:val="000000"/>
          <w:sz w:val="20"/>
          <w:szCs w:val="20"/>
          <w:vertAlign w:val="superscript"/>
        </w:rPr>
        <w:footnoteReference w:customMarkFollows="0" w:id="0"/>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17C">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7D">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7E">
      <w:pPr>
        <w:pageBreakBefore w:val="0"/>
        <w:ind w:left="720" w:hanging="720"/>
        <w:rPr>
          <w:rFonts w:ascii="Georgia" w:cs="Georgia" w:eastAsia="Georgia" w:hAnsi="Georgia"/>
          <w:b w:val="0"/>
          <w:vertAlign w:val="baseline"/>
        </w:rPr>
      </w:pPr>
      <w:bookmarkStart w:colFirst="0" w:colLast="0" w:name="_heading=h.1y810tw" w:id="21"/>
      <w:bookmarkEnd w:id="21"/>
      <w:r w:rsidDel="00000000" w:rsidR="00000000" w:rsidRPr="00000000">
        <w:rPr>
          <w:rtl w:val="0"/>
        </w:rPr>
      </w:r>
    </w:p>
    <w:p w:rsidR="00000000" w:rsidDel="00000000" w:rsidP="00000000" w:rsidRDefault="00000000" w:rsidRPr="00000000" w14:paraId="0000017F">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(b) What part does a dealer in goods play in a modern hire-purchase transaction?</w:t>
      </w:r>
      <w:r w:rsidDel="00000000" w:rsidR="00000000" w:rsidRPr="00000000">
        <w:rPr>
          <w:rtl w:val="0"/>
        </w:rPr>
      </w:r>
    </w:p>
    <w:p w:rsidR="00000000" w:rsidDel="00000000" w:rsidP="00000000" w:rsidRDefault="00000000" w:rsidRPr="00000000" w14:paraId="0000018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8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Dealer as agent of owner or seller.</w:t>
      </w:r>
      <w:r w:rsidDel="00000000" w:rsidR="00000000" w:rsidRPr="00000000">
        <w:rPr>
          <w:rtl w:val="0"/>
        </w:rPr>
      </w:r>
    </w:p>
    <w:p w:rsidR="00000000" w:rsidDel="00000000" w:rsidP="00000000" w:rsidRDefault="00000000" w:rsidRPr="00000000" w14:paraId="0000018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8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a hire purchase, credit sale or conditional sale agreement within the statutory control, any representations with respect to the goods to which the agreement relates which were made, either orally or in writing, to the hirer or buyer by a persons other than the owner or seller in the course of any antecedent negotiations conducted by that other person are deemed to have been made by him as the agent of the owner or seller". </w:t>
      </w:r>
      <w:r w:rsidDel="00000000" w:rsidR="00000000" w:rsidRPr="00000000">
        <w:rPr>
          <w:rtl w:val="0"/>
        </w:rPr>
      </w:r>
    </w:p>
    <w:p w:rsidR="00000000" w:rsidDel="00000000" w:rsidP="00000000" w:rsidRDefault="00000000" w:rsidRPr="00000000" w14:paraId="0000018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Any person who conducted any antecedent negotiations is deemed to be the agent of any other person concerned for the purpose of receiving notice that the offer is withdrawn" and is deemed to be the agent of the owner or seller for the purpose of receiving a notice of cancellation or a notice rescinding the agreement. Such a person, who will usually be the dealer, may also be the agent of the owner or seller in other cases, but the courts will be slow to infer this.</w:t>
      </w:r>
      <w:r w:rsidDel="00000000" w:rsidR="00000000" w:rsidRPr="00000000">
        <w:rPr>
          <w:rtl w:val="0"/>
        </w:rPr>
      </w:r>
    </w:p>
    <w:p w:rsidR="00000000" w:rsidDel="00000000" w:rsidP="00000000" w:rsidRDefault="00000000" w:rsidRPr="00000000" w14:paraId="00000186">
      <w:pPr>
        <w:pageBreakBefore w:val="0"/>
        <w:jc w:val="center"/>
        <w:rPr>
          <w:rFonts w:ascii="Georgia" w:cs="Georgia" w:eastAsia="Georgia" w:hAnsi="Georgia"/>
          <w:b w:val="0"/>
          <w:vertAlign w:val="baseline"/>
        </w:rPr>
      </w:pPr>
      <w:r w:rsidDel="00000000" w:rsidR="00000000" w:rsidRPr="00000000">
        <w:br w:type="page"/>
      </w: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187">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COMMERCIAL LAW</w:t>
      </w:r>
      <w:r w:rsidDel="00000000" w:rsidR="00000000" w:rsidRPr="00000000">
        <w:rPr>
          <w:rtl w:val="0"/>
        </w:rPr>
      </w:r>
    </w:p>
    <w:p w:rsidR="00000000" w:rsidDel="00000000" w:rsidP="00000000" w:rsidRDefault="00000000" w:rsidRPr="00000000" w14:paraId="00000188">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 FOR ADMISSION TO THE ROLL OF ADVOCATES</w:t>
      </w:r>
      <w:r w:rsidDel="00000000" w:rsidR="00000000" w:rsidRPr="00000000">
        <w:rPr>
          <w:rtl w:val="0"/>
        </w:rPr>
      </w:r>
    </w:p>
    <w:p w:rsidR="00000000" w:rsidDel="00000000" w:rsidP="00000000" w:rsidRDefault="00000000" w:rsidRPr="00000000" w14:paraId="00000189">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AUGUST, 2005</w:t>
      </w:r>
      <w:r w:rsidDel="00000000" w:rsidR="00000000" w:rsidRPr="00000000">
        <w:rPr>
          <w:rtl w:val="0"/>
        </w:rPr>
      </w:r>
    </w:p>
    <w:p w:rsidR="00000000" w:rsidDel="00000000" w:rsidP="00000000" w:rsidRDefault="00000000" w:rsidRPr="00000000" w14:paraId="0000018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8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18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8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Answer any five (5) questions</w:t>
      </w:r>
      <w:r w:rsidDel="00000000" w:rsidR="00000000" w:rsidRPr="00000000">
        <w:rPr>
          <w:rtl w:val="0"/>
        </w:rPr>
      </w:r>
    </w:p>
    <w:p w:rsidR="00000000" w:rsidDel="00000000" w:rsidP="00000000" w:rsidRDefault="00000000" w:rsidRPr="00000000" w14:paraId="0000018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18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All questions carry equal marks</w:t>
      </w:r>
      <w:r w:rsidDel="00000000" w:rsidR="00000000" w:rsidRPr="00000000">
        <w:rPr>
          <w:rtl w:val="0"/>
        </w:rPr>
      </w:r>
    </w:p>
    <w:p w:rsidR="00000000" w:rsidDel="00000000" w:rsidP="00000000" w:rsidRDefault="00000000" w:rsidRPr="00000000" w14:paraId="00000190">
      <w:pPr>
        <w:pageBreakBefore w:val="0"/>
        <w:rPr>
          <w:rFonts w:ascii="Georgia" w:cs="Georgia" w:eastAsia="Georgia" w:hAnsi="Georgia"/>
          <w:b w:val="0"/>
          <w:vertAlign w:val="baseline"/>
        </w:rPr>
      </w:pPr>
      <w:bookmarkStart w:colFirst="0" w:colLast="0" w:name="_heading=h.4i7ojhp" w:id="22"/>
      <w:bookmarkEnd w:id="22"/>
      <w:r w:rsidDel="00000000" w:rsidR="00000000" w:rsidRPr="00000000">
        <w:rPr>
          <w:rFonts w:ascii="Georgia" w:cs="Georgia" w:eastAsia="Georgia" w:hAnsi="Georgia"/>
          <w:b w:val="1"/>
          <w:strike w:val="0"/>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191">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1.</w:t>
        <w:tab/>
        <w:t xml:space="preserve">Write short notes on the following</w:t>
      </w:r>
      <w:r w:rsidDel="00000000" w:rsidR="00000000" w:rsidRPr="00000000">
        <w:rPr>
          <w:rtl w:val="0"/>
        </w:rPr>
      </w:r>
    </w:p>
    <w:p w:rsidR="00000000" w:rsidDel="00000000" w:rsidP="00000000" w:rsidRDefault="00000000" w:rsidRPr="00000000" w14:paraId="00000192">
      <w:pPr>
        <w:pStyle w:val="Heading1"/>
        <w:pageBreakBefore w:val="0"/>
        <w:rPr>
          <w:rFonts w:ascii="Georgia" w:cs="Georgia" w:eastAsia="Georgia" w:hAnsi="Georgia"/>
          <w:sz w:val="20"/>
          <w:szCs w:val="20"/>
          <w:vertAlign w:val="baseline"/>
        </w:rPr>
      </w:pPr>
      <w:bookmarkStart w:colFirst="0" w:colLast="0" w:name="_heading=h.2xcytpi" w:id="23"/>
      <w:bookmarkEnd w:id="23"/>
      <w:r w:rsidDel="00000000" w:rsidR="00000000" w:rsidRPr="00000000">
        <w:rPr>
          <w:rFonts w:ascii="Georgia" w:cs="Georgia" w:eastAsia="Georgia" w:hAnsi="Georgia"/>
          <w:b w:val="1"/>
          <w:strike w:val="0"/>
          <w:sz w:val="20"/>
          <w:szCs w:val="20"/>
          <w:vertAlign w:val="baseline"/>
          <w:rtl w:val="0"/>
        </w:rPr>
        <w:t xml:space="preserve">(a)</w:t>
        <w:tab/>
        <w:t xml:space="preserve">The obligations of the seller and the buyer respectively in:</w:t>
      </w:r>
      <w:r w:rsidDel="00000000" w:rsidR="00000000" w:rsidRPr="00000000">
        <w:rPr>
          <w:rtl w:val="0"/>
        </w:rPr>
      </w:r>
    </w:p>
    <w:p w:rsidR="00000000" w:rsidDel="00000000" w:rsidP="00000000" w:rsidRDefault="00000000" w:rsidRPr="00000000" w14:paraId="00000193">
      <w:pPr>
        <w:pStyle w:val="Heading1"/>
        <w:pageBreakBefore w:val="0"/>
        <w:rPr>
          <w:rFonts w:ascii="Georgia" w:cs="Georgia" w:eastAsia="Georgia" w:hAnsi="Georgia"/>
          <w:sz w:val="20"/>
          <w:szCs w:val="20"/>
          <w:vertAlign w:val="baseline"/>
        </w:rPr>
      </w:pPr>
      <w:bookmarkStart w:colFirst="0" w:colLast="0" w:name="_heading=h.1ci93xb" w:id="24"/>
      <w:bookmarkEnd w:id="24"/>
      <w:r w:rsidDel="00000000" w:rsidR="00000000" w:rsidRPr="00000000">
        <w:rPr>
          <w:rFonts w:ascii="Georgia" w:cs="Georgia" w:eastAsia="Georgia" w:hAnsi="Georgia"/>
          <w:b w:val="1"/>
          <w:strike w:val="0"/>
          <w:sz w:val="20"/>
          <w:szCs w:val="20"/>
          <w:vertAlign w:val="baseline"/>
          <w:rtl w:val="0"/>
        </w:rPr>
        <w:t xml:space="preserve">CIF </w:t>
      </w:r>
      <w:r w:rsidDel="00000000" w:rsidR="00000000" w:rsidRPr="00000000">
        <w:rPr>
          <w:rtl w:val="0"/>
        </w:rPr>
      </w:r>
    </w:p>
    <w:p w:rsidR="00000000" w:rsidDel="00000000" w:rsidP="00000000" w:rsidRDefault="00000000" w:rsidRPr="00000000" w14:paraId="0000019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9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c.i.f. contract is an agreement to sell goods at an inclusive price covering the cost of the goods, insurance and freight. The essential feature of such a contract is that a seller, having shipped, or bought afloat, goods in accordance with the contract, fulfils his part of the bargain by tendering to the buyer the proper shipping documents: if he does this, he is not in breach even though the goods have been lost before such tender. In the event of such loss the buyer must nevertheless pay the price on tender of the documents, and his remedies, if any, will be against the carrier or against the underwriter,' but not against the seller.</w:t>
      </w:r>
      <w:r w:rsidDel="00000000" w:rsidR="00000000" w:rsidRPr="00000000">
        <w:rPr>
          <w:rtl w:val="0"/>
        </w:rPr>
      </w:r>
    </w:p>
    <w:p w:rsidR="00000000" w:rsidDel="00000000" w:rsidP="00000000" w:rsidRDefault="00000000" w:rsidRPr="00000000" w14:paraId="0000019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9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 DUTIES OF THE SELLER</w:t>
      </w:r>
      <w:r w:rsidDel="00000000" w:rsidR="00000000" w:rsidRPr="00000000">
        <w:rPr>
          <w:rtl w:val="0"/>
        </w:rPr>
      </w:r>
    </w:p>
    <w:p w:rsidR="00000000" w:rsidDel="00000000" w:rsidP="00000000" w:rsidRDefault="00000000" w:rsidRPr="00000000" w14:paraId="0000019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9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general" the duties of a c.i.f. seller are, </w:t>
      </w:r>
      <w:r w:rsidDel="00000000" w:rsidR="00000000" w:rsidRPr="00000000">
        <w:rPr>
          <w:rtl w:val="0"/>
        </w:rPr>
      </w:r>
    </w:p>
    <w:p w:rsidR="00000000" w:rsidDel="00000000" w:rsidP="00000000" w:rsidRDefault="00000000" w:rsidRPr="00000000" w14:paraId="0000019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B">
      <w:pPr>
        <w:pageBreakBefore w:val="0"/>
        <w:numPr>
          <w:ilvl w:val="0"/>
          <w:numId w:val="6"/>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first to ship (or procure a shipment of) goods in accordance with the contract and, where necessary to appropriate such goods to the contract; </w:t>
      </w:r>
      <w:r w:rsidDel="00000000" w:rsidR="00000000" w:rsidRPr="00000000">
        <w:rPr>
          <w:rtl w:val="0"/>
        </w:rPr>
      </w:r>
    </w:p>
    <w:p w:rsidR="00000000" w:rsidDel="00000000" w:rsidP="00000000" w:rsidRDefault="00000000" w:rsidRPr="00000000" w14:paraId="0000019C">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D">
      <w:pPr>
        <w:pageBreakBefore w:val="0"/>
        <w:numPr>
          <w:ilvl w:val="0"/>
          <w:numId w:val="6"/>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secondly to procure or prepare the proper shipping documents; and thirdly to tender these documents to the buyer, or as the buyer directs.</w:t>
      </w:r>
      <w:r w:rsidDel="00000000" w:rsidR="00000000" w:rsidRPr="00000000">
        <w:rPr>
          <w:rtl w:val="0"/>
        </w:rPr>
      </w:r>
    </w:p>
    <w:p w:rsidR="00000000" w:rsidDel="00000000" w:rsidP="00000000" w:rsidRDefault="00000000" w:rsidRPr="00000000" w14:paraId="0000019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 Shipment and Appropriation</w:t>
      </w:r>
      <w:r w:rsidDel="00000000" w:rsidR="00000000" w:rsidRPr="00000000">
        <w:rPr>
          <w:rtl w:val="0"/>
        </w:rPr>
      </w:r>
    </w:p>
    <w:p w:rsidR="00000000" w:rsidDel="00000000" w:rsidP="00000000" w:rsidRDefault="00000000" w:rsidRPr="00000000" w14:paraId="000001A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seller's duty to ship may be performed by actually shipping goods in accordance with the contract, by allocating such goods which he has already shipped or by buying such goods afloat. Of course the terms of the contract may exclude the last two possibilities: e.g. where the sale is of goods to be shipped, or to be manufactured by the seller. </w:t>
      </w:r>
      <w:r w:rsidDel="00000000" w:rsidR="00000000" w:rsidRPr="00000000">
        <w:rPr>
          <w:rtl w:val="0"/>
        </w:rPr>
      </w:r>
    </w:p>
    <w:p w:rsidR="00000000" w:rsidDel="00000000" w:rsidP="00000000" w:rsidRDefault="00000000" w:rsidRPr="00000000" w14:paraId="000001A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shipment must be of the correct quantity. If it is not, the buyer can reject unless the discrepancy is trifling or unless, as will commonly be the case, the seller has stipulated for a margin. Such a margin must not be exceeded.</w:t>
      </w:r>
      <w:r w:rsidDel="00000000" w:rsidR="00000000" w:rsidRPr="00000000">
        <w:rPr>
          <w:rtl w:val="0"/>
        </w:rPr>
      </w:r>
    </w:p>
    <w:p w:rsidR="00000000" w:rsidDel="00000000" w:rsidP="00000000" w:rsidRDefault="00000000" w:rsidRPr="00000000" w14:paraId="000001A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shipment must further be of the contract quality: this is prima facie determined at the time of shipment though there is in some cases an implied undertaking that the goods are at the time of shipment in such a condition that they can survive normal transit.</w:t>
      </w:r>
      <w:r w:rsidDel="00000000" w:rsidR="00000000" w:rsidRPr="00000000">
        <w:rPr>
          <w:rtl w:val="0"/>
        </w:rPr>
      </w:r>
    </w:p>
    <w:p w:rsidR="00000000" w:rsidDel="00000000" w:rsidP="00000000" w:rsidRDefault="00000000" w:rsidRPr="00000000" w14:paraId="000001A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7">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Shipment period.</w:t>
      </w:r>
      <w:r w:rsidDel="00000000" w:rsidR="00000000" w:rsidRPr="00000000">
        <w:rPr>
          <w:rtl w:val="0"/>
        </w:rPr>
      </w:r>
    </w:p>
    <w:p w:rsidR="00000000" w:rsidDel="00000000" w:rsidP="00000000" w:rsidRDefault="00000000" w:rsidRPr="00000000" w14:paraId="000001A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shipment period may be defined in the contract in various ways. Tie contract may provide that the goods are to be shipped, or have 'been shipped, within specified limits of time. The contract may, alternatively, provide for tender of a bill of lading dated within certain limits of time: such provisions have been interpreted to require shipment within the time stated. Where shipment is begun outside the contract period, but is completed, and the bills of lading are dated, within it, this may be considered to be a shipment in accordance within the contract.</w:t>
      </w:r>
      <w:r w:rsidDel="00000000" w:rsidR="00000000" w:rsidRPr="00000000">
        <w:rPr>
          <w:rtl w:val="0"/>
        </w:rPr>
      </w:r>
    </w:p>
    <w:p w:rsidR="00000000" w:rsidDel="00000000" w:rsidP="00000000" w:rsidRDefault="00000000" w:rsidRPr="00000000" w14:paraId="000001A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Once the shipment period has been ascertained, it is sometimes said that the seller has the whole of that period for shipment; but this is slightly misleading. In the normal case, failure to ship will not be a breach until the end of the period; and if during the period an event occurs which forthwith prevents further shipment and gives the seller a lawful excuse for not shipping, he will be under no liability. But if the event merely prevents the seller from shipping for part of the period, and leaves open the possibility of shipping during the remainder, then its effect will be to abridge the shipment period; so that the seller will be in breach if he fails to ship during the abridged period.</w:t>
      </w:r>
      <w:r w:rsidDel="00000000" w:rsidR="00000000" w:rsidRPr="00000000">
        <w:rPr>
          <w:rtl w:val="0"/>
        </w:rPr>
      </w:r>
    </w:p>
    <w:p w:rsidR="00000000" w:rsidDel="00000000" w:rsidP="00000000" w:rsidRDefault="00000000" w:rsidRPr="00000000" w14:paraId="000001A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C">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Sale " subject to shipment."</w:t>
      </w:r>
      <w:r w:rsidDel="00000000" w:rsidR="00000000" w:rsidRPr="00000000">
        <w:rPr>
          <w:rtl w:val="0"/>
        </w:rPr>
      </w:r>
    </w:p>
    <w:p w:rsidR="00000000" w:rsidDel="00000000" w:rsidP="00000000" w:rsidRDefault="00000000" w:rsidRPr="00000000" w14:paraId="000001A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contract which is " subject to shipment " may give the seller an option whether to ship or not; but if the seller does actually make a shipment he must attribute the goods to the contract " at any rate if they have not been shipped in fulfilment of other contracts." The courts are however somewhat reluctant to interpret " subject to shipment " clauses in such a way as to give the seller a completely free choice in the matter. Thus where the contract referred to shipment by a supplier from whom the seller intended to buy the goods, and contained the words " shipment prompt subject to shipment," it was held that the seller was bound to ensure that the necessary shipment would take place. </w:t>
      </w:r>
      <w:r w:rsidDel="00000000" w:rsidR="00000000" w:rsidRPr="00000000">
        <w:rPr>
          <w:rtl w:val="0"/>
        </w:rPr>
      </w:r>
    </w:p>
    <w:p w:rsidR="00000000" w:rsidDel="00000000" w:rsidP="00000000" w:rsidRDefault="00000000" w:rsidRPr="00000000" w14:paraId="000001A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Similarly, a contract " subject to force majeure and shipment " has been held to excuse the seller only in the event of inability to secure a shipment of the contract description, and not to give him an option whether to ship or not.63 If the seller in such a case is able to secure such a shipment, he is not excused from his obligation to perform a particular contract merely because he has been unable to ship a sufficient quantity to satisfy other contracts for the sale of goods of the same description.</w:t>
      </w:r>
      <w:r w:rsidDel="00000000" w:rsidR="00000000" w:rsidRPr="00000000">
        <w:rPr>
          <w:rtl w:val="0"/>
        </w:rPr>
      </w:r>
    </w:p>
    <w:p w:rsidR="00000000" w:rsidDel="00000000" w:rsidP="00000000" w:rsidRDefault="00000000" w:rsidRPr="00000000" w14:paraId="000001B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2">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Appropriation.</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1B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contract is for the sale of generic goods, the seller is bound to appropriate goods of the contract description to the contract. " Appropriation " is used in several senses. Here we are not concerned with the " unconditional appropriation " which is required to pass the property in goods, but with the appropriation which may bind the seller contractually to deliver certain goods, or the documents representing them. It seems that there can be an appropriation in this sense even though the goods remain " unascertained " in the sense of forming part of a larger bulk. In the normal case of a c.i.f. sale of generic goods, the seller would have this " right to chose "; and the difficult question is exactly when he has exercised it. </w:t>
      </w:r>
      <w:r w:rsidDel="00000000" w:rsidR="00000000" w:rsidRPr="00000000">
        <w:rPr>
          <w:rtl w:val="0"/>
        </w:rPr>
      </w:r>
    </w:p>
    <w:p w:rsidR="00000000" w:rsidDel="00000000" w:rsidP="00000000" w:rsidRDefault="00000000" w:rsidRPr="00000000" w14:paraId="000001B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contract expressly provides that the seller is to give a notice of appropriation, it would no doubt be inferred that he had not irrevocably made the " selection " until he gave the notice. But where the contract says nothing about appropriation, it is not at all clear whether a seller can be said to have appropriated goods to the contract (in the sense now under discussion) by some act of which notice has not been given to the buyer. </w:t>
      </w:r>
      <w:r w:rsidDel="00000000" w:rsidR="00000000" w:rsidRPr="00000000">
        <w:rPr>
          <w:rtl w:val="0"/>
        </w:rPr>
      </w:r>
    </w:p>
    <w:p w:rsidR="00000000" w:rsidDel="00000000" w:rsidP="00000000" w:rsidRDefault="00000000" w:rsidRPr="00000000" w14:paraId="000001B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position appears to be that shipment may amount to appropriation where, for example, the contract provides for shipment on a named ship and goods of the contract description are shipped on that ship; or if there is other evidence of the seller's intention that the shipment was intended by him to be made " in performance of the contract." But the court will not lightly draw the inference of appropriation (in the present sense) from the mere fact that the seller has shipped goods of the contract description, so that such a shipment will not generally bind the seller to tender those particular goods to the buyer. What has been said about shipment applies equally to a purchase by the seller of goods afloat, for the purpose of performing the seller's obligations to the buyer under the original sale.</w:t>
      </w:r>
      <w:r w:rsidDel="00000000" w:rsidR="00000000" w:rsidRPr="00000000">
        <w:rPr>
          <w:rtl w:val="0"/>
        </w:rPr>
      </w:r>
    </w:p>
    <w:p w:rsidR="00000000" w:rsidDel="00000000" w:rsidP="00000000" w:rsidRDefault="00000000" w:rsidRPr="00000000" w14:paraId="000001B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The Shipping Documents</w:t>
      </w:r>
      <w:r w:rsidDel="00000000" w:rsidR="00000000" w:rsidRPr="00000000">
        <w:rPr>
          <w:rtl w:val="0"/>
        </w:rPr>
      </w:r>
    </w:p>
    <w:p w:rsidR="00000000" w:rsidDel="00000000" w:rsidP="00000000" w:rsidRDefault="00000000" w:rsidRPr="00000000" w14:paraId="000001B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general. In the absence of any express contractual provisions, trade usage or custom, a c.i.f. seller is bound to tender three documents: </w:t>
      </w:r>
      <w:r w:rsidDel="00000000" w:rsidR="00000000" w:rsidRPr="00000000">
        <w:rPr>
          <w:rtl w:val="0"/>
        </w:rPr>
      </w:r>
    </w:p>
    <w:p w:rsidR="00000000" w:rsidDel="00000000" w:rsidP="00000000" w:rsidRDefault="00000000" w:rsidRPr="00000000" w14:paraId="000001B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a bill of lading,</w:t>
      </w:r>
      <w:r w:rsidDel="00000000" w:rsidR="00000000" w:rsidRPr="00000000">
        <w:rPr>
          <w:rtl w:val="0"/>
        </w:rPr>
      </w:r>
    </w:p>
    <w:p w:rsidR="00000000" w:rsidDel="00000000" w:rsidP="00000000" w:rsidRDefault="00000000" w:rsidRPr="00000000" w14:paraId="000001B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a policy of insurance and </w:t>
      </w:r>
      <w:r w:rsidDel="00000000" w:rsidR="00000000" w:rsidRPr="00000000">
        <w:rPr>
          <w:rtl w:val="0"/>
        </w:rPr>
      </w:r>
    </w:p>
    <w:p w:rsidR="00000000" w:rsidDel="00000000" w:rsidP="00000000" w:rsidRDefault="00000000" w:rsidRPr="00000000" w14:paraId="000001C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an invoice.</w:t>
      </w:r>
      <w:r w:rsidDel="00000000" w:rsidR="00000000" w:rsidRPr="00000000">
        <w:rPr>
          <w:rtl w:val="0"/>
        </w:rPr>
      </w:r>
    </w:p>
    <w:p w:rsidR="00000000" w:rsidDel="00000000" w:rsidP="00000000" w:rsidRDefault="00000000" w:rsidRPr="00000000" w14:paraId="000001C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Contractual variations of these requirements are in fact quite common. The contract may, for example, substitute a delivery order for a bill of lading, or a certificate for a policy of insurance, or call for additional documents such as inspection certificates, etc. Such contractual variations are, however, interpreted against the background of the obligations prima facie resting on a c.i.f. seller under the general law. Thus where a c.i.f. contract provided for payment " against documents or delivery order " it was held that this only entitled the seller to substitute a delivery order for a bill of lading; and that it therefore did not relieve him from his obligation to tender a policy of insurance.</w:t>
      </w:r>
      <w:r w:rsidDel="00000000" w:rsidR="00000000" w:rsidRPr="00000000">
        <w:rPr>
          <w:rtl w:val="0"/>
        </w:rPr>
      </w:r>
    </w:p>
    <w:p w:rsidR="00000000" w:rsidDel="00000000" w:rsidP="00000000" w:rsidRDefault="00000000" w:rsidRPr="00000000" w14:paraId="000001C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Customary variations are also common, particularly in relation to the characteristics of the individual shipping documents. The seller must, and need only, tender such documents as are " usual and customary." This is subject to the qualifications that such documents must not be " fundamentally inconsistent " with " the character of the documents which must in point of law have been tendered." There appears as yet to be no decided case which illustrates this qualification.</w:t>
      </w:r>
      <w:r w:rsidDel="00000000" w:rsidR="00000000" w:rsidRPr="00000000">
        <w:rPr>
          <w:rtl w:val="0"/>
        </w:rPr>
      </w:r>
    </w:p>
    <w:p w:rsidR="00000000" w:rsidDel="00000000" w:rsidP="00000000" w:rsidRDefault="00000000" w:rsidRPr="00000000" w14:paraId="000001C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 The Bill of Lading</w:t>
      </w:r>
      <w:r w:rsidDel="00000000" w:rsidR="00000000" w:rsidRPr="00000000">
        <w:rPr>
          <w:rtl w:val="0"/>
        </w:rPr>
      </w:r>
    </w:p>
    <w:p w:rsidR="00000000" w:rsidDel="00000000" w:rsidP="00000000" w:rsidRDefault="00000000" w:rsidRPr="00000000" w14:paraId="000001C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Duty of seller in relation to contract of affreightment. </w:t>
      </w:r>
      <w:r w:rsidDel="00000000" w:rsidR="00000000" w:rsidRPr="00000000">
        <w:rPr>
          <w:rtl w:val="0"/>
        </w:rPr>
      </w:r>
    </w:p>
    <w:p w:rsidR="00000000" w:rsidDel="00000000" w:rsidP="00000000" w:rsidRDefault="00000000" w:rsidRPr="00000000" w14:paraId="000001C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c.i.f. seller must make or procure a proper contract of affreightment, and procure a proper bill of lading. These are, strictly speaking, separate duties, for the duty to make or procure a proper contract of affreightment would exist even though the seller was, by the terms of the contract, only bound to tender a delivery order. But in the normal case, where the seller is bound to tender a bill of lading, the two duties are so closely related as to be virtually identical; for the question whether the seller has made a proper contract of affreightment will in fact depend on the form and content of the bill of lading, and on the circumstances in which it was issued. The two duties will therefore be considered together in the following discussion.</w:t>
      </w:r>
      <w:r w:rsidDel="00000000" w:rsidR="00000000" w:rsidRPr="00000000">
        <w:rPr>
          <w:rtl w:val="0"/>
        </w:rPr>
      </w:r>
    </w:p>
    <w:p w:rsidR="00000000" w:rsidDel="00000000" w:rsidP="00000000" w:rsidRDefault="00000000" w:rsidRPr="00000000" w14:paraId="000001C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Normal requirements as to bill of lading.</w:t>
      </w:r>
      <w:r w:rsidDel="00000000" w:rsidR="00000000" w:rsidRPr="00000000">
        <w:rPr>
          <w:rtl w:val="0"/>
        </w:rPr>
      </w:r>
    </w:p>
    <w:p w:rsidR="00000000" w:rsidDel="00000000" w:rsidP="00000000" w:rsidRDefault="00000000" w:rsidRPr="00000000" w14:paraId="000001C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bill of lading must normally be in a transferable form; provide continuous documentary cover; state that the goods have been actually shipped, and not merely that they have been received for shipment; provide for the carriage of the goods to the agreed destination by the agreed or customary route; be issued " on shipment "; be " genuine "; cover the goods sold and no others; be " valid and effective "; and be " clean." The first of these requirements does not call for further discussion; the others will be considered in the following paragraphs. They are of course subject to the terms of the contract and to any relevant custom.</w:t>
      </w:r>
      <w:r w:rsidDel="00000000" w:rsidR="00000000" w:rsidRPr="00000000">
        <w:rPr>
          <w:rtl w:val="0"/>
        </w:rPr>
      </w:r>
    </w:p>
    <w:p w:rsidR="00000000" w:rsidDel="00000000" w:rsidP="00000000" w:rsidRDefault="00000000" w:rsidRPr="00000000" w14:paraId="000001C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Continuous documentary cover. </w:t>
      </w:r>
      <w:r w:rsidDel="00000000" w:rsidR="00000000" w:rsidRPr="00000000">
        <w:rPr>
          <w:rtl w:val="0"/>
        </w:rPr>
      </w:r>
    </w:p>
    <w:p w:rsidR="00000000" w:rsidDel="00000000" w:rsidP="00000000" w:rsidRDefault="00000000" w:rsidRPr="00000000" w14:paraId="000001D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principle of continuous documentary cover was stated by Lord Sumner in </w:t>
      </w:r>
      <w:r w:rsidDel="00000000" w:rsidR="00000000" w:rsidRPr="00000000">
        <w:rPr>
          <w:rFonts w:ascii="Georgia" w:cs="Georgia" w:eastAsia="Georgia" w:hAnsi="Georgia"/>
          <w:strike w:val="0"/>
          <w:u w:val="single"/>
          <w:vertAlign w:val="baseline"/>
          <w:rtl w:val="0"/>
        </w:rPr>
        <w:t xml:space="preserve">Hansson v. Hamel and Horley Ltd</w:t>
      </w:r>
      <w:r w:rsidDel="00000000" w:rsidR="00000000" w:rsidRPr="00000000">
        <w:rPr>
          <w:rFonts w:ascii="Georgia" w:cs="Georgia" w:eastAsia="Georgia" w:hAnsi="Georgia"/>
          <w:strike w:val="0"/>
          <w:vertAlign w:val="baseline"/>
          <w:rtl w:val="0"/>
        </w:rPr>
        <w:t xml:space="preserve">.: a c.i.f. seller must " cover the buyer by procuring and tendering documents which will be available for his protection from shipment to destination." The buyer is entitled to continuous documentary cover whether he actually needs it or not. The reason for this rule is that the buyer may not, at the time when the documents are tendered, have the means of knowing anything about the physical condition of the goods; and he needs to know at that time what his rights against the carrier will be in case the goods have been damaged.</w:t>
      </w:r>
      <w:r w:rsidDel="00000000" w:rsidR="00000000" w:rsidRPr="00000000">
        <w:rPr>
          <w:rtl w:val="0"/>
        </w:rPr>
      </w:r>
    </w:p>
    <w:p w:rsidR="00000000" w:rsidDel="00000000" w:rsidP="00000000" w:rsidRDefault="00000000" w:rsidRPr="00000000" w14:paraId="000001D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Liberty to tranship and transhipment. </w:t>
      </w:r>
      <w:r w:rsidDel="00000000" w:rsidR="00000000" w:rsidRPr="00000000">
        <w:rPr>
          <w:rtl w:val="0"/>
        </w:rPr>
      </w:r>
    </w:p>
    <w:p w:rsidR="00000000" w:rsidDel="00000000" w:rsidP="00000000" w:rsidRDefault="00000000" w:rsidRPr="00000000" w14:paraId="000001D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has been said that the buyer is not deprived of continuous documentary cover merely because the bill of lading contains a liberty to tranship, if that liberty has not in fact been exercised.As a general principle,"' this statement gives rise to some difficulty; for, as Lord Sumner said in Hansson v. Hamel and Horley, the shipping documents " have to be taken up or rejected promptly " and a buyer (or banker) to whom such a bill is tendered may have no means of knowing at the time of tender whether the goods have actually been transhipped. The position would be different where the goods had in fact been transhipped although the bill of lading contained no liberty to tranship. </w:t>
      </w:r>
      <w:r w:rsidDel="00000000" w:rsidR="00000000" w:rsidRPr="00000000">
        <w:rPr>
          <w:rtl w:val="0"/>
        </w:rPr>
      </w:r>
    </w:p>
    <w:p w:rsidR="00000000" w:rsidDel="00000000" w:rsidP="00000000" w:rsidRDefault="00000000" w:rsidRPr="00000000" w14:paraId="000001D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such a case the buyer would have a remedy against the original carrier for breach of the contract of carriage. Thus the requirement of continuous documentary cover would be satisfied and the buyer would not be entitled to object to the documents merely on account of the transhipment. And of course a bill of lading containing a liberty to tranship might well be a good shipping document by custom.</w:t>
      </w:r>
      <w:r w:rsidDel="00000000" w:rsidR="00000000" w:rsidRPr="00000000">
        <w:rPr>
          <w:rtl w:val="0"/>
        </w:rPr>
      </w:r>
    </w:p>
    <w:p w:rsidR="00000000" w:rsidDel="00000000" w:rsidP="00000000" w:rsidRDefault="00000000" w:rsidRPr="00000000" w14:paraId="000001D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Relaxation of requirement of continuous documentary cover. The requirement of continuous documentary cover may be varied by the terms of the contract of sale, or by the customs or usages of the relevant trade. Thus where it is customary to ship goods by coastal or river steamers to a port for ocean shipment, and to tender the ocean bills of lading only, such a tender is good under a c.i.f. contract.'3 The custom may require the seller expressly to reserve power to tranship in the contract of sale, in which event the buyer will be entitled to reject the documents on account of transhipment if no such reservation was made.i'</w:t>
      </w:r>
      <w:r w:rsidDel="00000000" w:rsidR="00000000" w:rsidRPr="00000000">
        <w:rPr>
          <w:rtl w:val="0"/>
        </w:rPr>
      </w:r>
    </w:p>
    <w:p w:rsidR="00000000" w:rsidDel="00000000" w:rsidP="00000000" w:rsidRDefault="00000000" w:rsidRPr="00000000" w14:paraId="000001D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Shipped and received bills. Prima facie the seller must obtain a bill of lading which states that the goods have actually been shipped </w:t>
      </w:r>
      <w:r w:rsidDel="00000000" w:rsidR="00000000" w:rsidRPr="00000000">
        <w:rPr>
          <w:rtl w:val="0"/>
        </w:rPr>
      </w:r>
    </w:p>
    <w:p w:rsidR="00000000" w:rsidDel="00000000" w:rsidP="00000000" w:rsidRDefault="00000000" w:rsidRPr="00000000" w14:paraId="000001D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Destination. The bill of lading must provide for the carriage of the goods to the agreed destination. If the bill of lading does not satisfy this requirement, the seller is in breach even though the actual contract of carriage made by him did provide for carriage to the destination stipulated in the contract of sale.</w:t>
      </w:r>
      <w:r w:rsidDel="00000000" w:rsidR="00000000" w:rsidRPr="00000000">
        <w:rPr>
          <w:rtl w:val="0"/>
        </w:rPr>
      </w:r>
    </w:p>
    <w:p w:rsidR="00000000" w:rsidDel="00000000" w:rsidP="00000000" w:rsidRDefault="00000000" w:rsidRPr="00000000" w14:paraId="000001D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Deviation clauses. Assuming that the route of shipment has been determined, objection may nevertheless be taken to a bill of lading on the ground that it contains deviation or similar clauses permitting the carrier to depart from that route. Thus in one case a bill of lading contained a clause in words " so wide that the ship might have called anywhere she liked, and almost gone round the world before she came to the port of discharge." This would have justified rejection by the buyer if he had not on the facts waived the right to object.</w:t>
      </w:r>
      <w:r w:rsidDel="00000000" w:rsidR="00000000" w:rsidRPr="00000000">
        <w:rPr>
          <w:rtl w:val="0"/>
        </w:rPr>
      </w:r>
    </w:p>
    <w:p w:rsidR="00000000" w:rsidDel="00000000" w:rsidP="00000000" w:rsidRDefault="00000000" w:rsidRPr="00000000" w14:paraId="000001E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be issued on shipment. The bill of lading must be issued " on shipment." This does not mean that it must be issued at the precise time of shipment ; it probably means no more than that the bill of lading must be issued without undue delay and in accordance with the usual course of business, under which bills of lading may not be issued until some days after the ship has sailed.</w:t>
      </w:r>
      <w:r w:rsidDel="00000000" w:rsidR="00000000" w:rsidRPr="00000000">
        <w:rPr>
          <w:rtl w:val="0"/>
        </w:rPr>
      </w:r>
    </w:p>
    <w:p w:rsidR="00000000" w:rsidDel="00000000" w:rsidP="00000000" w:rsidRDefault="00000000" w:rsidRPr="00000000" w14:paraId="000001E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1E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Forgeries. The bill of lading must be " genuine." A bill of lading which contains a false date of shipment is a bad tender under a c.i.f. contract; and the same would be true of a bill of lading containing some other forgery, such as a forged signature by or on behalf of the carrier.</w:t>
      </w:r>
      <w:r w:rsidDel="00000000" w:rsidR="00000000" w:rsidRPr="00000000">
        <w:rPr>
          <w:rtl w:val="0"/>
        </w:rPr>
      </w:r>
    </w:p>
    <w:p w:rsidR="00000000" w:rsidDel="00000000" w:rsidP="00000000" w:rsidRDefault="00000000" w:rsidRPr="00000000" w14:paraId="000001E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Quantity. The bill of lading must be for the quantity of goods sold and for those goods only: it must not cover more goods, or other goods of a different description. </w:t>
      </w:r>
      <w:r w:rsidDel="00000000" w:rsidR="00000000" w:rsidRPr="00000000">
        <w:rPr>
          <w:rtl w:val="0"/>
        </w:rPr>
      </w:r>
    </w:p>
    <w:p w:rsidR="00000000" w:rsidDel="00000000" w:rsidP="00000000" w:rsidRDefault="00000000" w:rsidRPr="00000000" w14:paraId="000001E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bill of lading must be " valid and effective."</w:t>
      </w:r>
      <w:r w:rsidDel="00000000" w:rsidR="00000000" w:rsidRPr="00000000">
        <w:rPr>
          <w:rtl w:val="0"/>
        </w:rPr>
      </w:r>
    </w:p>
    <w:p w:rsidR="00000000" w:rsidDel="00000000" w:rsidP="00000000" w:rsidRDefault="00000000" w:rsidRPr="00000000" w14:paraId="000001E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Clean bill. Where a banker's commercial credit calls for tender of a bill of lading, the general rule is that this means a clean bill of lading. In one case it was held that, as the relevant parties knew that in the circumstances of the case it was not possible for the seller to obtain clean bills, the bank was justified in paying against bills which are not clean. It would seem that a custom or usage to pay against bills which are not clean would have the same effects, but in view of the practice of banks to stipulate for " clean " bills se it is unlikely that such a custom could now be proved. Although the cases are not directly concerned with the position between c.i.f. buyer and seller, this would be governed by the same principles.</w:t>
      </w:r>
      <w:r w:rsidDel="00000000" w:rsidR="00000000" w:rsidRPr="00000000">
        <w:rPr>
          <w:rtl w:val="0"/>
        </w:rPr>
      </w:r>
    </w:p>
    <w:p w:rsidR="00000000" w:rsidDel="00000000" w:rsidP="00000000" w:rsidRDefault="00000000" w:rsidRPr="00000000" w14:paraId="000001E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DUTIES OF THE BUYER</w:t>
      </w:r>
      <w:r w:rsidDel="00000000" w:rsidR="00000000" w:rsidRPr="00000000">
        <w:rPr>
          <w:rtl w:val="0"/>
        </w:rPr>
      </w:r>
    </w:p>
    <w:p w:rsidR="00000000" w:rsidDel="00000000" w:rsidP="00000000" w:rsidRDefault="00000000" w:rsidRPr="00000000" w14:paraId="000001E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E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 Payment of the Price</w:t>
      </w:r>
      <w:r w:rsidDel="00000000" w:rsidR="00000000" w:rsidRPr="00000000">
        <w:rPr>
          <w:rtl w:val="0"/>
        </w:rPr>
      </w:r>
    </w:p>
    <w:p w:rsidR="00000000" w:rsidDel="00000000" w:rsidP="00000000" w:rsidRDefault="00000000" w:rsidRPr="00000000" w14:paraId="000001E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F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Duty to pay price on tender of documents. Under section 29 of the Sale of Goods Act, the general rule is that delivery and payment are concurrent conditions. '</w:t>
        <w:tab/>
        <w:t xml:space="preserve">the case of a c.i.f. contract, the duty to pay normally arises on tender; of documents. But this reasoning will not cover all cases; for the c.i.f. buyer is bound to pay on tender of documents even though these do not include a bill of lading but only, for example, a delivery order. The better view therefore is that a c.i.f. contract contains an agreement ousting section 29. Normally, this agreement will be express, as where the contract provides for payment " against " or " in exchange for " or " on presentation of " shipping documents. But the agreement may also be implied from the nature of a c.i.f. contract: thus the duty to pay arises on tender of documents even where a c.i.f. contract simply provides " terms net cash." Where the contract does expressly provide for " cash against documents " a custom that payment is not to be made until arrival of the ship will be rejected as inconsistent with the contract. The effect of a provision in the contract for " payment against documents on arrival of steamer " appears to be that the duty to pay arises on tender of documents, though the time of payment is postponed until arrival of the steamer.</w:t>
      </w:r>
      <w:r w:rsidDel="00000000" w:rsidR="00000000" w:rsidRPr="00000000">
        <w:rPr>
          <w:rtl w:val="0"/>
        </w:rPr>
      </w:r>
    </w:p>
    <w:p w:rsidR="00000000" w:rsidDel="00000000" w:rsidP="00000000" w:rsidRDefault="00000000" w:rsidRPr="00000000" w14:paraId="000001F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Stronger words are needed to negative the duty to pay against documents. Once the duty to pay on tender of documents is established, it is not negatived by a provision in the contract that the exact amount payable is to depend on the quantity of goods landed: such a provision is merely the basis for a subsequent adjustment of the price. </w:t>
      </w:r>
      <w:r w:rsidDel="00000000" w:rsidR="00000000" w:rsidRPr="00000000">
        <w:rPr>
          <w:rtl w:val="0"/>
        </w:rPr>
      </w:r>
    </w:p>
    <w:p w:rsidR="00000000" w:rsidDel="00000000" w:rsidP="00000000" w:rsidRDefault="00000000" w:rsidRPr="00000000" w14:paraId="000001F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rule that the duty to pay arises on tender of documents has two important consequences, which are discussed in the following paragraphs.</w:t>
      </w:r>
      <w:r w:rsidDel="00000000" w:rsidR="00000000" w:rsidRPr="00000000">
        <w:rPr>
          <w:rtl w:val="0"/>
        </w:rPr>
      </w:r>
    </w:p>
    <w:p w:rsidR="00000000" w:rsidDel="00000000" w:rsidP="00000000" w:rsidRDefault="00000000" w:rsidRPr="00000000" w14:paraId="000001F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 right of examination before payment. A c.i.f. buyer to whom documents have been tendered is not entitled to refuse to pay until he has examined the goods for the purpose of determining whether the bulk corresponds with the sample as or whether the goods are otherwise of the contract description, quality or quantity. If the buyer knows, or rightly suspects, even without examining the goods, that they are not in fact in accordance with the contract, it is an open question whether he is nevertheless bound to pay on tender of documents which are in accordance with the contract.</w:t>
      </w:r>
      <w:r w:rsidDel="00000000" w:rsidR="00000000" w:rsidRPr="00000000">
        <w:rPr>
          <w:rtl w:val="0"/>
        </w:rPr>
      </w:r>
    </w:p>
    <w:p w:rsidR="00000000" w:rsidDel="00000000" w:rsidP="00000000" w:rsidRDefault="00000000" w:rsidRPr="00000000" w14:paraId="000001F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Goods lost. </w:t>
      </w:r>
      <w:r w:rsidDel="00000000" w:rsidR="00000000" w:rsidRPr="00000000">
        <w:rPr>
          <w:rtl w:val="0"/>
        </w:rPr>
      </w:r>
    </w:p>
    <w:p w:rsidR="00000000" w:rsidDel="00000000" w:rsidP="00000000" w:rsidRDefault="00000000" w:rsidRPr="00000000" w14:paraId="000001F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Just as the loss, destruction or enemy seizure of the goods does not discharge the seller from his obligation to tender documents, so these events do not relieve the buyer from his obligation to pay the price. The remedy of the buyer (if any) in such cases is against the carrier for breach of the contract of carriage, or against the underwriter on the policy of insurance. But the buyer is bound to pay the price on tender of documents even though he has no claim against the carrier because the goods were lost by a peril excepted in the bill of lading; and no claim against the underwriter because they are lost by a peril not insured against. </w:t>
      </w:r>
      <w:r w:rsidDel="00000000" w:rsidR="00000000" w:rsidRPr="00000000">
        <w:rPr>
          <w:rtl w:val="0"/>
        </w:rPr>
      </w:r>
    </w:p>
    <w:p w:rsidR="00000000" w:rsidDel="00000000" w:rsidP="00000000" w:rsidRDefault="00000000" w:rsidRPr="00000000" w14:paraId="000001F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Provision in the contract as to loss. The buyer's duty to pay in spite of the loss of the goods can be excluded by the provisions of the contract. A provision merely for payment " against documents on arrival of steamer " will probably not have this effect, being construed as a stipulation as to the time of payment only. Thus if the ship is lost payment will have to be made when she would normally have arrived. On the other hand, where the contract provided for payment of half the price against documents and the other half on delivery of the goods at the agreed destination, it was held that the seller could only sue in respect .'such part of the goods as actually arrived.e The general rule that the ~,:yer must pay on tender of documents is most clearly excluded by a provision that " should the goods or any portion thereof not arrive from loss of vessel ... this contract to be void." The effect of such a provision is that after loss the seller is not bound to tender, nor the buyer to accept, the documents. But once performance has been completed by the buyer's taking up the documents, the seller cannot rely on the provision to claim that he, and not the buyer, is entitled to the benefit of the insurance.'</w:t>
      </w:r>
      <w:r w:rsidDel="00000000" w:rsidR="00000000" w:rsidRPr="00000000">
        <w:rPr>
          <w:rtl w:val="0"/>
        </w:rPr>
      </w:r>
    </w:p>
    <w:p w:rsidR="00000000" w:rsidDel="00000000" w:rsidP="00000000" w:rsidRDefault="00000000" w:rsidRPr="00000000" w14:paraId="000001F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Is appropriation before loss necessary ?</w:t>
        <w:tab/>
        <w:t xml:space="preserve">The rule that the buyer is bound to pay even though at the time of tender of documents the goods have been lost gives rise to a difficult problem which has never been squarely faced in the cases: must the seller have appropriated the goods to the contract before they were lost ? C.i.f. sales are for the most part sales of generic goods; and as a general rule a seller of such goods who has not actually appropriated any goods to the contract is not entitled to rely on the fact that the particular goods which he intended to appropriate to the contract have been destroyed. If his intention in this way is defeated, he must appropriate other goods of the contract description to the contract." Prima facie this principle would appear to apply where goods which a c.i.f. seller intends to appropriate to the contract are lost before he has done so.</w:t>
      </w:r>
      <w:r w:rsidDel="00000000" w:rsidR="00000000" w:rsidRPr="00000000">
        <w:rPr>
          <w:rtl w:val="0"/>
        </w:rPr>
      </w:r>
    </w:p>
    <w:p w:rsidR="00000000" w:rsidDel="00000000" w:rsidP="00000000" w:rsidRDefault="00000000" w:rsidRPr="00000000" w14:paraId="000001F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0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Other Duties</w:t>
      </w:r>
      <w:r w:rsidDel="00000000" w:rsidR="00000000" w:rsidRPr="00000000">
        <w:rPr>
          <w:rtl w:val="0"/>
        </w:rPr>
      </w:r>
    </w:p>
    <w:p w:rsidR="00000000" w:rsidDel="00000000" w:rsidP="00000000" w:rsidRDefault="00000000" w:rsidRPr="00000000" w14:paraId="0000020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02">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Other duties imposed by contract.</w:t>
      </w:r>
      <w:r w:rsidDel="00000000" w:rsidR="00000000" w:rsidRPr="00000000">
        <w:rPr>
          <w:rtl w:val="0"/>
        </w:rPr>
      </w:r>
    </w:p>
    <w:p w:rsidR="00000000" w:rsidDel="00000000" w:rsidP="00000000" w:rsidRDefault="00000000" w:rsidRPr="00000000" w14:paraId="0000020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0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c.i.f. contract may impose various other duties on the buyer. </w:t>
      </w:r>
      <w:r w:rsidDel="00000000" w:rsidR="00000000" w:rsidRPr="00000000">
        <w:rPr>
          <w:rtl w:val="0"/>
        </w:rPr>
      </w:r>
    </w:p>
    <w:p w:rsidR="00000000" w:rsidDel="00000000" w:rsidP="00000000" w:rsidRDefault="00000000" w:rsidRPr="00000000" w14:paraId="00000205">
      <w:pPr>
        <w:pageBreakBefore w:val="0"/>
        <w:numPr>
          <w:ilvl w:val="0"/>
          <w:numId w:val="3"/>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Thus if the contract specifies several possible destinations, the buyer must notify the seller of his choice of destination. </w:t>
      </w:r>
      <w:r w:rsidDel="00000000" w:rsidR="00000000" w:rsidRPr="00000000">
        <w:rPr>
          <w:rtl w:val="0"/>
        </w:rPr>
      </w:r>
    </w:p>
    <w:p w:rsidR="00000000" w:rsidDel="00000000" w:rsidP="00000000" w:rsidRDefault="00000000" w:rsidRPr="00000000" w14:paraId="00000206">
      <w:pPr>
        <w:pageBreakBefore w:val="0"/>
        <w:numPr>
          <w:ilvl w:val="0"/>
          <w:numId w:val="3"/>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notice does not reach the seller before the beginning of the shipment period, the seller is entitled to rescind the contract . </w:t>
      </w:r>
      <w:r w:rsidDel="00000000" w:rsidR="00000000" w:rsidRPr="00000000">
        <w:rPr>
          <w:rtl w:val="0"/>
        </w:rPr>
      </w:r>
    </w:p>
    <w:p w:rsidR="00000000" w:rsidDel="00000000" w:rsidP="00000000" w:rsidRDefault="00000000" w:rsidRPr="00000000" w14:paraId="00000207">
      <w:pPr>
        <w:pageBreakBefore w:val="0"/>
        <w:numPr>
          <w:ilvl w:val="0"/>
          <w:numId w:val="3"/>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buyer makes a choice which is invalid because the chosen port has become an enemy port, a subsequent valid declaration, made in time, will be effective. </w:t>
      </w:r>
      <w:r w:rsidDel="00000000" w:rsidR="00000000" w:rsidRPr="00000000">
        <w:rPr>
          <w:rtl w:val="0"/>
        </w:rPr>
      </w:r>
    </w:p>
    <w:p w:rsidR="00000000" w:rsidDel="00000000" w:rsidP="00000000" w:rsidRDefault="00000000" w:rsidRPr="00000000" w14:paraId="00000208">
      <w:pPr>
        <w:pageBreakBefore w:val="0"/>
        <w:numPr>
          <w:ilvl w:val="0"/>
          <w:numId w:val="3"/>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general duties to be performed by the buyer before the goods can be shipped must prima facie be performed before the beginning of the shipment period; but where a c.i.f. contract for the sale of iron to be shipped in May and June required the buyer to give the specification " in the beginning of May " it was held that performance of this duty before the middle of May was in time; and that the seller was accordingly not entitled to repudiate .</w:t>
      </w:r>
      <w:r w:rsidDel="00000000" w:rsidR="00000000" w:rsidRPr="00000000">
        <w:rPr>
          <w:rtl w:val="0"/>
        </w:rPr>
      </w:r>
    </w:p>
    <w:p w:rsidR="00000000" w:rsidDel="00000000" w:rsidP="00000000" w:rsidRDefault="00000000" w:rsidRPr="00000000" w14:paraId="00000209">
      <w:pPr>
        <w:pageBreakBefore w:val="0"/>
        <w:rPr>
          <w:rFonts w:ascii="Georgia" w:cs="Georgia" w:eastAsia="Georgia" w:hAnsi="Georgia"/>
          <w:vertAlign w:val="baseline"/>
        </w:rPr>
      </w:pPr>
      <w:bookmarkStart w:colFirst="0" w:colLast="0" w:name="_heading=h.3whwml4" w:id="25"/>
      <w:bookmarkEnd w:id="25"/>
      <w:r w:rsidDel="00000000" w:rsidR="00000000" w:rsidRPr="00000000">
        <w:rPr>
          <w:rtl w:val="0"/>
        </w:rPr>
      </w:r>
    </w:p>
    <w:p w:rsidR="00000000" w:rsidDel="00000000" w:rsidP="00000000" w:rsidRDefault="00000000" w:rsidRPr="00000000" w14:paraId="0000020A">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(ii)</w:t>
        <w:tab/>
        <w:t xml:space="preserve">FOB contracts of sale;</w:t>
      </w:r>
      <w:r w:rsidDel="00000000" w:rsidR="00000000" w:rsidRPr="00000000">
        <w:rPr>
          <w:rtl w:val="0"/>
        </w:rPr>
      </w:r>
    </w:p>
    <w:p w:rsidR="00000000" w:rsidDel="00000000" w:rsidP="00000000" w:rsidRDefault="00000000" w:rsidRPr="00000000" w14:paraId="0000020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Definition. The central idea is that the seller is bound at his expense to place the goods " free on board " a ship for transmission to the buyer. The expression " free on board " does not merely " condition the constituent elements of the price "; it generally performs the more important function of expressing the obligations of the parties " additional to the bare bargain of purchase and sale." ' In particular, it defines the obligations which arise in connection with the transmission of the goods from the seller to the buyer. </w:t>
      </w:r>
      <w:r w:rsidDel="00000000" w:rsidR="00000000" w:rsidRPr="00000000">
        <w:rPr>
          <w:rtl w:val="0"/>
        </w:rPr>
      </w:r>
    </w:p>
    <w:p w:rsidR="00000000" w:rsidDel="00000000" w:rsidP="00000000" w:rsidRDefault="00000000" w:rsidRPr="00000000" w14:paraId="0000020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0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f.o.b. seller is not, in the absence of contrary stipulations in the contract, bound to find shipping space for the goods s or to insure them; and the cost of carriage and insurance, even if these items are procured by the seller, is normally for the buyer's account.'</w:t>
      </w:r>
      <w:r w:rsidDel="00000000" w:rsidR="00000000" w:rsidRPr="00000000">
        <w:rPr>
          <w:rtl w:val="0"/>
        </w:rPr>
      </w:r>
    </w:p>
    <w:p w:rsidR="00000000" w:rsidDel="00000000" w:rsidP="00000000" w:rsidRDefault="00000000" w:rsidRPr="00000000" w14:paraId="0000020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F.o.b. contracts are sometimes divided into certain broad categories or classes, which depend on the duties undertaken by the parties in particular cases. Since these duties depend on the terms of each individual contract, the categories are almost infinitely variable. Some attempt must, however, be made to define the so-called " classic " f.o.b. contract, since such a definition will indicate, in broad terms, the duties of the parties </w:t>
      </w:r>
      <w:r w:rsidDel="00000000" w:rsidR="00000000" w:rsidRPr="00000000">
        <w:rPr>
          <w:rtl w:val="0"/>
        </w:rPr>
      </w:r>
    </w:p>
    <w:p w:rsidR="00000000" w:rsidDel="00000000" w:rsidP="00000000" w:rsidRDefault="00000000" w:rsidRPr="00000000" w14:paraId="0000021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DUTIES OF THE SELLER</w:t>
      </w:r>
      <w:r w:rsidDel="00000000" w:rsidR="00000000" w:rsidRPr="00000000">
        <w:rPr>
          <w:rtl w:val="0"/>
        </w:rPr>
      </w:r>
    </w:p>
    <w:p w:rsidR="00000000" w:rsidDel="00000000" w:rsidP="00000000" w:rsidRDefault="00000000" w:rsidRPr="00000000" w14:paraId="0000021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general. The duties of an f.o.b. seller are hard to state in general terms, for the obvious reason that they vary according to the type of f.o.b. contract in question. It can, however, be said that the basic duties normally undertaken by an f.o.b. seller are to put goods which conform with the contract on board ship in accordance with the shipping instructions (if any) received from the buyer, and to bear the expense of doing s0. Additional duties may, of course, be undertaken by the contract.</w:t>
      </w:r>
      <w:r w:rsidDel="00000000" w:rsidR="00000000" w:rsidRPr="00000000">
        <w:rPr>
          <w:rtl w:val="0"/>
        </w:rPr>
      </w:r>
    </w:p>
    <w:p w:rsidR="00000000" w:rsidDel="00000000" w:rsidP="00000000" w:rsidRDefault="00000000" w:rsidRPr="00000000" w14:paraId="0000021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w:t>
        <w:tab/>
        <w:t xml:space="preserve">Duty to put goods on board. </w:t>
      </w:r>
      <w:r w:rsidDel="00000000" w:rsidR="00000000" w:rsidRPr="00000000">
        <w:rPr>
          <w:rtl w:val="0"/>
        </w:rPr>
      </w:r>
    </w:p>
    <w:p w:rsidR="00000000" w:rsidDel="00000000" w:rsidP="00000000" w:rsidRDefault="00000000" w:rsidRPr="00000000" w14:paraId="0000021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the duty of an f.o.b. seller to put the goods on board a ship nominated or designated by the buyer. Under section 33 (1)'e of the Sale of Goods Act the seller is, by performing this duty, prima facie deemed to have delivered the goods to the buyer; and the place at which the goods are thus delivered is considered to be the place of performance under an f.o.b. contract. For the purpose of the rules relating to stoppage </w:t>
      </w:r>
      <w:r w:rsidDel="00000000" w:rsidR="00000000" w:rsidRPr="00000000">
        <w:rPr>
          <w:rFonts w:ascii="Georgia" w:cs="Georgia" w:eastAsia="Georgia" w:hAnsi="Georgia"/>
          <w:i w:val="1"/>
          <w:strike w:val="0"/>
          <w:vertAlign w:val="baseline"/>
          <w:rtl w:val="0"/>
        </w:rPr>
        <w:t xml:space="preserve">in transitu</w:t>
      </w:r>
      <w:r w:rsidDel="00000000" w:rsidR="00000000" w:rsidRPr="00000000">
        <w:rPr>
          <w:rFonts w:ascii="Georgia" w:cs="Georgia" w:eastAsia="Georgia" w:hAnsi="Georgia"/>
          <w:strike w:val="0"/>
          <w:vertAlign w:val="baseline"/>
          <w:rtl w:val="0"/>
        </w:rPr>
        <w:t xml:space="preserve">, the delivery which is made by placing the goods on board may only be constructive delivery. Thus in the normal case, where the carrier takes possession of the goods as such and not as agent of the buyer, the right of stoppage will remain in existence after the goods have been placed on board.'</w:t>
      </w:r>
      <w:r w:rsidDel="00000000" w:rsidR="00000000" w:rsidRPr="00000000">
        <w:rPr>
          <w:rtl w:val="0"/>
        </w:rPr>
      </w:r>
    </w:p>
    <w:p w:rsidR="00000000" w:rsidDel="00000000" w:rsidP="00000000" w:rsidRDefault="00000000" w:rsidRPr="00000000" w14:paraId="0000021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duty to deliver, or to tender delivery, only arises, under an ordinary f.o.b. contract, after the buyer has nominated or designated the ship. Thus if the buyer fails to give shipping instructions or to give them within the shipment period, or to give shipping instructions which are effective, the seller is not liable in damages for non-delivery; and this may be so even though the seller could not in fact have delivered the goods if proper shipping instructions had been given to him within the contract period.</w:t>
      </w:r>
      <w:r w:rsidDel="00000000" w:rsidR="00000000" w:rsidRPr="00000000">
        <w:rPr>
          <w:rtl w:val="0"/>
        </w:rPr>
      </w:r>
    </w:p>
    <w:p w:rsidR="00000000" w:rsidDel="00000000" w:rsidP="00000000" w:rsidRDefault="00000000" w:rsidRPr="00000000" w14:paraId="0000021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has been suggested that the seller is in breach of contract if he fails to get the goods on board a ship in which space has been reserved by the buyer, and with which the seller makes no contract of carriage, even though the failure to get the goods on board is entirely the fault of the carrier and in no way due to lack of diligence on the part of the seller; but that in such a case the seller may have a remedy over against the carrier.</w:t>
      </w:r>
      <w:r w:rsidDel="00000000" w:rsidR="00000000" w:rsidRPr="00000000">
        <w:rPr>
          <w:rtl w:val="0"/>
        </w:rPr>
      </w:r>
    </w:p>
    <w:p w:rsidR="00000000" w:rsidDel="00000000" w:rsidP="00000000" w:rsidRDefault="00000000" w:rsidRPr="00000000" w14:paraId="0000021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Seller's responsibility for safety of the goods. </w:t>
      </w:r>
      <w:r w:rsidDel="00000000" w:rsidR="00000000" w:rsidRPr="00000000">
        <w:rPr>
          <w:rtl w:val="0"/>
        </w:rPr>
      </w:r>
    </w:p>
    <w:p w:rsidR="00000000" w:rsidDel="00000000" w:rsidP="00000000" w:rsidRDefault="00000000" w:rsidRPr="00000000" w14:paraId="0000022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an f.o.b. contract, risk normally passes on shipment; but the seller will be responsible for any loss of or damage to the goods which is due to his breach of contract. Thus he may in certain circumstances be liable for deterioration in transit; and this is so not only where the deterioration is due to a defect in the goods themselves, but also where it is due to some default of the seller in relation to the loading of the goods. </w:t>
      </w:r>
      <w:r w:rsidDel="00000000" w:rsidR="00000000" w:rsidRPr="00000000">
        <w:rPr>
          <w:rtl w:val="0"/>
        </w:rPr>
      </w:r>
    </w:p>
    <w:p w:rsidR="00000000" w:rsidDel="00000000" w:rsidP="00000000" w:rsidRDefault="00000000" w:rsidRPr="00000000" w14:paraId="0000022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seller must insure that the goods are loaded skilfully and carefully and he is liable for any loss resulting from his failure to do so, unless the failure consists merely in following the buyer's instructions as to loading. The seller is likewise liable in damages for any loss which results from his failure to pack the goods in accordance with the provisions of the contract. </w:t>
      </w:r>
      <w:r w:rsidDel="00000000" w:rsidR="00000000" w:rsidRPr="00000000">
        <w:rPr>
          <w:rtl w:val="0"/>
        </w:rPr>
      </w:r>
    </w:p>
    <w:p w:rsidR="00000000" w:rsidDel="00000000" w:rsidP="00000000" w:rsidRDefault="00000000" w:rsidRPr="00000000" w14:paraId="0000022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Seller's responsibility for expenses. </w:t>
      </w:r>
      <w:r w:rsidDel="00000000" w:rsidR="00000000" w:rsidRPr="00000000">
        <w:rPr>
          <w:rtl w:val="0"/>
        </w:rPr>
      </w:r>
    </w:p>
    <w:p w:rsidR="00000000" w:rsidDel="00000000" w:rsidP="00000000" w:rsidRDefault="00000000" w:rsidRPr="00000000" w14:paraId="0000022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a " classic " f.o.b. contract, the seller is prima facie responsible for the cost of getting the goods over the ship's rail. He is not responsible for any further expenses, such as the expenses of stowing the goods once they are on board unless the contract is on " f.o.b. and stowed" terms. If the seller in fact pays charges of stowage, he is entitled to recover these from the buyer.</w:t>
      </w:r>
      <w:r w:rsidDel="00000000" w:rsidR="00000000" w:rsidRPr="00000000">
        <w:rPr>
          <w:rtl w:val="0"/>
        </w:rPr>
      </w:r>
    </w:p>
    <w:p w:rsidR="00000000" w:rsidDel="00000000" w:rsidP="00000000" w:rsidRDefault="00000000" w:rsidRPr="00000000" w14:paraId="0000022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Form and kind of bill of lading. </w:t>
      </w:r>
      <w:r w:rsidDel="00000000" w:rsidR="00000000" w:rsidRPr="00000000">
        <w:rPr>
          <w:rtl w:val="0"/>
        </w:rPr>
      </w:r>
    </w:p>
    <w:p w:rsidR="00000000" w:rsidDel="00000000" w:rsidP="00000000" w:rsidRDefault="00000000" w:rsidRPr="00000000" w14:paraId="0000022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seller is bound to obtain a bill of lading, the form or kind of bill which he must obtain depends, in the first place, on the terms of the contract; if these provide no guidance, regard must be had to what is usual in the trade. If the terms of the contract do not help and there is no evidence of what is usual in the trade, the court will, it seems, apply the same general principles here which determine the obligations in this respect of a c.i.f. seller, that is, the seller must obtain a shipped bill of lading, the bill must provide continuous documentary cover, it must be " clean " and in a transferable form; and it must not be claused to incorporate the terms of a charter party.</w:t>
      </w:r>
      <w:r w:rsidDel="00000000" w:rsidR="00000000" w:rsidRPr="00000000">
        <w:rPr>
          <w:rtl w:val="0"/>
        </w:rPr>
      </w:r>
    </w:p>
    <w:p w:rsidR="00000000" w:rsidDel="00000000" w:rsidP="00000000" w:rsidRDefault="00000000" w:rsidRPr="00000000" w14:paraId="0000022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Duty to find shipping space.</w:t>
      </w:r>
      <w:r w:rsidDel="00000000" w:rsidR="00000000" w:rsidRPr="00000000">
        <w:rPr>
          <w:rtl w:val="0"/>
        </w:rPr>
      </w:r>
    </w:p>
    <w:p w:rsidR="00000000" w:rsidDel="00000000" w:rsidP="00000000" w:rsidRDefault="00000000" w:rsidRPr="00000000" w14:paraId="0000022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 classic " f.o.b. contract is probably " based on the assumption that the ship nominated will be willing to load any goods brought down to the berth or at least those of which she is notified." In such a situation neither party has, strictly speaking, any duty to obtain or reserve shipping space. But the question who has such a duty has become increasingly important in modern conditions " when space often has to be booked well in advance." The duty to reserve shipping space may, by the terms of the contract, be placed on the seller or on the buyer. In the absence of any express term dealing with the matter, the duty lies on the buyer, but there are probably as many exceptions to the rule as there are examples of it." 1' In other words, sellers in fact quite commonly undertake to find shipping space, and also undertake other duties not arising out of a classic f.o.b. contract, such as to insure the goods and even to prepay freight.</w:t>
      </w:r>
      <w:r w:rsidDel="00000000" w:rsidR="00000000" w:rsidRPr="00000000">
        <w:rPr>
          <w:rtl w:val="0"/>
        </w:rPr>
      </w:r>
    </w:p>
    <w:p w:rsidR="00000000" w:rsidDel="00000000" w:rsidP="00000000" w:rsidRDefault="00000000" w:rsidRPr="00000000" w14:paraId="0000023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Time of shipment.</w:t>
      </w:r>
      <w:r w:rsidDel="00000000" w:rsidR="00000000" w:rsidRPr="00000000">
        <w:rPr>
          <w:rtl w:val="0"/>
        </w:rPr>
      </w:r>
    </w:p>
    <w:p w:rsidR="00000000" w:rsidDel="00000000" w:rsidP="00000000" w:rsidRDefault="00000000" w:rsidRPr="00000000" w14:paraId="0000023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a classic f.o.b. contract the seller is under no duty to ship until the buyer has given proper shipping instructions . If such instructions have been given, the seller must ship the goods at the latest by the end of the period (if any) specified for shipment in the contract. </w:t>
      </w:r>
      <w:r w:rsidDel="00000000" w:rsidR="00000000" w:rsidRPr="00000000">
        <w:rPr>
          <w:rtl w:val="0"/>
        </w:rPr>
      </w:r>
    </w:p>
    <w:p w:rsidR="00000000" w:rsidDel="00000000" w:rsidP="00000000" w:rsidRDefault="00000000" w:rsidRPr="00000000" w14:paraId="0000023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Duty to ship conforming goods.</w:t>
      </w:r>
      <w:r w:rsidDel="00000000" w:rsidR="00000000" w:rsidRPr="00000000">
        <w:rPr>
          <w:rtl w:val="0"/>
        </w:rPr>
      </w:r>
    </w:p>
    <w:p w:rsidR="00000000" w:rsidDel="00000000" w:rsidP="00000000" w:rsidRDefault="00000000" w:rsidRPr="00000000" w14:paraId="0000023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goods must conform with the contract. The ordinary rule that the goods must comply with the contractual description applies to f.o.b. contracts. Where such a contract is (on its true construction) one for goods originating in a particular country, the seller cannot perform by delivering goods of the same kind, but originating in another country. A provision as to the time of shipment may form part of the description of the goods, or at any rate be a term the breach of which entitles the buyer to reject. The goods must be of the contract quality and quantity and must not be mixed with other goods. The implied condition as to fitness for a particular purpose under section 16 (c) of the Sale of Goods Act can apply to an f.o.b. contract: for example, the buyer may reasonably rely on the seller's skill or judgment with regard to the packing of the goods. On the other hand an f.o.b. seller is not (any more than a c.i.f. seller  normally responsible for matters affecting the saleability of the goods in the country of destination. </w:t>
      </w:r>
      <w:r w:rsidDel="00000000" w:rsidR="00000000" w:rsidRPr="00000000">
        <w:rPr>
          <w:rtl w:val="0"/>
        </w:rPr>
      </w:r>
    </w:p>
    <w:p w:rsidR="00000000" w:rsidDel="00000000" w:rsidP="00000000" w:rsidRDefault="00000000" w:rsidRPr="00000000" w14:paraId="0000023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Insurance.</w:t>
      </w:r>
      <w:r w:rsidDel="00000000" w:rsidR="00000000" w:rsidRPr="00000000">
        <w:rPr>
          <w:rtl w:val="0"/>
        </w:rPr>
      </w:r>
    </w:p>
    <w:p w:rsidR="00000000" w:rsidDel="00000000" w:rsidP="00000000" w:rsidRDefault="00000000" w:rsidRPr="00000000" w14:paraId="0000023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f.o.b. seller is under no duty to insure for the benefit of the buyer unless the contract expressly (or by necessary implication) obliges him to do so; and even if he is bound to insure, the cost of insurance will be for the buyer's account. Where (as in a classic f.o.b. contract) the seller is under no duty to insure, section 33 (3) of the Sale of Goods Act may apply so that in the circumstances specified in the subsection the seller " must give such notice to the buyer as may enable him to insure [the goods] during their sea transit." The only stated consequence of the seller's failure to give such notice is that " the goods shall be deemed to be at his risk during such sea transit." It does not seem that the sub-section imposes a contractual duty to give notice to the buyer, for breach of which the buyer can reject or claim damages. Thus if the goods arrived safely the seller's failure to give notice would have no legal consequences; and this position should be contrasted with the consequences of a c.i.f. seller's failure to tender a proper policy of insurance.</w:t>
      </w:r>
      <w:r w:rsidDel="00000000" w:rsidR="00000000" w:rsidRPr="00000000">
        <w:rPr>
          <w:rtl w:val="0"/>
        </w:rPr>
      </w:r>
    </w:p>
    <w:p w:rsidR="00000000" w:rsidDel="00000000" w:rsidP="00000000" w:rsidRDefault="00000000" w:rsidRPr="00000000" w14:paraId="0000023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DUTIES OF THE BUYER</w:t>
      </w:r>
      <w:r w:rsidDel="00000000" w:rsidR="00000000" w:rsidRPr="00000000">
        <w:rPr>
          <w:rtl w:val="0"/>
        </w:rPr>
      </w:r>
    </w:p>
    <w:p w:rsidR="00000000" w:rsidDel="00000000" w:rsidP="00000000" w:rsidRDefault="00000000" w:rsidRPr="00000000" w14:paraId="0000023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Duties in relation to shipment. The principal duties of the buyer are to " name the vessel and to give shipping instructions in time to enable the seller to send forward the goods so that they can be shipped in accordance with the instructions " 64 ; and to pay for the goods in accordance with the contract.</w:t>
      </w:r>
      <w:r w:rsidDel="00000000" w:rsidR="00000000" w:rsidRPr="00000000">
        <w:rPr>
          <w:rtl w:val="0"/>
        </w:rPr>
      </w:r>
    </w:p>
    <w:p w:rsidR="00000000" w:rsidDel="00000000" w:rsidP="00000000" w:rsidRDefault="00000000" w:rsidRPr="00000000" w14:paraId="0000024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Duty to give shipping instructions. </w:t>
      </w:r>
      <w:r w:rsidDel="00000000" w:rsidR="00000000" w:rsidRPr="00000000">
        <w:rPr>
          <w:rtl w:val="0"/>
        </w:rPr>
      </w:r>
    </w:p>
    <w:p w:rsidR="00000000" w:rsidDel="00000000" w:rsidP="00000000" w:rsidRDefault="00000000" w:rsidRPr="00000000" w14:paraId="0000024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Unless the seller has undertaken the duty to find shipping space, an f.o.b. buyer is bound to give instructions with regard to the shipment of the goods: for example, he must instruct the seller to put the goods on a particular ship; or on a ship bound for a particular port; or on the " next steamer." The essential point is that the seller must be given some instructions as to the way in which he can perform his duty to put the goods on board. </w:t>
      </w:r>
      <w:r w:rsidDel="00000000" w:rsidR="00000000" w:rsidRPr="00000000">
        <w:rPr>
          <w:rtl w:val="0"/>
        </w:rPr>
      </w:r>
    </w:p>
    <w:p w:rsidR="00000000" w:rsidDel="00000000" w:rsidP="00000000" w:rsidRDefault="00000000" w:rsidRPr="00000000" w14:paraId="0000024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buyer must also name the port of shipment if the contract provides for shipment from one of a number of ports and does not expressly provide that the choice between them is to be made by the seller. If no shipping instructions are given, or if shipping instructions are not given within the time specified for shipment, the seller is not liable in damages for non-delivery s8; and the buyer is liable in damages for non-acceptance.</w:t>
      </w:r>
      <w:r w:rsidDel="00000000" w:rsidR="00000000" w:rsidRPr="00000000">
        <w:rPr>
          <w:rtl w:val="0"/>
        </w:rPr>
      </w:r>
    </w:p>
    <w:p w:rsidR="00000000" w:rsidDel="00000000" w:rsidP="00000000" w:rsidRDefault="00000000" w:rsidRPr="00000000" w14:paraId="0000024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Payment.</w:t>
      </w:r>
      <w:r w:rsidDel="00000000" w:rsidR="00000000" w:rsidRPr="00000000">
        <w:rPr>
          <w:rtl w:val="0"/>
        </w:rPr>
      </w:r>
    </w:p>
    <w:p w:rsidR="00000000" w:rsidDel="00000000" w:rsidP="00000000" w:rsidRDefault="00000000" w:rsidRPr="00000000" w14:paraId="0000024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A">
      <w:pPr>
        <w:pageBreakBefore w:val="0"/>
        <w:rPr>
          <w:rFonts w:ascii="Georgia" w:cs="Georgia" w:eastAsia="Georgia" w:hAnsi="Georgia"/>
          <w:vertAlign w:val="baseline"/>
        </w:rPr>
      </w:pPr>
      <w:bookmarkStart w:colFirst="0" w:colLast="0" w:name="_heading=h.2bn6wsx" w:id="26"/>
      <w:bookmarkEnd w:id="26"/>
      <w:r w:rsidDel="00000000" w:rsidR="00000000" w:rsidRPr="00000000">
        <w:rPr>
          <w:rFonts w:ascii="Georgia" w:cs="Georgia" w:eastAsia="Georgia" w:hAnsi="Georgia"/>
          <w:strike w:val="0"/>
          <w:vertAlign w:val="baseline"/>
          <w:rtl w:val="0"/>
        </w:rPr>
        <w:t xml:space="preserve">At this point we are concerned with the buyer's duty to pay the price; the circumstances in which this arises are not necessarily the same as those in which the seller can bring an action for the price. Under section 28 of the Sale of Goods Act, " the buyer must be ready and willing to pay the price in exchange for possession of the goods." Where the goods have been shipped and the bill of lading has been obtained by the seller, the price normally becomes payable on tender of the bill of lading, amounting to tender of constructive possession of the goods; this result may be based either on an application of section 28, or on a contrary agreement ousting the section The contract may call for payment against bill of lading even where the goods are shipped on a ship chartered by the buyer. Where the shipping arrangements are made by the buyer (so that the bill of lading is never in the seller's hands) the contract is likely to call for payment against some other document evidencing delivery of the goods on board ship, such as a mate's receipt; and it may also call for further documents (such as an invoice, a policy of insurance, an inspection certificate, a certificate of origin, etc.) against which payment is to be made. In such cases the duty to pay arises on tender of the stipulated documents.</w:t>
      </w:r>
      <w:r w:rsidDel="00000000" w:rsidR="00000000" w:rsidRPr="00000000">
        <w:rPr>
          <w:rtl w:val="0"/>
        </w:rPr>
      </w:r>
    </w:p>
    <w:p w:rsidR="00000000" w:rsidDel="00000000" w:rsidP="00000000" w:rsidRDefault="00000000" w:rsidRPr="00000000" w14:paraId="0000024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C">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(b) The rights of the hirer to terminate a hire purchase agreement and the significance thereof;</w:t>
      </w:r>
      <w:r w:rsidDel="00000000" w:rsidR="00000000" w:rsidRPr="00000000">
        <w:rPr>
          <w:rtl w:val="0"/>
        </w:rPr>
      </w:r>
    </w:p>
    <w:p w:rsidR="00000000" w:rsidDel="00000000" w:rsidP="00000000" w:rsidRDefault="00000000" w:rsidRPr="00000000" w14:paraId="0000024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4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12. (1) of the Hire Purchase Act Cap 507 provides that at any time before the final payment under a hire-purchase agreement falls due, the hirer may terminate the agreement by returning the goods to the owner and giving him written notice of termination of the agreement, and if he does so he shall be liable (without prejudice to any liability which accrued before the termination) to pay the amount, if any, by which one-half of the hire-purchase price exceeds the total of the sums paid and the sums which were due in respect of the hire-purchase price immediately before the termination or such lesser amount as may be specified in the agreement.</w:t>
      </w:r>
      <w:r w:rsidDel="00000000" w:rsidR="00000000" w:rsidRPr="00000000">
        <w:rPr>
          <w:rtl w:val="0"/>
        </w:rPr>
      </w:r>
    </w:p>
    <w:p w:rsidR="00000000" w:rsidDel="00000000" w:rsidP="00000000" w:rsidRDefault="00000000" w:rsidRPr="00000000" w14:paraId="0000024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Hirer may terminate agreement.</w:t>
      </w:r>
      <w:r w:rsidDel="00000000" w:rsidR="00000000" w:rsidRPr="00000000">
        <w:rPr>
          <w:rtl w:val="0"/>
        </w:rPr>
      </w:r>
    </w:p>
    <w:p w:rsidR="00000000" w:rsidDel="00000000" w:rsidP="00000000" w:rsidRDefault="00000000" w:rsidRPr="00000000" w14:paraId="0000025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Where a hire-purchase agreement has been terminated under this section, the hirer shall, if he has failed to take reasonable care of the goods, be liable to pay damages for the failure.</w:t>
      </w:r>
      <w:r w:rsidDel="00000000" w:rsidR="00000000" w:rsidRPr="00000000">
        <w:rPr>
          <w:rtl w:val="0"/>
        </w:rPr>
      </w:r>
    </w:p>
    <w:p w:rsidR="00000000" w:rsidDel="00000000" w:rsidP="00000000" w:rsidRDefault="00000000" w:rsidRPr="00000000" w14:paraId="0000025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A hirer returning goods under subsection (1) shall return them at his own expense to the premises from which they were originally supplied to him or to such other place as the owner may direct:</w:t>
      </w:r>
      <w:r w:rsidDel="00000000" w:rsidR="00000000" w:rsidRPr="00000000">
        <w:rPr>
          <w:rtl w:val="0"/>
        </w:rPr>
      </w:r>
    </w:p>
    <w:p w:rsidR="00000000" w:rsidDel="00000000" w:rsidP="00000000" w:rsidRDefault="00000000" w:rsidRPr="00000000" w14:paraId="0000025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Provided that the owner shall reimburse the hirer for any additional expense incurred in returning the goods to premises other than those from which they were originally supplied.</w:t>
      </w:r>
      <w:r w:rsidDel="00000000" w:rsidR="00000000" w:rsidRPr="00000000">
        <w:rPr>
          <w:rtl w:val="0"/>
        </w:rPr>
      </w:r>
    </w:p>
    <w:p w:rsidR="00000000" w:rsidDel="00000000" w:rsidP="00000000" w:rsidRDefault="00000000" w:rsidRPr="00000000" w14:paraId="0000025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 Nothing in this section prejudices any right of a hirer to determine a hire-purchase agreement otherwise than by virtue of this section.</w:t>
      </w:r>
      <w:r w:rsidDel="00000000" w:rsidR="00000000" w:rsidRPr="00000000">
        <w:rPr>
          <w:rtl w:val="0"/>
        </w:rPr>
      </w:r>
    </w:p>
    <w:p w:rsidR="00000000" w:rsidDel="00000000" w:rsidP="00000000" w:rsidRDefault="00000000" w:rsidRPr="00000000" w14:paraId="00000258">
      <w:pPr>
        <w:pageBreakBefore w:val="0"/>
        <w:pBdr>
          <w:bottom w:color="000000" w:space="1" w:sz="12" w:val="single"/>
        </w:pBd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5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5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hire purchase or conditional sale agreement' may be terminated, discharged or rescinded in the same way as any other contract, but in relation to agreements within the statutory control certain restrictions are imposed on the exercise of some of the rights of the owner' or seller and additional rights of termination are conferred on the hirers or buyer.</w:t>
      </w:r>
      <w:r w:rsidDel="00000000" w:rsidR="00000000" w:rsidRPr="00000000">
        <w:rPr>
          <w:rtl w:val="0"/>
        </w:rPr>
      </w:r>
    </w:p>
    <w:p w:rsidR="00000000" w:rsidDel="00000000" w:rsidP="00000000" w:rsidRDefault="00000000" w:rsidRPr="00000000" w14:paraId="0000025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Modes of termination at common law are: </w:t>
      </w:r>
      <w:r w:rsidDel="00000000" w:rsidR="00000000" w:rsidRPr="00000000">
        <w:rPr>
          <w:rtl w:val="0"/>
        </w:rPr>
      </w:r>
    </w:p>
    <w:p w:rsidR="00000000" w:rsidDel="00000000" w:rsidP="00000000" w:rsidRDefault="00000000" w:rsidRPr="00000000" w14:paraId="0000025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performance, where the hirer makes all the payments necessary to exercise the option to purchase, or the buyer makes all the payments necessary to discharge his liability under the agreement; </w:t>
      </w:r>
      <w:r w:rsidDel="00000000" w:rsidR="00000000" w:rsidRPr="00000000">
        <w:rPr>
          <w:rtl w:val="0"/>
        </w:rPr>
      </w:r>
    </w:p>
    <w:p w:rsidR="00000000" w:rsidDel="00000000" w:rsidP="00000000" w:rsidRDefault="00000000" w:rsidRPr="00000000" w14:paraId="0000025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determination by either party under a term of the agreement to that effect; </w:t>
      </w:r>
      <w:r w:rsidDel="00000000" w:rsidR="00000000" w:rsidRPr="00000000">
        <w:rPr>
          <w:rtl w:val="0"/>
        </w:rPr>
      </w:r>
    </w:p>
    <w:p w:rsidR="00000000" w:rsidDel="00000000" w:rsidP="00000000" w:rsidRDefault="00000000" w:rsidRPr="00000000" w14:paraId="0000026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return of the goods by a hirer under a hire purchase agreement; </w:t>
      </w:r>
      <w:r w:rsidDel="00000000" w:rsidR="00000000" w:rsidRPr="00000000">
        <w:rPr>
          <w:rtl w:val="0"/>
        </w:rPr>
      </w:r>
    </w:p>
    <w:p w:rsidR="00000000" w:rsidDel="00000000" w:rsidP="00000000" w:rsidRDefault="00000000" w:rsidRPr="00000000" w14:paraId="0000026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 a breach by either party amounting to a repudiation of the agreement and accepted by the other party as such; and </w:t>
      </w:r>
      <w:r w:rsidDel="00000000" w:rsidR="00000000" w:rsidRPr="00000000">
        <w:rPr>
          <w:rtl w:val="0"/>
        </w:rPr>
      </w:r>
    </w:p>
    <w:p w:rsidR="00000000" w:rsidDel="00000000" w:rsidP="00000000" w:rsidRDefault="00000000" w:rsidRPr="00000000" w14:paraId="0000026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(5) rescission of the agreement for fraud, misrepresentation or mistake.</w:t>
      </w:r>
      <w:r w:rsidDel="00000000" w:rsidR="00000000" w:rsidRPr="00000000">
        <w:rPr>
          <w:rtl w:val="0"/>
        </w:rPr>
      </w:r>
    </w:p>
    <w:p w:rsidR="00000000" w:rsidDel="00000000" w:rsidP="00000000" w:rsidRDefault="00000000" w:rsidRPr="00000000" w14:paraId="0000026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agreements within the statutory control the following additional methods of termination are available to the hirer or buyer: </w:t>
      </w:r>
      <w:r w:rsidDel="00000000" w:rsidR="00000000" w:rsidRPr="00000000">
        <w:rPr>
          <w:rtl w:val="0"/>
        </w:rPr>
      </w:r>
    </w:p>
    <w:p w:rsidR="00000000" w:rsidDel="00000000" w:rsidP="00000000" w:rsidRDefault="00000000" w:rsidRPr="00000000" w14:paraId="0000026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cancellation within the cancellation period''; and </w:t>
      </w:r>
      <w:r w:rsidDel="00000000" w:rsidR="00000000" w:rsidRPr="00000000">
        <w:rPr>
          <w:rtl w:val="0"/>
        </w:rPr>
      </w:r>
    </w:p>
    <w:p w:rsidR="00000000" w:rsidDel="00000000" w:rsidP="00000000" w:rsidRDefault="00000000" w:rsidRPr="00000000" w14:paraId="0000026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termination under the statutory right. </w:t>
      </w:r>
      <w:r w:rsidDel="00000000" w:rsidR="00000000" w:rsidRPr="00000000">
        <w:rPr>
          <w:rtl w:val="0"/>
        </w:rPr>
      </w:r>
    </w:p>
    <w:p w:rsidR="00000000" w:rsidDel="00000000" w:rsidP="00000000" w:rsidRDefault="00000000" w:rsidRPr="00000000" w14:paraId="0000026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Further, any provision in any agreement which seeks to provide that, after termination in any manner whatsoever of a hire purchase or conditional sale agreement within the statutory control, the hirer or buyer is subject to any liability which exceeds the lesser of </w:t>
      </w:r>
      <w:r w:rsidDel="00000000" w:rsidR="00000000" w:rsidRPr="00000000">
        <w:rPr>
          <w:rtl w:val="0"/>
        </w:rPr>
      </w:r>
    </w:p>
    <w:p w:rsidR="00000000" w:rsidDel="00000000" w:rsidP="00000000" w:rsidRDefault="00000000" w:rsidRPr="00000000" w14:paraId="0000026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0">
      <w:pPr>
        <w:pageBreakBefore w:val="0"/>
        <w:numPr>
          <w:ilvl w:val="0"/>
          <w:numId w:val="5"/>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amount equal to what would have been his liability had the agreement been terminated under his statutory right ,or </w:t>
      </w:r>
      <w:r w:rsidDel="00000000" w:rsidR="00000000" w:rsidRPr="00000000">
        <w:rPr>
          <w:rtl w:val="0"/>
        </w:rPr>
      </w:r>
    </w:p>
    <w:p w:rsidR="00000000" w:rsidDel="00000000" w:rsidP="00000000" w:rsidRDefault="00000000" w:rsidRPr="00000000" w14:paraId="00000271">
      <w:pPr>
        <w:pageBreakBefore w:val="0"/>
        <w:numPr>
          <w:ilvl w:val="0"/>
          <w:numId w:val="5"/>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;amount equal to the loss sustained by the owner or seller as a consequence of the termination, will be void.</w:t>
      </w:r>
      <w:r w:rsidDel="00000000" w:rsidR="00000000" w:rsidRPr="00000000">
        <w:rPr>
          <w:rtl w:val="0"/>
        </w:rPr>
      </w:r>
    </w:p>
    <w:p w:rsidR="00000000" w:rsidDel="00000000" w:rsidP="00000000" w:rsidRDefault="00000000" w:rsidRPr="00000000" w14:paraId="0000027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3">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Notice of default</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27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relation to hire purchase and conditional sale agreements falling within the statutory control, certain restrictions are placed on the right of the owner or seller to terminate the agreement or to recover possession of goods let under it in pursuance of a term to that effect. Thus, if the agreement, or any other agreement, contains a provisions that, on the occurrence of, or at a time to be ascertained by reference to, a default in the payment of one or more instalments or other sums payable, the agreement or the bailment is to terminate or be terminable or the owner or seller has a right to recover possession, these consequences will not follow default unless the owner or seller serves on the hirer or buyer" a notice of default stating the amount due but unpaid and requiring payment within a specified period of at least seven days. Where a notice is served the consequences do not follow before the end of the period and do not follow after it by reason of any such default it before that time there is payment or tender by or on behalf of the hirer or buyer or any guarantor.</w:t>
      </w:r>
      <w:r w:rsidDel="00000000" w:rsidR="00000000" w:rsidRPr="00000000">
        <w:rPr>
          <w:rtl w:val="0"/>
        </w:rPr>
      </w:r>
    </w:p>
    <w:p w:rsidR="00000000" w:rsidDel="00000000" w:rsidP="00000000" w:rsidRDefault="00000000" w:rsidRPr="00000000" w14:paraId="0000027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Statutory right to determine agreement</w:t>
      </w:r>
      <w:r w:rsidDel="00000000" w:rsidR="00000000" w:rsidRPr="00000000">
        <w:rPr>
          <w:rtl w:val="0"/>
        </w:rPr>
      </w:r>
    </w:p>
    <w:p w:rsidR="00000000" w:rsidDel="00000000" w:rsidP="00000000" w:rsidRDefault="00000000" w:rsidRPr="00000000" w14:paraId="0000027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7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hire purchase and conditional sale agreements which are within the statutory control, the hirer or buyer is given a special statutory right to terminate the agreement. Thus, at any time before the final payment under such an agreement falls due, the hirer or buyer may terminate the agreement by giving written notice of termination to any person entitled or authorised to receive the sums payable under the agreement. Without prejudice to any liability which has accrued before the termination, on termination he must pay either </w:t>
      </w:r>
      <w:r w:rsidDel="00000000" w:rsidR="00000000" w:rsidRPr="00000000">
        <w:rPr>
          <w:rtl w:val="0"/>
        </w:rPr>
      </w:r>
    </w:p>
    <w:p w:rsidR="00000000" w:rsidDel="00000000" w:rsidP="00000000" w:rsidRDefault="00000000" w:rsidRPr="00000000" w14:paraId="0000027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the amount, if any, by which one-half of the hire purchase or total purchase price,, exceeds the total of the sums paid and the sums due in respect of the hire purchase or total purchase price immediately before the termination9; or </w:t>
      </w:r>
      <w:r w:rsidDel="00000000" w:rsidR="00000000" w:rsidRPr="00000000">
        <w:rPr>
          <w:rtl w:val="0"/>
        </w:rPr>
      </w:r>
    </w:p>
    <w:p w:rsidR="00000000" w:rsidDel="00000000" w:rsidP="00000000" w:rsidRDefault="00000000" w:rsidRPr="00000000" w14:paraId="0000027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such less amount as may be specified in the agreement.</w:t>
      </w:r>
      <w:r w:rsidDel="00000000" w:rsidR="00000000" w:rsidRPr="00000000">
        <w:rPr>
          <w:rtl w:val="0"/>
        </w:rPr>
      </w:r>
    </w:p>
    <w:p w:rsidR="00000000" w:rsidDel="00000000" w:rsidP="00000000" w:rsidRDefault="00000000" w:rsidRPr="00000000" w14:paraId="0000027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owner or seller is required by the agreement to carry out any installation, and the agreement specifies as part of the hire purchase or total purchase price the amount to be paid in respect of the installation, the hirer or buyer is liable for the aggregate of such amount and one-half of the remainder of the hire purchase or total purchase price".</w:t>
      </w:r>
      <w:r w:rsidDel="00000000" w:rsidR="00000000" w:rsidRPr="00000000">
        <w:rPr>
          <w:rtl w:val="0"/>
        </w:rPr>
      </w:r>
    </w:p>
    <w:p w:rsidR="00000000" w:rsidDel="00000000" w:rsidP="00000000" w:rsidRDefault="00000000" w:rsidRPr="00000000" w14:paraId="0000028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hirer has terminated the agreement under this provision he is liable to pay damages for any failure to take reasonable care of the goods"; and, if after such termination he wrongfully retains possession of the goods, then, in any action brought by the owner or seller to recover possession of the goods from him, the court must order the goods to be delivered to the owner or seller without giving the hirer or buyer an option to pay the value of the goods, unless it is satisfied that having regard to the circumstances it would not be just and equitable to do so.</w:t>
      </w:r>
      <w:r w:rsidDel="00000000" w:rsidR="00000000" w:rsidRPr="00000000">
        <w:rPr>
          <w:rtl w:val="0"/>
        </w:rPr>
      </w:r>
    </w:p>
    <w:p w:rsidR="00000000" w:rsidDel="00000000" w:rsidP="00000000" w:rsidRDefault="00000000" w:rsidRPr="00000000" w14:paraId="0000028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Cancellation</w:t>
      </w:r>
      <w:r w:rsidDel="00000000" w:rsidR="00000000" w:rsidRPr="00000000">
        <w:rPr>
          <w:rtl w:val="0"/>
        </w:rPr>
      </w:r>
    </w:p>
    <w:p w:rsidR="00000000" w:rsidDel="00000000" w:rsidP="00000000" w:rsidRDefault="00000000" w:rsidRPr="00000000" w14:paraId="0000028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8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prospective hirer or buyer under an agreement within the Statutory control may cancel the transaction in certain circumstances. Where appropriate, the prospective hirer or buyer must be informed of his cancellation rights in the prescribed statutory copies.</w:t>
      </w:r>
      <w:r w:rsidDel="00000000" w:rsidR="00000000" w:rsidRPr="00000000">
        <w:rPr>
          <w:rtl w:val="0"/>
        </w:rPr>
      </w:r>
    </w:p>
    <w:p w:rsidR="00000000" w:rsidDel="00000000" w:rsidP="00000000" w:rsidRDefault="00000000" w:rsidRPr="00000000" w14:paraId="0000028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right exists where such a person signs, at a place other than appropriate trade premises, a document which constitutes a hire purchase. conditional sale orcredit sale agreement within the statutory control, or which would do so if executed by or on behalf of another person as owner or seller o: the goods to which it relates.</w:t>
      </w:r>
      <w:r w:rsidDel="00000000" w:rsidR="00000000" w:rsidRPr="00000000">
        <w:rPr>
          <w:rtl w:val="0"/>
        </w:rPr>
      </w:r>
    </w:p>
    <w:p w:rsidR="00000000" w:rsidDel="00000000" w:rsidP="00000000" w:rsidRDefault="00000000" w:rsidRPr="00000000" w14:paraId="0000028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right is exercised by giving notice within a prescribed period. Thus, at any time after signing the relevant document and before the end of a period of four days beginning with the day on which he receives the second statutory copy," the prospective hirer or buyer may serve the owner or seller" or his agent with a notice of cancellation. This has effect if, however expressed, it indicates the intention of the prospective hirer or buyer to withdraw from the transaction to which the relevant document relates. </w:t>
      </w:r>
      <w:r w:rsidDel="00000000" w:rsidR="00000000" w:rsidRPr="00000000">
        <w:rPr>
          <w:rtl w:val="0"/>
        </w:rPr>
      </w:r>
    </w:p>
    <w:p w:rsidR="00000000" w:rsidDel="00000000" w:rsidP="00000000" w:rsidRDefault="00000000" w:rsidRPr="00000000" w14:paraId="0000028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8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8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Effect of notice of cancellation</w:t>
      </w:r>
      <w:r w:rsidDel="00000000" w:rsidR="00000000" w:rsidRPr="00000000">
        <w:rPr>
          <w:rtl w:val="0"/>
        </w:rPr>
      </w:r>
    </w:p>
    <w:p w:rsidR="00000000" w:rsidDel="00000000" w:rsidP="00000000" w:rsidRDefault="00000000" w:rsidRPr="00000000" w14:paraId="0000028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relevant document constitutes a hire purchase, credit sale or conditional sale agreement at the time when the notice of cancellation is served, that agreement is rescinded by service of the notice. In any other case, service of the notice operates as a withdrawal of any offer to enter into such an agreement which is contained in, or implied by, the document, and as notice of such withdrawal. On service of a notice of cancellation, any sum </w:t>
      </w:r>
      <w:r w:rsidDel="00000000" w:rsidR="00000000" w:rsidRPr="00000000">
        <w:rPr>
          <w:rtl w:val="0"/>
        </w:rPr>
      </w:r>
    </w:p>
    <w:p w:rsidR="00000000" w:rsidDel="00000000" w:rsidP="00000000" w:rsidRDefault="00000000" w:rsidRPr="00000000" w14:paraId="0000029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9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paid by the prospective hirer or buyer in respect of the goods, and </w:t>
      </w:r>
      <w:r w:rsidDel="00000000" w:rsidR="00000000" w:rsidRPr="00000000">
        <w:rPr>
          <w:rtl w:val="0"/>
        </w:rPr>
      </w:r>
    </w:p>
    <w:p w:rsidR="00000000" w:rsidDel="00000000" w:rsidP="00000000" w:rsidRDefault="00000000" w:rsidRPr="00000000" w14:paraId="0000029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which is or would be comprised in the hire purchase or total purchase price, or has, in pursuance of antecedent negotiations" been paid to or for the benefit of the owner or seller, or has in pursuance of any such negotiations been paid to or for the benefit of any other person who conducted the negotiations, is recoverable by the prospective hirer or buyer from the person to whom it has been paid. </w:t>
      </w:r>
      <w:r w:rsidDel="00000000" w:rsidR="00000000" w:rsidRPr="00000000">
        <w:rPr>
          <w:rtl w:val="0"/>
        </w:rPr>
      </w:r>
    </w:p>
    <w:p w:rsidR="00000000" w:rsidDel="00000000" w:rsidP="00000000" w:rsidRDefault="00000000" w:rsidRPr="00000000" w14:paraId="0000029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9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Moreover, any obligation to pay any sum which, if it had been paid before the service of the notice of cancellation, would have been so recoverable, is extinguished on the service of the notice.</w:t>
      </w:r>
      <w:r w:rsidDel="00000000" w:rsidR="00000000" w:rsidRPr="00000000">
        <w:rPr>
          <w:rtl w:val="0"/>
        </w:rPr>
      </w:r>
    </w:p>
    <w:p w:rsidR="00000000" w:rsidDel="00000000" w:rsidP="00000000" w:rsidRDefault="00000000" w:rsidRPr="00000000" w14:paraId="0000029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9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Redelivery and care of goods</w:t>
      </w:r>
      <w:r w:rsidDel="00000000" w:rsidR="00000000" w:rsidRPr="00000000">
        <w:rPr>
          <w:rtl w:val="0"/>
        </w:rPr>
      </w:r>
    </w:p>
    <w:p w:rsidR="00000000" w:rsidDel="00000000" w:rsidP="00000000" w:rsidRDefault="00000000" w:rsidRPr="00000000" w14:paraId="0000029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9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notice of cancellation is served and any of the goods to which the relevant document relates are in the possession the prospective hirer or buyer, having come into his possession in consequence or in anticipation of his signing that document, certain consequences follows.</w:t>
      </w:r>
      <w:r w:rsidDel="00000000" w:rsidR="00000000" w:rsidRPr="00000000">
        <w:rPr>
          <w:rtl w:val="0"/>
        </w:rPr>
      </w:r>
    </w:p>
    <w:p w:rsidR="00000000" w:rsidDel="00000000" w:rsidP="00000000" w:rsidRDefault="00000000" w:rsidRPr="00000000" w14:paraId="0000029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9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He is not under any obligation (whether arising by contract or otherwise) to deliver the goods except at his own premises and in pursuance of a written request. If he either </w:t>
      </w:r>
      <w:r w:rsidDel="00000000" w:rsidR="00000000" w:rsidRPr="00000000">
        <w:rPr>
          <w:rtl w:val="0"/>
        </w:rPr>
      </w:r>
    </w:p>
    <w:p w:rsidR="00000000" w:rsidDel="00000000" w:rsidP="00000000" w:rsidRDefault="00000000" w:rsidRPr="00000000" w14:paraId="0000029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9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delivers them (whether at his own premises or elsewhere) to an authorised person or to a person designated by an authorised person, or </w:t>
      </w:r>
      <w:r w:rsidDel="00000000" w:rsidR="00000000" w:rsidRPr="00000000">
        <w:rPr>
          <w:rtl w:val="0"/>
        </w:rPr>
      </w:r>
    </w:p>
    <w:p w:rsidR="00000000" w:rsidDel="00000000" w:rsidP="00000000" w:rsidRDefault="00000000" w:rsidRPr="00000000" w14:paraId="0000029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9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sends them at his own expense to an authorised person, he must be taken to have done so with the consent of the authorised person, and, if that person is not for the time being entitled to possession, with the consent of the person who is so entitled". He is then discharged from any obligation, whether arising by contract or otherwise, to retain the goods or deliver them to any person entitled to possession".</w:t>
      </w:r>
      <w:r w:rsidDel="00000000" w:rsidR="00000000" w:rsidRPr="00000000">
        <w:rPr>
          <w:rtl w:val="0"/>
        </w:rPr>
      </w:r>
    </w:p>
    <w:p w:rsidR="00000000" w:rsidDel="00000000" w:rsidP="00000000" w:rsidRDefault="00000000" w:rsidRPr="00000000" w14:paraId="0000029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0">
      <w:pPr>
        <w:pageBreakBefore w:val="0"/>
        <w:rPr>
          <w:rFonts w:ascii="Georgia" w:cs="Georgia" w:eastAsia="Georgia" w:hAnsi="Georgia"/>
          <w:vertAlign w:val="baseline"/>
        </w:rPr>
      </w:pPr>
      <w:bookmarkStart w:colFirst="0" w:colLast="0" w:name="_heading=h.qsh70q" w:id="27"/>
      <w:bookmarkEnd w:id="27"/>
      <w:r w:rsidDel="00000000" w:rsidR="00000000" w:rsidRPr="00000000">
        <w:rPr>
          <w:rFonts w:ascii="Georgia" w:cs="Georgia" w:eastAsia="Georgia" w:hAnsi="Georgia"/>
          <w:strike w:val="0"/>
          <w:vertAlign w:val="baseline"/>
          <w:rtl w:val="0"/>
        </w:rPr>
        <w:t xml:space="preserve">He must take reasonable care of the goods until the end of the period of twenty one days beginning with the date of service of the notice of caucellation. Where he delivers the goods to an authorised person, or to a person designated by an authorised person, his obligation to take care of the goods ceases; and, if he sends them to an authorised person, he is under an obligation to take reasonable care to sec that they -are received by him and are not damaged in transit, but in other respects his obligation to take care of the goods ceases on his sending them.</w:t>
      </w:r>
      <w:r w:rsidDel="00000000" w:rsidR="00000000" w:rsidRPr="00000000">
        <w:rPr>
          <w:rtl w:val="0"/>
        </w:rPr>
      </w:r>
    </w:p>
    <w:p w:rsidR="00000000" w:rsidDel="00000000" w:rsidP="00000000" w:rsidRDefault="00000000" w:rsidRPr="00000000" w14:paraId="000002A1">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(c)</w:t>
        <w:tab/>
        <w:t xml:space="preserve">The liability of the principal to third parties.</w:t>
      </w:r>
      <w:r w:rsidDel="00000000" w:rsidR="00000000" w:rsidRPr="00000000">
        <w:rPr>
          <w:rtl w:val="0"/>
        </w:rPr>
      </w:r>
    </w:p>
    <w:p w:rsidR="00000000" w:rsidDel="00000000" w:rsidP="00000000" w:rsidRDefault="00000000" w:rsidRPr="00000000" w14:paraId="000002A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GENERALLY</w:t>
      </w:r>
      <w:r w:rsidDel="00000000" w:rsidR="00000000" w:rsidRPr="00000000">
        <w:rPr>
          <w:rtl w:val="0"/>
        </w:rPr>
      </w:r>
    </w:p>
    <w:p w:rsidR="00000000" w:rsidDel="00000000" w:rsidP="00000000" w:rsidRDefault="00000000" w:rsidRPr="00000000" w14:paraId="000002A4">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a general rule a principal is responsible for all acts of his agent within the authority of the agent, whether the responsibility is contractual. Similarly the principal will be bound by many dispositions of property made by the agent.</w:t>
      </w:r>
      <w:r w:rsidDel="00000000" w:rsidR="00000000" w:rsidRPr="00000000">
        <w:rPr>
          <w:rtl w:val="0"/>
        </w:rPr>
      </w:r>
    </w:p>
    <w:p w:rsidR="00000000" w:rsidDel="00000000" w:rsidP="00000000" w:rsidRDefault="00000000" w:rsidRPr="00000000" w14:paraId="000002A6">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principal is not exempt, where he would otherwise be liable in respect of an act done or bound by contract made by his agent, by reason of the fact that the agent in doing it was acting in fraud of the principal </w:t>
      </w:r>
      <w:r w:rsidDel="00000000" w:rsidR="00000000" w:rsidRPr="00000000">
        <w:rPr>
          <w:rFonts w:ascii="Georgia" w:cs="Georgia" w:eastAsia="Georgia" w:hAnsi="Georgia"/>
          <w:b w:val="1"/>
          <w:strike w:val="0"/>
          <w:u w:val="single"/>
          <w:vertAlign w:val="baseline"/>
          <w:rtl w:val="0"/>
        </w:rPr>
        <w:t xml:space="preserve">Hambro v Burnand</w:t>
      </w:r>
      <w:r w:rsidDel="00000000" w:rsidR="00000000" w:rsidRPr="00000000">
        <w:rPr>
          <w:rFonts w:ascii="Georgia" w:cs="Georgia" w:eastAsia="Georgia" w:hAnsi="Georgia"/>
          <w:strike w:val="0"/>
          <w:vertAlign w:val="baseline"/>
          <w:rtl w:val="0"/>
        </w:rPr>
        <w:t xml:space="preserve"> [1904] 2 KB 10 or otherwise to his detriment, </w:t>
      </w:r>
      <w:r w:rsidDel="00000000" w:rsidR="00000000" w:rsidRPr="00000000">
        <w:rPr>
          <w:rFonts w:ascii="Georgia" w:cs="Georgia" w:eastAsia="Georgia" w:hAnsi="Georgia"/>
          <w:b w:val="1"/>
          <w:strike w:val="0"/>
          <w:u w:val="single"/>
          <w:vertAlign w:val="baseline"/>
          <w:rtl w:val="0"/>
        </w:rPr>
        <w:t xml:space="preserve">Hawkens v Bourne</w:t>
      </w:r>
      <w:r w:rsidDel="00000000" w:rsidR="00000000" w:rsidRPr="00000000">
        <w:rPr>
          <w:rFonts w:ascii="Georgia" w:cs="Georgia" w:eastAsia="Georgia" w:hAnsi="Georgia"/>
          <w:strike w:val="0"/>
          <w:vertAlign w:val="baseline"/>
          <w:rtl w:val="0"/>
        </w:rPr>
        <w:t xml:space="preserve"> (1841) 8 M&amp;W 703.</w:t>
      </w:r>
      <w:r w:rsidDel="00000000" w:rsidR="00000000" w:rsidRPr="00000000">
        <w:rPr>
          <w:rtl w:val="0"/>
        </w:rPr>
      </w:r>
    </w:p>
    <w:p w:rsidR="00000000" w:rsidDel="00000000" w:rsidP="00000000" w:rsidRDefault="00000000" w:rsidRPr="00000000" w14:paraId="000002A8">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third party dealing in good faith with an agent who acts within the apparent scope of his authority, and purports to act as an agent  is not prejudiced by the fact that the agent is using his authority for his own benefit and not that of his principal, </w:t>
      </w:r>
      <w:r w:rsidDel="00000000" w:rsidR="00000000" w:rsidRPr="00000000">
        <w:rPr>
          <w:rFonts w:ascii="Georgia" w:cs="Georgia" w:eastAsia="Georgia" w:hAnsi="Georgia"/>
          <w:b w:val="1"/>
          <w:strike w:val="0"/>
          <w:u w:val="single"/>
          <w:vertAlign w:val="baseline"/>
          <w:rtl w:val="0"/>
        </w:rPr>
        <w:t xml:space="preserve">Lloyd v Grace, Smith &amp; Co</w:t>
      </w:r>
      <w:r w:rsidDel="00000000" w:rsidR="00000000" w:rsidRPr="00000000">
        <w:rPr>
          <w:rFonts w:ascii="Georgia" w:cs="Georgia" w:eastAsia="Georgia" w:hAnsi="Georgia"/>
          <w:strike w:val="0"/>
          <w:vertAlign w:val="baseline"/>
          <w:rtl w:val="0"/>
        </w:rPr>
        <w:t xml:space="preserve"> [1912] AC 716.</w:t>
      </w:r>
      <w:r w:rsidDel="00000000" w:rsidR="00000000" w:rsidRPr="00000000">
        <w:rPr>
          <w:rtl w:val="0"/>
        </w:rPr>
      </w:r>
    </w:p>
    <w:p w:rsidR="00000000" w:rsidDel="00000000" w:rsidP="00000000" w:rsidRDefault="00000000" w:rsidRPr="00000000" w14:paraId="000002AA">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principal, in conferring authority upon his agent to act on his behalf, imposes conditions or limitations on its exercise, no act done by the agent in excess of the conditional or limited authority is treated as the act of the principal as regards such persons as have or ought to have notice of such excess of authority, or have had notice of an irregularity placing them upon inquiry as to whether the agent’s authority was being exceeded. In the </w:t>
      </w:r>
      <w:r w:rsidDel="00000000" w:rsidR="00000000" w:rsidRPr="00000000">
        <w:rPr>
          <w:rFonts w:ascii="Georgia" w:cs="Georgia" w:eastAsia="Georgia" w:hAnsi="Georgia"/>
          <w:b w:val="1"/>
          <w:strike w:val="0"/>
          <w:vertAlign w:val="baseline"/>
          <w:rtl w:val="0"/>
        </w:rPr>
        <w:t xml:space="preserve">absence of notice,</w:t>
      </w:r>
      <w:r w:rsidDel="00000000" w:rsidR="00000000" w:rsidRPr="00000000">
        <w:rPr>
          <w:rFonts w:ascii="Georgia" w:cs="Georgia" w:eastAsia="Georgia" w:hAnsi="Georgia"/>
          <w:strike w:val="0"/>
          <w:vertAlign w:val="baseline"/>
          <w:rtl w:val="0"/>
        </w:rPr>
        <w:t xml:space="preserve"> however, the principal cannot escape liability for acts done by the agent which fall within the apparent scope of his authority , by any particular instructions to his agent limiting the authority, </w:t>
      </w:r>
      <w:r w:rsidDel="00000000" w:rsidR="00000000" w:rsidRPr="00000000">
        <w:rPr>
          <w:rFonts w:ascii="Georgia" w:cs="Georgia" w:eastAsia="Georgia" w:hAnsi="Georgia"/>
          <w:b w:val="1"/>
          <w:strike w:val="0"/>
          <w:u w:val="single"/>
          <w:vertAlign w:val="baseline"/>
          <w:rtl w:val="0"/>
        </w:rPr>
        <w:t xml:space="preserve">National Bolivian Navigation Co v Wilson</w:t>
      </w:r>
      <w:r w:rsidDel="00000000" w:rsidR="00000000" w:rsidRPr="00000000">
        <w:rPr>
          <w:rFonts w:ascii="Georgia" w:cs="Georgia" w:eastAsia="Georgia" w:hAnsi="Georgia"/>
          <w:strike w:val="0"/>
          <w:vertAlign w:val="baseline"/>
          <w:rtl w:val="0"/>
        </w:rPr>
        <w:t xml:space="preserve"> (1880) 5 App Cas 176.</w:t>
      </w:r>
      <w:r w:rsidDel="00000000" w:rsidR="00000000" w:rsidRPr="00000000">
        <w:rPr>
          <w:rtl w:val="0"/>
        </w:rPr>
      </w:r>
    </w:p>
    <w:p w:rsidR="00000000" w:rsidDel="00000000" w:rsidP="00000000" w:rsidRDefault="00000000" w:rsidRPr="00000000" w14:paraId="000002AC">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an act done by an agent is not within the scope of the agent’s express or implied authority, or falls outside the apparent scope of his authority, the principal is not bound by or liable for, that act, even if the opportunity to do it arose out of the agency and it was purported to be done on his behalf, unless he expressly adopted it by taking the benefit of it or otherwise.</w:t>
      </w:r>
      <w:r w:rsidDel="00000000" w:rsidR="00000000" w:rsidRPr="00000000">
        <w:rPr>
          <w:rtl w:val="0"/>
        </w:rPr>
      </w:r>
    </w:p>
    <w:p w:rsidR="00000000" w:rsidDel="00000000" w:rsidP="00000000" w:rsidRDefault="00000000" w:rsidRPr="00000000" w14:paraId="000002AE">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agent obtains the money or property of a third person by means of any act beyond the actual or apparent scope of his authority, the principal is not responsible unless the money or property or the proceeds thereof have been received by him or have been applied for his benefit in which case he becomes liable to the extent of the benefit received.</w:t>
      </w:r>
      <w:r w:rsidDel="00000000" w:rsidR="00000000" w:rsidRPr="00000000">
        <w:rPr>
          <w:rtl w:val="0"/>
        </w:rPr>
      </w:r>
    </w:p>
    <w:p w:rsidR="00000000" w:rsidDel="00000000" w:rsidP="00000000" w:rsidRDefault="00000000" w:rsidRPr="00000000" w14:paraId="000002B0">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CONTRACTUAL RELATIONS</w:t>
      </w:r>
      <w:r w:rsidDel="00000000" w:rsidR="00000000" w:rsidRPr="00000000">
        <w:rPr>
          <w:rtl w:val="0"/>
        </w:rPr>
      </w:r>
    </w:p>
    <w:p w:rsidR="00000000" w:rsidDel="00000000" w:rsidP="00000000" w:rsidRDefault="00000000" w:rsidRPr="00000000" w14:paraId="000002B2">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a general rule, any contract made by an agent with the authority of his principal may be enforced by or against the principal where his name or existence was disclosed to the other contracting party at the time when the contract was made, </w:t>
      </w:r>
      <w:r w:rsidDel="00000000" w:rsidR="00000000" w:rsidRPr="00000000">
        <w:rPr>
          <w:rFonts w:ascii="Georgia" w:cs="Georgia" w:eastAsia="Georgia" w:hAnsi="Georgia"/>
          <w:b w:val="1"/>
          <w:strike w:val="0"/>
          <w:u w:val="single"/>
          <w:vertAlign w:val="baseline"/>
          <w:rtl w:val="0"/>
        </w:rPr>
        <w:t xml:space="preserve">Skinner v Stocks </w:t>
      </w:r>
      <w:r w:rsidDel="00000000" w:rsidR="00000000" w:rsidRPr="00000000">
        <w:rPr>
          <w:rFonts w:ascii="Georgia" w:cs="Georgia" w:eastAsia="Georgia" w:hAnsi="Georgia"/>
          <w:strike w:val="0"/>
          <w:vertAlign w:val="baseline"/>
          <w:rtl w:val="0"/>
        </w:rPr>
        <w:t xml:space="preserve"> (1821) 4 B &amp; Ald 437.</w:t>
      </w:r>
      <w:r w:rsidDel="00000000" w:rsidR="00000000" w:rsidRPr="00000000">
        <w:rPr>
          <w:rtl w:val="0"/>
        </w:rPr>
      </w:r>
    </w:p>
    <w:p w:rsidR="00000000" w:rsidDel="00000000" w:rsidP="00000000" w:rsidRDefault="00000000" w:rsidRPr="00000000" w14:paraId="000002B4">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contract is made without the actual or ostensible authority of the principal, it cannot be enforced by or against the principal, unless it is a contract which purports to be made on behalf of a principal and is capable of being ratified by the principal in question.</w:t>
      </w:r>
      <w:r w:rsidDel="00000000" w:rsidR="00000000" w:rsidRPr="00000000">
        <w:rPr>
          <w:rtl w:val="0"/>
        </w:rPr>
      </w:r>
    </w:p>
    <w:p w:rsidR="00000000" w:rsidDel="00000000" w:rsidP="00000000" w:rsidRDefault="00000000" w:rsidRPr="00000000" w14:paraId="000002B6">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in the negotiation of any contract by an agent, the agent while acting within the scope of his authority is guilty, whether or not the principal is privy thereto, of fraud or innocent misrepresentation, or of concealment of essential facts which ought to be disclosed to the other contracting party, the contract is voidable, and the other party thereto may rescind it and recover any benefit which has passed thereunder to the principal.</w:t>
      </w:r>
      <w:r w:rsidDel="00000000" w:rsidR="00000000" w:rsidRPr="00000000">
        <w:rPr>
          <w:rtl w:val="0"/>
        </w:rPr>
      </w:r>
    </w:p>
    <w:p w:rsidR="00000000" w:rsidDel="00000000" w:rsidP="00000000" w:rsidRDefault="00000000" w:rsidRPr="00000000" w14:paraId="000002B8">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principal gives authority to his agent to make admissions on his behalf, the principal is bound, as regards third persons, by any admission so made, provided that the admission is within that authority. Where, however, the agent makes any admission without, or in excess of, his authority, the principal is not bound by it, unless the agent, at the time when he made it, was acting on his principal’s behalf in the transaction to which the admission referred, and made it in the ordinary course of his duty as such agent. Where the admission made by an agent binds the principal, it binds him to the same extent as it would have done if the principal had made it himself.</w:t>
      </w:r>
      <w:r w:rsidDel="00000000" w:rsidR="00000000" w:rsidRPr="00000000">
        <w:rPr>
          <w:rtl w:val="0"/>
        </w:rPr>
      </w:r>
    </w:p>
    <w:p w:rsidR="00000000" w:rsidDel="00000000" w:rsidP="00000000" w:rsidRDefault="00000000" w:rsidRPr="00000000" w14:paraId="000002BA">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in the ordinary course of any transaction in which he is employed on his principal’s behalf, an agent receives notice of or acquires knowledge of any fact material to such transactions, under such circumstances that it is his duty to communicate it to the principal, the principal is precluded, as regards the persons who are parties to such transaction, from relying upon his own ignorance of that fact, and is taken to have received notice of it from the agent at the time when he should have received it, if the agent had performed his duty with due diligence.</w:t>
      </w:r>
      <w:r w:rsidDel="00000000" w:rsidR="00000000" w:rsidRPr="00000000">
        <w:rPr>
          <w:rtl w:val="0"/>
        </w:rPr>
      </w:r>
    </w:p>
    <w:p w:rsidR="00000000" w:rsidDel="00000000" w:rsidP="00000000" w:rsidRDefault="00000000" w:rsidRPr="00000000" w14:paraId="000002BC">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principal by any conduct on his part allows or enables his agent to appear as owner of any property belonging to the principal, the principal is bound by any sale, pledge, or other disposition of that property by the agent to the extent of the disposition, as regards all persons dealing for valuable consideration with the agent, provided that at the time of the disposition they had no notice of the principal’s title and believed the agent to be the owner. </w:t>
      </w:r>
      <w:r w:rsidDel="00000000" w:rsidR="00000000" w:rsidRPr="00000000">
        <w:rPr>
          <w:rtl w:val="0"/>
        </w:rPr>
      </w:r>
    </w:p>
    <w:p w:rsidR="00000000" w:rsidDel="00000000" w:rsidP="00000000" w:rsidRDefault="00000000" w:rsidRPr="00000000" w14:paraId="000002BE">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not, however, sufficient for the principal merely to have been guilty of negligence, however gross, in the care of his property, whereby the agent obtained the opportunity of making the unauthorized disposition. The principal must himself have done some act which was calculated to mislead, and did in fact mislead, the person dealing with the agent or omitted some precaution which it was his duty towards that person to take.</w:t>
      </w:r>
      <w:r w:rsidDel="00000000" w:rsidR="00000000" w:rsidRPr="00000000">
        <w:rPr>
          <w:rtl w:val="0"/>
        </w:rPr>
      </w:r>
    </w:p>
    <w:p w:rsidR="00000000" w:rsidDel="00000000" w:rsidP="00000000" w:rsidRDefault="00000000" w:rsidRPr="00000000" w14:paraId="000002C0">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money or negotiable instruments, the principal will be bound even though the persons dealing with the agent knew him to be an agent, unless they knew, or ought to have known him to be acting without authority or in breach of faith, or unless they had been put upon inquiry as to the extent of his authority.</w:t>
      </w:r>
      <w:r w:rsidDel="00000000" w:rsidR="00000000" w:rsidRPr="00000000">
        <w:rPr>
          <w:rtl w:val="0"/>
        </w:rPr>
      </w:r>
    </w:p>
    <w:p w:rsidR="00000000" w:rsidDel="00000000" w:rsidP="00000000" w:rsidRDefault="00000000" w:rsidRPr="00000000" w14:paraId="000002C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a principal signs a piece of paper and hands it to his agent with the intention that it shall be converted into a negotiable instrument, the principal will be estopped, as against a bona fide purchaser for value without notice, from showing any limitation upon the authority of his agent which is not obvious upon the face of the instrument.</w:t>
      </w:r>
      <w:r w:rsidDel="00000000" w:rsidR="00000000" w:rsidRPr="00000000">
        <w:rPr>
          <w:rtl w:val="0"/>
        </w:rPr>
      </w:r>
    </w:p>
    <w:p w:rsidR="00000000" w:rsidDel="00000000" w:rsidP="00000000" w:rsidRDefault="00000000" w:rsidRPr="00000000" w14:paraId="000002C4">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principal entrusts his agent with documents of title, and gives him authority to raise a loan by means of them, he is bound, as regards any person who has dealt with the agent in good faith, by any security given by the agent to the full amount advanced by that person to the agent on the faith of the security, notwithstanding the fact that the agent exceeded his authority in borrowing such amount.</w:t>
      </w:r>
      <w:r w:rsidDel="00000000" w:rsidR="00000000" w:rsidRPr="00000000">
        <w:rPr>
          <w:rtl w:val="0"/>
        </w:rPr>
      </w:r>
    </w:p>
    <w:p w:rsidR="00000000" w:rsidDel="00000000" w:rsidP="00000000" w:rsidRDefault="00000000" w:rsidRPr="00000000" w14:paraId="000002C6">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TORT LIABILITY</w:t>
      </w:r>
      <w:r w:rsidDel="00000000" w:rsidR="00000000" w:rsidRPr="00000000">
        <w:rPr>
          <w:rtl w:val="0"/>
        </w:rPr>
      </w:r>
    </w:p>
    <w:p w:rsidR="00000000" w:rsidDel="00000000" w:rsidP="00000000" w:rsidRDefault="00000000" w:rsidRPr="00000000" w14:paraId="000002C8">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principal gives his agent express authority to do a particular act which is wrongful in itself, or which necessarily results in a wrongful act, the principal is responsible, jointly and severally with the agent, to third persons for any loss or damage occasioned thereby.</w:t>
      </w:r>
      <w:r w:rsidDel="00000000" w:rsidR="00000000" w:rsidRPr="00000000">
        <w:rPr>
          <w:rtl w:val="0"/>
        </w:rPr>
      </w:r>
    </w:p>
    <w:p w:rsidR="00000000" w:rsidDel="00000000" w:rsidP="00000000" w:rsidRDefault="00000000" w:rsidRPr="00000000" w14:paraId="000002CA">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act complained of is not expressly authorized by the principal, the principal is, while the agent is acting within the scope of his implied authority or within the scope of his apparent or ostensible authority jointly and severally responsible with the agent, however improper or imperfect the manner in which the authority is carried out. It is immaterial that actual malice is an essential ingredient of the wrongful act, that the wrongful act is also a crime, or that the act in question has been expressly prohibited by the principal.</w:t>
      </w:r>
      <w:r w:rsidDel="00000000" w:rsidR="00000000" w:rsidRPr="00000000">
        <w:rPr>
          <w:rtl w:val="0"/>
        </w:rPr>
      </w:r>
    </w:p>
    <w:p w:rsidR="00000000" w:rsidDel="00000000" w:rsidP="00000000" w:rsidRDefault="00000000" w:rsidRPr="00000000" w14:paraId="000002CC">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an agent is personally guilty of fraudulent misrepresentation and has actual or apparent authority to make the representation, the principal is responsible as for any other tort, and an action of deceit lies against him. It is irrelevant that the fraudulent misrepresentation was made before the agent’s authority was granted if the misrepresentation was made before the agent’s authority was granted if the misrepresentation is not corrected before the third party acts upon it.</w:t>
      </w:r>
      <w:r w:rsidDel="00000000" w:rsidR="00000000" w:rsidRPr="00000000">
        <w:rPr>
          <w:rtl w:val="0"/>
        </w:rPr>
      </w:r>
    </w:p>
    <w:p w:rsidR="00000000" w:rsidDel="00000000" w:rsidP="00000000" w:rsidRDefault="00000000" w:rsidRPr="00000000" w14:paraId="000002CE">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agent makes a representation which he honestly believes to be true, but which the principal knows to be false, the principal is responsible for fraudulent misrepresentation if there was actual fraud or dishonesty on his part, as where he employs the agent in order that the misrepresentation might be made.</w:t>
      </w:r>
      <w:r w:rsidDel="00000000" w:rsidR="00000000" w:rsidRPr="00000000">
        <w:rPr>
          <w:rtl w:val="0"/>
        </w:rPr>
      </w:r>
    </w:p>
    <w:p w:rsidR="00000000" w:rsidDel="00000000" w:rsidP="00000000" w:rsidRDefault="00000000" w:rsidRPr="00000000" w14:paraId="000002D0">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principal may be vicariously liable in negligence for the negligent misrepresentation of the agent and also liable in respect of the supply of information to the agent which results in misrepresentation by the agent to persons to whom the principal owes a duty of care.</w:t>
      </w:r>
      <w:r w:rsidDel="00000000" w:rsidR="00000000" w:rsidRPr="00000000">
        <w:rPr>
          <w:rtl w:val="0"/>
        </w:rPr>
      </w:r>
    </w:p>
    <w:p w:rsidR="00000000" w:rsidDel="00000000" w:rsidP="00000000" w:rsidRDefault="00000000" w:rsidRPr="00000000" w14:paraId="000002D2">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principal is liable in an action for deceit for any representation as to the character or credit of another person made by his agent where such representation is in writing signed by the principal himself.</w:t>
      </w:r>
      <w:r w:rsidDel="00000000" w:rsidR="00000000" w:rsidRPr="00000000">
        <w:rPr>
          <w:rtl w:val="0"/>
        </w:rPr>
      </w:r>
    </w:p>
    <w:p w:rsidR="00000000" w:rsidDel="00000000" w:rsidP="00000000" w:rsidRDefault="00000000" w:rsidRPr="00000000" w14:paraId="000002D4">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CRIMINAL LIABILITY</w:t>
      </w:r>
      <w:r w:rsidDel="00000000" w:rsidR="00000000" w:rsidRPr="00000000">
        <w:rPr>
          <w:rtl w:val="0"/>
        </w:rPr>
      </w:r>
    </w:p>
    <w:p w:rsidR="00000000" w:rsidDel="00000000" w:rsidP="00000000" w:rsidRDefault="00000000" w:rsidRPr="00000000" w14:paraId="000002D6">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a general rule, no act or report on the part of an agent imposes criminal liability on the principal. Exceptions:</w:t>
      </w:r>
      <w:r w:rsidDel="00000000" w:rsidR="00000000" w:rsidRPr="00000000">
        <w:rPr>
          <w:rtl w:val="0"/>
        </w:rPr>
      </w:r>
    </w:p>
    <w:p w:rsidR="00000000" w:rsidDel="00000000" w:rsidP="00000000" w:rsidRDefault="00000000" w:rsidRPr="00000000" w14:paraId="000002D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9">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If he takes part in it or if he connives he will be liable. He will be liable for public nuisance as a criminal offence.</w:t>
      </w:r>
      <w:r w:rsidDel="00000000" w:rsidR="00000000" w:rsidRPr="00000000">
        <w:rPr>
          <w:rtl w:val="0"/>
        </w:rPr>
      </w:r>
    </w:p>
    <w:p w:rsidR="00000000" w:rsidDel="00000000" w:rsidP="00000000" w:rsidRDefault="00000000" w:rsidRPr="00000000" w14:paraId="000002D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B">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He may also be liable if a statute imposes liability on him which can exist without proof of any criminal intent.</w:t>
      </w:r>
      <w:r w:rsidDel="00000000" w:rsidR="00000000" w:rsidRPr="00000000">
        <w:rPr>
          <w:rtl w:val="0"/>
        </w:rPr>
      </w:r>
    </w:p>
    <w:p w:rsidR="00000000" w:rsidDel="00000000" w:rsidP="00000000" w:rsidRDefault="00000000" w:rsidRPr="00000000" w14:paraId="000002DC">
      <w:pPr>
        <w:pageBreakBefore w:val="0"/>
        <w:ind w:left="2160" w:hanging="720"/>
        <w:rPr>
          <w:rFonts w:ascii="Sorts Mill Goudy" w:cs="Sorts Mill Goudy" w:eastAsia="Sorts Mill Goudy" w:hAnsi="Sorts Mill Goudy"/>
          <w:vertAlign w:val="baseline"/>
        </w:rPr>
      </w:pPr>
      <w:bookmarkStart w:colFirst="0" w:colLast="0" w:name="_heading=h.3as4poj" w:id="28"/>
      <w:bookmarkEnd w:id="28"/>
      <w:r w:rsidDel="00000000" w:rsidR="00000000" w:rsidRPr="00000000">
        <w:rPr>
          <w:rtl w:val="0"/>
        </w:rPr>
      </w:r>
    </w:p>
    <w:p w:rsidR="00000000" w:rsidDel="00000000" w:rsidP="00000000" w:rsidRDefault="00000000" w:rsidRPr="00000000" w14:paraId="000002DD">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(d)</w:t>
        <w:tab/>
        <w:t xml:space="preserve">The distinction between insolvency and bankruptcy.</w:t>
      </w:r>
      <w:r w:rsidDel="00000000" w:rsidR="00000000" w:rsidRPr="00000000">
        <w:rPr>
          <w:rtl w:val="0"/>
        </w:rPr>
      </w:r>
    </w:p>
    <w:p w:rsidR="00000000" w:rsidDel="00000000" w:rsidP="00000000" w:rsidRDefault="00000000" w:rsidRPr="00000000" w14:paraId="000002D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D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Bankruptcy is a proceeding by which possession of the property of a debtor is taken for the benefit of his creditors generally, by an officer appointed for the purpose, the property being realised and, subject to certain priorities, distributed rateably amongst those creditors, that is to say, the persons to whom the debtor owes money or has incurred pecuniary liabilities. In bankruptcy proceedings the debtor obtains protection from suits by the persons to whom he has incurred debts or liabilities, subject to certain exceptions. After he has been publicly examined and his examination is concluded, he may apply for an order of discharge, by which he will be released from his debts and liabilities subject to certain exceptions. </w:t>
      </w:r>
      <w:r w:rsidDel="00000000" w:rsidR="00000000" w:rsidRPr="00000000">
        <w:rPr>
          <w:rtl w:val="0"/>
        </w:rPr>
      </w:r>
    </w:p>
    <w:p w:rsidR="00000000" w:rsidDel="00000000" w:rsidP="00000000" w:rsidRDefault="00000000" w:rsidRPr="00000000" w14:paraId="000002E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grant of a discharge is discretionary, and dependent upon an assessment of the debtor's conduct, both before and during the bankruptcy proceedings.</w:t>
      </w:r>
      <w:r w:rsidDel="00000000" w:rsidR="00000000" w:rsidRPr="00000000">
        <w:rPr>
          <w:rtl w:val="0"/>
        </w:rPr>
      </w:r>
    </w:p>
    <w:p w:rsidR="00000000" w:rsidDel="00000000" w:rsidP="00000000" w:rsidRDefault="00000000" w:rsidRPr="00000000" w14:paraId="000002E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 man becomes bankrupt, he becomes subject to certain disqualifications in respect of his civil rights and public offices. Although no longer looked upon as a crime, as it once was, bankruptcy involves a change of status, and carries with it quasi-penal consequences, rendering the bankrupt liable to prosecution for specific bankruptcy offences.</w:t>
      </w:r>
      <w:r w:rsidDel="00000000" w:rsidR="00000000" w:rsidRPr="00000000">
        <w:rPr>
          <w:rtl w:val="0"/>
        </w:rPr>
      </w:r>
    </w:p>
    <w:p w:rsidR="00000000" w:rsidDel="00000000" w:rsidP="00000000" w:rsidRDefault="00000000" w:rsidRPr="00000000" w14:paraId="000002E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5">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Definition of insolvency</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2E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person is deemed to be insolvent who either has ceased to pay his debts in the ordinary course of business, or cannot pay his debts as they become due, whether he has committed an act of bankruptcy or not, and whether he has become a notour bankrupt or not." This definition is of crucial importance for two of the remedies against the goods: the right of stoppage </w:t>
      </w:r>
      <w:r w:rsidDel="00000000" w:rsidR="00000000" w:rsidRPr="00000000">
        <w:rPr>
          <w:rFonts w:ascii="Georgia" w:cs="Georgia" w:eastAsia="Georgia" w:hAnsi="Georgia"/>
          <w:i w:val="1"/>
          <w:strike w:val="0"/>
          <w:vertAlign w:val="baseline"/>
          <w:rtl w:val="0"/>
        </w:rPr>
        <w:t xml:space="preserve">in transitu</w:t>
      </w:r>
      <w:r w:rsidDel="00000000" w:rsidR="00000000" w:rsidRPr="00000000">
        <w:rPr>
          <w:rFonts w:ascii="Georgia" w:cs="Georgia" w:eastAsia="Georgia" w:hAnsi="Georgia"/>
          <w:strike w:val="0"/>
          <w:vertAlign w:val="baseline"/>
          <w:rtl w:val="0"/>
        </w:rPr>
        <w:t xml:space="preserve"> arises only upon the buyer's insolvency, while in the case of the unpaid seller's lien, it is one of the three alternative situations which justify the seller's retention of the goods. </w:t>
      </w:r>
      <w:r w:rsidDel="00000000" w:rsidR="00000000" w:rsidRPr="00000000">
        <w:rPr>
          <w:rtl w:val="0"/>
        </w:rPr>
      </w:r>
    </w:p>
    <w:p w:rsidR="00000000" w:rsidDel="00000000" w:rsidP="00000000" w:rsidRDefault="00000000" w:rsidRPr="00000000" w14:paraId="000002E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word " insolvent " has often been construed, " both in private instruments and upon the construction of a statute, to apply to a person labouring under a general disability to pay his just debts in the ordinary course of trade and business." When a clause in a contract is to take effect upon the " insolvency " of a party, the ordinary meaning of the word has been held to be " an incapability of paying the party's just debts," or " a general inability to pay debts." </w:t>
      </w:r>
      <w:r w:rsidDel="00000000" w:rsidR="00000000" w:rsidRPr="00000000">
        <w:rPr>
          <w:rtl w:val="0"/>
        </w:rPr>
      </w:r>
    </w:p>
    <w:p w:rsidR="00000000" w:rsidDel="00000000" w:rsidP="00000000" w:rsidRDefault="00000000" w:rsidRPr="00000000" w14:paraId="000002E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B">
      <w:pPr>
        <w:pageBreakBefore w:val="0"/>
        <w:rPr>
          <w:rFonts w:ascii="Georgia" w:cs="Georgia" w:eastAsia="Georgia" w:hAnsi="Georgia"/>
          <w:b w:val="0"/>
          <w:vertAlign w:val="baseline"/>
        </w:rPr>
      </w:pPr>
      <w:bookmarkStart w:colFirst="0" w:colLast="0" w:name="_heading=h.1pxezwc" w:id="29"/>
      <w:bookmarkEnd w:id="29"/>
      <w:r w:rsidDel="00000000" w:rsidR="00000000" w:rsidRPr="00000000">
        <w:rPr>
          <w:rFonts w:ascii="Georgia" w:cs="Georgia" w:eastAsia="Georgia" w:hAnsi="Georgia"/>
          <w:strike w:val="0"/>
          <w:vertAlign w:val="baseline"/>
          <w:rtl w:val="0"/>
        </w:rPr>
        <w:t xml:space="preserve">Special considerations have arisen when the question is the effect of the buyer's alleged insolvency upon the contract of sale. If the buyer declares that he is insolvent this does not of itself terminate the contract but he may make the declaration in such circumstances as to show that he cannot, or does not intend to, perform his side of the contract, in which case the seller may treat the declaration as a repudiation and terminate the contract . In this context, the English Court of Appeal has held that the mere fact that a debtor calls a meeting of his creditors, or some of them, need not necessarily imply that he is insolvent: the debtor may merely be discussing his need for more capital or for more credit, or the possibility that he may have to wind up an unprofitable business. Mere suspicion of the buyer's insolvency is insufficient " there must be something, at all events, like proved or admitted insolvency, or circumstances showing beyond all doubt that they were insolvent.</w:t>
      </w:r>
      <w:r w:rsidDel="00000000" w:rsidR="00000000" w:rsidRPr="00000000">
        <w:rPr>
          <w:rtl w:val="0"/>
        </w:rPr>
      </w:r>
    </w:p>
    <w:p w:rsidR="00000000" w:rsidDel="00000000" w:rsidP="00000000" w:rsidRDefault="00000000" w:rsidRPr="00000000" w14:paraId="000002EC">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2. (a)</w:t>
        <w:tab/>
        <w:t xml:space="preserve">Explain the legal doctrine that in a sale of goods the risk passes with the title.</w:t>
      </w:r>
      <w:r w:rsidDel="00000000" w:rsidR="00000000" w:rsidRPr="00000000">
        <w:rPr>
          <w:rtl w:val="0"/>
        </w:rPr>
      </w:r>
    </w:p>
    <w:p w:rsidR="00000000" w:rsidDel="00000000" w:rsidP="00000000" w:rsidRDefault="00000000" w:rsidRPr="00000000" w14:paraId="000002E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prima facie rule is that risk passes with property. The question whether or not the property has passed may therefore be of relevance where the goods are lost, damaged, destroyed or deteriorate  and also where the buyer claims to have an insurable interest in the goods at the time these events occur. But there are a number of important exceptions to this prima facie rule and the risk may sometimes pass to the buyer before the property passes or remain with the seller notwithstanding the passing of property.</w:t>
      </w:r>
      <w:r w:rsidDel="00000000" w:rsidR="00000000" w:rsidRPr="00000000">
        <w:rPr>
          <w:rtl w:val="0"/>
        </w:rPr>
      </w:r>
    </w:p>
    <w:p w:rsidR="00000000" w:rsidDel="00000000" w:rsidP="00000000" w:rsidRDefault="00000000" w:rsidRPr="00000000" w14:paraId="000002E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F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you can show that the property passed, the risk of the loss prima facie is in the person in whom the property is." This principle is embodied in section 22 of the Sale of Goods Act, which enacts: " Unless otherwise agreed, the goods remain at the seller's risk until the property is transferred to the buyer, but when the property therein is transferred to the buyer, the goods are at the buyer's risk whether delivery has been made or not."</w:t>
      </w:r>
      <w:r w:rsidDel="00000000" w:rsidR="00000000" w:rsidRPr="00000000">
        <w:rPr>
          <w:rtl w:val="0"/>
        </w:rPr>
      </w:r>
    </w:p>
    <w:p w:rsidR="00000000" w:rsidDel="00000000" w:rsidP="00000000" w:rsidRDefault="00000000" w:rsidRPr="00000000" w14:paraId="000002F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Contrary agreement</w:t>
      </w:r>
      <w:r w:rsidDel="00000000" w:rsidR="00000000" w:rsidRPr="00000000">
        <w:rPr>
          <w:rtl w:val="0"/>
        </w:rPr>
      </w:r>
    </w:p>
    <w:p w:rsidR="00000000" w:rsidDel="00000000" w:rsidP="00000000" w:rsidRDefault="00000000" w:rsidRPr="00000000" w14:paraId="000002F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parties may, by agreement, evince an intention that the passing of risk is to be separated from the passing of property; and an agreement that one or other shall bear the risk may be inferred from their course of dealing, or by usage binding on both." But an intention that the buyer shall assume the risk before the property has vested must either be expressed or be clearly inferred from the circumstances.</w:t>
      </w:r>
      <w:r w:rsidDel="00000000" w:rsidR="00000000" w:rsidRPr="00000000">
        <w:rPr>
          <w:rtl w:val="0"/>
        </w:rPr>
      </w:r>
    </w:p>
    <w:p w:rsidR="00000000" w:rsidDel="00000000" w:rsidP="00000000" w:rsidRDefault="00000000" w:rsidRPr="00000000" w14:paraId="000002F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Identification of the goods</w:t>
      </w:r>
      <w:r w:rsidDel="00000000" w:rsidR="00000000" w:rsidRPr="00000000">
        <w:rPr>
          <w:rtl w:val="0"/>
        </w:rPr>
      </w:r>
    </w:p>
    <w:p w:rsidR="00000000" w:rsidDel="00000000" w:rsidP="00000000" w:rsidRDefault="00000000" w:rsidRPr="00000000" w14:paraId="000002F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F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parties agree that the risk is to pass to the buyer before the property, it is clear that the goods must be sufficiently identifiable as those to which the risk relates. It might therefore be thought that the contract must have been one for the sale of specific goods, or, if it was one for the sale of unascertained goods, that the goods should have become ascertained 1s before the risk could pass. But this is not necessarily the case. Risk can clearly pass before property where the goods are specific or ascertained, although in cases where specific goods perish before the property therein passes to the buyer regard must be had to the provisions of section 9 of the Act." </w:t>
      </w:r>
      <w:r w:rsidDel="00000000" w:rsidR="00000000" w:rsidRPr="00000000">
        <w:rPr>
          <w:rtl w:val="0"/>
        </w:rPr>
      </w:r>
    </w:p>
    <w:p w:rsidR="00000000" w:rsidDel="00000000" w:rsidP="00000000" w:rsidRDefault="00000000" w:rsidRPr="00000000" w14:paraId="000002F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Nevertheless, in certain situations, the risk in goods not yet separated from bulk may be transferred to the buyer notwithstanding that the property in the goods is still vested in the seller. In the case of f.o.b. contracts, for example, the risk in relation to an unascertained part of an ascertained cargo may pass to the buyer on shipment. </w:t>
      </w:r>
      <w:r w:rsidDel="00000000" w:rsidR="00000000" w:rsidRPr="00000000">
        <w:rPr>
          <w:rtl w:val="0"/>
        </w:rPr>
      </w:r>
    </w:p>
    <w:p w:rsidR="00000000" w:rsidDel="00000000" w:rsidP="00000000" w:rsidRDefault="00000000" w:rsidRPr="00000000" w14:paraId="000002F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Also, in </w:t>
      </w:r>
      <w:r w:rsidDel="00000000" w:rsidR="00000000" w:rsidRPr="00000000">
        <w:rPr>
          <w:rFonts w:ascii="Georgia" w:cs="Georgia" w:eastAsia="Georgia" w:hAnsi="Georgia"/>
          <w:strike w:val="0"/>
          <w:u w:val="single"/>
          <w:vertAlign w:val="baseline"/>
          <w:rtl w:val="0"/>
        </w:rPr>
        <w:t xml:space="preserve">Sterns Ltd. v. Vickers Ltd</w:t>
      </w:r>
      <w:r w:rsidDel="00000000" w:rsidR="00000000" w:rsidRPr="00000000">
        <w:rPr>
          <w:rFonts w:ascii="Georgia" w:cs="Georgia" w:eastAsia="Georgia" w:hAnsi="Georgia"/>
          <w:strike w:val="0"/>
          <w:vertAlign w:val="baseline"/>
          <w:rtl w:val="0"/>
        </w:rPr>
        <w:t xml:space="preserve">. the defendants sold to the plaintiffs 120,000 gallons of white spirit, part of a larger quantity of 200,000 gallons lying in a tank belonging to a storage company, and handed to the plaintiffs a delivery warrant by which the storage company undertook to deliver that quantity of spirit to the plaintiffs' order. The plaintiffs indorsed the warrant to a sub-purchaser, but as he did not desire to take delivery at that time he made his own arrangements for further storage with the company and paid them rent. After some months, but before the quantity purchased had been separated from bulk, the spirit in the tank deteriorated in quality. The Court of Appeal held that, whether or not the property had passed," upon acceptance of the delivery warrant, the risk passed to the plaintiffs, and the loss fell on them. Scrutton L.J. said : " The transfer of the undivided interest carries with it the risk of loss from something happening to the goods, such as a deterioration in their quality, at all events after the vendor has given the purchaser a delivery order upon the party in possession of them, and that party has assented to it…..</w:t>
      </w:r>
      <w:r w:rsidDel="00000000" w:rsidR="00000000" w:rsidRPr="00000000">
        <w:rPr>
          <w:rtl w:val="0"/>
        </w:rPr>
      </w:r>
    </w:p>
    <w:p w:rsidR="00000000" w:rsidDel="00000000" w:rsidP="00000000" w:rsidRDefault="00000000" w:rsidRPr="00000000" w14:paraId="000002F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vendors had done all that they undertook to do. The purchasers had the right to go to the storage company and demand delivery, and if they had done so at the time they would have got all that the defendants had undertaken to sell them. What the purchasers here are trying to do is to put the risk after acceptance of the warrant upon persons who had then no control over the goods, for it seems plain that after acceptance of that warrant the vendors would have had no right to go to the storage company and request them to refuse delivery to the purchaser."</w:t>
      </w:r>
      <w:r w:rsidDel="00000000" w:rsidR="00000000" w:rsidRPr="00000000">
        <w:rPr>
          <w:rtl w:val="0"/>
        </w:rPr>
      </w:r>
    </w:p>
    <w:p w:rsidR="00000000" w:rsidDel="00000000" w:rsidP="00000000" w:rsidRDefault="00000000" w:rsidRPr="00000000" w14:paraId="000002F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exceptional nature of this case was, however, emphasised by the House of Lords in </w:t>
      </w:r>
      <w:r w:rsidDel="00000000" w:rsidR="00000000" w:rsidRPr="00000000">
        <w:rPr>
          <w:rFonts w:ascii="Georgia" w:cs="Georgia" w:eastAsia="Georgia" w:hAnsi="Georgia"/>
          <w:strike w:val="0"/>
          <w:u w:val="single"/>
          <w:vertAlign w:val="baseline"/>
          <w:rtl w:val="0"/>
        </w:rPr>
        <w:t xml:space="preserve">Comptoir D'Achat et de Vente du Boerenbond Belge S/A v. Luis de Ridder Limitada,</w:t>
      </w:r>
      <w:r w:rsidDel="00000000" w:rsidR="00000000" w:rsidRPr="00000000">
        <w:rPr>
          <w:rFonts w:ascii="Georgia" w:cs="Georgia" w:eastAsia="Georgia" w:hAnsi="Georgia"/>
          <w:strike w:val="0"/>
          <w:vertAlign w:val="baseline"/>
          <w:rtl w:val="0"/>
        </w:rPr>
        <w:t xml:space="preserve">. Lord Normand said: " In those cases in which it has been held that the risk without the property has passed to the buyer it has been because the buyer rather than the seller was seen to have an immediate and practical interest in the goods, as for instance when he has an immediate right under the storekeeper's delivery warrant to the delivery of an undivided bulk in store or an immediate right under several contracts with different persons to the whole of the bulk not yet appropriated to the several contracts." In that case, the risk was held not to have passed to the buyers under an " ex ship " or " on arrival " contract for the purchase of 500 tons of rye shipped as part of a larger parcel covered by a single bill of lading which was retained by the sellers or their agents, even though the buyers had received and accepted a delivery order for the rye against payment of the price.</w:t>
      </w:r>
      <w:r w:rsidDel="00000000" w:rsidR="00000000" w:rsidRPr="00000000">
        <w:rPr>
          <w:rtl w:val="0"/>
        </w:rPr>
      </w:r>
    </w:p>
    <w:p w:rsidR="00000000" w:rsidDel="00000000" w:rsidP="00000000" w:rsidRDefault="00000000" w:rsidRPr="00000000" w14:paraId="0000030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Goods delivered on approval or on sale or return</w:t>
      </w:r>
      <w:r w:rsidDel="00000000" w:rsidR="00000000" w:rsidRPr="00000000">
        <w:rPr>
          <w:rtl w:val="0"/>
        </w:rPr>
      </w:r>
    </w:p>
    <w:p w:rsidR="00000000" w:rsidDel="00000000" w:rsidP="00000000" w:rsidRDefault="00000000" w:rsidRPr="00000000" w14:paraId="0000030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0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goods are delivered to a buyer on approval or " or sale or return " or other similar terms, then, in the absence of a contrary agreement, the risk lies on the seller unless and until the property has passed to the buyer," provided that any loss of or damage to the goods occurs without the buyer's fault. This principle accords with that laid down in section 22 of the Act although it is doubtful whether this section is strictly applicable to such contracts since the person to whom the goods are delivered is not technically a " buyer," nor is the person delivering them technically a " seller," within the definition of the Act for there is no " agreement to sell " the goods."</w:t>
      </w:r>
      <w:r w:rsidDel="00000000" w:rsidR="00000000" w:rsidRPr="00000000">
        <w:rPr>
          <w:rtl w:val="0"/>
        </w:rPr>
      </w:r>
    </w:p>
    <w:p w:rsidR="00000000" w:rsidDel="00000000" w:rsidP="00000000" w:rsidRDefault="00000000" w:rsidRPr="00000000" w14:paraId="0000030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6">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Condition subsequent</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30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parties may, however, intend that the property in the goods should pass to the buyer immediately, but subject to a condition subsequent which will revest the property in the seller should the buyer disapprove the goods. Since section 22 provides that risk prima facie passes with property, it would be expected that the buyer would bear the risk of any loss of or damage to the goods which occurred before he disapproved them. But in the pre-Act case of </w:t>
      </w:r>
      <w:r w:rsidDel="00000000" w:rsidR="00000000" w:rsidRPr="00000000">
        <w:rPr>
          <w:rFonts w:ascii="Georgia" w:cs="Georgia" w:eastAsia="Georgia" w:hAnsi="Georgia"/>
          <w:strike w:val="0"/>
          <w:u w:val="single"/>
          <w:vertAlign w:val="baseline"/>
          <w:rtl w:val="0"/>
        </w:rPr>
        <w:t xml:space="preserve">Head v. Tattersall</w:t>
      </w:r>
      <w:r w:rsidDel="00000000" w:rsidR="00000000" w:rsidRPr="00000000">
        <w:rPr>
          <w:rFonts w:ascii="Georgia" w:cs="Georgia" w:eastAsia="Georgia" w:hAnsi="Georgia"/>
          <w:strike w:val="0"/>
          <w:vertAlign w:val="baseline"/>
          <w:rtl w:val="0"/>
        </w:rPr>
        <w:t xml:space="preserve"> the plaintiff bought a horse from the defendant, warranted to have been hunted with the Bicester hounds, with liberty to return the horse by a certain day if it did not answer its description. The horse had not, in fact, been hunted with the Bicester hounds, and the plaintiff returned it before the stated day. </w:t>
      </w:r>
      <w:r w:rsidDel="00000000" w:rsidR="00000000" w:rsidRPr="00000000">
        <w:rPr>
          <w:rtl w:val="0"/>
        </w:rPr>
      </w:r>
    </w:p>
    <w:p w:rsidR="00000000" w:rsidDel="00000000" w:rsidP="00000000" w:rsidRDefault="00000000" w:rsidRPr="00000000" w14:paraId="0000030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meantime, however, it had been injured by no fault of the plaintiff while in his possession. In an action by the plaintiff for the recovery of the price, the defendant pleaded an implied term that the horse, if returned, should be returned in the same state as that in which it was delivered. The Court of Exchequer held that the defendant had to bear the risk, for " the person who is eventually entitled to the property in the chattel ought to bear any loss from any depreciation in its value caused by an accident for which nobody is in fault." This case leaves open the question of the allocation of the risk if the horse had been lost or destroyed. Moreover, the court appears to have considered that the contract, on its true construction, gave to the plaintiff an absolute right to return the horse within the specified period. But it is submitted that, in many cases where the buyer is permitted to return the goods sold to him, e.g. where clothing purchased is not of the right size, it is the intention of the parties that the contract should be subject to a condition of the type pleaded by the defendant in this case, so that the goods would effectively be at the buyer's risk in respect of any loss or damage occurring before they are returned or disapproved.</w:t>
      </w:r>
      <w:r w:rsidDel="00000000" w:rsidR="00000000" w:rsidRPr="00000000">
        <w:rPr>
          <w:rtl w:val="0"/>
        </w:rPr>
      </w:r>
    </w:p>
    <w:p w:rsidR="00000000" w:rsidDel="00000000" w:rsidP="00000000" w:rsidRDefault="00000000" w:rsidRPr="00000000" w14:paraId="0000030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C">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Insurable interest</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30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question of the allocation of risk is often of importance where a claim is made on an insurance policy, since the insured must have an insurable interest in the goods at the time of the loss. It may be sufficient that the goods are at his risk even though he has no property in them. The topic of insurance is, however, outside the scope of this work and reference should be made to specialist treatises on insurance law.</w:t>
      </w:r>
      <w:r w:rsidDel="00000000" w:rsidR="00000000" w:rsidRPr="00000000">
        <w:rPr>
          <w:rtl w:val="0"/>
        </w:rPr>
      </w:r>
    </w:p>
    <w:p w:rsidR="00000000" w:rsidDel="00000000" w:rsidP="00000000" w:rsidRDefault="00000000" w:rsidRPr="00000000" w14:paraId="0000030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1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Carriage of Goods to the Buyer</w:t>
      </w:r>
      <w:r w:rsidDel="00000000" w:rsidR="00000000" w:rsidRPr="00000000">
        <w:rPr>
          <w:rtl w:val="0"/>
        </w:rPr>
      </w:r>
    </w:p>
    <w:p w:rsidR="00000000" w:rsidDel="00000000" w:rsidP="00000000" w:rsidRDefault="00000000" w:rsidRPr="00000000" w14:paraId="0000031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1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Delivery to carrier</w:t>
      </w:r>
      <w:r w:rsidDel="00000000" w:rsidR="00000000" w:rsidRPr="00000000">
        <w:rPr>
          <w:rtl w:val="0"/>
        </w:rPr>
      </w:r>
    </w:p>
    <w:p w:rsidR="00000000" w:rsidDel="00000000" w:rsidP="00000000" w:rsidRDefault="00000000" w:rsidRPr="00000000" w14:paraId="0000031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1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those instances where the property in the goods passes to the buyer on delivery to a carrier the risk prima facie passes with the property. It has, however, been previously pointed out that, if the contract is one for the sale of unascertained goods, the property will not pass to the buyer unless and until the goods become ascertained by such delivery, and the risk will not in consequence pass until that time. Otherwise the risk normally passes on delivery to the carrier.</w:t>
      </w:r>
      <w:r w:rsidDel="00000000" w:rsidR="00000000" w:rsidRPr="00000000">
        <w:rPr>
          <w:rtl w:val="0"/>
        </w:rPr>
      </w:r>
    </w:p>
    <w:p w:rsidR="00000000" w:rsidDel="00000000" w:rsidP="00000000" w:rsidRDefault="00000000" w:rsidRPr="00000000" w14:paraId="0000031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1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Special rules have nevertheless been developed in relation to overseas sales. The case of </w:t>
      </w:r>
      <w:r w:rsidDel="00000000" w:rsidR="00000000" w:rsidRPr="00000000">
        <w:rPr>
          <w:rFonts w:ascii="Georgia" w:cs="Georgia" w:eastAsia="Georgia" w:hAnsi="Georgia"/>
          <w:strike w:val="0"/>
          <w:u w:val="single"/>
          <w:vertAlign w:val="baseline"/>
          <w:rtl w:val="0"/>
        </w:rPr>
        <w:t xml:space="preserve">Stock v. Inglis</w:t>
      </w:r>
      <w:r w:rsidDel="00000000" w:rsidR="00000000" w:rsidRPr="00000000">
        <w:rPr>
          <w:rFonts w:ascii="Georgia" w:cs="Georgia" w:eastAsia="Georgia" w:hAnsi="Georgia"/>
          <w:strike w:val="0"/>
          <w:vertAlign w:val="baseline"/>
          <w:rtl w:val="0"/>
        </w:rPr>
        <w:t xml:space="preserve"> shows that risk in relation to the unascertained part of a larger bulk may pass under an f.o.b. contract on shipment, even though the goods remain unascertained. Further, where goods are sold on c.i.f. terms, the property will usually pass to the buyer only on unconditional delivery of the bill of lading. But the risk is prima facie transferred on shipment or as from shipment, and the seller is still entitled to tender the shipping documents to the buyer and claim the price where the goods have been lost in transit. These and other special rules 46 are dealt with later in this book.</w:t>
      </w:r>
      <w:r w:rsidDel="00000000" w:rsidR="00000000" w:rsidRPr="00000000">
        <w:rPr>
          <w:rtl w:val="0"/>
        </w:rPr>
      </w:r>
    </w:p>
    <w:p w:rsidR="00000000" w:rsidDel="00000000" w:rsidP="00000000" w:rsidRDefault="00000000" w:rsidRPr="00000000" w14:paraId="0000031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18">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Seller's responsibilities at point of delivery</w:t>
      </w:r>
      <w:r w:rsidDel="00000000" w:rsidR="00000000" w:rsidRPr="00000000">
        <w:rPr>
          <w:rtl w:val="0"/>
        </w:rPr>
      </w:r>
    </w:p>
    <w:p w:rsidR="00000000" w:rsidDel="00000000" w:rsidP="00000000" w:rsidRDefault="00000000" w:rsidRPr="00000000" w14:paraId="0000031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1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prima facie rule that risk passes on delivery to the carrier is, however, subject to a number of exceptions…………</w:t>
      </w:r>
      <w:r w:rsidDel="00000000" w:rsidR="00000000" w:rsidRPr="00000000">
        <w:rPr>
          <w:rtl w:val="0"/>
        </w:rPr>
      </w:r>
    </w:p>
    <w:p w:rsidR="00000000" w:rsidDel="00000000" w:rsidP="00000000" w:rsidRDefault="00000000" w:rsidRPr="00000000" w14:paraId="0000031B">
      <w:pPr>
        <w:pageBreakBefore w:val="0"/>
        <w:rPr>
          <w:rFonts w:ascii="Georgia" w:cs="Georgia" w:eastAsia="Georgia" w:hAnsi="Georgia"/>
          <w:b w:val="0"/>
          <w:vertAlign w:val="baseline"/>
        </w:rPr>
      </w:pPr>
      <w:bookmarkStart w:colFirst="0" w:colLast="0" w:name="_heading=h.49x2ik5" w:id="30"/>
      <w:bookmarkEnd w:id="30"/>
      <w:r w:rsidDel="00000000" w:rsidR="00000000" w:rsidRPr="00000000">
        <w:rPr>
          <w:rtl w:val="0"/>
        </w:rPr>
      </w:r>
    </w:p>
    <w:p w:rsidR="00000000" w:rsidDel="00000000" w:rsidP="00000000" w:rsidRDefault="00000000" w:rsidRPr="00000000" w14:paraId="0000031C">
      <w:pPr>
        <w:pageBreakBefore w:val="0"/>
        <w:rPr>
          <w:rFonts w:ascii="Georgia" w:cs="Georgia" w:eastAsia="Georgia" w:hAnsi="Georgia"/>
          <w:b w:val="1"/>
          <w:strike w:val="0"/>
          <w:color w:val="000000"/>
          <w:sz w:val="20"/>
          <w:szCs w:val="20"/>
          <w:vertAlign w:val="baseline"/>
        </w:rPr>
      </w:pPr>
      <w:r w:rsidDel="00000000" w:rsidR="00000000" w:rsidRPr="00000000">
        <w:rPr>
          <w:rtl w:val="0"/>
        </w:rPr>
      </w:r>
    </w:p>
    <w:p w:rsidR="00000000" w:rsidDel="00000000" w:rsidP="00000000" w:rsidRDefault="00000000" w:rsidRPr="00000000" w14:paraId="0000031D">
      <w:pPr>
        <w:pageBreakBefore w:val="0"/>
        <w:rPr>
          <w:rFonts w:ascii="Georgia" w:cs="Georgia" w:eastAsia="Georgia" w:hAnsi="Georgia"/>
          <w:b w:val="1"/>
          <w:strike w:val="0"/>
          <w:color w:val="000000"/>
          <w:sz w:val="20"/>
          <w:szCs w:val="20"/>
          <w:vertAlign w:val="baseline"/>
        </w:rPr>
      </w:pPr>
      <w:r w:rsidDel="00000000" w:rsidR="00000000" w:rsidRPr="00000000">
        <w:rPr>
          <w:rtl w:val="0"/>
        </w:rPr>
      </w:r>
    </w:p>
    <w:p w:rsidR="00000000" w:rsidDel="00000000" w:rsidP="00000000" w:rsidRDefault="00000000" w:rsidRPr="00000000" w14:paraId="0000031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color w:val="000000"/>
          <w:sz w:val="20"/>
          <w:szCs w:val="20"/>
          <w:vertAlign w:val="baseline"/>
          <w:rtl w:val="0"/>
        </w:rPr>
        <w:t xml:space="preserve">(b)</w:t>
        <w:tab/>
        <w:t xml:space="preserve">On lst July Koko ordered and paid for a sofa set from Late Furnitures Company </w:t>
      </w:r>
      <w:r w:rsidDel="00000000" w:rsidR="00000000" w:rsidRPr="00000000">
        <w:rPr>
          <w:rFonts w:ascii="Georgia" w:cs="Georgia" w:eastAsia="Georgia" w:hAnsi="Georgia"/>
          <w:b w:val="1"/>
          <w:strike w:val="0"/>
          <w:vertAlign w:val="baseline"/>
          <w:rtl w:val="0"/>
        </w:rPr>
        <w:t xml:space="preserve">to be delivered to his newly built house in Sego town two weeks later when the painting will have been completed. On loth July, a flash flood occurred and the furniture firm's timber and tin premises were destroyed and carried away with all its contents.</w:t>
      </w:r>
      <w:r w:rsidDel="00000000" w:rsidR="00000000" w:rsidRPr="00000000">
        <w:rPr>
          <w:rtl w:val="0"/>
        </w:rPr>
      </w:r>
    </w:p>
    <w:p w:rsidR="00000000" w:rsidDel="00000000" w:rsidP="00000000" w:rsidRDefault="00000000" w:rsidRPr="00000000" w14:paraId="0000031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Koko who has demanded the refund of the purchase price, explaining the principles of law involved.</w:t>
      </w:r>
      <w:r w:rsidDel="00000000" w:rsidR="00000000" w:rsidRPr="00000000">
        <w:rPr>
          <w:rtl w:val="0"/>
        </w:rPr>
      </w:r>
    </w:p>
    <w:p w:rsidR="00000000" w:rsidDel="00000000" w:rsidP="00000000" w:rsidRDefault="00000000" w:rsidRPr="00000000" w14:paraId="0000032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2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Issue</w:t>
      </w:r>
      <w:r w:rsidDel="00000000" w:rsidR="00000000" w:rsidRPr="00000000">
        <w:rPr>
          <w:rtl w:val="0"/>
        </w:rPr>
      </w:r>
    </w:p>
    <w:p w:rsidR="00000000" w:rsidDel="00000000" w:rsidP="00000000" w:rsidRDefault="00000000" w:rsidRPr="00000000" w14:paraId="0000032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2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Who is to bear the risk for the loss.</w:t>
      </w:r>
      <w:r w:rsidDel="00000000" w:rsidR="00000000" w:rsidRPr="00000000">
        <w:rPr>
          <w:rtl w:val="0"/>
        </w:rPr>
      </w:r>
    </w:p>
    <w:p w:rsidR="00000000" w:rsidDel="00000000" w:rsidP="00000000" w:rsidRDefault="00000000" w:rsidRPr="00000000" w14:paraId="0000032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2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Property in goods is equal to ownership. When property in goods passes concurrently with delivery, both ownership and possession are then transferred.</w:t>
      </w:r>
      <w:r w:rsidDel="00000000" w:rsidR="00000000" w:rsidRPr="00000000">
        <w:rPr>
          <w:rtl w:val="0"/>
        </w:rPr>
      </w:r>
    </w:p>
    <w:p w:rsidR="00000000" w:rsidDel="00000000" w:rsidP="00000000" w:rsidRDefault="00000000" w:rsidRPr="00000000" w14:paraId="00000326">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2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Property (ownership) + delivery = possession</w:t>
      </w:r>
      <w:r w:rsidDel="00000000" w:rsidR="00000000" w:rsidRPr="00000000">
        <w:rPr>
          <w:rtl w:val="0"/>
        </w:rPr>
      </w:r>
    </w:p>
    <w:p w:rsidR="00000000" w:rsidDel="00000000" w:rsidP="00000000" w:rsidRDefault="00000000" w:rsidRPr="00000000" w14:paraId="00000328">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2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 property can pass except in specific goods. No property can pass in uncertain goods.</w:t>
      </w:r>
      <w:r w:rsidDel="00000000" w:rsidR="00000000" w:rsidRPr="00000000">
        <w:rPr>
          <w:rtl w:val="0"/>
        </w:rPr>
      </w:r>
    </w:p>
    <w:p w:rsidR="00000000" w:rsidDel="00000000" w:rsidP="00000000" w:rsidRDefault="00000000" w:rsidRPr="00000000" w14:paraId="0000032A">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2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w:t>
      </w:r>
      <w:r w:rsidDel="00000000" w:rsidR="00000000" w:rsidRPr="00000000">
        <w:rPr>
          <w:rFonts w:ascii="Georgia" w:cs="Georgia" w:eastAsia="Georgia" w:hAnsi="Georgia"/>
          <w:b w:val="1"/>
          <w:strike w:val="0"/>
          <w:u w:val="single"/>
          <w:vertAlign w:val="baseline"/>
          <w:rtl w:val="0"/>
        </w:rPr>
        <w:t xml:space="preserve">Re Wait (1927) 1 Ch 909</w:t>
      </w:r>
      <w:r w:rsidDel="00000000" w:rsidR="00000000" w:rsidRPr="00000000">
        <w:rPr>
          <w:rFonts w:ascii="Georgia" w:cs="Georgia" w:eastAsia="Georgia" w:hAnsi="Georgia"/>
          <w:strike w:val="0"/>
          <w:vertAlign w:val="baseline"/>
          <w:rtl w:val="0"/>
        </w:rPr>
        <w:t xml:space="preserve">, the Court of Appeal in England emphasized that there was no room in the sale of goods even for the notion that an equitable title must pass even for the transfer of certain types of property such as land or debts.</w:t>
      </w:r>
      <w:r w:rsidDel="00000000" w:rsidR="00000000" w:rsidRPr="00000000">
        <w:rPr>
          <w:rtl w:val="0"/>
        </w:rPr>
      </w:r>
    </w:p>
    <w:p w:rsidR="00000000" w:rsidDel="00000000" w:rsidP="00000000" w:rsidRDefault="00000000" w:rsidRPr="00000000" w14:paraId="0000032C">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2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Property only passes when intended to do so and for the purposes of determining the intention of the parties regard must be had to:</w:t>
      </w:r>
      <w:r w:rsidDel="00000000" w:rsidR="00000000" w:rsidRPr="00000000">
        <w:rPr>
          <w:rtl w:val="0"/>
        </w:rPr>
      </w:r>
    </w:p>
    <w:p w:rsidR="00000000" w:rsidDel="00000000" w:rsidP="00000000" w:rsidRDefault="00000000" w:rsidRPr="00000000" w14:paraId="0000032E">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2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the conduct of the parties;</w:t>
      </w:r>
      <w:r w:rsidDel="00000000" w:rsidR="00000000" w:rsidRPr="00000000">
        <w:rPr>
          <w:rtl w:val="0"/>
        </w:rPr>
      </w:r>
    </w:p>
    <w:p w:rsidR="00000000" w:rsidDel="00000000" w:rsidP="00000000" w:rsidRDefault="00000000" w:rsidRPr="00000000" w14:paraId="0000033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the circumstances of the case; and</w:t>
      </w:r>
      <w:r w:rsidDel="00000000" w:rsidR="00000000" w:rsidRPr="00000000">
        <w:rPr>
          <w:rtl w:val="0"/>
        </w:rPr>
      </w:r>
    </w:p>
    <w:p w:rsidR="00000000" w:rsidDel="00000000" w:rsidP="00000000" w:rsidRDefault="00000000" w:rsidRPr="00000000" w14:paraId="0000033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the terms of the contract.</w:t>
      </w:r>
      <w:r w:rsidDel="00000000" w:rsidR="00000000" w:rsidRPr="00000000">
        <w:rPr>
          <w:rtl w:val="0"/>
        </w:rPr>
      </w:r>
    </w:p>
    <w:p w:rsidR="00000000" w:rsidDel="00000000" w:rsidP="00000000" w:rsidRDefault="00000000" w:rsidRPr="00000000" w14:paraId="00000332">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3">
      <w:pPr>
        <w:pageBreakBefore w:val="0"/>
        <w:rPr>
          <w:rFonts w:ascii="Georgia" w:cs="Georgia" w:eastAsia="Georgia" w:hAnsi="Georgia"/>
          <w:b w:val="0"/>
          <w:u w:val="single"/>
          <w:vertAlign w:val="baseline"/>
        </w:rPr>
      </w:pPr>
      <w:r w:rsidDel="00000000" w:rsidR="00000000" w:rsidRPr="00000000">
        <w:rPr>
          <w:rFonts w:ascii="Georgia" w:cs="Georgia" w:eastAsia="Georgia" w:hAnsi="Georgia"/>
          <w:strike w:val="0"/>
          <w:vertAlign w:val="baseline"/>
          <w:rtl w:val="0"/>
        </w:rPr>
        <w:t xml:space="preserve">Where property has passed under an unauthorised contract of sale, a subsequent stipulation to the effect that property shall not pass except after fulfillment pf some condition shall not be valid, </w:t>
      </w:r>
      <w:r w:rsidDel="00000000" w:rsidR="00000000" w:rsidRPr="00000000">
        <w:rPr>
          <w:rFonts w:ascii="Georgia" w:cs="Georgia" w:eastAsia="Georgia" w:hAnsi="Georgia"/>
          <w:b w:val="1"/>
          <w:strike w:val="0"/>
          <w:u w:val="single"/>
          <w:vertAlign w:val="baseline"/>
          <w:rtl w:val="0"/>
        </w:rPr>
        <w:t xml:space="preserve">Dennant v Skinner &amp; Collom (1948) 2 KB 164.</w:t>
      </w:r>
      <w:r w:rsidDel="00000000" w:rsidR="00000000" w:rsidRPr="00000000">
        <w:rPr>
          <w:rtl w:val="0"/>
        </w:rPr>
      </w:r>
    </w:p>
    <w:p w:rsidR="00000000" w:rsidDel="00000000" w:rsidP="00000000" w:rsidRDefault="00000000" w:rsidRPr="00000000" w14:paraId="00000334">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3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Rules for Ascertaining Intention</w:t>
      </w:r>
      <w:r w:rsidDel="00000000" w:rsidR="00000000" w:rsidRPr="00000000">
        <w:rPr>
          <w:rtl w:val="0"/>
        </w:rPr>
      </w:r>
    </w:p>
    <w:p w:rsidR="00000000" w:rsidDel="00000000" w:rsidP="00000000" w:rsidRDefault="00000000" w:rsidRPr="00000000" w14:paraId="00000336">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3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20 SGA is used to discover the intentions of the parties to the contract. Presumptive rules as to the intention of the parties to a contract but are otherwise rebuttable if there is adequate evidence to the contrary and should therefore not be entitled as rules of law. They are as follows:</w:t>
      </w:r>
      <w:r w:rsidDel="00000000" w:rsidR="00000000" w:rsidRPr="00000000">
        <w:rPr>
          <w:rtl w:val="0"/>
        </w:rPr>
      </w:r>
    </w:p>
    <w:p w:rsidR="00000000" w:rsidDel="00000000" w:rsidP="00000000" w:rsidRDefault="00000000" w:rsidRPr="00000000" w14:paraId="00000338">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1.In an unconditional contract for the sale of specific goods which are in a deliverable state, property passes to the buyer when the contract is made. It does not matter whether payment is postponed or is made at the time of delivery. The passing of property is therefore not necessarily tied to delivery of the goods.</w:t>
      </w:r>
      <w:r w:rsidDel="00000000" w:rsidR="00000000" w:rsidRPr="00000000">
        <w:rPr>
          <w:rtl w:val="0"/>
        </w:rPr>
      </w:r>
    </w:p>
    <w:p w:rsidR="00000000" w:rsidDel="00000000" w:rsidP="00000000" w:rsidRDefault="00000000" w:rsidRPr="00000000" w14:paraId="0000033A">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B">
      <w:pPr>
        <w:pageBreakBefore w:val="0"/>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Phillip Head &amp; Sons v Show Fronts (1970) 1 Lloyd’s Reports 140</w:t>
      </w:r>
      <w:r w:rsidDel="00000000" w:rsidR="00000000" w:rsidRPr="00000000">
        <w:rPr>
          <w:rFonts w:ascii="Georgia" w:cs="Georgia" w:eastAsia="Georgia" w:hAnsi="Georgia"/>
          <w:strike w:val="0"/>
          <w:vertAlign w:val="baseline"/>
          <w:rtl w:val="0"/>
        </w:rPr>
        <w:t xml:space="preserve">. In this case the defendants bought a carpet from the plaintiffs. When the carpet was delivered to the showrooms where it was laid, it was sent away for stitching. This was duly done and the stitched material was returnedthe following day in heavy bales by the plaintiffs. It was thereafter stolen before it was laid on the floor. The plaintiff sued the defendant for the price and the defendants denied liability saying thy had not received the goods.</w:t>
      </w:r>
      <w:r w:rsidDel="00000000" w:rsidR="00000000" w:rsidRPr="00000000">
        <w:rPr>
          <w:rtl w:val="0"/>
        </w:rPr>
      </w:r>
    </w:p>
    <w:p w:rsidR="00000000" w:rsidDel="00000000" w:rsidP="00000000" w:rsidRDefault="00000000" w:rsidRPr="00000000" w14:paraId="0000033C">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held that the carpet in bales was not in a deliverable state and its ownership at the time remained in the plaintiffs and that the defendants were not liable for the payment.</w:t>
      </w:r>
      <w:r w:rsidDel="00000000" w:rsidR="00000000" w:rsidRPr="00000000">
        <w:rPr>
          <w:rtl w:val="0"/>
        </w:rPr>
      </w:r>
    </w:p>
    <w:p w:rsidR="00000000" w:rsidDel="00000000" w:rsidP="00000000" w:rsidRDefault="00000000" w:rsidRPr="00000000" w14:paraId="0000033E">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r>
      <w:r w:rsidDel="00000000" w:rsidR="00000000" w:rsidRPr="00000000">
        <w:rPr>
          <w:rtl w:val="0"/>
        </w:rPr>
      </w:r>
    </w:p>
    <w:p w:rsidR="00000000" w:rsidDel="00000000" w:rsidP="00000000" w:rsidRDefault="00000000" w:rsidRPr="00000000" w14:paraId="0000033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Goods must be specific;</w:t>
      </w:r>
      <w:r w:rsidDel="00000000" w:rsidR="00000000" w:rsidRPr="00000000">
        <w:rPr>
          <w:rtl w:val="0"/>
        </w:rPr>
      </w:r>
    </w:p>
    <w:p w:rsidR="00000000" w:rsidDel="00000000" w:rsidP="00000000" w:rsidRDefault="00000000" w:rsidRPr="00000000" w14:paraId="0000034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Goods must be in a deliverable state; and</w:t>
      </w:r>
      <w:r w:rsidDel="00000000" w:rsidR="00000000" w:rsidRPr="00000000">
        <w:rPr>
          <w:rtl w:val="0"/>
        </w:rPr>
      </w:r>
    </w:p>
    <w:p w:rsidR="00000000" w:rsidDel="00000000" w:rsidP="00000000" w:rsidRDefault="00000000" w:rsidRPr="00000000" w14:paraId="0000034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Price is not an issue.</w:t>
      </w:r>
      <w:r w:rsidDel="00000000" w:rsidR="00000000" w:rsidRPr="00000000">
        <w:rPr>
          <w:rtl w:val="0"/>
        </w:rPr>
      </w:r>
    </w:p>
    <w:p w:rsidR="00000000" w:rsidDel="00000000" w:rsidP="00000000" w:rsidRDefault="00000000" w:rsidRPr="00000000" w14:paraId="0000034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3">
      <w:pPr>
        <w:pageBreakBefore w:val="0"/>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Tailing v Baxter (1827)</w:t>
      </w:r>
      <w:r w:rsidDel="00000000" w:rsidR="00000000" w:rsidRPr="00000000">
        <w:rPr>
          <w:rFonts w:ascii="Georgia" w:cs="Georgia" w:eastAsia="Georgia" w:hAnsi="Georgia"/>
          <w:strike w:val="0"/>
          <w:vertAlign w:val="baseline"/>
          <w:rtl w:val="0"/>
        </w:rPr>
        <w:t xml:space="preserve"> In this case the parties agreed on the sale and purchase of a stack of hay. The hay was on the seller’s brother’s land. The father agreed that payment would be made on a future date and that no hay was to be cut and taken away until the agreed price was paid by the buyer.</w:t>
      </w:r>
      <w:r w:rsidDel="00000000" w:rsidR="00000000" w:rsidRPr="00000000">
        <w:rPr>
          <w:rtl w:val="0"/>
        </w:rPr>
      </w:r>
    </w:p>
    <w:p w:rsidR="00000000" w:rsidDel="00000000" w:rsidP="00000000" w:rsidRDefault="00000000" w:rsidRPr="00000000" w14:paraId="0000034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meantime, a fire destroyed the hay before the price was due. It was held that the buyer was liable to pay the price. The rule of law is aware that there is immediate sale and nothing remains to be done by the vendor as between himself and the vendee, the property in the thing sold vests in the vendee and then all the consequences resulting from the vesting of the property, one of which is the loss, shall fall upon the vendee.</w:t>
      </w:r>
      <w:r w:rsidDel="00000000" w:rsidR="00000000" w:rsidRPr="00000000">
        <w:rPr>
          <w:rtl w:val="0"/>
        </w:rPr>
      </w:r>
    </w:p>
    <w:p w:rsidR="00000000" w:rsidDel="00000000" w:rsidP="00000000" w:rsidRDefault="00000000" w:rsidRPr="00000000" w14:paraId="00000346">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7">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w:t>
        <w:tab/>
        <w:t xml:space="preserve">Where there is a contract for the sale of specific goods and the seller is bound to do something to the goods for the purpose of putting them into a deliverable state, the property does not pass until such a thing has been done and the buyer has notice that it has been done. This rule is limited to acts to be done by the seller only. </w:t>
      </w:r>
      <w:r w:rsidDel="00000000" w:rsidR="00000000" w:rsidRPr="00000000">
        <w:rPr>
          <w:rtl w:val="0"/>
        </w:rPr>
      </w:r>
    </w:p>
    <w:p w:rsidR="00000000" w:rsidDel="00000000" w:rsidP="00000000" w:rsidRDefault="00000000" w:rsidRPr="00000000" w14:paraId="00000348">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9">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NB</w:t>
      </w:r>
      <w:r w:rsidDel="00000000" w:rsidR="00000000" w:rsidRPr="00000000">
        <w:rPr>
          <w:rtl w:val="0"/>
        </w:rPr>
      </w:r>
    </w:p>
    <w:p w:rsidR="00000000" w:rsidDel="00000000" w:rsidP="00000000" w:rsidRDefault="00000000" w:rsidRPr="00000000" w14:paraId="0000034A">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4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Act is not very clear as to what will happen if the parties to the contract are relying on a third party to put the goods into a deliverable state.</w:t>
      </w:r>
      <w:r w:rsidDel="00000000" w:rsidR="00000000" w:rsidRPr="00000000">
        <w:rPr>
          <w:rtl w:val="0"/>
        </w:rPr>
      </w:r>
    </w:p>
    <w:p w:rsidR="00000000" w:rsidDel="00000000" w:rsidP="00000000" w:rsidRDefault="00000000" w:rsidRPr="00000000" w14:paraId="0000034C">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D">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w:t>
        <w:tab/>
        <w:t xml:space="preserve">Where there is a contract for the sale of specific goods which are in a deliverable state but the seller is bound to weigh, measure, test or to do some other thing with reference to the goods for the purpose of ascertaining the price, such act or thing must be done first before the property in the goods passes to the buyer and he has notice of the sale.</w:t>
      </w:r>
      <w:r w:rsidDel="00000000" w:rsidR="00000000" w:rsidRPr="00000000">
        <w:rPr>
          <w:rtl w:val="0"/>
        </w:rPr>
      </w:r>
    </w:p>
    <w:p w:rsidR="00000000" w:rsidDel="00000000" w:rsidP="00000000" w:rsidRDefault="00000000" w:rsidRPr="00000000" w14:paraId="0000034E">
      <w:pPr>
        <w:pageBreakBefore w:val="0"/>
        <w:ind w:left="144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F">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w:t>
        <w:tab/>
        <w:t xml:space="preserve">When goods are delivered to the buyer on approval or on sale or returned or other similar terms, the property will pass tot eh buyer only in the following circumstances:</w:t>
      </w:r>
      <w:r w:rsidDel="00000000" w:rsidR="00000000" w:rsidRPr="00000000">
        <w:rPr>
          <w:rtl w:val="0"/>
        </w:rPr>
      </w:r>
    </w:p>
    <w:p w:rsidR="00000000" w:rsidDel="00000000" w:rsidP="00000000" w:rsidRDefault="00000000" w:rsidRPr="00000000" w14:paraId="00000350">
      <w:pPr>
        <w:pageBreakBefore w:val="0"/>
        <w:ind w:left="144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1">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when the buyer signifies his approval to the seller or does any other thing showing that he has adopted the transaction; or</w:t>
      </w:r>
      <w:r w:rsidDel="00000000" w:rsidR="00000000" w:rsidRPr="00000000">
        <w:rPr>
          <w:rtl w:val="0"/>
        </w:rPr>
      </w:r>
    </w:p>
    <w:p w:rsidR="00000000" w:rsidDel="00000000" w:rsidP="00000000" w:rsidRDefault="00000000" w:rsidRPr="00000000" w14:paraId="00000352">
      <w:pPr>
        <w:pageBreakBefore w:val="0"/>
        <w:ind w:left="144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3">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if the buyer takes an unreasonable time where time is fixed for the return of the goods, on the expiration of a reasonable time.</w:t>
      </w:r>
      <w:r w:rsidDel="00000000" w:rsidR="00000000" w:rsidRPr="00000000">
        <w:rPr>
          <w:rtl w:val="0"/>
        </w:rPr>
      </w:r>
    </w:p>
    <w:p w:rsidR="00000000" w:rsidDel="00000000" w:rsidP="00000000" w:rsidRDefault="00000000" w:rsidRPr="00000000" w14:paraId="0000035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5">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(5)</w:t>
        <w:tab/>
        <w:t xml:space="preserve">(a)</w:t>
        <w:tab/>
        <w:t xml:space="preserve">Where there is a contract for the sale of unascertained or future </w:t>
      </w:r>
      <w:r w:rsidDel="00000000" w:rsidR="00000000" w:rsidRPr="00000000">
        <w:rPr>
          <w:rtl w:val="0"/>
        </w:rPr>
      </w:r>
    </w:p>
    <w:p w:rsidR="00000000" w:rsidDel="00000000" w:rsidP="00000000" w:rsidRDefault="00000000" w:rsidRPr="00000000" w14:paraId="00000356">
      <w:pPr>
        <w:pageBreakBefore w:val="0"/>
        <w:ind w:left="144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Goods by description and goods of that description which are in a deliverable state are unconditionally appropriated into the contract either by the seller with assent of the buyer or by the buyer with the assent of the seller, then the property in the goods may be express or implied or given before or after appropriation is made. “Appropriation” means to take for one’s own use. Making someone else’s goods the property of another person.</w:t>
      </w:r>
      <w:r w:rsidDel="00000000" w:rsidR="00000000" w:rsidRPr="00000000">
        <w:rPr>
          <w:rtl w:val="0"/>
        </w:rPr>
      </w:r>
    </w:p>
    <w:p w:rsidR="00000000" w:rsidDel="00000000" w:rsidP="00000000" w:rsidRDefault="00000000" w:rsidRPr="00000000" w14:paraId="0000035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8">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Where in pursuance of the contract the seller delivers the goods to the buyer or to a carrier ot the other named or unnamed bailee and all for the purpose of transmission to the buyer and he does not reserve the right of disposal, such seller is deemed to have unconditionally appropriated the goods to the contract.</w:t>
      </w:r>
      <w:r w:rsidDel="00000000" w:rsidR="00000000" w:rsidRPr="00000000">
        <w:rPr>
          <w:rtl w:val="0"/>
        </w:rPr>
      </w:r>
    </w:p>
    <w:p w:rsidR="00000000" w:rsidDel="00000000" w:rsidP="00000000" w:rsidRDefault="00000000" w:rsidRPr="00000000" w14:paraId="0000035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summary, the rules enunciated under s 20 apply only where the parties have not shown a different intention. Rules 1-4 apply to a contract for the sale of specific goods. Rule 5 applies to ascertained or future goods. Where a person to whom goods have been delivered on approval gives the goods to someone else in a pledge of a loan, he will be viewed to have adopted the transmission and the property in the goods will be said to have passed to him as a buyer and subsequently to the pledgee.</w:t>
      </w:r>
      <w:r w:rsidDel="00000000" w:rsidR="00000000" w:rsidRPr="00000000">
        <w:rPr>
          <w:rtl w:val="0"/>
        </w:rPr>
      </w:r>
    </w:p>
    <w:p w:rsidR="00000000" w:rsidDel="00000000" w:rsidP="00000000" w:rsidRDefault="00000000" w:rsidRPr="00000000" w14:paraId="0000035B">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other cases, buyer’s assent will be inferred not only from the terms of the contract but also from trade usage thus, unless otherwise agreed, at the risk of the seller until the property therein is transferred to the buyer and with the property the risk. Delay in delivery may displace this rules depending on which party is at fault and such party will hold the risk.</w:t>
      </w:r>
      <w:r w:rsidDel="00000000" w:rsidR="00000000" w:rsidRPr="00000000">
        <w:rPr>
          <w:rtl w:val="0"/>
        </w:rPr>
      </w:r>
    </w:p>
    <w:p w:rsidR="00000000" w:rsidDel="00000000" w:rsidP="00000000" w:rsidRDefault="00000000" w:rsidRPr="00000000" w14:paraId="0000035D">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E">
      <w:pPr>
        <w:pageBreakBefore w:val="0"/>
        <w:pBdr>
          <w:bottom w:color="000000" w:space="1" w:sz="12" w:val="single"/>
        </w:pBdr>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there is a contract for the sale of specific goods and the goods get destroyed without the knowledge of the seller at the time the contract is made, then the contract will be void. In the case of an agreement to sell specific goods which are subsequently destroyed before the risk passes to the buyer, the agreement becomes void.</w:t>
      </w:r>
      <w:r w:rsidDel="00000000" w:rsidR="00000000" w:rsidRPr="00000000">
        <w:rPr>
          <w:rtl w:val="0"/>
        </w:rPr>
      </w:r>
    </w:p>
    <w:p w:rsidR="00000000" w:rsidDel="00000000" w:rsidP="00000000" w:rsidRDefault="00000000" w:rsidRPr="00000000" w14:paraId="0000035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20 SGA. Unless a different intention appears, the following rules apply for ascertaining the intention of the parties as to the time at which the property in the goods is to pass to the buyer</w:t>
      </w:r>
      <w:r w:rsidDel="00000000" w:rsidR="00000000" w:rsidRPr="00000000">
        <w:rPr>
          <w:rtl w:val="0"/>
        </w:rPr>
      </w:r>
    </w:p>
    <w:p w:rsidR="00000000" w:rsidDel="00000000" w:rsidP="00000000" w:rsidRDefault="00000000" w:rsidRPr="00000000" w14:paraId="0000036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where there is an unconditional contract for the sale of specific goods, in a deliverable state, the property in the goods passes to the buyer when the contract is made, and it is immaterial whether the time of payment or the time of delivery or both be postponed;</w:t>
      </w:r>
      <w:r w:rsidDel="00000000" w:rsidR="00000000" w:rsidRPr="00000000">
        <w:rPr>
          <w:rtl w:val="0"/>
        </w:rPr>
      </w:r>
    </w:p>
    <w:p w:rsidR="00000000" w:rsidDel="00000000" w:rsidP="00000000" w:rsidRDefault="00000000" w:rsidRPr="00000000" w14:paraId="0000036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where there is a contract for the sale of specific goods and the seller is bound to do something to the goods for the purpose of putting them into a deliverable state, the property does not pass until that thing be done, and the buyer has notice thereof;</w:t>
      </w:r>
      <w:r w:rsidDel="00000000" w:rsidR="00000000" w:rsidRPr="00000000">
        <w:rPr>
          <w:rtl w:val="0"/>
        </w:rPr>
      </w:r>
    </w:p>
    <w:p w:rsidR="00000000" w:rsidDel="00000000" w:rsidP="00000000" w:rsidRDefault="00000000" w:rsidRPr="00000000" w14:paraId="0000036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where there is a contract for the sale of specific goods in a deliverable state, but the seller is bound to weigh, measure, test or do some other act or thing with reference to the goods for the purpose of ascertaining the price, the property does not pass until that act or thing be done, and the buyer has notice thereof;</w:t>
      </w:r>
      <w:r w:rsidDel="00000000" w:rsidR="00000000" w:rsidRPr="00000000">
        <w:rPr>
          <w:rtl w:val="0"/>
        </w:rPr>
      </w:r>
    </w:p>
    <w:p w:rsidR="00000000" w:rsidDel="00000000" w:rsidP="00000000" w:rsidRDefault="00000000" w:rsidRPr="00000000" w14:paraId="0000036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 when goods are delivered to the buyer on approval or "on sale or return" or other similar terms, the property therein passes to the buyer</w:t>
      </w:r>
      <w:r w:rsidDel="00000000" w:rsidR="00000000" w:rsidRPr="00000000">
        <w:rPr>
          <w:rtl w:val="0"/>
        </w:rPr>
      </w:r>
    </w:p>
    <w:p w:rsidR="00000000" w:rsidDel="00000000" w:rsidP="00000000" w:rsidRDefault="00000000" w:rsidRPr="00000000" w14:paraId="0000036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when he signifies his approval or acceptance to the seller or does any other act adopting the transaction;</w:t>
      </w:r>
      <w:r w:rsidDel="00000000" w:rsidR="00000000" w:rsidRPr="00000000">
        <w:rPr>
          <w:rtl w:val="0"/>
        </w:rPr>
      </w:r>
    </w:p>
    <w:p w:rsidR="00000000" w:rsidDel="00000000" w:rsidP="00000000" w:rsidRDefault="00000000" w:rsidRPr="00000000" w14:paraId="0000036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 if he does not signify his approval or acceptance to the seller but retains the goods without giving notice of rejection, then, if a time has been fixed for the return of the goods, on the expiration of that time, or, if no time has been fixed, on the expiration of a reasonable time,</w:t>
      </w:r>
      <w:r w:rsidDel="00000000" w:rsidR="00000000" w:rsidRPr="00000000">
        <w:rPr>
          <w:rtl w:val="0"/>
        </w:rPr>
      </w:r>
    </w:p>
    <w:p w:rsidR="00000000" w:rsidDel="00000000" w:rsidP="00000000" w:rsidRDefault="00000000" w:rsidRPr="00000000" w14:paraId="0000036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(i) where there is a contract for the sale of unascertained or future goods by description, and goods of that description, and in a deliverable state, are unconditionally appropriated to the contract, either by the seller with the assent of the buyer or by the buyer with the assent of the seller, the property I the goods thereupon passes to the buyer; and assent may be express or implied, and may be given either before os after the appropriation is made;</w:t>
      </w:r>
      <w:r w:rsidDel="00000000" w:rsidR="00000000" w:rsidRPr="00000000">
        <w:rPr>
          <w:rtl w:val="0"/>
        </w:rPr>
      </w:r>
    </w:p>
    <w:p w:rsidR="00000000" w:rsidDel="00000000" w:rsidP="00000000" w:rsidRDefault="00000000" w:rsidRPr="00000000" w14:paraId="0000036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0">
      <w:pPr>
        <w:pageBreakBefore w:val="0"/>
        <w:rPr>
          <w:rFonts w:ascii="Georgia" w:cs="Georgia" w:eastAsia="Georgia" w:hAnsi="Georgia"/>
          <w:vertAlign w:val="baseline"/>
        </w:rPr>
      </w:pPr>
      <w:bookmarkStart w:colFirst="0" w:colLast="0" w:name="_heading=h.2p2csry" w:id="31"/>
      <w:bookmarkEnd w:id="31"/>
      <w:r w:rsidDel="00000000" w:rsidR="00000000" w:rsidRPr="00000000">
        <w:rPr>
          <w:rFonts w:ascii="Georgia" w:cs="Georgia" w:eastAsia="Georgia" w:hAnsi="Georgia"/>
          <w:strike w:val="0"/>
          <w:vertAlign w:val="baseline"/>
          <w:rtl w:val="0"/>
        </w:rPr>
        <w:t xml:space="preserve">(ii) where, in pursuance of the contract, the seller delivers the goods to the buyer or to a carrier or other bailee or custodier (whether named by the buyer or not) for the purposes of transmission to the buyer, and does not reserve the right of disposal, he is deemed to have unconditionally appropriated the goods to the contract.</w:t>
      </w:r>
      <w:r w:rsidDel="00000000" w:rsidR="00000000" w:rsidRPr="00000000">
        <w:rPr>
          <w:rtl w:val="0"/>
        </w:rPr>
      </w:r>
    </w:p>
    <w:p w:rsidR="00000000" w:rsidDel="00000000" w:rsidP="00000000" w:rsidRDefault="00000000" w:rsidRPr="00000000" w14:paraId="00000371">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3.</w:t>
        <w:tab/>
        <w:t xml:space="preserve">Advise the trustee in bankruptcy as to his rights in the following situations:</w:t>
      </w:r>
      <w:r w:rsidDel="00000000" w:rsidR="00000000" w:rsidRPr="00000000">
        <w:rPr>
          <w:rtl w:val="0"/>
        </w:rPr>
      </w:r>
    </w:p>
    <w:p w:rsidR="00000000" w:rsidDel="00000000" w:rsidP="00000000" w:rsidRDefault="00000000" w:rsidRPr="00000000" w14:paraId="00000372">
      <w:pPr>
        <w:pStyle w:val="Heading1"/>
        <w:pageBreakBefore w:val="0"/>
        <w:rPr>
          <w:rFonts w:ascii="Georgia" w:cs="Georgia" w:eastAsia="Georgia" w:hAnsi="Georgia"/>
          <w:sz w:val="20"/>
          <w:szCs w:val="20"/>
          <w:vertAlign w:val="baseline"/>
        </w:rPr>
      </w:pPr>
      <w:bookmarkStart w:colFirst="0" w:colLast="0" w:name="_heading=h.147n2zr" w:id="32"/>
      <w:bookmarkEnd w:id="32"/>
      <w:r w:rsidDel="00000000" w:rsidR="00000000" w:rsidRPr="00000000">
        <w:rPr>
          <w:rFonts w:ascii="Georgia" w:cs="Georgia" w:eastAsia="Georgia" w:hAnsi="Georgia"/>
          <w:b w:val="1"/>
          <w:strike w:val="0"/>
          <w:sz w:val="20"/>
          <w:szCs w:val="20"/>
          <w:vertAlign w:val="baseline"/>
          <w:rtl w:val="0"/>
        </w:rPr>
        <w:t xml:space="preserve">(a)</w:t>
        <w:tab/>
        <w:t xml:space="preserve">A lease held by the bankrupt [</w:t>
      </w:r>
      <w:r w:rsidDel="00000000" w:rsidR="00000000" w:rsidRPr="00000000">
        <w:rPr>
          <w:rFonts w:ascii="Georgia" w:cs="Georgia" w:eastAsia="Georgia" w:hAnsi="Georgia"/>
          <w:b w:val="1"/>
          <w:i w:val="1"/>
          <w:strike w:val="0"/>
          <w:sz w:val="20"/>
          <w:szCs w:val="20"/>
          <w:vertAlign w:val="baseline"/>
          <w:rtl w:val="0"/>
        </w:rPr>
        <w:t xml:space="preserve">not to sure about this question</w:t>
      </w:r>
      <w:r w:rsidDel="00000000" w:rsidR="00000000" w:rsidRPr="00000000">
        <w:rPr>
          <w:rFonts w:ascii="Georgia" w:cs="Georgia" w:eastAsia="Georgia" w:hAnsi="Georgia"/>
          <w:b w:val="1"/>
          <w:strike w:val="0"/>
          <w:sz w:val="20"/>
          <w:szCs w:val="20"/>
          <w:vertAlign w:val="baseline"/>
          <w:rtl w:val="0"/>
        </w:rPr>
        <w:t xml:space="preserve">??]</w:t>
      </w:r>
      <w:r w:rsidDel="00000000" w:rsidR="00000000" w:rsidRPr="00000000">
        <w:rPr>
          <w:rtl w:val="0"/>
        </w:rPr>
      </w:r>
    </w:p>
    <w:p w:rsidR="00000000" w:rsidDel="00000000" w:rsidP="00000000" w:rsidRDefault="00000000" w:rsidRPr="00000000" w14:paraId="0000037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7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(iii) Disclaimer of Onerous Property</w:t>
      </w:r>
      <w:r w:rsidDel="00000000" w:rsidR="00000000" w:rsidRPr="00000000">
        <w:rPr>
          <w:rtl w:val="0"/>
        </w:rPr>
      </w:r>
    </w:p>
    <w:p w:rsidR="00000000" w:rsidDel="00000000" w:rsidP="00000000" w:rsidRDefault="00000000" w:rsidRPr="00000000" w14:paraId="0000037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6">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What property may be disclaimed?</w:t>
      </w:r>
      <w:r w:rsidDel="00000000" w:rsidR="00000000" w:rsidRPr="00000000">
        <w:rPr>
          <w:rtl w:val="0"/>
        </w:rPr>
      </w:r>
    </w:p>
    <w:p w:rsidR="00000000" w:rsidDel="00000000" w:rsidP="00000000" w:rsidRDefault="00000000" w:rsidRPr="00000000" w14:paraId="0000037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58 of the Bankruptcy Act provides that where any part of the bankrupt's property consists of land of any tenure burdened with onerous covenants, or of shares or stock in companies or of unprofitable contracts, or of any other property that is unsaleable or not readily available by reason of the possessor being bound to the performance of any onerous act or to the payment of any sum of money, the trustee, even if he has endeavoured to sell or has taken possession of the property, or has exercised any act of ownership in relation to it, may disclaim the property at any time within twelve months after the first appointment of a trustee, or such extended period as may be allowed by the court.</w:t>
      </w:r>
      <w:r w:rsidDel="00000000" w:rsidR="00000000" w:rsidRPr="00000000">
        <w:rPr>
          <w:rtl w:val="0"/>
        </w:rPr>
      </w:r>
    </w:p>
    <w:p w:rsidR="00000000" w:rsidDel="00000000" w:rsidP="00000000" w:rsidRDefault="00000000" w:rsidRPr="00000000" w14:paraId="0000037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property has not come to his knowledge within one month after the first appointment of a trustee, he may disclaim it at any time within twelve months, or such extended period as the court may allow , after he first became aware of the property.</w:t>
      </w:r>
      <w:r w:rsidDel="00000000" w:rsidR="00000000" w:rsidRPr="00000000">
        <w:rPr>
          <w:rtl w:val="0"/>
        </w:rPr>
      </w:r>
    </w:p>
    <w:p w:rsidR="00000000" w:rsidDel="00000000" w:rsidP="00000000" w:rsidRDefault="00000000" w:rsidRPr="00000000" w14:paraId="0000037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disclaimer must be in writing, signed by the trustee; it must be filed in court, and until so filed it is not operative.</w:t>
      </w:r>
      <w:r w:rsidDel="00000000" w:rsidR="00000000" w:rsidRPr="00000000">
        <w:rPr>
          <w:rtl w:val="0"/>
        </w:rPr>
      </w:r>
    </w:p>
    <w:p w:rsidR="00000000" w:rsidDel="00000000" w:rsidP="00000000" w:rsidRDefault="00000000" w:rsidRPr="00000000" w14:paraId="0000037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E">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Effect of disclaimer:</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37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8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disclaimer </w:t>
      </w:r>
      <w:r w:rsidDel="00000000" w:rsidR="00000000" w:rsidRPr="00000000">
        <w:rPr>
          <w:rtl w:val="0"/>
        </w:rPr>
      </w:r>
    </w:p>
    <w:p w:rsidR="00000000" w:rsidDel="00000000" w:rsidP="00000000" w:rsidRDefault="00000000" w:rsidRPr="00000000" w14:paraId="0000038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8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operates to determine, as from its date, the bankrupt's rights, interests and liabilities and his property in or in respect of the property disclaimed, and </w:t>
      </w:r>
      <w:r w:rsidDel="00000000" w:rsidR="00000000" w:rsidRPr="00000000">
        <w:rPr>
          <w:rtl w:val="0"/>
        </w:rPr>
      </w:r>
    </w:p>
    <w:p w:rsidR="00000000" w:rsidDel="00000000" w:rsidP="00000000" w:rsidRDefault="00000000" w:rsidRPr="00000000" w14:paraId="0000038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8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discharges the trustee from all personal liability in respect of the property as from the date when it vested in him, but, </w:t>
      </w:r>
      <w:r w:rsidDel="00000000" w:rsidR="00000000" w:rsidRPr="00000000">
        <w:rPr>
          <w:rtl w:val="0"/>
        </w:rPr>
      </w:r>
    </w:p>
    <w:p w:rsidR="00000000" w:rsidDel="00000000" w:rsidP="00000000" w:rsidRDefault="00000000" w:rsidRPr="00000000" w14:paraId="0000038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8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except so far as is necessary for the purpose of releasing the bankrupt and his property and the trustee from liability, it does not affect the rights or liabilities of any other person.</w:t>
      </w:r>
      <w:r w:rsidDel="00000000" w:rsidR="00000000" w:rsidRPr="00000000">
        <w:rPr>
          <w:rtl w:val="0"/>
        </w:rPr>
      </w:r>
    </w:p>
    <w:p w:rsidR="00000000" w:rsidDel="00000000" w:rsidP="00000000" w:rsidRDefault="00000000" w:rsidRPr="00000000" w14:paraId="0000038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8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interest in a lease is disclaimed, the bankrupt's interest is determined and cannot be revived by the annulment of the bankruptcy. Where, however, the bankrupt has sub-let any part of the property, the head lease is not entirely extinguished by disclaimer by his trustee, since after the disclaimer the sub-lessee may, in the absence of a vesting order, be liable to a distress by the landlord for the whole rent reserved by the lease and to forfeiture for failure to perform any covenant in it</w:t>
      </w:r>
      <w:r w:rsidDel="00000000" w:rsidR="00000000" w:rsidRPr="00000000">
        <w:rPr>
          <w:rtl w:val="0"/>
        </w:rPr>
      </w:r>
    </w:p>
    <w:p w:rsidR="00000000" w:rsidDel="00000000" w:rsidP="00000000" w:rsidRDefault="00000000" w:rsidRPr="00000000" w14:paraId="0000038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8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land subject to a rent charge is disclaimed and vests in the Crown or any other person by operation of law, the Crown or any other person in whom it vests is not under any personal liability for the rent charge, provided: it or he does not take possession or control of the land or enter into occupation.</w:t>
      </w:r>
      <w:r w:rsidDel="00000000" w:rsidR="00000000" w:rsidRPr="00000000">
        <w:rPr>
          <w:rtl w:val="0"/>
        </w:rPr>
      </w:r>
    </w:p>
    <w:p w:rsidR="00000000" w:rsidDel="00000000" w:rsidP="00000000" w:rsidRDefault="00000000" w:rsidRPr="00000000" w14:paraId="0000038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8C">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Disclaimer of lease.</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38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8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trustee cannot disclaim a lease without the leave of the court, except in cases prescribed by general rules. Before or on granting such leave, the court may require such notices to be given to persons interested, and impose such terms as a condition of granting leave, and make such orders with respect to fixtures, tenant's improvements, and other matters arising out of the tenancy, as it thinks just. Several properties held under the same landlord may be included in one application for leave to disclaim</w:t>
      </w:r>
      <w:r w:rsidDel="00000000" w:rsidR="00000000" w:rsidRPr="00000000">
        <w:rPr>
          <w:rtl w:val="0"/>
        </w:rPr>
      </w:r>
    </w:p>
    <w:p w:rsidR="00000000" w:rsidDel="00000000" w:rsidP="00000000" w:rsidRDefault="00000000" w:rsidRPr="00000000" w14:paraId="0000038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cases prescribed by rule where a lease may be disclaimed without leave are:</w:t>
      </w:r>
      <w:r w:rsidDel="00000000" w:rsidR="00000000" w:rsidRPr="00000000">
        <w:rPr>
          <w:rtl w:val="0"/>
        </w:rPr>
      </w:r>
    </w:p>
    <w:p w:rsidR="00000000" w:rsidDel="00000000" w:rsidP="00000000" w:rsidRDefault="00000000" w:rsidRPr="00000000" w14:paraId="0000039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2">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where the bankrupt has not sub-let the demised premises or any part of them or mortgaged or charged the lease, and (i) the rent reserved and real value of the property leased, as ascertained by the gross assessment for the purpose of income tax', are less than £5O a year[not clear how much in Kenya], or (ii) the estate is administered as a small bankruptcy, or (iii) the trustee serves the lessor with notice of his intention to disclaim, and the lessor does not within seven days after receiving the notice give the trustee notice requiring the matter to be brought before the court ; and</w:t>
      </w:r>
      <w:r w:rsidDel="00000000" w:rsidR="00000000" w:rsidRPr="00000000">
        <w:rPr>
          <w:rtl w:val="0"/>
        </w:rPr>
      </w:r>
    </w:p>
    <w:p w:rsidR="00000000" w:rsidDel="00000000" w:rsidP="00000000" w:rsidRDefault="00000000" w:rsidRPr="00000000" w14:paraId="0000039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 where the bankrupt has ,sublet the demised premisesor mortgaged or charged the lease and the trustee serves the lessor and the sub lessor or any mortgagee with notice of his intention to disclaim and neither the sub-lessee or the mortgagee, or any of them, within fourteen days after the receipt of such notice require the matter to be brought before the court.</w:t>
      </w:r>
      <w:r w:rsidDel="00000000" w:rsidR="00000000" w:rsidRPr="00000000">
        <w:rPr>
          <w:rtl w:val="0"/>
        </w:rPr>
      </w:r>
    </w:p>
    <w:p w:rsidR="00000000" w:rsidDel="00000000" w:rsidP="00000000" w:rsidRDefault="00000000" w:rsidRPr="00000000" w14:paraId="0000039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in pursuance of a notice by a trustee of his intention to disclaim, the lessor, sub-lessee or mortgagee requires him to apply to the court, the costs of the lessor, sub-lessee or mortgagee cannot be allowed out of the bankrupt’s estate unless the court is satisfied that the application was necessary in order to do justice between the parties.</w:t>
      </w:r>
      <w:r w:rsidDel="00000000" w:rsidR="00000000" w:rsidRPr="00000000">
        <w:rPr>
          <w:rtl w:val="0"/>
        </w:rPr>
      </w:r>
    </w:p>
    <w:p w:rsidR="00000000" w:rsidDel="00000000" w:rsidP="00000000" w:rsidRDefault="00000000" w:rsidRPr="00000000" w14:paraId="0000039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With the exceptions stated above, any disclaimer of a lease without leave of the court is void. Where a trustee disclaims a lease, he must forthwith file in the court the disclaimer containing particulars of the interest disclaimed and a statement of the persons to whom notice of the disclaimer has been given; until the disclaimer is filed it is inoperative.</w:t>
      </w:r>
      <w:r w:rsidDel="00000000" w:rsidR="00000000" w:rsidRPr="00000000">
        <w:rPr>
          <w:rtl w:val="0"/>
        </w:rPr>
      </w:r>
    </w:p>
    <w:p w:rsidR="00000000" w:rsidDel="00000000" w:rsidP="00000000" w:rsidRDefault="00000000" w:rsidRPr="00000000" w14:paraId="00000399">
      <w:pPr>
        <w:pageBreakBefore w:val="0"/>
        <w:rPr>
          <w:rFonts w:ascii="Georgia" w:cs="Georgia" w:eastAsia="Georgia" w:hAnsi="Georgia"/>
          <w:b w:val="0"/>
          <w:vertAlign w:val="baseline"/>
        </w:rPr>
      </w:pPr>
      <w:bookmarkStart w:colFirst="0" w:colLast="0" w:name="_heading=h.3o7alnk" w:id="33"/>
      <w:bookmarkEnd w:id="33"/>
      <w:r w:rsidDel="00000000" w:rsidR="00000000" w:rsidRPr="00000000">
        <w:rPr>
          <w:rtl w:val="0"/>
        </w:rPr>
      </w:r>
    </w:p>
    <w:p w:rsidR="00000000" w:rsidDel="00000000" w:rsidP="00000000" w:rsidRDefault="00000000" w:rsidRPr="00000000" w14:paraId="0000039A">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(b)</w:t>
        <w:tab/>
        <w:t xml:space="preserve">A claim by the bankrupt for damages resulting from an accident between the motor car he was driving and a government owned motor vehicle.</w:t>
      </w:r>
      <w:r w:rsidDel="00000000" w:rsidR="00000000" w:rsidRPr="00000000">
        <w:rPr>
          <w:rtl w:val="0"/>
        </w:rPr>
      </w:r>
    </w:p>
    <w:p w:rsidR="00000000" w:rsidDel="00000000" w:rsidP="00000000" w:rsidRDefault="00000000" w:rsidRPr="00000000" w14:paraId="0000039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9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any part of the debtor’s property consists of things in action, they are deemed to have been duly assigned to the trustee. In the case of legal things in action, no notice of the assignment s necessary to perfect the trustee’s title as against the debtor. See </w:t>
      </w:r>
      <w:r w:rsidDel="00000000" w:rsidR="00000000" w:rsidRPr="00000000">
        <w:rPr>
          <w:rFonts w:ascii="Georgia" w:cs="Georgia" w:eastAsia="Georgia" w:hAnsi="Georgia"/>
          <w:strike w:val="0"/>
          <w:u w:val="single"/>
          <w:vertAlign w:val="baseline"/>
          <w:rtl w:val="0"/>
        </w:rPr>
        <w:t xml:space="preserve">Gibbon v Dudgeon</w:t>
      </w:r>
      <w:r w:rsidDel="00000000" w:rsidR="00000000" w:rsidRPr="00000000">
        <w:rPr>
          <w:rFonts w:ascii="Georgia" w:cs="Georgia" w:eastAsia="Georgia" w:hAnsi="Georgia"/>
          <w:strike w:val="0"/>
          <w:vertAlign w:val="baseline"/>
          <w:rtl w:val="0"/>
        </w:rPr>
        <w:t xml:space="preserve"> (1881) 45 JP 748.</w:t>
      </w:r>
      <w:r w:rsidDel="00000000" w:rsidR="00000000" w:rsidRPr="00000000">
        <w:rPr>
          <w:rtl w:val="0"/>
        </w:rPr>
      </w:r>
    </w:p>
    <w:p w:rsidR="00000000" w:rsidDel="00000000" w:rsidP="00000000" w:rsidRDefault="00000000" w:rsidRPr="00000000" w14:paraId="0000039D">
      <w:pPr>
        <w:pageBreakBefore w:val="0"/>
        <w:rPr>
          <w:rFonts w:ascii="Georgia" w:cs="Georgia" w:eastAsia="Georgia" w:hAnsi="Georgia"/>
          <w:b w:val="0"/>
          <w:vertAlign w:val="baseline"/>
        </w:rPr>
      </w:pPr>
      <w:bookmarkStart w:colFirst="0" w:colLast="0" w:name="_heading=h.23ckvvd" w:id="34"/>
      <w:bookmarkEnd w:id="34"/>
      <w:r w:rsidDel="00000000" w:rsidR="00000000" w:rsidRPr="00000000">
        <w:rPr>
          <w:rtl w:val="0"/>
        </w:rPr>
      </w:r>
    </w:p>
    <w:p w:rsidR="00000000" w:rsidDel="00000000" w:rsidP="00000000" w:rsidRDefault="00000000" w:rsidRPr="00000000" w14:paraId="0000039E">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(c)</w:t>
        <w:tab/>
        <w:t xml:space="preserve">Securities held by the bankrupt as trustee under a settlement created by her aunt.</w:t>
      </w:r>
      <w:r w:rsidDel="00000000" w:rsidR="00000000" w:rsidRPr="00000000">
        <w:rPr>
          <w:rtl w:val="0"/>
        </w:rPr>
      </w:r>
    </w:p>
    <w:p w:rsidR="00000000" w:rsidDel="00000000" w:rsidP="00000000" w:rsidRDefault="00000000" w:rsidRPr="00000000" w14:paraId="0000039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A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any part of the bankrupt’s property consists of stocks, shares or any other property transferable in the books of any company office or person, the trustee may exercise the right to transfer the property to the same extent as the bankrupt might have exercised it if he had not become bankrupt. (see Act to get exact section). The trustee of a bankrupt shareholder may be refused the right to have a transfer of the bankrupt’s shares registered which may preclude him from realizing them.</w:t>
      </w:r>
      <w:r w:rsidDel="00000000" w:rsidR="00000000" w:rsidRPr="00000000">
        <w:rPr>
          <w:rtl w:val="0"/>
        </w:rPr>
      </w:r>
    </w:p>
    <w:p w:rsidR="00000000" w:rsidDel="00000000" w:rsidP="00000000" w:rsidRDefault="00000000" w:rsidRPr="00000000" w14:paraId="000003A1">
      <w:pPr>
        <w:pageBreakBefore w:val="0"/>
        <w:rPr>
          <w:rFonts w:ascii="Georgia" w:cs="Georgia" w:eastAsia="Georgia" w:hAnsi="Georgia"/>
          <w:vertAlign w:val="baseline"/>
        </w:rPr>
      </w:pPr>
      <w:bookmarkStart w:colFirst="0" w:colLast="0" w:name="_heading=h.ihv636" w:id="35"/>
      <w:bookmarkEnd w:id="35"/>
      <w:r w:rsidDel="00000000" w:rsidR="00000000" w:rsidRPr="00000000">
        <w:rPr>
          <w:rtl w:val="0"/>
        </w:rPr>
      </w:r>
    </w:p>
    <w:p w:rsidR="00000000" w:rsidDel="00000000" w:rsidP="00000000" w:rsidRDefault="00000000" w:rsidRPr="00000000" w14:paraId="000003A2">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(d)</w:t>
        <w:tab/>
        <w:t xml:space="preserve">Goods held in the order and disposition of the bankrupt.</w:t>
      </w:r>
      <w:r w:rsidDel="00000000" w:rsidR="00000000" w:rsidRPr="00000000">
        <w:rPr>
          <w:rtl w:val="0"/>
        </w:rPr>
      </w:r>
    </w:p>
    <w:p w:rsidR="00000000" w:rsidDel="00000000" w:rsidP="00000000" w:rsidRDefault="00000000" w:rsidRPr="00000000" w14:paraId="000003A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Page 326 Halsbury’s</w:t>
      </w:r>
      <w:r w:rsidDel="00000000" w:rsidR="00000000" w:rsidRPr="00000000">
        <w:rPr>
          <w:rtl w:val="0"/>
        </w:rPr>
      </w:r>
    </w:p>
    <w:p w:rsidR="00000000" w:rsidDel="00000000" w:rsidP="00000000" w:rsidRDefault="00000000" w:rsidRPr="00000000" w14:paraId="000003A5">
      <w:pPr>
        <w:pageBreakBefore w:val="0"/>
        <w:rPr>
          <w:rFonts w:ascii="Georgia" w:cs="Georgia" w:eastAsia="Georgia" w:hAnsi="Georgia"/>
          <w:b w:val="0"/>
          <w:vertAlign w:val="baseline"/>
        </w:rPr>
      </w:pPr>
      <w:bookmarkStart w:colFirst="0" w:colLast="0" w:name="_heading=h.32hioqz" w:id="36"/>
      <w:bookmarkEnd w:id="36"/>
      <w:r w:rsidDel="00000000" w:rsidR="00000000" w:rsidRPr="00000000">
        <w:rPr>
          <w:rtl w:val="0"/>
        </w:rPr>
      </w:r>
    </w:p>
    <w:p w:rsidR="00000000" w:rsidDel="00000000" w:rsidP="00000000" w:rsidRDefault="00000000" w:rsidRPr="00000000" w14:paraId="000003A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color w:val="000000"/>
          <w:sz w:val="20"/>
          <w:szCs w:val="20"/>
          <w:vertAlign w:val="baseline"/>
          <w:rtl w:val="0"/>
        </w:rPr>
        <w:t xml:space="preserve">4.</w:t>
        <w:tab/>
        <w:t xml:space="preserve">Explain fully the steps necessary to secure a loan on the security of personal </w:t>
      </w:r>
      <w:r w:rsidDel="00000000" w:rsidR="00000000" w:rsidRPr="00000000">
        <w:rPr>
          <w:rFonts w:ascii="Georgia" w:cs="Georgia" w:eastAsia="Georgia" w:hAnsi="Georgia"/>
          <w:b w:val="1"/>
          <w:strike w:val="0"/>
          <w:vertAlign w:val="baseline"/>
          <w:rtl w:val="0"/>
        </w:rPr>
        <w:t xml:space="preserve">chattels in Kenya, highlighting the consequences, if any, of not following certain procedural requirements under the relevant legislation.</w:t>
      </w:r>
      <w:r w:rsidDel="00000000" w:rsidR="00000000" w:rsidRPr="00000000">
        <w:rPr>
          <w:rtl w:val="0"/>
        </w:rPr>
      </w:r>
    </w:p>
    <w:p w:rsidR="00000000" w:rsidDel="00000000" w:rsidP="00000000" w:rsidRDefault="00000000" w:rsidRPr="00000000" w14:paraId="000003A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A8">
      <w:pPr>
        <w:pageBreakBefore w:val="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 xml:space="preserve">[Not quite sure perhaps requires a summary of the Chattels Transfer Act]</w:t>
      </w:r>
      <w:r w:rsidDel="00000000" w:rsidR="00000000" w:rsidRPr="00000000">
        <w:rPr>
          <w:rtl w:val="0"/>
        </w:rPr>
      </w:r>
    </w:p>
    <w:p w:rsidR="00000000" w:rsidDel="00000000" w:rsidP="00000000" w:rsidRDefault="00000000" w:rsidRPr="00000000" w14:paraId="000003A9">
      <w:pPr>
        <w:pageBreakBefore w:val="0"/>
        <w:rPr>
          <w:rFonts w:ascii="Georgia" w:cs="Georgia" w:eastAsia="Georgia" w:hAnsi="Georgia"/>
          <w:b w:val="0"/>
          <w:vertAlign w:val="baseline"/>
        </w:rPr>
      </w:pPr>
      <w:bookmarkStart w:colFirst="0" w:colLast="0" w:name="_heading=h.1hmsyys" w:id="37"/>
      <w:bookmarkEnd w:id="37"/>
      <w:r w:rsidDel="00000000" w:rsidR="00000000" w:rsidRPr="00000000">
        <w:rPr>
          <w:rtl w:val="0"/>
        </w:rPr>
      </w:r>
    </w:p>
    <w:p w:rsidR="00000000" w:rsidDel="00000000" w:rsidP="00000000" w:rsidRDefault="00000000" w:rsidRPr="00000000" w14:paraId="000003A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color w:val="000000"/>
          <w:sz w:val="20"/>
          <w:szCs w:val="20"/>
          <w:vertAlign w:val="baseline"/>
          <w:rtl w:val="0"/>
        </w:rPr>
        <w:t xml:space="preserve">5.</w:t>
        <w:tab/>
        <w:t xml:space="preserve">Abdul Kadir was engaged by the Kaaba Trust, as association of Muslims, to </w:t>
      </w:r>
      <w:r w:rsidDel="00000000" w:rsidR="00000000" w:rsidRPr="00000000">
        <w:rPr>
          <w:rFonts w:ascii="Georgia" w:cs="Georgia" w:eastAsia="Georgia" w:hAnsi="Georgia"/>
          <w:b w:val="1"/>
          <w:strike w:val="0"/>
          <w:vertAlign w:val="baseline"/>
          <w:rtl w:val="0"/>
        </w:rPr>
        <w:t xml:space="preserve">manage several of its sanctuaries in Kenya and which caters for its members. Along with foods and beverages, Abdul Kadir ordered hundreds of cartons of wines from Vino Alimont Limited, some of which was sold. The company subsequently delivered an invoice for the payment of foods, beverages and wines delivered to the Kaaba Trust establishments.</w:t>
      </w:r>
      <w:r w:rsidDel="00000000" w:rsidR="00000000" w:rsidRPr="00000000">
        <w:rPr>
          <w:rtl w:val="0"/>
        </w:rPr>
      </w:r>
    </w:p>
    <w:p w:rsidR="00000000" w:rsidDel="00000000" w:rsidP="00000000" w:rsidRDefault="00000000" w:rsidRPr="00000000" w14:paraId="000003A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A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Advise Vino Aliment Limited as to who, if anyone, they may sue.</w:t>
      </w:r>
      <w:r w:rsidDel="00000000" w:rsidR="00000000" w:rsidRPr="00000000">
        <w:rPr>
          <w:rtl w:val="0"/>
        </w:rPr>
      </w:r>
    </w:p>
    <w:p w:rsidR="00000000" w:rsidDel="00000000" w:rsidP="00000000" w:rsidRDefault="00000000" w:rsidRPr="00000000" w14:paraId="000003A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AE">
      <w:pPr>
        <w:pageBreakBefore w:val="0"/>
        <w:rPr>
          <w:rFonts w:ascii="Georgia" w:cs="Georgia" w:eastAsia="Georgia" w:hAnsi="Georgia"/>
          <w:b w:val="0"/>
          <w:vertAlign w:val="baseline"/>
        </w:rPr>
      </w:pPr>
      <w:bookmarkStart w:colFirst="0" w:colLast="0" w:name="_heading=h.41mghml" w:id="38"/>
      <w:bookmarkEnd w:id="38"/>
      <w:r w:rsidDel="00000000" w:rsidR="00000000" w:rsidRPr="00000000">
        <w:rPr>
          <w:rtl w:val="0"/>
        </w:rPr>
      </w:r>
    </w:p>
    <w:p w:rsidR="00000000" w:rsidDel="00000000" w:rsidP="00000000" w:rsidRDefault="00000000" w:rsidRPr="00000000" w14:paraId="000003AF">
      <w:pPr>
        <w:pStyle w:val="Heading1"/>
        <w:pageBreakBefore w:val="0"/>
        <w:rPr>
          <w:rFonts w:ascii="Sorts Mill Goudy" w:cs="Sorts Mill Goudy" w:eastAsia="Sorts Mill Goudy" w:hAnsi="Sorts Mill Goudy"/>
          <w:sz w:val="22"/>
          <w:szCs w:val="22"/>
          <w:vertAlign w:val="baseline"/>
        </w:rPr>
      </w:pPr>
      <w:r w:rsidDel="00000000" w:rsidR="00000000" w:rsidRPr="00000000">
        <w:rPr>
          <w:rFonts w:ascii="Sorts Mill Goudy" w:cs="Sorts Mill Goudy" w:eastAsia="Sorts Mill Goudy" w:hAnsi="Sorts Mill Goudy"/>
          <w:b w:val="1"/>
          <w:strike w:val="0"/>
          <w:sz w:val="22"/>
          <w:szCs w:val="22"/>
          <w:vertAlign w:val="baseline"/>
          <w:rtl w:val="0"/>
        </w:rPr>
        <w:t xml:space="preserve">CRIMINAL LIABILITY OF THE PRINCIPAL FOR ACTS BY THE AGENT</w:t>
      </w:r>
      <w:r w:rsidDel="00000000" w:rsidR="00000000" w:rsidRPr="00000000">
        <w:rPr>
          <w:rtl w:val="0"/>
        </w:rPr>
      </w:r>
    </w:p>
    <w:p w:rsidR="00000000" w:rsidDel="00000000" w:rsidP="00000000" w:rsidRDefault="00000000" w:rsidRPr="00000000" w14:paraId="000003B0">
      <w:pPr>
        <w:pageBreakBefore w:val="0"/>
        <w:rPr>
          <w:rFonts w:ascii="Sorts Mill Goudy" w:cs="Sorts Mill Goudy" w:eastAsia="Sorts Mill Goudy" w:hAnsi="Sorts Mill Goudy"/>
          <w:sz w:val="22"/>
          <w:szCs w:val="22"/>
          <w:vertAlign w:val="baseline"/>
        </w:rPr>
      </w:pPr>
      <w:r w:rsidDel="00000000" w:rsidR="00000000" w:rsidRPr="00000000">
        <w:rPr>
          <w:rtl w:val="0"/>
        </w:rPr>
      </w:r>
    </w:p>
    <w:p w:rsidR="00000000" w:rsidDel="00000000" w:rsidP="00000000" w:rsidRDefault="00000000" w:rsidRPr="00000000" w14:paraId="000003B1">
      <w:pPr>
        <w:pageBreakBefore w:val="0"/>
        <w:rPr>
          <w:rFonts w:ascii="Sorts Mill Goudy" w:cs="Sorts Mill Goudy" w:eastAsia="Sorts Mill Goudy" w:hAnsi="Sorts Mill Goudy"/>
          <w:sz w:val="22"/>
          <w:szCs w:val="22"/>
          <w:vertAlign w:val="baseline"/>
        </w:rPr>
      </w:pPr>
      <w:r w:rsidDel="00000000" w:rsidR="00000000" w:rsidRPr="00000000">
        <w:rPr>
          <w:rFonts w:ascii="Sorts Mill Goudy" w:cs="Sorts Mill Goudy" w:eastAsia="Sorts Mill Goudy" w:hAnsi="Sorts Mill Goudy"/>
          <w:strike w:val="0"/>
          <w:sz w:val="22"/>
          <w:szCs w:val="22"/>
          <w:vertAlign w:val="baseline"/>
          <w:rtl w:val="0"/>
        </w:rPr>
        <w:t xml:space="preserve">As a general rule, no act or report on the part of an agent imposes criminal liability on the principal. Exceptions:</w:t>
      </w:r>
      <w:r w:rsidDel="00000000" w:rsidR="00000000" w:rsidRPr="00000000">
        <w:rPr>
          <w:rtl w:val="0"/>
        </w:rPr>
      </w:r>
    </w:p>
    <w:p w:rsidR="00000000" w:rsidDel="00000000" w:rsidP="00000000" w:rsidRDefault="00000000" w:rsidRPr="00000000" w14:paraId="000003B2">
      <w:pPr>
        <w:pageBreakBefore w:val="0"/>
        <w:rPr>
          <w:rFonts w:ascii="Sorts Mill Goudy" w:cs="Sorts Mill Goudy" w:eastAsia="Sorts Mill Goudy" w:hAnsi="Sorts Mill Goudy"/>
          <w:sz w:val="22"/>
          <w:szCs w:val="22"/>
          <w:vertAlign w:val="baseline"/>
        </w:rPr>
      </w:pPr>
      <w:r w:rsidDel="00000000" w:rsidR="00000000" w:rsidRPr="00000000">
        <w:rPr>
          <w:rFonts w:ascii="Sorts Mill Goudy" w:cs="Sorts Mill Goudy" w:eastAsia="Sorts Mill Goudy" w:hAnsi="Sorts Mill Goudy"/>
          <w:strike w:val="0"/>
          <w:sz w:val="22"/>
          <w:szCs w:val="22"/>
          <w:vertAlign w:val="baseline"/>
          <w:rtl w:val="0"/>
        </w:rPr>
        <w:t xml:space="preserve">(i)</w:t>
        <w:tab/>
        <w:t xml:space="preserve">If he takes part in it or if he connives he will be liable. He will be liable for public nuisance as a criminal offence</w:t>
      </w:r>
      <w:r w:rsidDel="00000000" w:rsidR="00000000" w:rsidRPr="00000000">
        <w:rPr>
          <w:rtl w:val="0"/>
        </w:rPr>
      </w:r>
    </w:p>
    <w:p w:rsidR="00000000" w:rsidDel="00000000" w:rsidP="00000000" w:rsidRDefault="00000000" w:rsidRPr="00000000" w14:paraId="000003B3">
      <w:pPr>
        <w:pageBreakBefore w:val="0"/>
        <w:rPr>
          <w:rFonts w:ascii="Sorts Mill Goudy" w:cs="Sorts Mill Goudy" w:eastAsia="Sorts Mill Goudy" w:hAnsi="Sorts Mill Goudy"/>
          <w:sz w:val="22"/>
          <w:szCs w:val="22"/>
          <w:vertAlign w:val="baseline"/>
        </w:rPr>
      </w:pPr>
      <w:r w:rsidDel="00000000" w:rsidR="00000000" w:rsidRPr="00000000">
        <w:rPr>
          <w:rFonts w:ascii="Sorts Mill Goudy" w:cs="Sorts Mill Goudy" w:eastAsia="Sorts Mill Goudy" w:hAnsi="Sorts Mill Goudy"/>
          <w:strike w:val="0"/>
          <w:sz w:val="22"/>
          <w:szCs w:val="22"/>
          <w:vertAlign w:val="baseline"/>
          <w:rtl w:val="0"/>
        </w:rPr>
        <w:t xml:space="preserve">(ii)</w:t>
        <w:tab/>
        <w:t xml:space="preserve">He may also be liable if a statute imposes liability on him.</w:t>
      </w:r>
      <w:r w:rsidDel="00000000" w:rsidR="00000000" w:rsidRPr="00000000">
        <w:rPr>
          <w:rtl w:val="0"/>
        </w:rPr>
      </w:r>
    </w:p>
    <w:p w:rsidR="00000000" w:rsidDel="00000000" w:rsidP="00000000" w:rsidRDefault="00000000" w:rsidRPr="00000000" w14:paraId="000003B4">
      <w:pPr>
        <w:pageBreakBefore w:val="0"/>
        <w:rPr>
          <w:rFonts w:ascii="Sorts Mill Goudy" w:cs="Sorts Mill Goudy" w:eastAsia="Sorts Mill Goudy" w:hAnsi="Sorts Mill Goudy"/>
          <w:sz w:val="22"/>
          <w:szCs w:val="22"/>
          <w:vertAlign w:val="baseline"/>
        </w:rPr>
      </w:pPr>
      <w:r w:rsidDel="00000000" w:rsidR="00000000" w:rsidRPr="00000000">
        <w:rPr>
          <w:rFonts w:ascii="Sorts Mill Goudy" w:cs="Sorts Mill Goudy" w:eastAsia="Sorts Mill Goudy" w:hAnsi="Sorts Mill Goudy"/>
          <w:strike w:val="0"/>
          <w:sz w:val="22"/>
          <w:szCs w:val="22"/>
          <w:vertAlign w:val="baseline"/>
          <w:rtl w:val="0"/>
        </w:rPr>
        <w:t xml:space="preserve">(iii)</w:t>
        <w:tab/>
        <w:t xml:space="preserve">The acts of an agent that are fraudulent will not affect the relationship between the principal and the third party.</w:t>
      </w:r>
      <w:r w:rsidDel="00000000" w:rsidR="00000000" w:rsidRPr="00000000">
        <w:rPr>
          <w:rtl w:val="0"/>
        </w:rPr>
      </w:r>
    </w:p>
    <w:p w:rsidR="00000000" w:rsidDel="00000000" w:rsidP="00000000" w:rsidRDefault="00000000" w:rsidRPr="00000000" w14:paraId="000003B5">
      <w:pPr>
        <w:pageBreakBefore w:val="0"/>
        <w:rPr>
          <w:rFonts w:ascii="Sorts Mill Goudy" w:cs="Sorts Mill Goudy" w:eastAsia="Sorts Mill Goudy" w:hAnsi="Sorts Mill Goudy"/>
          <w:sz w:val="22"/>
          <w:szCs w:val="22"/>
          <w:vertAlign w:val="baseline"/>
        </w:rPr>
      </w:pPr>
      <w:r w:rsidDel="00000000" w:rsidR="00000000" w:rsidRPr="00000000">
        <w:rPr>
          <w:rFonts w:ascii="Sorts Mill Goudy" w:cs="Sorts Mill Goudy" w:eastAsia="Sorts Mill Goudy" w:hAnsi="Sorts Mill Goudy"/>
          <w:strike w:val="0"/>
          <w:sz w:val="22"/>
          <w:szCs w:val="22"/>
          <w:vertAlign w:val="baseline"/>
          <w:rtl w:val="0"/>
        </w:rPr>
        <w:t xml:space="preserve">(iv)</w:t>
        <w:tab/>
        <w:t xml:space="preserve">Where a third party has notice of fraud, there will be no effective transfer of property.</w:t>
      </w:r>
      <w:r w:rsidDel="00000000" w:rsidR="00000000" w:rsidRPr="00000000">
        <w:rPr>
          <w:rtl w:val="0"/>
        </w:rPr>
      </w:r>
    </w:p>
    <w:p w:rsidR="00000000" w:rsidDel="00000000" w:rsidP="00000000" w:rsidRDefault="00000000" w:rsidRPr="00000000" w14:paraId="000003B6">
      <w:pPr>
        <w:pageBreakBefore w:val="0"/>
        <w:rPr>
          <w:rFonts w:ascii="Georgia" w:cs="Georgia" w:eastAsia="Georgia" w:hAnsi="Georgia"/>
          <w:vertAlign w:val="baseline"/>
        </w:rPr>
      </w:pPr>
      <w:bookmarkStart w:colFirst="0" w:colLast="0" w:name="_heading=h.2grqrue" w:id="39"/>
      <w:bookmarkEnd w:id="39"/>
      <w:r w:rsidDel="00000000" w:rsidR="00000000" w:rsidRPr="00000000">
        <w:rPr>
          <w:rtl w:val="0"/>
        </w:rPr>
      </w:r>
    </w:p>
    <w:p w:rsidR="00000000" w:rsidDel="00000000" w:rsidP="00000000" w:rsidRDefault="00000000" w:rsidRPr="00000000" w14:paraId="000003B7">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LIABILITY BETWEEN AGENTS AND THIRD PARTIES</w:t>
      </w:r>
      <w:r w:rsidDel="00000000" w:rsidR="00000000" w:rsidRPr="00000000">
        <w:rPr>
          <w:rtl w:val="0"/>
        </w:rPr>
      </w:r>
    </w:p>
    <w:p w:rsidR="00000000" w:rsidDel="00000000" w:rsidP="00000000" w:rsidRDefault="00000000" w:rsidRPr="00000000" w14:paraId="000003B8">
      <w:pPr>
        <w:pStyle w:val="Heading2"/>
        <w:pageBreakBefore w:val="0"/>
        <w:rPr>
          <w:rFonts w:ascii="Georgia" w:cs="Georgia" w:eastAsia="Georgia" w:hAnsi="Georgia"/>
          <w:sz w:val="20"/>
          <w:szCs w:val="20"/>
          <w:vertAlign w:val="baseline"/>
        </w:rPr>
      </w:pPr>
      <w:bookmarkStart w:colFirst="0" w:colLast="0" w:name="_heading=h.vx1227" w:id="40"/>
      <w:bookmarkEnd w:id="40"/>
      <w:r w:rsidDel="00000000" w:rsidR="00000000" w:rsidRPr="00000000">
        <w:rPr>
          <w:rFonts w:ascii="Georgia" w:cs="Georgia" w:eastAsia="Georgia" w:hAnsi="Georgia"/>
          <w:b w:val="1"/>
          <w:i w:val="1"/>
          <w:strike w:val="0"/>
          <w:sz w:val="20"/>
          <w:szCs w:val="20"/>
          <w:vertAlign w:val="baseline"/>
          <w:rtl w:val="0"/>
        </w:rPr>
        <w:t xml:space="preserve">1.</w:t>
        <w:tab/>
        <w:t xml:space="preserve">DISCLOSURE OR NON-DISCLOSURE OF THE PRINCIPAL</w:t>
      </w:r>
      <w:r w:rsidDel="00000000" w:rsidR="00000000" w:rsidRPr="00000000">
        <w:rPr>
          <w:rtl w:val="0"/>
        </w:rPr>
      </w:r>
    </w:p>
    <w:p w:rsidR="00000000" w:rsidDel="00000000" w:rsidP="00000000" w:rsidRDefault="00000000" w:rsidRPr="00000000" w14:paraId="000003B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agent who contracts in his own name without indicating that there is a principal is personally liable to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parties on the contract.</w:t>
      </w:r>
      <w:r w:rsidDel="00000000" w:rsidR="00000000" w:rsidRPr="00000000">
        <w:rPr>
          <w:rtl w:val="0"/>
        </w:rPr>
      </w:r>
    </w:p>
    <w:p w:rsidR="00000000" w:rsidDel="00000000" w:rsidP="00000000" w:rsidRDefault="00000000" w:rsidRPr="00000000" w14:paraId="000003B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discovers that there is in fact a principal, he can choose either to go after the principal or the agent, i.e.,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party’s election”, and once he has made a decision who to sue he cannot thereafter go after the other even if the decision is not satisfactory.</w:t>
      </w:r>
      <w:r w:rsidDel="00000000" w:rsidR="00000000" w:rsidRPr="00000000">
        <w:rPr>
          <w:rtl w:val="0"/>
        </w:rPr>
      </w:r>
    </w:p>
    <w:p w:rsidR="00000000" w:rsidDel="00000000" w:rsidP="00000000" w:rsidRDefault="00000000" w:rsidRPr="00000000" w14:paraId="000003B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principal paid money to his agent for the benefit of a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such payment will not discharge the principal’s liability should the agent fail to deliver the money to that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It makes no difference whether the agency was disclosed or not at the time of the transaction nor does it matter that the fact of the agency was not even known to that party.</w:t>
      </w:r>
      <w:r w:rsidDel="00000000" w:rsidR="00000000" w:rsidRPr="00000000">
        <w:rPr>
          <w:rtl w:val="0"/>
        </w:rPr>
      </w:r>
    </w:p>
    <w:p w:rsidR="00000000" w:rsidDel="00000000" w:rsidP="00000000" w:rsidRDefault="00000000" w:rsidRPr="00000000" w14:paraId="000003B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an agent is known but the principal’s identity is not disclosed, the agent will not be held liable on the contract simply because he has not disclosed the identity of the principal.</w:t>
      </w:r>
      <w:r w:rsidDel="00000000" w:rsidR="00000000" w:rsidRPr="00000000">
        <w:rPr>
          <w:rtl w:val="0"/>
        </w:rPr>
      </w:r>
    </w:p>
    <w:p w:rsidR="00000000" w:rsidDel="00000000" w:rsidP="00000000" w:rsidRDefault="00000000" w:rsidRPr="00000000" w14:paraId="000003B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0">
      <w:pPr>
        <w:pageBreakBefore w:val="0"/>
        <w:rPr>
          <w:rFonts w:ascii="Georgia" w:cs="Georgia" w:eastAsia="Georgia" w:hAnsi="Georgia"/>
          <w:vertAlign w:val="baseline"/>
        </w:rPr>
      </w:pPr>
      <w:bookmarkStart w:colFirst="0" w:colLast="0" w:name="_heading=h.3fwokq0" w:id="41"/>
      <w:bookmarkEnd w:id="41"/>
      <w:r w:rsidDel="00000000" w:rsidR="00000000" w:rsidRPr="00000000">
        <w:rPr>
          <w:rFonts w:ascii="Georgia" w:cs="Georgia" w:eastAsia="Georgia" w:hAnsi="Georgia"/>
          <w:strike w:val="0"/>
          <w:vertAlign w:val="baseline"/>
          <w:rtl w:val="0"/>
        </w:rPr>
        <w:t xml:space="preserve">Where documents are signed in the agent’s name, an agent who executes a deed in his own name will be personally liable upon it e.g. where a lawyer receives money and issues a cheque, he becomes personally liable even when it is on behalf of his own client. Whether he discloses the name of the principal does not matter. That said, a lawyer can sign Bills of exchange, cheques and promissory notes on behalf of his principal and still escape liability but it must be clearly shown that he is doing it for say a limited liability company.</w:t>
      </w:r>
      <w:r w:rsidDel="00000000" w:rsidR="00000000" w:rsidRPr="00000000">
        <w:rPr>
          <w:rtl w:val="0"/>
        </w:rPr>
      </w:r>
    </w:p>
    <w:p w:rsidR="00000000" w:rsidDel="00000000" w:rsidP="00000000" w:rsidRDefault="00000000" w:rsidRPr="00000000" w14:paraId="000003C1">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(b)</w:t>
        <w:tab/>
        <w:t xml:space="preserve">How would the company's rights be affected if:</w:t>
      </w:r>
      <w:r w:rsidDel="00000000" w:rsidR="00000000" w:rsidRPr="00000000">
        <w:rPr>
          <w:rtl w:val="0"/>
        </w:rPr>
      </w:r>
    </w:p>
    <w:p w:rsidR="00000000" w:rsidDel="00000000" w:rsidP="00000000" w:rsidRDefault="00000000" w:rsidRPr="00000000" w14:paraId="000003C2">
      <w:pPr>
        <w:pStyle w:val="Heading1"/>
        <w:pageBreakBefore w:val="0"/>
        <w:rPr>
          <w:rFonts w:ascii="Georgia" w:cs="Georgia" w:eastAsia="Georgia" w:hAnsi="Georgia"/>
          <w:sz w:val="20"/>
          <w:szCs w:val="20"/>
          <w:vertAlign w:val="baseline"/>
        </w:rPr>
      </w:pPr>
      <w:bookmarkStart w:colFirst="0" w:colLast="0" w:name="_heading=h.1v1yuxt" w:id="42"/>
      <w:bookmarkEnd w:id="42"/>
      <w:r w:rsidDel="00000000" w:rsidR="00000000" w:rsidRPr="00000000">
        <w:rPr>
          <w:rFonts w:ascii="Georgia" w:cs="Georgia" w:eastAsia="Georgia" w:hAnsi="Georgia"/>
          <w:b w:val="1"/>
          <w:strike w:val="0"/>
          <w:sz w:val="20"/>
          <w:szCs w:val="20"/>
          <w:vertAlign w:val="baseline"/>
          <w:rtl w:val="0"/>
        </w:rPr>
        <w:t xml:space="preserve">i)</w:t>
        <w:tab/>
        <w:t xml:space="preserve">Abdul Kadir's authority had been terminated without his knowledge; </w:t>
      </w:r>
      <w:r w:rsidDel="00000000" w:rsidR="00000000" w:rsidRPr="00000000">
        <w:rPr>
          <w:rtl w:val="0"/>
        </w:rPr>
      </w:r>
    </w:p>
    <w:p w:rsidR="00000000" w:rsidDel="00000000" w:rsidP="00000000" w:rsidRDefault="00000000" w:rsidRPr="00000000" w14:paraId="000003C3">
      <w:pPr>
        <w:pageBreakBefore w:val="0"/>
        <w:rPr>
          <w:rFonts w:ascii="Georgia" w:cs="Georgia" w:eastAsia="Georgia" w:hAnsi="Georgia"/>
          <w:b w:val="0"/>
          <w:vertAlign w:val="baseline"/>
        </w:rPr>
      </w:pPr>
      <w:bookmarkStart w:colFirst="0" w:colLast="0" w:name="_heading=h.4f1mdlm" w:id="43"/>
      <w:bookmarkEnd w:id="43"/>
      <w:r w:rsidDel="00000000" w:rsidR="00000000" w:rsidRPr="00000000">
        <w:rPr>
          <w:rtl w:val="0"/>
        </w:rPr>
      </w:r>
    </w:p>
    <w:p w:rsidR="00000000" w:rsidDel="00000000" w:rsidP="00000000" w:rsidRDefault="00000000" w:rsidRPr="00000000" w14:paraId="000003C4">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i w:val="1"/>
          <w:strike w:val="0"/>
          <w:sz w:val="20"/>
          <w:szCs w:val="20"/>
          <w:vertAlign w:val="baseline"/>
          <w:rtl w:val="0"/>
        </w:rPr>
        <w:t xml:space="preserve">WARRANTY OF AUTHORITY</w:t>
      </w:r>
      <w:r w:rsidDel="00000000" w:rsidR="00000000" w:rsidRPr="00000000">
        <w:rPr>
          <w:rtl w:val="0"/>
        </w:rPr>
      </w:r>
    </w:p>
    <w:p w:rsidR="00000000" w:rsidDel="00000000" w:rsidP="00000000" w:rsidRDefault="00000000" w:rsidRPr="00000000" w14:paraId="000003C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person who purports to do any act or make any contract as agent on behalf of a principal is deemed to warrant that he is indeed has authority from such principal to execute the contract.</w:t>
      </w:r>
      <w:r w:rsidDel="00000000" w:rsidR="00000000" w:rsidRPr="00000000">
        <w:rPr>
          <w:rtl w:val="0"/>
        </w:rPr>
      </w:r>
    </w:p>
    <w:p w:rsidR="00000000" w:rsidDel="00000000" w:rsidP="00000000" w:rsidRDefault="00000000" w:rsidRPr="00000000" w14:paraId="000003C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Should he in fact have no such authority, he is liable to be sued for breach of warranty of authority by any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Such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must:</w:t>
      </w:r>
      <w:r w:rsidDel="00000000" w:rsidR="00000000" w:rsidRPr="00000000">
        <w:rPr>
          <w:rtl w:val="0"/>
        </w:rPr>
      </w:r>
    </w:p>
    <w:p w:rsidR="00000000" w:rsidDel="00000000" w:rsidP="00000000" w:rsidRDefault="00000000" w:rsidRPr="00000000" w14:paraId="000003C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have been induced by the agent’s conduct to believe that he had such authority;</w:t>
      </w:r>
      <w:r w:rsidDel="00000000" w:rsidR="00000000" w:rsidRPr="00000000">
        <w:rPr>
          <w:rtl w:val="0"/>
        </w:rPr>
      </w:r>
    </w:p>
    <w:p w:rsidR="00000000" w:rsidDel="00000000" w:rsidP="00000000" w:rsidRDefault="00000000" w:rsidRPr="00000000" w14:paraId="000003C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he must have acted on such belief; and</w:t>
      </w:r>
      <w:r w:rsidDel="00000000" w:rsidR="00000000" w:rsidRPr="00000000">
        <w:rPr>
          <w:rtl w:val="0"/>
        </w:rPr>
      </w:r>
    </w:p>
    <w:p w:rsidR="00000000" w:rsidDel="00000000" w:rsidP="00000000" w:rsidRDefault="00000000" w:rsidRPr="00000000" w14:paraId="000003C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he must have suffered loss due to lack of such authority.</w:t>
      </w:r>
      <w:r w:rsidDel="00000000" w:rsidR="00000000" w:rsidRPr="00000000">
        <w:rPr>
          <w:rtl w:val="0"/>
        </w:rPr>
      </w:r>
    </w:p>
    <w:p w:rsidR="00000000" w:rsidDel="00000000" w:rsidP="00000000" w:rsidRDefault="00000000" w:rsidRPr="00000000" w14:paraId="000003C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Whether or not the agent believed in the existence of his authority does not matter.</w:t>
      </w:r>
      <w:r w:rsidDel="00000000" w:rsidR="00000000" w:rsidRPr="00000000">
        <w:rPr>
          <w:rtl w:val="0"/>
        </w:rPr>
      </w:r>
    </w:p>
    <w:p w:rsidR="00000000" w:rsidDel="00000000" w:rsidP="00000000" w:rsidRDefault="00000000" w:rsidRPr="00000000" w14:paraId="000003C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D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Action for breach of implied authority is based on the implied representation by the agent that he had authority and is not based on the original contract.</w:t>
      </w:r>
      <w:r w:rsidDel="00000000" w:rsidR="00000000" w:rsidRPr="00000000">
        <w:rPr>
          <w:rtl w:val="0"/>
        </w:rPr>
      </w:r>
    </w:p>
    <w:p w:rsidR="00000000" w:rsidDel="00000000" w:rsidP="00000000" w:rsidRDefault="00000000" w:rsidRPr="00000000" w14:paraId="000003D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D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Action under this head can only be brought by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and not the principal.</w:t>
      </w:r>
      <w:r w:rsidDel="00000000" w:rsidR="00000000" w:rsidRPr="00000000">
        <w:rPr>
          <w:rtl w:val="0"/>
        </w:rPr>
      </w:r>
    </w:p>
    <w:p w:rsidR="00000000" w:rsidDel="00000000" w:rsidP="00000000" w:rsidRDefault="00000000" w:rsidRPr="00000000" w14:paraId="000003D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D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agent is liable whether he has acted fraudulently or innocently and even if his authority had been terminated without his knowledge he would still be liable.</w:t>
      </w:r>
      <w:r w:rsidDel="00000000" w:rsidR="00000000" w:rsidRPr="00000000">
        <w:rPr>
          <w:rtl w:val="0"/>
        </w:rPr>
      </w:r>
    </w:p>
    <w:p w:rsidR="00000000" w:rsidDel="00000000" w:rsidP="00000000" w:rsidRDefault="00000000" w:rsidRPr="00000000" w14:paraId="000003D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D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his lack of authority was known or should have been known by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he should not be held liable on the contract.</w:t>
      </w:r>
      <w:r w:rsidDel="00000000" w:rsidR="00000000" w:rsidRPr="00000000">
        <w:rPr>
          <w:rtl w:val="0"/>
        </w:rPr>
      </w:r>
    </w:p>
    <w:p w:rsidR="00000000" w:rsidDel="00000000" w:rsidP="00000000" w:rsidRDefault="00000000" w:rsidRPr="00000000" w14:paraId="000003D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D8">
      <w:pPr>
        <w:pageBreakBefore w:val="0"/>
        <w:rPr>
          <w:rFonts w:ascii="Georgia" w:cs="Georgia" w:eastAsia="Georgia" w:hAnsi="Georgia"/>
          <w:vertAlign w:val="baseline"/>
        </w:rPr>
      </w:pPr>
      <w:bookmarkStart w:colFirst="0" w:colLast="0" w:name="_heading=h.2u6wntf" w:id="44"/>
      <w:bookmarkEnd w:id="44"/>
      <w:r w:rsidDel="00000000" w:rsidR="00000000" w:rsidRPr="00000000">
        <w:rPr>
          <w:rFonts w:ascii="Georgia" w:cs="Georgia" w:eastAsia="Georgia" w:hAnsi="Georgia"/>
          <w:strike w:val="0"/>
          <w:vertAlign w:val="baseline"/>
          <w:rtl w:val="0"/>
        </w:rPr>
        <w:t xml:space="preserve">The agent warrants his authority not only when he purports to contract on behalf of another but also when he induces a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to enter into any transaction with him on the faith of such agents.</w:t>
      </w:r>
      <w:r w:rsidDel="00000000" w:rsidR="00000000" w:rsidRPr="00000000">
        <w:rPr>
          <w:rtl w:val="0"/>
        </w:rPr>
      </w:r>
    </w:p>
    <w:p w:rsidR="00000000" w:rsidDel="00000000" w:rsidP="00000000" w:rsidRDefault="00000000" w:rsidRPr="00000000" w14:paraId="000003D9">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and</w:t>
      </w:r>
      <w:r w:rsidDel="00000000" w:rsidR="00000000" w:rsidRPr="00000000">
        <w:rPr>
          <w:rtl w:val="0"/>
        </w:rPr>
      </w:r>
    </w:p>
    <w:p w:rsidR="00000000" w:rsidDel="00000000" w:rsidP="00000000" w:rsidRDefault="00000000" w:rsidRPr="00000000" w14:paraId="000003DA">
      <w:pPr>
        <w:pStyle w:val="Heading1"/>
        <w:pageBreakBefore w:val="0"/>
        <w:rPr>
          <w:rFonts w:ascii="Georgia" w:cs="Georgia" w:eastAsia="Georgia" w:hAnsi="Georgia"/>
          <w:sz w:val="20"/>
          <w:szCs w:val="20"/>
          <w:vertAlign w:val="baseline"/>
        </w:rPr>
      </w:pPr>
      <w:bookmarkStart w:colFirst="0" w:colLast="0" w:name="_heading=h.19c6y18" w:id="45"/>
      <w:bookmarkEnd w:id="45"/>
      <w:r w:rsidDel="00000000" w:rsidR="00000000" w:rsidRPr="00000000">
        <w:rPr>
          <w:rFonts w:ascii="Georgia" w:cs="Georgia" w:eastAsia="Georgia" w:hAnsi="Georgia"/>
          <w:b w:val="1"/>
          <w:strike w:val="0"/>
          <w:sz w:val="20"/>
          <w:szCs w:val="20"/>
          <w:vertAlign w:val="baseline"/>
          <w:rtl w:val="0"/>
        </w:rPr>
        <w:t xml:space="preserve">ii)</w:t>
        <w:tab/>
        <w:t xml:space="preserve">The Company's managing director was aware that Abdul Kadir did not have any authority to buy the wines?</w:t>
      </w:r>
      <w:r w:rsidDel="00000000" w:rsidR="00000000" w:rsidRPr="00000000">
        <w:rPr>
          <w:rtl w:val="0"/>
        </w:rPr>
      </w:r>
    </w:p>
    <w:p w:rsidR="00000000" w:rsidDel="00000000" w:rsidP="00000000" w:rsidRDefault="00000000" w:rsidRPr="00000000" w14:paraId="000003D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DC">
      <w:pPr>
        <w:pageBreakBefore w:val="0"/>
        <w:rPr>
          <w:vertAlign w:val="baseline"/>
        </w:rPr>
      </w:pPr>
      <w:bookmarkStart w:colFirst="0" w:colLast="0" w:name="_heading=h.3tbugp1" w:id="46"/>
      <w:bookmarkEnd w:id="46"/>
      <w:r w:rsidDel="00000000" w:rsidR="00000000" w:rsidRPr="00000000">
        <w:rPr>
          <w:strike w:val="0"/>
          <w:vertAlign w:val="baseline"/>
          <w:rtl w:val="0"/>
        </w:rPr>
        <w:t xml:space="preserve">Refer to part (i) above.</w:t>
      </w:r>
      <w:r w:rsidDel="00000000" w:rsidR="00000000" w:rsidRPr="00000000">
        <w:rPr>
          <w:rtl w:val="0"/>
        </w:rPr>
      </w:r>
    </w:p>
    <w:p w:rsidR="00000000" w:rsidDel="00000000" w:rsidP="00000000" w:rsidRDefault="00000000" w:rsidRPr="00000000" w14:paraId="000003DD">
      <w:pPr>
        <w:pageBreakBefore w:val="0"/>
        <w:rPr>
          <w:rFonts w:ascii="Georgia" w:cs="Georgia" w:eastAsia="Georgia" w:hAnsi="Georgia"/>
          <w:b w:val="0"/>
          <w:vertAlign w:val="baseline"/>
        </w:rPr>
      </w:pPr>
      <w:bookmarkStart w:colFirst="0" w:colLast="0" w:name="_heading=h.28h4qwu" w:id="47"/>
      <w:bookmarkEnd w:id="47"/>
      <w:r w:rsidDel="00000000" w:rsidR="00000000" w:rsidRPr="00000000">
        <w:rPr>
          <w:rFonts w:ascii="Georgia" w:cs="Georgia" w:eastAsia="Georgia" w:hAnsi="Georgia"/>
          <w:b w:val="1"/>
          <w:strike w:val="0"/>
          <w:vertAlign w:val="baseline"/>
          <w:rtl w:val="0"/>
        </w:rPr>
        <w:t xml:space="preserve">6. Waria sold a plot of land to Biemo at a price of Kshs.150,000/- for which Biemo issued a cheque payable to "Waria or Order". Explain the seller's rights and liabilities in each of the following situations:</w:t>
      </w:r>
      <w:r w:rsidDel="00000000" w:rsidR="00000000" w:rsidRPr="00000000">
        <w:rPr>
          <w:rtl w:val="0"/>
        </w:rPr>
      </w:r>
    </w:p>
    <w:p w:rsidR="00000000" w:rsidDel="00000000" w:rsidP="00000000" w:rsidRDefault="00000000" w:rsidRPr="00000000" w14:paraId="000003DE">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(a)</w:t>
        <w:tab/>
        <w:t xml:space="preserve">Waria loses the cheque and asks Biemo for another but Biemo refuses;</w:t>
      </w:r>
      <w:r w:rsidDel="00000000" w:rsidR="00000000" w:rsidRPr="00000000">
        <w:rPr>
          <w:rtl w:val="0"/>
        </w:rPr>
      </w:r>
    </w:p>
    <w:p w:rsidR="00000000" w:rsidDel="00000000" w:rsidP="00000000" w:rsidRDefault="00000000" w:rsidRPr="00000000" w14:paraId="000003D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E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LOST BILLS AND NOTES</w:t>
      </w:r>
      <w:r w:rsidDel="00000000" w:rsidR="00000000" w:rsidRPr="00000000">
        <w:rPr>
          <w:rtl w:val="0"/>
        </w:rPr>
      </w:r>
    </w:p>
    <w:p w:rsidR="00000000" w:rsidDel="00000000" w:rsidP="00000000" w:rsidRDefault="00000000" w:rsidRPr="00000000" w14:paraId="000003E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E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Title of finder</w:t>
      </w:r>
      <w:r w:rsidDel="00000000" w:rsidR="00000000" w:rsidRPr="00000000">
        <w:rPr>
          <w:rtl w:val="0"/>
        </w:rPr>
      </w:r>
    </w:p>
    <w:p w:rsidR="00000000" w:rsidDel="00000000" w:rsidP="00000000" w:rsidRDefault="00000000" w:rsidRPr="00000000" w14:paraId="000003E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E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Though the finder of a lost bill or note acquires no property in it, so as, on the one hand, to enable him to defend an action of trover brought by the rightful owner, or, on the other, to sue the acceptor or maker, yet if the finder transfers a lost bill or note which may pass by delivery only, his transferee, provided that he took it honestly, is entitled both to retain the instrument against the loser, and to compel payment from the parties liable thereon.' In the case of a crossed cheque marked not negotiable," as before stated, a transferee only takes his transferor's title, and hence this danger is averted. Where a bill is transferable only by indorsement a forgery can convey no title, and a payment by an acceptor or other party to a man claiming under a forged instrument will not exonerate him.</w:t>
      </w:r>
      <w:r w:rsidDel="00000000" w:rsidR="00000000" w:rsidRPr="00000000">
        <w:rPr>
          <w:rtl w:val="0"/>
        </w:rPr>
      </w:r>
    </w:p>
    <w:p w:rsidR="00000000" w:rsidDel="00000000" w:rsidP="00000000" w:rsidRDefault="00000000" w:rsidRPr="00000000" w14:paraId="000003E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E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E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Notice of loss</w:t>
      </w:r>
      <w:r w:rsidDel="00000000" w:rsidR="00000000" w:rsidRPr="00000000">
        <w:rPr>
          <w:rtl w:val="0"/>
        </w:rPr>
      </w:r>
    </w:p>
    <w:p w:rsidR="00000000" w:rsidDel="00000000" w:rsidP="00000000" w:rsidRDefault="00000000" w:rsidRPr="00000000" w14:paraId="000003E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E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advisable that the loser should immediately give notice of tile loss to the parties liable on the bill; for they will thereby be prevented from taking it up without due inquiry. Public advertisement of the loss should also be given; for if any person whosoever discounts it with notice of the loss, that will be such strong evidence of fraud that he can acquire no property in it. But public notice is of itself neither sufficient nor indispensable. To operate at all, it must be brought home to the party to be affected by it.</w:t>
      </w:r>
      <w:r w:rsidDel="00000000" w:rsidR="00000000" w:rsidRPr="00000000">
        <w:rPr>
          <w:rtl w:val="0"/>
        </w:rPr>
      </w:r>
    </w:p>
    <w:p w:rsidR="00000000" w:rsidDel="00000000" w:rsidP="00000000" w:rsidRDefault="00000000" w:rsidRPr="00000000" w14:paraId="000003E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E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Presentment and notice of dishonour</w:t>
      </w:r>
      <w:r w:rsidDel="00000000" w:rsidR="00000000" w:rsidRPr="00000000">
        <w:rPr>
          <w:rtl w:val="0"/>
        </w:rPr>
      </w:r>
    </w:p>
    <w:p w:rsidR="00000000" w:rsidDel="00000000" w:rsidP="00000000" w:rsidRDefault="00000000" w:rsidRPr="00000000" w14:paraId="000003E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E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party who has lost or destroyed a bill must, nevertheless, make application to the drawee for payment at the time it is due, and give notice of dishonour; for the bill might still have been paid, with or without an indemnity, and the prior parties, by not having been advised of the dishonour, may have been prevented from pressing their respective remedies against parties liable to them.</w:t>
      </w:r>
      <w:r w:rsidDel="00000000" w:rsidR="00000000" w:rsidRPr="00000000">
        <w:rPr>
          <w:rtl w:val="0"/>
        </w:rPr>
      </w:r>
    </w:p>
    <w:p w:rsidR="00000000" w:rsidDel="00000000" w:rsidP="00000000" w:rsidRDefault="00000000" w:rsidRPr="00000000" w14:paraId="000003E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E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Remedy of holder</w:t>
      </w:r>
      <w:r w:rsidDel="00000000" w:rsidR="00000000" w:rsidRPr="00000000">
        <w:rPr>
          <w:rtl w:val="0"/>
        </w:rPr>
      </w:r>
    </w:p>
    <w:p w:rsidR="00000000" w:rsidDel="00000000" w:rsidP="00000000" w:rsidRDefault="00000000" w:rsidRPr="00000000" w14:paraId="000003F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F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69 (1)of the Bills of Exchange Act provides that where a bill has been lost before it is overdue, the person who was the holder of it may apply to the drawer to give him another bill of the same tenour, giving security to the drawer if required to indemnify him against all persons whatever in case the bill alleged to have been lost shall be found again.</w:t>
      </w:r>
      <w:r w:rsidDel="00000000" w:rsidR="00000000" w:rsidRPr="00000000">
        <w:rPr>
          <w:rtl w:val="0"/>
        </w:rPr>
      </w:r>
    </w:p>
    <w:p w:rsidR="00000000" w:rsidDel="00000000" w:rsidP="00000000" w:rsidRDefault="00000000" w:rsidRPr="00000000" w14:paraId="000003F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F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69 (2) provides that if the drawer on request as aforesaid refuses to give such duplicate bill he may be compelled to do so.</w:t>
      </w:r>
      <w:r w:rsidDel="00000000" w:rsidR="00000000" w:rsidRPr="00000000">
        <w:rPr>
          <w:rtl w:val="0"/>
        </w:rPr>
      </w:r>
    </w:p>
    <w:p w:rsidR="00000000" w:rsidDel="00000000" w:rsidP="00000000" w:rsidRDefault="00000000" w:rsidRPr="00000000" w14:paraId="000003F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Action on lost bill</w:t>
      </w:r>
      <w:r w:rsidDel="00000000" w:rsidR="00000000" w:rsidRPr="00000000">
        <w:rPr>
          <w:rtl w:val="0"/>
        </w:rPr>
      </w:r>
    </w:p>
    <w:p w:rsidR="00000000" w:rsidDel="00000000" w:rsidP="00000000" w:rsidRDefault="00000000" w:rsidRPr="00000000" w14:paraId="000003F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F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action is taken on a lost instrument, the Act invests the court or a judge with the following power:</w:t>
      </w:r>
      <w:r w:rsidDel="00000000" w:rsidR="00000000" w:rsidRPr="00000000">
        <w:rPr>
          <w:rtl w:val="0"/>
        </w:rPr>
      </w:r>
    </w:p>
    <w:p w:rsidR="00000000" w:rsidDel="00000000" w:rsidP="00000000" w:rsidRDefault="00000000" w:rsidRPr="00000000" w14:paraId="000003F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F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70. In any action or proceeding upon a bill, the court or a judge may order that the loss of the instrument shall not be set up, provided an indemnity be given to the satisfaction of the court or judge against the claims of ally other person upon the instrument in question.</w:t>
      </w:r>
      <w:r w:rsidDel="00000000" w:rsidR="00000000" w:rsidRPr="00000000">
        <w:rPr>
          <w:rtl w:val="0"/>
        </w:rPr>
      </w:r>
    </w:p>
    <w:p w:rsidR="00000000" w:rsidDel="00000000" w:rsidP="00000000" w:rsidRDefault="00000000" w:rsidRPr="00000000" w14:paraId="000003F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F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section, which is a reproduction of the still unrepealed section 87 of the Common Law Procedure Act 1854,12 alters the common law rule whereby action could not be brought on a lost bill or note, if negotiable, even though an indemnity had been tendered to the defendant and it was lost when overdue, and when unindorsed by the holder. Nor could action be brought on the consideration. But it was otherwise where the instrument was not negotiable . The only effective remedy afforded tile holder of a lost instrument was by resorting to a court of equity.</w:t>
      </w:r>
      <w:r w:rsidDel="00000000" w:rsidR="00000000" w:rsidRPr="00000000">
        <w:rPr>
          <w:rtl w:val="0"/>
        </w:rPr>
      </w:r>
    </w:p>
    <w:p w:rsidR="00000000" w:rsidDel="00000000" w:rsidP="00000000" w:rsidRDefault="00000000" w:rsidRPr="00000000" w14:paraId="000003F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the provisions of this section to be applied the instrument must comply strictly with the definitions of a bill, note or cheque contained in the Act. Section 87 of the Common Law Procedure Act 1854, appears to have been retained because it applies to all negotiable instruments, not merely to instruments covered by the definitions in the Code.19 A remedy similar to that contained in the Code can therefore presumably only be obtained in the case of other negotiable instruments if action is taken in the Supreme Court, the superior courts of common law at Westminster specified in the Act of 1854 being now merged therein, whereas the remedy afforded by the Code may be obtained in any court.</w:t>
      </w:r>
      <w:r w:rsidDel="00000000" w:rsidR="00000000" w:rsidRPr="00000000">
        <w:rPr>
          <w:rtl w:val="0"/>
        </w:rPr>
      </w:r>
    </w:p>
    <w:p w:rsidR="00000000" w:rsidDel="00000000" w:rsidP="00000000" w:rsidRDefault="00000000" w:rsidRPr="00000000" w14:paraId="000003FC">
      <w:pPr>
        <w:pageBreakBefore w:val="0"/>
        <w:rPr>
          <w:rFonts w:ascii="Georgia" w:cs="Georgia" w:eastAsia="Georgia" w:hAnsi="Georgia"/>
          <w:vertAlign w:val="baseline"/>
        </w:rPr>
      </w:pPr>
      <w:bookmarkStart w:colFirst="0" w:colLast="0" w:name="_heading=h.nmf14n" w:id="48"/>
      <w:bookmarkEnd w:id="48"/>
      <w:r w:rsidDel="00000000" w:rsidR="00000000" w:rsidRPr="00000000">
        <w:rPr>
          <w:rtl w:val="0"/>
        </w:rPr>
      </w:r>
    </w:p>
    <w:p w:rsidR="00000000" w:rsidDel="00000000" w:rsidP="00000000" w:rsidRDefault="00000000" w:rsidRPr="00000000" w14:paraId="000003FD">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(b) Waria endorses the cheque to Manga to satisfy a debt of Kshs.80,000/- he owes to Manga, but the cheque is subsequently dishonoured and Biemo cannot be traced. Manga claims back Kshs.150,000/- from Waria.</w:t>
      </w:r>
      <w:r w:rsidDel="00000000" w:rsidR="00000000" w:rsidRPr="00000000">
        <w:rPr>
          <w:rtl w:val="0"/>
        </w:rPr>
      </w:r>
    </w:p>
    <w:p w:rsidR="00000000" w:rsidDel="00000000" w:rsidP="00000000" w:rsidRDefault="00000000" w:rsidRPr="00000000" w14:paraId="000003F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F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RIGHTS OF DRAWER</w:t>
      </w:r>
      <w:r w:rsidDel="00000000" w:rsidR="00000000" w:rsidRPr="00000000">
        <w:rPr>
          <w:rtl w:val="0"/>
        </w:rPr>
      </w:r>
    </w:p>
    <w:p w:rsidR="00000000" w:rsidDel="00000000" w:rsidP="00000000" w:rsidRDefault="00000000" w:rsidRPr="00000000" w14:paraId="0000040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Generally speaking, the drawee of a bill is not liable till acceptance, and as cheques are not accepted, the payee cannot enforce payment from the bank; but a banker, having in his hands effects of his customer, is bound to pay his customer's cheques on demand, and is liable to an action at the suit of his customer if he does not. The bank is entitled to reasonable time, after the receipt of funds to the credit of a customer, in which to pay for there is an implied contract between the banker and the customer that the banker shall pay the customer's cheques, and, moreover, the customer's credit may be seriously impaired by a refusal. </w:t>
      </w:r>
      <w:r w:rsidDel="00000000" w:rsidR="00000000" w:rsidRPr="00000000">
        <w:rPr>
          <w:rtl w:val="0"/>
        </w:rPr>
      </w:r>
    </w:p>
    <w:p w:rsidR="00000000" w:rsidDel="00000000" w:rsidP="00000000" w:rsidRDefault="00000000" w:rsidRPr="00000000" w14:paraId="0000040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 kept his account with Williams &amp; Co., bankers. One day in the morning the balance in their hands due to M. was E69 16s. 6d. About one o'clock the same day, a £40 Bank of England note was paid into his account; a little after three o'clock a cheque drawn by M. for £87 7s. 6d. was presented. The clerk, after having referred to a book, said there were not sufficient assets, but that the cheque might probably go through the clearing house. On the following day the cheque was paid. In </w:t>
      </w:r>
      <w:r w:rsidDel="00000000" w:rsidR="00000000" w:rsidRPr="00000000">
        <w:rPr>
          <w:rFonts w:ascii="Georgia" w:cs="Georgia" w:eastAsia="Georgia" w:hAnsi="Georgia"/>
          <w:strike w:val="0"/>
          <w:u w:val="single"/>
          <w:vertAlign w:val="baseline"/>
          <w:rtl w:val="0"/>
        </w:rPr>
        <w:t xml:space="preserve">Marzetti v Williams</w:t>
      </w:r>
      <w:r w:rsidDel="00000000" w:rsidR="00000000" w:rsidRPr="00000000">
        <w:rPr>
          <w:rFonts w:ascii="Georgia" w:cs="Georgia" w:eastAsia="Georgia" w:hAnsi="Georgia"/>
          <w:strike w:val="0"/>
          <w:vertAlign w:val="baseline"/>
          <w:rtl w:val="0"/>
        </w:rPr>
        <w:t xml:space="preserve">, M. brought a special action on the case against the bankers. No actual damage was proved, but the jury found a verdict for the plaintiff with nominal damages. On a rule for a new trial, Lord Tenterden said: " I cannot forbear to observe that it is a discredit to a person, and therefore injurious in fact, to have payment refused of a draft for so small a sum; for it shows that the banker had very little confidence in the customer. It is an act particularly calculated to be injurious to a person in trade. My judgment in this case, however, proceeds on the ground that the action is founded on a contract between the plaintiff and the bankers-that the latter, whenever they should have money in their hands belonging to the plaintiff, or within a reasonable time after they should have received such money, would pay his cheques; and there having been a breach of such contract, the plaintiff is entitled to recover nominal damages."</w:t>
      </w:r>
      <w:r w:rsidDel="00000000" w:rsidR="00000000" w:rsidRPr="00000000">
        <w:rPr>
          <w:rtl w:val="0"/>
        </w:rPr>
      </w:r>
    </w:p>
    <w:p w:rsidR="00000000" w:rsidDel="00000000" w:rsidP="00000000" w:rsidRDefault="00000000" w:rsidRPr="00000000" w14:paraId="0000040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What is reasonable time depends upon the circumstances of the case, which will vary according as the moneys paid in to credit are cash or cheques, etc., which have to be collected, and according as they are paid in at the branch at which the drawer's account is kept or at another branch. A drawee-banker is not required to make enquiries before he considers whether he will pay or not, certainly not enquiries of other branches; but where he is guilty of ]aches in discovering that he has funds in hand, though they have not been credited to the customer's account, he may be liable for dishonour.</w:t>
      </w:r>
      <w:r w:rsidDel="00000000" w:rsidR="00000000" w:rsidRPr="00000000">
        <w:rPr>
          <w:rtl w:val="0"/>
        </w:rPr>
      </w:r>
    </w:p>
    <w:p w:rsidR="00000000" w:rsidDel="00000000" w:rsidP="00000000" w:rsidRDefault="00000000" w:rsidRPr="00000000" w14:paraId="0000040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Moreover, as a cheque is the drawer's mandate to his banker, the latter is entitled to make sure that the signature is that of his customer.</w:t>
      </w:r>
      <w:r w:rsidDel="00000000" w:rsidR="00000000" w:rsidRPr="00000000">
        <w:rPr>
          <w:rtl w:val="0"/>
        </w:rPr>
      </w:r>
    </w:p>
    <w:p w:rsidR="00000000" w:rsidDel="00000000" w:rsidP="00000000" w:rsidRDefault="00000000" w:rsidRPr="00000000" w14:paraId="0000040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Damages for dishonour</w:t>
      </w:r>
      <w:r w:rsidDel="00000000" w:rsidR="00000000" w:rsidRPr="00000000">
        <w:rPr>
          <w:rtl w:val="0"/>
        </w:rPr>
      </w:r>
    </w:p>
    <w:p w:rsidR="00000000" w:rsidDel="00000000" w:rsidP="00000000" w:rsidRDefault="00000000" w:rsidRPr="00000000" w14:paraId="0000040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A">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Although no evidence is given that the plaintiff has sustained any special damage, the jury ought not to limit their verdict to nominal damages but should give such temperate damages as they may judge to be a reasonable compensation for the injury the plaintiff must have sustained from the dishonour of his cheque. Special damage such as loss of custom or credit from particular individuals must be pleaded if it is to be allowed , but substantial damages may be granted even if the dishonoured cheque has in fact been paid the day after the original dishonour. </w:t>
      </w:r>
      <w:r w:rsidDel="00000000" w:rsidR="00000000" w:rsidRPr="00000000">
        <w:rPr>
          <w:rFonts w:ascii="Georgia" w:cs="Georgia" w:eastAsia="Georgia" w:hAnsi="Georgia"/>
          <w:b w:val="1"/>
          <w:strike w:val="0"/>
          <w:vertAlign w:val="baseline"/>
          <w:rtl w:val="0"/>
        </w:rPr>
        <w:t xml:space="preserve">Special damage is clearly likely more often in the case of a trader than in that of a private individual or non-trader.</w:t>
      </w:r>
      <w:r w:rsidDel="00000000" w:rsidR="00000000" w:rsidRPr="00000000">
        <w:rPr>
          <w:rtl w:val="0"/>
        </w:rPr>
      </w:r>
    </w:p>
    <w:p w:rsidR="00000000" w:rsidDel="00000000" w:rsidP="00000000" w:rsidRDefault="00000000" w:rsidRPr="00000000" w14:paraId="0000040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bank pleaded qualified privilege in regard to an answer on a dishonoured cheque to the effect that funds were not sufficient," it was held that they failed, inasmuch as the dishonour of the cheque was the result of their failure to give effect to the countermand of another cheque, the payment of which depleted the balance standing to the drawer's credit.</w:t>
      </w:r>
      <w:r w:rsidDel="00000000" w:rsidR="00000000" w:rsidRPr="00000000">
        <w:rPr>
          <w:rtl w:val="0"/>
        </w:rPr>
      </w:r>
    </w:p>
    <w:p w:rsidR="00000000" w:rsidDel="00000000" w:rsidP="00000000" w:rsidRDefault="00000000" w:rsidRPr="00000000" w14:paraId="0000040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But if the funds in the banker's hands have been exhausted by the payment of the customer's acceptance on a bill accepted payable at such bank, the banker is not liable for subsequently dishonouring the customer's cheque, since the mere fact of the acceptance being made payable at the bank by the customer is sufficient authority without more for the banker to honour such acceptance.52</w:t>
      </w:r>
      <w:r w:rsidDel="00000000" w:rsidR="00000000" w:rsidRPr="00000000">
        <w:rPr>
          <w:rtl w:val="0"/>
        </w:rPr>
      </w:r>
    </w:p>
    <w:p w:rsidR="00000000" w:rsidDel="00000000" w:rsidP="00000000" w:rsidRDefault="00000000" w:rsidRPr="00000000" w14:paraId="0000040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Customer's breach of contract or trust</w:t>
      </w:r>
      <w:r w:rsidDel="00000000" w:rsidR="00000000" w:rsidRPr="00000000">
        <w:rPr>
          <w:rtl w:val="0"/>
        </w:rPr>
      </w:r>
    </w:p>
    <w:p w:rsidR="00000000" w:rsidDel="00000000" w:rsidP="00000000" w:rsidRDefault="00000000" w:rsidRPr="00000000" w14:paraId="0000041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a term of the implied contract between banker and customer that the latter shall so draw his cheques as not to mislead the banker or to facilitate fraud.b3 Moreover, a banker is justified in refusing to pay a cheque drawn by a trustee if he knows that a breach of trust is contemplated, and particularly if any personal benefit to the banker is designed or stipulated for. However, mere suspicion will not be enough, though where the banker is likely to benefit, as where he has sought a reduction in an advance, his responsibility is the greater. A banker should refuse to pay a cheque drawn by a company customer in circumstances which vest him with notice that the payment would not be in the company's interest; he is to be regarded as a trustee of such moneys as he holds on behalf of his customer. This is a precariously vague inroad on a bank's primary duty to obey the customer's mandate; it may be thought that in the Selangor case the burden was oppressively heavy.</w:t>
      </w:r>
      <w:r w:rsidDel="00000000" w:rsidR="00000000" w:rsidRPr="00000000">
        <w:rPr>
          <w:rtl w:val="0"/>
        </w:rPr>
      </w:r>
    </w:p>
    <w:p w:rsidR="00000000" w:rsidDel="00000000" w:rsidP="00000000" w:rsidRDefault="00000000" w:rsidRPr="00000000" w14:paraId="0000041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Refer to drawer</w:t>
      </w:r>
      <w:r w:rsidDel="00000000" w:rsidR="00000000" w:rsidRPr="00000000">
        <w:rPr>
          <w:rtl w:val="0"/>
        </w:rPr>
      </w:r>
    </w:p>
    <w:p w:rsidR="00000000" w:rsidDel="00000000" w:rsidP="00000000" w:rsidRDefault="00000000" w:rsidRPr="00000000" w14:paraId="0000041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banker's refusal to pay is justified, the fact that he has marked the cheque with the words " refer to drawer " does not entitle the customer to maintain an action of libel upon them.</w:t>
      </w:r>
      <w:r w:rsidDel="00000000" w:rsidR="00000000" w:rsidRPr="00000000">
        <w:rPr>
          <w:rtl w:val="0"/>
        </w:rPr>
      </w:r>
    </w:p>
    <w:p w:rsidR="00000000" w:rsidDel="00000000" w:rsidP="00000000" w:rsidRDefault="00000000" w:rsidRPr="00000000" w14:paraId="0000041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Revocation of mandate</w:t>
      </w:r>
      <w:r w:rsidDel="00000000" w:rsidR="00000000" w:rsidRPr="00000000">
        <w:rPr>
          <w:rtl w:val="0"/>
        </w:rPr>
      </w:r>
    </w:p>
    <w:p w:rsidR="00000000" w:rsidDel="00000000" w:rsidP="00000000" w:rsidRDefault="00000000" w:rsidRPr="00000000" w14:paraId="0000041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Act provides as follows for the revocation of the banker's authority to pay cheques drawn on him by his customer:</w:t>
      </w:r>
      <w:r w:rsidDel="00000000" w:rsidR="00000000" w:rsidRPr="00000000">
        <w:rPr>
          <w:rtl w:val="0"/>
        </w:rPr>
      </w:r>
    </w:p>
    <w:p w:rsidR="00000000" w:rsidDel="00000000" w:rsidP="00000000" w:rsidRDefault="00000000" w:rsidRPr="00000000" w14:paraId="0000041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75. The duty and authority of a banker to pay a cheque drawn on him by his customer are determined by</w:t>
      </w:r>
      <w:r w:rsidDel="00000000" w:rsidR="00000000" w:rsidRPr="00000000">
        <w:rPr>
          <w:rtl w:val="0"/>
        </w:rPr>
      </w:r>
    </w:p>
    <w:p w:rsidR="00000000" w:rsidDel="00000000" w:rsidP="00000000" w:rsidRDefault="00000000" w:rsidRPr="00000000" w14:paraId="0000041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Countermand of payment:</w:t>
      </w:r>
      <w:r w:rsidDel="00000000" w:rsidR="00000000" w:rsidRPr="00000000">
        <w:rPr>
          <w:rtl w:val="0"/>
        </w:rPr>
      </w:r>
    </w:p>
    <w:p w:rsidR="00000000" w:rsidDel="00000000" w:rsidP="00000000" w:rsidRDefault="00000000" w:rsidRPr="00000000" w14:paraId="0000041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countermand must not be expressed in ambiguous terms; it must unequivocally refer to the particular cheque which is stopped Even if the particulars given are correct, except that the date is one day wrong, the bank cannot be charged with failure to obey the countermand and if the bank acts without authority and the cheque discharges the customer's legal obligation, it would be inequitable to allow the customer to recover the value of the cheque, the bank having in fact paid it. There is no breach of duty where the banker pays a cheque in the ordinary course of business before receiving notice of countermand."</w:t>
      </w:r>
      <w:r w:rsidDel="00000000" w:rsidR="00000000" w:rsidRPr="00000000">
        <w:rPr>
          <w:rtl w:val="0"/>
        </w:rPr>
      </w:r>
    </w:p>
    <w:p w:rsidR="00000000" w:rsidDel="00000000" w:rsidP="00000000" w:rsidRDefault="00000000" w:rsidRPr="00000000" w14:paraId="0000042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Notice of the customer's death.</w:t>
      </w:r>
      <w:r w:rsidDel="00000000" w:rsidR="00000000" w:rsidRPr="00000000">
        <w:rPr>
          <w:rtl w:val="0"/>
        </w:rPr>
      </w:r>
    </w:p>
    <w:p w:rsidR="00000000" w:rsidDel="00000000" w:rsidP="00000000" w:rsidRDefault="00000000" w:rsidRPr="00000000" w14:paraId="0000042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duty of a banker to honour his customer's cheques also ceases (1) on a receiving order being made against the customer (and, in the case of a company, on the presentation of a petition for winding up) or perhaps on notice of an available act of bankruptcy committed by him et and, to some extent, on notice of the presentation of a petition against him on service of a garnishee order "; and (3) on the banker's receiving notice that his customer is mentally incapable of giving a mandate.'</w:t>
      </w:r>
      <w:r w:rsidDel="00000000" w:rsidR="00000000" w:rsidRPr="00000000">
        <w:rPr>
          <w:rtl w:val="0"/>
        </w:rPr>
      </w:r>
    </w:p>
    <w:p w:rsidR="00000000" w:rsidDel="00000000" w:rsidP="00000000" w:rsidRDefault="00000000" w:rsidRPr="00000000" w14:paraId="0000042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Notice of dishonour</w:t>
      </w:r>
      <w:r w:rsidDel="00000000" w:rsidR="00000000" w:rsidRPr="00000000">
        <w:rPr>
          <w:rtl w:val="0"/>
        </w:rPr>
      </w:r>
    </w:p>
    <w:p w:rsidR="00000000" w:rsidDel="00000000" w:rsidP="00000000" w:rsidRDefault="00000000" w:rsidRPr="00000000" w14:paraId="0000042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drawer of a cheque is, equally with the drawer of a bill, entitled to notice of dishonour unless such. notice is excused or waived "; but notice will not be necessary where the dishonour is due, as is usually the case, to absence of effects in the banker's hands, or when payment has been countermanded.''' Normally, the dishonoured cheque, after receipt by the collecting banker, is returned to the customer, except in the case where the collecting banker is himself relying on it 6I' or notice of dishonour is not excused or waived.</w:t>
      </w:r>
      <w:r w:rsidDel="00000000" w:rsidR="00000000" w:rsidRPr="00000000">
        <w:rPr>
          <w:rtl w:val="0"/>
        </w:rPr>
      </w:r>
    </w:p>
    <w:p w:rsidR="00000000" w:rsidDel="00000000" w:rsidP="00000000" w:rsidRDefault="00000000" w:rsidRPr="00000000" w14:paraId="0000042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DUTIES OF HOLDER</w:t>
      </w:r>
      <w:r w:rsidDel="00000000" w:rsidR="00000000" w:rsidRPr="00000000">
        <w:rPr>
          <w:rtl w:val="0"/>
        </w:rPr>
      </w:r>
    </w:p>
    <w:p w:rsidR="00000000" w:rsidDel="00000000" w:rsidP="00000000" w:rsidRDefault="00000000" w:rsidRPr="00000000" w14:paraId="0000042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Presentment</w:t>
      </w:r>
      <w:r w:rsidDel="00000000" w:rsidR="00000000" w:rsidRPr="00000000">
        <w:rPr>
          <w:rtl w:val="0"/>
        </w:rPr>
      </w:r>
    </w:p>
    <w:p w:rsidR="00000000" w:rsidDel="00000000" w:rsidP="00000000" w:rsidRDefault="00000000" w:rsidRPr="00000000" w14:paraId="0000042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2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Cheques, in respect of the time within which they must be presented in order to charge the drawer, are subject to a different rule from other bills on demand, though as regards the indorser the rule is the same. For, whereas unreasonable delay in presentment will in itself discharge the drawer of a demand bill, the drawer of a cheque, as distinguished from an indorser,69 is not discharged by mere delay, except where the drawer has suffered damage as the result."' The drawer of a cheque is not discharged unless the delay Causes him damage, and then only to the extent of the damage, as provided by the Act in the following provision:</w:t>
      </w:r>
      <w:r w:rsidDel="00000000" w:rsidR="00000000" w:rsidRPr="00000000">
        <w:rPr>
          <w:rtl w:val="0"/>
        </w:rPr>
      </w:r>
    </w:p>
    <w:p w:rsidR="00000000" w:rsidDel="00000000" w:rsidP="00000000" w:rsidRDefault="00000000" w:rsidRPr="00000000" w14:paraId="0000042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74. Subject to the provisions " of this Act</w:t>
      </w:r>
      <w:r w:rsidDel="00000000" w:rsidR="00000000" w:rsidRPr="00000000">
        <w:rPr>
          <w:rtl w:val="0"/>
        </w:rPr>
      </w:r>
    </w:p>
    <w:p w:rsidR="00000000" w:rsidDel="00000000" w:rsidP="00000000" w:rsidRDefault="00000000" w:rsidRPr="00000000" w14:paraId="0000043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Where a cheque is not presented for payment within a reasonable time of its issue, and the drawer or the person on whose account it is drawn had the right at the time of such presentment as between him and the banker to have the cheque paid and suffers actual damage through the delay, he is discharged to the extent of such damage, that is to say, to the extent to which such drawer or person is a creditor of such banker to a larger amount than he would have been had such cheque been paid.</w:t>
      </w:r>
      <w:r w:rsidDel="00000000" w:rsidR="00000000" w:rsidRPr="00000000">
        <w:rPr>
          <w:rtl w:val="0"/>
        </w:rPr>
      </w:r>
    </w:p>
    <w:p w:rsidR="00000000" w:rsidDel="00000000" w:rsidP="00000000" w:rsidRDefault="00000000" w:rsidRPr="00000000" w14:paraId="0000043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In determining what is a reasonable time regard shall be had to the nature of the instrument, the usage of trade and of bankers and the facts of the particular case.</w:t>
      </w:r>
      <w:r w:rsidDel="00000000" w:rsidR="00000000" w:rsidRPr="00000000">
        <w:rPr>
          <w:rtl w:val="0"/>
        </w:rPr>
      </w:r>
    </w:p>
    <w:p w:rsidR="00000000" w:rsidDel="00000000" w:rsidP="00000000" w:rsidRDefault="00000000" w:rsidRPr="00000000" w14:paraId="0000043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The holder of such cheque as to which such drawer or person is discharged shall be a creditor, in lieu of such drawer or person, of such banker to the extent of such discharge, and entitled to recover the amount from him.</w:t>
      </w:r>
      <w:r w:rsidDel="00000000" w:rsidR="00000000" w:rsidRPr="00000000">
        <w:rPr>
          <w:rtl w:val="0"/>
        </w:rPr>
      </w:r>
    </w:p>
    <w:p w:rsidR="00000000" w:rsidDel="00000000" w:rsidP="00000000" w:rsidRDefault="00000000" w:rsidRPr="00000000" w14:paraId="0000043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 common law, if the drawer had suffered actual damage by the delay he was discharged altogether.</w:t>
      </w:r>
      <w:r w:rsidDel="00000000" w:rsidR="00000000" w:rsidRPr="00000000">
        <w:rPr>
          <w:rtl w:val="0"/>
        </w:rPr>
      </w:r>
    </w:p>
    <w:p w:rsidR="00000000" w:rsidDel="00000000" w:rsidP="00000000" w:rsidRDefault="00000000" w:rsidRPr="00000000" w14:paraId="0000043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section does not include the case of an indorser of a cheque, who is therefore not to be distinguished from the indorser of a bill. Under the provisions of section 45 of the Act due presentment of a bill for payment must, unless specially excused, be made in order to render the drawer and indorsers liable. By section 36 of the Act, an overdue bill can be negotiated only subject to any defect of title affecting it at maturity and a bill payable on demand is deemed overdue " when it appears on the face of it to have been in circulation for an unreasonable length of time," this being a question of fact. </w:t>
      </w:r>
      <w:r w:rsidDel="00000000" w:rsidR="00000000" w:rsidRPr="00000000">
        <w:rPr>
          <w:rtl w:val="0"/>
        </w:rPr>
      </w:r>
    </w:p>
    <w:p w:rsidR="00000000" w:rsidDel="00000000" w:rsidP="00000000" w:rsidRDefault="00000000" w:rsidRPr="00000000" w14:paraId="0000043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Thus a holder is liable to be defeated as against the drawer or indorser if he takes a cheque when it appears to have lain dormant, being neither presented for payment nor negotiated.</w:t>
      </w:r>
      <w:r w:rsidDel="00000000" w:rsidR="00000000" w:rsidRPr="00000000">
        <w:rPr>
          <w:rtl w:val="0"/>
        </w:rPr>
      </w:r>
    </w:p>
    <w:p w:rsidR="00000000" w:rsidDel="00000000" w:rsidP="00000000" w:rsidRDefault="00000000" w:rsidRPr="00000000" w14:paraId="0000043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section is badly drawn for if, " at the time of such presentment," the drawer had the right to have the cheque paid, the delay would presumably have caused no loss, unless the bank refused to pay and later went into liquidation.</w:t>
      </w:r>
      <w:r w:rsidDel="00000000" w:rsidR="00000000" w:rsidRPr="00000000">
        <w:rPr>
          <w:rtl w:val="0"/>
        </w:rPr>
      </w:r>
    </w:p>
    <w:p w:rsidR="00000000" w:rsidDel="00000000" w:rsidP="00000000" w:rsidRDefault="00000000" w:rsidRPr="00000000" w14:paraId="0000043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Time for presentment</w:t>
      </w:r>
      <w:r w:rsidDel="00000000" w:rsidR="00000000" w:rsidRPr="00000000">
        <w:rPr>
          <w:rtl w:val="0"/>
        </w:rPr>
      </w:r>
    </w:p>
    <w:p w:rsidR="00000000" w:rsidDel="00000000" w:rsidP="00000000" w:rsidRDefault="00000000" w:rsidRPr="00000000" w14:paraId="0000044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regards the time for presentment, presentment must be made within a reasonable time, as defined by section 45 (2), which applies alike to bills and cheques, but a further definition, applicable only to the case of a cheque, and as regards charging the drawer, or the person on whose account the cheque is drawn, is contained in</w:t>
      </w:r>
      <w:r w:rsidDel="00000000" w:rsidR="00000000" w:rsidRPr="00000000">
        <w:rPr>
          <w:rtl w:val="0"/>
        </w:rPr>
      </w:r>
    </w:p>
    <w:p w:rsidR="00000000" w:rsidDel="00000000" w:rsidP="00000000" w:rsidRDefault="00000000" w:rsidRPr="00000000" w14:paraId="0000044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74.-(2) In determining what is a reasonable time regard shall be had to the nature of the instrument, the usage of trade and of bankers, and the facts of the particular case.</w:t>
      </w:r>
      <w:r w:rsidDel="00000000" w:rsidR="00000000" w:rsidRPr="00000000">
        <w:rPr>
          <w:rtl w:val="0"/>
        </w:rPr>
      </w:r>
    </w:p>
    <w:p w:rsidR="00000000" w:rsidDel="00000000" w:rsidP="00000000" w:rsidRDefault="00000000" w:rsidRPr="00000000" w14:paraId="0000044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 common law the time for presentment depends on whether or not the person who receives the cheque lives in the same place as the bank on which the cheque is drawn. Thus it has been held that where the holder lived in the same place as the bank on which the cheque was drawn he was required to present for payment not later than the day following receipt." Where the parties did not live in the same place, then the holder had to forward the cheque by the next clay's post at latest, either direct to the drawee bank, or to his banker or other agent for collection, who must in his turn forward or present it on the day after such receipt."' The common law rule must now be considered to have been modified by the express statutory recognition of the usage of bankers, and also by the statutory recognition of crossed cheques. As crossed cheques can only be paid through a banker,"" and as any uncrossed cheque may be crossed by the holder, it follows that in all cases the holder is entitled to avail himself of the services of' .L banker for the presentation (collection) of cheques. The collecting bunker, too, is entitled to employ an agent for the collection of specially crossed cheques. </w:t>
      </w:r>
      <w:r w:rsidDel="00000000" w:rsidR="00000000" w:rsidRPr="00000000">
        <w:rPr>
          <w:rtl w:val="0"/>
        </w:rPr>
      </w:r>
    </w:p>
    <w:p w:rsidR="00000000" w:rsidDel="00000000" w:rsidP="00000000" w:rsidRDefault="00000000" w:rsidRPr="00000000" w14:paraId="0000044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Consequently, in any case where tile holder does not himself collect the cheque, the question of reasonable time must depend to a great extent upon the reasonableness of the banking practice adopted. The question, it seems, is one of fact for a jury. Presentment through the clearing house is equivalent to actual presentment to the bank on which the cheque is drawn. Should the collecting banker not forward the cheque to the bank on which it is drawn by the ordinary means of communication, it lies on him to justify such a course. A banl:er who receives a draft from a Customer for collection incurs no liability to the customer, in case such draft prove unproductive, unless he has been guilty of laches.</w:t>
      </w:r>
      <w:r w:rsidDel="00000000" w:rsidR="00000000" w:rsidRPr="00000000">
        <w:rPr>
          <w:rtl w:val="0"/>
        </w:rPr>
      </w:r>
    </w:p>
    <w:p w:rsidR="00000000" w:rsidDel="00000000" w:rsidP="00000000" w:rsidRDefault="00000000" w:rsidRPr="00000000" w14:paraId="0000044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cheque must be presented for payment within banking hours on a business day. If it is not received until after banking hours, time for presentment does not begin to run until the following day."</w:t>
      </w:r>
      <w:r w:rsidDel="00000000" w:rsidR="00000000" w:rsidRPr="00000000">
        <w:rPr>
          <w:rtl w:val="0"/>
        </w:rPr>
      </w:r>
    </w:p>
    <w:p w:rsidR="00000000" w:rsidDel="00000000" w:rsidP="00000000" w:rsidRDefault="00000000" w:rsidRPr="00000000" w14:paraId="0000044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Delay in presentment</w:t>
      </w:r>
      <w:r w:rsidDel="00000000" w:rsidR="00000000" w:rsidRPr="00000000">
        <w:rPr>
          <w:rtl w:val="0"/>
        </w:rPr>
      </w:r>
    </w:p>
    <w:p w:rsidR="00000000" w:rsidDel="00000000" w:rsidP="00000000" w:rsidRDefault="00000000" w:rsidRPr="00000000" w14:paraId="0000044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cheque, nevertheless, is virtually an appropriation or a sum of money in the banker's hands to lie till called for; but by delay the holder takes the risk of the bank's failure, the revocation of the bank's authority to pay owing to the drawer's death, countermand of payment by the drawer or the exhaustion of the balance by further drawings. If, moreover, a creditor takes from a debtor the cheque of a third party, the creditor must present such cheque within a reasonable time, otherwise the debtor may be discharged from all liability.</w:t>
      </w:r>
      <w:r w:rsidDel="00000000" w:rsidR="00000000" w:rsidRPr="00000000">
        <w:rPr>
          <w:rtl w:val="0"/>
        </w:rPr>
      </w:r>
    </w:p>
    <w:p w:rsidR="00000000" w:rsidDel="00000000" w:rsidP="00000000" w:rsidRDefault="00000000" w:rsidRPr="00000000" w14:paraId="0000044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Overdue cheque</w:t>
      </w:r>
      <w:r w:rsidDel="00000000" w:rsidR="00000000" w:rsidRPr="00000000">
        <w:rPr>
          <w:rtl w:val="0"/>
        </w:rPr>
      </w:r>
    </w:p>
    <w:p w:rsidR="00000000" w:rsidDel="00000000" w:rsidP="00000000" w:rsidRDefault="00000000" w:rsidRPr="00000000" w14:paraId="0000045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5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overdue cheque, like an overdue bill, can only be negotiated subject to defects of title."" Bills on demand other than cheques are rarely met with in this country, except in relation to documentary credits, so that the following subsection of the Act may be considered to apply mainly in practice to the case of cheques. It defines an overdue instrument as follows:</w:t>
      </w:r>
      <w:r w:rsidDel="00000000" w:rsidR="00000000" w:rsidRPr="00000000">
        <w:rPr>
          <w:rtl w:val="0"/>
        </w:rPr>
      </w:r>
    </w:p>
    <w:p w:rsidR="00000000" w:rsidDel="00000000" w:rsidP="00000000" w:rsidRDefault="00000000" w:rsidRPr="00000000" w14:paraId="0000045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5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36.-(3) A bill payable on demand is deemed to be overdue within the meaning and for the purposes of this section, when it appears on the face of it to have been in circulation for an unreasonable length of time. What is an unreasonable length of time for this purpose is a question of fact.</w:t>
      </w:r>
      <w:r w:rsidDel="00000000" w:rsidR="00000000" w:rsidRPr="00000000">
        <w:rPr>
          <w:rtl w:val="0"/>
        </w:rPr>
      </w:r>
    </w:p>
    <w:p w:rsidR="00000000" w:rsidDel="00000000" w:rsidP="00000000" w:rsidRDefault="00000000" w:rsidRPr="00000000" w14:paraId="0000045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5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submitted that the authorities previous to 1882 cannot now be relied on so far as they suggest that a cheque, taken after more than a reasonable time has elapsed since its issue, is not taken subject to equities, unless taken in such circumstances as ought to have excited suspicion. In </w:t>
      </w:r>
      <w:r w:rsidDel="00000000" w:rsidR="00000000" w:rsidRPr="00000000">
        <w:rPr>
          <w:rFonts w:ascii="Georgia" w:cs="Georgia" w:eastAsia="Georgia" w:hAnsi="Georgia"/>
          <w:strike w:val="0"/>
          <w:u w:val="single"/>
          <w:vertAlign w:val="baseline"/>
          <w:rtl w:val="0"/>
        </w:rPr>
        <w:t xml:space="preserve">Down v. Hulling</w:t>
      </w:r>
      <w:r w:rsidDel="00000000" w:rsidR="00000000" w:rsidRPr="00000000">
        <w:rPr>
          <w:rFonts w:ascii="Georgia" w:cs="Georgia" w:eastAsia="Georgia" w:hAnsi="Georgia"/>
          <w:strike w:val="0"/>
          <w:vertAlign w:val="baseline"/>
          <w:rtl w:val="0"/>
        </w:rPr>
        <w:t xml:space="preserve">, it was said that an overdue cheque was like an overdue bill and Holroyd J. remarked that the cheque in question, five days old, had been in circulation for more than a reasonable length of time, but the court declined to lay down a definite rule of law as to what constituted reasonable time. In </w:t>
      </w:r>
      <w:r w:rsidDel="00000000" w:rsidR="00000000" w:rsidRPr="00000000">
        <w:rPr>
          <w:rFonts w:ascii="Georgia" w:cs="Georgia" w:eastAsia="Georgia" w:hAnsi="Georgia"/>
          <w:strike w:val="0"/>
          <w:u w:val="single"/>
          <w:vertAlign w:val="baseline"/>
          <w:rtl w:val="0"/>
        </w:rPr>
        <w:t xml:space="preserve">London and County Bank v. Groolne</w:t>
      </w:r>
      <w:r w:rsidDel="00000000" w:rsidR="00000000" w:rsidRPr="00000000">
        <w:rPr>
          <w:rFonts w:ascii="Georgia" w:cs="Georgia" w:eastAsia="Georgia" w:hAnsi="Georgia"/>
          <w:strike w:val="0"/>
          <w:vertAlign w:val="baseline"/>
          <w:rtl w:val="0"/>
        </w:rPr>
        <w:t xml:space="preserve">," where the earlier authorities are reviewed, Field J. was of opinion that the real question for the jury was whether a stale cheque was taken in such circumstances as ought to have excited suspicion, the lapse of time (in this case, eight days) being, although not conclusive, a circumstance to be taken into consideration in coming to a conclusion on that question. To leave a case thus to a jury would now appear to be a misdirection. </w:t>
      </w:r>
      <w:r w:rsidDel="00000000" w:rsidR="00000000" w:rsidRPr="00000000">
        <w:rPr>
          <w:rtl w:val="0"/>
        </w:rPr>
      </w:r>
    </w:p>
    <w:p w:rsidR="00000000" w:rsidDel="00000000" w:rsidP="00000000" w:rsidRDefault="00000000" w:rsidRPr="00000000" w14:paraId="0000045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5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defendant would be entitled to have it put to the jury whether more than a reasonable time had elapsed since the issue of the cheque, and this is plainly a question of fact, and if answered in favour of the defendant, the plaintiff would have no better title than his transferor.</w:t>
      </w:r>
      <w:r w:rsidDel="00000000" w:rsidR="00000000" w:rsidRPr="00000000">
        <w:rPr>
          <w:rtl w:val="0"/>
        </w:rPr>
      </w:r>
    </w:p>
    <w:p w:rsidR="00000000" w:rsidDel="00000000" w:rsidP="00000000" w:rsidRDefault="00000000" w:rsidRPr="00000000" w14:paraId="00000458">
      <w:pPr>
        <w:pageBreakBefore w:val="0"/>
        <w:rPr>
          <w:vertAlign w:val="baseline"/>
        </w:rPr>
      </w:pPr>
      <w:bookmarkStart w:colFirst="0" w:colLast="0" w:name="_heading=h.37m2jsg" w:id="49"/>
      <w:bookmarkEnd w:id="49"/>
      <w:r w:rsidDel="00000000" w:rsidR="00000000" w:rsidRPr="00000000">
        <w:rPr>
          <w:rtl w:val="0"/>
        </w:rPr>
      </w:r>
    </w:p>
    <w:p w:rsidR="00000000" w:rsidDel="00000000" w:rsidP="00000000" w:rsidRDefault="00000000" w:rsidRPr="00000000" w14:paraId="00000459">
      <w:pPr>
        <w:pageBreakBefore w:val="0"/>
        <w:rPr>
          <w:vertAlign w:val="baseline"/>
        </w:rPr>
      </w:pPr>
      <w:r w:rsidDel="00000000" w:rsidR="00000000" w:rsidRPr="00000000">
        <w:rPr>
          <w:rtl w:val="0"/>
        </w:rPr>
      </w:r>
    </w:p>
    <w:p w:rsidR="00000000" w:rsidDel="00000000" w:rsidP="00000000" w:rsidRDefault="00000000" w:rsidRPr="00000000" w14:paraId="0000045A">
      <w:pPr>
        <w:pageBreakBefore w:val="0"/>
        <w:rPr>
          <w:vertAlign w:val="baseline"/>
        </w:rPr>
      </w:pPr>
      <w:r w:rsidDel="00000000" w:rsidR="00000000" w:rsidRPr="00000000">
        <w:rPr>
          <w:rtl w:val="0"/>
        </w:rPr>
      </w:r>
    </w:p>
    <w:p w:rsidR="00000000" w:rsidDel="00000000" w:rsidP="00000000" w:rsidRDefault="00000000" w:rsidRPr="00000000" w14:paraId="0000045B">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7. (a)</w:t>
        <w:tab/>
        <w:t xml:space="preserve">What conditions and warranties are implied in every hire purchase agreement.?</w:t>
      </w:r>
      <w:r w:rsidDel="00000000" w:rsidR="00000000" w:rsidRPr="00000000">
        <w:rPr>
          <w:rtl w:val="0"/>
        </w:rPr>
      </w:r>
    </w:p>
    <w:p w:rsidR="00000000" w:rsidDel="00000000" w:rsidP="00000000" w:rsidRDefault="00000000" w:rsidRPr="00000000" w14:paraId="0000045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5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2006 paper.</w:t>
      </w:r>
      <w:r w:rsidDel="00000000" w:rsidR="00000000" w:rsidRPr="00000000">
        <w:rPr>
          <w:rtl w:val="0"/>
        </w:rPr>
      </w:r>
    </w:p>
    <w:p w:rsidR="00000000" w:rsidDel="00000000" w:rsidP="00000000" w:rsidRDefault="00000000" w:rsidRPr="00000000" w14:paraId="0000045E">
      <w:pPr>
        <w:pageBreakBefore w:val="0"/>
        <w:rPr>
          <w:rFonts w:ascii="Georgia" w:cs="Georgia" w:eastAsia="Georgia" w:hAnsi="Georgia"/>
          <w:b w:val="0"/>
          <w:vertAlign w:val="baseline"/>
        </w:rPr>
      </w:pPr>
      <w:bookmarkStart w:colFirst="0" w:colLast="0" w:name="_heading=h.1mrcu09" w:id="50"/>
      <w:bookmarkEnd w:id="50"/>
      <w:r w:rsidDel="00000000" w:rsidR="00000000" w:rsidRPr="00000000">
        <w:rPr>
          <w:rtl w:val="0"/>
        </w:rPr>
      </w:r>
    </w:p>
    <w:p w:rsidR="00000000" w:rsidDel="00000000" w:rsidP="00000000" w:rsidRDefault="00000000" w:rsidRPr="00000000" w14:paraId="0000045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color w:val="000000"/>
          <w:sz w:val="20"/>
          <w:szCs w:val="20"/>
          <w:vertAlign w:val="baseline"/>
          <w:rtl w:val="0"/>
        </w:rPr>
        <w:t xml:space="preserve">(b) Rowe bought a motor cycle from Kama Auto Shop after Rose, the shop assistant, </w:t>
      </w:r>
      <w:r w:rsidDel="00000000" w:rsidR="00000000" w:rsidRPr="00000000">
        <w:rPr>
          <w:rFonts w:ascii="Georgia" w:cs="Georgia" w:eastAsia="Georgia" w:hAnsi="Georgia"/>
          <w:b w:val="1"/>
          <w:strike w:val="0"/>
          <w:vertAlign w:val="baseline"/>
          <w:rtl w:val="0"/>
        </w:rPr>
        <w:t xml:space="preserve">told him "I like the colour".</w:t>
      </w:r>
      <w:r w:rsidDel="00000000" w:rsidR="00000000" w:rsidRPr="00000000">
        <w:rPr>
          <w:rFonts w:ascii="Georgia" w:cs="Georgia" w:eastAsia="Georgia" w:hAnsi="Georgia"/>
          <w:i w:val="1"/>
          <w:strike w:val="0"/>
          <w:vertAlign w:val="baseline"/>
          <w:rtl w:val="0"/>
        </w:rPr>
        <w:t xml:space="preserve">[specific good??]</w:t>
      </w:r>
      <w:r w:rsidDel="00000000" w:rsidR="00000000" w:rsidRPr="00000000">
        <w:rPr>
          <w:rtl w:val="0"/>
        </w:rPr>
      </w:r>
    </w:p>
    <w:p w:rsidR="00000000" w:rsidDel="00000000" w:rsidP="00000000" w:rsidRDefault="00000000" w:rsidRPr="00000000" w14:paraId="00000460">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6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He completed and signed a hire purchase form which he left with Rose to deliver to Ngiri Nyingi Microfinance Company, paid the deposit required and drove off on his new motor cycle. One week later the motor cycle, whose engine malfunctioned, stalled completely.</w:t>
      </w:r>
      <w:r w:rsidDel="00000000" w:rsidR="00000000" w:rsidRPr="00000000">
        <w:rPr>
          <w:rtl w:val="0"/>
        </w:rPr>
      </w:r>
    </w:p>
    <w:p w:rsidR="00000000" w:rsidDel="00000000" w:rsidP="00000000" w:rsidRDefault="00000000" w:rsidRPr="00000000" w14:paraId="0000046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6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Rowe.</w:t>
      </w:r>
      <w:r w:rsidDel="00000000" w:rsidR="00000000" w:rsidRPr="00000000">
        <w:rPr>
          <w:rtl w:val="0"/>
        </w:rPr>
      </w:r>
    </w:p>
    <w:p w:rsidR="00000000" w:rsidDel="00000000" w:rsidP="00000000" w:rsidRDefault="00000000" w:rsidRPr="00000000" w14:paraId="0000046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6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Issue</w:t>
      </w:r>
      <w:r w:rsidDel="00000000" w:rsidR="00000000" w:rsidRPr="00000000">
        <w:rPr>
          <w:rtl w:val="0"/>
        </w:rPr>
      </w:r>
    </w:p>
    <w:p w:rsidR="00000000" w:rsidDel="00000000" w:rsidP="00000000" w:rsidRDefault="00000000" w:rsidRPr="00000000" w14:paraId="0000046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6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Who is legally responsible for repairing the motorcycle.</w:t>
      </w:r>
      <w:r w:rsidDel="00000000" w:rsidR="00000000" w:rsidRPr="00000000">
        <w:rPr>
          <w:rtl w:val="0"/>
        </w:rPr>
      </w:r>
    </w:p>
    <w:p w:rsidR="00000000" w:rsidDel="00000000" w:rsidP="00000000" w:rsidRDefault="00000000" w:rsidRPr="00000000" w14:paraId="0000046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6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duties of the owner or seller are usually regulated by the express terms of the agreement, although in the case of agreements within the statutory control there are certain duties as to the supply of documents and information. At common law, in the absence of express provision, the owner or seller must deliver the subject goods to the hirer or buyer". In the case of a specific chattel the owner or seller is bound to keep it in the same state of repair as it was at the date of contract during the period between then and delivery. </w:t>
      </w:r>
      <w:r w:rsidDel="00000000" w:rsidR="00000000" w:rsidRPr="00000000">
        <w:rPr>
          <w:rtl w:val="0"/>
        </w:rPr>
      </w:r>
    </w:p>
    <w:p w:rsidR="00000000" w:rsidDel="00000000" w:rsidP="00000000" w:rsidRDefault="00000000" w:rsidRPr="00000000" w14:paraId="0000046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6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bailment only begins when the hirer or buyer has been given possessions, and accordingly, if he refuses to accept delivery, the remedy of the owner or seller, in the absence of express stipulation, is not to sue for the instalments as the dates of payment arise, but to sue for damages for breach of contract.</w:t>
      </w:r>
      <w:r w:rsidDel="00000000" w:rsidR="00000000" w:rsidRPr="00000000">
        <w:rPr>
          <w:rtl w:val="0"/>
        </w:rPr>
      </w:r>
    </w:p>
    <w:p w:rsidR="00000000" w:rsidDel="00000000" w:rsidP="00000000" w:rsidRDefault="00000000" w:rsidRPr="00000000" w14:paraId="0000046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6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owner or seller may not resume possession without good cause, for example, for the purpose of executing repairs where he is under contract to keep in repair". Even in such a case the hirer or buyer is entitled to the return of the chattel as soon as reasonably possible and he may maintain an action for wrongful interference against the owner or seller should he refuse to return it.</w:t>
      </w:r>
      <w:r w:rsidDel="00000000" w:rsidR="00000000" w:rsidRPr="00000000">
        <w:rPr>
          <w:rtl w:val="0"/>
        </w:rPr>
      </w:r>
    </w:p>
    <w:p w:rsidR="00000000" w:rsidDel="00000000" w:rsidP="00000000" w:rsidRDefault="00000000" w:rsidRPr="00000000" w14:paraId="0000046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6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Except under an express stipulation, the owner or seller is under no duty to keep the goods in repair during the currency of the agreement. </w:t>
      </w:r>
      <w:r w:rsidDel="00000000" w:rsidR="00000000" w:rsidRPr="00000000">
        <w:rPr>
          <w:rtl w:val="0"/>
        </w:rPr>
      </w:r>
    </w:p>
    <w:p w:rsidR="00000000" w:rsidDel="00000000" w:rsidP="00000000" w:rsidRDefault="00000000" w:rsidRPr="00000000" w14:paraId="0000047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Duty to take reasonable care</w:t>
      </w:r>
      <w:r w:rsidDel="00000000" w:rsidR="00000000" w:rsidRPr="00000000">
        <w:rPr>
          <w:rtl w:val="0"/>
        </w:rPr>
      </w:r>
    </w:p>
    <w:p w:rsidR="00000000" w:rsidDel="00000000" w:rsidP="00000000" w:rsidRDefault="00000000" w:rsidRPr="00000000" w14:paraId="0000047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7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absence of a term in the agreement more particularly defining his duty, the hirer or buyer is, as a general rule, under an obligation to take reasonable care only of the subject chattell, and is not liable for loss or injury happening to it, unless it is caused by his negligence or that of his employees; nor is  he liable for damage caused by fair wear and tear. If the chattel is lost, injured or destroyed when in the possession of the hirer or buyer it is for him to show that the injury did not happen in consequence of his neglect to use such care and diligence as a prudent or careful man would exercise in relation to his own property; and if he succeeds in showing this, he is not bound to show how or when the loss or damage occurred. The hirer or buyer must not use the chattel for any purpose other than that for which it was hired or agreed to be sold, and if he does so he will be responsible for any damage arising from such unauthorised use. The negligent user of the chattel by the hirer or buyer, or his employee acting within the scope of his authority, renders the hirer or buyer liable to third persons for injuries they may suffer in consequence of the negligence . The hirer or buyer is not the owner's agent so as to tender the owner liable in this connection.</w:t>
      </w:r>
      <w:r w:rsidDel="00000000" w:rsidR="00000000" w:rsidRPr="00000000">
        <w:rPr>
          <w:rtl w:val="0"/>
        </w:rPr>
      </w:r>
    </w:p>
    <w:p w:rsidR="00000000" w:rsidDel="00000000" w:rsidP="00000000" w:rsidRDefault="00000000" w:rsidRPr="00000000" w14:paraId="0000047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in the case of agreements -within the statutory control, the hirer or buyer determines the agreement under his statutory right so to do, he is liable to pay damages if he has failed to take reasonable care of the goods.</w:t>
      </w:r>
      <w:r w:rsidDel="00000000" w:rsidR="00000000" w:rsidRPr="00000000">
        <w:rPr>
          <w:rtl w:val="0"/>
        </w:rPr>
      </w:r>
    </w:p>
    <w:p w:rsidR="00000000" w:rsidDel="00000000" w:rsidP="00000000" w:rsidRDefault="00000000" w:rsidRPr="00000000" w14:paraId="0000047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Duties relating to the return of goods</w:t>
      </w:r>
      <w:r w:rsidDel="00000000" w:rsidR="00000000" w:rsidRPr="00000000">
        <w:rPr>
          <w:rtl w:val="0"/>
        </w:rPr>
      </w:r>
    </w:p>
    <w:p w:rsidR="00000000" w:rsidDel="00000000" w:rsidP="00000000" w:rsidRDefault="00000000" w:rsidRPr="00000000" w14:paraId="0000047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7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hirer' or buyer does not complete the purchase he must deliver up the goods to the owner or sellers on the termination of the agreement. In the absence of an express term in the agreement to the contrary, this need not be at the owner’s or seller's address provided that the hirer or buyer is willing to deliver on demand at his own address. On redelivery, in the absence of express stipulation, the goods must be in as good a condition as when received by the hirer or buyer, fair wear and tear excepted. If, by reason of some cause for which the hirer or buyer is not responsible, it is impossible for him to return the chattel in the absence of special contract, he is excused from liability.</w:t>
      </w:r>
      <w:r w:rsidDel="00000000" w:rsidR="00000000" w:rsidRPr="00000000">
        <w:rPr>
          <w:rtl w:val="0"/>
        </w:rPr>
      </w:r>
    </w:p>
    <w:p w:rsidR="00000000" w:rsidDel="00000000" w:rsidP="00000000" w:rsidRDefault="00000000" w:rsidRPr="00000000" w14:paraId="0000047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Repair of goods</w:t>
      </w:r>
      <w:r w:rsidDel="00000000" w:rsidR="00000000" w:rsidRPr="00000000">
        <w:rPr>
          <w:rtl w:val="0"/>
        </w:rPr>
      </w:r>
    </w:p>
    <w:p w:rsidR="00000000" w:rsidDel="00000000" w:rsidP="00000000" w:rsidRDefault="00000000" w:rsidRPr="00000000" w14:paraId="0000047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7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absence of an agreement to the contrary, the hirer' or buyer is not liable to execute repairs other than those necessitated by his failure to take reasonable care of the goods. If he exceeds his duty and executes repairs, even if they are reasonable and necessary, it is doubtful whether he would have any claim to be reimbursed by the owner or seller. In practice, the agreement almost invariably makes provision for the incidence of the duty to repair, and this is usually placed an the hirer or buyer. Where, under such a term, the hirer or buyer is liable to keep the chattel in repair, a third person may acquire a lien over the chattel for the cost of repairs against the owner or seller in addition to that available against the hirer or buyer.</w:t>
      </w:r>
      <w:r w:rsidDel="00000000" w:rsidR="00000000" w:rsidRPr="00000000">
        <w:rPr>
          <w:rtl w:val="0"/>
        </w:rPr>
      </w:r>
    </w:p>
    <w:p w:rsidR="00000000" w:rsidDel="00000000" w:rsidP="00000000" w:rsidRDefault="00000000" w:rsidRPr="00000000" w14:paraId="0000047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8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Right to return goods</w:t>
      </w:r>
      <w:r w:rsidDel="00000000" w:rsidR="00000000" w:rsidRPr="00000000">
        <w:rPr>
          <w:rtl w:val="0"/>
        </w:rPr>
      </w:r>
    </w:p>
    <w:p w:rsidR="00000000" w:rsidDel="00000000" w:rsidP="00000000" w:rsidRDefault="00000000" w:rsidRPr="00000000" w14:paraId="0000048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8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every true hire purchase as opposed to an agreement to buy, the hirer may return the hired chattel at some time during the currency of the hiring or, in any event, at its determination. Thus, he is not compelled to buy but has an option to do so. The availability of this right depends on the form the agreement. In a hire purchase agreement which provides that the hirer must pay a periodic rent so long as the hiring continues, and that in the event of the hiring continuing until a certain sum has been paid by way of rent the chattel will become the property of the hirer, the hirer may determine the bailment and return the chattel at any time during the hiring, but the time at which the hirer may return the chattel may be restricted by contract in a variety of ways. A provision in a hire purchase agreement to the effect that a hirer must pay an additional sum if he determines the bailment before a certain number of instalments have been paid is not necessarily in the nature of a penalty.</w:t>
      </w:r>
      <w:r w:rsidDel="00000000" w:rsidR="00000000" w:rsidRPr="00000000">
        <w:rPr>
          <w:rtl w:val="0"/>
        </w:rPr>
      </w:r>
    </w:p>
    <w:p w:rsidR="00000000" w:rsidDel="00000000" w:rsidP="00000000" w:rsidRDefault="00000000" w:rsidRPr="00000000" w14:paraId="0000048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8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hire purchase agreement may also be in the form of an agreement to hire chattels for a term certain with an option to buy at the end of the term by making an additional payment, in which case the hirer may return the chattel at the expiration of the term. However, if the hirer returns the chattel before the expiration of the agreed time or the happening of the event on which the it is agreed he may return it, the owner is entitled to the hire rent for the whole of the term unless, for example, by selling the goods after their return, it may be inferred that the agreement has been rescinded.</w:t>
      </w:r>
      <w:r w:rsidDel="00000000" w:rsidR="00000000" w:rsidRPr="00000000">
        <w:rPr>
          <w:rtl w:val="0"/>
        </w:rPr>
      </w:r>
    </w:p>
    <w:p w:rsidR="00000000" w:rsidDel="00000000" w:rsidP="00000000" w:rsidRDefault="00000000" w:rsidRPr="00000000" w14:paraId="00000485">
      <w:pPr>
        <w:pageBreakBefore w:val="0"/>
        <w:rPr>
          <w:rFonts w:ascii="Georgia" w:cs="Georgia" w:eastAsia="Georgia" w:hAnsi="Georgia"/>
          <w:vertAlign w:val="baseline"/>
        </w:rPr>
      </w:pPr>
      <w:bookmarkStart w:colFirst="0" w:colLast="0" w:name="_heading=h.46r0co2" w:id="51"/>
      <w:bookmarkEnd w:id="51"/>
      <w:r w:rsidDel="00000000" w:rsidR="00000000" w:rsidRPr="00000000">
        <w:rPr>
          <w:rtl w:val="0"/>
        </w:rPr>
      </w:r>
    </w:p>
    <w:p w:rsidR="00000000" w:rsidDel="00000000" w:rsidP="00000000" w:rsidRDefault="00000000" w:rsidRPr="00000000" w14:paraId="00000486">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8. (a)</w:t>
        <w:tab/>
        <w:t xml:space="preserve">Outline the essential characteristics of a negotiable instrument.</w:t>
      </w:r>
      <w:r w:rsidDel="00000000" w:rsidR="00000000" w:rsidRPr="00000000">
        <w:rPr>
          <w:rtl w:val="0"/>
        </w:rPr>
      </w:r>
    </w:p>
    <w:p w:rsidR="00000000" w:rsidDel="00000000" w:rsidP="00000000" w:rsidRDefault="00000000" w:rsidRPr="00000000" w14:paraId="0000048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8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law of negotiable instruments in Kenya is based on the English Bills of Exchange Act 1882. It is in fact almost a replica of the latter Act. In Kenya it is provided for by the Kenya Bills of Exchange Act (Cap 27). In addition, Kenya also has a Cheques Act (Cap 35), that is similar to the English Cheques Act 1957. </w:t>
      </w:r>
      <w:r w:rsidDel="00000000" w:rsidR="00000000" w:rsidRPr="00000000">
        <w:rPr>
          <w:rtl w:val="0"/>
        </w:rPr>
      </w:r>
    </w:p>
    <w:p w:rsidR="00000000" w:rsidDel="00000000" w:rsidP="00000000" w:rsidRDefault="00000000" w:rsidRPr="00000000" w14:paraId="0000048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8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origin, the law relating to Bills of Exchange was part of the common law known as the law merchant, as the law relating to other negotiable instruments still is. It is essentially a codification of those commercial practices well established in trade and commerce which have been ratified by the courts where such usages have been proved before the courts and adopted as settled law. </w:t>
      </w:r>
      <w:r w:rsidDel="00000000" w:rsidR="00000000" w:rsidRPr="00000000">
        <w:rPr>
          <w:rtl w:val="0"/>
        </w:rPr>
      </w:r>
    </w:p>
    <w:p w:rsidR="00000000" w:rsidDel="00000000" w:rsidP="00000000" w:rsidRDefault="00000000" w:rsidRPr="00000000" w14:paraId="0000048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8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stated above, the Kenya Bills of Exchange Act is almost a replica of the United Kingdom’s Bill of Exchange Act, 1882. The latter Act is not exhaustive and through the provisions of section 97(2), the rules of common law including the law merchant, save in so far as they are inconsistent with the express provisions of this Act, continue to apply to bills of exchange, promissory notes and cheques. </w:t>
      </w:r>
      <w:r w:rsidDel="00000000" w:rsidR="00000000" w:rsidRPr="00000000">
        <w:rPr>
          <w:rtl w:val="0"/>
        </w:rPr>
      </w:r>
    </w:p>
    <w:p w:rsidR="00000000" w:rsidDel="00000000" w:rsidP="00000000" w:rsidRDefault="00000000" w:rsidRPr="00000000" w14:paraId="0000048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8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provision suggests that Kenyan Courts will be guided by the common law as enumerated in abundant case law including the law merchant, to the extent that they are not inconsistent with the Act and as such the Act does not require any substantive reform since case law is sufficient to resolve issues of ambiguities in construction as well as dealing with problems on which the Act is silent.</w:t>
      </w:r>
      <w:r w:rsidDel="00000000" w:rsidR="00000000" w:rsidRPr="00000000">
        <w:rPr>
          <w:rtl w:val="0"/>
        </w:rPr>
      </w:r>
    </w:p>
    <w:p w:rsidR="00000000" w:rsidDel="00000000" w:rsidP="00000000" w:rsidRDefault="00000000" w:rsidRPr="00000000" w14:paraId="0000048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Negotiable instruments include:</w:t>
      </w:r>
      <w:r w:rsidDel="00000000" w:rsidR="00000000" w:rsidRPr="00000000">
        <w:rPr>
          <w:rtl w:val="0"/>
        </w:rPr>
      </w:r>
    </w:p>
    <w:p w:rsidR="00000000" w:rsidDel="00000000" w:rsidP="00000000" w:rsidRDefault="00000000" w:rsidRPr="00000000" w14:paraId="0000049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2">
      <w:pPr>
        <w:pageBreakBefore w:val="0"/>
        <w:numPr>
          <w:ilvl w:val="0"/>
          <w:numId w:val="1"/>
        </w:numPr>
        <w:ind w:left="720" w:hanging="36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bills of exchange;</w:t>
      </w:r>
      <w:r w:rsidDel="00000000" w:rsidR="00000000" w:rsidRPr="00000000">
        <w:rPr>
          <w:rtl w:val="0"/>
        </w:rPr>
      </w:r>
    </w:p>
    <w:p w:rsidR="00000000" w:rsidDel="00000000" w:rsidP="00000000" w:rsidRDefault="00000000" w:rsidRPr="00000000" w14:paraId="00000493">
      <w:pPr>
        <w:pageBreakBefore w:val="0"/>
        <w:numPr>
          <w:ilvl w:val="0"/>
          <w:numId w:val="1"/>
        </w:numPr>
        <w:ind w:left="720" w:hanging="36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cheques; and</w:t>
      </w:r>
      <w:r w:rsidDel="00000000" w:rsidR="00000000" w:rsidRPr="00000000">
        <w:rPr>
          <w:rtl w:val="0"/>
        </w:rPr>
      </w:r>
    </w:p>
    <w:p w:rsidR="00000000" w:rsidDel="00000000" w:rsidP="00000000" w:rsidRDefault="00000000" w:rsidRPr="00000000" w14:paraId="00000494">
      <w:pPr>
        <w:pageBreakBefore w:val="0"/>
        <w:numPr>
          <w:ilvl w:val="0"/>
          <w:numId w:val="1"/>
        </w:numPr>
        <w:ind w:left="720" w:hanging="36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promissory notes</w:t>
      </w:r>
      <w:r w:rsidDel="00000000" w:rsidR="00000000" w:rsidRPr="00000000">
        <w:rPr>
          <w:rtl w:val="0"/>
        </w:rPr>
      </w:r>
    </w:p>
    <w:p w:rsidR="00000000" w:rsidDel="00000000" w:rsidP="00000000" w:rsidRDefault="00000000" w:rsidRPr="00000000" w14:paraId="0000049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9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essential feature of negotiable instruments is that they can be transferred from person to person. They may be transferred by mere delivery, or by endorsement and delivery from one person to another so as to pass a complete title free of the equities to a transferee who takes bona fide and for value and with the right in the transferee to sue in his own name all parties to the instrument notwithstanding defects in the title of the transferor. Negotiable instruments are widely used in international sales as well as in domestic trade.</w:t>
      </w:r>
      <w:r w:rsidDel="00000000" w:rsidR="00000000" w:rsidRPr="00000000">
        <w:rPr>
          <w:rtl w:val="0"/>
        </w:rPr>
      </w:r>
    </w:p>
    <w:p w:rsidR="00000000" w:rsidDel="00000000" w:rsidP="00000000" w:rsidRDefault="00000000" w:rsidRPr="00000000" w14:paraId="00000497">
      <w:pPr>
        <w:pageBreakBefore w:val="0"/>
        <w:rPr>
          <w:rFonts w:ascii="Georgia" w:cs="Georgia" w:eastAsia="Georgia" w:hAnsi="Georgia"/>
          <w:b w:val="0"/>
          <w:vertAlign w:val="baseline"/>
        </w:rPr>
      </w:pPr>
      <w:bookmarkStart w:colFirst="0" w:colLast="0" w:name="_heading=h.2lwamvv" w:id="52"/>
      <w:bookmarkEnd w:id="52"/>
      <w:r w:rsidDel="00000000" w:rsidR="00000000" w:rsidRPr="00000000">
        <w:rPr>
          <w:rtl w:val="0"/>
        </w:rPr>
      </w:r>
    </w:p>
    <w:p w:rsidR="00000000" w:rsidDel="00000000" w:rsidP="00000000" w:rsidRDefault="00000000" w:rsidRPr="00000000" w14:paraId="00000498">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color w:val="000000"/>
          <w:sz w:val="20"/>
          <w:szCs w:val="20"/>
          <w:vertAlign w:val="baseline"/>
          <w:rtl w:val="0"/>
        </w:rPr>
        <w:t xml:space="preserve">(b)</w:t>
        <w:tab/>
        <w:t xml:space="preserve">Mr. and Mrs. Dibidu opened a joint bank account at the Taifa Bank, Watembezi </w:t>
      </w:r>
      <w:r w:rsidDel="00000000" w:rsidR="00000000" w:rsidRPr="00000000">
        <w:rPr>
          <w:rFonts w:ascii="Georgia" w:cs="Georgia" w:eastAsia="Georgia" w:hAnsi="Georgia"/>
          <w:b w:val="1"/>
          <w:strike w:val="0"/>
          <w:vertAlign w:val="baseline"/>
          <w:rtl w:val="0"/>
        </w:rPr>
        <w:t xml:space="preserve">Branch. According to the instructions given to the bank any cheques drawn on the account must bear both the signatures of the account holders. On the 15th July, Mr. Dibidu discovered a shortfall of Kshs.100,000/-.</w:t>
        <w:tab/>
        <w:t xml:space="preserve">On investigations it was revealed that Mrs. Dibidu presented and cashed two cheques on 21St April and on 22nd June totaling a similar amount.</w:t>
      </w:r>
      <w:r w:rsidDel="00000000" w:rsidR="00000000" w:rsidRPr="00000000">
        <w:rPr>
          <w:rtl w:val="0"/>
        </w:rPr>
      </w:r>
    </w:p>
    <w:p w:rsidR="00000000" w:rsidDel="00000000" w:rsidP="00000000" w:rsidRDefault="00000000" w:rsidRPr="00000000" w14:paraId="00000499">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9A">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Mr. Dibidu has demanded that the joint account be credited with the amount missing. The bank has refused claiming in a letter to him "you must have known".</w:t>
      </w:r>
      <w:r w:rsidDel="00000000" w:rsidR="00000000" w:rsidRPr="00000000">
        <w:rPr>
          <w:rtl w:val="0"/>
        </w:rPr>
      </w:r>
    </w:p>
    <w:p w:rsidR="00000000" w:rsidDel="00000000" w:rsidP="00000000" w:rsidRDefault="00000000" w:rsidRPr="00000000" w14:paraId="0000049B">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9C">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the bank.</w:t>
      </w:r>
      <w:r w:rsidDel="00000000" w:rsidR="00000000" w:rsidRPr="00000000">
        <w:rPr>
          <w:rtl w:val="0"/>
        </w:rPr>
      </w:r>
    </w:p>
    <w:p w:rsidR="00000000" w:rsidDel="00000000" w:rsidP="00000000" w:rsidRDefault="00000000" w:rsidRPr="00000000" w14:paraId="0000049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9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Joint account</w:t>
      </w:r>
      <w:r w:rsidDel="00000000" w:rsidR="00000000" w:rsidRPr="00000000">
        <w:rPr>
          <w:rtl w:val="0"/>
        </w:rPr>
      </w:r>
    </w:p>
    <w:p w:rsidR="00000000" w:rsidDel="00000000" w:rsidP="00000000" w:rsidRDefault="00000000" w:rsidRPr="00000000" w14:paraId="0000049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 plurality of persons, not being persons in trade, have money in a bank, they must each sign the cheque, unless, not being trustees, they instruct the banker to act on the signatures of less than all or, being trustees, the trust deed gives a power to delegate. 113 If one absconds, equity would relieve the others, and assist them to get the money. </w:t>
      </w:r>
      <w:r w:rsidDel="00000000" w:rsidR="00000000" w:rsidRPr="00000000">
        <w:rPr>
          <w:rFonts w:ascii="Georgia" w:cs="Georgia" w:eastAsia="Georgia" w:hAnsi="Georgia"/>
          <w:strike w:val="0"/>
          <w:u w:val="single"/>
          <w:vertAlign w:val="baseline"/>
          <w:rtl w:val="0"/>
        </w:rPr>
        <w:t xml:space="preserve">Ex p. Hunter </w:t>
      </w:r>
      <w:r w:rsidDel="00000000" w:rsidR="00000000" w:rsidRPr="00000000">
        <w:rPr>
          <w:rFonts w:ascii="Georgia" w:cs="Georgia" w:eastAsia="Georgia" w:hAnsi="Georgia"/>
          <w:strike w:val="0"/>
          <w:vertAlign w:val="baseline"/>
          <w:rtl w:val="0"/>
        </w:rPr>
        <w:t xml:space="preserve">(1816) 2 Rose 382; and see </w:t>
      </w:r>
      <w:r w:rsidDel="00000000" w:rsidR="00000000" w:rsidRPr="00000000">
        <w:rPr>
          <w:rFonts w:ascii="Georgia" w:cs="Georgia" w:eastAsia="Georgia" w:hAnsi="Georgia"/>
          <w:strike w:val="0"/>
          <w:u w:val="single"/>
          <w:vertAlign w:val="baseline"/>
          <w:rtl w:val="0"/>
        </w:rPr>
        <w:t xml:space="preserve">Brewer v. Westminster Bank Ltd.</w:t>
      </w:r>
      <w:r w:rsidDel="00000000" w:rsidR="00000000" w:rsidRPr="00000000">
        <w:rPr>
          <w:rFonts w:ascii="Georgia" w:cs="Georgia" w:eastAsia="Georgia" w:hAnsi="Georgia"/>
          <w:strike w:val="0"/>
          <w:vertAlign w:val="baseline"/>
          <w:rtl w:val="0"/>
        </w:rPr>
        <w:t xml:space="preserve"> [1952] 2 All E. R. 650.</w:t>
      </w:r>
      <w:r w:rsidDel="00000000" w:rsidR="00000000" w:rsidRPr="00000000">
        <w:rPr>
          <w:rtl w:val="0"/>
        </w:rPr>
      </w:r>
    </w:p>
    <w:p w:rsidR="00000000" w:rsidDel="00000000" w:rsidP="00000000" w:rsidRDefault="00000000" w:rsidRPr="00000000" w14:paraId="000004A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A2">
      <w:pPr>
        <w:pageBreakBefore w:val="0"/>
        <w:jc w:val="center"/>
        <w:rPr>
          <w:rFonts w:ascii="Georgia" w:cs="Georgia" w:eastAsia="Georgia" w:hAnsi="Georgia"/>
          <w:b w:val="0"/>
          <w:vertAlign w:val="baseline"/>
        </w:rPr>
      </w:pPr>
      <w:r w:rsidDel="00000000" w:rsidR="00000000" w:rsidRPr="00000000">
        <w:br w:type="page"/>
      </w: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4A3">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 FOR ADMISSION</w:t>
      </w:r>
      <w:r w:rsidDel="00000000" w:rsidR="00000000" w:rsidRPr="00000000">
        <w:rPr>
          <w:rtl w:val="0"/>
        </w:rPr>
      </w:r>
    </w:p>
    <w:p w:rsidR="00000000" w:rsidDel="00000000" w:rsidP="00000000" w:rsidRDefault="00000000" w:rsidRPr="00000000" w14:paraId="000004A4">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TO THE ROLL OF ADVOCATES</w:t>
      </w:r>
      <w:r w:rsidDel="00000000" w:rsidR="00000000" w:rsidRPr="00000000">
        <w:rPr>
          <w:rtl w:val="0"/>
        </w:rPr>
      </w:r>
    </w:p>
    <w:p w:rsidR="00000000" w:rsidDel="00000000" w:rsidP="00000000" w:rsidRDefault="00000000" w:rsidRPr="00000000" w14:paraId="000004A5">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AUGUST 2004</w:t>
      </w:r>
      <w:r w:rsidDel="00000000" w:rsidR="00000000" w:rsidRPr="00000000">
        <w:rPr>
          <w:rtl w:val="0"/>
        </w:rPr>
      </w:r>
    </w:p>
    <w:p w:rsidR="00000000" w:rsidDel="00000000" w:rsidP="00000000" w:rsidRDefault="00000000" w:rsidRPr="00000000" w14:paraId="000004A6">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COMMERCIAL LAW</w:t>
      </w:r>
      <w:r w:rsidDel="00000000" w:rsidR="00000000" w:rsidRPr="00000000">
        <w:rPr>
          <w:rtl w:val="0"/>
        </w:rPr>
      </w:r>
    </w:p>
    <w:p w:rsidR="00000000" w:rsidDel="00000000" w:rsidP="00000000" w:rsidRDefault="00000000" w:rsidRPr="00000000" w14:paraId="000004A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A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4A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A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Answer Question 1 and any other four questions</w:t>
      </w:r>
      <w:r w:rsidDel="00000000" w:rsidR="00000000" w:rsidRPr="00000000">
        <w:rPr>
          <w:rtl w:val="0"/>
        </w:rPr>
      </w:r>
    </w:p>
    <w:p w:rsidR="00000000" w:rsidDel="00000000" w:rsidP="00000000" w:rsidRDefault="00000000" w:rsidRPr="00000000" w14:paraId="000004A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4A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4A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A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1. In a contract of sale of goods the rules governing the intentions of the / parties as to the time at which the property in the goods is to pass to the buyer depend primarily on whether the goods are specific or unascertained.</w:t>
      </w:r>
      <w:r w:rsidDel="00000000" w:rsidR="00000000" w:rsidRPr="00000000">
        <w:rPr>
          <w:rtl w:val="0"/>
        </w:rPr>
      </w:r>
    </w:p>
    <w:p w:rsidR="00000000" w:rsidDel="00000000" w:rsidP="00000000" w:rsidRDefault="00000000" w:rsidRPr="00000000" w14:paraId="000004A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State and explain briefly these rules.</w:t>
      </w:r>
      <w:r w:rsidDel="00000000" w:rsidR="00000000" w:rsidRPr="00000000">
        <w:rPr>
          <w:rtl w:val="0"/>
        </w:rPr>
      </w:r>
    </w:p>
    <w:p w:rsidR="00000000" w:rsidDel="00000000" w:rsidP="00000000" w:rsidRDefault="00000000" w:rsidRPr="00000000" w14:paraId="000004B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B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August 2005 paper question 2.</w:t>
      </w:r>
      <w:r w:rsidDel="00000000" w:rsidR="00000000" w:rsidRPr="00000000">
        <w:rPr>
          <w:rtl w:val="0"/>
        </w:rPr>
      </w:r>
    </w:p>
    <w:p w:rsidR="00000000" w:rsidDel="00000000" w:rsidP="00000000" w:rsidRDefault="00000000" w:rsidRPr="00000000" w14:paraId="000004B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B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 Discuss fully the hirer's right to cancel or terminate a hire-purchase agreement.</w:t>
      </w:r>
      <w:r w:rsidDel="00000000" w:rsidR="00000000" w:rsidRPr="00000000">
        <w:rPr>
          <w:rtl w:val="0"/>
        </w:rPr>
      </w:r>
    </w:p>
    <w:p w:rsidR="00000000" w:rsidDel="00000000" w:rsidP="00000000" w:rsidRDefault="00000000" w:rsidRPr="00000000" w14:paraId="000004B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previous papers.</w:t>
      </w:r>
      <w:r w:rsidDel="00000000" w:rsidR="00000000" w:rsidRPr="00000000">
        <w:rPr>
          <w:rtl w:val="0"/>
        </w:rPr>
      </w:r>
    </w:p>
    <w:p w:rsidR="00000000" w:rsidDel="00000000" w:rsidP="00000000" w:rsidRDefault="00000000" w:rsidRPr="00000000" w14:paraId="000004B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 (a)</w:t>
        <w:tab/>
        <w:t xml:space="preserve">In what circumstances may an agent delegate the performance of `</w:t>
      </w:r>
      <w:r w:rsidDel="00000000" w:rsidR="00000000" w:rsidRPr="00000000">
        <w:rPr>
          <w:rtl w:val="0"/>
        </w:rPr>
      </w:r>
    </w:p>
    <w:p w:rsidR="00000000" w:rsidDel="00000000" w:rsidP="00000000" w:rsidRDefault="00000000" w:rsidRPr="00000000" w14:paraId="000004B8">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his duties?</w:t>
        <w:tab/>
      </w:r>
      <w:r w:rsidDel="00000000" w:rsidR="00000000" w:rsidRPr="00000000">
        <w:rPr>
          <w:rtl w:val="0"/>
        </w:rPr>
      </w:r>
    </w:p>
    <w:p w:rsidR="00000000" w:rsidDel="00000000" w:rsidP="00000000" w:rsidRDefault="00000000" w:rsidRPr="00000000" w14:paraId="000004B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Delegation by an agent, that is the entrusting to another person by an agent of the exercise of a power or duty entrusted to him by his principal, is in general prohibited, under the maxim </w:t>
      </w:r>
      <w:r w:rsidDel="00000000" w:rsidR="00000000" w:rsidRPr="00000000">
        <w:rPr>
          <w:rFonts w:ascii="Georgia" w:cs="Georgia" w:eastAsia="Georgia" w:hAnsi="Georgia"/>
          <w:i w:val="1"/>
          <w:strike w:val="0"/>
          <w:vertAlign w:val="baseline"/>
          <w:rtl w:val="0"/>
        </w:rPr>
        <w:t xml:space="preserve">delegates not potest delegare, </w:t>
      </w:r>
      <w:r w:rsidDel="00000000" w:rsidR="00000000" w:rsidRPr="00000000">
        <w:rPr>
          <w:rFonts w:ascii="Georgia" w:cs="Georgia" w:eastAsia="Georgia" w:hAnsi="Georgia"/>
          <w:strike w:val="0"/>
          <w:vertAlign w:val="baseline"/>
          <w:rtl w:val="0"/>
        </w:rPr>
        <w:t xml:space="preserve"> without the express, implied authority of the principal, or authority derived from statute.</w:t>
      </w:r>
      <w:r w:rsidDel="00000000" w:rsidR="00000000" w:rsidRPr="00000000">
        <w:rPr>
          <w:rtl w:val="0"/>
        </w:rPr>
      </w:r>
    </w:p>
    <w:p w:rsidR="00000000" w:rsidDel="00000000" w:rsidP="00000000" w:rsidRDefault="00000000" w:rsidRPr="00000000" w14:paraId="000004BB">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there is personal confidence reposed in or skill required from the agent there normally may be no delegation, however general the nature of the duties, unless urgent necessity compels the handing over of the responsibility to another.</w:t>
      </w:r>
      <w:r w:rsidDel="00000000" w:rsidR="00000000" w:rsidRPr="00000000">
        <w:rPr>
          <w:rtl w:val="0"/>
        </w:rPr>
      </w:r>
    </w:p>
    <w:p w:rsidR="00000000" w:rsidDel="00000000" w:rsidP="00000000" w:rsidRDefault="00000000" w:rsidRPr="00000000" w14:paraId="000004BD">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agent is not authorized to delegate and does so, acts performed by a purported sub-agent:</w:t>
      </w:r>
      <w:r w:rsidDel="00000000" w:rsidR="00000000" w:rsidRPr="00000000">
        <w:rPr>
          <w:rtl w:val="0"/>
        </w:rPr>
      </w:r>
    </w:p>
    <w:p w:rsidR="00000000" w:rsidDel="00000000" w:rsidP="00000000" w:rsidRDefault="00000000" w:rsidRPr="00000000" w14:paraId="000004B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0">
      <w:pPr>
        <w:pageBreakBefore w:val="0"/>
        <w:numPr>
          <w:ilvl w:val="0"/>
          <w:numId w:val="7"/>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will not be valid, where validity is in question;</w:t>
      </w:r>
      <w:r w:rsidDel="00000000" w:rsidR="00000000" w:rsidRPr="00000000">
        <w:rPr>
          <w:rtl w:val="0"/>
        </w:rPr>
      </w:r>
    </w:p>
    <w:p w:rsidR="00000000" w:rsidDel="00000000" w:rsidP="00000000" w:rsidRDefault="00000000" w:rsidRPr="00000000" w14:paraId="000004C1">
      <w:pPr>
        <w:pageBreakBefore w:val="0"/>
        <w:numPr>
          <w:ilvl w:val="0"/>
          <w:numId w:val="7"/>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payment to such sub-agent will not bind the principal;</w:t>
      </w:r>
      <w:r w:rsidDel="00000000" w:rsidR="00000000" w:rsidRPr="00000000">
        <w:rPr>
          <w:rtl w:val="0"/>
        </w:rPr>
      </w:r>
    </w:p>
    <w:p w:rsidR="00000000" w:rsidDel="00000000" w:rsidP="00000000" w:rsidRDefault="00000000" w:rsidRPr="00000000" w14:paraId="000004C2">
      <w:pPr>
        <w:pageBreakBefore w:val="0"/>
        <w:numPr>
          <w:ilvl w:val="0"/>
          <w:numId w:val="7"/>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principal is not liable to the sub-agent for commission;</w:t>
      </w:r>
      <w:r w:rsidDel="00000000" w:rsidR="00000000" w:rsidRPr="00000000">
        <w:rPr>
          <w:rtl w:val="0"/>
        </w:rPr>
      </w:r>
    </w:p>
    <w:p w:rsidR="00000000" w:rsidDel="00000000" w:rsidP="00000000" w:rsidRDefault="00000000" w:rsidRPr="00000000" w14:paraId="000004C3">
      <w:pPr>
        <w:pageBreakBefore w:val="0"/>
        <w:numPr>
          <w:ilvl w:val="0"/>
          <w:numId w:val="7"/>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sub-agent has no lien against the principal; and</w:t>
      </w:r>
      <w:r w:rsidDel="00000000" w:rsidR="00000000" w:rsidRPr="00000000">
        <w:rPr>
          <w:rtl w:val="0"/>
        </w:rPr>
      </w:r>
    </w:p>
    <w:p w:rsidR="00000000" w:rsidDel="00000000" w:rsidP="00000000" w:rsidRDefault="00000000" w:rsidRPr="00000000" w14:paraId="000004C4">
      <w:pPr>
        <w:pageBreakBefore w:val="0"/>
        <w:numPr>
          <w:ilvl w:val="0"/>
          <w:numId w:val="7"/>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agent may be liable for wrongful execution of his authority</w:t>
      </w:r>
      <w:r w:rsidDel="00000000" w:rsidR="00000000" w:rsidRPr="00000000">
        <w:rPr>
          <w:rtl w:val="0"/>
        </w:rPr>
      </w:r>
    </w:p>
    <w:p w:rsidR="00000000" w:rsidDel="00000000" w:rsidP="00000000" w:rsidRDefault="00000000" w:rsidRPr="00000000" w14:paraId="000004C5">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authority of the principal is implied in the following cases:</w:t>
      </w:r>
      <w:r w:rsidDel="00000000" w:rsidR="00000000" w:rsidRPr="00000000">
        <w:rPr>
          <w:rtl w:val="0"/>
        </w:rPr>
      </w:r>
    </w:p>
    <w:p w:rsidR="00000000" w:rsidDel="00000000" w:rsidP="00000000" w:rsidRDefault="00000000" w:rsidRPr="00000000" w14:paraId="000004C7">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8">
      <w:pPr>
        <w:pageBreakBefore w:val="0"/>
        <w:ind w:left="3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where the act done is purely ministerial and does not involve confidence or discretion;</w:t>
      </w:r>
      <w:r w:rsidDel="00000000" w:rsidR="00000000" w:rsidRPr="00000000">
        <w:rPr>
          <w:rtl w:val="0"/>
        </w:rPr>
      </w:r>
    </w:p>
    <w:p w:rsidR="00000000" w:rsidDel="00000000" w:rsidP="00000000" w:rsidRDefault="00000000" w:rsidRPr="00000000" w14:paraId="000004C9">
      <w:pPr>
        <w:pageBreakBefore w:val="0"/>
        <w:ind w:left="3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where the principal knows, at the time of the agent’s appointment, that the agent intends to delegate his authority;</w:t>
      </w:r>
      <w:r w:rsidDel="00000000" w:rsidR="00000000" w:rsidRPr="00000000">
        <w:rPr>
          <w:rtl w:val="0"/>
        </w:rPr>
      </w:r>
    </w:p>
    <w:p w:rsidR="00000000" w:rsidDel="00000000" w:rsidP="00000000" w:rsidRDefault="00000000" w:rsidRPr="00000000" w14:paraId="000004CA">
      <w:pPr>
        <w:pageBreakBefore w:val="0"/>
        <w:ind w:left="3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where, from the conduct of the principal and agent, it may reasonably be presumed to have been their intention that the agent should have power to delegate his authority.</w:t>
      </w:r>
      <w:r w:rsidDel="00000000" w:rsidR="00000000" w:rsidRPr="00000000">
        <w:rPr>
          <w:rtl w:val="0"/>
        </w:rPr>
      </w:r>
    </w:p>
    <w:p w:rsidR="00000000" w:rsidDel="00000000" w:rsidP="00000000" w:rsidRDefault="00000000" w:rsidRPr="00000000" w14:paraId="000004CB">
      <w:pPr>
        <w:pageBreakBefore w:val="0"/>
        <w:ind w:left="3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where the authority conferred is of such a nature as to necessitate its execution wholly or in part by means of a deputy or sub agent</w:t>
      </w:r>
      <w:r w:rsidDel="00000000" w:rsidR="00000000" w:rsidRPr="00000000">
        <w:rPr>
          <w:rtl w:val="0"/>
        </w:rPr>
      </w:r>
    </w:p>
    <w:p w:rsidR="00000000" w:rsidDel="00000000" w:rsidP="00000000" w:rsidRDefault="00000000" w:rsidRPr="00000000" w14:paraId="000004CC">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w:t>
        <w:tab/>
        <w:t xml:space="preserve">where the employment of a sub-agent is justified by the usage of the particular trade or business in which the agent is employed , provided that such usage is not unreasonable, and not inconsistent with the express terms of the agent’s authority; and</w:t>
      </w:r>
      <w:r w:rsidDel="00000000" w:rsidR="00000000" w:rsidRPr="00000000">
        <w:rPr>
          <w:rtl w:val="0"/>
        </w:rPr>
      </w:r>
    </w:p>
    <w:p w:rsidR="00000000" w:rsidDel="00000000" w:rsidP="00000000" w:rsidRDefault="00000000" w:rsidRPr="00000000" w14:paraId="000004CD">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w:t>
        <w:tab/>
        <w:t xml:space="preserve">where in the course of the agent’s employment unforeseen circumstances arise which render it necessary for the agent to delegate his authority.</w:t>
      </w:r>
      <w:r w:rsidDel="00000000" w:rsidR="00000000" w:rsidRPr="00000000">
        <w:rPr>
          <w:rtl w:val="0"/>
        </w:rPr>
      </w:r>
    </w:p>
    <w:p w:rsidR="00000000" w:rsidDel="00000000" w:rsidP="00000000" w:rsidRDefault="00000000" w:rsidRPr="00000000" w14:paraId="000004CE">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F">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D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A famous tailor Fundi Tosha agreed to make an executive suit for Raduodi who made a fifty per cent down payment as deposit. Shortly thereafter Fundi Tosha went down with a bout of malaria and was forced to ask his competitor, Jonabi, to make the suit in order to beat an agreed deadline. Jonabi made the suit on behalf of Fundi Tosha to the precise specification using the exact high quality material ordered by Raduodi and Fundi Tosha paid him.</w:t>
      </w:r>
      <w:r w:rsidDel="00000000" w:rsidR="00000000" w:rsidRPr="00000000">
        <w:rPr>
          <w:rtl w:val="0"/>
        </w:rPr>
      </w:r>
    </w:p>
    <w:p w:rsidR="00000000" w:rsidDel="00000000" w:rsidP="00000000" w:rsidRDefault="00000000" w:rsidRPr="00000000" w14:paraId="000004D2">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D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On delivery Raduodi noticed Jonabi's label inside the suit and Fundi Tosha explained what transpired. Raduodi then refused to take the suit and wants his deposit refunded to him.</w:t>
      </w:r>
      <w:r w:rsidDel="00000000" w:rsidR="00000000" w:rsidRPr="00000000">
        <w:rPr>
          <w:rtl w:val="0"/>
        </w:rPr>
      </w:r>
    </w:p>
    <w:p w:rsidR="00000000" w:rsidDel="00000000" w:rsidP="00000000" w:rsidRDefault="00000000" w:rsidRPr="00000000" w14:paraId="000004D4">
      <w:pPr>
        <w:pageBreakBefore w:val="0"/>
        <w:ind w:left="108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D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Fundi Tosha.</w:t>
      </w:r>
      <w:r w:rsidDel="00000000" w:rsidR="00000000" w:rsidRPr="00000000">
        <w:rPr>
          <w:rtl w:val="0"/>
        </w:rPr>
      </w:r>
    </w:p>
    <w:p w:rsidR="00000000" w:rsidDel="00000000" w:rsidP="00000000" w:rsidRDefault="00000000" w:rsidRPr="00000000" w14:paraId="000004D6">
      <w:pPr>
        <w:pageBreakBefore w:val="0"/>
        <w:ind w:left="360"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D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RIGHTS OF UNPAID SELLER AGAINST THE GOODS</w:t>
      </w:r>
      <w:r w:rsidDel="00000000" w:rsidR="00000000" w:rsidRPr="00000000">
        <w:rPr>
          <w:rtl w:val="0"/>
        </w:rPr>
      </w:r>
    </w:p>
    <w:p w:rsidR="00000000" w:rsidDel="00000000" w:rsidP="00000000" w:rsidRDefault="00000000" w:rsidRPr="00000000" w14:paraId="000004D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Unpaid seller</w:t>
        <w:tab/>
      </w:r>
      <w:r w:rsidDel="00000000" w:rsidR="00000000" w:rsidRPr="00000000">
        <w:rPr>
          <w:rtl w:val="0"/>
        </w:rPr>
      </w:r>
    </w:p>
    <w:p w:rsidR="00000000" w:rsidDel="00000000" w:rsidP="00000000" w:rsidRDefault="00000000" w:rsidRPr="00000000" w14:paraId="000004D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39. (1) The seller of goods is deemed to be an unpaid seller within the meaning of this Act</w:t>
      </w:r>
      <w:r w:rsidDel="00000000" w:rsidR="00000000" w:rsidRPr="00000000">
        <w:rPr>
          <w:rtl w:val="0"/>
        </w:rPr>
      </w:r>
    </w:p>
    <w:p w:rsidR="00000000" w:rsidDel="00000000" w:rsidP="00000000" w:rsidRDefault="00000000" w:rsidRPr="00000000" w14:paraId="000004D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when the whole of the price has not been paid or tendered;</w:t>
      </w:r>
      <w:r w:rsidDel="00000000" w:rsidR="00000000" w:rsidRPr="00000000">
        <w:rPr>
          <w:rtl w:val="0"/>
        </w:rPr>
      </w:r>
    </w:p>
    <w:p w:rsidR="00000000" w:rsidDel="00000000" w:rsidP="00000000" w:rsidRDefault="00000000" w:rsidRPr="00000000" w14:paraId="000004D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when a bill of exchange or other negotiable instrument has been received as conditional payment, and the condition on which it was received has not been fulfilled by reason of the dishonour of the instrument or otherwise.</w:t>
      </w:r>
      <w:r w:rsidDel="00000000" w:rsidR="00000000" w:rsidRPr="00000000">
        <w:rPr>
          <w:rtl w:val="0"/>
        </w:rPr>
      </w:r>
    </w:p>
    <w:p w:rsidR="00000000" w:rsidDel="00000000" w:rsidP="00000000" w:rsidRDefault="00000000" w:rsidRPr="00000000" w14:paraId="000004E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In this Part, "seller" includes any person who is in the position of a seller, as, for instance, an agent of the seller to whom the bill of lading has been endorsed, or a consignor or agent who has himself paid, or is directly responsible for. the price.</w:t>
      </w:r>
      <w:r w:rsidDel="00000000" w:rsidR="00000000" w:rsidRPr="00000000">
        <w:rPr>
          <w:rtl w:val="0"/>
        </w:rPr>
      </w:r>
    </w:p>
    <w:p w:rsidR="00000000" w:rsidDel="00000000" w:rsidP="00000000" w:rsidRDefault="00000000" w:rsidRPr="00000000" w14:paraId="000004E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Rights of unpaid seller.</w:t>
      </w:r>
      <w:r w:rsidDel="00000000" w:rsidR="00000000" w:rsidRPr="00000000">
        <w:rPr>
          <w:rtl w:val="0"/>
        </w:rPr>
      </w:r>
    </w:p>
    <w:p w:rsidR="00000000" w:rsidDel="00000000" w:rsidP="00000000" w:rsidRDefault="00000000" w:rsidRPr="00000000" w14:paraId="000004E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40. (1) Subject to the provisions of this Act, and of any Act in that behalf, notwithstanding that the property in the goods may have passed to the buyer, the unpaid seller of goods, as such, has by implication of law</w:t>
      </w:r>
      <w:r w:rsidDel="00000000" w:rsidR="00000000" w:rsidRPr="00000000">
        <w:rPr>
          <w:rtl w:val="0"/>
        </w:rPr>
      </w:r>
    </w:p>
    <w:p w:rsidR="00000000" w:rsidDel="00000000" w:rsidP="00000000" w:rsidRDefault="00000000" w:rsidRPr="00000000" w14:paraId="000004E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7">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(a) a lien on the goods or right to retain them for the price while he is in possession of them;</w:t>
      </w:r>
      <w:r w:rsidDel="00000000" w:rsidR="00000000" w:rsidRPr="00000000">
        <w:rPr>
          <w:rtl w:val="0"/>
        </w:rPr>
      </w:r>
    </w:p>
    <w:p w:rsidR="00000000" w:rsidDel="00000000" w:rsidP="00000000" w:rsidRDefault="00000000" w:rsidRPr="00000000" w14:paraId="000004E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in case of the insolvency of the buyer, a right of stopping the goods </w:t>
      </w:r>
      <w:r w:rsidDel="00000000" w:rsidR="00000000" w:rsidRPr="00000000">
        <w:rPr>
          <w:rFonts w:ascii="Georgia" w:cs="Georgia" w:eastAsia="Georgia" w:hAnsi="Georgia"/>
          <w:i w:val="1"/>
          <w:strike w:val="0"/>
          <w:vertAlign w:val="baseline"/>
          <w:rtl w:val="0"/>
        </w:rPr>
        <w:t xml:space="preserve">in transitu</w:t>
      </w:r>
      <w:r w:rsidDel="00000000" w:rsidR="00000000" w:rsidRPr="00000000">
        <w:rPr>
          <w:rFonts w:ascii="Georgia" w:cs="Georgia" w:eastAsia="Georgia" w:hAnsi="Georgia"/>
          <w:strike w:val="0"/>
          <w:vertAlign w:val="baseline"/>
          <w:rtl w:val="0"/>
        </w:rPr>
        <w:t xml:space="preserve"> after he has parted with the possession of them;</w:t>
      </w:r>
      <w:r w:rsidDel="00000000" w:rsidR="00000000" w:rsidRPr="00000000">
        <w:rPr>
          <w:rtl w:val="0"/>
        </w:rPr>
      </w:r>
    </w:p>
    <w:p w:rsidR="00000000" w:rsidDel="00000000" w:rsidP="00000000" w:rsidRDefault="00000000" w:rsidRPr="00000000" w14:paraId="000004E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a right of resale as limited by this Act.</w:t>
      </w:r>
      <w:r w:rsidDel="00000000" w:rsidR="00000000" w:rsidRPr="00000000">
        <w:rPr>
          <w:rtl w:val="0"/>
        </w:rPr>
      </w:r>
    </w:p>
    <w:p w:rsidR="00000000" w:rsidDel="00000000" w:rsidP="00000000" w:rsidRDefault="00000000" w:rsidRPr="00000000" w14:paraId="000004E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Where the property in goods has not passed to the buyer, the unpaid seller has, in addition to his other remedies, a right of withholding delivery similar to and co extensive with his rights of lien and stoppage </w:t>
      </w:r>
      <w:r w:rsidDel="00000000" w:rsidR="00000000" w:rsidRPr="00000000">
        <w:rPr>
          <w:rFonts w:ascii="Georgia" w:cs="Georgia" w:eastAsia="Georgia" w:hAnsi="Georgia"/>
          <w:i w:val="1"/>
          <w:strike w:val="0"/>
          <w:vertAlign w:val="baseline"/>
          <w:rtl w:val="0"/>
        </w:rPr>
        <w:t xml:space="preserve">in transitu</w:t>
      </w:r>
      <w:r w:rsidDel="00000000" w:rsidR="00000000" w:rsidRPr="00000000">
        <w:rPr>
          <w:rFonts w:ascii="Georgia" w:cs="Georgia" w:eastAsia="Georgia" w:hAnsi="Georgia"/>
          <w:strike w:val="0"/>
          <w:vertAlign w:val="baseline"/>
          <w:rtl w:val="0"/>
        </w:rPr>
        <w:t xml:space="preserve"> where the property has passed to the buyer.</w:t>
      </w:r>
      <w:r w:rsidDel="00000000" w:rsidR="00000000" w:rsidRPr="00000000">
        <w:rPr>
          <w:rtl w:val="0"/>
        </w:rPr>
      </w:r>
    </w:p>
    <w:p w:rsidR="00000000" w:rsidDel="00000000" w:rsidP="00000000" w:rsidRDefault="00000000" w:rsidRPr="00000000" w14:paraId="000004E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Unpaid Seller's Lien</w:t>
      </w:r>
      <w:r w:rsidDel="00000000" w:rsidR="00000000" w:rsidRPr="00000000">
        <w:rPr>
          <w:rtl w:val="0"/>
        </w:rPr>
      </w:r>
    </w:p>
    <w:p w:rsidR="00000000" w:rsidDel="00000000" w:rsidP="00000000" w:rsidRDefault="00000000" w:rsidRPr="00000000" w14:paraId="000004F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41. (1) Subject to the provisions of this Act, the unpaid seuw9lien. seller of goods who is iii possession of them is entitled to retain possession of them until payment or tender of the price in the</w:t>
      </w:r>
      <w:r w:rsidDel="00000000" w:rsidR="00000000" w:rsidRPr="00000000">
        <w:rPr>
          <w:rtl w:val="0"/>
        </w:rPr>
      </w:r>
    </w:p>
    <w:p w:rsidR="00000000" w:rsidDel="00000000" w:rsidP="00000000" w:rsidRDefault="00000000" w:rsidRPr="00000000" w14:paraId="000004F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following cases</w:t>
      </w:r>
      <w:r w:rsidDel="00000000" w:rsidR="00000000" w:rsidRPr="00000000">
        <w:rPr>
          <w:rtl w:val="0"/>
        </w:rPr>
      </w:r>
    </w:p>
    <w:p w:rsidR="00000000" w:rsidDel="00000000" w:rsidP="00000000" w:rsidRDefault="00000000" w:rsidRPr="00000000" w14:paraId="000004F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where the goods have been sold without any stipulation as to credit;</w:t>
      </w:r>
      <w:r w:rsidDel="00000000" w:rsidR="00000000" w:rsidRPr="00000000">
        <w:rPr>
          <w:rtl w:val="0"/>
        </w:rPr>
      </w:r>
    </w:p>
    <w:p w:rsidR="00000000" w:rsidDel="00000000" w:rsidP="00000000" w:rsidRDefault="00000000" w:rsidRPr="00000000" w14:paraId="000004F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where the goods have been sold on credit, but the term of credit has expired;</w:t>
      </w:r>
      <w:r w:rsidDel="00000000" w:rsidR="00000000" w:rsidRPr="00000000">
        <w:rPr>
          <w:rtl w:val="0"/>
        </w:rPr>
      </w:r>
    </w:p>
    <w:p w:rsidR="00000000" w:rsidDel="00000000" w:rsidP="00000000" w:rsidRDefault="00000000" w:rsidRPr="00000000" w14:paraId="000004F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where the buyer becomes insolvent.</w:t>
      </w:r>
      <w:r w:rsidDel="00000000" w:rsidR="00000000" w:rsidRPr="00000000">
        <w:rPr>
          <w:rtl w:val="0"/>
        </w:rPr>
      </w:r>
    </w:p>
    <w:p w:rsidR="00000000" w:rsidDel="00000000" w:rsidP="00000000" w:rsidRDefault="00000000" w:rsidRPr="00000000" w14:paraId="000004F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A">
      <w:pPr>
        <w:pageBreakBefore w:val="0"/>
        <w:pBdr>
          <w:bottom w:color="000000" w:space="1" w:sz="12" w:val="single"/>
        </w:pBdr>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The seller may exercise his right of lien notwithstanding that he is in possession of the goods as agent or bailee or custodier for the buyer.</w:t>
      </w:r>
      <w:r w:rsidDel="00000000" w:rsidR="00000000" w:rsidRPr="00000000">
        <w:rPr>
          <w:rtl w:val="0"/>
        </w:rPr>
      </w:r>
    </w:p>
    <w:p w:rsidR="00000000" w:rsidDel="00000000" w:rsidP="00000000" w:rsidRDefault="00000000" w:rsidRPr="00000000" w14:paraId="000004FB">
      <w:pPr>
        <w:pageBreakBefore w:val="0"/>
        <w:pBdr>
          <w:bottom w:color="000000" w:space="1" w:sz="12" w:val="single"/>
        </w:pBd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F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 (a)</w:t>
        <w:tab/>
        <w:t xml:space="preserve">State and discuss briefly the duties of a banker towards his customer.</w:t>
      </w:r>
      <w:r w:rsidDel="00000000" w:rsidR="00000000" w:rsidRPr="00000000">
        <w:rPr>
          <w:rtl w:val="0"/>
        </w:rPr>
      </w:r>
    </w:p>
    <w:p w:rsidR="00000000" w:rsidDel="00000000" w:rsidP="00000000" w:rsidRDefault="00000000" w:rsidRPr="00000000" w14:paraId="000004F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F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receipt of money by a banker from or on account of his customer constitutes him the debtor of the customer. The banker is normally liable to repay only the person from whom he received the money. The bank borrows the money and undertakes to repay it or any part of it at the branch of the bank where the account is kept, during banking hours, and upon payment being demanded. Moreover the bank undertakes to pay any part of the amount due against the written orders of the customer, the relationship here being one of agent and principal, a cheque being the principal's order: to his agent to pay out of the principal's money in the agent's hands the amount of the cheque to the payee'. </w:t>
      </w:r>
      <w:r w:rsidDel="00000000" w:rsidR="00000000" w:rsidRPr="00000000">
        <w:rPr>
          <w:rtl w:val="0"/>
        </w:rPr>
      </w:r>
    </w:p>
    <w:p w:rsidR="00000000" w:rsidDel="00000000" w:rsidP="00000000" w:rsidRDefault="00000000" w:rsidRPr="00000000" w14:paraId="0000050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customer, on his part, undertakes to exercise reasonable care in executing his written orders so as not to mislead the bank or make forgery easy, and to act honestly towards the bank; for example, if he becomes aware that forged cheques are being presented, to inform the bank. The contract between banker and customer cannot be unilaterally varied.</w:t>
      </w:r>
      <w:r w:rsidDel="00000000" w:rsidR="00000000" w:rsidRPr="00000000">
        <w:rPr>
          <w:rtl w:val="0"/>
        </w:rPr>
      </w:r>
    </w:p>
    <w:p w:rsidR="00000000" w:rsidDel="00000000" w:rsidP="00000000" w:rsidRDefault="00000000" w:rsidRPr="00000000" w14:paraId="0000050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a growing tendency for this contract to become embodied in a written document: for years past this has been necessary where there has been a delegation for signing upon the account, and for some time banks have stipulated in writing for the joint and several liability of partners. More recently where tapes are used for paying in credits, there has had to be a specific stipulation, and if any kind of computer service such as that relating to wages, is given to a customer some written reference to the arrangement is necessary. Term loans (i.e. loans repayable other than on demand) involve a contractual arrangement between banker and customer.</w:t>
      </w:r>
      <w:r w:rsidDel="00000000" w:rsidR="00000000" w:rsidRPr="00000000">
        <w:rPr>
          <w:rtl w:val="0"/>
        </w:rPr>
      </w:r>
    </w:p>
    <w:p w:rsidR="00000000" w:rsidDel="00000000" w:rsidP="00000000" w:rsidRDefault="00000000" w:rsidRPr="00000000" w14:paraId="0000050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banker is not a trustee for the customer, who has no right to inquire into or question the use of the money by the banker, but the banker may be a constructive trustee of his customer's money. Money paid into an account with a bank for a specific purpose cannot be used by the bank for set-off purposes if the purpose fails, the money being impressed with a trust.</w:t>
      </w:r>
      <w:r w:rsidDel="00000000" w:rsidR="00000000" w:rsidRPr="00000000">
        <w:rPr>
          <w:rtl w:val="0"/>
        </w:rPr>
      </w:r>
    </w:p>
    <w:p w:rsidR="00000000" w:rsidDel="00000000" w:rsidP="00000000" w:rsidRDefault="00000000" w:rsidRPr="00000000" w14:paraId="0000050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credit balance on current account is a liquidated sum of money, and the right of an enemy customer to payment is suspended and not abrogated on the outbreak of war. The receipt of rent by a banker into a customer's account does not make the banker the agent of the owner for purposes of the Public Health Act 1936 16.</w:t>
      </w:r>
      <w:r w:rsidDel="00000000" w:rsidR="00000000" w:rsidRPr="00000000">
        <w:rPr>
          <w:rtl w:val="0"/>
        </w:rPr>
      </w:r>
    </w:p>
    <w:p w:rsidR="00000000" w:rsidDel="00000000" w:rsidP="00000000" w:rsidRDefault="00000000" w:rsidRPr="00000000" w14:paraId="0000050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receipt of money on deposit account constitutes the banker a debtor to the depositor but not a trustee thereof for him. No new contract is created every time there is a fresh deposit; the account is a continuing one. The debt is repayable either on demand or on conditions agreed with the depositor. Specified notice may be stipulated for, and the return of the deposit book (or receipt) made a condition of repayment, or the deposit may be for a fixed period. If the return of the deposit book is a condition precedent, no actual debt arises until its return. In case of the loss of the book, however, a court would exercise its equitable jurisdiction, and not allow the absence of the receipt to stand in the way of the depositor reclaiming his money. Nor would the court require the depositor to give an indemnity, the deposit book or receipt not being a negotiable instrument. However, for the purpose of satisfying High Court judgments for the payment of money, a sum standing to a person's credit in a deposit account in a bank is deemed to be a sum due or accruing due to that person, and is attachable accordingly.</w:t>
      </w:r>
      <w:r w:rsidDel="00000000" w:rsidR="00000000" w:rsidRPr="00000000">
        <w:rPr>
          <w:rtl w:val="0"/>
        </w:rPr>
      </w:r>
    </w:p>
    <w:p w:rsidR="00000000" w:rsidDel="00000000" w:rsidP="00000000" w:rsidRDefault="00000000" w:rsidRPr="00000000" w14:paraId="0000050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By a special resolution, the board of directors of Ligisa Limited authorized its bank, Sito Sendi Limited, to pay cheques when drawn and signed by at least two of its directors. The management of Ligisa Limited have discovered that the bank has paid a cheque signed by one director only and seek your advice as to whether Sito Sendi Limited can lawfully debit their (Ligisa's) account.</w:t>
      </w:r>
      <w:r w:rsidDel="00000000" w:rsidR="00000000" w:rsidRPr="00000000">
        <w:rPr>
          <w:rtl w:val="0"/>
        </w:rPr>
      </w:r>
    </w:p>
    <w:p w:rsidR="00000000" w:rsidDel="00000000" w:rsidP="00000000" w:rsidRDefault="00000000" w:rsidRPr="00000000" w14:paraId="0000050C">
      <w:pPr>
        <w:pageBreakBefore w:val="0"/>
        <w:ind w:left="144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0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them.</w:t>
      </w:r>
      <w:r w:rsidDel="00000000" w:rsidR="00000000" w:rsidRPr="00000000">
        <w:rPr>
          <w:rtl w:val="0"/>
        </w:rPr>
      </w:r>
    </w:p>
    <w:p w:rsidR="00000000" w:rsidDel="00000000" w:rsidP="00000000" w:rsidRDefault="00000000" w:rsidRPr="00000000" w14:paraId="0000050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0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91.-(2) In the case of a corporation, where, by this Act, any instrument or writing is required to be signed, it is sufficient if the instrument or writing be sealed with the corporate seal.</w:t>
      </w:r>
      <w:r w:rsidDel="00000000" w:rsidR="00000000" w:rsidRPr="00000000">
        <w:rPr>
          <w:rtl w:val="0"/>
        </w:rPr>
      </w:r>
    </w:p>
    <w:p w:rsidR="00000000" w:rsidDel="00000000" w:rsidP="00000000" w:rsidRDefault="00000000" w:rsidRPr="00000000" w14:paraId="0000051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But nothing in this section shall be construed as requiring the bill or note of a corporation to be under seal. And in fact it need not. By section 33 of the Companies Act, it is provided that " A bill of exchange or promissory note shall be deemed to have been made, accepted or indorsed on behalf of a company, if made, accepted or indorsed in the name of, or by or on behalf or on account of, the company by any person acting under its authority."</w:t>
      </w:r>
      <w:r w:rsidDel="00000000" w:rsidR="00000000" w:rsidRPr="00000000">
        <w:rPr>
          <w:rtl w:val="0"/>
        </w:rPr>
      </w:r>
    </w:p>
    <w:p w:rsidR="00000000" w:rsidDel="00000000" w:rsidP="00000000" w:rsidRDefault="00000000" w:rsidRPr="00000000" w14:paraId="0000051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section does not specifically relate to cheques, but it is clear that they must be within it.</w:t>
      </w:r>
      <w:r w:rsidDel="00000000" w:rsidR="00000000" w:rsidRPr="00000000">
        <w:rPr>
          <w:rtl w:val="0"/>
        </w:rPr>
      </w:r>
    </w:p>
    <w:p w:rsidR="00000000" w:rsidDel="00000000" w:rsidP="00000000" w:rsidRDefault="00000000" w:rsidRPr="00000000" w14:paraId="0000051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By section 108 (1) (c) of the Act it is further provided that the name of the company shall be mentioned in legible characters in all bills of exchange, promissory notes, indorsements, cheques, and orders for money purporting to be signed by or on behalf of the company; and by section 108 (4) (b) any director, manager, or officer of a company, or any person on its behalf, who signs or authorises to be signed on behalf of the company any such instrument wherein its name is not so mentioned, is liable to a fine not exceeding £50 and is further made personally liable to the holder, unless the instrument is duly paid by the company." In </w:t>
      </w:r>
      <w:r w:rsidDel="00000000" w:rsidR="00000000" w:rsidRPr="00000000">
        <w:rPr>
          <w:rFonts w:ascii="Georgia" w:cs="Georgia" w:eastAsia="Georgia" w:hAnsi="Georgia"/>
          <w:strike w:val="0"/>
          <w:u w:val="single"/>
          <w:vertAlign w:val="baseline"/>
          <w:rtl w:val="0"/>
        </w:rPr>
        <w:t xml:space="preserve">Durham Fancy Goods Ltd. v. Michael Jackson (Fancy Goods) Ltd. and Another</w:t>
      </w:r>
      <w:r w:rsidDel="00000000" w:rsidR="00000000" w:rsidRPr="00000000">
        <w:rPr>
          <w:rFonts w:ascii="Georgia" w:cs="Georgia" w:eastAsia="Georgia" w:hAnsi="Georgia"/>
          <w:strike w:val="0"/>
          <w:vertAlign w:val="baseline"/>
          <w:rtl w:val="0"/>
        </w:rPr>
        <w:t xml:space="preserve"> the plaintiffs drew a bill on the first defendant but addressed to them as M. Jackson (Fancy Goods) Ltd. with a place for the acceptance in the same form, which the second defendant signed. </w:t>
      </w:r>
      <w:r w:rsidDel="00000000" w:rsidR="00000000" w:rsidRPr="00000000">
        <w:rPr>
          <w:rtl w:val="0"/>
        </w:rPr>
      </w:r>
    </w:p>
    <w:p w:rsidR="00000000" w:rsidDel="00000000" w:rsidP="00000000" w:rsidRDefault="00000000" w:rsidRPr="00000000" w14:paraId="0000051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bill was dishonoured by the company. The plaintiffs sued Michael Jackson, contending that he had committed an offence under section 108. Donaldson J. held that he was liable to the plaintiffs but that they could not enforce that liability as they were themselves responsible for the mis-spelling of the first defendant's name.</w:t>
      </w:r>
      <w:r w:rsidDel="00000000" w:rsidR="00000000" w:rsidRPr="00000000">
        <w:rPr>
          <w:rtl w:val="0"/>
        </w:rPr>
      </w:r>
    </w:p>
    <w:p w:rsidR="00000000" w:rsidDel="00000000" w:rsidP="00000000" w:rsidRDefault="00000000" w:rsidRPr="00000000" w14:paraId="0000051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Whether a facsimile signature is effective to bind a company was doubted by Denning L.J., who said: " it has not yet been held that a company can sign by its printed name affixed with a rubber stamp.</w:t>
      </w:r>
      <w:r w:rsidDel="00000000" w:rsidR="00000000" w:rsidRPr="00000000">
        <w:rPr>
          <w:rtl w:val="0"/>
        </w:rPr>
      </w:r>
    </w:p>
    <w:p w:rsidR="00000000" w:rsidDel="00000000" w:rsidP="00000000" w:rsidRDefault="00000000" w:rsidRPr="00000000" w14:paraId="0000051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comply with the statutory provisions, the full and exact name of the company must be placed upon the instrument: but it is unnecessary to state in express terms that the signature is on behalf of or by the authority of the company." In </w:t>
      </w:r>
      <w:r w:rsidDel="00000000" w:rsidR="00000000" w:rsidRPr="00000000">
        <w:rPr>
          <w:rFonts w:ascii="Georgia" w:cs="Georgia" w:eastAsia="Georgia" w:hAnsi="Georgia"/>
          <w:strike w:val="0"/>
          <w:u w:val="single"/>
          <w:vertAlign w:val="baseline"/>
          <w:rtl w:val="0"/>
        </w:rPr>
        <w:t xml:space="preserve">Stacey v. Wallis</w:t>
      </w:r>
      <w:r w:rsidDel="00000000" w:rsidR="00000000" w:rsidRPr="00000000">
        <w:rPr>
          <w:rFonts w:ascii="Georgia" w:cs="Georgia" w:eastAsia="Georgia" w:hAnsi="Georgia"/>
          <w:strike w:val="0"/>
          <w:vertAlign w:val="baseline"/>
          <w:rtl w:val="0"/>
        </w:rPr>
        <w:t xml:space="preserve">, Scrutton J. held that the terms of the then equivalent of section 108 (4) (b) of the Companies Act 1948, were sufficiently met if the name of the company was properly given as addressee. In practice, the person affixing the name of the company usually includes his own signature and official description for the purpose of indicating by whom the instrument was in fact signed. </w:t>
      </w:r>
      <w:r w:rsidDel="00000000" w:rsidR="00000000" w:rsidRPr="00000000">
        <w:rPr>
          <w:rtl w:val="0"/>
        </w:rPr>
      </w:r>
    </w:p>
    <w:p w:rsidR="00000000" w:rsidDel="00000000" w:rsidP="00000000" w:rsidRDefault="00000000" w:rsidRPr="00000000" w14:paraId="0000051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further question then arises whether the signature is in a representative capacity only (see post, p. 57), or whether it imposes a personal liability upon the person actually signing the instrument. If the personal signature is qualified by a statement that it is for or on account of the company, no personal liability on the instrument attaches to the person so signing. No express qualification of the signature is, however, necessary where the company is in fact bound and the form of the instrument shows that the company alone is intended to be bound. On the other hand, if the instrument is otherwise sufficient to impose a personal liability upon  the person signing it, he will be liable upon it, unless the signature is expressly qualified.The directors of a company are empowered by the articles of association to authorise the managing director to draw bills on its behalf; the company is bound to a holder in due course by a bill drawn by the managing director and purporting to be drawn on its behalf, though in fact the directors have never authorised him to do so, since the holder is entitled to assume that the bill is properly drawn on behalf of the company. At the same time the person purporting to sign on behalf of the company must be acting within his ostensible authority. But a person cannot rely on ostensible authority if he has no knowledge of the articles from which it derives. </w:t>
      </w:r>
      <w:r w:rsidDel="00000000" w:rsidR="00000000" w:rsidRPr="00000000">
        <w:rPr>
          <w:rtl w:val="0"/>
        </w:rPr>
      </w:r>
    </w:p>
    <w:p w:rsidR="00000000" w:rsidDel="00000000" w:rsidP="00000000" w:rsidRDefault="00000000" w:rsidRPr="00000000" w14:paraId="0000051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he is not a person who might properly be authorised, the existence of a power of delegation in the articles does not affect the position; the bill is a forgery, and does not bind the company. Since a bill can only be accepted (except for honour) by the person on whom it is drawn, a person, not in fact a director, who accepted as " manager " a bill drawn on the directors of a company was held not to be personally liable. </w:t>
      </w:r>
      <w:r w:rsidDel="00000000" w:rsidR="00000000" w:rsidRPr="00000000">
        <w:rPr>
          <w:rtl w:val="0"/>
        </w:rPr>
      </w:r>
    </w:p>
    <w:p w:rsidR="00000000" w:rsidDel="00000000" w:rsidP="00000000" w:rsidRDefault="00000000" w:rsidRPr="00000000" w14:paraId="0000051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instrument is manifestly irregular on its face even a bona fide holder can acquire no title thereto, as where a cheque was drawn in fraud of a railway company by three directors, though not describing themselves as such, and countersigned by the secretary, and the only mention of the company's name was contained in the stamp impressed on the face of the cheque, it was held that no person had a right to take such an instrument as an instrument issued by the company.</w:t>
      </w:r>
      <w:r w:rsidDel="00000000" w:rsidR="00000000" w:rsidRPr="00000000">
        <w:rPr>
          <w:rtl w:val="0"/>
        </w:rPr>
      </w:r>
    </w:p>
    <w:p w:rsidR="00000000" w:rsidDel="00000000" w:rsidP="00000000" w:rsidRDefault="00000000" w:rsidRPr="00000000" w14:paraId="0000052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4">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5.</w:t>
        <w:tab/>
        <w:t xml:space="preserve">(a)</w:t>
        <w:tab/>
        <w:t xml:space="preserve">In what order of priority must a trustee in bankruptcy pay the debts of a bankrupt?</w:t>
      </w:r>
      <w:r w:rsidDel="00000000" w:rsidR="00000000" w:rsidRPr="00000000">
        <w:rPr>
          <w:rtl w:val="0"/>
        </w:rPr>
      </w:r>
    </w:p>
    <w:p w:rsidR="00000000" w:rsidDel="00000000" w:rsidP="00000000" w:rsidRDefault="00000000" w:rsidRPr="00000000" w14:paraId="00000525">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2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Priority of Debts</w:t>
      </w:r>
      <w:r w:rsidDel="00000000" w:rsidR="00000000" w:rsidRPr="00000000">
        <w:rPr>
          <w:rtl w:val="0"/>
        </w:rPr>
      </w:r>
    </w:p>
    <w:p w:rsidR="00000000" w:rsidDel="00000000" w:rsidP="00000000" w:rsidRDefault="00000000" w:rsidRPr="00000000" w14:paraId="0000052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28">
      <w:pPr>
        <w:pageBreakBefore w:val="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 xml:space="preserve">[See also section 38]</w:t>
      </w:r>
      <w:r w:rsidDel="00000000" w:rsidR="00000000" w:rsidRPr="00000000">
        <w:rPr>
          <w:rtl w:val="0"/>
        </w:rPr>
      </w:r>
    </w:p>
    <w:p w:rsidR="00000000" w:rsidDel="00000000" w:rsidP="00000000" w:rsidRDefault="00000000" w:rsidRPr="00000000" w14:paraId="0000052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2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 Funeral and testamentary expenses. </w:t>
      </w:r>
      <w:r w:rsidDel="00000000" w:rsidR="00000000" w:rsidRPr="00000000">
        <w:rPr>
          <w:rtl w:val="0"/>
        </w:rPr>
      </w:r>
    </w:p>
    <w:p w:rsidR="00000000" w:rsidDel="00000000" w:rsidP="00000000" w:rsidRDefault="00000000" w:rsidRPr="00000000" w14:paraId="0000052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By the provisions of the Bankruptcy Act i9z4 itself, and of various other statutes, certain debts are given priority in payment to those of the general body of creditors.</w:t>
      </w:r>
      <w:r w:rsidDel="00000000" w:rsidR="00000000" w:rsidRPr="00000000">
        <w:rPr>
          <w:rtl w:val="0"/>
        </w:rPr>
      </w:r>
    </w:p>
    <w:p w:rsidR="00000000" w:rsidDel="00000000" w:rsidP="00000000" w:rsidRDefault="00000000" w:rsidRPr="00000000" w14:paraId="0000052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Thus, in the administration of the property of a deceased debtor under an order for administration, the legal personal representative's claim to payment of the proper funeral and testamentary expenses incurred by him in and about the debtor's estate is deemed a preferential debt under the order, and is payable in full out of the estate in priority to all other debts.</w:t>
      </w:r>
      <w:r w:rsidDel="00000000" w:rsidR="00000000" w:rsidRPr="00000000">
        <w:rPr>
          <w:rtl w:val="0"/>
        </w:rPr>
      </w:r>
    </w:p>
    <w:p w:rsidR="00000000" w:rsidDel="00000000" w:rsidP="00000000" w:rsidRDefault="00000000" w:rsidRPr="00000000" w14:paraId="0000052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30">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(ii) Preferential debts generally</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53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3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Subject to the foregoing provisions, and without prejudicing priority in certain special cases, there are certain debts, known as "preferential debts", which both in bankruptcy and in the administration of the estates of deceased insolvents rank equally between themselves and must be paid in full in priority to the other debts, unless the assets are insufficient, in which case they abate in equal proportions between themselves. Preferential debts must be discharged forthwith, so far as the debtor's property is sufficient to meet them, subject only to the retention of such sums as may be necessary for the costs of administration or otherwise.</w:t>
      </w:r>
      <w:r w:rsidDel="00000000" w:rsidR="00000000" w:rsidRPr="00000000">
        <w:rPr>
          <w:rtl w:val="0"/>
        </w:rPr>
      </w:r>
    </w:p>
    <w:p w:rsidR="00000000" w:rsidDel="00000000" w:rsidP="00000000" w:rsidRDefault="00000000" w:rsidRPr="00000000" w14:paraId="0000053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34">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(iii) Rates</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53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3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Sums payable in respect of rates are preferential, if they were due from the bankrupt or insolvent at the date of the receiving order or the death, and have come due and payable= within twelve months next before that time.</w:t>
      </w:r>
      <w:r w:rsidDel="00000000" w:rsidR="00000000" w:rsidRPr="00000000">
        <w:rPr>
          <w:rtl w:val="0"/>
        </w:rPr>
      </w:r>
    </w:p>
    <w:p w:rsidR="00000000" w:rsidDel="00000000" w:rsidP="00000000" w:rsidRDefault="00000000" w:rsidRPr="00000000" w14:paraId="0000053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38">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(iv)Taxes</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53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3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All assessed taxes, and property or income tax, capital gains tax and corporation tax, are preferential if assessed on the bankrupt or insolvent up to 5th April next before the date of the receiving order or the death, and not exceeding in the whole one year's assessment. [Kenyan section is different refer to section 38 (1) (a)] Sums due at the date of the receiving order or the death from the bankrupt or insolvent as an employer on account of tax deductions under Schedule E (PAYE) for the twelve months next before that date are also preferential.</w:t>
      </w:r>
      <w:r w:rsidDel="00000000" w:rsidR="00000000" w:rsidRPr="00000000">
        <w:rPr>
          <w:rtl w:val="0"/>
        </w:rPr>
      </w:r>
    </w:p>
    <w:p w:rsidR="00000000" w:rsidDel="00000000" w:rsidP="00000000" w:rsidRDefault="00000000" w:rsidRPr="00000000" w14:paraId="0000053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3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Other taxes which are preferential debts insofar as they were due from the bankrupt or insolvent and had become due from him within twelve months next before the date of the receiving order or death are value added taxb and car tax.</w:t>
      </w:r>
      <w:r w:rsidDel="00000000" w:rsidR="00000000" w:rsidRPr="00000000">
        <w:rPr>
          <w:rtl w:val="0"/>
        </w:rPr>
      </w:r>
    </w:p>
    <w:p w:rsidR="00000000" w:rsidDel="00000000" w:rsidP="00000000" w:rsidRDefault="00000000" w:rsidRPr="00000000" w14:paraId="0000053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3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(v) Salaries of clerks and servants</w:t>
      </w:r>
      <w:r w:rsidDel="00000000" w:rsidR="00000000" w:rsidRPr="00000000">
        <w:rPr>
          <w:rtl w:val="0"/>
        </w:rPr>
      </w:r>
    </w:p>
    <w:p w:rsidR="00000000" w:rsidDel="00000000" w:rsidP="00000000" w:rsidRDefault="00000000" w:rsidRPr="00000000" w14:paraId="0000053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4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All wages or salaries, whether or not earned wholly or in part by way of commission, of any clerk or servant in respect of services rcndered to the bankrupt or the deceased insolvent during four months before the date of the receiving order or death" are preferential to the extent of sums due, not exceeding four thousand shilings.</w:t>
      </w:r>
      <w:r w:rsidDel="00000000" w:rsidR="00000000" w:rsidRPr="00000000">
        <w:rPr>
          <w:rtl w:val="0"/>
        </w:rPr>
      </w:r>
    </w:p>
    <w:p w:rsidR="00000000" w:rsidDel="00000000" w:rsidP="00000000" w:rsidRDefault="00000000" w:rsidRPr="00000000" w14:paraId="0000054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4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(vi) Wages of labourers and workmen</w:t>
      </w:r>
      <w:r w:rsidDel="00000000" w:rsidR="00000000" w:rsidRPr="00000000">
        <w:rPr>
          <w:rtl w:val="0"/>
        </w:rPr>
      </w:r>
    </w:p>
    <w:p w:rsidR="00000000" w:rsidDel="00000000" w:rsidP="00000000" w:rsidRDefault="00000000" w:rsidRPr="00000000" w14:paraId="0000054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4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All wages of any labourer or workman, whether payable for time or for piecework, are preferential to the extent of sums due in respect of services rendered to the bankrupt or insolvent during four months before the date of the receiving order or the death, not exceeding four thousand shillings but a labourer in husbandry who has contracted for the payment of a part of his wages in a lump sum at the end of the year of hiring will have priority in respect of the whole or a part of that sum, as the court may decide to be due under the contract, proportionate to the time of service up to the date of the receiving order. Similar preferences are accorded to a labourer or workman as to his remuneration in respect of a period of holiday or absence from work through sickness or other good cause, and as to his accrued holiday remuneration, as are accorded to a clerk or a servants.</w:t>
      </w:r>
      <w:r w:rsidDel="00000000" w:rsidR="00000000" w:rsidRPr="00000000">
        <w:rPr>
          <w:rtl w:val="0"/>
        </w:rPr>
      </w:r>
    </w:p>
    <w:p w:rsidR="00000000" w:rsidDel="00000000" w:rsidP="00000000" w:rsidRDefault="00000000" w:rsidRPr="00000000" w14:paraId="0000054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46">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(vii) Social security contributions</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54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4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All amounts due, in respect of contributions payable during the twelve months before, or payments in lieu of contributions in respect of service within (or to be treated as if within) a year before the date of the receiving order or death, by the bankrupt or insolvent as the employer of any person for industrial injuries insurance, or for national insurance, either as the employer of any person or as a self-employed or non-employed person, are preferential debts. This extends to redundancy fund contributions4.</w:t>
      </w:r>
      <w:r w:rsidDel="00000000" w:rsidR="00000000" w:rsidRPr="00000000">
        <w:rPr>
          <w:rtl w:val="0"/>
        </w:rPr>
      </w:r>
    </w:p>
    <w:p w:rsidR="00000000" w:rsidDel="00000000" w:rsidP="00000000" w:rsidRDefault="00000000" w:rsidRPr="00000000" w14:paraId="0000054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4A">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(viii) Preferential claims on distrained goods</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54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4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landlord or other person distrains on a bankrupt's goods or effects within three months before the date of the receiving order, the debts to which priority is given' will be a first charge on the distrained goods, or the proceeds of their sale; but, as regards any money paid under this charge, the landlord or that other person has the same rights of priority as the person to whom the money is paid.</w:t>
      </w:r>
      <w:r w:rsidDel="00000000" w:rsidR="00000000" w:rsidRPr="00000000">
        <w:rPr>
          <w:rtl w:val="0"/>
        </w:rPr>
      </w:r>
    </w:p>
    <w:p w:rsidR="00000000" w:rsidDel="00000000" w:rsidP="00000000" w:rsidRDefault="00000000" w:rsidRPr="00000000" w14:paraId="0000054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4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(ix)• Joint and separate estates: partners</w:t>
      </w:r>
      <w:r w:rsidDel="00000000" w:rsidR="00000000" w:rsidRPr="00000000">
        <w:rPr>
          <w:rtl w:val="0"/>
        </w:rPr>
      </w:r>
    </w:p>
    <w:p w:rsidR="00000000" w:rsidDel="00000000" w:rsidP="00000000" w:rsidRDefault="00000000" w:rsidRPr="00000000" w14:paraId="0000054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5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regards partners, the general rule is that the joint estate must be applied first in payment of the joint debts, and the separate estate of each partner in payment of his separate debts; if there is a surplus of the separate estates, it must be dealt with as part of the joint estate, whilst if there is a surplus of the joint estate it must be dealt with as part of the respective separate estates in proportion to each partner's right and interest in the joint estate. There may, however, be cases in which the estates, being inextricably blended, may be consolidated; but consolidation will not be ordered merely because the investigation of proofs and the distinguishing of claims against the joint and separate estates may be difficult and expensive.</w:t>
      </w:r>
      <w:r w:rsidDel="00000000" w:rsidR="00000000" w:rsidRPr="00000000">
        <w:rPr>
          <w:rtl w:val="0"/>
        </w:rPr>
      </w:r>
    </w:p>
    <w:p w:rsidR="00000000" w:rsidDel="00000000" w:rsidP="00000000" w:rsidRDefault="00000000" w:rsidRPr="00000000" w14:paraId="0000055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5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Landlord's right to distrain for rent</w:t>
      </w:r>
      <w:r w:rsidDel="00000000" w:rsidR="00000000" w:rsidRPr="00000000">
        <w:rPr>
          <w:rtl w:val="0"/>
        </w:rPr>
      </w:r>
    </w:p>
    <w:p w:rsidR="00000000" w:rsidDel="00000000" w:rsidP="00000000" w:rsidRDefault="00000000" w:rsidRPr="00000000" w14:paraId="0000055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5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landlord or other person to whom rent is due from the bankrupt may, subject to certain conditions, at any time, either before or after the commencement of the bankruptcy, distrain upon the bankrupt's goods and effects for rent due to him.</w:t>
      </w:r>
      <w:r w:rsidDel="00000000" w:rsidR="00000000" w:rsidRPr="00000000">
        <w:rPr>
          <w:rtl w:val="0"/>
        </w:rPr>
      </w:r>
    </w:p>
    <w:p w:rsidR="00000000" w:rsidDel="00000000" w:rsidP="00000000" w:rsidRDefault="00000000" w:rsidRPr="00000000" w14:paraId="00000555">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5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Lodi has distrained on Tena who has defaulted in the payment of rent. A receiving order has since been served on Tena.</w:t>
      </w:r>
      <w:r w:rsidDel="00000000" w:rsidR="00000000" w:rsidRPr="00000000">
        <w:rPr>
          <w:rtl w:val="0"/>
        </w:rPr>
      </w:r>
    </w:p>
    <w:p w:rsidR="00000000" w:rsidDel="00000000" w:rsidP="00000000" w:rsidRDefault="00000000" w:rsidRPr="00000000" w14:paraId="00000557">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5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Lodi regarding the proceeds of such distress.</w:t>
      </w:r>
      <w:r w:rsidDel="00000000" w:rsidR="00000000" w:rsidRPr="00000000">
        <w:rPr>
          <w:rtl w:val="0"/>
        </w:rPr>
      </w:r>
    </w:p>
    <w:p w:rsidR="00000000" w:rsidDel="00000000" w:rsidP="00000000" w:rsidRDefault="00000000" w:rsidRPr="00000000" w14:paraId="0000055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5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Preferential claims on distrained goods</w:t>
      </w:r>
      <w:r w:rsidDel="00000000" w:rsidR="00000000" w:rsidRPr="00000000">
        <w:rPr>
          <w:rtl w:val="0"/>
        </w:rPr>
      </w:r>
    </w:p>
    <w:p w:rsidR="00000000" w:rsidDel="00000000" w:rsidP="00000000" w:rsidRDefault="00000000" w:rsidRPr="00000000" w14:paraId="0000055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5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landlord or other person distrains on a bankrupt's goods or effects within three months before the date of the receiving order, the debts to which priority is given will be a first charge on the distrained goods, or the proceeds of their sale; but, as regards any money paid under this charge, the landlord or that other person has the same rights of priority as the person to whom the money is paid.</w:t>
      </w:r>
      <w:r w:rsidDel="00000000" w:rsidR="00000000" w:rsidRPr="00000000">
        <w:rPr>
          <w:rtl w:val="0"/>
        </w:rPr>
      </w:r>
    </w:p>
    <w:p w:rsidR="00000000" w:rsidDel="00000000" w:rsidP="00000000" w:rsidRDefault="00000000" w:rsidRPr="00000000" w14:paraId="0000055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5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Landlord's right to distrain for rent</w:t>
      </w:r>
      <w:r w:rsidDel="00000000" w:rsidR="00000000" w:rsidRPr="00000000">
        <w:rPr>
          <w:rtl w:val="0"/>
        </w:rPr>
      </w:r>
    </w:p>
    <w:p w:rsidR="00000000" w:rsidDel="00000000" w:rsidP="00000000" w:rsidRDefault="00000000" w:rsidRPr="00000000" w14:paraId="0000055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60">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A landlord or other person to whom rent is due from the bankrupt may, subject to certain conditions, at any time, either before or after the commencement of the bankruptcy, distrain upon the bankrupt's goods and effects for rent due to him</w:t>
      </w:r>
      <w:r w:rsidDel="00000000" w:rsidR="00000000" w:rsidRPr="00000000">
        <w:rPr>
          <w:rtl w:val="0"/>
        </w:rPr>
      </w:r>
    </w:p>
    <w:p w:rsidR="00000000" w:rsidDel="00000000" w:rsidP="00000000" w:rsidRDefault="00000000" w:rsidRPr="00000000" w14:paraId="0000056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6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6. Gatin sells his motor vehicle to Mawi who pays by cheque. The cheque is subsequently dishonoured and Gatin informs the police. In the meantime, Maw has sold the motor vehicle to Kanjiwa who buys in good faith. Gatin seeks to recover the car or its value from Kanjiwa.</w:t>
      </w:r>
      <w:r w:rsidDel="00000000" w:rsidR="00000000" w:rsidRPr="00000000">
        <w:rPr>
          <w:rtl w:val="0"/>
        </w:rPr>
      </w:r>
    </w:p>
    <w:p w:rsidR="00000000" w:rsidDel="00000000" w:rsidP="00000000" w:rsidRDefault="00000000" w:rsidRPr="00000000" w14:paraId="00000563">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6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Kanjiwa.</w:t>
      </w:r>
      <w:r w:rsidDel="00000000" w:rsidR="00000000" w:rsidRPr="00000000">
        <w:rPr>
          <w:rtl w:val="0"/>
        </w:rPr>
      </w:r>
    </w:p>
    <w:p w:rsidR="00000000" w:rsidDel="00000000" w:rsidP="00000000" w:rsidRDefault="00000000" w:rsidRPr="00000000" w14:paraId="0000056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24 of the Sales of Goods Act provides that when the seller of goods has a voidable title thereto, but his title has not been avoided at the time of the sale, the buyer acquires a good title to the goods, provided he buys them in good faith and without notice of the seller’s defect of title.</w:t>
      </w:r>
      <w:r w:rsidDel="00000000" w:rsidR="00000000" w:rsidRPr="00000000">
        <w:rPr>
          <w:rtl w:val="0"/>
        </w:rPr>
      </w:r>
    </w:p>
    <w:p w:rsidR="00000000" w:rsidDel="00000000" w:rsidP="00000000" w:rsidRDefault="00000000" w:rsidRPr="00000000" w14:paraId="0000056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6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disponee from the buyer must receive the goods or documents of title in good faith and without notice of any lien or other right of the original seller in respect of the goods. The burden of proving good faith and absence of notice rests upon the disponee.</w:t>
      </w:r>
      <w:r w:rsidDel="00000000" w:rsidR="00000000" w:rsidRPr="00000000">
        <w:rPr>
          <w:rtl w:val="0"/>
        </w:rPr>
      </w:r>
    </w:p>
    <w:p w:rsidR="00000000" w:rsidDel="00000000" w:rsidP="00000000" w:rsidRDefault="00000000" w:rsidRPr="00000000" w14:paraId="0000056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6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6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7.</w:t>
        <w:tab/>
        <w:t xml:space="preserve">Write short notes on the following:</w:t>
      </w:r>
      <w:r w:rsidDel="00000000" w:rsidR="00000000" w:rsidRPr="00000000">
        <w:rPr>
          <w:rtl w:val="0"/>
        </w:rPr>
      </w:r>
    </w:p>
    <w:p w:rsidR="00000000" w:rsidDel="00000000" w:rsidP="00000000" w:rsidRDefault="00000000" w:rsidRPr="00000000" w14:paraId="0000056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6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Chattels as security for loans in Kenya;</w:t>
      </w:r>
      <w:r w:rsidDel="00000000" w:rsidR="00000000" w:rsidRPr="00000000">
        <w:rPr>
          <w:rtl w:val="0"/>
        </w:rPr>
      </w:r>
    </w:p>
    <w:p w:rsidR="00000000" w:rsidDel="00000000" w:rsidP="00000000" w:rsidRDefault="00000000" w:rsidRPr="00000000" w14:paraId="0000056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6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Read Chattels transfer Act</w:t>
      </w:r>
      <w:r w:rsidDel="00000000" w:rsidR="00000000" w:rsidRPr="00000000">
        <w:rPr>
          <w:rtl w:val="0"/>
        </w:rPr>
      </w:r>
    </w:p>
    <w:p w:rsidR="00000000" w:rsidDel="00000000" w:rsidP="00000000" w:rsidRDefault="00000000" w:rsidRPr="00000000" w14:paraId="0000056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br w:type="textWrapping"/>
        <w:t xml:space="preserve">(b)</w:t>
        <w:tab/>
        <w:t xml:space="preserve">The difference between cheques marked "a/c payee" and "not negotiable";</w:t>
      </w:r>
      <w:r w:rsidDel="00000000" w:rsidR="00000000" w:rsidRPr="00000000">
        <w:rPr>
          <w:rtl w:val="0"/>
        </w:rPr>
      </w:r>
    </w:p>
    <w:p w:rsidR="00000000" w:rsidDel="00000000" w:rsidP="00000000" w:rsidRDefault="00000000" w:rsidRPr="00000000" w14:paraId="0000057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7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Negotiability</w:t>
      </w:r>
      <w:r w:rsidDel="00000000" w:rsidR="00000000" w:rsidRPr="00000000">
        <w:rPr>
          <w:rtl w:val="0"/>
        </w:rPr>
      </w:r>
    </w:p>
    <w:p w:rsidR="00000000" w:rsidDel="00000000" w:rsidP="00000000" w:rsidRDefault="00000000" w:rsidRPr="00000000" w14:paraId="0000057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7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Act does not define negotiable or negotiability, presumably because the terms " bill " and " note " connoted negotiability at the time the Act  was passed; " It may therefore be laid down as a safe rule that when an instrument is by the custom of the trade transferable, like cash, by delivery, and is also capable of being sued upon by the person holding it </w:t>
      </w:r>
      <w:r w:rsidDel="00000000" w:rsidR="00000000" w:rsidRPr="00000000">
        <w:rPr>
          <w:rFonts w:ascii="Georgia" w:cs="Georgia" w:eastAsia="Georgia" w:hAnsi="Georgia"/>
          <w:i w:val="1"/>
          <w:strike w:val="0"/>
          <w:vertAlign w:val="baseline"/>
          <w:rtl w:val="0"/>
        </w:rPr>
        <w:t xml:space="preserve">pro tempore</w:t>
      </w:r>
      <w:r w:rsidDel="00000000" w:rsidR="00000000" w:rsidRPr="00000000">
        <w:rPr>
          <w:rFonts w:ascii="Georgia" w:cs="Georgia" w:eastAsia="Georgia" w:hAnsi="Georgia"/>
          <w:strike w:val="0"/>
          <w:vertAlign w:val="baseline"/>
          <w:rtl w:val="0"/>
        </w:rPr>
        <w:t xml:space="preserve">, then it is entitled to the name of a negotiable instrument, and the property in it passes to a bona fide transferee for value, though the transfer may not have taken place in market overt. But that if either of the above requisites be wanting, i.e. if it be either not accustomably transferable, or, though it be accustomably transferable, yet, if its nature be such as to render it incapable of being put in suit by the party holding it </w:t>
      </w:r>
      <w:r w:rsidDel="00000000" w:rsidR="00000000" w:rsidRPr="00000000">
        <w:rPr>
          <w:rFonts w:ascii="Georgia" w:cs="Georgia" w:eastAsia="Georgia" w:hAnsi="Georgia"/>
          <w:i w:val="1"/>
          <w:strike w:val="0"/>
          <w:vertAlign w:val="baseline"/>
          <w:rtl w:val="0"/>
        </w:rPr>
        <w:t xml:space="preserve">pro tempore</w:t>
      </w:r>
      <w:r w:rsidDel="00000000" w:rsidR="00000000" w:rsidRPr="00000000">
        <w:rPr>
          <w:rFonts w:ascii="Georgia" w:cs="Georgia" w:eastAsia="Georgia" w:hAnsi="Georgia"/>
          <w:strike w:val="0"/>
          <w:vertAlign w:val="baseline"/>
          <w:rtl w:val="0"/>
        </w:rPr>
        <w:t xml:space="preserve">, it is not a negotiable instrument, nor will delivery of it pass the property of it to a vendee, however bona fide, if the transferor himself has not a good title to it, and the transfer be made out of market overt." </w:t>
      </w:r>
      <w:r w:rsidDel="00000000" w:rsidR="00000000" w:rsidRPr="00000000">
        <w:rPr>
          <w:rtl w:val="0"/>
        </w:rPr>
      </w:r>
    </w:p>
    <w:p w:rsidR="00000000" w:rsidDel="00000000" w:rsidP="00000000" w:rsidRDefault="00000000" w:rsidRPr="00000000" w14:paraId="0000057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7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terms " transferable " and " negotiable " are mixed up in the Act and in the judgment in </w:t>
      </w:r>
      <w:r w:rsidDel="00000000" w:rsidR="00000000" w:rsidRPr="00000000">
        <w:rPr>
          <w:rFonts w:ascii="Georgia" w:cs="Georgia" w:eastAsia="Georgia" w:hAnsi="Georgia"/>
          <w:strike w:val="0"/>
          <w:u w:val="single"/>
          <w:vertAlign w:val="baseline"/>
          <w:rtl w:val="0"/>
        </w:rPr>
        <w:t xml:space="preserve">National Bank v. Silke </w:t>
      </w:r>
      <w:r w:rsidDel="00000000" w:rsidR="00000000" w:rsidRPr="00000000">
        <w:rPr>
          <w:rFonts w:ascii="Georgia" w:cs="Georgia" w:eastAsia="Georgia" w:hAnsi="Georgia"/>
          <w:strike w:val="0"/>
          <w:vertAlign w:val="baseline"/>
          <w:rtl w:val="0"/>
        </w:rPr>
        <w:t xml:space="preserve">" Negotiable " is first used in section 8 of the Act, in which there is implied a distinction between " transferable " and " negotiable ":</w:t>
      </w:r>
      <w:r w:rsidDel="00000000" w:rsidR="00000000" w:rsidRPr="00000000">
        <w:rPr>
          <w:rtl w:val="0"/>
        </w:rPr>
      </w:r>
    </w:p>
    <w:p w:rsidR="00000000" w:rsidDel="00000000" w:rsidP="00000000" w:rsidRDefault="00000000" w:rsidRPr="00000000" w14:paraId="0000057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7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8. (1) When a bill contains words prohibiting transfer, or indicating an intention that it should not be transferable, it is valid as between the parties thereto, but is not negotiable.</w:t>
      </w:r>
      <w:r w:rsidDel="00000000" w:rsidR="00000000" w:rsidRPr="00000000">
        <w:rPr>
          <w:rtl w:val="0"/>
        </w:rPr>
      </w:r>
    </w:p>
    <w:p w:rsidR="00000000" w:rsidDel="00000000" w:rsidP="00000000" w:rsidRDefault="00000000" w:rsidRPr="00000000" w14:paraId="0000057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7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A/c payee</w:t>
      </w:r>
      <w:r w:rsidDel="00000000" w:rsidR="00000000" w:rsidRPr="00000000">
        <w:rPr>
          <w:rtl w:val="0"/>
        </w:rPr>
      </w:r>
    </w:p>
    <w:p w:rsidR="00000000" w:rsidDel="00000000" w:rsidP="00000000" w:rsidRDefault="00000000" w:rsidRPr="00000000" w14:paraId="0000057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7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practice has arisen in recent times of adding to the crossing " account payee " or similar words. Though they have no statutory sanction, the addition is not prohibited by section 78, since they are a mere direction to the receiving banker. Though the word "payee" means the person designated in the cheque as payee and not the owner of the cheque at the time when it is presented the words " account payee " are not sufficient, in the case of a cheque drawn to order or bearer, to make it non-transferable within the meaning of section 8 (1) of the Act.</w:t>
      </w:r>
      <w:r w:rsidDel="00000000" w:rsidR="00000000" w:rsidRPr="00000000">
        <w:rPr>
          <w:rtl w:val="0"/>
        </w:rPr>
      </w:r>
    </w:p>
    <w:p w:rsidR="00000000" w:rsidDel="00000000" w:rsidP="00000000" w:rsidRDefault="00000000" w:rsidRPr="00000000" w14:paraId="0000057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7D">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At the same time they operate as a caution to the collecting banker to put him on inquiry and disregard by him, in the absence of explanation, amounts to negligence on his part. To some extent they may operate to hinder the negotiation of a cheque. This is so even if the cheque is drawn in favour of a named payee or bearer."</w:t>
      </w:r>
      <w:r w:rsidDel="00000000" w:rsidR="00000000" w:rsidRPr="00000000">
        <w:rPr>
          <w:rtl w:val="0"/>
        </w:rPr>
      </w:r>
    </w:p>
    <w:p w:rsidR="00000000" w:rsidDel="00000000" w:rsidP="00000000" w:rsidRDefault="00000000" w:rsidRPr="00000000" w14:paraId="0000057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7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The role of a committee of inspection in a bankruptcy ; and </w:t>
      </w:r>
      <w:r w:rsidDel="00000000" w:rsidR="00000000" w:rsidRPr="00000000">
        <w:rPr>
          <w:rtl w:val="0"/>
        </w:rPr>
      </w:r>
    </w:p>
    <w:p w:rsidR="00000000" w:rsidDel="00000000" w:rsidP="00000000" w:rsidRDefault="00000000" w:rsidRPr="00000000" w14:paraId="0000058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8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Committee of Inspection</w:t>
      </w:r>
      <w:r w:rsidDel="00000000" w:rsidR="00000000" w:rsidRPr="00000000">
        <w:rPr>
          <w:rtl w:val="0"/>
        </w:rPr>
      </w:r>
    </w:p>
    <w:p w:rsidR="00000000" w:rsidDel="00000000" w:rsidP="00000000" w:rsidRDefault="00000000" w:rsidRPr="00000000" w14:paraId="0000058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Appointment of committee</w:t>
      </w:r>
      <w:r w:rsidDel="00000000" w:rsidR="00000000" w:rsidRPr="00000000">
        <w:rPr>
          <w:rtl w:val="0"/>
        </w:rPr>
      </w:r>
    </w:p>
    <w:p w:rsidR="00000000" w:rsidDel="00000000" w:rsidP="00000000" w:rsidRDefault="00000000" w:rsidRPr="00000000" w14:paraId="0000058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8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the purpose of superintending the administration of a bankrupt's property by the trustee, a committee of inspection may be appointed by a resolution of the creditors qualified to vote at their first or any subsequent meetings. The committee of inspection must consist of not more than five and not less than three persons; and before a person can be appointed to it, he must either be a creditor, or the holder of a general proxy or general power of attorney from a creditor or be a person to whom a creditor intends to give a general proxy or general power of attorney; but no creditor or holder of a general proxy or general power of attorney can act until the creditor has proved his debt and the proof has been admitted, and no person to whom a creditor intends to give a general proxy or general power of attorney can act until he holds the proxy or power of attorney and the creditor has proved his debt and the proof has been admitted. </w:t>
      </w:r>
      <w:r w:rsidDel="00000000" w:rsidR="00000000" w:rsidRPr="00000000">
        <w:rPr>
          <w:rtl w:val="0"/>
        </w:rPr>
      </w:r>
    </w:p>
    <w:p w:rsidR="00000000" w:rsidDel="00000000" w:rsidP="00000000" w:rsidRDefault="00000000" w:rsidRPr="00000000" w14:paraId="0000058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Whenever the number of the committee is less than five, the creditors may increase the number up to five. In the administration by the bankruptcy court of the estate of a deceased insolvent, the creditors have the same powers to appoint a trustee and committee of inspection as in a bankruptcy.</w:t>
      </w:r>
      <w:r w:rsidDel="00000000" w:rsidR="00000000" w:rsidRPr="00000000">
        <w:rPr>
          <w:rtl w:val="0"/>
        </w:rPr>
      </w:r>
    </w:p>
    <w:p w:rsidR="00000000" w:rsidDel="00000000" w:rsidP="00000000" w:rsidRDefault="00000000" w:rsidRPr="00000000" w14:paraId="0000058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members of a partnership have been adjudicated bankrupt, each set of separate creditors may appoint a separate committee. If, however, any set of separate creditors does not appoint a separate committee, the committee appointed by the joint creditors is deemed to have been appointed by such set of separate creditors.</w:t>
      </w:r>
      <w:r w:rsidDel="00000000" w:rsidR="00000000" w:rsidRPr="00000000">
        <w:rPr>
          <w:rtl w:val="0"/>
        </w:rPr>
      </w:r>
    </w:p>
    <w:p w:rsidR="00000000" w:rsidDel="00000000" w:rsidP="00000000" w:rsidRDefault="00000000" w:rsidRPr="00000000" w14:paraId="0000058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small bankruptcies, there is no committee, but the official receiver may, with the permission of the Court, do all things which in other bankruptcies may be done by a trustee with the permission of the committee of inspection.</w:t>
      </w:r>
      <w:r w:rsidDel="00000000" w:rsidR="00000000" w:rsidRPr="00000000">
        <w:rPr>
          <w:rtl w:val="0"/>
        </w:rPr>
      </w:r>
    </w:p>
    <w:p w:rsidR="00000000" w:rsidDel="00000000" w:rsidP="00000000" w:rsidRDefault="00000000" w:rsidRPr="00000000" w14:paraId="0000058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D">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Committee's functions.</w:t>
      </w:r>
      <w:r w:rsidDel="00000000" w:rsidR="00000000" w:rsidRPr="00000000">
        <w:rPr>
          <w:rFonts w:ascii="Georgia" w:cs="Georgia" w:eastAsia="Georgia" w:hAnsi="Georgia"/>
          <w:strike w:val="0"/>
          <w:vertAlign w:val="baseline"/>
          <w:rtl w:val="0"/>
        </w:rPr>
        <w:t xml:space="preserve">T</w:t>
      </w:r>
      <w:r w:rsidDel="00000000" w:rsidR="00000000" w:rsidRPr="00000000">
        <w:rPr>
          <w:rtl w:val="0"/>
        </w:rPr>
      </w:r>
    </w:p>
    <w:p w:rsidR="00000000" w:rsidDel="00000000" w:rsidP="00000000" w:rsidRDefault="00000000" w:rsidRPr="00000000" w14:paraId="0000058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committee of inspection is appointed for the purpose of superintending the administration of the bankrupt's estate by the trustee. Where no trustee has been appointed, or a vacancy has occurred, the committee may appoint a trustee, if authorised to do so by the creditors; with that authority, it may fix his remuneration, and when it has resolved on what basis the remuneration shall be, it has no power to rescind the resolution without leave of the court.</w:t>
      </w:r>
      <w:r w:rsidDel="00000000" w:rsidR="00000000" w:rsidRPr="00000000">
        <w:rPr>
          <w:rtl w:val="0"/>
        </w:rPr>
      </w:r>
    </w:p>
    <w:p w:rsidR="00000000" w:rsidDel="00000000" w:rsidP="00000000" w:rsidRDefault="00000000" w:rsidRPr="00000000" w14:paraId="0000059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9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Directions and permissions to trustee</w:t>
      </w:r>
      <w:r w:rsidDel="00000000" w:rsidR="00000000" w:rsidRPr="00000000">
        <w:rPr>
          <w:rtl w:val="0"/>
        </w:rPr>
      </w:r>
    </w:p>
    <w:p w:rsidR="00000000" w:rsidDel="00000000" w:rsidP="00000000" w:rsidRDefault="00000000" w:rsidRPr="00000000" w14:paraId="0000059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9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trustee must have regard to the directions of the committee of inspection. Certain powers in respect of the bankrupt's property are only exercisable with the committee's permission, which cannot be given generally to exercise all or any of the powers, but which must be obtained specially for each particular case.</w:t>
      </w:r>
      <w:r w:rsidDel="00000000" w:rsidR="00000000" w:rsidRPr="00000000">
        <w:rPr>
          <w:rtl w:val="0"/>
        </w:rPr>
      </w:r>
    </w:p>
    <w:p w:rsidR="00000000" w:rsidDel="00000000" w:rsidP="00000000" w:rsidRDefault="00000000" w:rsidRPr="00000000" w14:paraId="0000059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9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Trustee's account at local bank. If the committee of inspection is of opinion that, for the purpose of carrying on the debtor's business or of obtaining advances, or because of the probable amount of the cash balance, or if the committee satisfies the Court that for any other reason it is for the advantage of the creditors that the trustee should have an account with a local bank, it may apply to the court for that purpose, and the court may authorise the trustee to make his payments into and out of any local bank selected by the committees. Both the application and the authority must be made and given in the prescribed forms, with such variations as circumstances may reduire.</w:t>
      </w:r>
      <w:r w:rsidDel="00000000" w:rsidR="00000000" w:rsidRPr="00000000">
        <w:rPr>
          <w:rtl w:val="0"/>
        </w:rPr>
      </w:r>
    </w:p>
    <w:p w:rsidR="00000000" w:rsidDel="00000000" w:rsidP="00000000" w:rsidRDefault="00000000" w:rsidRPr="00000000" w14:paraId="0000059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97">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Where the trustee opens an account in a local bank, he must open and keep it in the name of the debtor's estate, and any interest receivable in respect of the account will be part of the assets of the estate. The trustee must make his payments into and out of the local bank in the prescribed manner". No trustee in a bankruptcy or under a composition or scheme of arrangement may pay any sums received as trustee into his private banking account.</w:t>
      </w:r>
      <w:r w:rsidDel="00000000" w:rsidR="00000000" w:rsidRPr="00000000">
        <w:rPr>
          <w:rtl w:val="0"/>
        </w:rPr>
      </w:r>
    </w:p>
    <w:p w:rsidR="00000000" w:rsidDel="00000000" w:rsidP="00000000" w:rsidRDefault="00000000" w:rsidRPr="00000000" w14:paraId="0000059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9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w:t>
        <w:tab/>
        <w:t xml:space="preserve">Implied agency.</w:t>
      </w:r>
      <w:r w:rsidDel="00000000" w:rsidR="00000000" w:rsidRPr="00000000">
        <w:rPr>
          <w:rtl w:val="0"/>
        </w:rPr>
      </w:r>
    </w:p>
    <w:p w:rsidR="00000000" w:rsidDel="00000000" w:rsidP="00000000" w:rsidRDefault="00000000" w:rsidRPr="00000000" w14:paraId="0000059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9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Implied agency arises from the conduct or situation of the parties, or by operation of law, for example from necessity. </w:t>
      </w:r>
      <w:r w:rsidDel="00000000" w:rsidR="00000000" w:rsidRPr="00000000">
        <w:rPr>
          <w:rtl w:val="0"/>
        </w:rPr>
      </w:r>
    </w:p>
    <w:p w:rsidR="00000000" w:rsidDel="00000000" w:rsidP="00000000" w:rsidRDefault="00000000" w:rsidRPr="00000000" w14:paraId="0000059C">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9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person who holds out another by words or conduct as having authority to enter into contracts on his behalf will be bound by such contracts and will be estopped from denying the agency created by his conduct.</w:t>
      </w:r>
      <w:r w:rsidDel="00000000" w:rsidR="00000000" w:rsidRPr="00000000">
        <w:rPr>
          <w:rtl w:val="0"/>
        </w:rPr>
      </w:r>
    </w:p>
    <w:p w:rsidR="00000000" w:rsidDel="00000000" w:rsidP="00000000" w:rsidRDefault="00000000" w:rsidRPr="00000000" w14:paraId="0000059E">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9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A usually pays for goods ordered by B, B becomes A’s agent and A will be bound to settle the debts incurred through B’s conduct or action in the same way as if he had expressly authorized the orders. See </w:t>
      </w:r>
      <w:r w:rsidDel="00000000" w:rsidR="00000000" w:rsidRPr="00000000">
        <w:rPr>
          <w:rFonts w:ascii="Georgia" w:cs="Georgia" w:eastAsia="Georgia" w:hAnsi="Georgia"/>
          <w:b w:val="1"/>
          <w:strike w:val="0"/>
          <w:u w:val="single"/>
          <w:vertAlign w:val="baseline"/>
          <w:rtl w:val="0"/>
        </w:rPr>
        <w:t xml:space="preserve">Summers v Solomon</w:t>
      </w:r>
      <w:r w:rsidDel="00000000" w:rsidR="00000000" w:rsidRPr="00000000">
        <w:rPr>
          <w:rFonts w:ascii="Georgia" w:cs="Georgia" w:eastAsia="Georgia" w:hAnsi="Georgia"/>
          <w:strike w:val="0"/>
          <w:vertAlign w:val="baseline"/>
          <w:rtl w:val="0"/>
        </w:rPr>
        <w:t xml:space="preserve"> (1857) and </w:t>
      </w:r>
      <w:r w:rsidDel="00000000" w:rsidR="00000000" w:rsidRPr="00000000">
        <w:rPr>
          <w:rFonts w:ascii="Georgia" w:cs="Georgia" w:eastAsia="Georgia" w:hAnsi="Georgia"/>
          <w:b w:val="1"/>
          <w:strike w:val="0"/>
          <w:u w:val="single"/>
          <w:vertAlign w:val="baseline"/>
          <w:rtl w:val="0"/>
        </w:rPr>
        <w:t xml:space="preserve">Ryan v Pilkington</w:t>
      </w:r>
      <w:r w:rsidDel="00000000" w:rsidR="00000000" w:rsidRPr="00000000">
        <w:rPr>
          <w:rFonts w:ascii="Georgia" w:cs="Georgia" w:eastAsia="Georgia" w:hAnsi="Georgia"/>
          <w:strike w:val="0"/>
          <w:vertAlign w:val="baseline"/>
          <w:rtl w:val="0"/>
        </w:rPr>
        <w:t xml:space="preserve"> (1959) 1 WLR 403.</w:t>
      </w:r>
      <w:r w:rsidDel="00000000" w:rsidR="00000000" w:rsidRPr="00000000">
        <w:rPr>
          <w:rtl w:val="0"/>
        </w:rPr>
      </w:r>
    </w:p>
    <w:p w:rsidR="00000000" w:rsidDel="00000000" w:rsidP="00000000" w:rsidRDefault="00000000" w:rsidRPr="00000000" w14:paraId="000005A0">
      <w:pPr>
        <w:pageBreakBefore w:val="0"/>
        <w:ind w:firstLine="36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A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Operation of Law</w:t>
      </w:r>
      <w:r w:rsidDel="00000000" w:rsidR="00000000" w:rsidRPr="00000000">
        <w:rPr>
          <w:rtl w:val="0"/>
        </w:rPr>
      </w:r>
    </w:p>
    <w:p w:rsidR="00000000" w:rsidDel="00000000" w:rsidP="00000000" w:rsidRDefault="00000000" w:rsidRPr="00000000" w14:paraId="000005A2">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A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law in certain situations presumes an agency relationship between parties who have not consented to enter into an agency relationship examples include:</w:t>
      </w:r>
      <w:r w:rsidDel="00000000" w:rsidR="00000000" w:rsidRPr="00000000">
        <w:rPr>
          <w:rtl w:val="0"/>
        </w:rPr>
      </w:r>
    </w:p>
    <w:p w:rsidR="00000000" w:rsidDel="00000000" w:rsidP="00000000" w:rsidRDefault="00000000" w:rsidRPr="00000000" w14:paraId="000005A4">
      <w:pPr>
        <w:pageBreakBefore w:val="0"/>
        <w:ind w:left="3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A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r>
      <w:r w:rsidDel="00000000" w:rsidR="00000000" w:rsidRPr="00000000">
        <w:rPr>
          <w:rFonts w:ascii="Georgia" w:cs="Georgia" w:eastAsia="Georgia" w:hAnsi="Georgia"/>
          <w:b w:val="1"/>
          <w:strike w:val="0"/>
          <w:vertAlign w:val="baseline"/>
          <w:rtl w:val="0"/>
        </w:rPr>
        <w:t xml:space="preserve">Necessity</w:t>
      </w:r>
      <w:r w:rsidDel="00000000" w:rsidR="00000000" w:rsidRPr="00000000">
        <w:rPr>
          <w:rtl w:val="0"/>
        </w:rPr>
      </w:r>
    </w:p>
    <w:p w:rsidR="00000000" w:rsidDel="00000000" w:rsidP="00000000" w:rsidRDefault="00000000" w:rsidRPr="00000000" w14:paraId="000005A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A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 person is entrusted with another’s property and it becomes necessary to preserve that property. Two conditions must be satisfied:</w:t>
      </w:r>
      <w:r w:rsidDel="00000000" w:rsidR="00000000" w:rsidRPr="00000000">
        <w:rPr>
          <w:rtl w:val="0"/>
        </w:rPr>
      </w:r>
    </w:p>
    <w:p w:rsidR="00000000" w:rsidDel="00000000" w:rsidP="00000000" w:rsidRDefault="00000000" w:rsidRPr="00000000" w14:paraId="000005A8">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A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There must be actual and definite commercial necessity e.g. perishable goods.</w:t>
      </w:r>
      <w:r w:rsidDel="00000000" w:rsidR="00000000" w:rsidRPr="00000000">
        <w:rPr>
          <w:rtl w:val="0"/>
        </w:rPr>
      </w:r>
    </w:p>
    <w:p w:rsidR="00000000" w:rsidDel="00000000" w:rsidP="00000000" w:rsidRDefault="00000000" w:rsidRPr="00000000" w14:paraId="000005A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It must be impossible to obtain the principal’s instructions see </w:t>
      </w:r>
      <w:r w:rsidDel="00000000" w:rsidR="00000000" w:rsidRPr="00000000">
        <w:rPr>
          <w:rFonts w:ascii="Georgia" w:cs="Georgia" w:eastAsia="Georgia" w:hAnsi="Georgia"/>
          <w:b w:val="1"/>
          <w:strike w:val="0"/>
          <w:u w:val="single"/>
          <w:vertAlign w:val="baseline"/>
          <w:rtl w:val="0"/>
        </w:rPr>
        <w:t xml:space="preserve">Springer v Great Western Railway</w:t>
      </w:r>
      <w:r w:rsidDel="00000000" w:rsidR="00000000" w:rsidRPr="00000000">
        <w:rPr>
          <w:rFonts w:ascii="Georgia" w:cs="Georgia" w:eastAsia="Georgia" w:hAnsi="Georgia"/>
          <w:strike w:val="0"/>
          <w:vertAlign w:val="baseline"/>
          <w:rtl w:val="0"/>
        </w:rPr>
        <w:t xml:space="preserve"> (1921) 1 KB 257. Act must be done for the benefit of the owner</w:t>
      </w:r>
      <w:r w:rsidDel="00000000" w:rsidR="00000000" w:rsidRPr="00000000">
        <w:rPr>
          <w:rtl w:val="0"/>
        </w:rPr>
      </w:r>
    </w:p>
    <w:p w:rsidR="00000000" w:rsidDel="00000000" w:rsidP="00000000" w:rsidRDefault="00000000" w:rsidRPr="00000000" w14:paraId="000005AB">
      <w:pPr>
        <w:pageBreakBefore w:val="0"/>
        <w:ind w:firstLine="36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A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w:t>
        <w:tab/>
        <w:t xml:space="preserve">Cohabitation</w:t>
      </w:r>
      <w:r w:rsidDel="00000000" w:rsidR="00000000" w:rsidRPr="00000000">
        <w:rPr>
          <w:rtl w:val="0"/>
        </w:rPr>
      </w:r>
    </w:p>
    <w:p w:rsidR="00000000" w:rsidDel="00000000" w:rsidP="00000000" w:rsidRDefault="00000000" w:rsidRPr="00000000" w14:paraId="000005A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A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a rebuttable presumption at common law that a wife living together with the husband has his authority to pledge his credit for necessaries subject to the following exceptions:</w:t>
      </w:r>
      <w:r w:rsidDel="00000000" w:rsidR="00000000" w:rsidRPr="00000000">
        <w:rPr>
          <w:rtl w:val="0"/>
        </w:rPr>
      </w:r>
    </w:p>
    <w:p w:rsidR="00000000" w:rsidDel="00000000" w:rsidP="00000000" w:rsidRDefault="00000000" w:rsidRPr="00000000" w14:paraId="000005AF">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B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where the husband expressly forbade his wife to pledge his authority;</w:t>
      </w:r>
      <w:r w:rsidDel="00000000" w:rsidR="00000000" w:rsidRPr="00000000">
        <w:rPr>
          <w:rtl w:val="0"/>
        </w:rPr>
      </w:r>
    </w:p>
    <w:p w:rsidR="00000000" w:rsidDel="00000000" w:rsidP="00000000" w:rsidRDefault="00000000" w:rsidRPr="00000000" w14:paraId="000005B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where he expressly warned the supplier not to supply the wife any of the goods on credit;</w:t>
      </w:r>
      <w:r w:rsidDel="00000000" w:rsidR="00000000" w:rsidRPr="00000000">
        <w:rPr>
          <w:rtl w:val="0"/>
        </w:rPr>
      </w:r>
    </w:p>
    <w:p w:rsidR="00000000" w:rsidDel="00000000" w:rsidP="00000000" w:rsidRDefault="00000000" w:rsidRPr="00000000" w14:paraId="000005B2">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where he proves that his wife is already supplied sufficiently with the goods of the kind in question;</w:t>
      </w:r>
      <w:r w:rsidDel="00000000" w:rsidR="00000000" w:rsidRPr="00000000">
        <w:rPr>
          <w:rtl w:val="0"/>
        </w:rPr>
      </w:r>
    </w:p>
    <w:p w:rsidR="00000000" w:rsidDel="00000000" w:rsidP="00000000" w:rsidRDefault="00000000" w:rsidRPr="00000000" w14:paraId="000005B3">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if the orders for necessaries was excessive; and</w:t>
      </w:r>
      <w:r w:rsidDel="00000000" w:rsidR="00000000" w:rsidRPr="00000000">
        <w:rPr>
          <w:rtl w:val="0"/>
        </w:rPr>
      </w:r>
    </w:p>
    <w:p w:rsidR="00000000" w:rsidDel="00000000" w:rsidP="00000000" w:rsidRDefault="00000000" w:rsidRPr="00000000" w14:paraId="000005B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w:t>
        <w:tab/>
        <w:t xml:space="preserve">where he shows that his wife has sufficient means.</w:t>
      </w:r>
      <w:r w:rsidDel="00000000" w:rsidR="00000000" w:rsidRPr="00000000">
        <w:rPr>
          <w:rtl w:val="0"/>
        </w:rPr>
      </w:r>
    </w:p>
    <w:p w:rsidR="00000000" w:rsidDel="00000000" w:rsidP="00000000" w:rsidRDefault="00000000" w:rsidRPr="00000000" w14:paraId="000005B5">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B6">
      <w:pPr>
        <w:pageBreakBefore w:val="0"/>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Harris v Harris</w:t>
      </w:r>
      <w:r w:rsidDel="00000000" w:rsidR="00000000" w:rsidRPr="00000000">
        <w:rPr>
          <w:rFonts w:ascii="Georgia" w:cs="Georgia" w:eastAsia="Georgia" w:hAnsi="Georgia"/>
          <w:strike w:val="0"/>
          <w:vertAlign w:val="baseline"/>
          <w:rtl w:val="0"/>
        </w:rPr>
        <w:t xml:space="preserve"> (1801). Even where a man turns his wife out of doors, she is still entitled to necessaries.</w:t>
      </w:r>
      <w:r w:rsidDel="00000000" w:rsidR="00000000" w:rsidRPr="00000000">
        <w:rPr>
          <w:rtl w:val="0"/>
        </w:rPr>
      </w:r>
    </w:p>
    <w:p w:rsidR="00000000" w:rsidDel="00000000" w:rsidP="00000000" w:rsidRDefault="00000000" w:rsidRPr="00000000" w14:paraId="000005B7">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B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These principles are different to the notions of agency by estoppel and apparent authority.</w:t>
      </w:r>
      <w:r w:rsidDel="00000000" w:rsidR="00000000" w:rsidRPr="00000000">
        <w:rPr>
          <w:rtl w:val="0"/>
        </w:rPr>
      </w:r>
    </w:p>
    <w:p w:rsidR="00000000" w:rsidDel="00000000" w:rsidP="00000000" w:rsidRDefault="00000000" w:rsidRPr="00000000" w14:paraId="000005B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B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BB">
      <w:pPr>
        <w:pageBreakBefore w:val="0"/>
        <w:ind w:left="360" w:hanging="36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8.</w:t>
        <w:tab/>
        <w:t xml:space="preserve">"A bill of exchange must be presented for payment in order to make the drawer and endorser liable on it".</w:t>
      </w:r>
      <w:r w:rsidDel="00000000" w:rsidR="00000000" w:rsidRPr="00000000">
        <w:rPr>
          <w:rtl w:val="0"/>
        </w:rPr>
      </w:r>
    </w:p>
    <w:p w:rsidR="00000000" w:rsidDel="00000000" w:rsidP="00000000" w:rsidRDefault="00000000" w:rsidRPr="00000000" w14:paraId="000005BC">
      <w:pPr>
        <w:pageBreakBefore w:val="0"/>
        <w:ind w:left="360" w:hanging="36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B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Discuss, highlighting the rules of presentment.</w:t>
      </w:r>
      <w:r w:rsidDel="00000000" w:rsidR="00000000" w:rsidRPr="00000000">
        <w:rPr>
          <w:rtl w:val="0"/>
        </w:rPr>
      </w:r>
    </w:p>
    <w:p w:rsidR="00000000" w:rsidDel="00000000" w:rsidP="00000000" w:rsidRDefault="00000000" w:rsidRPr="00000000" w14:paraId="000005B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B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Rules as to presentment</w:t>
      </w:r>
      <w:r w:rsidDel="00000000" w:rsidR="00000000" w:rsidRPr="00000000">
        <w:rPr>
          <w:rtl w:val="0"/>
        </w:rPr>
      </w:r>
    </w:p>
    <w:p w:rsidR="00000000" w:rsidDel="00000000" w:rsidP="00000000" w:rsidRDefault="00000000" w:rsidRPr="00000000" w14:paraId="000005C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C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41.-(1) A bill is duly presented for acceptance which is presented in accordance with the following rules:</w:t>
      </w:r>
      <w:r w:rsidDel="00000000" w:rsidR="00000000" w:rsidRPr="00000000">
        <w:rPr>
          <w:rtl w:val="0"/>
        </w:rPr>
      </w:r>
    </w:p>
    <w:p w:rsidR="00000000" w:rsidDel="00000000" w:rsidP="00000000" w:rsidRDefault="00000000" w:rsidRPr="00000000" w14:paraId="000005C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C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The presentment must be made by or on behalf of the holder to the drawee or to some person authorised to accept or refuse acceptance on his behalf at a reasonable hour on a business day 12 and before the bill is overdue.</w:t>
      </w:r>
      <w:r w:rsidDel="00000000" w:rsidR="00000000" w:rsidRPr="00000000">
        <w:rPr>
          <w:rtl w:val="0"/>
        </w:rPr>
      </w:r>
    </w:p>
    <w:p w:rsidR="00000000" w:rsidDel="00000000" w:rsidP="00000000" w:rsidRDefault="00000000" w:rsidRPr="00000000" w14:paraId="000005C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C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must be proof that presentation has been made to tile actual drawee (or to his accredited agent), not to a person who merely refused to accept but who did not represent himself to be the drawee. In the case of bankers it is well established that presentment must be made during business (viz. banking) hours, but in other cases the presentment must be made at a reasonable hour Presentment at a house of business must be made during times of business at such reasonable hours as a man is bound to attend.</w:t>
      </w:r>
      <w:r w:rsidDel="00000000" w:rsidR="00000000" w:rsidRPr="00000000">
        <w:rPr>
          <w:rtl w:val="0"/>
        </w:rPr>
      </w:r>
    </w:p>
    <w:p w:rsidR="00000000" w:rsidDel="00000000" w:rsidP="00000000" w:rsidRDefault="00000000" w:rsidRPr="00000000" w14:paraId="000005C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C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Further, the Act provides for presentment in special cases as follows:</w:t>
      </w:r>
      <w:r w:rsidDel="00000000" w:rsidR="00000000" w:rsidRPr="00000000">
        <w:rPr>
          <w:rtl w:val="0"/>
        </w:rPr>
      </w:r>
    </w:p>
    <w:p w:rsidR="00000000" w:rsidDel="00000000" w:rsidP="00000000" w:rsidRDefault="00000000" w:rsidRPr="00000000" w14:paraId="000005C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C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41.-(1) (b) Where .1 bill is addressed to two or more drawees, who are not partners, presentment must be made to them all, unless one has authority to accept for all, then presentment may be made to him only.</w:t>
      </w:r>
      <w:r w:rsidDel="00000000" w:rsidR="00000000" w:rsidRPr="00000000">
        <w:rPr>
          <w:rtl w:val="0"/>
        </w:rPr>
      </w:r>
    </w:p>
    <w:p w:rsidR="00000000" w:rsidDel="00000000" w:rsidP="00000000" w:rsidRDefault="00000000" w:rsidRPr="00000000" w14:paraId="000005C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C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Where the drawee is dead, presentment may be made to his personal representative.</w:t>
      </w:r>
      <w:r w:rsidDel="00000000" w:rsidR="00000000" w:rsidRPr="00000000">
        <w:rPr>
          <w:rtl w:val="0"/>
        </w:rPr>
      </w:r>
    </w:p>
    <w:p w:rsidR="00000000" w:rsidDel="00000000" w:rsidP="00000000" w:rsidRDefault="00000000" w:rsidRPr="00000000" w14:paraId="000005C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the drawee's death the holder may, by section 41 (2) dispense with presentment.</w:t>
      </w:r>
      <w:r w:rsidDel="00000000" w:rsidR="00000000" w:rsidRPr="00000000">
        <w:rPr>
          <w:rtl w:val="0"/>
        </w:rPr>
      </w:r>
    </w:p>
    <w:p w:rsidR="00000000" w:rsidDel="00000000" w:rsidP="00000000" w:rsidRDefault="00000000" w:rsidRPr="00000000" w14:paraId="000005C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C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holder is dead and the executor has not yet proved the will, the executor is nevertheless apparently bound to present the bill when presentable; for his title to his testator's property is derived exclusively from the will, and vests in him from the moment of the testator's death." But as the title of an administrator is derived wholly from the Probate Division of the High Court, and he has none till the letters of administration are granted, he would probably be excused by impossibility.</w:t>
      </w:r>
      <w:r w:rsidDel="00000000" w:rsidR="00000000" w:rsidRPr="00000000">
        <w:rPr>
          <w:rtl w:val="0"/>
        </w:rPr>
      </w:r>
    </w:p>
    <w:p w:rsidR="00000000" w:rsidDel="00000000" w:rsidP="00000000" w:rsidRDefault="00000000" w:rsidRPr="00000000" w14:paraId="000005C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drawee is bankrupt, presentment may be made to him or to his trustee.</w:t>
      </w:r>
      <w:r w:rsidDel="00000000" w:rsidR="00000000" w:rsidRPr="00000000">
        <w:rPr>
          <w:rtl w:val="0"/>
        </w:rPr>
      </w:r>
    </w:p>
    <w:p w:rsidR="00000000" w:rsidDel="00000000" w:rsidP="00000000" w:rsidRDefault="00000000" w:rsidRPr="00000000" w14:paraId="000005D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this case also, by section 41 (2) (a), presentment on the holder's part is purely optional.</w:t>
      </w:r>
      <w:r w:rsidDel="00000000" w:rsidR="00000000" w:rsidRPr="00000000">
        <w:rPr>
          <w:rtl w:val="0"/>
        </w:rPr>
      </w:r>
    </w:p>
    <w:p w:rsidR="00000000" w:rsidDel="00000000" w:rsidP="00000000" w:rsidRDefault="00000000" w:rsidRPr="00000000" w14:paraId="000005D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Presentment may be made by post, as provided by the Act:</w:t>
      </w:r>
      <w:r w:rsidDel="00000000" w:rsidR="00000000" w:rsidRPr="00000000">
        <w:rPr>
          <w:rtl w:val="0"/>
        </w:rPr>
      </w:r>
    </w:p>
    <w:p w:rsidR="00000000" w:rsidDel="00000000" w:rsidP="00000000" w:rsidRDefault="00000000" w:rsidRPr="00000000" w14:paraId="000005D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Where authorised by agreement or usage, a presentment through the post office is sufficient.</w:t>
      </w:r>
      <w:r w:rsidDel="00000000" w:rsidR="00000000" w:rsidRPr="00000000">
        <w:rPr>
          <w:rtl w:val="0"/>
        </w:rPr>
      </w:r>
    </w:p>
    <w:p w:rsidR="00000000" w:rsidDel="00000000" w:rsidP="00000000" w:rsidRDefault="00000000" w:rsidRPr="00000000" w14:paraId="000005D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Presentment for acceptance when otherwise necessary is only excused in the following cases:</w:t>
      </w:r>
      <w:r w:rsidDel="00000000" w:rsidR="00000000" w:rsidRPr="00000000">
        <w:rPr>
          <w:rtl w:val="0"/>
        </w:rPr>
      </w:r>
    </w:p>
    <w:p w:rsidR="00000000" w:rsidDel="00000000" w:rsidP="00000000" w:rsidRDefault="00000000" w:rsidRPr="00000000" w14:paraId="000005D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41.-(2) Presentment in accordance with these rules is excused, and a bill may be treated as dishonoured by non-acceptance</w:t>
      </w:r>
      <w:r w:rsidDel="00000000" w:rsidR="00000000" w:rsidRPr="00000000">
        <w:rPr>
          <w:rtl w:val="0"/>
        </w:rPr>
      </w:r>
    </w:p>
    <w:p w:rsidR="00000000" w:rsidDel="00000000" w:rsidP="00000000" w:rsidRDefault="00000000" w:rsidRPr="00000000" w14:paraId="000005D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where the drawee is dead or bankrupt, or is a fictitious person or a person not having capacity to contract by bill;</w:t>
      </w:r>
      <w:r w:rsidDel="00000000" w:rsidR="00000000" w:rsidRPr="00000000">
        <w:rPr>
          <w:rtl w:val="0"/>
        </w:rPr>
      </w:r>
    </w:p>
    <w:p w:rsidR="00000000" w:rsidDel="00000000" w:rsidP="00000000" w:rsidRDefault="00000000" w:rsidRPr="00000000" w14:paraId="000005D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where, after the exercise of reasonable diligence, such presentment cannot be effected;</w:t>
      </w:r>
      <w:r w:rsidDel="00000000" w:rsidR="00000000" w:rsidRPr="00000000">
        <w:rPr>
          <w:rtl w:val="0"/>
        </w:rPr>
      </w:r>
    </w:p>
    <w:p w:rsidR="00000000" w:rsidDel="00000000" w:rsidP="00000000" w:rsidRDefault="00000000" w:rsidRPr="00000000" w14:paraId="000005D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where, although the presentment has been irregular, acceptance has been refused on some other ground.</w:t>
      </w:r>
      <w:r w:rsidDel="00000000" w:rsidR="00000000" w:rsidRPr="00000000">
        <w:rPr>
          <w:rtl w:val="0"/>
        </w:rPr>
      </w:r>
    </w:p>
    <w:p w:rsidR="00000000" w:rsidDel="00000000" w:rsidP="00000000" w:rsidRDefault="00000000" w:rsidRPr="00000000" w14:paraId="000005D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The fact that the holder has reason to believe that the bill, on presentment, will be dishonoured does not excuse presentment.</w:t>
      </w:r>
      <w:r w:rsidDel="00000000" w:rsidR="00000000" w:rsidRPr="00000000">
        <w:rPr>
          <w:rtl w:val="0"/>
        </w:rPr>
      </w:r>
    </w:p>
    <w:p w:rsidR="00000000" w:rsidDel="00000000" w:rsidP="00000000" w:rsidRDefault="00000000" w:rsidRPr="00000000" w14:paraId="000005E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section uses the word " excused," as do sections 46 (1), 47 (1) and 50 (1); sections 46 (2), 50 (2) and 51 (9) use the words " dispensed with." It would seem that the two expressions, though possibly of different meanings generally speaking, are in these contexts interchangeable.</w:t>
      </w:r>
      <w:r w:rsidDel="00000000" w:rsidR="00000000" w:rsidRPr="00000000">
        <w:rPr>
          <w:rtl w:val="0"/>
        </w:rPr>
      </w:r>
    </w:p>
    <w:p w:rsidR="00000000" w:rsidDel="00000000" w:rsidP="00000000" w:rsidRDefault="00000000" w:rsidRPr="00000000" w14:paraId="000005E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drawee has absconded, the bill may be treated at once as dishonoured, but not merely if his house is closed, and the holder makes no further attempt to find him .</w:t>
      </w:r>
      <w:r w:rsidDel="00000000" w:rsidR="00000000" w:rsidRPr="00000000">
        <w:rPr>
          <w:rtl w:val="0"/>
        </w:rPr>
      </w:r>
    </w:p>
    <w:p w:rsidR="00000000" w:rsidDel="00000000" w:rsidP="00000000" w:rsidRDefault="00000000" w:rsidRPr="00000000" w14:paraId="000005E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we have already seen, when the bill is payable after sight, the holder, instead of presenting it, may circulate it within a reasonable time. " If a bill drawn at three days' sight," says Buller J., " be kept out in that way (viz. in circulation) for a year, I cannot say that there would be ]lches. But if, instead of putting it into circulation, the holder were to lock it up for any length of time, I should say that he was guilty of laches." " But the expression “ to lock up the bill for any length of time,' " says Tindal C.J. in discussing the above passage, " does not, and cannot, mean that keeping it in his hands for any time, however short, would make him guilty of laches. It never can be required of him instantly on receipt of it, under all disadvantages, either to put it into circulation, or to send it forward to the drawee for acceptance. To hold the purchaser bound by such an obligation would greatly impede, if not altogether destroy, the market for buying and selling foreign bills, to the great injury, no less than to the inconvenience, of the drawer himself." </w:t>
      </w:r>
      <w:r w:rsidDel="00000000" w:rsidR="00000000" w:rsidRPr="00000000">
        <w:rPr>
          <w:rtl w:val="0"/>
        </w:rPr>
      </w:r>
    </w:p>
    <w:p w:rsidR="00000000" w:rsidDel="00000000" w:rsidP="00000000" w:rsidRDefault="00000000" w:rsidRPr="00000000" w14:paraId="000005E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Dishonour by non-acceptance</w:t>
      </w:r>
      <w:r w:rsidDel="00000000" w:rsidR="00000000" w:rsidRPr="00000000">
        <w:rPr>
          <w:rtl w:val="0"/>
        </w:rPr>
      </w:r>
    </w:p>
    <w:p w:rsidR="00000000" w:rsidDel="00000000" w:rsidP="00000000" w:rsidRDefault="00000000" w:rsidRPr="00000000" w14:paraId="000005E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drawee is entitled to time for deliberation whether he will accept or not, as is impliedly allowed by the Act in the following section:</w:t>
      </w:r>
      <w:r w:rsidDel="00000000" w:rsidR="00000000" w:rsidRPr="00000000">
        <w:rPr>
          <w:rtl w:val="0"/>
        </w:rPr>
      </w:r>
    </w:p>
    <w:p w:rsidR="00000000" w:rsidDel="00000000" w:rsidP="00000000" w:rsidRDefault="00000000" w:rsidRPr="00000000" w14:paraId="000005E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42. When a bill is duly presented for acceptance and is not accepted within the customary time, the person presenting it must treat it as dishonoured by non-acceptance. If he do not, the holder shall lose his right of recourse against the drawer and indorsers.</w:t>
      </w:r>
      <w:r w:rsidDel="00000000" w:rsidR="00000000" w:rsidRPr="00000000">
        <w:rPr>
          <w:rtl w:val="0"/>
        </w:rPr>
      </w:r>
    </w:p>
    <w:p w:rsidR="00000000" w:rsidDel="00000000" w:rsidP="00000000" w:rsidRDefault="00000000" w:rsidRPr="00000000" w14:paraId="000005E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seems that the drawee may demand 24 hours for this purpose and that the holder will be justified in leaving the bill with him for that period unless, in the interim, he either accepts or declares his resolution not to accept.2' If more than 24 hours be given, the holder ought to inform the antecedent parties of it.</w:t>
      </w:r>
      <w:r w:rsidDel="00000000" w:rsidR="00000000" w:rsidRPr="00000000">
        <w:rPr>
          <w:rtl w:val="0"/>
        </w:rPr>
      </w:r>
    </w:p>
    <w:p w:rsidR="00000000" w:rsidDel="00000000" w:rsidP="00000000" w:rsidRDefault="00000000" w:rsidRPr="00000000" w14:paraId="000005E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F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owner of a bill who left it for acceptance, by his negligence enabled a stranger to give such a description of it as to obtain it from the drawee, without negligence on the drawee's part, the owner could not maintain trover 'on it against the drawee.</w:t>
      </w:r>
      <w:r w:rsidDel="00000000" w:rsidR="00000000" w:rsidRPr="00000000">
        <w:rPr>
          <w:rtl w:val="0"/>
        </w:rPr>
      </w:r>
    </w:p>
    <w:p w:rsidR="00000000" w:rsidDel="00000000" w:rsidP="00000000" w:rsidRDefault="00000000" w:rsidRPr="00000000" w14:paraId="000005F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5F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43.-(1) A bill is dishonoured by non-acceptance</w:t>
      </w:r>
      <w:r w:rsidDel="00000000" w:rsidR="00000000" w:rsidRPr="00000000">
        <w:rPr>
          <w:rtl w:val="0"/>
        </w:rPr>
      </w:r>
    </w:p>
    <w:p w:rsidR="00000000" w:rsidDel="00000000" w:rsidP="00000000" w:rsidRDefault="00000000" w:rsidRPr="00000000" w14:paraId="000005F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F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when it is duly presented for acceptance, and such an acceptance as is prescribed by this Act is refused or cannot be obtained; or</w:t>
      </w:r>
      <w:r w:rsidDel="00000000" w:rsidR="00000000" w:rsidRPr="00000000">
        <w:rPr>
          <w:rtl w:val="0"/>
        </w:rPr>
      </w:r>
    </w:p>
    <w:p w:rsidR="00000000" w:rsidDel="00000000" w:rsidP="00000000" w:rsidRDefault="00000000" w:rsidRPr="00000000" w14:paraId="000005F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F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when presentment for acceptance is excused and the bill is not accepted. (2) Subject to the provisions of this Act, when a bill is dishonoured by nonacceptance, an immediate right of recourse against the drawer and indorsers accrues to the holder, and no presentment for payment is necessary.</w:t>
      </w:r>
      <w:r w:rsidDel="00000000" w:rsidR="00000000" w:rsidRPr="00000000">
        <w:rPr>
          <w:rtl w:val="0"/>
        </w:rPr>
      </w:r>
    </w:p>
    <w:p w:rsidR="00000000" w:rsidDel="00000000" w:rsidP="00000000" w:rsidRDefault="00000000" w:rsidRPr="00000000" w14:paraId="000005F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F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Qualified acceptance</w:t>
      </w:r>
      <w:r w:rsidDel="00000000" w:rsidR="00000000" w:rsidRPr="00000000">
        <w:rPr>
          <w:rtl w:val="0"/>
        </w:rPr>
      </w:r>
    </w:p>
    <w:p w:rsidR="00000000" w:rsidDel="00000000" w:rsidP="00000000" w:rsidRDefault="00000000" w:rsidRPr="00000000" w14:paraId="000005F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F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holder has a right to expect an absolute or general acceptance, and may treat the bill a:; dishonoured if he do not obtain one. Still he may, if he please, take a qualified acceptance.</w:t>
      </w:r>
      <w:r w:rsidDel="00000000" w:rsidR="00000000" w:rsidRPr="00000000">
        <w:rPr>
          <w:rtl w:val="0"/>
        </w:rPr>
      </w:r>
    </w:p>
    <w:p w:rsidR="00000000" w:rsidDel="00000000" w:rsidP="00000000" w:rsidRDefault="00000000" w:rsidRPr="00000000" w14:paraId="000005F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F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45. (1) Subject to the provisions of this Act, a bill must be duly presented for payment; and if it be not so presented, the drawer and endorsers shall be discharged.</w:t>
      </w:r>
      <w:r w:rsidDel="00000000" w:rsidR="00000000" w:rsidRPr="00000000">
        <w:rPr>
          <w:rtl w:val="0"/>
        </w:rPr>
      </w:r>
    </w:p>
    <w:p w:rsidR="00000000" w:rsidDel="00000000" w:rsidP="00000000" w:rsidRDefault="00000000" w:rsidRPr="00000000" w14:paraId="000005F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F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A bill is duty presented for payment which is presented in accordance with the following rules</w:t>
      </w:r>
      <w:r w:rsidDel="00000000" w:rsidR="00000000" w:rsidRPr="00000000">
        <w:rPr>
          <w:rtl w:val="0"/>
        </w:rPr>
      </w:r>
    </w:p>
    <w:p w:rsidR="00000000" w:rsidDel="00000000" w:rsidP="00000000" w:rsidRDefault="00000000" w:rsidRPr="00000000" w14:paraId="000005F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where the bill is not payable on demand, presentment must be made on the day it falls due;</w:t>
      </w:r>
      <w:r w:rsidDel="00000000" w:rsidR="00000000" w:rsidRPr="00000000">
        <w:rPr>
          <w:rtl w:val="0"/>
        </w:rPr>
      </w:r>
    </w:p>
    <w:p w:rsidR="00000000" w:rsidDel="00000000" w:rsidP="00000000" w:rsidRDefault="00000000" w:rsidRPr="00000000" w14:paraId="0000060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where the bill is payable on demand, then, subject to the provisions of this Act, presentment must be made within a reasonable time after its issue in order to render the drawer liable, and within a reasonable time after its endorsement, in order to render the endorser liable; and in determining what is a reasonable time, regard shall be had to the nature of the bill, the usage of trade with regard to similar bills, and the facts of the particular case;</w:t>
      </w:r>
      <w:r w:rsidDel="00000000" w:rsidR="00000000" w:rsidRPr="00000000">
        <w:rPr>
          <w:rtl w:val="0"/>
        </w:rPr>
      </w:r>
    </w:p>
    <w:p w:rsidR="00000000" w:rsidDel="00000000" w:rsidP="00000000" w:rsidRDefault="00000000" w:rsidRPr="00000000" w14:paraId="0000060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presentment must be made by the holder or by some person authorized to receive payment on his behalf at a reasonable hour on a business day at the proper place, as hereinafter defined, either to the person designated by the bill as payer, or to some person authorized to pay or refuse payment on his behalf, if with the exercise of reasonable diligence such person can there be found;</w:t>
      </w:r>
      <w:r w:rsidDel="00000000" w:rsidR="00000000" w:rsidRPr="00000000">
        <w:rPr>
          <w:rtl w:val="0"/>
        </w:rPr>
      </w:r>
    </w:p>
    <w:p w:rsidR="00000000" w:rsidDel="00000000" w:rsidP="00000000" w:rsidRDefault="00000000" w:rsidRPr="00000000" w14:paraId="0000060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 a bill is presented at the proper place</w:t>
      </w:r>
      <w:r w:rsidDel="00000000" w:rsidR="00000000" w:rsidRPr="00000000">
        <w:rPr>
          <w:rtl w:val="0"/>
        </w:rPr>
      </w:r>
    </w:p>
    <w:p w:rsidR="00000000" w:rsidDel="00000000" w:rsidP="00000000" w:rsidRDefault="00000000" w:rsidRPr="00000000" w14:paraId="0000060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where a place of payment is specified in the bill and the bill is there presented;</w:t>
      </w:r>
      <w:r w:rsidDel="00000000" w:rsidR="00000000" w:rsidRPr="00000000">
        <w:rPr>
          <w:rtl w:val="0"/>
        </w:rPr>
      </w:r>
    </w:p>
    <w:p w:rsidR="00000000" w:rsidDel="00000000" w:rsidP="00000000" w:rsidRDefault="00000000" w:rsidRPr="00000000" w14:paraId="0000060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 where no place of payment is specified, but the address of the drawee or acceptor is given in the bill, the bill is there presented.</w:t>
      </w:r>
      <w:r w:rsidDel="00000000" w:rsidR="00000000" w:rsidRPr="00000000">
        <w:rPr>
          <w:rtl w:val="0"/>
        </w:rPr>
      </w:r>
    </w:p>
    <w:p w:rsidR="00000000" w:rsidDel="00000000" w:rsidP="00000000" w:rsidRDefault="00000000" w:rsidRPr="00000000" w14:paraId="0000060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 where no place of payment is specified, and no address given. and the bill is presented at the drawee's or acceptor's place of business. if known, and if not at his ordinary residence, if known;</w:t>
      </w:r>
      <w:r w:rsidDel="00000000" w:rsidR="00000000" w:rsidRPr="00000000">
        <w:rPr>
          <w:rtl w:val="0"/>
        </w:rPr>
      </w:r>
    </w:p>
    <w:p w:rsidR="00000000" w:rsidDel="00000000" w:rsidP="00000000" w:rsidRDefault="00000000" w:rsidRPr="00000000" w14:paraId="0000060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(iv) in any other case, if presented to the drawee or acceptor wherever he can be found, or it presented at his last-known place of business or residence.</w:t>
      </w:r>
      <w:r w:rsidDel="00000000" w:rsidR="00000000" w:rsidRPr="00000000">
        <w:rPr>
          <w:rtl w:val="0"/>
        </w:rPr>
      </w:r>
    </w:p>
    <w:p w:rsidR="00000000" w:rsidDel="00000000" w:rsidP="00000000" w:rsidRDefault="00000000" w:rsidRPr="00000000" w14:paraId="0000060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1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Where a bill is presented at the proper place, and. after the exercise of reasonable diligence, no person authorized to pay or refuse payment can be found there, no further presentment to the drawee or acceptor is required;</w:t>
      </w:r>
      <w:r w:rsidDel="00000000" w:rsidR="00000000" w:rsidRPr="00000000">
        <w:rPr>
          <w:rtl w:val="0"/>
        </w:rPr>
      </w:r>
    </w:p>
    <w:p w:rsidR="00000000" w:rsidDel="00000000" w:rsidP="00000000" w:rsidRDefault="00000000" w:rsidRPr="00000000" w14:paraId="0000061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 Where a bill is drawn upon or accepted by two or more persons who are not partners, and no place of payment is specified, presentment must be made to them all;</w:t>
      </w:r>
      <w:r w:rsidDel="00000000" w:rsidR="00000000" w:rsidRPr="00000000">
        <w:rPr>
          <w:rtl w:val="0"/>
        </w:rPr>
      </w:r>
    </w:p>
    <w:p w:rsidR="00000000" w:rsidDel="00000000" w:rsidP="00000000" w:rsidRDefault="00000000" w:rsidRPr="00000000" w14:paraId="0000061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1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 where the drawee or acceptor of a bill is dead, and no place of payment is specified. presentment must be made to a personal representative, if there be one and he can be found with the exercise of reasonable diligence:</w:t>
      </w:r>
      <w:r w:rsidDel="00000000" w:rsidR="00000000" w:rsidRPr="00000000">
        <w:rPr>
          <w:rtl w:val="0"/>
        </w:rPr>
      </w:r>
    </w:p>
    <w:p w:rsidR="00000000" w:rsidDel="00000000" w:rsidP="00000000" w:rsidRDefault="00000000" w:rsidRPr="00000000" w14:paraId="0000061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1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 where authorized by agreement or usage, a presentment through the Post Office is sufficient.</w:t>
      </w:r>
      <w:r w:rsidDel="00000000" w:rsidR="00000000" w:rsidRPr="00000000">
        <w:rPr>
          <w:rtl w:val="0"/>
        </w:rPr>
      </w:r>
    </w:p>
    <w:p w:rsidR="00000000" w:rsidDel="00000000" w:rsidP="00000000" w:rsidRDefault="00000000" w:rsidRPr="00000000" w14:paraId="0000061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17">
      <w:pPr>
        <w:pageBreakBefore w:val="0"/>
        <w:jc w:val="center"/>
        <w:rPr>
          <w:rFonts w:ascii="Georgia" w:cs="Georgia" w:eastAsia="Georgia" w:hAnsi="Georgia"/>
          <w:b w:val="0"/>
          <w:vertAlign w:val="baseline"/>
        </w:rPr>
      </w:pPr>
      <w:r w:rsidDel="00000000" w:rsidR="00000000" w:rsidRPr="00000000">
        <w:br w:type="page"/>
      </w: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618">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 FOR ADMISSION</w:t>
      </w:r>
      <w:r w:rsidDel="00000000" w:rsidR="00000000" w:rsidRPr="00000000">
        <w:rPr>
          <w:rtl w:val="0"/>
        </w:rPr>
      </w:r>
    </w:p>
    <w:p w:rsidR="00000000" w:rsidDel="00000000" w:rsidP="00000000" w:rsidRDefault="00000000" w:rsidRPr="00000000" w14:paraId="00000619">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TO THE ROLL OF ADVOCATES</w:t>
      </w:r>
      <w:r w:rsidDel="00000000" w:rsidR="00000000" w:rsidRPr="00000000">
        <w:rPr>
          <w:rtl w:val="0"/>
        </w:rPr>
      </w:r>
    </w:p>
    <w:p w:rsidR="00000000" w:rsidDel="00000000" w:rsidP="00000000" w:rsidRDefault="00000000" w:rsidRPr="00000000" w14:paraId="0000061A">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FEBRUARY, 2004</w:t>
      </w:r>
      <w:r w:rsidDel="00000000" w:rsidR="00000000" w:rsidRPr="00000000">
        <w:rPr>
          <w:rtl w:val="0"/>
        </w:rPr>
      </w:r>
    </w:p>
    <w:p w:rsidR="00000000" w:rsidDel="00000000" w:rsidP="00000000" w:rsidRDefault="00000000" w:rsidRPr="00000000" w14:paraId="0000061B">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COMMERCIAL LAW</w:t>
      </w:r>
      <w:r w:rsidDel="00000000" w:rsidR="00000000" w:rsidRPr="00000000">
        <w:rPr>
          <w:rtl w:val="0"/>
        </w:rPr>
      </w:r>
    </w:p>
    <w:p w:rsidR="00000000" w:rsidDel="00000000" w:rsidP="00000000" w:rsidRDefault="00000000" w:rsidRPr="00000000" w14:paraId="0000061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1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1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61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Answer any five (5) questions</w:t>
      </w:r>
      <w:r w:rsidDel="00000000" w:rsidR="00000000" w:rsidRPr="00000000">
        <w:rPr>
          <w:rtl w:val="0"/>
        </w:rPr>
      </w:r>
    </w:p>
    <w:p w:rsidR="00000000" w:rsidDel="00000000" w:rsidP="00000000" w:rsidRDefault="00000000" w:rsidRPr="00000000" w14:paraId="0000062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62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All questions carry equal marks</w:t>
      </w:r>
      <w:r w:rsidDel="00000000" w:rsidR="00000000" w:rsidRPr="00000000">
        <w:rPr>
          <w:rtl w:val="0"/>
        </w:rPr>
      </w:r>
    </w:p>
    <w:p w:rsidR="00000000" w:rsidDel="00000000" w:rsidP="00000000" w:rsidRDefault="00000000" w:rsidRPr="00000000" w14:paraId="0000062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62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2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1. Advise Mbata Bank Limited in the following transactions:</w:t>
      </w:r>
      <w:r w:rsidDel="00000000" w:rsidR="00000000" w:rsidRPr="00000000">
        <w:rPr>
          <w:rtl w:val="0"/>
        </w:rPr>
      </w:r>
    </w:p>
    <w:p w:rsidR="00000000" w:rsidDel="00000000" w:rsidP="00000000" w:rsidRDefault="00000000" w:rsidRPr="00000000" w14:paraId="0000062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2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 Sidika drew a cheque for Kshs.11,200/- in favour of Chomba. The amount was subsequently fraudulently increased to Kshs.111, 200/- which the bank paid and debited Sidika's account.</w:t>
      </w:r>
      <w:r w:rsidDel="00000000" w:rsidR="00000000" w:rsidRPr="00000000">
        <w:rPr>
          <w:rtl w:val="0"/>
        </w:rPr>
      </w:r>
    </w:p>
    <w:p w:rsidR="00000000" w:rsidDel="00000000" w:rsidP="00000000" w:rsidRDefault="00000000" w:rsidRPr="00000000" w14:paraId="00000627">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2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position of a banker in the case of forgery of a cheque he pays depends on the nature of the forgery. </w:t>
      </w:r>
      <w:r w:rsidDel="00000000" w:rsidR="00000000" w:rsidRPr="00000000">
        <w:rPr>
          <w:rtl w:val="0"/>
        </w:rPr>
      </w:r>
    </w:p>
    <w:p w:rsidR="00000000" w:rsidDel="00000000" w:rsidP="00000000" w:rsidRDefault="00000000" w:rsidRPr="00000000" w14:paraId="0000062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2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Raising amount</w:t>
      </w:r>
      <w:r w:rsidDel="00000000" w:rsidR="00000000" w:rsidRPr="00000000">
        <w:rPr>
          <w:rtl w:val="0"/>
        </w:rPr>
      </w:r>
    </w:p>
    <w:p w:rsidR="00000000" w:rsidDel="00000000" w:rsidP="00000000" w:rsidRDefault="00000000" w:rsidRPr="00000000" w14:paraId="0000062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2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sum for which the customer drew the cheque is fraudulently altered and increased, and the banker pays the larger sum, he may not be able to charge his customer with the excess, but may have to bear the loss. It is, however, the duty of the customer in drawing a cheque to take usual and reasonable precautions to prevent forgery, and if, owing to neglect of this duty, forgery takes place, the customer is liable for the loss. In </w:t>
      </w:r>
      <w:r w:rsidDel="00000000" w:rsidR="00000000" w:rsidRPr="00000000">
        <w:rPr>
          <w:rFonts w:ascii="Georgia" w:cs="Georgia" w:eastAsia="Georgia" w:hAnsi="Georgia"/>
          <w:strike w:val="0"/>
          <w:u w:val="single"/>
          <w:vertAlign w:val="baseline"/>
          <w:rtl w:val="0"/>
        </w:rPr>
        <w:t xml:space="preserve">Young v. Grote</w:t>
      </w:r>
      <w:r w:rsidDel="00000000" w:rsidR="00000000" w:rsidRPr="00000000">
        <w:rPr>
          <w:rFonts w:ascii="Georgia" w:cs="Georgia" w:eastAsia="Georgia" w:hAnsi="Georgia"/>
          <w:strike w:val="0"/>
          <w:vertAlign w:val="baseline"/>
          <w:rtl w:val="0"/>
        </w:rPr>
        <w:t xml:space="preserve">:the plaintiif was a customer of the defendant bankers, and on leaving home entrusted to his wife several blank forms of cheques signed by himself desiring her to have them filled up according to the exigencies of his business. </w:t>
      </w:r>
      <w:r w:rsidDel="00000000" w:rsidR="00000000" w:rsidRPr="00000000">
        <w:rPr>
          <w:rtl w:val="0"/>
        </w:rPr>
      </w:r>
    </w:p>
    <w:p w:rsidR="00000000" w:rsidDel="00000000" w:rsidP="00000000" w:rsidRDefault="00000000" w:rsidRPr="00000000" w14:paraId="0000062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2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Mrs. Young subsequently, for the purposes of the business, required the sum of £50 2s. 3d., and she delivered one of the cheques, so signed by her husband, the plaintiff, to a clerk of the plaintiff's, and desired him to 1,111 it up with such sum. The clerk accordingly tilled it up with that sum and showed the cheque so filled up to Mrs. Young, who told him to get it cashed. As filled up by the clerk the word " fifty " in the body of the cheque began with a small letter in the middle of the line; at the bottom of the draft the figures £50 2s. 3d, were inserted, but were placed at a considerable distance to the right of the printed £. Subsequently to showing the cheque so filled up to Mrs. Young, and before presenting it for payment, the clerk inserted the words " three hundred and before the word " fifty " and the figure " 3 " between the printed £ and the figures 50 2s. 3d., so that it then appeared to be a cheque for £350 2s.3d. It was presented and the defendant bankers paid it. </w:t>
      </w:r>
      <w:r w:rsidDel="00000000" w:rsidR="00000000" w:rsidRPr="00000000">
        <w:rPr>
          <w:rtl w:val="0"/>
        </w:rPr>
      </w:r>
    </w:p>
    <w:p w:rsidR="00000000" w:rsidDel="00000000" w:rsidP="00000000" w:rsidRDefault="00000000" w:rsidRPr="00000000" w14:paraId="0000062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3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held that gross negligence was to be imputed to the plaintiff or his agent, and that the bankers who had been misled by his want of caution and thus induced to pay the money were not liable to be called upon to make good the loss.</w:t>
      </w:r>
      <w:r w:rsidDel="00000000" w:rsidR="00000000" w:rsidRPr="00000000">
        <w:rPr>
          <w:rtl w:val="0"/>
        </w:rPr>
      </w:r>
    </w:p>
    <w:p w:rsidR="00000000" w:rsidDel="00000000" w:rsidP="00000000" w:rsidRDefault="00000000" w:rsidRPr="00000000" w14:paraId="0000063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3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based its decision upon negligence. Much difficulty has, however, been caused by reason of the speculations in later cases as to what underlay or was supposed to underlie this decision. As a result of these speculations </w:t>
      </w:r>
      <w:r w:rsidDel="00000000" w:rsidR="00000000" w:rsidRPr="00000000">
        <w:rPr>
          <w:rFonts w:ascii="Georgia" w:cs="Georgia" w:eastAsia="Georgia" w:hAnsi="Georgia"/>
          <w:strike w:val="0"/>
          <w:u w:val="single"/>
          <w:vertAlign w:val="baseline"/>
          <w:rtl w:val="0"/>
        </w:rPr>
        <w:t xml:space="preserve">Young v. Grote</w:t>
      </w:r>
      <w:r w:rsidDel="00000000" w:rsidR="00000000" w:rsidRPr="00000000">
        <w:rPr>
          <w:rFonts w:ascii="Georgia" w:cs="Georgia" w:eastAsia="Georgia" w:hAnsi="Georgia"/>
          <w:strike w:val="0"/>
          <w:vertAlign w:val="baseline"/>
          <w:rtl w:val="0"/>
        </w:rPr>
        <w:t xml:space="preserve"> came to be regarded as of doubtful authority, and later Privy Council decision of </w:t>
      </w:r>
      <w:r w:rsidDel="00000000" w:rsidR="00000000" w:rsidRPr="00000000">
        <w:rPr>
          <w:rFonts w:ascii="Georgia" w:cs="Georgia" w:eastAsia="Georgia" w:hAnsi="Georgia"/>
          <w:strike w:val="0"/>
          <w:u w:val="single"/>
          <w:vertAlign w:val="baseline"/>
          <w:rtl w:val="0"/>
        </w:rPr>
        <w:t xml:space="preserve">Colonial Batik of Australasia v. Marshall</w:t>
      </w:r>
      <w:r w:rsidDel="00000000" w:rsidR="00000000" w:rsidRPr="00000000">
        <w:rPr>
          <w:rFonts w:ascii="Georgia" w:cs="Georgia" w:eastAsia="Georgia" w:hAnsi="Georgia"/>
          <w:strike w:val="0"/>
          <w:vertAlign w:val="baseline"/>
          <w:rtl w:val="0"/>
        </w:rPr>
        <w:t xml:space="preserve"> was treated as no longer law. The authority of the case has now, however, been fully re-established by the unanimous decision of the House of Lords in the case of </w:t>
      </w:r>
      <w:r w:rsidDel="00000000" w:rsidR="00000000" w:rsidRPr="00000000">
        <w:rPr>
          <w:rFonts w:ascii="Georgia" w:cs="Georgia" w:eastAsia="Georgia" w:hAnsi="Georgia"/>
          <w:strike w:val="0"/>
          <w:u w:val="single"/>
          <w:vertAlign w:val="baseline"/>
          <w:rtl w:val="0"/>
        </w:rPr>
        <w:t xml:space="preserve">London Joint Stock Batik v. Macmillan</w:t>
      </w:r>
      <w:r w:rsidDel="00000000" w:rsidR="00000000" w:rsidRPr="00000000">
        <w:rPr>
          <w:rFonts w:ascii="Georgia" w:cs="Georgia" w:eastAsia="Georgia" w:hAnsi="Georgia"/>
          <w:strike w:val="0"/>
          <w:vertAlign w:val="baseline"/>
          <w:rtl w:val="0"/>
        </w:rPr>
        <w:t xml:space="preserve">, where it was heldthat the decision in Young v. Grote was Sound in principle.</w:t>
      </w:r>
      <w:r w:rsidDel="00000000" w:rsidR="00000000" w:rsidRPr="00000000">
        <w:rPr>
          <w:rtl w:val="0"/>
        </w:rPr>
      </w:r>
    </w:p>
    <w:p w:rsidR="00000000" w:rsidDel="00000000" w:rsidP="00000000" w:rsidRDefault="00000000" w:rsidRPr="00000000" w14:paraId="0000063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3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w:t>
      </w:r>
      <w:r w:rsidDel="00000000" w:rsidR="00000000" w:rsidRPr="00000000">
        <w:rPr>
          <w:rFonts w:ascii="Georgia" w:cs="Georgia" w:eastAsia="Georgia" w:hAnsi="Georgia"/>
          <w:strike w:val="0"/>
          <w:u w:val="single"/>
          <w:vertAlign w:val="baseline"/>
          <w:rtl w:val="0"/>
        </w:rPr>
        <w:t xml:space="preserve">London Joint Stock Bank v. Macmillan</w:t>
      </w:r>
      <w:r w:rsidDel="00000000" w:rsidR="00000000" w:rsidRPr="00000000">
        <w:rPr>
          <w:rFonts w:ascii="Georgia" w:cs="Georgia" w:eastAsia="Georgia" w:hAnsi="Georgia"/>
          <w:strike w:val="0"/>
          <w:vertAlign w:val="baseline"/>
          <w:rtl w:val="0"/>
        </w:rPr>
        <w:t xml:space="preserve"> the respondents' firm, which had an account at the appellant bank, had entrusted to a confidential clerk, whose integrity it had no reason to suspect, the duty of filling in their cheques for signature. The clerk presented to one of the partners of the firm for signature a cheque drawn in favour of the firm or bearer. There was no sum in words written in the space provided for the writing, and there were the figures " 2 0 0 " in the space intended for figures. The partner signed the cheque. The clerk subsequently added the words " one hundred and twenty pounds " in the space left for words and wrote the figures " 1 " and " 0 " respectively on each side of the figure " 2," which was so placed as to leave room for the interpolation of the added figures. The clerk presented the cheque for payment and obtained £120 out of the firm's account. </w:t>
      </w:r>
      <w:r w:rsidDel="00000000" w:rsidR="00000000" w:rsidRPr="00000000">
        <w:rPr>
          <w:rtl w:val="0"/>
        </w:rPr>
      </w:r>
    </w:p>
    <w:p w:rsidR="00000000" w:rsidDel="00000000" w:rsidP="00000000" w:rsidRDefault="00000000" w:rsidRPr="00000000" w14:paraId="0000063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3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was held by the House of Lords, reversing the decision of the Court of Appeal and of the Commercial Court, that the bank was entitled to debit the firm's account with the full amount of the cheque. It will be noticed that the facts are not absolutely on all fours with those in </w:t>
      </w:r>
      <w:r w:rsidDel="00000000" w:rsidR="00000000" w:rsidRPr="00000000">
        <w:rPr>
          <w:rFonts w:ascii="Georgia" w:cs="Georgia" w:eastAsia="Georgia" w:hAnsi="Georgia"/>
          <w:strike w:val="0"/>
          <w:u w:val="single"/>
          <w:vertAlign w:val="baseline"/>
          <w:rtl w:val="0"/>
        </w:rPr>
        <w:t xml:space="preserve">Young v. Grote</w:t>
      </w:r>
      <w:r w:rsidDel="00000000" w:rsidR="00000000" w:rsidRPr="00000000">
        <w:rPr>
          <w:rFonts w:ascii="Georgia" w:cs="Georgia" w:eastAsia="Georgia" w:hAnsi="Georgia"/>
          <w:strike w:val="0"/>
          <w:vertAlign w:val="baseline"/>
          <w:rtl w:val="0"/>
        </w:rPr>
        <w:t xml:space="preserve">, since in this case the space for the amount in words was left entirely blank when the partner signed the cheque, thus, as was pointed out, making the case a more favourable one from the bank's point of view than was the earlier one. Lord Finlay C. stated that the question whether there was negligence as between banker and customer is a question of fact in each particular case, and can be decided only on a view of the cheque as issued by the drawer with the help of any evidence available as to the course of dealings between the parties or otherwise. If the existence in a cheque of blank spaces of an unusual nature and such as to facilitate interpolation is declared to be no evidence of a breach of a duty as between customer and banker, the duty would have little left to operate upon. </w:t>
      </w:r>
      <w:r w:rsidDel="00000000" w:rsidR="00000000" w:rsidRPr="00000000">
        <w:rPr>
          <w:rtl w:val="0"/>
        </w:rPr>
      </w:r>
    </w:p>
    <w:p w:rsidR="00000000" w:rsidDel="00000000" w:rsidP="00000000" w:rsidRDefault="00000000" w:rsidRPr="00000000" w14:paraId="0000063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3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recognise the duty of care by the customer in drawing cheques and then to lay down as a matter of law that there is no breach of that duty by leaving such blank spaces in the cheque is in effect to eviscerate the duty. Lord Shaw pointed out that not a word was said in </w:t>
      </w:r>
      <w:r w:rsidDel="00000000" w:rsidR="00000000" w:rsidRPr="00000000">
        <w:rPr>
          <w:rFonts w:ascii="Georgia" w:cs="Georgia" w:eastAsia="Georgia" w:hAnsi="Georgia"/>
          <w:strike w:val="0"/>
          <w:u w:val="single"/>
          <w:vertAlign w:val="baseline"/>
          <w:rtl w:val="0"/>
        </w:rPr>
        <w:t xml:space="preserve">Young v. Grote</w:t>
      </w:r>
      <w:r w:rsidDel="00000000" w:rsidR="00000000" w:rsidRPr="00000000">
        <w:rPr>
          <w:rFonts w:ascii="Georgia" w:cs="Georgia" w:eastAsia="Georgia" w:hAnsi="Georgia"/>
          <w:strike w:val="0"/>
          <w:vertAlign w:val="baseline"/>
          <w:rtl w:val="0"/>
        </w:rPr>
        <w:t xml:space="preserve"> about estoppel, and that it would be safest indeed to put that decision on the ground on which the judges who tried the case themselves put it, namely, that of negligence.</w:t>
      </w:r>
      <w:r w:rsidDel="00000000" w:rsidR="00000000" w:rsidRPr="00000000">
        <w:rPr>
          <w:rtl w:val="0"/>
        </w:rPr>
      </w:r>
    </w:p>
    <w:p w:rsidR="00000000" w:rsidDel="00000000" w:rsidP="00000000" w:rsidRDefault="00000000" w:rsidRPr="00000000" w14:paraId="0000063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3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cases resembling </w:t>
      </w:r>
      <w:r w:rsidDel="00000000" w:rsidR="00000000" w:rsidRPr="00000000">
        <w:rPr>
          <w:rFonts w:ascii="Georgia" w:cs="Georgia" w:eastAsia="Georgia" w:hAnsi="Georgia"/>
          <w:strike w:val="0"/>
          <w:u w:val="single"/>
          <w:vertAlign w:val="baseline"/>
          <w:rtl w:val="0"/>
        </w:rPr>
        <w:t xml:space="preserve">Young v. Grote</w:t>
      </w:r>
      <w:r w:rsidDel="00000000" w:rsidR="00000000" w:rsidRPr="00000000">
        <w:rPr>
          <w:rFonts w:ascii="Georgia" w:cs="Georgia" w:eastAsia="Georgia" w:hAnsi="Georgia"/>
          <w:strike w:val="0"/>
          <w:vertAlign w:val="baseline"/>
          <w:rtl w:val="0"/>
        </w:rPr>
        <w:t xml:space="preserve"> and </w:t>
      </w:r>
      <w:r w:rsidDel="00000000" w:rsidR="00000000" w:rsidRPr="00000000">
        <w:rPr>
          <w:rFonts w:ascii="Georgia" w:cs="Georgia" w:eastAsia="Georgia" w:hAnsi="Georgia"/>
          <w:strike w:val="0"/>
          <w:u w:val="single"/>
          <w:vertAlign w:val="baseline"/>
          <w:rtl w:val="0"/>
        </w:rPr>
        <w:t xml:space="preserve">London Joint Stock Bank v. Macmillan</w:t>
      </w:r>
      <w:r w:rsidDel="00000000" w:rsidR="00000000" w:rsidRPr="00000000">
        <w:rPr>
          <w:rFonts w:ascii="Georgia" w:cs="Georgia" w:eastAsia="Georgia" w:hAnsi="Georgia"/>
          <w:strike w:val="0"/>
          <w:vertAlign w:val="baseline"/>
          <w:rtl w:val="0"/>
        </w:rPr>
        <w:t xml:space="preserve"> the law, as far as the United Kingdom is concerned, may be considered as settled, but a difficulty arises in cases where, as in the case of </w:t>
      </w:r>
      <w:r w:rsidDel="00000000" w:rsidR="00000000" w:rsidRPr="00000000">
        <w:rPr>
          <w:rFonts w:ascii="Georgia" w:cs="Georgia" w:eastAsia="Georgia" w:hAnsi="Georgia"/>
          <w:strike w:val="0"/>
          <w:u w:val="single"/>
          <w:vertAlign w:val="baseline"/>
          <w:rtl w:val="0"/>
        </w:rPr>
        <w:t xml:space="preserve">Colonial Bank of Australasia v. Marshall</w:t>
      </w:r>
      <w:r w:rsidDel="00000000" w:rsidR="00000000" w:rsidRPr="00000000">
        <w:rPr>
          <w:rFonts w:ascii="Georgia" w:cs="Georgia" w:eastAsia="Georgia" w:hAnsi="Georgia"/>
          <w:strike w:val="0"/>
          <w:vertAlign w:val="baseline"/>
          <w:rtl w:val="0"/>
        </w:rPr>
        <w:t xml:space="preserve">, the cheque is completely and distinctly drawn in the first instance. It may be that the mere fact that so much space has been left between the words and the figures on the one hand, and the marginal limits provided by the blank form on the other, as to have enabled a skilful forger to commit a crime by altering the amounts is not, if that be all, a breach of the obligation of the customer. The better view, however, appears to be that the decision in </w:t>
      </w:r>
      <w:r w:rsidDel="00000000" w:rsidR="00000000" w:rsidRPr="00000000">
        <w:rPr>
          <w:rFonts w:ascii="Georgia" w:cs="Georgia" w:eastAsia="Georgia" w:hAnsi="Georgia"/>
          <w:strike w:val="0"/>
          <w:u w:val="single"/>
          <w:vertAlign w:val="baseline"/>
          <w:rtl w:val="0"/>
        </w:rPr>
        <w:t xml:space="preserve">Colonial Bank of Australasia v. Marshall</w:t>
      </w:r>
      <w:r w:rsidDel="00000000" w:rsidR="00000000" w:rsidRPr="00000000">
        <w:rPr>
          <w:rFonts w:ascii="Georgia" w:cs="Georgia" w:eastAsia="Georgia" w:hAnsi="Georgia"/>
          <w:strike w:val="0"/>
          <w:vertAlign w:val="baseline"/>
          <w:rtl w:val="0"/>
        </w:rPr>
        <w:t xml:space="preserve"> is wrong in principle, since, as pointed out by Lord Finlay C., that decision rests on the assumption that the standard as to negligence applicable in the case of the, acceptor of a negotiable instrument, as enunciated in the case of </w:t>
      </w:r>
      <w:r w:rsidDel="00000000" w:rsidR="00000000" w:rsidRPr="00000000">
        <w:rPr>
          <w:rFonts w:ascii="Georgia" w:cs="Georgia" w:eastAsia="Georgia" w:hAnsi="Georgia"/>
          <w:strike w:val="0"/>
          <w:u w:val="single"/>
          <w:vertAlign w:val="baseline"/>
          <w:rtl w:val="0"/>
        </w:rPr>
        <w:t xml:space="preserve">Scholfield v. Londesborough</w:t>
      </w:r>
      <w:r w:rsidDel="00000000" w:rsidR="00000000" w:rsidRPr="00000000">
        <w:rPr>
          <w:rFonts w:ascii="Georgia" w:cs="Georgia" w:eastAsia="Georgia" w:hAnsi="Georgia"/>
          <w:strike w:val="0"/>
          <w:vertAlign w:val="baseline"/>
          <w:rtl w:val="0"/>
        </w:rPr>
        <w:t xml:space="preserve">, is also applicable in the case of a banker and customer, and with this view the House of Lords, in the case of </w:t>
      </w:r>
      <w:r w:rsidDel="00000000" w:rsidR="00000000" w:rsidRPr="00000000">
        <w:rPr>
          <w:rFonts w:ascii="Georgia" w:cs="Georgia" w:eastAsia="Georgia" w:hAnsi="Georgia"/>
          <w:strike w:val="0"/>
          <w:u w:val="single"/>
          <w:vertAlign w:val="baseline"/>
          <w:rtl w:val="0"/>
        </w:rPr>
        <w:t xml:space="preserve">London Joint Stock Bank v. Macmillan</w:t>
      </w:r>
      <w:r w:rsidDel="00000000" w:rsidR="00000000" w:rsidRPr="00000000">
        <w:rPr>
          <w:rFonts w:ascii="Georgia" w:cs="Georgia" w:eastAsia="Georgia" w:hAnsi="Georgia"/>
          <w:strike w:val="0"/>
          <w:vertAlign w:val="baseline"/>
          <w:rtl w:val="0"/>
        </w:rPr>
        <w:t xml:space="preserve">, certainly did not agree. In short, the decision in the case of Colonial Bank of Australasia appears to have no binding authority outside the Commonwealth of Australia.</w:t>
      </w:r>
      <w:r w:rsidDel="00000000" w:rsidR="00000000" w:rsidRPr="00000000">
        <w:rPr>
          <w:rtl w:val="0"/>
        </w:rPr>
      </w:r>
    </w:p>
    <w:p w:rsidR="00000000" w:rsidDel="00000000" w:rsidP="00000000" w:rsidRDefault="00000000" w:rsidRPr="00000000" w14:paraId="0000063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3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customer's duty to take precautions to prevent forgery does not extend to alterations in the cheque which are of an unusual nature and which cannot reasonably be anticipated, as, for example, an addition to the description of the payee, whereby the form of indorsement is affected.</w:t>
      </w:r>
      <w:r w:rsidDel="00000000" w:rsidR="00000000" w:rsidRPr="00000000">
        <w:rPr>
          <w:rtl w:val="0"/>
        </w:rPr>
      </w:r>
    </w:p>
    <w:p w:rsidR="00000000" w:rsidDel="00000000" w:rsidP="00000000" w:rsidRDefault="00000000" w:rsidRPr="00000000" w14:paraId="0000063D">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Whether a cheque on which the amount was fraudulently raised was a cheque far the purposes of section 82 of the Bills of Exchange ordinance of Ceylon (which is in similar terms to s. 82 of the Act) was decided against, the collecting banker by the Ceylon Supreme Court in </w:t>
      </w:r>
      <w:r w:rsidDel="00000000" w:rsidR="00000000" w:rsidRPr="00000000">
        <w:rPr>
          <w:rFonts w:ascii="Georgia" w:cs="Georgia" w:eastAsia="Georgia" w:hAnsi="Georgia"/>
          <w:strike w:val="0"/>
          <w:u w:val="single"/>
          <w:vertAlign w:val="baseline"/>
          <w:rtl w:val="0"/>
        </w:rPr>
        <w:t xml:space="preserve">Kullatileke v. Bank of Ceylon</w:t>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63E">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3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It has inadvertently dishonoured a cheque drawn by Filmon, a welder, and made in favour of Redi Kilowat Power Company. The Company reacted by disconnecting electricity power supply to Filmon for a period of over ten days.</w:t>
      </w:r>
      <w:r w:rsidDel="00000000" w:rsidR="00000000" w:rsidRPr="00000000">
        <w:rPr>
          <w:rtl w:val="0"/>
        </w:rPr>
      </w:r>
    </w:p>
    <w:p w:rsidR="00000000" w:rsidDel="00000000" w:rsidP="00000000" w:rsidRDefault="00000000" w:rsidRPr="00000000" w14:paraId="0000064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4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previous answer for damages for dishonour]</w:t>
      </w:r>
      <w:r w:rsidDel="00000000" w:rsidR="00000000" w:rsidRPr="00000000">
        <w:rPr>
          <w:rtl w:val="0"/>
        </w:rPr>
      </w:r>
    </w:p>
    <w:p w:rsidR="00000000" w:rsidDel="00000000" w:rsidP="00000000" w:rsidRDefault="00000000" w:rsidRPr="00000000" w14:paraId="0000064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43">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It has dishonoured a cheque drawn by Kola in similar circumstances as (b) above resulting in an electricity power cut off to his residence for the same period.</w:t>
      </w:r>
      <w:r w:rsidDel="00000000" w:rsidR="00000000" w:rsidRPr="00000000">
        <w:rPr>
          <w:rtl w:val="0"/>
        </w:rPr>
      </w:r>
    </w:p>
    <w:p w:rsidR="00000000" w:rsidDel="00000000" w:rsidP="00000000" w:rsidRDefault="00000000" w:rsidRPr="00000000" w14:paraId="0000064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4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previous answer for damages for dishonour difference her is the special damage for which are applicable for a trader but not a residential user.]</w:t>
      </w:r>
      <w:r w:rsidDel="00000000" w:rsidR="00000000" w:rsidRPr="00000000">
        <w:rPr>
          <w:rtl w:val="0"/>
        </w:rPr>
      </w:r>
    </w:p>
    <w:p w:rsidR="00000000" w:rsidDel="00000000" w:rsidP="00000000" w:rsidRDefault="00000000" w:rsidRPr="00000000" w14:paraId="0000064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4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4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 Narok Wheat Farmers Co. Ltd., entered into an agreement to sell its entire wheat crop to Ponda Unga Limited. They also agreed to use Mcharo Valuers, a Tanzanian firm which specializes in evaluating farm products, to fix the price of the wheat after harvest. The Tanzanian firm failed to come to Kenya for its part due to border restrictions following the harvest but by then the farming company has already delivered to the warehouse of Ponda Unga Limited about one-third of the crop.</w:t>
      </w:r>
      <w:r w:rsidDel="00000000" w:rsidR="00000000" w:rsidRPr="00000000">
        <w:rPr>
          <w:rtl w:val="0"/>
        </w:rPr>
      </w:r>
    </w:p>
    <w:p w:rsidR="00000000" w:rsidDel="00000000" w:rsidP="00000000" w:rsidRDefault="00000000" w:rsidRPr="00000000" w14:paraId="00000649">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4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 a letter to Narok Wheat Farmers Co. Ltd., Ponda Unga Limited has indicated that it will not accept any further deliveries of wheat.</w:t>
      </w:r>
      <w:r w:rsidDel="00000000" w:rsidR="00000000" w:rsidRPr="00000000">
        <w:rPr>
          <w:rtl w:val="0"/>
        </w:rPr>
      </w:r>
    </w:p>
    <w:p w:rsidR="00000000" w:rsidDel="00000000" w:rsidP="00000000" w:rsidRDefault="00000000" w:rsidRPr="00000000" w14:paraId="0000064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4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Narok Wheat Farmers Co. Ltd.</w:t>
      </w:r>
      <w:r w:rsidDel="00000000" w:rsidR="00000000" w:rsidRPr="00000000">
        <w:rPr>
          <w:rtl w:val="0"/>
        </w:rPr>
      </w:r>
    </w:p>
    <w:p w:rsidR="00000000" w:rsidDel="00000000" w:rsidP="00000000" w:rsidRDefault="00000000" w:rsidRPr="00000000" w14:paraId="0000064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4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4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PART VI-ACTIONS FOR BREACH OF THE CONTRACT</w:t>
      </w:r>
      <w:r w:rsidDel="00000000" w:rsidR="00000000" w:rsidRPr="00000000">
        <w:rPr>
          <w:rtl w:val="0"/>
        </w:rPr>
      </w:r>
    </w:p>
    <w:p w:rsidR="00000000" w:rsidDel="00000000" w:rsidP="00000000" w:rsidRDefault="00000000" w:rsidRPr="00000000" w14:paraId="0000065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5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Remedies of the Seller</w:t>
      </w:r>
      <w:r w:rsidDel="00000000" w:rsidR="00000000" w:rsidRPr="00000000">
        <w:rPr>
          <w:rtl w:val="0"/>
        </w:rPr>
      </w:r>
    </w:p>
    <w:p w:rsidR="00000000" w:rsidDel="00000000" w:rsidP="00000000" w:rsidRDefault="00000000" w:rsidRPr="00000000" w14:paraId="0000065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49. (1) Where, under a contract of sale, the property in the goods has passed to the buyer, and the buyer wrongfully neglects or refuses to pay for the goods according to the terms of the contract, the seller may maintain an action against him for the price of the goods.</w:t>
      </w:r>
      <w:r w:rsidDel="00000000" w:rsidR="00000000" w:rsidRPr="00000000">
        <w:rPr>
          <w:rtl w:val="0"/>
        </w:rPr>
      </w:r>
    </w:p>
    <w:p w:rsidR="00000000" w:rsidDel="00000000" w:rsidP="00000000" w:rsidRDefault="00000000" w:rsidRPr="00000000" w14:paraId="0000065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Where, under a contract of sale, the price is payable on a day certain irrespective of delivery, and the buyer wrongfully neglects or refuses to pay the price, the seller may maintain an action for the price, although the property in the goods has not passed and the goods have not been appropriated to the contract.</w:t>
      </w:r>
      <w:r w:rsidDel="00000000" w:rsidR="00000000" w:rsidRPr="00000000">
        <w:rPr>
          <w:rtl w:val="0"/>
        </w:rPr>
      </w:r>
    </w:p>
    <w:p w:rsidR="00000000" w:rsidDel="00000000" w:rsidP="00000000" w:rsidRDefault="00000000" w:rsidRPr="00000000" w14:paraId="0000065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Action for non-acceptance.</w:t>
      </w:r>
      <w:r w:rsidDel="00000000" w:rsidR="00000000" w:rsidRPr="00000000">
        <w:rPr>
          <w:rtl w:val="0"/>
        </w:rPr>
      </w:r>
    </w:p>
    <w:p w:rsidR="00000000" w:rsidDel="00000000" w:rsidP="00000000" w:rsidRDefault="00000000" w:rsidRPr="00000000" w14:paraId="0000065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50. (1) Where the buyer wrongfully neglects or refuses to accept and pay for the goods, the seller may maintain an action against him for damages for non-acceptance.</w:t>
      </w:r>
      <w:r w:rsidDel="00000000" w:rsidR="00000000" w:rsidRPr="00000000">
        <w:rPr>
          <w:rtl w:val="0"/>
        </w:rPr>
      </w:r>
    </w:p>
    <w:p w:rsidR="00000000" w:rsidDel="00000000" w:rsidP="00000000" w:rsidRDefault="00000000" w:rsidRPr="00000000" w14:paraId="0000065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The measure of damages is the estimated loss directly and naturally resulting, in the ordinary course of events, from the buyer's breach of contract.</w:t>
      </w:r>
      <w:r w:rsidDel="00000000" w:rsidR="00000000" w:rsidRPr="00000000">
        <w:rPr>
          <w:rtl w:val="0"/>
        </w:rPr>
      </w:r>
    </w:p>
    <w:p w:rsidR="00000000" w:rsidDel="00000000" w:rsidP="00000000" w:rsidRDefault="00000000" w:rsidRPr="00000000" w14:paraId="0000065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D">
      <w:pPr>
        <w:pageBreakBefore w:val="0"/>
        <w:pBdr>
          <w:bottom w:color="000000" w:space="1" w:sz="12" w:val="single"/>
        </w:pBdr>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Where there is an available market for the goods in question, the measure of damages is prima facie to be ascertained by the difference between the contract price and the market or current price at the time or times when the goods ought to have been accepted, or, if no time was fixed for acceptance, then at the time of the refusal to accept.</w:t>
      </w:r>
      <w:r w:rsidDel="00000000" w:rsidR="00000000" w:rsidRPr="00000000">
        <w:rPr>
          <w:rtl w:val="0"/>
        </w:rPr>
      </w:r>
    </w:p>
    <w:p w:rsidR="00000000" w:rsidDel="00000000" w:rsidP="00000000" w:rsidRDefault="00000000" w:rsidRPr="00000000" w14:paraId="0000065E">
      <w:pPr>
        <w:pageBreakBefore w:val="0"/>
        <w:pBdr>
          <w:bottom w:color="000000" w:space="1" w:sz="12" w:val="single"/>
        </w:pBd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6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 Damages for Non-acceptance</w:t>
      </w:r>
      <w:r w:rsidDel="00000000" w:rsidR="00000000" w:rsidRPr="00000000">
        <w:rPr>
          <w:rtl w:val="0"/>
        </w:rPr>
      </w:r>
    </w:p>
    <w:p w:rsidR="00000000" w:rsidDel="00000000" w:rsidP="00000000" w:rsidRDefault="00000000" w:rsidRPr="00000000" w14:paraId="0000066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6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Introduction</w:t>
      </w:r>
      <w:r w:rsidDel="00000000" w:rsidR="00000000" w:rsidRPr="00000000">
        <w:rPr>
          <w:rtl w:val="0"/>
        </w:rPr>
      </w:r>
    </w:p>
    <w:p w:rsidR="00000000" w:rsidDel="00000000" w:rsidP="00000000" w:rsidRDefault="00000000" w:rsidRPr="00000000" w14:paraId="0000066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property in the goods has not passed to the buyer, the seller's normal remedy in most circumstances is an action for damages for non-acceptance under section 50 (1), or for consequential losses or expenses under section 54, or for losses or expenses under section  Section 50 (1) provides that: " Where the buyer wrongfully neglects or refuses to accept and pay for the goods, the seller may maintain an action against him for damages for non-acceptance." </w:t>
      </w:r>
      <w:r w:rsidDel="00000000" w:rsidR="00000000" w:rsidRPr="00000000">
        <w:rPr>
          <w:rtl w:val="0"/>
        </w:rPr>
      </w:r>
    </w:p>
    <w:p w:rsidR="00000000" w:rsidDel="00000000" w:rsidP="00000000" w:rsidRDefault="00000000" w:rsidRPr="00000000" w14:paraId="0000066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subsection is wide enough to cover non-acceptance when the property has already passed to the buyer, in which case it allows damages for non-acceptance as an alternative remedy to a claim for the price. But the advantages of suing for the price as a debt clearly outweigh those of suing for unliquidated damages for non-acceptance. If, however, there is some doubt as to whether the property in the goods has passed to the buyer, the seller who sues for the price when the buyer has not taken delivery of the goods, runs the risk that the court may hold that property had not passed to the buyer: in this event, it follows that the seller's only remedy is a claim for damages for non-acceptance, and that the seller was under a duty to mitigate his loss (e.g. by reselling) as from the date when the buyer should have accepted the goods. So long as the seller is claiming the price, he must hold the goods available for delivery to the buyer when the buyer pays the price, but his failure to resell may lead to a reduction in his damages if it is later held that he was not entitled to the price. </w:t>
      </w:r>
      <w:r w:rsidDel="00000000" w:rsidR="00000000" w:rsidRPr="00000000">
        <w:rPr>
          <w:rtl w:val="0"/>
        </w:rPr>
      </w:r>
    </w:p>
    <w:p w:rsidR="00000000" w:rsidDel="00000000" w:rsidP="00000000" w:rsidRDefault="00000000" w:rsidRPr="00000000" w14:paraId="0000066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seller resells when he is entitled to do so, he is treated as having terminated the contract so that his only claim against the buyer is for damages. If he attempts to resell, this may be taken as an acceptance of the buyer's repudiation of his obligations under the contract, in which case the seller is also relegated to his claim in damages.</w:t>
      </w:r>
      <w:r w:rsidDel="00000000" w:rsidR="00000000" w:rsidRPr="00000000">
        <w:rPr>
          <w:rtl w:val="0"/>
        </w:rPr>
      </w:r>
    </w:p>
    <w:p w:rsidR="00000000" w:rsidDel="00000000" w:rsidP="00000000" w:rsidRDefault="00000000" w:rsidRPr="00000000" w14:paraId="0000066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A">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Normal measure of damages for non-acceptance</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66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50 of the Act lays down the following rules for the assessment of damages for non-acceptance:</w:t>
      </w:r>
      <w:r w:rsidDel="00000000" w:rsidR="00000000" w:rsidRPr="00000000">
        <w:rPr>
          <w:rtl w:val="0"/>
        </w:rPr>
      </w:r>
    </w:p>
    <w:p w:rsidR="00000000" w:rsidDel="00000000" w:rsidP="00000000" w:rsidRDefault="00000000" w:rsidRPr="00000000" w14:paraId="0000066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The measure of damages is the estimated loss directly and naturally resulting, in the ordinary course of events, from the buyer's breach of contract. </w:t>
      </w:r>
      <w:r w:rsidDel="00000000" w:rsidR="00000000" w:rsidRPr="00000000">
        <w:rPr>
          <w:rtl w:val="0"/>
        </w:rPr>
      </w:r>
    </w:p>
    <w:p w:rsidR="00000000" w:rsidDel="00000000" w:rsidP="00000000" w:rsidRDefault="00000000" w:rsidRPr="00000000" w14:paraId="0000066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Where there is an available market for the goods in question the measure of damages is prima facie to be ascertained by the difference between the contract price and the market or current price at the time or times when the goods ought to have been accepted or, if no time was fixed for acceptance, then at the time of the refusal to accept. Section 50 (2) uses the language of the first rule in </w:t>
      </w:r>
      <w:r w:rsidDel="00000000" w:rsidR="00000000" w:rsidRPr="00000000">
        <w:rPr>
          <w:rFonts w:ascii="Georgia" w:cs="Georgia" w:eastAsia="Georgia" w:hAnsi="Georgia"/>
          <w:strike w:val="0"/>
          <w:u w:val="single"/>
          <w:vertAlign w:val="baseline"/>
          <w:rtl w:val="0"/>
        </w:rPr>
        <w:t xml:space="preserve">Hadley v. Baxendale</w:t>
      </w:r>
      <w:r w:rsidDel="00000000" w:rsidR="00000000" w:rsidRPr="00000000">
        <w:rPr>
          <w:rFonts w:ascii="Georgia" w:cs="Georgia" w:eastAsia="Georgia" w:hAnsi="Georgia"/>
          <w:strike w:val="0"/>
          <w:vertAlign w:val="baseline"/>
          <w:rtl w:val="0"/>
        </w:rPr>
        <w:t xml:space="preserve">, which does not depend on the buyer's actual knowledge of special circumstances (the second rule in that case ). </w:t>
      </w:r>
      <w:r w:rsidDel="00000000" w:rsidR="00000000" w:rsidRPr="00000000">
        <w:rPr>
          <w:rtl w:val="0"/>
        </w:rPr>
      </w:r>
    </w:p>
    <w:p w:rsidR="00000000" w:rsidDel="00000000" w:rsidP="00000000" w:rsidRDefault="00000000" w:rsidRPr="00000000" w14:paraId="0000067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50 (2) comes into operation either where there is no available market (within the meaning of section 50 (3) or where the " prima facie " rule in section 50 (3) is deemed to be inapplicable for some special reason. Thus, the following paragraphs examine, first, the " available market " rule, and then the measure of damages in other situations where section 50 (2) is applicable, as, for instance, where the seller claims for the loss of the profits he expected to make under the contract.</w:t>
      </w:r>
      <w:r w:rsidDel="00000000" w:rsidR="00000000" w:rsidRPr="00000000">
        <w:rPr>
          <w:rtl w:val="0"/>
        </w:rPr>
      </w:r>
    </w:p>
    <w:p w:rsidR="00000000" w:rsidDel="00000000" w:rsidP="00000000" w:rsidRDefault="00000000" w:rsidRPr="00000000" w14:paraId="0000067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An Available Market</w:t>
      </w:r>
      <w:r w:rsidDel="00000000" w:rsidR="00000000" w:rsidRPr="00000000">
        <w:rPr>
          <w:rtl w:val="0"/>
        </w:rPr>
      </w:r>
    </w:p>
    <w:p w:rsidR="00000000" w:rsidDel="00000000" w:rsidP="00000000" w:rsidRDefault="00000000" w:rsidRPr="00000000" w14:paraId="0000067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7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prima facie rule: the market price. The normal rule stated in section 50 (3) incorporates the common law established before the Act,viz when the buyer fails both to pay the price and to accept the goods, the seller's damages are calculated by deducting from the contract price the market price at the time and place fixed by the contract for acceptance. The doctrine of mitigation is one of the bases of this principle: it is assumed that with this additional amount of money the seller could, by selling in the market at the current price, put himself into the same financial position he would have been in had the contract been performed according to its terms. The ensuing paragraphs discuss the different aspects of the market price rule.</w:t>
      </w:r>
      <w:r w:rsidDel="00000000" w:rsidR="00000000" w:rsidRPr="00000000">
        <w:rPr>
          <w:rtl w:val="0"/>
        </w:rPr>
      </w:r>
    </w:p>
    <w:p w:rsidR="00000000" w:rsidDel="00000000" w:rsidP="00000000" w:rsidRDefault="00000000" w:rsidRPr="00000000" w14:paraId="0000067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Suggested tests for an " available market." ', An early view was that an available market is some place (e.g. an exchange) where the goods in question can be sold; a later view was that it " means a particular level of trade in a particular locality; another that it refers to a sufficient demand for the goods " to absorb readily all the goods that were thrust on it " yet another that it means a situation where the current price for the goods may fluctuate according to supply and demand (which rules out the situation " where the goods can only be sold at a fixed retail price.</w:t>
      </w:r>
      <w:r w:rsidDel="00000000" w:rsidR="00000000" w:rsidRPr="00000000">
        <w:rPr>
          <w:rtl w:val="0"/>
        </w:rPr>
      </w:r>
    </w:p>
    <w:p w:rsidR="00000000" w:rsidDel="00000000" w:rsidP="00000000" w:rsidRDefault="00000000" w:rsidRPr="00000000" w14:paraId="0000067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fixed retail price. A problem has arisen in deciding whether there can be an " available market " when the relevant goods can be sold only at a fixed retail price. It has been considered in two cases, where, after the buyer defaulted, the seller was able to resell only at the same fixed price: in both cases the court held that the same result would follow whether or not there was an available market, so that a definite decision on the meaning of the term was not necessary. If the seller had the ability and the opportunity to make a profit for every buyer he could find (because the supply of the goods exceeded the demand) he is entitled to the loss of profits on the sale to the defaulting buyers' But if the demand for the goods exceeded the supply, so that the seller could readily sell every item he could obtain from the manufacturers, he is not entitled to loss of profits on the first sale when he made the same profit on a substituted sale following the first buyer's default.</w:t>
      </w:r>
      <w:r w:rsidDel="00000000" w:rsidR="00000000" w:rsidRPr="00000000">
        <w:rPr>
          <w:rtl w:val="0"/>
        </w:rPr>
      </w:r>
    </w:p>
    <w:p w:rsidR="00000000" w:rsidDel="00000000" w:rsidP="00000000" w:rsidRDefault="00000000" w:rsidRPr="00000000" w14:paraId="0000067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former situation is illustrated by </w:t>
      </w:r>
      <w:r w:rsidDel="00000000" w:rsidR="00000000" w:rsidRPr="00000000">
        <w:rPr>
          <w:rFonts w:ascii="Georgia" w:cs="Georgia" w:eastAsia="Georgia" w:hAnsi="Georgia"/>
          <w:strike w:val="0"/>
          <w:u w:val="single"/>
          <w:vertAlign w:val="baseline"/>
          <w:rtl w:val="0"/>
        </w:rPr>
        <w:t xml:space="preserve">Thompson (W. L.) Ltd. v. Robinson (Gunmakers) Ltd</w:t>
      </w:r>
      <w:r w:rsidDel="00000000" w:rsidR="00000000" w:rsidRPr="00000000">
        <w:rPr>
          <w:rFonts w:ascii="Georgia" w:cs="Georgia" w:eastAsia="Georgia" w:hAnsi="Georgia"/>
          <w:strike w:val="0"/>
          <w:vertAlign w:val="baseline"/>
          <w:rtl w:val="0"/>
        </w:rPr>
        <w:t xml:space="preserve">. The plaintiffs, car dealers, agreed to sell a new Vanguard car to the defendants, at the retail price fixed by the manufacturers.</w:t>
      </w:r>
      <w:r w:rsidDel="00000000" w:rsidR="00000000" w:rsidRPr="00000000">
        <w:rPr>
          <w:rtl w:val="0"/>
        </w:rPr>
      </w:r>
    </w:p>
    <w:p w:rsidR="00000000" w:rsidDel="00000000" w:rsidP="00000000" w:rsidRDefault="00000000" w:rsidRPr="00000000" w14:paraId="0000067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 the defendant's refusal to accept the car, the plaintiffs persuaded the wholesale suppliers to take the car back. Although there was no difference between the current retail price and the contract price, Upjohn J. awarded damages for the loss of profit on the sale. There was no shortage of Vanguard cars to meet all immediate demands in the locality: since a substituted buyer could not be found readily, the judge thought that there was not an available market. He followed an earlier dictum, but said: " Had the matter been </w:t>
      </w:r>
      <w:r w:rsidDel="00000000" w:rsidR="00000000" w:rsidRPr="00000000">
        <w:rPr>
          <w:rFonts w:ascii="Georgia" w:cs="Georgia" w:eastAsia="Georgia" w:hAnsi="Georgia"/>
          <w:i w:val="1"/>
          <w:strike w:val="0"/>
          <w:vertAlign w:val="baseline"/>
          <w:rtl w:val="0"/>
        </w:rPr>
        <w:t xml:space="preserve">res integra </w:t>
      </w:r>
      <w:r w:rsidDel="00000000" w:rsidR="00000000" w:rsidRPr="00000000">
        <w:rPr>
          <w:rFonts w:ascii="Georgia" w:cs="Georgia" w:eastAsia="Georgia" w:hAnsi="Georgia"/>
          <w:strike w:val="0"/>
          <w:vertAlign w:val="baseline"/>
          <w:rtl w:val="0"/>
        </w:rPr>
        <w:t xml:space="preserve">I think that I should have found that an' available market merely means that the situation in the particular trade in the particular area was such that the particular goods could freely be sold, and that there was a demand sufficient to absorb readily all the goods that were thrust on it, so that if a purchaser defaulted, the goods in question could readily be disposed of. In any event, since the market price rule in section 50 (3) was only a " prima facie " rule, the judge held that it did not apply where it was clearly foreseeable by the parties that the rule would not compensate the seller for his loss of profit if the buyer defaulted. If the second buyer was an additional customer of the seller, and not merely a substituted customer, and the seller had the ability and the opportunity of making two profits on the two transactions, he is entitled to damages for his loss of the first profit when the first buyer defaults.</w:t>
      </w:r>
      <w:r w:rsidDel="00000000" w:rsidR="00000000" w:rsidRPr="00000000">
        <w:rPr>
          <w:rtl w:val="0"/>
        </w:rPr>
      </w:r>
    </w:p>
    <w:p w:rsidR="00000000" w:rsidDel="00000000" w:rsidP="00000000" w:rsidRDefault="00000000" w:rsidRPr="00000000" w14:paraId="0000067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second situation, where the demand for the goods in question exceeds the supply, occurred in </w:t>
      </w:r>
      <w:r w:rsidDel="00000000" w:rsidR="00000000" w:rsidRPr="00000000">
        <w:rPr>
          <w:rFonts w:ascii="Georgia" w:cs="Georgia" w:eastAsia="Georgia" w:hAnsi="Georgia"/>
          <w:strike w:val="0"/>
          <w:u w:val="single"/>
          <w:vertAlign w:val="baseline"/>
          <w:rtl w:val="0"/>
        </w:rPr>
        <w:t xml:space="preserve">Charter v. Sullivan</w:t>
      </w:r>
      <w:r w:rsidDel="00000000" w:rsidR="00000000" w:rsidRPr="00000000">
        <w:rPr>
          <w:rFonts w:ascii="Georgia" w:cs="Georgia" w:eastAsia="Georgia" w:hAnsi="Georgia"/>
          <w:strike w:val="0"/>
          <w:vertAlign w:val="baseline"/>
          <w:rtl w:val="0"/>
        </w:rPr>
        <w:t xml:space="preserve">. The defendant refused to accept delivery of a Hillman Minx car which he had agreed to buy from the plaintiff, a car dealer, at the fixed retail price. Within ten days the plaintiff resold the car to another buyer at the same price. As the evidence showed that the plaintiff could always find a buyer for every Hillman Minx car he could get from the manufacturers, the Court of Appeal refused to allow him to recover more than nominal damages: he made the same number of sales (and therefore the same number of fixed profits) as he would have done if the defendant had performed his contractual obligation; hence it was a substituted, not an additional sale, because the seller had the ability to make only one sale and one profit. Although the court considered that it was immaterial whether or not there was an " available market," Jenkins L.J. said </w:t>
      </w:r>
      <w:r w:rsidDel="00000000" w:rsidR="00000000" w:rsidRPr="00000000">
        <w:rPr>
          <w:rtl w:val="0"/>
        </w:rPr>
      </w:r>
    </w:p>
    <w:p w:rsidR="00000000" w:rsidDel="00000000" w:rsidP="00000000" w:rsidRDefault="00000000" w:rsidRPr="00000000" w14:paraId="0000068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 . . I doubt if there can be an available market for particular goods in any sense relevant to section 50 (3) of the Sale of Goods Act, unless those goods are available for sale in the market at the market or current price in the sense of the price, whatever it may be, fixed by reference to supply and demand as the price at which a purchaser for the goods in question can be found, be it greater or less than or equal to the contract price. The language of section 50 (3) seems to me to postulate that in the cases to which it applies there will, or may, be a difference between the contract price and the market or current price, which cannot be so where the goods can only be sold at a fixed retail price. </w:t>
      </w:r>
      <w:r w:rsidDel="00000000" w:rsidR="00000000" w:rsidRPr="00000000">
        <w:rPr>
          <w:rtl w:val="0"/>
        </w:rPr>
      </w:r>
    </w:p>
    <w:p w:rsidR="00000000" w:rsidDel="00000000" w:rsidP="00000000" w:rsidRDefault="00000000" w:rsidRPr="00000000" w14:paraId="0000068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Sellers L.J. thought that " it must at least be a market in which the seller could, if he wished, sell the goods left on his hands."</w:t>
      </w:r>
      <w:r w:rsidDel="00000000" w:rsidR="00000000" w:rsidRPr="00000000">
        <w:rPr>
          <w:rtl w:val="0"/>
        </w:rPr>
      </w:r>
    </w:p>
    <w:p w:rsidR="00000000" w:rsidDel="00000000" w:rsidP="00000000" w:rsidRDefault="00000000" w:rsidRPr="00000000" w14:paraId="0000068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The meaning of " available market</w:t>
      </w:r>
      <w:r w:rsidDel="00000000" w:rsidR="00000000" w:rsidRPr="00000000">
        <w:rPr>
          <w:rtl w:val="0"/>
        </w:rPr>
      </w:r>
    </w:p>
    <w:p w:rsidR="00000000" w:rsidDel="00000000" w:rsidP="00000000" w:rsidRDefault="00000000" w:rsidRPr="00000000" w14:paraId="0000068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submitted that the courts are likely to eschew formal limitations on the meaning of " available market, especially in the light of the fact that the concept provides only a prima facie measure of damages which need not be applied whenever there is some justification for not doing so. The availability of buyers and sellers, and their ready capacity to supply or to absorb the relevant goods is the basic concept of an " available market ": it is submitted that there is no need to add to this the test of a price liable to fluctuations in accordance with supply and demand, as occurs in official exchanges or certain commodity markets. A fixed market price may render section 50 (3) ineffective as a ground for substantial damages, but it should not make the term " available market " inapplicable. A fluctuating market price indicates the existence of an available market, but it should not be a necessary test: " there must be sufficient traders, who are in touch with each other.</w:t>
      </w:r>
      <w:r w:rsidDel="00000000" w:rsidR="00000000" w:rsidRPr="00000000">
        <w:rPr>
          <w:rtl w:val="0"/>
        </w:rPr>
      </w:r>
    </w:p>
    <w:p w:rsidR="00000000" w:rsidDel="00000000" w:rsidP="00000000" w:rsidRDefault="00000000" w:rsidRPr="00000000" w14:paraId="0000068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word available " should be given both a temporal and a geographical meaning: the buyers or sellers should be immediately accessible and within a reasonable distance.</w:t>
      </w:r>
      <w:r w:rsidDel="00000000" w:rsidR="00000000" w:rsidRPr="00000000">
        <w:rPr>
          <w:rtl w:val="0"/>
        </w:rPr>
      </w:r>
    </w:p>
    <w:p w:rsidR="00000000" w:rsidDel="00000000" w:rsidP="00000000" w:rsidRDefault="00000000" w:rsidRPr="00000000" w14:paraId="0000068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The temporal test of availability</w:t>
      </w:r>
      <w:r w:rsidDel="00000000" w:rsidR="00000000" w:rsidRPr="00000000">
        <w:rPr>
          <w:rtl w:val="0"/>
        </w:rPr>
      </w:r>
    </w:p>
    <w:p w:rsidR="00000000" w:rsidDel="00000000" w:rsidP="00000000" w:rsidRDefault="00000000" w:rsidRPr="00000000" w14:paraId="0000068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 ready " or " immediate " accessibility to substitute buyers or sellers should not be taken too literally. In </w:t>
      </w:r>
      <w:r w:rsidDel="00000000" w:rsidR="00000000" w:rsidRPr="00000000">
        <w:rPr>
          <w:rFonts w:ascii="Georgia" w:cs="Georgia" w:eastAsia="Georgia" w:hAnsi="Georgia"/>
          <w:strike w:val="0"/>
          <w:u w:val="single"/>
          <w:vertAlign w:val="baseline"/>
          <w:rtl w:val="0"/>
        </w:rPr>
        <w:t xml:space="preserve">Charter v. Sullivan</w:t>
      </w:r>
      <w:r w:rsidDel="00000000" w:rsidR="00000000" w:rsidRPr="00000000">
        <w:rPr>
          <w:rFonts w:ascii="Georgia" w:cs="Georgia" w:eastAsia="Georgia" w:hAnsi="Georgia"/>
          <w:strike w:val="0"/>
          <w:vertAlign w:val="baseline"/>
          <w:rtl w:val="0"/>
        </w:rPr>
        <w:t xml:space="preserve"> the Court of Appeal found that the demand for the goods exceeded the supply, but (apart from the question of a fixed retail price al) Sellers L.J. held that the fact that the resale of a car was made some seven to ten days after the breach prevented there being an available market: " there was no immediate buyer." It is submitted that the temporal test should be one of a reasonable time after the breach, given the nature of the goods in question and the business situation of the plaintiff; and that the opinion of Sellers L.J. is wrong on this point. With many types of goods there would need to be the possibility of an immediate resale or new purchase before the test would be satisfied; but this test permits some flexibility in the particular circumstances. On this test it is most unlikely that there will be an available market where the goods in question have been (or were to be) specially manufactured to suit the particular requirements of the buyer : the chance of resale of such goods within a reasonable time after the breach is too limited and fortuitous.</w:t>
      </w:r>
      <w:r w:rsidDel="00000000" w:rsidR="00000000" w:rsidRPr="00000000">
        <w:rPr>
          <w:rtl w:val="0"/>
        </w:rPr>
      </w:r>
    </w:p>
    <w:p w:rsidR="00000000" w:rsidDel="00000000" w:rsidP="00000000" w:rsidRDefault="00000000" w:rsidRPr="00000000" w14:paraId="0000068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The extent of the market area </w:t>
      </w:r>
      <w:r w:rsidDel="00000000" w:rsidR="00000000" w:rsidRPr="00000000">
        <w:rPr>
          <w:rtl w:val="0"/>
        </w:rPr>
      </w:r>
    </w:p>
    <w:p w:rsidR="00000000" w:rsidDel="00000000" w:rsidP="00000000" w:rsidRDefault="00000000" w:rsidRPr="00000000" w14:paraId="0000069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Since an innocent party, following a breach of contract, is bound to take reasonable steps to mitigate his loss, the question arises whether the concept of " market " extends to places other than the place of delivery." James L.J., in discussing the meaning of " available market " in a case where the buyer refused to accept coal he had bought, said that the sellers " might have sent it in wagons somewhere else, where they could sell it, just as they sell corn on the Exchange, or cotton at Liverpool: that is to say, that there was a fair market where they could have found a purchaser either by themselves or through some agent at some particular place." I'll Thus, it has been assumed that where the seller's business area was the East Riding of Yorkshire, that was the area in which he should seek a substitute buyer. It is submitted that the test is one of reasonableness,"" in the light of the time, expense  and trouble involved.</w:t>
      </w:r>
      <w:r w:rsidDel="00000000" w:rsidR="00000000" w:rsidRPr="00000000">
        <w:rPr>
          <w:rtl w:val="0"/>
        </w:rPr>
      </w:r>
    </w:p>
    <w:p w:rsidR="00000000" w:rsidDel="00000000" w:rsidP="00000000" w:rsidRDefault="00000000" w:rsidRPr="00000000" w14:paraId="0000069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4">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Other relevant factors</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69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size of the alleged market will be relevant to the decision whether it is an available market: thus, a few sales of small quantities of the relevant goods will not constitute an available market. The fact that the price in the alleged market is out of line with the normal price at other times or places may indicate that it is not an available market: a very high or a very low price may indicate that there is either a scarcity or glut of the relevant goods. But the fact that the market price is seriously affected by a governmental intervention (e.g. the sudden imposition of import restrictions) does not prevent there being an available market.</w:t>
      </w:r>
      <w:r w:rsidDel="00000000" w:rsidR="00000000" w:rsidRPr="00000000">
        <w:rPr>
          <w:rtl w:val="0"/>
        </w:rPr>
      </w:r>
    </w:p>
    <w:p w:rsidR="00000000" w:rsidDel="00000000" w:rsidP="00000000" w:rsidRDefault="00000000" w:rsidRPr="00000000" w14:paraId="0000069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 black " market, where the goods are bought and sold surreptitiously to evade contractual restrictions (e.g. restrictions on price or supplies) may nevertheless be an available market for the purposes of the Act.' It is, however, doubtful whether a black market where the goods are available in breach of statutory controls would be treated similarly, since the seller cannot be required to mitigate his loss by committing a breach of the law.</w:t>
      </w:r>
      <w:r w:rsidDel="00000000" w:rsidR="00000000" w:rsidRPr="00000000">
        <w:rPr>
          <w:rtl w:val="0"/>
        </w:rPr>
      </w:r>
    </w:p>
    <w:p w:rsidR="00000000" w:rsidDel="00000000" w:rsidP="00000000" w:rsidRDefault="00000000" w:rsidRPr="00000000" w14:paraId="0000069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relevant " market." Normally, the concept of " available market " should be the same, whether the defaulting party is the buyer or the seller. But the plaintiff's position could be crucial: if he is a seller, the issue is the availability of alternative buyers; whereas if he is a buyer, it is the availability of alternative sellers. The selling, not the buying, price is relevant in one situation, but not necessarily the other, and vice versa; for instance, it may be relevant, in the case of the innocent buyer who has received the goods, to know the price at which he could sell them. The available market is that available to the innocent party in the circumstances in which he is placed by the breach.</w:t>
      </w:r>
      <w:r w:rsidDel="00000000" w:rsidR="00000000" w:rsidRPr="00000000">
        <w:rPr>
          <w:rtl w:val="0"/>
        </w:rPr>
      </w:r>
    </w:p>
    <w:p w:rsidR="00000000" w:rsidDel="00000000" w:rsidP="00000000" w:rsidRDefault="00000000" w:rsidRPr="00000000" w14:paraId="0000069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But there are other types of market relationships which may be relevant,' e.g. between wholesaler and retailer, retailer and private buyer, as the prices for the goods in question may vary according to the particular relationship. In </w:t>
      </w:r>
      <w:r w:rsidDel="00000000" w:rsidR="00000000" w:rsidRPr="00000000">
        <w:rPr>
          <w:rFonts w:ascii="Georgia" w:cs="Georgia" w:eastAsia="Georgia" w:hAnsi="Georgia"/>
          <w:strike w:val="0"/>
          <w:u w:val="single"/>
          <w:vertAlign w:val="baseline"/>
          <w:rtl w:val="0"/>
        </w:rPr>
        <w:t xml:space="preserve">Heskell v. Continental Express Ltd.</w:t>
      </w:r>
      <w:r w:rsidDel="00000000" w:rsidR="00000000" w:rsidRPr="00000000">
        <w:rPr>
          <w:rFonts w:ascii="Georgia" w:cs="Georgia" w:eastAsia="Georgia" w:hAnsi="Georgia"/>
          <w:strike w:val="0"/>
          <w:vertAlign w:val="baseline"/>
          <w:rtl w:val="0"/>
        </w:rPr>
        <w:t xml:space="preserve"> Devlin J. said: " In this case I am concerned with the market price as between an exporter and an importer at Teheran, thus holding that the relevant market relationship is that in which the plaintiff and defendant are involved. However, if the plaintiff cannot find a relevant market for the goods, he may try any reasonable alternative market relationship e.g. in the case of a breach by the seller, if there is no wholesale market at the relevant place, the innocent buyer may be acting reasonably in buying in the retail market.</w:t>
      </w:r>
      <w:r w:rsidDel="00000000" w:rsidR="00000000" w:rsidRPr="00000000">
        <w:rPr>
          <w:rtl w:val="0"/>
        </w:rPr>
      </w:r>
    </w:p>
    <w:p w:rsidR="00000000" w:rsidDel="00000000" w:rsidP="00000000" w:rsidRDefault="00000000" w:rsidRPr="00000000" w14:paraId="0000069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question which market is relevant creates problems in f.o.b. contracts.</w:t>
      </w:r>
      <w:r w:rsidDel="00000000" w:rsidR="00000000" w:rsidRPr="00000000">
        <w:rPr>
          <w:rtl w:val="0"/>
        </w:rPr>
      </w:r>
    </w:p>
    <w:p w:rsidR="00000000" w:rsidDel="00000000" w:rsidP="00000000" w:rsidRDefault="00000000" w:rsidRPr="00000000" w14:paraId="0000069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A0">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The relevant time for the market price</w:t>
      </w:r>
      <w:r w:rsidDel="00000000" w:rsidR="00000000" w:rsidRPr="00000000">
        <w:rPr>
          <w:rtl w:val="0"/>
        </w:rPr>
      </w:r>
    </w:p>
    <w:p w:rsidR="00000000" w:rsidDel="00000000" w:rsidP="00000000" w:rsidRDefault="00000000" w:rsidRPr="00000000" w14:paraId="000006A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A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50 (3) provides that " the market or current price " is to be taken " at the time or times when the goods ought to have been accepted or, if no time was fixed for acceptance, then at the time of the refusal to accept. The contract itself will normally fix the exact time for acceptance." A time fixed by reference to the happening of an event (e.g. the arrival of a ship) has been held to be a fixed time for the purposes of section 51 (3) and it is submitted that the same position should apply to section 50 (3).</w:t>
      </w:r>
      <w:r w:rsidDel="00000000" w:rsidR="00000000" w:rsidRPr="00000000">
        <w:rPr>
          <w:rtl w:val="0"/>
        </w:rPr>
      </w:r>
    </w:p>
    <w:p w:rsidR="00000000" w:rsidDel="00000000" w:rsidP="00000000" w:rsidRDefault="00000000" w:rsidRPr="00000000" w14:paraId="000006A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A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contract fixes a period during which delivery and acceptance are to be made, the time when the goods ought to have been accepted is the time, within the stipulated period, when the goods were actually tendered to the buyer by the sellers Where the contract provides that delivery is to be made by separate deliveries of part of the goods at stated times or intervals, the damages in respect of the buyer's failure to accept an instalment must be calculated by reference to the market price prevailing at the time fixed for delivery of that instalment.</w:t>
      </w:r>
      <w:r w:rsidDel="00000000" w:rsidR="00000000" w:rsidRPr="00000000">
        <w:rPr>
          <w:rtl w:val="0"/>
        </w:rPr>
      </w:r>
    </w:p>
    <w:p w:rsidR="00000000" w:rsidDel="00000000" w:rsidP="00000000" w:rsidRDefault="00000000" w:rsidRPr="00000000" w14:paraId="000006A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A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question of the relevant time at which the market price is to be taken raises problems in regard to f.o.b. contracts, which are discussed in a later chapter." In the case of a c.i.f. contract, the time will be the time fixed for acceptance or refusal to accept the documents.</w:t>
      </w:r>
      <w:r w:rsidDel="00000000" w:rsidR="00000000" w:rsidRPr="00000000">
        <w:rPr>
          <w:rtl w:val="0"/>
        </w:rPr>
      </w:r>
    </w:p>
    <w:p w:rsidR="00000000" w:rsidDel="00000000" w:rsidP="00000000" w:rsidRDefault="00000000" w:rsidRPr="00000000" w14:paraId="000006A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A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No time fixed for acceptance</w:t>
      </w:r>
      <w:r w:rsidDel="00000000" w:rsidR="00000000" w:rsidRPr="00000000">
        <w:rPr>
          <w:rtl w:val="0"/>
        </w:rPr>
      </w:r>
    </w:p>
    <w:p w:rsidR="00000000" w:rsidDel="00000000" w:rsidP="00000000" w:rsidRDefault="00000000" w:rsidRPr="00000000" w14:paraId="000006A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A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final provision in section 50 (3) deals with cases of the buyer's refusal to accept delivery of the goods when tendered by the seller under a contract which did not fix a time for acceptance: in these circumstances, the prima facie rule for the assessment of damages is based on the market price " at the time of the refusal to accept. But the calculation of the market price at the time of the buyer's " refusal to accept " in terms of section 50 (3) does not apply to an anticipatory breach by the buyer viz. a repudiation by him of his obligations under the contract at a time earlier than that fixed for delivery and acceptance of the goods. The measure of damages in these circumstances is considered later.</w:t>
      </w:r>
      <w:r w:rsidDel="00000000" w:rsidR="00000000" w:rsidRPr="00000000">
        <w:rPr>
          <w:rtl w:val="0"/>
        </w:rPr>
      </w:r>
    </w:p>
    <w:p w:rsidR="00000000" w:rsidDel="00000000" w:rsidP="00000000" w:rsidRDefault="00000000" w:rsidRPr="00000000" w14:paraId="000006A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A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AD">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Postponement of time fixed for delivery</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6A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A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buyer requests and obtains the seller's consent to waive the time for delivery fixed by the contract, but he fails to accept the goods when the seller tenders them at the substituted time (or within the extended period), the calculation of the seller's damages will be made on the basis of the market price at the substituted time (or at the last day of the extended period) ; if the seller agreed to waive the original delivery date but no definite date or period was substituted by agreement, the calculation of damages will be made at the market price at a reasonable time after the last request by the buyer for postponement of delivery, or at the date when the seller refused to give any further time.</w:t>
      </w:r>
      <w:r w:rsidDel="00000000" w:rsidR="00000000" w:rsidRPr="00000000">
        <w:rPr>
          <w:rtl w:val="0"/>
        </w:rPr>
      </w:r>
    </w:p>
    <w:p w:rsidR="00000000" w:rsidDel="00000000" w:rsidP="00000000" w:rsidRDefault="00000000" w:rsidRPr="00000000" w14:paraId="000006B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B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request for postponement of the agreed delivery date came from the seller, and at first the buyer agreed to waive delivery at that date but later repudiated his obligations in breach of the contract, the damages should be calculated on the basis of the market price at the time of the buyer's repudiation.</w:t>
      </w:r>
      <w:r w:rsidDel="00000000" w:rsidR="00000000" w:rsidRPr="00000000">
        <w:rPr>
          <w:rtl w:val="0"/>
        </w:rPr>
      </w:r>
    </w:p>
    <w:p w:rsidR="00000000" w:rsidDel="00000000" w:rsidP="00000000" w:rsidRDefault="00000000" w:rsidRPr="00000000" w14:paraId="000006B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B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Proof of “the market or current price.</w:t>
      </w:r>
      <w:r w:rsidDel="00000000" w:rsidR="00000000" w:rsidRPr="00000000">
        <w:rPr>
          <w:rtl w:val="0"/>
        </w:rPr>
      </w:r>
    </w:p>
    <w:p w:rsidR="00000000" w:rsidDel="00000000" w:rsidP="00000000" w:rsidRDefault="00000000" w:rsidRPr="00000000" w14:paraId="000006B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B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a buyer, faced with a breach of contract by the seller, the relevant market price is normally the buying price; for the seller, it is the selling price on the market. If there is proof of the market price at the date of the buyer's breach, the actual price obtained by the seller upon his reselling the goods at a later date is irrelevant to the assessment of damages, whether the resale price is higher or lower than the market price. But where normal proof of the market price of the goods is not available (viz. by reference to published or recorded prices of deals at the relevant date) the court may accept other evidence e.g. proof of the price at which the seller in fact resold the goods to a new buyer or of an offer for the goods received by the seller or proof of compromises in other disputes relating to the market value of similar goods at the same time. However, there will be no evidential value from the price obtained by the seller under an actual resale if the terms of the resale are different in an important respect from those of the original sale e.g. where a horse sold originally with a warranty is resold after the original buyer's default, at a lower price but without the warranty.</w:t>
      </w:r>
      <w:r w:rsidDel="00000000" w:rsidR="00000000" w:rsidRPr="00000000">
        <w:rPr>
          <w:rtl w:val="0"/>
        </w:rPr>
      </w:r>
    </w:p>
    <w:p w:rsidR="00000000" w:rsidDel="00000000" w:rsidP="00000000" w:rsidRDefault="00000000" w:rsidRPr="00000000" w14:paraId="000006B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B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Resale at a price lower or higher than the market or current price</w:t>
      </w:r>
      <w:r w:rsidDel="00000000" w:rsidR="00000000" w:rsidRPr="00000000">
        <w:rPr>
          <w:rtl w:val="0"/>
        </w:rPr>
      </w:r>
    </w:p>
    <w:p w:rsidR="00000000" w:rsidDel="00000000" w:rsidP="00000000" w:rsidRDefault="00000000" w:rsidRPr="00000000" w14:paraId="000006B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B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there is an available market, but the seller immediately resells at less than the market or current price, he will be unable to recover the difference between the contract price and the actual resale price: the reasonable seller would have obtained the market price on the resale. However, a difficulty arises if the seller more than fulfils his duty to take reasonable steps to mitigate loss, viz. if he resells at a price higher than the prevailing price. It is a rule of the doctrine of mitigation that if the plaintiff has in fact avoided loss resulting from the defendant's breach of contract, he cannot recover damages in respect of his potential loss. “ When in the course of his business [the plaintiff] has taken action arising out of the transaction, which action has diminished his loss, the effect in actual diminution of the loss he has suffered may be taken into account even though there was no duty on him to act. </w:t>
      </w:r>
      <w:r w:rsidDel="00000000" w:rsidR="00000000" w:rsidRPr="00000000">
        <w:rPr>
          <w:rtl w:val="0"/>
        </w:rPr>
      </w:r>
    </w:p>
    <w:p w:rsidR="00000000" w:rsidDel="00000000" w:rsidP="00000000" w:rsidRDefault="00000000" w:rsidRPr="00000000" w14:paraId="000006B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B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seller has, at the date of the buyer's breach, only the one set of the relevant goods, viz. the set left on his hands following the buyer's breach, the price (higher than the market price) which he actually receives by reselling immediately is a direct consequence of the buyer's breach, and should be taken into account in assessing the seller's damages. The seller should recover only his actual loss, viz. the difference between the contract price and the actual resale price, since, but for the breach, he would not have had the opportunity of reselling. If, on the other hand, the seller had, at the date of the breach, further supplies of the relevant goods, a resale of only some of his stock at a higher than market or current price could not necessarily be attributed to the buyer's breach and, in these circumstances, the seller should be entitled to the normal measure of damages under section 50 (3).</w:t>
      </w:r>
      <w:r w:rsidDel="00000000" w:rsidR="00000000" w:rsidRPr="00000000">
        <w:rPr>
          <w:rtl w:val="0"/>
        </w:rPr>
      </w:r>
    </w:p>
    <w:p w:rsidR="00000000" w:rsidDel="00000000" w:rsidP="00000000" w:rsidRDefault="00000000" w:rsidRPr="00000000" w14:paraId="000006B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B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Although there is no authority directly in point to support the submissions just made, inferences may be drawn from cases where the seller chooses to retain the goods for a period, instead of reselling them in the market immediately following the buyer's breach. The Court of Appeal '' has held that if the seller subsequently resells the goods at a gain because the market price rises after the date of the breach, the enhanced price received by the seller does not reduce his damages, which are still to be determined by the difference between the contract price and the market price on the date of the breach. By retaining the goods after that date the seller is taking on himself the risk of fluctuations in the market price: if the price later fell, the buyer would not be liable for the seller's additional loss, and, correspondingly, the seller is entitled to the gain if the price later rises. From this reasoning it may be inferred that if the seller does not take a chance on later fluctuations in the market price, but chooses to sell immediately upon the breach and happens to obtain a price higher than the market price at that time, his damages should be limited to his actual loss.</w:t>
      </w:r>
      <w:r w:rsidDel="00000000" w:rsidR="00000000" w:rsidRPr="00000000">
        <w:rPr>
          <w:rtl w:val="0"/>
        </w:rPr>
      </w:r>
    </w:p>
    <w:p w:rsidR="00000000" w:rsidDel="00000000" w:rsidP="00000000" w:rsidRDefault="00000000" w:rsidRPr="00000000" w14:paraId="000006B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B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THE SELLER'S CLAIM FOR DAMAGES</w:t>
      </w:r>
      <w:r w:rsidDel="00000000" w:rsidR="00000000" w:rsidRPr="00000000">
        <w:rPr>
          <w:rtl w:val="0"/>
        </w:rPr>
      </w:r>
    </w:p>
    <w:p w:rsidR="00000000" w:rsidDel="00000000" w:rsidP="00000000" w:rsidRDefault="00000000" w:rsidRPr="00000000" w14:paraId="000006C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C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 The Absence of an Available Market</w:t>
      </w:r>
      <w:r w:rsidDel="00000000" w:rsidR="00000000" w:rsidRPr="00000000">
        <w:rPr>
          <w:rtl w:val="0"/>
        </w:rPr>
      </w:r>
    </w:p>
    <w:p w:rsidR="00000000" w:rsidDel="00000000" w:rsidP="00000000" w:rsidRDefault="00000000" w:rsidRPr="00000000" w14:paraId="000006C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C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Damages where there is no available market</w:t>
      </w:r>
      <w:r w:rsidDel="00000000" w:rsidR="00000000" w:rsidRPr="00000000">
        <w:rPr>
          <w:rtl w:val="0"/>
        </w:rPr>
      </w:r>
    </w:p>
    <w:p w:rsidR="00000000" w:rsidDel="00000000" w:rsidP="00000000" w:rsidRDefault="00000000" w:rsidRPr="00000000" w14:paraId="000006C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C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section 50 (3) does not apply, because there is no available market, the court is thrown back on the general principle enunciated in section 50 (2): ".. , the estimated loss directly and naturally resulting, in the ordinary course of events, from the buyer's breach of contract." The main rule should be that the seller's loss is the difference between the contract price and the value of the goods to the seller at the time and place of the breach, and any relevant evidence may be admissible to prove this value. If, despite the absence of an available market, the seller has in fact been able eventually to find a substitute buyer, the resale price may be evidence to fix the seller's loss, if the terms of the resale are substantially similar to those in the original sale.</w:t>
      </w:r>
      <w:r w:rsidDel="00000000" w:rsidR="00000000" w:rsidRPr="00000000">
        <w:rPr>
          <w:rtl w:val="0"/>
        </w:rPr>
      </w:r>
    </w:p>
    <w:p w:rsidR="00000000" w:rsidDel="00000000" w:rsidP="00000000" w:rsidRDefault="00000000" w:rsidRPr="00000000" w14:paraId="000006C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C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Even where there is no available market within section 50 (3), the duty lies on the seller to act reasonably in mitigating his loss: he may be able to persuade his own seller to take back the goods, in which case his damages against the defaulting buyer will be the contract price less the price payable under the contract under which he bought the goods."</w:t>
      </w:r>
      <w:r w:rsidDel="00000000" w:rsidR="00000000" w:rsidRPr="00000000">
        <w:rPr>
          <w:rtl w:val="0"/>
        </w:rPr>
      </w:r>
    </w:p>
    <w:p w:rsidR="00000000" w:rsidDel="00000000" w:rsidP="00000000" w:rsidRDefault="00000000" w:rsidRPr="00000000" w14:paraId="000006C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C9">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Adaptation of goods for resale</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6C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C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there is no available market for the goods in their condition at the time of the buyer's failure to accept them, the seller is entitled to deal with the goods " in any reasonable way," e.g. by adapting them to suit another customer. The seller's damages will then include the cost of the adaptation, as well as the loss of profit on the first sale. However, in these circumstances, the question arises whether the seller is not only entitled to, but should, under his duty to mitigate, spend money to adapt them to make them suitable for resale. Although the seller need not incur speculative expenditure, there may be circumstances in which it would be reasonable for the seller to incur a limited amount of expenditure to adapt the goods in such a way as to make them readily saleable </w:t>
      </w:r>
      <w:r w:rsidDel="00000000" w:rsidR="00000000" w:rsidRPr="00000000">
        <w:rPr>
          <w:rtl w:val="0"/>
        </w:rPr>
      </w:r>
    </w:p>
    <w:p w:rsidR="00000000" w:rsidDel="00000000" w:rsidP="00000000" w:rsidRDefault="00000000" w:rsidRPr="00000000" w14:paraId="000006C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CD">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Recovery of loss of profits despite resale</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6C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C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difficulty arises where the seller, despite the absence of an available market, claims the loss of profits on the abortive sale on the ground that the second buyer was an additional, not a substituted, buyer: i.e. the seller is claiming that he would have made the second profit on the second sale even if the first buyer had not defaulted. The test is whether the seller had the ability and the opportunity to make the two separate profits: if the seller had fulfilled the first contract, would he have been able to fulfil the second contract as well? If so, he is entitled to recover from the defaulting buyer his loss of profit on the first contract. The burden of proof lies on the defaulting buyer to show that the seller could not have earned the second profit but for his breach of the first contract.</w:t>
      </w:r>
      <w:r w:rsidDel="00000000" w:rsidR="00000000" w:rsidRPr="00000000">
        <w:rPr>
          <w:rtl w:val="0"/>
        </w:rPr>
      </w:r>
    </w:p>
    <w:p w:rsidR="00000000" w:rsidDel="00000000" w:rsidP="00000000" w:rsidRDefault="00000000" w:rsidRPr="00000000" w14:paraId="000006D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D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 Anticipatory Breach</w:t>
      </w:r>
      <w:r w:rsidDel="00000000" w:rsidR="00000000" w:rsidRPr="00000000">
        <w:rPr>
          <w:rtl w:val="0"/>
        </w:rPr>
      </w:r>
    </w:p>
    <w:p w:rsidR="00000000" w:rsidDel="00000000" w:rsidP="00000000" w:rsidRDefault="00000000" w:rsidRPr="00000000" w14:paraId="000006D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D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Anticipatory breach by the buyer</w:t>
      </w:r>
      <w:r w:rsidDel="00000000" w:rsidR="00000000" w:rsidRPr="00000000">
        <w:rPr>
          <w:rtl w:val="0"/>
        </w:rPr>
      </w:r>
    </w:p>
    <w:p w:rsidR="00000000" w:rsidDel="00000000" w:rsidP="00000000" w:rsidRDefault="00000000" w:rsidRPr="00000000" w14:paraId="000006D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D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buyer commits an anticipatory breach by repudiating his obligation to take delivery of the goods before the date fixed for delivery, the seller has an option: he may either accept the repudiation and so treat it forthwith as a breach, or he may continue to treat the contract as binding and thus not accept the repudiation as a breach.</w:t>
      </w:r>
      <w:r w:rsidDel="00000000" w:rsidR="00000000" w:rsidRPr="00000000">
        <w:rPr>
          <w:rtl w:val="0"/>
        </w:rPr>
      </w:r>
    </w:p>
    <w:p w:rsidR="00000000" w:rsidDel="00000000" w:rsidP="00000000" w:rsidRDefault="00000000" w:rsidRPr="00000000" w14:paraId="000006D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D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Acceptance of the buyer's anticipatory repudiation</w:t>
      </w:r>
      <w:r w:rsidDel="00000000" w:rsidR="00000000" w:rsidRPr="00000000">
        <w:rPr>
          <w:rtl w:val="0"/>
        </w:rPr>
      </w:r>
    </w:p>
    <w:p w:rsidR="00000000" w:rsidDel="00000000" w:rsidP="00000000" w:rsidRDefault="00000000" w:rsidRPr="00000000" w14:paraId="000006D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D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seller accepts the buyer's anticipatory repudiation, he may sue immediately for damages for breach of contract; but in those situations in which there is an available market for the goods, the relevant date for ascertaining the market price remains prima facie (and subject to any requirement of mitigation) the date fixed for delivery, since that is when the contract ought to be performed. If the action is heard before the date for delivery arrives, the court should attempt to estimate what the market price is likely to be at that future date. The seller cannot advance the relevant date for ascertaining the market price merely by exercising his option to accept the anticipatory breach: a lower market price at the time of repudiation should not increase the damages. Thus, it is submitted that the provision in section 50 (3) that, when no time is fixed for acceptance, damages should be assessed by reference to the market price " at the time of the refusal to accept " should not apply to an anticipatory breach by the buyer.</w:t>
      </w:r>
      <w:r w:rsidDel="00000000" w:rsidR="00000000" w:rsidRPr="00000000">
        <w:rPr>
          <w:rtl w:val="0"/>
        </w:rPr>
      </w:r>
    </w:p>
    <w:p w:rsidR="00000000" w:rsidDel="00000000" w:rsidP="00000000" w:rsidRDefault="00000000" w:rsidRPr="00000000" w14:paraId="000006D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D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But the doctrine of mitigation may override this rule. If the seller does accept the buyer's anticipatory repudiation, he is forthwith under a duty to take reasonable steps to mitigate his losses. Where the seller should have mitigated by reselling, the relevant market price is that existing at the date he ought reasonably to have resold, not that at the date of the repudiation, nor that at the date when the repudiation is accepted. If the market price is falling after the time the seller accepted the repudiation, it will normally be reasonable for the seller to resell immediately, so that he will be unable to recover the difference between the price on the date he ought to have resold and the price on the date when he actually resold.</w:t>
      </w:r>
      <w:r w:rsidDel="00000000" w:rsidR="00000000" w:rsidRPr="00000000">
        <w:rPr>
          <w:rtl w:val="0"/>
        </w:rPr>
      </w:r>
    </w:p>
    <w:p w:rsidR="00000000" w:rsidDel="00000000" w:rsidP="00000000" w:rsidRDefault="00000000" w:rsidRPr="00000000" w14:paraId="000006D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D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Buyer's anticipatory repudiation not accepted</w:t>
      </w:r>
      <w:r w:rsidDel="00000000" w:rsidR="00000000" w:rsidRPr="00000000">
        <w:rPr>
          <w:rtl w:val="0"/>
        </w:rPr>
      </w:r>
    </w:p>
    <w:p w:rsidR="00000000" w:rsidDel="00000000" w:rsidP="00000000" w:rsidRDefault="00000000" w:rsidRPr="00000000" w14:paraId="000006D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D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seller is not bound to accept an anticipatory repudiation by the buyer. He may continue to treat the contract as binding on both himself and the buyer, and wait until the date fixed for delivery before he tenders the goods: if the buyer then fails to accept the goods, the seller thereupon has a duty to mitigate his loss by taking reasonable steps (viz. in normal circumstances by reselling forthwith). Where there is an available market for the goods, the relevant market price will be that at the date fixed for delivery: if the seller did not accept the buyer's anticipatory repudiation, a higher or a lower market price at the date of the repudiation, or at any date during the period up to the date fixed for delivery, is irrelevant, because the doctrine of mitigation does not apply until the date of the actual breach. </w:t>
      </w:r>
      <w:r w:rsidDel="00000000" w:rsidR="00000000" w:rsidRPr="00000000">
        <w:rPr>
          <w:rtl w:val="0"/>
        </w:rPr>
      </w:r>
    </w:p>
    <w:p w:rsidR="00000000" w:rsidDel="00000000" w:rsidP="00000000" w:rsidRDefault="00000000" w:rsidRPr="00000000" w14:paraId="000006E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E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Thus, when the market is falling, the seller is entitled, if he chooses, to wait until the time fixed for the buyer's acceptance, despite the seller's knowledge that the amount of damages payable by the buyer is likely to increase during the interval. Of course, during the interval the buyer may change his mind and accept the goods when tendered "; or the seller may decide to accept the repudiation (before it has been retracted by the buyer) whereupon the seller's duty to mitigate will arise forthwith, with the consequence that the damages will be calculated by reference to the market price at the date when the seller ought reasonably to have resold following his acceptance of the repudiation; or the obligations of the parties may be determined by the occurrence of a frustrating event. </w:t>
      </w:r>
      <w:r w:rsidDel="00000000" w:rsidR="00000000" w:rsidRPr="00000000">
        <w:rPr>
          <w:rtl w:val="0"/>
        </w:rPr>
      </w:r>
    </w:p>
    <w:p w:rsidR="00000000" w:rsidDel="00000000" w:rsidP="00000000" w:rsidRDefault="00000000" w:rsidRPr="00000000" w14:paraId="000006E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 Special Cases</w:t>
      </w:r>
      <w:r w:rsidDel="00000000" w:rsidR="00000000" w:rsidRPr="00000000">
        <w:rPr>
          <w:rtl w:val="0"/>
        </w:rPr>
      </w:r>
    </w:p>
    <w:p w:rsidR="00000000" w:rsidDel="00000000" w:rsidP="00000000" w:rsidRDefault="00000000" w:rsidRPr="00000000" w14:paraId="000006E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E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Damages following resale under statutory or express power</w:t>
      </w:r>
      <w:r w:rsidDel="00000000" w:rsidR="00000000" w:rsidRPr="00000000">
        <w:rPr>
          <w:rtl w:val="0"/>
        </w:rPr>
      </w:r>
    </w:p>
    <w:p w:rsidR="00000000" w:rsidDel="00000000" w:rsidP="00000000" w:rsidRDefault="00000000" w:rsidRPr="00000000" w14:paraId="000006E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E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unpaid seller has resold the goods under section 48 (3) or 48 (4), the seller cannot claim the price from the original buyer: he is relegated to his claim for damages " comparable to a claim for damages for non-acceptance " under section 50 " where the property never has passed. The seller's damages will be: (a) the difference between the original contract price (less any deposit paid) and the price obtained on the resale (provided that it was not less than either the market price or a reasonable price); and (b) any expenses reasonably incurred by the seller as a result of the buyer's breach of contract or in connection with the resale (e.g. reasonable advertising expenses). </w:t>
      </w:r>
      <w:r w:rsidDel="00000000" w:rsidR="00000000" w:rsidRPr="00000000">
        <w:rPr>
          <w:rtl w:val="0"/>
        </w:rPr>
      </w:r>
    </w:p>
    <w:p w:rsidR="00000000" w:rsidDel="00000000" w:rsidP="00000000" w:rsidRDefault="00000000" w:rsidRPr="00000000" w14:paraId="000006E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E8">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w:t>
      </w:r>
      <w:r w:rsidDel="00000000" w:rsidR="00000000" w:rsidRPr="00000000">
        <w:rPr>
          <w:rFonts w:ascii="Georgia" w:cs="Georgia" w:eastAsia="Georgia" w:hAnsi="Georgia"/>
          <w:b w:val="1"/>
          <w:strike w:val="0"/>
          <w:vertAlign w:val="baseline"/>
          <w:rtl w:val="0"/>
        </w:rPr>
        <w:t xml:space="preserve">f) Consequential Losses and Expenses</w:t>
      </w:r>
      <w:r w:rsidDel="00000000" w:rsidR="00000000" w:rsidRPr="00000000">
        <w:rPr>
          <w:rtl w:val="0"/>
        </w:rPr>
      </w:r>
    </w:p>
    <w:p w:rsidR="00000000" w:rsidDel="00000000" w:rsidP="00000000" w:rsidRDefault="00000000" w:rsidRPr="00000000" w14:paraId="000006E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E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Loss of profits </w:t>
      </w:r>
      <w:r w:rsidDel="00000000" w:rsidR="00000000" w:rsidRPr="00000000">
        <w:rPr>
          <w:rtl w:val="0"/>
        </w:rPr>
      </w:r>
    </w:p>
    <w:p w:rsidR="00000000" w:rsidDel="00000000" w:rsidP="00000000" w:rsidRDefault="00000000" w:rsidRPr="00000000" w14:paraId="000006E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E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Loss of the profit which the seller expected to make on the sale is a regular head of damages for non-acceptance under section 50. The seller's loss of profits may fall under either the first rule of </w:t>
      </w:r>
      <w:r w:rsidDel="00000000" w:rsidR="00000000" w:rsidRPr="00000000">
        <w:rPr>
          <w:rFonts w:ascii="Georgia" w:cs="Georgia" w:eastAsia="Georgia" w:hAnsi="Georgia"/>
          <w:strike w:val="0"/>
          <w:u w:val="single"/>
          <w:vertAlign w:val="baseline"/>
          <w:rtl w:val="0"/>
        </w:rPr>
        <w:t xml:space="preserve">Hadley v. Baxendale</w:t>
      </w:r>
      <w:r w:rsidDel="00000000" w:rsidR="00000000" w:rsidRPr="00000000">
        <w:rPr>
          <w:rFonts w:ascii="Georgia" w:cs="Georgia" w:eastAsia="Georgia" w:hAnsi="Georgia"/>
          <w:strike w:val="0"/>
          <w:vertAlign w:val="baseline"/>
          <w:rtl w:val="0"/>
        </w:rPr>
        <w:t xml:space="preserve"> (imputed knowledge) or the second rule (actual knowledge of special circumstances). The various situations in which the seller may recover damages for his loss of profits have been examined separately in preceding sections: where the prima facie rule of the market price in section 50 (3) is not applicable because the dealer-seller's supply of the goods exceeded the demand; where there is no available market; or where, although there was no available market, the seller managed to find a second buyer who was an additional, not a substituted, buyer (in the sense that the seller could have made two separate profits on the two sales).</w:t>
      </w:r>
      <w:r w:rsidDel="00000000" w:rsidR="00000000" w:rsidRPr="00000000">
        <w:rPr>
          <w:rtl w:val="0"/>
        </w:rPr>
      </w:r>
    </w:p>
    <w:p w:rsidR="00000000" w:rsidDel="00000000" w:rsidP="00000000" w:rsidRDefault="00000000" w:rsidRPr="00000000" w14:paraId="000006E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EE">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Incidental losses and expenses</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6E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F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54 preserves the right of both the buyer and the seller to recover " special damages. Consequential losses and expenses are often claimed by the buyer, but seldom by the seller ,who normally has not made other arrangements which both depend on the fulfilment of the contract and also involve losses or expenses which were within the contemplation of the parties at the time the contract was made. The seller's normal loss when the buyer fails to pay the price on the agreed date is the loss of the use of the money: for this type of loss, the seller may claim interest but not damages.</w:t>
      </w:r>
      <w:r w:rsidDel="00000000" w:rsidR="00000000" w:rsidRPr="00000000">
        <w:rPr>
          <w:rtl w:val="0"/>
        </w:rPr>
      </w:r>
    </w:p>
    <w:p w:rsidR="00000000" w:rsidDel="00000000" w:rsidP="00000000" w:rsidRDefault="00000000" w:rsidRPr="00000000" w14:paraId="000006F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F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seller may claim his reasonable expenses on resale, storage and other charges when the buyer delays in taking delivery of the goods, and any other loss or expense which satisfies the tests of causation g and remoteness. The seller's claim does not depend on whether or not property in the goods has passed to the buyer, and may lie in addition to his claim to the price. The principles underlying the cases on the buyer's claim for consequential losses or expenses will, it is submitted, apply by analogy to similar claims made by the seller. It may even be possible, in special circumstances, for the seller to recover damages in respect of expenses incurred by him prior to, but in anticipation of, the making of the contract.</w:t>
      </w:r>
      <w:r w:rsidDel="00000000" w:rsidR="00000000" w:rsidRPr="00000000">
        <w:rPr>
          <w:rtl w:val="0"/>
        </w:rPr>
      </w:r>
    </w:p>
    <w:p w:rsidR="00000000" w:rsidDel="00000000" w:rsidP="00000000" w:rsidRDefault="00000000" w:rsidRPr="00000000" w14:paraId="000006F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F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Expenses in reselling</w:t>
      </w:r>
      <w:r w:rsidDel="00000000" w:rsidR="00000000" w:rsidRPr="00000000">
        <w:rPr>
          <w:rtl w:val="0"/>
        </w:rPr>
      </w:r>
    </w:p>
    <w:p w:rsidR="00000000" w:rsidDel="00000000" w:rsidP="00000000" w:rsidRDefault="00000000" w:rsidRPr="00000000" w14:paraId="000006F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F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seller, immediately upon the buyer's failure to accept the goods, resells at the market price, he will be entitled to recover damages in respect of any expenses reasonably incurred in effecting the resale." Similarly, where the unpaid seller has resold the goods under section 48 (3) or 48 (4) he may claim his reasonable expenses: section 48 (3) expressly entitles the seller to " recover from the original buyer damages for any loss occasioned by his breach of contract. The seller's loss, in addition to the difference between the contract price and any lower price received from the second buyer will include his incidental expenses in finding the second buyer, e.g. advertising costs and storage charges.</w:t>
      </w:r>
      <w:r w:rsidDel="00000000" w:rsidR="00000000" w:rsidRPr="00000000">
        <w:rPr>
          <w:rtl w:val="0"/>
        </w:rPr>
      </w:r>
    </w:p>
    <w:p w:rsidR="00000000" w:rsidDel="00000000" w:rsidP="00000000" w:rsidRDefault="00000000" w:rsidRPr="00000000" w14:paraId="000006F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F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Storage and charges for care of the goods</w:t>
      </w:r>
      <w:r w:rsidDel="00000000" w:rsidR="00000000" w:rsidRPr="00000000">
        <w:rPr>
          <w:rtl w:val="0"/>
        </w:rPr>
      </w:r>
    </w:p>
    <w:p w:rsidR="00000000" w:rsidDel="00000000" w:rsidP="00000000" w:rsidRDefault="00000000" w:rsidRPr="00000000" w14:paraId="000006F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F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37, which is considered elsewhere, entitles the seller to make claims arising from the storage of the goods. The main application of the section is where the property in the goods has passed to the buyer, who nevertheless neglects, in breach of his obligation, to take delivery of them: although the seller's main remedy in these circumstances is an action for the price,", he may in addition claim for losses and expenses under section 37. However, where the seller sues, not for the price, but for damages for non-acceptance, his claim for damages 2° will include the categories of losses and expenses envisaged by section 37.</w:t>
      </w:r>
      <w:r w:rsidDel="00000000" w:rsidR="00000000" w:rsidRPr="00000000">
        <w:rPr>
          <w:rtl w:val="0"/>
        </w:rPr>
      </w:r>
    </w:p>
    <w:p w:rsidR="00000000" w:rsidDel="00000000" w:rsidP="00000000" w:rsidRDefault="00000000" w:rsidRPr="00000000" w14:paraId="000006F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F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 MISCELLANEOUS REMEDIES</w:t>
      </w:r>
      <w:r w:rsidDel="00000000" w:rsidR="00000000" w:rsidRPr="00000000">
        <w:rPr>
          <w:rtl w:val="0"/>
        </w:rPr>
      </w:r>
    </w:p>
    <w:p w:rsidR="00000000" w:rsidDel="00000000" w:rsidP="00000000" w:rsidRDefault="00000000" w:rsidRPr="00000000" w14:paraId="000006F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F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Recovery of possession, or damages for conversion</w:t>
      </w:r>
      <w:r w:rsidDel="00000000" w:rsidR="00000000" w:rsidRPr="00000000">
        <w:rPr>
          <w:rtl w:val="0"/>
        </w:rPr>
      </w:r>
    </w:p>
    <w:p w:rsidR="00000000" w:rsidDel="00000000" w:rsidP="00000000" w:rsidRDefault="00000000" w:rsidRPr="00000000" w14:paraId="000006F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0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Although the seller may have delivered the goods to the buyer, he may be entitled to recover possession from the buyer under an express term of the contract; or where, before the property in the goods has passed to the buyer, he justifiably terminates the contract on account of the buyer's breach. When the buyer has possession of the goods but not the property in them, he is the bailee of the seller who may be entitled, either under the terms of the contract or under the ordinary law of contract, to determine the bailment and demand the immediate return of the goods, if the buyer commits a breach of his obligations under the contract. The appropriate remedies are the proprietary actions for chattels under the law of torts  viz. detinue to obtain the specific return of the goods, or the action for damages for conversion when the buyer has dealt with the goods in a manner which denies the seller's title to them. </w:t>
      </w:r>
      <w:r w:rsidDel="00000000" w:rsidR="00000000" w:rsidRPr="00000000">
        <w:rPr>
          <w:rtl w:val="0"/>
        </w:rPr>
      </w:r>
    </w:p>
    <w:p w:rsidR="00000000" w:rsidDel="00000000" w:rsidP="00000000" w:rsidRDefault="00000000" w:rsidRPr="00000000" w14:paraId="0000070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0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Similarly, when the seller retains the property in the goods, he may be entitled, on the basis of his immediate right to possession of the goods, to bring detinue or the action for conversion against a stranger who wrongfully interferes with the goods while they are in the possession of the buyer, or who wrongfully detains them after taking them out of the possession of the buyer. The unpaid seller who is in possession of the goods as a result of his having exercised his right of lien or of stoppage </w:t>
      </w:r>
      <w:r w:rsidDel="00000000" w:rsidR="00000000" w:rsidRPr="00000000">
        <w:rPr>
          <w:rFonts w:ascii="Georgia" w:cs="Georgia" w:eastAsia="Georgia" w:hAnsi="Georgia"/>
          <w:i w:val="1"/>
          <w:strike w:val="0"/>
          <w:vertAlign w:val="baseline"/>
          <w:rtl w:val="0"/>
        </w:rPr>
        <w:t xml:space="preserve">in transitu</w:t>
      </w:r>
      <w:r w:rsidDel="00000000" w:rsidR="00000000" w:rsidRPr="00000000">
        <w:rPr>
          <w:rFonts w:ascii="Georgia" w:cs="Georgia" w:eastAsia="Georgia" w:hAnsi="Georgia"/>
          <w:strike w:val="0"/>
          <w:vertAlign w:val="baseline"/>
          <w:rtl w:val="0"/>
        </w:rPr>
        <w:t xml:space="preserve"> may bring trespass to goods,</w:t>
      </w:r>
      <w:r w:rsidDel="00000000" w:rsidR="00000000" w:rsidRPr="00000000">
        <w:rPr>
          <w:rtl w:val="0"/>
        </w:rPr>
      </w:r>
    </w:p>
    <w:p w:rsidR="00000000" w:rsidDel="00000000" w:rsidP="00000000" w:rsidRDefault="00000000" w:rsidRPr="00000000" w14:paraId="0000070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0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0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w:t>
        <w:tab/>
        <w:t xml:space="preserve">Write short notes on the following:</w:t>
      </w:r>
      <w:r w:rsidDel="00000000" w:rsidR="00000000" w:rsidRPr="00000000">
        <w:rPr>
          <w:rtl w:val="0"/>
        </w:rPr>
      </w:r>
    </w:p>
    <w:p w:rsidR="00000000" w:rsidDel="00000000" w:rsidP="00000000" w:rsidRDefault="00000000" w:rsidRPr="00000000" w14:paraId="0000070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0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Property covered by the Chattels Transfer Act;</w:t>
      </w:r>
      <w:r w:rsidDel="00000000" w:rsidR="00000000" w:rsidRPr="00000000">
        <w:rPr>
          <w:rtl w:val="0"/>
        </w:rPr>
      </w:r>
    </w:p>
    <w:p w:rsidR="00000000" w:rsidDel="00000000" w:rsidP="00000000" w:rsidRDefault="00000000" w:rsidRPr="00000000" w14:paraId="0000070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0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2 of the Chattels Transfer Act provides that, in the Act, except where the context otherwise requires</w:t>
      </w:r>
      <w:r w:rsidDel="00000000" w:rsidR="00000000" w:rsidRPr="00000000">
        <w:rPr>
          <w:rtl w:val="0"/>
        </w:rPr>
      </w:r>
    </w:p>
    <w:p w:rsidR="00000000" w:rsidDel="00000000" w:rsidP="00000000" w:rsidRDefault="00000000" w:rsidRPr="00000000" w14:paraId="0000070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0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"chattels" means any movable property that can be completely transferred by delivery, and includes machinery, stock and the natural increase of stock as hereinafter mentioned, crops and wool, but does not include</w:t>
      </w:r>
      <w:r w:rsidDel="00000000" w:rsidR="00000000" w:rsidRPr="00000000">
        <w:rPr>
          <w:rtl w:val="0"/>
        </w:rPr>
      </w:r>
    </w:p>
    <w:p w:rsidR="00000000" w:rsidDel="00000000" w:rsidP="00000000" w:rsidRDefault="00000000" w:rsidRPr="00000000" w14:paraId="0000070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0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title deeds, choses in action or negotiable instruments;</w:t>
      </w:r>
      <w:r w:rsidDel="00000000" w:rsidR="00000000" w:rsidRPr="00000000">
        <w:rPr>
          <w:rtl w:val="0"/>
        </w:rPr>
      </w:r>
    </w:p>
    <w:p w:rsidR="00000000" w:rsidDel="00000000" w:rsidP="00000000" w:rsidRDefault="00000000" w:rsidRPr="00000000" w14:paraId="0000070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0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shares and interests in the stock, funds or securities of any government or local authority;</w:t>
      </w:r>
      <w:r w:rsidDel="00000000" w:rsidR="00000000" w:rsidRPr="00000000">
        <w:rPr>
          <w:rtl w:val="0"/>
        </w:rPr>
      </w:r>
    </w:p>
    <w:p w:rsidR="00000000" w:rsidDel="00000000" w:rsidP="00000000" w:rsidRDefault="00000000" w:rsidRPr="00000000" w14:paraId="0000071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1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shares and interests in the capital or property of any company or other corporate body; or</w:t>
      </w:r>
      <w:r w:rsidDel="00000000" w:rsidR="00000000" w:rsidRPr="00000000">
        <w:rPr>
          <w:rtl w:val="0"/>
        </w:rPr>
      </w:r>
    </w:p>
    <w:p w:rsidR="00000000" w:rsidDel="00000000" w:rsidP="00000000" w:rsidRDefault="00000000" w:rsidRPr="00000000" w14:paraId="0000071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1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 A debentures and interest coupons issued by any government, or local authority, or company, or other corporate body;</w:t>
      </w:r>
      <w:r w:rsidDel="00000000" w:rsidR="00000000" w:rsidRPr="00000000">
        <w:rPr>
          <w:rtl w:val="0"/>
        </w:rPr>
      </w:r>
    </w:p>
    <w:p w:rsidR="00000000" w:rsidDel="00000000" w:rsidP="00000000" w:rsidRDefault="00000000" w:rsidRPr="00000000" w14:paraId="0000071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1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1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1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1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Essentials of a valid bill of exchange;</w:t>
      </w:r>
      <w:r w:rsidDel="00000000" w:rsidR="00000000" w:rsidRPr="00000000">
        <w:rPr>
          <w:rtl w:val="0"/>
        </w:rPr>
      </w:r>
    </w:p>
    <w:p w:rsidR="00000000" w:rsidDel="00000000" w:rsidP="00000000" w:rsidRDefault="00000000" w:rsidRPr="00000000" w14:paraId="0000071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1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3 (1) of the BOE Act provides that a bill of exchange is an unconditional order in writing, addressed by one person to another, signed by the person giving it, requiring we person to whom it is addressed to pay on demand or at a fixed or determinable future time a sum certain in money to or to the order of a specified person or to bearer.</w:t>
      </w:r>
      <w:r w:rsidDel="00000000" w:rsidR="00000000" w:rsidRPr="00000000">
        <w:rPr>
          <w:rtl w:val="0"/>
        </w:rPr>
      </w:r>
    </w:p>
    <w:p w:rsidR="00000000" w:rsidDel="00000000" w:rsidP="00000000" w:rsidRDefault="00000000" w:rsidRPr="00000000" w14:paraId="0000071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1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An instrument which does not comply with these conditions, or which orders any act to be done in addition to the payment of money, is not a bill of exchange.</w:t>
      </w:r>
      <w:r w:rsidDel="00000000" w:rsidR="00000000" w:rsidRPr="00000000">
        <w:rPr>
          <w:rtl w:val="0"/>
        </w:rPr>
      </w:r>
    </w:p>
    <w:p w:rsidR="00000000" w:rsidDel="00000000" w:rsidP="00000000" w:rsidRDefault="00000000" w:rsidRPr="00000000" w14:paraId="0000071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1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An order to pay out of a particular fund is not unconditional within the meaning ,:f this section; but an unqualified order to pay, coupled with-</w:t>
      </w:r>
      <w:r w:rsidDel="00000000" w:rsidR="00000000" w:rsidRPr="00000000">
        <w:rPr>
          <w:rtl w:val="0"/>
        </w:rPr>
      </w:r>
    </w:p>
    <w:p w:rsidR="00000000" w:rsidDel="00000000" w:rsidP="00000000" w:rsidRDefault="00000000" w:rsidRPr="00000000" w14:paraId="0000071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2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an indication of a particular fund out of which the drawee is to reimburse himself or a particular account to be debited with the amount; or</w:t>
      </w:r>
      <w:r w:rsidDel="00000000" w:rsidR="00000000" w:rsidRPr="00000000">
        <w:rPr>
          <w:rtl w:val="0"/>
        </w:rPr>
      </w:r>
    </w:p>
    <w:p w:rsidR="00000000" w:rsidDel="00000000" w:rsidP="00000000" w:rsidRDefault="00000000" w:rsidRPr="00000000" w14:paraId="0000072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2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a statement of the transaction which gives rise to the bill, is unconditional.</w:t>
      </w:r>
      <w:r w:rsidDel="00000000" w:rsidR="00000000" w:rsidRPr="00000000">
        <w:rPr>
          <w:rtl w:val="0"/>
        </w:rPr>
      </w:r>
    </w:p>
    <w:p w:rsidR="00000000" w:rsidDel="00000000" w:rsidP="00000000" w:rsidRDefault="00000000" w:rsidRPr="00000000" w14:paraId="0000072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2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 A bill is not invalid by reason</w:t>
      </w:r>
      <w:r w:rsidDel="00000000" w:rsidR="00000000" w:rsidRPr="00000000">
        <w:rPr>
          <w:rtl w:val="0"/>
        </w:rPr>
      </w:r>
    </w:p>
    <w:p w:rsidR="00000000" w:rsidDel="00000000" w:rsidP="00000000" w:rsidRDefault="00000000" w:rsidRPr="00000000" w14:paraId="0000072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2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that it is not dated;</w:t>
      </w:r>
      <w:r w:rsidDel="00000000" w:rsidR="00000000" w:rsidRPr="00000000">
        <w:rPr>
          <w:rtl w:val="0"/>
        </w:rPr>
      </w:r>
    </w:p>
    <w:p w:rsidR="00000000" w:rsidDel="00000000" w:rsidP="00000000" w:rsidRDefault="00000000" w:rsidRPr="00000000" w14:paraId="0000072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2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that it does not specify the value given or that any value has been given therefor;</w:t>
      </w:r>
      <w:r w:rsidDel="00000000" w:rsidR="00000000" w:rsidRPr="00000000">
        <w:rPr>
          <w:rtl w:val="0"/>
        </w:rPr>
      </w:r>
    </w:p>
    <w:p w:rsidR="00000000" w:rsidDel="00000000" w:rsidP="00000000" w:rsidRDefault="00000000" w:rsidRPr="00000000" w14:paraId="0000072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2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that it does not specify the place where it is drawn or the place where it is payable.</w:t>
      </w:r>
      <w:r w:rsidDel="00000000" w:rsidR="00000000" w:rsidRPr="00000000">
        <w:rPr>
          <w:rtl w:val="0"/>
        </w:rPr>
      </w:r>
    </w:p>
    <w:p w:rsidR="00000000" w:rsidDel="00000000" w:rsidP="00000000" w:rsidRDefault="00000000" w:rsidRPr="00000000" w14:paraId="0000072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2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Disclaimer of onerous property in a bankruptcy; and,</w:t>
      </w:r>
      <w:r w:rsidDel="00000000" w:rsidR="00000000" w:rsidRPr="00000000">
        <w:rPr>
          <w:rtl w:val="0"/>
        </w:rPr>
      </w:r>
    </w:p>
    <w:p w:rsidR="00000000" w:rsidDel="00000000" w:rsidP="00000000" w:rsidRDefault="00000000" w:rsidRPr="00000000" w14:paraId="0000072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2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previous answer]</w:t>
      </w:r>
      <w:r w:rsidDel="00000000" w:rsidR="00000000" w:rsidRPr="00000000">
        <w:rPr>
          <w:rtl w:val="0"/>
        </w:rPr>
      </w:r>
    </w:p>
    <w:p w:rsidR="00000000" w:rsidDel="00000000" w:rsidP="00000000" w:rsidRDefault="00000000" w:rsidRPr="00000000" w14:paraId="0000072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3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w:t>
        <w:tab/>
        <w:t xml:space="preserve">Difference between ascertained goods and unascertained goods.</w:t>
      </w:r>
      <w:r w:rsidDel="00000000" w:rsidR="00000000" w:rsidRPr="00000000">
        <w:rPr>
          <w:rtl w:val="0"/>
        </w:rPr>
      </w:r>
    </w:p>
    <w:p w:rsidR="00000000" w:rsidDel="00000000" w:rsidP="00000000" w:rsidRDefault="00000000" w:rsidRPr="00000000" w14:paraId="0000073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3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Specific and unascertained goods</w:t>
      </w:r>
      <w:r w:rsidDel="00000000" w:rsidR="00000000" w:rsidRPr="00000000">
        <w:rPr>
          <w:rtl w:val="0"/>
        </w:rPr>
      </w:r>
    </w:p>
    <w:p w:rsidR="00000000" w:rsidDel="00000000" w:rsidP="00000000" w:rsidRDefault="00000000" w:rsidRPr="00000000" w14:paraId="0000073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3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Specific goods means " goods identified and agreed upon at the time a contract of sale is made." " Unascertained goods " is not defined, but by inference must mean goods not identified and agreed upon at that time. Unascertained goods. Goods which are not " specific " as defined by the Act are unascertained goods. There are three main categories of unascertained goods: </w:t>
      </w:r>
      <w:r w:rsidDel="00000000" w:rsidR="00000000" w:rsidRPr="00000000">
        <w:rPr>
          <w:rtl w:val="0"/>
        </w:rPr>
      </w:r>
    </w:p>
    <w:p w:rsidR="00000000" w:rsidDel="00000000" w:rsidP="00000000" w:rsidRDefault="00000000" w:rsidRPr="00000000" w14:paraId="0000073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3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generic goods, or goods referred to only as being of a particular kind or description, e.g. 100 tons of barley, or a new Singer car; </w:t>
      </w:r>
      <w:r w:rsidDel="00000000" w:rsidR="00000000" w:rsidRPr="00000000">
        <w:rPr>
          <w:rtl w:val="0"/>
        </w:rPr>
      </w:r>
    </w:p>
    <w:p w:rsidR="00000000" w:rsidDel="00000000" w:rsidP="00000000" w:rsidRDefault="00000000" w:rsidRPr="00000000" w14:paraId="0000073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3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goods not yet in existence, which have to be manufactured or produced by the seller or to accrue to him in some other way; and </w:t>
      </w:r>
      <w:r w:rsidDel="00000000" w:rsidR="00000000" w:rsidRPr="00000000">
        <w:rPr>
          <w:rtl w:val="0"/>
        </w:rPr>
      </w:r>
    </w:p>
    <w:p w:rsidR="00000000" w:rsidDel="00000000" w:rsidP="00000000" w:rsidRDefault="00000000" w:rsidRPr="00000000" w14:paraId="0000073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3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a part as yet unidentified of a specified bulk, e.g. 100 tons out of the 1,000 tons (or out of the unmeasured but larger quantity) now stored in the seller's warehouse.</w:t>
      </w:r>
      <w:r w:rsidDel="00000000" w:rsidR="00000000" w:rsidRPr="00000000">
        <w:rPr>
          <w:rtl w:val="0"/>
        </w:rPr>
      </w:r>
    </w:p>
    <w:p w:rsidR="00000000" w:rsidDel="00000000" w:rsidP="00000000" w:rsidRDefault="00000000" w:rsidRPr="00000000" w14:paraId="0000073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3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Ascertained goods. The Act in section 18 speaks of unascertained goods becoming " ascertained," and in sections 19 (1) and 52 uses the expression " specific or ascertained goods." It is plain that " ascertained goods " means goods originally unascertained which are identified in accordance with the parties' agreement after the contract of sale is made; and this was assumed to be the meaning of the term by Atkin L.J. in </w:t>
      </w:r>
      <w:r w:rsidDel="00000000" w:rsidR="00000000" w:rsidRPr="00000000">
        <w:rPr>
          <w:rFonts w:ascii="Georgia" w:cs="Georgia" w:eastAsia="Georgia" w:hAnsi="Georgia"/>
          <w:strike w:val="0"/>
          <w:u w:val="single"/>
          <w:vertAlign w:val="baseline"/>
          <w:rtl w:val="0"/>
        </w:rPr>
        <w:t xml:space="preserve">Re Wait</w:t>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73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3E">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Application of the distinction</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73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4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distinction between specific and unascertained goods is of most importance in relation to the passing of property. Under the Act, the property in specific goods may pass to the buyer when the contract is made, but no property can be transferred under a contract for the sale of unascertained goods unless and until the goods are ascertained. </w:t>
      </w:r>
      <w:r w:rsidDel="00000000" w:rsidR="00000000" w:rsidRPr="00000000">
        <w:rPr>
          <w:rtl w:val="0"/>
        </w:rPr>
      </w:r>
    </w:p>
    <w:p w:rsidR="00000000" w:rsidDel="00000000" w:rsidP="00000000" w:rsidRDefault="00000000" w:rsidRPr="00000000" w14:paraId="0000074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4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section 52 of the Act, the court may in its discretion decree specific performance of a contract to deliver specific or ascertained goods, but there is no right either under the Act or on any general equitable principle to specific performance of a contract for the sale of unascertained goods. </w:t>
      </w:r>
      <w:r w:rsidDel="00000000" w:rsidR="00000000" w:rsidRPr="00000000">
        <w:rPr>
          <w:rtl w:val="0"/>
        </w:rPr>
      </w:r>
    </w:p>
    <w:p w:rsidR="00000000" w:rsidDel="00000000" w:rsidP="00000000" w:rsidRDefault="00000000" w:rsidRPr="00000000" w14:paraId="0000074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4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Sections 8 and 9 of the Act, which deal with the perishing of the contract goods respectively before and after the formation of a contract of sale, apply only to specific goods. The broad principles of common law which lie behind these statutory rules are, however, of more general application, and extend to the perishing of a specific source from which unascertained goods are to be derived or selected. Even so, as regards at least one class of unascertained goods, viz. purely generic goods, it does not appear that a plea of impossibility or frustration based on the " perishing " of such goods or their source is capable of being sustained. </w:t>
      </w:r>
      <w:r w:rsidDel="00000000" w:rsidR="00000000" w:rsidRPr="00000000">
        <w:rPr>
          <w:rtl w:val="0"/>
        </w:rPr>
      </w:r>
    </w:p>
    <w:p w:rsidR="00000000" w:rsidDel="00000000" w:rsidP="00000000" w:rsidRDefault="00000000" w:rsidRPr="00000000" w14:paraId="0000074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4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 Koko is the chairman of Chotobuya Ltd. Although a Managing Director has been appointed, Koko is the person who makes all financial decisions and has often committed the company to contracts without the knowledge of the board. In</w:t>
        <w:tab/>
        <w:t xml:space="preserve">such cases, however, Koko usually reports whatever actions he has taken to the board afterwards.</w:t>
      </w:r>
      <w:r w:rsidDel="00000000" w:rsidR="00000000" w:rsidRPr="00000000">
        <w:rPr>
          <w:rtl w:val="0"/>
        </w:rPr>
      </w:r>
    </w:p>
    <w:p w:rsidR="00000000" w:rsidDel="00000000" w:rsidP="00000000" w:rsidRDefault="00000000" w:rsidRPr="00000000" w14:paraId="00000747">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4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As chairman of Chotobuya Ltd., Koko wrote to Zaituni asking her to inject funds into a subsidiary company of Chotobuya Ltd. known as Puoda Limited. He promised to indemnify her for any loss she might incur as a result of lending money to Puoda Limited or as a result of guaranteeing any loan made to Puoda Limited. Consequently, Zaitani proceeded to advance to Puoda Limited some Kshs.3.5 million. Puoda Limited subsequently went into liquidation. This matter was not brought to the attention of the board of Chotobuya Ltd.</w:t>
      </w:r>
      <w:r w:rsidDel="00000000" w:rsidR="00000000" w:rsidRPr="00000000">
        <w:rPr>
          <w:rtl w:val="0"/>
        </w:rPr>
      </w:r>
    </w:p>
    <w:p w:rsidR="00000000" w:rsidDel="00000000" w:rsidP="00000000" w:rsidRDefault="00000000" w:rsidRPr="00000000" w14:paraId="00000749">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4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Zaituni wishes to recover her money from Chotobuya Ltd., but the other directors have refused.</w:t>
      </w:r>
      <w:r w:rsidDel="00000000" w:rsidR="00000000" w:rsidRPr="00000000">
        <w:rPr>
          <w:rtl w:val="0"/>
        </w:rPr>
      </w:r>
    </w:p>
    <w:p w:rsidR="00000000" w:rsidDel="00000000" w:rsidP="00000000" w:rsidRDefault="00000000" w:rsidRPr="00000000" w14:paraId="0000074B">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4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Zaituni.</w:t>
      </w:r>
      <w:r w:rsidDel="00000000" w:rsidR="00000000" w:rsidRPr="00000000">
        <w:rPr>
          <w:rtl w:val="0"/>
        </w:rPr>
      </w:r>
    </w:p>
    <w:p w:rsidR="00000000" w:rsidDel="00000000" w:rsidP="00000000" w:rsidRDefault="00000000" w:rsidRPr="00000000" w14:paraId="0000074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4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Agents of corporations generally</w:t>
      </w:r>
      <w:r w:rsidDel="00000000" w:rsidR="00000000" w:rsidRPr="00000000">
        <w:rPr>
          <w:rtl w:val="0"/>
        </w:rPr>
      </w:r>
    </w:p>
    <w:p w:rsidR="00000000" w:rsidDel="00000000" w:rsidP="00000000" w:rsidRDefault="00000000" w:rsidRPr="00000000" w14:paraId="0000074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5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an act is required to be by deed in order to be effective, the requirement applies to corporations and other persons equally, and so an authority to an agent in such a case must be conferred by instrument under seal. By statute, a corporation may, however, also contract through its officers either in writing or orally, and the authority to an agent to enter into such contracts may be conferred informally. This power is in addition to and largely replaces the earlier general statutory power of the governing body of a corporation to appoint by resolution or otherwise an agent to execute instruments not under seal.</w:t>
      </w:r>
      <w:r w:rsidDel="00000000" w:rsidR="00000000" w:rsidRPr="00000000">
        <w:rPr>
          <w:rtl w:val="0"/>
        </w:rPr>
      </w:r>
    </w:p>
    <w:p w:rsidR="00000000" w:rsidDel="00000000" w:rsidP="00000000" w:rsidRDefault="00000000" w:rsidRPr="00000000" w14:paraId="0000075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5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Identity of principal disclosed</w:t>
      </w:r>
      <w:r w:rsidDel="00000000" w:rsidR="00000000" w:rsidRPr="00000000">
        <w:rPr>
          <w:rtl w:val="0"/>
        </w:rPr>
      </w:r>
    </w:p>
    <w:p w:rsidR="00000000" w:rsidDel="00000000" w:rsidP="00000000" w:rsidRDefault="00000000" w:rsidRPr="00000000" w14:paraId="0000075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5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an agent in making a contract discloses both the existence and the name of a principal on whose behalf he purports to make it, the agent is not, as a general rule, liable on the contract to the other contracting party, whether he had in fact authority to make it or not; but a personal liability may be imposed upon him by the express terms of the contract, by the ordinary course of business, or by usage, and he will be liable for breach of warranty of authority in cases where he had no authority.</w:t>
      </w:r>
      <w:r w:rsidDel="00000000" w:rsidR="00000000" w:rsidRPr="00000000">
        <w:rPr>
          <w:rtl w:val="0"/>
        </w:rPr>
      </w:r>
    </w:p>
    <w:p w:rsidR="00000000" w:rsidDel="00000000" w:rsidP="00000000" w:rsidRDefault="00000000" w:rsidRPr="00000000" w14:paraId="0000075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5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Further, the agent is personally liable on the contract if it is shown that he is the real principal, or that the principal named by him is non-existents or incapable of making the contract in question, or is not the real principal although there might be another principal in existence.</w:t>
      </w:r>
      <w:r w:rsidDel="00000000" w:rsidR="00000000" w:rsidRPr="00000000">
        <w:rPr>
          <w:rtl w:val="0"/>
        </w:rPr>
      </w:r>
    </w:p>
    <w:p w:rsidR="00000000" w:rsidDel="00000000" w:rsidP="00000000" w:rsidRDefault="00000000" w:rsidRPr="00000000" w14:paraId="0000075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58">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Documents executed or signed in agent's name</w:t>
      </w:r>
      <w:r w:rsidDel="00000000" w:rsidR="00000000" w:rsidRPr="00000000">
        <w:rPr>
          <w:rtl w:val="0"/>
        </w:rPr>
      </w:r>
    </w:p>
    <w:p w:rsidR="00000000" w:rsidDel="00000000" w:rsidP="00000000" w:rsidRDefault="00000000" w:rsidRPr="00000000" w14:paraId="0000075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5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agent who executes a deed in his own name is personally liable upon it, whether he disclose the the name and existence of his principal or not.</w:t>
      </w:r>
      <w:r w:rsidDel="00000000" w:rsidR="00000000" w:rsidRPr="00000000">
        <w:rPr>
          <w:rtl w:val="0"/>
        </w:rPr>
      </w:r>
    </w:p>
    <w:p w:rsidR="00000000" w:rsidDel="00000000" w:rsidP="00000000" w:rsidRDefault="00000000" w:rsidRPr="00000000" w14:paraId="0000075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5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respect of bill's of exchange, cheques and promissory notes signed by an agent on his principal's behalf, the agent is not liable unless he signs his own name, in which case he is personall liable even though he adds to his signature words describing him as an agent, unless he makes it perfectly clear that he is signing only on his principal's behalf. He is not liable upon any acceptance in his own name, unless the bill was in fact drawn upon him, in which case he is liable although he purports to accept merely as agent.</w:t>
      </w:r>
      <w:r w:rsidDel="00000000" w:rsidR="00000000" w:rsidRPr="00000000">
        <w:rPr>
          <w:rtl w:val="0"/>
        </w:rPr>
      </w:r>
    </w:p>
    <w:p w:rsidR="00000000" w:rsidDel="00000000" w:rsidP="00000000" w:rsidRDefault="00000000" w:rsidRPr="00000000" w14:paraId="0000075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5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any other written contract signed by the agent in his own name, but purporting to be made on behalf of a named principal, the agent will not be personally liable, unless from the terms of the contract it appears that such was the intention of the parties". Where the principal is a company registered under the Companies Act, any agent signing a contract on its behalf is personally liable, if he omits the name of the company or, in the case of a limited company, the word "Limited„from the contract. The contraction "Ltd." may be used instead of "Limited.</w:t>
      </w:r>
      <w:r w:rsidDel="00000000" w:rsidR="00000000" w:rsidRPr="00000000">
        <w:rPr>
          <w:rtl w:val="0"/>
        </w:rPr>
      </w:r>
    </w:p>
    <w:p w:rsidR="00000000" w:rsidDel="00000000" w:rsidP="00000000" w:rsidRDefault="00000000" w:rsidRPr="00000000" w14:paraId="0000075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6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 Warranty of Authority</w:t>
      </w:r>
      <w:r w:rsidDel="00000000" w:rsidR="00000000" w:rsidRPr="00000000">
        <w:rPr>
          <w:rtl w:val="0"/>
        </w:rPr>
      </w:r>
    </w:p>
    <w:p w:rsidR="00000000" w:rsidDel="00000000" w:rsidP="00000000" w:rsidRDefault="00000000" w:rsidRPr="00000000" w14:paraId="0000076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6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Warranty implied. Where any person purports to do any act or make any contract as agent on behalf of a principal, he is deemed to warrant that he has in fact authority from such principal to do the act3 or make the contract in question. If, therefore, he has no such authority, he is liable to be sued for breach of warranty of authority by any third person who was induced by his conduct in purporting to act as agent to believe that he had authority to do the act or make the contract, and who, by acting upon such belief, has suffered loss in consequence of the absence of authority.</w:t>
      </w:r>
      <w:r w:rsidDel="00000000" w:rsidR="00000000" w:rsidRPr="00000000">
        <w:rPr>
          <w:rtl w:val="0"/>
        </w:rPr>
      </w:r>
    </w:p>
    <w:p w:rsidR="00000000" w:rsidDel="00000000" w:rsidP="00000000" w:rsidRDefault="00000000" w:rsidRPr="00000000" w14:paraId="0000076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6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,agent's belief in the existence of his authority is immaterial, whether the belief extends to an authority which the agent believed that he had but in fact never had, or to all authority which the agent originally had but which has ceased without his knowledge or means of knowledge. He will not, however, be liable if at the time of doing the act or making the contract he expressly disclaims any present authority, or if the other party knows that he has no authority, or is fully acquainted with the facts from which the inference of authority is drawn.</w:t>
      </w:r>
      <w:r w:rsidDel="00000000" w:rsidR="00000000" w:rsidRPr="00000000">
        <w:rPr>
          <w:rtl w:val="0"/>
        </w:rPr>
      </w:r>
    </w:p>
    <w:p w:rsidR="00000000" w:rsidDel="00000000" w:rsidP="00000000" w:rsidRDefault="00000000" w:rsidRPr="00000000" w14:paraId="0000076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6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Measure of damages for breach of warranty</w:t>
      </w:r>
      <w:r w:rsidDel="00000000" w:rsidR="00000000" w:rsidRPr="00000000">
        <w:rPr>
          <w:rtl w:val="0"/>
        </w:rPr>
      </w:r>
    </w:p>
    <w:p w:rsidR="00000000" w:rsidDel="00000000" w:rsidP="00000000" w:rsidRDefault="00000000" w:rsidRPr="00000000" w14:paraId="0000076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68">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The measure of damages for a breach of warranty of authority is the measure normally applicable in contract, namely loss actually sustained by the third person as the natural and probable consequence of the non-existence of the authority or such as both parties might reasonably expect to result as a probable consequence o: the breach of warranty'. In the case of a contract made without authority and repudiated by the principal, the loss will be the amount that could have been recovered from the principal in an action for breach of the contract if it had in fact been made with his authority, together with the costs of any action upon the contract reasonably brought by the third person against him.</w:t>
      </w:r>
      <w:r w:rsidDel="00000000" w:rsidR="00000000" w:rsidRPr="00000000">
        <w:rPr>
          <w:rtl w:val="0"/>
        </w:rPr>
      </w:r>
    </w:p>
    <w:p w:rsidR="00000000" w:rsidDel="00000000" w:rsidP="00000000" w:rsidRDefault="00000000" w:rsidRPr="00000000" w14:paraId="0000076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6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6B">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5.</w:t>
        <w:tab/>
        <w:t xml:space="preserve">Describe fully the circumstances in which a person may be adjudged bankrupt.</w:t>
      </w:r>
      <w:r w:rsidDel="00000000" w:rsidR="00000000" w:rsidRPr="00000000">
        <w:rPr>
          <w:rtl w:val="0"/>
        </w:rPr>
      </w:r>
    </w:p>
    <w:p w:rsidR="00000000" w:rsidDel="00000000" w:rsidP="00000000" w:rsidRDefault="00000000" w:rsidRPr="00000000" w14:paraId="0000076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6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ADJUDICATION</w:t>
      </w:r>
      <w:r w:rsidDel="00000000" w:rsidR="00000000" w:rsidRPr="00000000">
        <w:rPr>
          <w:rtl w:val="0"/>
        </w:rPr>
      </w:r>
    </w:p>
    <w:p w:rsidR="00000000" w:rsidDel="00000000" w:rsidP="00000000" w:rsidRDefault="00000000" w:rsidRPr="00000000" w14:paraId="0000076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6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Making of Adjudication Order</w:t>
      </w:r>
      <w:r w:rsidDel="00000000" w:rsidR="00000000" w:rsidRPr="00000000">
        <w:rPr>
          <w:rtl w:val="0"/>
        </w:rPr>
      </w:r>
    </w:p>
    <w:p w:rsidR="00000000" w:rsidDel="00000000" w:rsidP="00000000" w:rsidRDefault="00000000" w:rsidRPr="00000000" w14:paraId="0000077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Power to make adjudication order. Whether the receiving order has been made on a creditor's or on the debtor's own petition, the court may, in non-summary cases, adjudge the debtor bankrupt in the following circumstances:</w:t>
        <w:tab/>
      </w:r>
      <w:r w:rsidDel="00000000" w:rsidR="00000000" w:rsidRPr="00000000">
        <w:rPr>
          <w:rtl w:val="0"/>
        </w:rPr>
      </w:r>
    </w:p>
    <w:p w:rsidR="00000000" w:rsidDel="00000000" w:rsidP="00000000" w:rsidRDefault="00000000" w:rsidRPr="00000000" w14:paraId="0000077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7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on the debtor's own application at the time of the making of the receiving order against him or at any time afterwards;</w:t>
      </w:r>
      <w:r w:rsidDel="00000000" w:rsidR="00000000" w:rsidRPr="00000000">
        <w:rPr>
          <w:rtl w:val="0"/>
        </w:rPr>
      </w:r>
    </w:p>
    <w:p w:rsidR="00000000" w:rsidDel="00000000" w:rsidP="00000000" w:rsidRDefault="00000000" w:rsidRPr="00000000" w14:paraId="0000077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7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where the creditors at the first meeting of creditors convened after the receiving order, or any adjournment of it, pass an ordinary resolution that the debtor be adjudged bankrupt, or pass no resolution, or if they do not meet, or if a composition or scheme is not approved within fourteen days after the conclusion of the public examination6 or such further time as the court may allow;</w:t>
      </w:r>
      <w:r w:rsidDel="00000000" w:rsidR="00000000" w:rsidRPr="00000000">
        <w:rPr>
          <w:rtl w:val="0"/>
        </w:rPr>
      </w:r>
    </w:p>
    <w:p w:rsidR="00000000" w:rsidDel="00000000" w:rsidP="00000000" w:rsidRDefault="00000000" w:rsidRPr="00000000" w14:paraId="0000077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7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where a quorum of creditors does not attend the first meeting or one adjournment of it, or where the court is satisfied that the debtor has absconded or does not intend to propose a composition or scheme;</w:t>
      </w:r>
      <w:r w:rsidDel="00000000" w:rsidR="00000000" w:rsidRPr="00000000">
        <w:rPr>
          <w:rtl w:val="0"/>
        </w:rPr>
      </w:r>
    </w:p>
    <w:p w:rsidR="00000000" w:rsidDel="00000000" w:rsidP="00000000" w:rsidRDefault="00000000" w:rsidRPr="00000000" w14:paraId="0000077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7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 where a composition or scheme is not accepted by the creditors at the first meeting or one adjournment of it;</w:t>
      </w:r>
      <w:r w:rsidDel="00000000" w:rsidR="00000000" w:rsidRPr="00000000">
        <w:rPr>
          <w:rtl w:val="0"/>
        </w:rPr>
      </w:r>
    </w:p>
    <w:p w:rsidR="00000000" w:rsidDel="00000000" w:rsidP="00000000" w:rsidRDefault="00000000" w:rsidRPr="00000000" w14:paraId="0000077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7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(5) where the debtor without reasonable excuse fails to make and submit his statement of affairs;</w:t>
      </w:r>
      <w:r w:rsidDel="00000000" w:rsidR="00000000" w:rsidRPr="00000000">
        <w:rPr>
          <w:rtl w:val="0"/>
        </w:rPr>
      </w:r>
    </w:p>
    <w:p w:rsidR="00000000" w:rsidDel="00000000" w:rsidP="00000000" w:rsidRDefault="00000000" w:rsidRPr="00000000" w14:paraId="0000077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7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(6) where the public examination of the debtor is adjourned </w:t>
      </w:r>
      <w:r w:rsidDel="00000000" w:rsidR="00000000" w:rsidRPr="00000000">
        <w:rPr>
          <w:rFonts w:ascii="Georgia" w:cs="Georgia" w:eastAsia="Georgia" w:hAnsi="Georgia"/>
          <w:i w:val="1"/>
          <w:strike w:val="0"/>
          <w:vertAlign w:val="baseline"/>
          <w:rtl w:val="0"/>
        </w:rPr>
        <w:t xml:space="preserve">sine die</w:t>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77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7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(7) where default is made in the payment of an instalment under a composition or schemel3, or the court is satisfied that by reason of legal difficulties or other sufficient cause the composition or scheme cannot proceed without injustice or delay to the creditors, or that the court's approval was obtained by fraud.</w:t>
      </w:r>
      <w:r w:rsidDel="00000000" w:rsidR="00000000" w:rsidRPr="00000000">
        <w:rPr>
          <w:rtl w:val="0"/>
        </w:rPr>
      </w:r>
    </w:p>
    <w:p w:rsidR="00000000" w:rsidDel="00000000" w:rsidP="00000000" w:rsidRDefault="00000000" w:rsidRPr="00000000" w14:paraId="0000077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8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6. ()</w:t>
        <w:tab/>
        <w:t xml:space="preserve">What are the essential elements of a hire purchase agreement'?</w:t>
      </w:r>
      <w:r w:rsidDel="00000000" w:rsidR="00000000" w:rsidRPr="00000000">
        <w:rPr>
          <w:rtl w:val="0"/>
        </w:rPr>
      </w:r>
    </w:p>
    <w:p w:rsidR="00000000" w:rsidDel="00000000" w:rsidP="00000000" w:rsidRDefault="00000000" w:rsidRPr="00000000" w14:paraId="0000078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8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PART III-PROVISIONS AS TO HIRE-PURCHASE AGREEMENTS</w:t>
      </w:r>
      <w:r w:rsidDel="00000000" w:rsidR="00000000" w:rsidRPr="00000000">
        <w:rPr>
          <w:rtl w:val="0"/>
        </w:rPr>
      </w:r>
    </w:p>
    <w:p w:rsidR="00000000" w:rsidDel="00000000" w:rsidP="00000000" w:rsidRDefault="00000000" w:rsidRPr="00000000" w14:paraId="0000078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Requirements relating to agreements.</w:t>
      </w:r>
      <w:r w:rsidDel="00000000" w:rsidR="00000000" w:rsidRPr="00000000">
        <w:rPr>
          <w:rtl w:val="0"/>
        </w:rPr>
      </w:r>
    </w:p>
    <w:p w:rsidR="00000000" w:rsidDel="00000000" w:rsidP="00000000" w:rsidRDefault="00000000" w:rsidRPr="00000000" w14:paraId="0000078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6. (1) Before a hire-purchase agreement is entered into in respect of any goods, the owner shall state in writing in the prescribed form to the prospective hirer, otherwise than in the agreement, a price at which the goods may be purchased by him for cash (in this section referred to as the cash price):</w:t>
      </w:r>
      <w:r w:rsidDel="00000000" w:rsidR="00000000" w:rsidRPr="00000000">
        <w:rPr>
          <w:rtl w:val="0"/>
        </w:rPr>
      </w:r>
    </w:p>
    <w:p w:rsidR="00000000" w:rsidDel="00000000" w:rsidP="00000000" w:rsidRDefault="00000000" w:rsidRPr="00000000" w14:paraId="0000078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Provided that this subsection shall be taken to have been sufficiently complied with</w:t>
      </w:r>
      <w:r w:rsidDel="00000000" w:rsidR="00000000" w:rsidRPr="00000000">
        <w:rPr>
          <w:rtl w:val="0"/>
        </w:rPr>
      </w:r>
    </w:p>
    <w:p w:rsidR="00000000" w:rsidDel="00000000" w:rsidP="00000000" w:rsidRDefault="00000000" w:rsidRPr="00000000" w14:paraId="0000078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if the hirer has inspected the goods or similar goods, and at the time of his inspection tickets or labels were attached to or displayed with the goods clearly stating the cash price, either of the goods as a whole or of all the different articles or sets of articles comprised therein; or</w:t>
      </w:r>
      <w:r w:rsidDel="00000000" w:rsidR="00000000" w:rsidRPr="00000000">
        <w:rPr>
          <w:rtl w:val="0"/>
        </w:rPr>
      </w:r>
    </w:p>
    <w:p w:rsidR="00000000" w:rsidDel="00000000" w:rsidP="00000000" w:rsidRDefault="00000000" w:rsidRPr="00000000" w14:paraId="0000078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 if the hirer has selected the goods by reference to a catalogue, price list or advertisement which clearly stated the cash price, either of the goods as a whole or of all the different articles or sets of articles comprised therein.</w:t>
      </w:r>
      <w:r w:rsidDel="00000000" w:rsidR="00000000" w:rsidRPr="00000000">
        <w:rPr>
          <w:rtl w:val="0"/>
        </w:rPr>
      </w:r>
    </w:p>
    <w:p w:rsidR="00000000" w:rsidDel="00000000" w:rsidP="00000000" w:rsidRDefault="00000000" w:rsidRPr="00000000" w14:paraId="0000078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An owner shall not be entitled to enforce a hire purchase agreement or any contract of guarantee relating to it or any right to recover the goods from the hirer, and no security given by the hirer in respect of money payable under the hire-purchase agreement or given by a guarantor in respect of money payable under a contract of guarantee relating to the hire-purchase agreement shall be enforceable against the hirer or guarantor by any holder thereof, unless the requirement specified in subsection (1) has been complied with, and</w:t>
      </w:r>
      <w:r w:rsidDel="00000000" w:rsidR="00000000" w:rsidRPr="00000000">
        <w:rPr>
          <w:rtl w:val="0"/>
        </w:rPr>
      </w:r>
    </w:p>
    <w:p w:rsidR="00000000" w:rsidDel="00000000" w:rsidP="00000000" w:rsidRDefault="00000000" w:rsidRPr="00000000" w14:paraId="0000078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the agreement is made and signed by the hirer and by or on behalf of all other parties to the agreement; and</w:t>
      </w:r>
      <w:r w:rsidDel="00000000" w:rsidR="00000000" w:rsidRPr="00000000">
        <w:rPr>
          <w:rtl w:val="0"/>
        </w:rPr>
      </w:r>
    </w:p>
    <w:p w:rsidR="00000000" w:rsidDel="00000000" w:rsidP="00000000" w:rsidRDefault="00000000" w:rsidRPr="00000000" w14:paraId="0000079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the agreement contains a statement of</w:t>
      </w:r>
      <w:r w:rsidDel="00000000" w:rsidR="00000000" w:rsidRPr="00000000">
        <w:rPr>
          <w:rtl w:val="0"/>
        </w:rPr>
      </w:r>
    </w:p>
    <w:p w:rsidR="00000000" w:rsidDel="00000000" w:rsidP="00000000" w:rsidRDefault="00000000" w:rsidRPr="00000000" w14:paraId="0000079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the hire-purchase price and the cash price of the goods to which the agreement relates; and</w:t>
      </w:r>
      <w:r w:rsidDel="00000000" w:rsidR="00000000" w:rsidRPr="00000000">
        <w:rPr>
          <w:rtl w:val="0"/>
        </w:rPr>
      </w:r>
    </w:p>
    <w:p w:rsidR="00000000" w:rsidDel="00000000" w:rsidP="00000000" w:rsidRDefault="00000000" w:rsidRPr="00000000" w14:paraId="0000079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 the amount of each of the instalments by which the hire-purchase price is to be paid and the date (or the mode of determining the date) upon which each instalment is payable; and</w:t>
      </w:r>
      <w:r w:rsidDel="00000000" w:rsidR="00000000" w:rsidRPr="00000000">
        <w:rPr>
          <w:rtl w:val="0"/>
        </w:rPr>
      </w:r>
    </w:p>
    <w:p w:rsidR="00000000" w:rsidDel="00000000" w:rsidP="00000000" w:rsidRDefault="00000000" w:rsidRPr="00000000" w14:paraId="0000079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 a description of the goods sufficient to identify them: and</w:t>
      </w:r>
      <w:r w:rsidDel="00000000" w:rsidR="00000000" w:rsidRPr="00000000">
        <w:rPr>
          <w:rtl w:val="0"/>
        </w:rPr>
      </w:r>
    </w:p>
    <w:p w:rsidR="00000000" w:rsidDel="00000000" w:rsidP="00000000" w:rsidRDefault="00000000" w:rsidRPr="00000000" w14:paraId="0000079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the agreement contains a notice in the prescribed form relating to the rights of the hirer which is at least as prominent as the rest of the contents of the agreement; and</w:t>
      </w:r>
      <w:r w:rsidDel="00000000" w:rsidR="00000000" w:rsidRPr="00000000">
        <w:rPr>
          <w:rtl w:val="0"/>
        </w:rPr>
      </w:r>
    </w:p>
    <w:p w:rsidR="00000000" w:rsidDel="00000000" w:rsidP="00000000" w:rsidRDefault="00000000" w:rsidRPr="00000000" w14:paraId="0000079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 a copy of the agreement has been delivered or sent by registered post by the owner to the hirer within twenty-one days of the date of the agreement.</w:t>
      </w:r>
      <w:r w:rsidDel="00000000" w:rsidR="00000000" w:rsidRPr="00000000">
        <w:rPr>
          <w:rtl w:val="0"/>
        </w:rPr>
      </w:r>
    </w:p>
    <w:p w:rsidR="00000000" w:rsidDel="00000000" w:rsidP="00000000" w:rsidRDefault="00000000" w:rsidRPr="00000000" w14:paraId="0000079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If the court is satisfied in any suit that a failure to comply with the requirement specified in subsection (1), or any of the requirements specified in paragraphs (b), (c) and (d) of subsection (2), has not prejudiced the hirer, and -that it would be just to dispense with the requirement, the court may, subject to any conditions that it thinks fit to impose, dispense with that requirement for the purposes of the suit.</w:t>
      </w:r>
      <w:r w:rsidDel="00000000" w:rsidR="00000000" w:rsidRPr="00000000">
        <w:rPr>
          <w:rtl w:val="0"/>
        </w:rPr>
      </w:r>
    </w:p>
    <w:p w:rsidR="00000000" w:rsidDel="00000000" w:rsidP="00000000" w:rsidRDefault="00000000" w:rsidRPr="00000000" w14:paraId="0000079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A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7.</w:t>
        <w:tab/>
        <w:t xml:space="preserve">Any provisions in hire-purchase agreement whereby</w:t>
      </w:r>
      <w:r w:rsidDel="00000000" w:rsidR="00000000" w:rsidRPr="00000000">
        <w:rPr>
          <w:rtl w:val="0"/>
        </w:rPr>
      </w:r>
    </w:p>
    <w:p w:rsidR="00000000" w:rsidDel="00000000" w:rsidP="00000000" w:rsidRDefault="00000000" w:rsidRPr="00000000" w14:paraId="000007A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A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an owner or any person acting on his behalf is authorized to enter upon any premises for the purpose of taking possession of goods which have been let under a hire-purchase agreement, or is relieved from liability for such an entry; or</w:t>
      </w:r>
      <w:r w:rsidDel="00000000" w:rsidR="00000000" w:rsidRPr="00000000">
        <w:rPr>
          <w:rtl w:val="0"/>
        </w:rPr>
      </w:r>
    </w:p>
    <w:p w:rsidR="00000000" w:rsidDel="00000000" w:rsidP="00000000" w:rsidRDefault="00000000" w:rsidRPr="00000000" w14:paraId="000007A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A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the right conferred on a hirer by section12 to terminate the hire-purchase agreement is excluded or restricted, or any liability beyond that imposed by section 12 is imposed on a hirer by reason of the termination of the hire-purchase agreement by him under that section; or</w:t>
      </w:r>
      <w:r w:rsidDel="00000000" w:rsidR="00000000" w:rsidRPr="00000000">
        <w:rPr>
          <w:rtl w:val="0"/>
        </w:rPr>
      </w:r>
    </w:p>
    <w:p w:rsidR="00000000" w:rsidDel="00000000" w:rsidP="00000000" w:rsidRDefault="00000000" w:rsidRPr="00000000" w14:paraId="000007A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A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a hirer, after the termination of the hire-purchase agreement or the bailment in any manner whatsoever, is subject to a liability which exceeds the liability to which he would have been subject if the agreement had been terminated by him under this Act; or</w:t>
      </w:r>
      <w:r w:rsidDel="00000000" w:rsidR="00000000" w:rsidRPr="00000000">
        <w:rPr>
          <w:rtl w:val="0"/>
        </w:rPr>
      </w:r>
    </w:p>
    <w:p w:rsidR="00000000" w:rsidDel="00000000" w:rsidP="00000000" w:rsidRDefault="00000000" w:rsidRPr="00000000" w14:paraId="000007A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A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 any person acting on behalf of an owner in connexion with the formation or conclusion of a hire-purchase agreement is treated as or deemed to be the agent of the hirer; or</w:t>
      </w:r>
      <w:r w:rsidDel="00000000" w:rsidR="00000000" w:rsidRPr="00000000">
        <w:rPr>
          <w:rtl w:val="0"/>
        </w:rPr>
      </w:r>
    </w:p>
    <w:p w:rsidR="00000000" w:rsidDel="00000000" w:rsidP="00000000" w:rsidRDefault="00000000" w:rsidRPr="00000000" w14:paraId="000007A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A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an owner is relieved from liability for the acts or defaults of any person acting on his behalf in connexion with the formation or conclusion of a hire purchase agreement,</w:t>
      </w:r>
      <w:r w:rsidDel="00000000" w:rsidR="00000000" w:rsidRPr="00000000">
        <w:rPr>
          <w:rtl w:val="0"/>
        </w:rPr>
      </w:r>
    </w:p>
    <w:p w:rsidR="00000000" w:rsidDel="00000000" w:rsidP="00000000" w:rsidRDefault="00000000" w:rsidRPr="00000000" w14:paraId="000007A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A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shall be void.</w:t>
      </w:r>
      <w:r w:rsidDel="00000000" w:rsidR="00000000" w:rsidRPr="00000000">
        <w:rPr>
          <w:rtl w:val="0"/>
        </w:rPr>
      </w:r>
    </w:p>
    <w:p w:rsidR="00000000" w:rsidDel="00000000" w:rsidP="00000000" w:rsidRDefault="00000000" w:rsidRPr="00000000" w14:paraId="000007A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A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Diki set out to buy a radio set for use with his record player. He explained this to Kola, a dealer in radio and other electrical goods giving him the make of his record player. Kola recommended and offered to sell to Diki "a suitable" model; but Diki could not immediately raise Kshs.6,000/= required at once.</w:t>
      </w:r>
      <w:r w:rsidDel="00000000" w:rsidR="00000000" w:rsidRPr="00000000">
        <w:rPr>
          <w:rtl w:val="0"/>
        </w:rPr>
      </w:r>
    </w:p>
    <w:p w:rsidR="00000000" w:rsidDel="00000000" w:rsidP="00000000" w:rsidRDefault="00000000" w:rsidRPr="00000000" w14:paraId="000007AF">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B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However Kola gave Diki the set upon a down payment of Kshs.2,400/=, the balance to be paid by equal installments over eight subsequent months before final transfer.</w:t>
      </w:r>
      <w:r w:rsidDel="00000000" w:rsidR="00000000" w:rsidRPr="00000000">
        <w:rPr>
          <w:rtl w:val="0"/>
        </w:rPr>
      </w:r>
    </w:p>
    <w:p w:rsidR="00000000" w:rsidDel="00000000" w:rsidP="00000000" w:rsidRDefault="00000000" w:rsidRPr="00000000" w14:paraId="000007B1">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B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 clause in the agreement duly signed by both parties stated in effect that no implied conditions or warranties should arise, whether at common law or under any statute.</w:t>
      </w:r>
      <w:r w:rsidDel="00000000" w:rsidR="00000000" w:rsidRPr="00000000">
        <w:rPr>
          <w:rtl w:val="0"/>
        </w:rPr>
      </w:r>
    </w:p>
    <w:p w:rsidR="00000000" w:rsidDel="00000000" w:rsidP="00000000" w:rsidRDefault="00000000" w:rsidRPr="00000000" w14:paraId="000007B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B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Diki took the radio set to his residence but it would not work with the record player.He returned it as soon as he could to Kola and claimed back his down payment. Kola refused to take back the set and would not refund the money.</w:t>
      </w:r>
      <w:r w:rsidDel="00000000" w:rsidR="00000000" w:rsidRPr="00000000">
        <w:rPr>
          <w:rtl w:val="0"/>
        </w:rPr>
      </w:r>
    </w:p>
    <w:p w:rsidR="00000000" w:rsidDel="00000000" w:rsidP="00000000" w:rsidRDefault="00000000" w:rsidRPr="00000000" w14:paraId="000007B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B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Diki.</w:t>
      </w:r>
      <w:r w:rsidDel="00000000" w:rsidR="00000000" w:rsidRPr="00000000">
        <w:rPr>
          <w:rtl w:val="0"/>
        </w:rPr>
      </w:r>
    </w:p>
    <w:p w:rsidR="00000000" w:rsidDel="00000000" w:rsidP="00000000" w:rsidRDefault="00000000" w:rsidRPr="00000000" w14:paraId="000007B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B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HIRE PURCHASE TRANSACTION</w:t>
      </w:r>
      <w:r w:rsidDel="00000000" w:rsidR="00000000" w:rsidRPr="00000000">
        <w:rPr>
          <w:rtl w:val="0"/>
        </w:rPr>
      </w:r>
    </w:p>
    <w:p w:rsidR="00000000" w:rsidDel="00000000" w:rsidP="00000000" w:rsidRDefault="00000000" w:rsidRPr="00000000" w14:paraId="000007B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B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 The Nature of the Transaction at Common Law</w:t>
      </w:r>
      <w:r w:rsidDel="00000000" w:rsidR="00000000" w:rsidRPr="00000000">
        <w:rPr>
          <w:rtl w:val="0"/>
        </w:rPr>
      </w:r>
    </w:p>
    <w:p w:rsidR="00000000" w:rsidDel="00000000" w:rsidP="00000000" w:rsidRDefault="00000000" w:rsidRPr="00000000" w14:paraId="000007B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BC">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Nature of the contract</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7B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B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contract of hire purchase is one of the variations of the contract of bailment, but it is a modern development and the rules with regard to bailments, which are laid down before any contract of hire purchase was contemplated, cannot be applieed without modification because such a contract has in it not only the clement of bailment but also the element of sale. At common law "hire purchase " properly applies only to contracts of hire conferring an option to purchase, but it is often used to describe contracts which are in reality agreements to purchase chattels by instalments, subject to a condition that the property in them is not to pass until all instalments have been paid.</w:t>
      </w:r>
      <w:r w:rsidDel="00000000" w:rsidR="00000000" w:rsidRPr="00000000">
        <w:rPr>
          <w:rtl w:val="0"/>
        </w:rPr>
      </w:r>
    </w:p>
    <w:p w:rsidR="00000000" w:rsidDel="00000000" w:rsidP="00000000" w:rsidRDefault="00000000" w:rsidRPr="00000000" w14:paraId="000007B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C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distinction between these two types of contracts is, however, a most important one, because under a contract to purchase by instalments there is a binding obligation on the buyer to buy and he can therefore pass a good title to a purchaser or pledge dealing with him in good faith and without notice of the rights of the true owner whereas in the case of a contract which merely confers an option to purchase there is no binding obligation on the hirer to buy, and a purchaser or pledgee can obtain no better title than the hirer had, except in the case of a sale in market overt, the contract not being an agreement to buy within the Factors Act or the Sale of Goods Act.</w:t>
      </w:r>
      <w:r w:rsidDel="00000000" w:rsidR="00000000" w:rsidRPr="00000000">
        <w:rPr>
          <w:rtl w:val="0"/>
        </w:rPr>
      </w:r>
    </w:p>
    <w:p w:rsidR="00000000" w:rsidDel="00000000" w:rsidP="00000000" w:rsidRDefault="00000000" w:rsidRPr="00000000" w14:paraId="000007C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C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Determination of category of contract</w:t>
      </w:r>
      <w:r w:rsidDel="00000000" w:rsidR="00000000" w:rsidRPr="00000000">
        <w:rPr>
          <w:rtl w:val="0"/>
        </w:rPr>
      </w:r>
    </w:p>
    <w:p w:rsidR="00000000" w:rsidDel="00000000" w:rsidP="00000000" w:rsidRDefault="00000000" w:rsidRPr="00000000" w14:paraId="000007C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C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the purpose of deciding whether a particular contract falls into the category of a contract of hire conferring an option to purchase or a contract to purchase by instalments, the court will look at the substance of the agreement and not at the mere words used to describe it, and the test to be applied is whether there is or is not a binding obligation on the part of the hirer to buy. If there is reserved to the hirer power to return the goods, either during the hiring, thereby determining the bailment, or after the conclusion of the hiring and before the payment of such further sum as is required to complete the purchase, the agreement is not a contract of sale but an agreement to hire with an option to buy, and even if the hirer in such a case by parting with the goods puts it out of his power to return them, he does not thereby become bound to buy. Where the terms of the agreement are so vague or indefinite that it cannot be ascertained with reasonable certainty what is the intention of the parties, there is no contract enforceable at law.</w:t>
      </w:r>
      <w:r w:rsidDel="00000000" w:rsidR="00000000" w:rsidRPr="00000000">
        <w:rPr>
          <w:rtl w:val="0"/>
        </w:rPr>
      </w:r>
    </w:p>
    <w:p w:rsidR="00000000" w:rsidDel="00000000" w:rsidP="00000000" w:rsidRDefault="00000000" w:rsidRPr="00000000" w14:paraId="000007C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C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Bills of sale distinguished</w:t>
      </w:r>
      <w:r w:rsidDel="00000000" w:rsidR="00000000" w:rsidRPr="00000000">
        <w:rPr>
          <w:rtl w:val="0"/>
        </w:rPr>
      </w:r>
    </w:p>
    <w:p w:rsidR="00000000" w:rsidDel="00000000" w:rsidP="00000000" w:rsidRDefault="00000000" w:rsidRPr="00000000" w14:paraId="000007C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C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bona fide agreement in writing for the bailment or sale of goods which are not to become the property of the bailee or buyer unless and until the last instalment of the stipulated payments is made2 and providing for the right of the owner or seller to retake possession in default of payment, is not a bill of sale, and does not require to be registered under the Bills of Sale Act. This is because no property is conveyed by such an agreement to the hirer or buyer during the effective currency of the agreement, and, therefore, the hirer or buyer not being the owner of the goods, the licence to seize only empowers the owner or seller to retake possession of his own goods. The effect is the same if the owner of chattels sells them and by an independent contract becomes the hirer or buyer of the same goods under a hire purchase or conditional sale agreement made with the purchaser, even if the amount of the purchase price in such a contract is a sum equivalent to that obtained by the hirer or buyer on the original sale.</w:t>
      </w:r>
      <w:r w:rsidDel="00000000" w:rsidR="00000000" w:rsidRPr="00000000">
        <w:rPr>
          <w:rtl w:val="0"/>
        </w:rPr>
      </w:r>
    </w:p>
    <w:p w:rsidR="00000000" w:rsidDel="00000000" w:rsidP="00000000" w:rsidRDefault="00000000" w:rsidRPr="00000000" w14:paraId="000007C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C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C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Right to return Goods</w:t>
      </w:r>
      <w:r w:rsidDel="00000000" w:rsidR="00000000" w:rsidRPr="00000000">
        <w:rPr>
          <w:rtl w:val="0"/>
        </w:rPr>
      </w:r>
    </w:p>
    <w:p w:rsidR="00000000" w:rsidDel="00000000" w:rsidP="00000000" w:rsidRDefault="00000000" w:rsidRPr="00000000" w14:paraId="000007C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C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every true hire purchase agreement, as opposed to an agreement to buy, the hirer may return the hired chattel at some time during the currency of the hiring or, in any event, at its determination. Thus, he is not compelled to buy, but has an option to do so. The availability of this right depends on the form of the agreement. In a hire purchase agreement which provides that the hirer must pay a periodic rent so long as the hiring continues, and that in the event of the hiring continuing until a certain sum has been paid by way of rent the chattel will become the property of the hirer, the hirer may determine the bailment and return the chattel at any time during the hiring, but the time at which the hirer may return the chattel may be restricted by contract in a variety of ways. A provision in a hire purchase agreement to the effect that a hirer must pay an additional sum if he determines the bailment before a certain number of instalments have been paid is not necessarily in the nature of a penalty.</w:t>
      </w:r>
      <w:r w:rsidDel="00000000" w:rsidR="00000000" w:rsidRPr="00000000">
        <w:rPr>
          <w:rtl w:val="0"/>
        </w:rPr>
      </w:r>
    </w:p>
    <w:p w:rsidR="00000000" w:rsidDel="00000000" w:rsidP="00000000" w:rsidRDefault="00000000" w:rsidRPr="00000000" w14:paraId="000007C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C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hire purchase agreement may also be in the form of an agreement to hire chattels for a term certain with an option to buy at the end of the term by making an additional payment, in which case the hirer may return the chattel at the expiration of the term. However, if the hirer returns the chattel before the expiration of the agreed tie or the happening of the event on which it is agreed he may return it, the owner is entitled to the hire rent for the whole of the term unless, for example, by selling the goods after the return, it may be inferred that the agreement has been  rescinded.</w:t>
      </w:r>
      <w:r w:rsidDel="00000000" w:rsidR="00000000" w:rsidRPr="00000000">
        <w:rPr>
          <w:rtl w:val="0"/>
        </w:rPr>
      </w:r>
    </w:p>
    <w:p w:rsidR="00000000" w:rsidDel="00000000" w:rsidP="00000000" w:rsidRDefault="00000000" w:rsidRPr="00000000" w14:paraId="000007D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Appropriation of payments.</w:t>
      </w:r>
      <w:r w:rsidDel="00000000" w:rsidR="00000000" w:rsidRPr="00000000">
        <w:rPr>
          <w:rtl w:val="0"/>
        </w:rPr>
      </w:r>
    </w:p>
    <w:p w:rsidR="00000000" w:rsidDel="00000000" w:rsidP="00000000" w:rsidRDefault="00000000" w:rsidRPr="00000000" w14:paraId="000007D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D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hirer or buyer is liable to make payments in respect of two or more hire purchase or conditional sale agreements, or one or more hire purchase agreements and or more conditional sale agreements, within the statutory control to the same owner or seller, then, notwithstanding any agreement to the contrary, on making any payment in respect of the agreements which is not sufficient to discharge the total amount then due under all the agreements, he may appropriate the sum so paid by him either (1) in or towards the satisfaction of the sum due under any one of the agreements, or (2) in or towards the satisfaction of the sums due under any two or more of the agreements in such proportions as he thinks fit". If lie fails to make any such appropriation, the payment must be appropriated towards the satisfaction of the sums due under the several agreements respectively in the proportions which those sums bear to one another.</w:t>
      </w:r>
      <w:r w:rsidDel="00000000" w:rsidR="00000000" w:rsidRPr="00000000">
        <w:rPr>
          <w:rtl w:val="0"/>
        </w:rPr>
      </w:r>
    </w:p>
    <w:p w:rsidR="00000000" w:rsidDel="00000000" w:rsidP="00000000" w:rsidRDefault="00000000" w:rsidRPr="00000000" w14:paraId="000007D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(vi) Termination and Cancellation of Agreements</w:t>
      </w:r>
      <w:r w:rsidDel="00000000" w:rsidR="00000000" w:rsidRPr="00000000">
        <w:rPr>
          <w:rtl w:val="0"/>
        </w:rPr>
      </w:r>
    </w:p>
    <w:p w:rsidR="00000000" w:rsidDel="00000000" w:rsidP="00000000" w:rsidRDefault="00000000" w:rsidRPr="00000000" w14:paraId="000007D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Termination generally</w:t>
      </w:r>
      <w:r w:rsidDel="00000000" w:rsidR="00000000" w:rsidRPr="00000000">
        <w:rPr>
          <w:rtl w:val="0"/>
        </w:rPr>
      </w:r>
    </w:p>
    <w:p w:rsidR="00000000" w:rsidDel="00000000" w:rsidP="00000000" w:rsidRDefault="00000000" w:rsidRPr="00000000" w14:paraId="000007D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hire purchase or conditional sale agreement, may be terminated, discharged or rescinded in the same way as any other contract, but in relation to agreements within the statutory control certain restrictions are imposed on the exercise of some of the rights of the owner or seller and additional rights of termination are conferred on the hirers or buyer.</w:t>
      </w:r>
      <w:r w:rsidDel="00000000" w:rsidR="00000000" w:rsidRPr="00000000">
        <w:rPr>
          <w:rtl w:val="0"/>
        </w:rPr>
      </w:r>
    </w:p>
    <w:p w:rsidR="00000000" w:rsidDel="00000000" w:rsidP="00000000" w:rsidRDefault="00000000" w:rsidRPr="00000000" w14:paraId="000007D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Modes of termination at common law are </w:t>
      </w:r>
      <w:r w:rsidDel="00000000" w:rsidR="00000000" w:rsidRPr="00000000">
        <w:rPr>
          <w:rtl w:val="0"/>
        </w:rPr>
      </w:r>
    </w:p>
    <w:p w:rsidR="00000000" w:rsidDel="00000000" w:rsidP="00000000" w:rsidRDefault="00000000" w:rsidRPr="00000000" w14:paraId="000007D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performance, where the hirer makes all the paytnents necessary to exercise the option to purchase, or the buyer makes all the payments necessary to discharge his liability under the agrecment; </w:t>
      </w:r>
      <w:r w:rsidDel="00000000" w:rsidR="00000000" w:rsidRPr="00000000">
        <w:rPr>
          <w:rtl w:val="0"/>
        </w:rPr>
      </w:r>
    </w:p>
    <w:p w:rsidR="00000000" w:rsidDel="00000000" w:rsidP="00000000" w:rsidRDefault="00000000" w:rsidRPr="00000000" w14:paraId="000007D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determination by either party under a term of the agreement to that effect; </w:t>
      </w:r>
      <w:r w:rsidDel="00000000" w:rsidR="00000000" w:rsidRPr="00000000">
        <w:rPr>
          <w:rtl w:val="0"/>
        </w:rPr>
      </w:r>
    </w:p>
    <w:p w:rsidR="00000000" w:rsidDel="00000000" w:rsidP="00000000" w:rsidRDefault="00000000" w:rsidRPr="00000000" w14:paraId="000007D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E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return of the goods by a hirer under a hire purchase agreement; </w:t>
      </w:r>
      <w:r w:rsidDel="00000000" w:rsidR="00000000" w:rsidRPr="00000000">
        <w:rPr>
          <w:rtl w:val="0"/>
        </w:rPr>
      </w:r>
    </w:p>
    <w:p w:rsidR="00000000" w:rsidDel="00000000" w:rsidP="00000000" w:rsidRDefault="00000000" w:rsidRPr="00000000" w14:paraId="000007E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E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 a breach by either party amounting to a repudiation of the agreement and accepted by the other party as such; and </w:t>
      </w:r>
      <w:r w:rsidDel="00000000" w:rsidR="00000000" w:rsidRPr="00000000">
        <w:rPr>
          <w:rtl w:val="0"/>
        </w:rPr>
      </w:r>
    </w:p>
    <w:p w:rsidR="00000000" w:rsidDel="00000000" w:rsidP="00000000" w:rsidRDefault="00000000" w:rsidRPr="00000000" w14:paraId="000007E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(5) rescission of the agreement for fraud, misrepresentation or mistake.</w:t>
      </w:r>
      <w:r w:rsidDel="00000000" w:rsidR="00000000" w:rsidRPr="00000000">
        <w:rPr>
          <w:rtl w:val="0"/>
        </w:rPr>
      </w:r>
    </w:p>
    <w:p w:rsidR="00000000" w:rsidDel="00000000" w:rsidP="00000000" w:rsidRDefault="00000000" w:rsidRPr="00000000" w14:paraId="000007E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E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agreements within the statutory control the following additional methods of termination are available to the hirer or buyer: (a) cancellation within the cancellation period; and (b) termination under the statutory right. Further, my provision in any agreement which seeks to provide that, after termination in any manner whatsoever of a hire purchase or conditional sale agreement within the statutory control, the hirer or buyer is subject to any liability" which exceeds the lesser of (i) an amount equal to, what would have been his liability had the agreement been terminated under his ,statutory right, or (ii) :an amount equal to the loss sustained by the owner or seller as a consequence of the termination, will be void.</w:t>
      </w:r>
      <w:r w:rsidDel="00000000" w:rsidR="00000000" w:rsidRPr="00000000">
        <w:rPr>
          <w:rtl w:val="0"/>
        </w:rPr>
      </w:r>
    </w:p>
    <w:p w:rsidR="00000000" w:rsidDel="00000000" w:rsidP="00000000" w:rsidRDefault="00000000" w:rsidRPr="00000000" w14:paraId="000007E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E7">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Notice of default</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7E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E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relation to hire purchase and conditional sale agreements falling within the statutory control, certain restrictions are placed on the right of the owner or seller to terminate the agreement or to recover possession of goods let under it in pursuance of a term to that effect. Thus, if the agreement, or any other agreement, contains a provisions that, on the occurrence of, or at a time to be ascertained by reference to, a default in the payment of one or more instalments or other sums payable, the agreement or the bailment is to terminate or be terminable or the owner or seller has a right to recover possession, these consequences will not follow default unless the owner or seller serves on the hirer or buyer" a notice of default stating the amount due but unpaid and requiring payment within a specified period of at least seven days. Where a notice is served the consequences do not follow before the end of the period and do not follow after it by reason of any such default it before that time there is payment or tender by or on behalf of the hirer or buyer or any guarantor.</w:t>
      </w:r>
      <w:r w:rsidDel="00000000" w:rsidR="00000000" w:rsidRPr="00000000">
        <w:rPr>
          <w:rtl w:val="0"/>
        </w:rPr>
      </w:r>
    </w:p>
    <w:p w:rsidR="00000000" w:rsidDel="00000000" w:rsidP="00000000" w:rsidRDefault="00000000" w:rsidRPr="00000000" w14:paraId="000007E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E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Statutory right to determine agreement</w:t>
      </w:r>
      <w:r w:rsidDel="00000000" w:rsidR="00000000" w:rsidRPr="00000000">
        <w:rPr>
          <w:rtl w:val="0"/>
        </w:rPr>
      </w:r>
    </w:p>
    <w:p w:rsidR="00000000" w:rsidDel="00000000" w:rsidP="00000000" w:rsidRDefault="00000000" w:rsidRPr="00000000" w14:paraId="000007E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E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hire purchase and conditional sale agreements which are within the statutory control, the hirer or buyer is given a special statutory right to terminate the agreement. Thus, at any time before the final payment under such an agreement falls due, the hirer or buyer may terminate the agreement by giving written notice of termination to any person entitled or authorised to receive the sums payable under the agreement. Without prejudice to any liability which has accrued before the termination, on termination he must pay either </w:t>
      </w:r>
      <w:r w:rsidDel="00000000" w:rsidR="00000000" w:rsidRPr="00000000">
        <w:rPr>
          <w:rtl w:val="0"/>
        </w:rPr>
      </w:r>
    </w:p>
    <w:p w:rsidR="00000000" w:rsidDel="00000000" w:rsidP="00000000" w:rsidRDefault="00000000" w:rsidRPr="00000000" w14:paraId="000007E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E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the amount, if any, by which one-half of the hire purchase or total purchase price,, exceeds the total of the sums paid and the sums due in respect of the hire purchase or total purchase price immediately before the termination9; or </w:t>
      </w:r>
      <w:r w:rsidDel="00000000" w:rsidR="00000000" w:rsidRPr="00000000">
        <w:rPr>
          <w:rtl w:val="0"/>
        </w:rPr>
      </w:r>
    </w:p>
    <w:p w:rsidR="00000000" w:rsidDel="00000000" w:rsidP="00000000" w:rsidRDefault="00000000" w:rsidRPr="00000000" w14:paraId="000007F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F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such less amount as may be specified in the agreement.</w:t>
      </w:r>
      <w:r w:rsidDel="00000000" w:rsidR="00000000" w:rsidRPr="00000000">
        <w:rPr>
          <w:rtl w:val="0"/>
        </w:rPr>
      </w:r>
    </w:p>
    <w:p w:rsidR="00000000" w:rsidDel="00000000" w:rsidP="00000000" w:rsidRDefault="00000000" w:rsidRPr="00000000" w14:paraId="000007F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F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owner or seller is required by the agreement to carry out any installation, and the agreement specifies as part of the hire purchase or total purchase price the amount to be paid in respect of the installation, the hirer or buyer is liable for the aggregate of such amount and one-half of the remainder of the hire purchase or total purchase price".</w:t>
      </w:r>
      <w:r w:rsidDel="00000000" w:rsidR="00000000" w:rsidRPr="00000000">
        <w:rPr>
          <w:rtl w:val="0"/>
        </w:rPr>
      </w:r>
    </w:p>
    <w:p w:rsidR="00000000" w:rsidDel="00000000" w:rsidP="00000000" w:rsidRDefault="00000000" w:rsidRPr="00000000" w14:paraId="000007F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F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hirer has terminated the agreement under this provision he is liable to pay damages for any failure to take reasonable care of the goods"; and, if after such termination he wrongfully retains possession of the goods, then, in any action brought by the owner or seller to recover possession of the goods from him, the court must order the goods to be delivered to the owner or seller without giving the hirer or buyer an option to pay the value of the goods, unless it is satisfied that having regard to the circumstances it would not be just and equitable to do so.</w:t>
      </w:r>
      <w:r w:rsidDel="00000000" w:rsidR="00000000" w:rsidRPr="00000000">
        <w:rPr>
          <w:rtl w:val="0"/>
        </w:rPr>
      </w:r>
    </w:p>
    <w:p w:rsidR="00000000" w:rsidDel="00000000" w:rsidP="00000000" w:rsidRDefault="00000000" w:rsidRPr="00000000" w14:paraId="000007F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F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Cancellation</w:t>
      </w:r>
      <w:r w:rsidDel="00000000" w:rsidR="00000000" w:rsidRPr="00000000">
        <w:rPr>
          <w:rtl w:val="0"/>
        </w:rPr>
      </w:r>
    </w:p>
    <w:p w:rsidR="00000000" w:rsidDel="00000000" w:rsidP="00000000" w:rsidRDefault="00000000" w:rsidRPr="00000000" w14:paraId="000007F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F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prospective hirer or buyer under an agreement within the Statutory control may cancel the transaction in certain circumstances. Where appropriate, the prospective hirer or buyer must be informed of his cancellation rights in the prescribed statutory copies.</w:t>
      </w:r>
      <w:r w:rsidDel="00000000" w:rsidR="00000000" w:rsidRPr="00000000">
        <w:rPr>
          <w:rtl w:val="0"/>
        </w:rPr>
      </w:r>
    </w:p>
    <w:p w:rsidR="00000000" w:rsidDel="00000000" w:rsidP="00000000" w:rsidRDefault="00000000" w:rsidRPr="00000000" w14:paraId="000007F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F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right exists where such a person signs, at a place other than appropriate trade premises, a document which constitutes a hire purchase. conditional sale orcredit sale agreement within the statutory control, or which would do so if executed by or on behalf of another person as owner or seller o: the goods to which it relates.</w:t>
      </w:r>
      <w:r w:rsidDel="00000000" w:rsidR="00000000" w:rsidRPr="00000000">
        <w:rPr>
          <w:rtl w:val="0"/>
        </w:rPr>
      </w:r>
    </w:p>
    <w:p w:rsidR="00000000" w:rsidDel="00000000" w:rsidP="00000000" w:rsidRDefault="00000000" w:rsidRPr="00000000" w14:paraId="000007F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F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right is exercised by giving notice within a prescribed period. Thus, at any time after signing the relevant document and before the end of a period of four days beginning with the day on which he receives the second statutory copy," the prospective hirer or buyer may serve the owner or seller" or his agent with a notice of cancellation. This has effect if, however expressed, it indicates the intention of the prospective hirer or buyer to withdraw from the transaction to which the relevant document relates. </w:t>
      </w:r>
      <w:r w:rsidDel="00000000" w:rsidR="00000000" w:rsidRPr="00000000">
        <w:rPr>
          <w:rtl w:val="0"/>
        </w:rPr>
      </w:r>
    </w:p>
    <w:p w:rsidR="00000000" w:rsidDel="00000000" w:rsidP="00000000" w:rsidRDefault="00000000" w:rsidRPr="00000000" w14:paraId="000007F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F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0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0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Effect of notice of cancellation</w:t>
      </w:r>
      <w:r w:rsidDel="00000000" w:rsidR="00000000" w:rsidRPr="00000000">
        <w:rPr>
          <w:rtl w:val="0"/>
        </w:rPr>
      </w:r>
    </w:p>
    <w:p w:rsidR="00000000" w:rsidDel="00000000" w:rsidP="00000000" w:rsidRDefault="00000000" w:rsidRPr="00000000" w14:paraId="0000080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0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relevant document constitutes a hire purchase, credit sale or conditional sale agreement at the time when the notice of cancellation is served, that agreement is rescinded by service of the notice. In any other case, service of the notice operates as a withdrawal of any offer to enter into such an agreement which is contained in, or implied by, the document, and as notice of such withdrawal. On service of a notice of cancellation, any sum </w:t>
      </w:r>
      <w:r w:rsidDel="00000000" w:rsidR="00000000" w:rsidRPr="00000000">
        <w:rPr>
          <w:rtl w:val="0"/>
        </w:rPr>
      </w:r>
    </w:p>
    <w:p w:rsidR="00000000" w:rsidDel="00000000" w:rsidP="00000000" w:rsidRDefault="00000000" w:rsidRPr="00000000" w14:paraId="0000080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0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paid by the prospective hirer or buyer in respect of the goods, and </w:t>
      </w:r>
      <w:r w:rsidDel="00000000" w:rsidR="00000000" w:rsidRPr="00000000">
        <w:rPr>
          <w:rtl w:val="0"/>
        </w:rPr>
      </w:r>
    </w:p>
    <w:p w:rsidR="00000000" w:rsidDel="00000000" w:rsidP="00000000" w:rsidRDefault="00000000" w:rsidRPr="00000000" w14:paraId="0000080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which is or would be comprised in the hire purchase or total purchase price, or has, in pursuance of antecedent negotiations" been paid to or for the benefit of the owner or seller, or has in pursuance of any such negotiations been paid to or for the benefit of any other person who conducted the negotiations, is recoverable by the prospective hirer or buyer from the person to whom it has been paid. </w:t>
      </w:r>
      <w:r w:rsidDel="00000000" w:rsidR="00000000" w:rsidRPr="00000000">
        <w:rPr>
          <w:rtl w:val="0"/>
        </w:rPr>
      </w:r>
    </w:p>
    <w:p w:rsidR="00000000" w:rsidDel="00000000" w:rsidP="00000000" w:rsidRDefault="00000000" w:rsidRPr="00000000" w14:paraId="0000080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0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Moreover, any obligation to pay any sum which, if it had been paid before the service of the notice of cancellation, would have been so recoverable, is extinguished on the service of the notice.</w:t>
      </w:r>
      <w:r w:rsidDel="00000000" w:rsidR="00000000" w:rsidRPr="00000000">
        <w:rPr>
          <w:rtl w:val="0"/>
        </w:rPr>
      </w:r>
    </w:p>
    <w:p w:rsidR="00000000" w:rsidDel="00000000" w:rsidP="00000000" w:rsidRDefault="00000000" w:rsidRPr="00000000" w14:paraId="0000080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0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Redelivery and care of goods</w:t>
      </w:r>
      <w:r w:rsidDel="00000000" w:rsidR="00000000" w:rsidRPr="00000000">
        <w:rPr>
          <w:rtl w:val="0"/>
        </w:rPr>
      </w:r>
    </w:p>
    <w:p w:rsidR="00000000" w:rsidDel="00000000" w:rsidP="00000000" w:rsidRDefault="00000000" w:rsidRPr="00000000" w14:paraId="0000080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0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notice of cancellation is served and any of the goods to which the relevant document relates are in the possession the prospective hirer or buyer, having come into his possession in consequence or in anticipation of his signing that document, certain consequences follows.</w:t>
      </w:r>
      <w:r w:rsidDel="00000000" w:rsidR="00000000" w:rsidRPr="00000000">
        <w:rPr>
          <w:rtl w:val="0"/>
        </w:rPr>
      </w:r>
    </w:p>
    <w:p w:rsidR="00000000" w:rsidDel="00000000" w:rsidP="00000000" w:rsidRDefault="00000000" w:rsidRPr="00000000" w14:paraId="0000080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0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He is not under any obligation (whether arising by contract or otherwise) to deliver the goods except at his own premises and in pursuance of a written request. If he either </w:t>
      </w:r>
      <w:r w:rsidDel="00000000" w:rsidR="00000000" w:rsidRPr="00000000">
        <w:rPr>
          <w:rtl w:val="0"/>
        </w:rPr>
      </w:r>
    </w:p>
    <w:p w:rsidR="00000000" w:rsidDel="00000000" w:rsidP="00000000" w:rsidRDefault="00000000" w:rsidRPr="00000000" w14:paraId="0000080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1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delivers them (whether at his own premises or elsewhere) to an authorised person or to a person designated by an authorised person, or </w:t>
      </w:r>
      <w:r w:rsidDel="00000000" w:rsidR="00000000" w:rsidRPr="00000000">
        <w:rPr>
          <w:rtl w:val="0"/>
        </w:rPr>
      </w:r>
    </w:p>
    <w:p w:rsidR="00000000" w:rsidDel="00000000" w:rsidP="00000000" w:rsidRDefault="00000000" w:rsidRPr="00000000" w14:paraId="0000081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1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sends them at his own expense to an authorised person, he must be taken to have done so with the consent of the authorised person, and, if that person is not for the time being entitled to possession, with the consent of the person who is so entitled". He is then discharged from any obligation, whether arising by contract or otherwise, to retain the goods or deliver them to any person entitled to possession".</w:t>
      </w:r>
      <w:r w:rsidDel="00000000" w:rsidR="00000000" w:rsidRPr="00000000">
        <w:rPr>
          <w:rtl w:val="0"/>
        </w:rPr>
      </w:r>
    </w:p>
    <w:p w:rsidR="00000000" w:rsidDel="00000000" w:rsidP="00000000" w:rsidRDefault="00000000" w:rsidRPr="00000000" w14:paraId="0000081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1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He must take reasonable care of the goods until the end of the period of twenty one days beginning with the date of service of the notice of caucellation. Where he delivers the goods to an authorised person, or to a person designated by an authorised person, his obligation to take care of the goods ceases; and, if he sends them to an authorised person, he is under an obligation to take reasonable care to sec that they -are received by him and are not damaged in transit, but in other respects his obligation to take care of the goods ceases on his sending them.</w:t>
      </w:r>
      <w:r w:rsidDel="00000000" w:rsidR="00000000" w:rsidRPr="00000000">
        <w:rPr>
          <w:rtl w:val="0"/>
        </w:rPr>
      </w:r>
    </w:p>
    <w:p w:rsidR="00000000" w:rsidDel="00000000" w:rsidP="00000000" w:rsidRDefault="00000000" w:rsidRPr="00000000" w14:paraId="0000081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1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7. (a)</w:t>
        <w:tab/>
        <w:t xml:space="preserve">State what tests should be applied in determining whether an article is a chattel within the meaning of the Chattels Transfer Act, Chapter 28, Laws of Kenya.</w:t>
      </w:r>
      <w:r w:rsidDel="00000000" w:rsidR="00000000" w:rsidRPr="00000000">
        <w:rPr>
          <w:rtl w:val="0"/>
        </w:rPr>
      </w:r>
    </w:p>
    <w:p w:rsidR="00000000" w:rsidDel="00000000" w:rsidP="00000000" w:rsidRDefault="00000000" w:rsidRPr="00000000" w14:paraId="00000817">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18">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previous answer.</w:t>
      </w:r>
      <w:r w:rsidDel="00000000" w:rsidR="00000000" w:rsidRPr="00000000">
        <w:rPr>
          <w:rtl w:val="0"/>
        </w:rPr>
      </w:r>
    </w:p>
    <w:p w:rsidR="00000000" w:rsidDel="00000000" w:rsidP="00000000" w:rsidRDefault="00000000" w:rsidRPr="00000000" w14:paraId="0000081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1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Cheledi wishes to borrow money from a bank for the development of a plot of land she has acquired in Mese Township. She informs you that as collateral, she has substantial shares in Moke Traders Limited and also has an all-tin wall and roof house she built on the premises of the Water Corporation, a state corporation where she is employed.</w:t>
      </w:r>
      <w:r w:rsidDel="00000000" w:rsidR="00000000" w:rsidRPr="00000000">
        <w:rPr>
          <w:rtl w:val="0"/>
        </w:rPr>
      </w:r>
    </w:p>
    <w:p w:rsidR="00000000" w:rsidDel="00000000" w:rsidP="00000000" w:rsidRDefault="00000000" w:rsidRPr="00000000" w14:paraId="0000081B">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1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her on both the law, and the procedure she may have to follow.</w:t>
      </w:r>
      <w:r w:rsidDel="00000000" w:rsidR="00000000" w:rsidRPr="00000000">
        <w:rPr>
          <w:rtl w:val="0"/>
        </w:rPr>
      </w:r>
    </w:p>
    <w:p w:rsidR="00000000" w:rsidDel="00000000" w:rsidP="00000000" w:rsidRDefault="00000000" w:rsidRPr="00000000" w14:paraId="0000081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1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1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8. Buda Limited authorized Hongo &amp; Co. to buy certain goods on their behalf. The latter proceeded to A. Duodi Holdings Limited (ADHL) and upon issuing their own cheque, collected the goods which they duly delivered to Buda Limited. The cheque was subsequently dishonoured by the bank on presentation for payment. ADHL had no idea for whom the goods were purchased.</w:t>
      </w:r>
      <w:r w:rsidDel="00000000" w:rsidR="00000000" w:rsidRPr="00000000">
        <w:rPr>
          <w:rtl w:val="0"/>
        </w:rPr>
      </w:r>
    </w:p>
    <w:p w:rsidR="00000000" w:rsidDel="00000000" w:rsidP="00000000" w:rsidRDefault="00000000" w:rsidRPr="00000000" w14:paraId="00000820">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2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On receiving the goods, Buda Limited paid Hongo &amp; Co. In the meantime A. Duodi Holdings Limited has discovered who sent Hongo &amp; Co. to buy the goods and now wish to claim the price of the goods from them. </w:t>
      </w:r>
      <w:r w:rsidDel="00000000" w:rsidR="00000000" w:rsidRPr="00000000">
        <w:rPr>
          <w:rtl w:val="0"/>
        </w:rPr>
      </w:r>
    </w:p>
    <w:p w:rsidR="00000000" w:rsidDel="00000000" w:rsidP="00000000" w:rsidRDefault="00000000" w:rsidRPr="00000000" w14:paraId="00000822">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2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ADHL</w:t>
      </w:r>
      <w:r w:rsidDel="00000000" w:rsidR="00000000" w:rsidRPr="00000000">
        <w:rPr>
          <w:rtl w:val="0"/>
        </w:rPr>
      </w:r>
    </w:p>
    <w:p w:rsidR="00000000" w:rsidDel="00000000" w:rsidP="00000000" w:rsidRDefault="00000000" w:rsidRPr="00000000" w14:paraId="0000082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2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Payment by negotiable instrument</w:t>
      </w:r>
      <w:r w:rsidDel="00000000" w:rsidR="00000000" w:rsidRPr="00000000">
        <w:rPr>
          <w:rtl w:val="0"/>
        </w:rPr>
      </w:r>
    </w:p>
    <w:p w:rsidR="00000000" w:rsidDel="00000000" w:rsidP="00000000" w:rsidRDefault="00000000" w:rsidRPr="00000000" w14:paraId="0000082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2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Payment may, by agreement, be made by means of a negotiable instrument such as a bill of exchange, a cheque or promissory note. It is a well established rule that payment by means of a negotiable instrument is prima facie conditional on the instrument being honoured at maturity.</w:t>
      </w:r>
      <w:r w:rsidDel="00000000" w:rsidR="00000000" w:rsidRPr="00000000">
        <w:rPr>
          <w:rtl w:val="0"/>
        </w:rPr>
      </w:r>
    </w:p>
    <w:p w:rsidR="00000000" w:rsidDel="00000000" w:rsidP="00000000" w:rsidRDefault="00000000" w:rsidRPr="00000000" w14:paraId="0000082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2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seller's remedy to sue for the price is suspended during the currency of the instrument. If the instrument is honoured at maturity, the amount expressed therein is effectively paid; if it is dishonoured, the seller's remedy revives. </w:t>
      </w:r>
      <w:r w:rsidDel="00000000" w:rsidR="00000000" w:rsidRPr="00000000">
        <w:rPr>
          <w:rtl w:val="0"/>
        </w:rPr>
      </w:r>
    </w:p>
    <w:p w:rsidR="00000000" w:rsidDel="00000000" w:rsidP="00000000" w:rsidRDefault="00000000" w:rsidRPr="00000000" w14:paraId="0000082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2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By section 39 (1) (b) of the Sale of Goods Act, the seller of goods is deemed to be an " unpaid seller " within the meaning of that Act when a bill of exchange or other negotiable instrument has been received as conditional payment, and the condition on which it has been received has not been fulfilled by reason of the dishonour of the instrument or otherwise.</w:t>
      </w:r>
      <w:r w:rsidDel="00000000" w:rsidR="00000000" w:rsidRPr="00000000">
        <w:rPr>
          <w:rtl w:val="0"/>
        </w:rPr>
      </w:r>
    </w:p>
    <w:p w:rsidR="00000000" w:rsidDel="00000000" w:rsidP="00000000" w:rsidRDefault="00000000" w:rsidRPr="00000000" w14:paraId="0000082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2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negotiable instrument may nevertheless, by agreement, be taken as an absolute payment, in which case the buyer cannot be sued for the price of the goods, the seller's only remedy being to sue on the instrument. It is a question of fact whether the instrument has been accepted as a conditional or absolute payment; but the intention to take an instrument in absolute payment for the goods sold must be clearly shown, and not deduced from ambiguous expressions such as that the instrument was taken " in payment " for the goods, or " in discharge " or " in settlement " of the price. However, if the seller has the opportunity of receiving cash from the buyer's agent, and voluntarily elects for his own convenience to take the agent's (or a third party's) bill or note is in preference to cash, the liability of the buyer to pay the price will be discharged.</w:t>
      </w:r>
      <w:r w:rsidDel="00000000" w:rsidR="00000000" w:rsidRPr="00000000">
        <w:rPr>
          <w:rtl w:val="0"/>
        </w:rPr>
      </w:r>
    </w:p>
    <w:p w:rsidR="00000000" w:rsidDel="00000000" w:rsidP="00000000" w:rsidRDefault="00000000" w:rsidRPr="00000000" w14:paraId="0000082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2F">
      <w:pPr>
        <w:pageBreakBefore w:val="0"/>
        <w:jc w:val="center"/>
        <w:rPr>
          <w:rFonts w:ascii="Georgia" w:cs="Georgia" w:eastAsia="Georgia" w:hAnsi="Georgia"/>
          <w:b w:val="0"/>
          <w:vertAlign w:val="baseline"/>
        </w:rPr>
      </w:pPr>
      <w:r w:rsidDel="00000000" w:rsidR="00000000" w:rsidRPr="00000000">
        <w:br w:type="page"/>
      </w: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830">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EXAMINATIONF FOR ADMISSION</w:t>
      </w:r>
      <w:r w:rsidDel="00000000" w:rsidR="00000000" w:rsidRPr="00000000">
        <w:rPr>
          <w:rtl w:val="0"/>
        </w:rPr>
      </w:r>
    </w:p>
    <w:p w:rsidR="00000000" w:rsidDel="00000000" w:rsidP="00000000" w:rsidRDefault="00000000" w:rsidRPr="00000000" w14:paraId="00000831">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TO THE ROLL OF ADVOCATES</w:t>
      </w:r>
      <w:r w:rsidDel="00000000" w:rsidR="00000000" w:rsidRPr="00000000">
        <w:rPr>
          <w:rtl w:val="0"/>
        </w:rPr>
      </w:r>
    </w:p>
    <w:p w:rsidR="00000000" w:rsidDel="00000000" w:rsidP="00000000" w:rsidRDefault="00000000" w:rsidRPr="00000000" w14:paraId="00000832">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AUGUST, 2003</w:t>
      </w:r>
      <w:r w:rsidDel="00000000" w:rsidR="00000000" w:rsidRPr="00000000">
        <w:rPr>
          <w:rtl w:val="0"/>
        </w:rPr>
      </w:r>
    </w:p>
    <w:p w:rsidR="00000000" w:rsidDel="00000000" w:rsidP="00000000" w:rsidRDefault="00000000" w:rsidRPr="00000000" w14:paraId="00000833">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COMMERCIAL LAW</w:t>
      </w:r>
      <w:r w:rsidDel="00000000" w:rsidR="00000000" w:rsidRPr="00000000">
        <w:rPr>
          <w:rtl w:val="0"/>
        </w:rPr>
      </w:r>
    </w:p>
    <w:p w:rsidR="00000000" w:rsidDel="00000000" w:rsidP="00000000" w:rsidRDefault="00000000" w:rsidRPr="00000000" w14:paraId="0000083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3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83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Answer any five questions</w:t>
      </w:r>
      <w:r w:rsidDel="00000000" w:rsidR="00000000" w:rsidRPr="00000000">
        <w:rPr>
          <w:rtl w:val="0"/>
        </w:rPr>
      </w:r>
    </w:p>
    <w:p w:rsidR="00000000" w:rsidDel="00000000" w:rsidP="00000000" w:rsidRDefault="00000000" w:rsidRPr="00000000" w14:paraId="0000083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83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83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3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3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l. Write short notes on the following:</w:t>
      </w:r>
      <w:r w:rsidDel="00000000" w:rsidR="00000000" w:rsidRPr="00000000">
        <w:rPr>
          <w:rtl w:val="0"/>
        </w:rPr>
      </w:r>
    </w:p>
    <w:p w:rsidR="00000000" w:rsidDel="00000000" w:rsidP="00000000" w:rsidRDefault="00000000" w:rsidRPr="00000000" w14:paraId="0000083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3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 the doctrine of the undisclosed principal;</w:t>
      </w:r>
      <w:r w:rsidDel="00000000" w:rsidR="00000000" w:rsidRPr="00000000">
        <w:rPr>
          <w:rtl w:val="0"/>
        </w:rPr>
      </w:r>
    </w:p>
    <w:p w:rsidR="00000000" w:rsidDel="00000000" w:rsidP="00000000" w:rsidRDefault="00000000" w:rsidRPr="00000000" w14:paraId="0000083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3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common law doctrine of the undisclosed principal provides that an undisclosed principal can in appropriate circumstances sue and be sued on a contract made by his agent. An undisclosed principal may sue or be sued on any contract made on his behalf, or in respect of money paid or received on his behalf , by his agent acting within the scope of his actual authority, </w:t>
      </w:r>
      <w:r w:rsidDel="00000000" w:rsidR="00000000" w:rsidRPr="00000000">
        <w:rPr>
          <w:rFonts w:ascii="Georgia" w:cs="Georgia" w:eastAsia="Georgia" w:hAnsi="Georgia"/>
          <w:b w:val="1"/>
          <w:strike w:val="0"/>
          <w:u w:val="single"/>
          <w:vertAlign w:val="baseline"/>
          <w:rtl w:val="0"/>
        </w:rPr>
        <w:t xml:space="preserve">Thomas v Davenport</w:t>
      </w:r>
      <w:r w:rsidDel="00000000" w:rsidR="00000000" w:rsidRPr="00000000">
        <w:rPr>
          <w:rFonts w:ascii="Georgia" w:cs="Georgia" w:eastAsia="Georgia" w:hAnsi="Georgia"/>
          <w:strike w:val="0"/>
          <w:vertAlign w:val="baseline"/>
          <w:rtl w:val="0"/>
        </w:rPr>
        <w:t xml:space="preserve"> (1829) 9 B. &amp; C. 78.</w:t>
      </w:r>
      <w:r w:rsidDel="00000000" w:rsidR="00000000" w:rsidRPr="00000000">
        <w:rPr>
          <w:rtl w:val="0"/>
        </w:rPr>
      </w:r>
    </w:p>
    <w:p w:rsidR="00000000" w:rsidDel="00000000" w:rsidP="00000000" w:rsidRDefault="00000000" w:rsidRPr="00000000" w14:paraId="00000840">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4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has been stated that it origin probably lies in the rights of the principals of a factor to intervene in the factor’s bankruptcy, to claim his goods or the unpaid price of them, and later to sue and be sued in respect of the whole contract.</w:t>
      </w:r>
      <w:r w:rsidDel="00000000" w:rsidR="00000000" w:rsidRPr="00000000">
        <w:rPr>
          <w:rtl w:val="0"/>
        </w:rPr>
      </w:r>
    </w:p>
    <w:p w:rsidR="00000000" w:rsidDel="00000000" w:rsidP="00000000" w:rsidRDefault="00000000" w:rsidRPr="00000000" w14:paraId="00000842">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4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difficult to accommodate within standard theories of contract emphasizing, even though under objective criteria, the consent of the parties, though it should be remembered that it developed before such theories had acquired prominence.</w:t>
      </w:r>
      <w:r w:rsidDel="00000000" w:rsidR="00000000" w:rsidRPr="00000000">
        <w:rPr>
          <w:rtl w:val="0"/>
        </w:rPr>
      </w:r>
    </w:p>
    <w:p w:rsidR="00000000" w:rsidDel="00000000" w:rsidP="00000000" w:rsidRDefault="00000000" w:rsidRPr="00000000" w14:paraId="00000844">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4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are judicial dicta to the effect that the contract is that of the undisclosed principal, just as in cases of disclosed principal, but there are special rules whereby a third party cannot be prevented from suing the agent, nor from using against the principal defences which he had against the agent, and these make it difficult to deny that the undisclosed principal is really a third party intervening on a contract which he did not make. In this way the doctrine is seen as an exception to the rules of privity of contract.</w:t>
      </w:r>
      <w:r w:rsidDel="00000000" w:rsidR="00000000" w:rsidRPr="00000000">
        <w:rPr>
          <w:rtl w:val="0"/>
        </w:rPr>
      </w:r>
    </w:p>
    <w:p w:rsidR="00000000" w:rsidDel="00000000" w:rsidP="00000000" w:rsidRDefault="00000000" w:rsidRPr="00000000" w14:paraId="00000846">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4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Another suggestion is that the basis of the doctrine is similar to the notion of assignment but there is no transfer in evidence, formal or informal, nor are the rights of the agent extinguished, and the principal receives liabilities as well as rights. It has been said that the undisclosed principal takes burdens because he receives benefits but this does not explain why he receives benefits.</w:t>
      </w:r>
      <w:r w:rsidDel="00000000" w:rsidR="00000000" w:rsidRPr="00000000">
        <w:rPr>
          <w:rtl w:val="0"/>
        </w:rPr>
      </w:r>
    </w:p>
    <w:p w:rsidR="00000000" w:rsidDel="00000000" w:rsidP="00000000" w:rsidRDefault="00000000" w:rsidRPr="00000000" w14:paraId="00000848">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4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doctrine is best explained as one of simply as one of commercial convenience, and its justice is disputable. The best analogy, despite the objections raised above, is probably that of assignment , the third party being protected by the rule that he cannot be deprived of the agent’s personal liability should he desire it.</w:t>
      </w:r>
      <w:r w:rsidDel="00000000" w:rsidR="00000000" w:rsidRPr="00000000">
        <w:rPr>
          <w:rtl w:val="0"/>
        </w:rPr>
      </w:r>
    </w:p>
    <w:p w:rsidR="00000000" w:rsidDel="00000000" w:rsidP="00000000" w:rsidRDefault="00000000" w:rsidRPr="00000000" w14:paraId="0000084A">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4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has been recently suggested that the rule “can be rationalized as avoiding circuity action.” In continental systems, similar results can sometimes be achieved by circuitous routes: the principal may sue as assignee of the agent’s rights, and the third party may exercise the agent’s rights of indemnity against the principal.</w:t>
      </w:r>
      <w:r w:rsidDel="00000000" w:rsidR="00000000" w:rsidRPr="00000000">
        <w:rPr>
          <w:rtl w:val="0"/>
        </w:rPr>
      </w:r>
    </w:p>
    <w:p w:rsidR="00000000" w:rsidDel="00000000" w:rsidP="00000000" w:rsidRDefault="00000000" w:rsidRPr="00000000" w14:paraId="0000084C">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4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agent must in general have actual authority, though this may of course be express or implied. The doctrine of ratification does not apply to undisclosed principals, for if it did, one person could too easily intervene on the contract of another.</w:t>
      </w:r>
      <w:r w:rsidDel="00000000" w:rsidR="00000000" w:rsidRPr="00000000">
        <w:rPr>
          <w:rtl w:val="0"/>
        </w:rPr>
      </w:r>
    </w:p>
    <w:p w:rsidR="00000000" w:rsidDel="00000000" w:rsidP="00000000" w:rsidRDefault="00000000" w:rsidRPr="00000000" w14:paraId="0000084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4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rights of a holder in due course;</w:t>
      </w:r>
      <w:r w:rsidDel="00000000" w:rsidR="00000000" w:rsidRPr="00000000">
        <w:rPr>
          <w:rtl w:val="0"/>
        </w:rPr>
      </w:r>
    </w:p>
    <w:p w:rsidR="00000000" w:rsidDel="00000000" w:rsidP="00000000" w:rsidRDefault="00000000" w:rsidRPr="00000000" w14:paraId="0000085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5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29. (1) A holder in due course is a holder who has taken a bill, complete and regular on the face of it, under the following conditions</w:t>
      </w:r>
      <w:r w:rsidDel="00000000" w:rsidR="00000000" w:rsidRPr="00000000">
        <w:rPr>
          <w:rtl w:val="0"/>
        </w:rPr>
      </w:r>
    </w:p>
    <w:p w:rsidR="00000000" w:rsidDel="00000000" w:rsidP="00000000" w:rsidRDefault="00000000" w:rsidRPr="00000000" w14:paraId="0000085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that he became the holder of it before it was overdue, and without notice that it had been previously dishonoured, if that was the fact;</w:t>
      </w:r>
      <w:r w:rsidDel="00000000" w:rsidR="00000000" w:rsidRPr="00000000">
        <w:rPr>
          <w:rtl w:val="0"/>
        </w:rPr>
      </w:r>
    </w:p>
    <w:p w:rsidR="00000000" w:rsidDel="00000000" w:rsidP="00000000" w:rsidRDefault="00000000" w:rsidRPr="00000000" w14:paraId="0000085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5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that he took the bill in good faith and for value, and that at the time the bill was negotiated to him he had no notice of any defect in the title of the person who negotiated it.</w:t>
      </w:r>
      <w:r w:rsidDel="00000000" w:rsidR="00000000" w:rsidRPr="00000000">
        <w:rPr>
          <w:rtl w:val="0"/>
        </w:rPr>
      </w:r>
    </w:p>
    <w:p w:rsidR="00000000" w:rsidDel="00000000" w:rsidP="00000000" w:rsidRDefault="00000000" w:rsidRPr="00000000" w14:paraId="0000085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5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In particular the title of a person who negotiates a bill is defective within the meaning of this Act when he obtained the bill, or the acceptance thereof, by fraud, duress, or force and fear, or other unlawful means, or for an illegal consideration, or when he negotiates it in breach of faith, or under such circumstances as amount to a fraud.</w:t>
      </w:r>
      <w:r w:rsidDel="00000000" w:rsidR="00000000" w:rsidRPr="00000000">
        <w:rPr>
          <w:rtl w:val="0"/>
        </w:rPr>
      </w:r>
    </w:p>
    <w:p w:rsidR="00000000" w:rsidDel="00000000" w:rsidP="00000000" w:rsidRDefault="00000000" w:rsidRPr="00000000" w14:paraId="0000085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5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A holder (whether for value or not) who derives his title to a bill through a holder in due course, and who is not himself a party to any fraud or illegality affecting it, has all the rights of that holder in due course as regards the acceptor and all parties to the bill prior to that holder.</w:t>
      </w:r>
      <w:r w:rsidDel="00000000" w:rsidR="00000000" w:rsidRPr="00000000">
        <w:rPr>
          <w:rtl w:val="0"/>
        </w:rPr>
      </w:r>
    </w:p>
    <w:p w:rsidR="00000000" w:rsidDel="00000000" w:rsidP="00000000" w:rsidRDefault="00000000" w:rsidRPr="00000000" w14:paraId="0000085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5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Presumption of value and good faith</w:t>
      </w:r>
      <w:r w:rsidDel="00000000" w:rsidR="00000000" w:rsidRPr="00000000">
        <w:rPr>
          <w:rtl w:val="0"/>
        </w:rPr>
      </w:r>
    </w:p>
    <w:p w:rsidR="00000000" w:rsidDel="00000000" w:rsidP="00000000" w:rsidRDefault="00000000" w:rsidRPr="00000000" w14:paraId="0000085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5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30 (1) Every party whose signature appears on a bill is prima facie deemed to have become a party thereto for value.</w:t>
      </w:r>
      <w:r w:rsidDel="00000000" w:rsidR="00000000" w:rsidRPr="00000000">
        <w:rPr>
          <w:rtl w:val="0"/>
        </w:rPr>
      </w:r>
    </w:p>
    <w:p w:rsidR="00000000" w:rsidDel="00000000" w:rsidP="00000000" w:rsidRDefault="00000000" w:rsidRPr="00000000" w14:paraId="0000085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5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Every holder of a bill is prima facie deemed to be a holder in due course; but if in an action on a bill it is admitted or proved that the acceptance, issue or subsequent negotiation of the bill is affected with fraud, duress or force and fear, or illegality, the burden of proof is shift; unless and until the holder proves that, subsequent to the alleged fraud or illegality, value has in good faith been given for the bill.</w:t>
      </w:r>
      <w:r w:rsidDel="00000000" w:rsidR="00000000" w:rsidRPr="00000000">
        <w:rPr>
          <w:rtl w:val="0"/>
        </w:rPr>
      </w:r>
    </w:p>
    <w:p w:rsidR="00000000" w:rsidDel="00000000" w:rsidP="00000000" w:rsidRDefault="00000000" w:rsidRPr="00000000" w14:paraId="0000085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6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implied covenants in every chattels transfer instrument; </w:t>
      </w:r>
      <w:r w:rsidDel="00000000" w:rsidR="00000000" w:rsidRPr="00000000">
        <w:rPr>
          <w:rtl w:val="0"/>
        </w:rPr>
      </w:r>
    </w:p>
    <w:p w:rsidR="00000000" w:rsidDel="00000000" w:rsidP="00000000" w:rsidRDefault="00000000" w:rsidRPr="00000000" w14:paraId="0000086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6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41. There shall be implied in every instrument the covenants for title on the part of the grantor set out in the Second Schedule and those implied covenants shall have the same effect as if they were respectively set out at length in the instrument.</w:t>
      </w:r>
      <w:r w:rsidDel="00000000" w:rsidR="00000000" w:rsidRPr="00000000">
        <w:rPr>
          <w:rtl w:val="0"/>
        </w:rPr>
      </w:r>
    </w:p>
    <w:p w:rsidR="00000000" w:rsidDel="00000000" w:rsidP="00000000" w:rsidRDefault="00000000" w:rsidRPr="00000000" w14:paraId="0000086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6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42. There shall be implied in every instrument the covenants, provisos, agreements and powers set out in the Third Schedule or such of them as are applicable; and those implied covenants, provisos, agreements and powers shall, subject to any modifications thereof expressed in the instrument, have the same effect as if they were respectively set out therein at length.</w:t>
      </w:r>
      <w:r w:rsidDel="00000000" w:rsidR="00000000" w:rsidRPr="00000000">
        <w:rPr>
          <w:rtl w:val="0"/>
        </w:rPr>
      </w:r>
    </w:p>
    <w:p w:rsidR="00000000" w:rsidDel="00000000" w:rsidP="00000000" w:rsidRDefault="00000000" w:rsidRPr="00000000" w14:paraId="0000086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6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SECOND SCHEDULE</w:t>
        <w:tab/>
        <w:t xml:space="preserve">(s. 41) COVENANTS FOR TITLE</w:t>
      </w:r>
      <w:r w:rsidDel="00000000" w:rsidR="00000000" w:rsidRPr="00000000">
        <w:rPr>
          <w:rtl w:val="0"/>
        </w:rPr>
      </w:r>
    </w:p>
    <w:p w:rsidR="00000000" w:rsidDel="00000000" w:rsidP="00000000" w:rsidRDefault="00000000" w:rsidRPr="00000000" w14:paraId="0000086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6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1. That the grantor has good right and full power to assign to the grantee the chattels purporting to be hereby assigned; and that they are free and clear from encumbrances other than those herein mentioned.</w:t>
      </w:r>
      <w:r w:rsidDel="00000000" w:rsidR="00000000" w:rsidRPr="00000000">
        <w:rPr>
          <w:rtl w:val="0"/>
        </w:rPr>
      </w:r>
    </w:p>
    <w:p w:rsidR="00000000" w:rsidDel="00000000" w:rsidP="00000000" w:rsidRDefault="00000000" w:rsidRPr="00000000" w14:paraId="0000086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6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That the grantor will, at his own cost, do and execute all such acts, deeds, matters and things for the better assigning the chattels hereby assigned, or intended so to be, as by the grantee may from time to time be reasonably required.</w:t>
      </w:r>
      <w:r w:rsidDel="00000000" w:rsidR="00000000" w:rsidRPr="00000000">
        <w:rPr>
          <w:rtl w:val="0"/>
        </w:rPr>
      </w:r>
    </w:p>
    <w:p w:rsidR="00000000" w:rsidDel="00000000" w:rsidP="00000000" w:rsidRDefault="00000000" w:rsidRPr="00000000" w14:paraId="0000086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6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THIRD SCHEDULE</w:t>
        <w:tab/>
        <w:t xml:space="preserve">(s. 42)</w:t>
      </w:r>
      <w:r w:rsidDel="00000000" w:rsidR="00000000" w:rsidRPr="00000000">
        <w:rPr>
          <w:rtl w:val="0"/>
        </w:rPr>
      </w:r>
    </w:p>
    <w:p w:rsidR="00000000" w:rsidDel="00000000" w:rsidP="00000000" w:rsidRDefault="00000000" w:rsidRPr="00000000" w14:paraId="0000086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COVENANTS, PROVISOS AND POWERS IMPLIED IN INSTRUMENT</w:t>
      </w:r>
      <w:r w:rsidDel="00000000" w:rsidR="00000000" w:rsidRPr="00000000">
        <w:rPr>
          <w:rtl w:val="0"/>
        </w:rPr>
      </w:r>
    </w:p>
    <w:p w:rsidR="00000000" w:rsidDel="00000000" w:rsidP="00000000" w:rsidRDefault="00000000" w:rsidRPr="00000000" w14:paraId="0000086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6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 That the grantor will pay to the grantee the principal money and interest hereby secured, after the rate and at the time herein mentioned, without any deduction whatever.</w:t>
      </w:r>
      <w:r w:rsidDel="00000000" w:rsidR="00000000" w:rsidRPr="00000000">
        <w:rPr>
          <w:rtl w:val="0"/>
        </w:rPr>
      </w:r>
    </w:p>
    <w:p w:rsidR="00000000" w:rsidDel="00000000" w:rsidP="00000000" w:rsidRDefault="00000000" w:rsidRPr="00000000" w14:paraId="0000087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7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That the grantor will also pay interest on any further advances that may be secured by this instrument, computed from the time of making them respectively, at the rate and on the dates mentioned for the payment of interest in this instrument.</w:t>
      </w:r>
      <w:r w:rsidDel="00000000" w:rsidR="00000000" w:rsidRPr="00000000">
        <w:rPr>
          <w:rtl w:val="0"/>
        </w:rPr>
      </w:r>
    </w:p>
    <w:p w:rsidR="00000000" w:rsidDel="00000000" w:rsidP="00000000" w:rsidRDefault="00000000" w:rsidRPr="00000000" w14:paraId="0000087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7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That the grantor will not, at any time while any moneys remain owing on his security, do or allow any act or deed whereby the chattels hereby assigned shall or may become prejudicially affected,</w:t>
      </w:r>
      <w:r w:rsidDel="00000000" w:rsidR="00000000" w:rsidRPr="00000000">
        <w:rPr>
          <w:rtl w:val="0"/>
        </w:rPr>
      </w:r>
    </w:p>
    <w:p w:rsidR="00000000" w:rsidDel="00000000" w:rsidP="00000000" w:rsidRDefault="00000000" w:rsidRPr="00000000" w14:paraId="0000087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and will at all times, while any moneys remain owing on this security, duly pay all rents from time to time coming due in respect of any lands or premises on which any of the chattels hereby assigned are for the time being situated.</w:t>
      </w:r>
      <w:r w:rsidDel="00000000" w:rsidR="00000000" w:rsidRPr="00000000">
        <w:rPr>
          <w:rtl w:val="0"/>
        </w:rPr>
      </w:r>
    </w:p>
    <w:p w:rsidR="00000000" w:rsidDel="00000000" w:rsidP="00000000" w:rsidRDefault="00000000" w:rsidRPr="00000000" w14:paraId="0000087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7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 That the grantor will at all times. while any moneys remain owing on this security, keep and maintain all and singular the chattels hereby assigned in the same good order and condition in which they are at the date hereof; and, if any of them are damaged or destroyed, or cease to exist, will repair the damage, or replace the chattels so destroyed or ceasing to exist with ether chattels of the same nature; and further will, if required so to do hy h c grantee, execute any instrument that may be necessary to give to the grantee security over chattels replacing the chattels which have been destroyed or have ceased to exist.</w:t>
      </w:r>
      <w:r w:rsidDel="00000000" w:rsidR="00000000" w:rsidRPr="00000000">
        <w:rPr>
          <w:rtl w:val="0"/>
        </w:rPr>
      </w:r>
    </w:p>
    <w:p w:rsidR="00000000" w:rsidDel="00000000" w:rsidP="00000000" w:rsidRDefault="00000000" w:rsidRPr="00000000" w14:paraId="0000087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7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Provisos and Agreements implied in Instruments</w:t>
      </w:r>
      <w:r w:rsidDel="00000000" w:rsidR="00000000" w:rsidRPr="00000000">
        <w:rPr>
          <w:rtl w:val="0"/>
        </w:rPr>
      </w:r>
    </w:p>
    <w:p w:rsidR="00000000" w:rsidDel="00000000" w:rsidP="00000000" w:rsidRDefault="00000000" w:rsidRPr="00000000" w14:paraId="0000087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7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5. Provided always, and it is hereby declared and agreed, that until the grantor makes default in the payment of any of the moneys hereby secured. or in the observance or performance of any covenant, condition or agreement herein expressed or implied, and on his part to be observed and performed, or until the grantor becomes bankrupt, or until execution is levied against the goods of the grantor and execution is not stayed or satisfied within ten days, the grantor may retain possession and use of the chattels hereby assigned.</w:t>
      </w:r>
      <w:r w:rsidDel="00000000" w:rsidR="00000000" w:rsidRPr="00000000">
        <w:rPr>
          <w:rtl w:val="0"/>
        </w:rPr>
      </w:r>
    </w:p>
    <w:p w:rsidR="00000000" w:rsidDel="00000000" w:rsidP="00000000" w:rsidRDefault="00000000" w:rsidRPr="00000000" w14:paraId="0000087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7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6. Provided further that the giving by the grantor to the grantee of any bill of exchange or promissory note for the whole or any part of the money hereby secured shall not, until that bill or note is honoured or met, be considered as payment of or on account of the moneys secured by this instrument, or in any way affect or alter the rights or powers of the grantee by virtue of this instrument; and no promissory note or bill of exchange which before, at, or at any time after the execution of this instrument may be given by the grantor to the grantee for the whole or any portion of the moneys hereby secured, or the remedy thereon of the grantee or of the holder thereof, shall merge in the covenants herein expressed or implied.</w:t>
      </w:r>
      <w:r w:rsidDel="00000000" w:rsidR="00000000" w:rsidRPr="00000000">
        <w:rPr>
          <w:rtl w:val="0"/>
        </w:rPr>
      </w:r>
    </w:p>
    <w:p w:rsidR="00000000" w:rsidDel="00000000" w:rsidP="00000000" w:rsidRDefault="00000000" w:rsidRPr="00000000" w14:paraId="0000087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7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Powers Implied in Instruments</w:t>
      </w:r>
      <w:r w:rsidDel="00000000" w:rsidR="00000000" w:rsidRPr="00000000">
        <w:rPr>
          <w:rtl w:val="0"/>
        </w:rPr>
      </w:r>
    </w:p>
    <w:p w:rsidR="00000000" w:rsidDel="00000000" w:rsidP="00000000" w:rsidRDefault="00000000" w:rsidRPr="00000000" w14:paraId="0000087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8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7. Provided always, and it is hereby declared and agreed, that if default is made by the grantor in payment of any of the principal or interest moneys hereby covenanted to be paid on the day on.,/ which they ought to be paid according to the terms hereof, or in the observance or performance of any of the covenants, conditions or agreements herein expressed or implied, and on the grantor's part to be observed and performed, or if the grantor becomes bankrupt. or if at any time execution is levied against the goods of the grantor that execution is not stayed or satisfied within ten days, then and in that case the grantee, either personally or by his agent or servants may immediately thereupon or at any time thereafter, without any further consent by the grantor, and without giving to the grantor any notice, or waiting any time, and notwithstanding any subsequent acceptance of any payment of any money due on this security, enter upon any lands or premises whereon the chattels for the time being subject to this security may be, and take possession thereof, and sell or dispose of them or any part thereof by private sale or public auction. separately or together, in such lots and generally in such manner in every respect as the grantee deems expedient, with power to allow time for payment of purchase-money, or to buy in the chattels or any part thereof at the auction, and to rescind or vary the terms of any contract or sale. and to resell without being answer able for any loss or expense occasioned thereby, and to execute all such assurances and do all such things for giving effect to any such sale as may be necessary or proper; and the receipt of the grantee or his agent shall be a sufficient discharge to any purchaser at the sale for any of the purchase-money; and upon any sale purporting to be made in exercise of the powers herein expressed or implied no purchaser shall be bound to inquire as to the propriety or regularity of any such sale, or be affected by notice express or constructive that any such sale is improper or irregular.</w:t>
      </w:r>
      <w:r w:rsidDel="00000000" w:rsidR="00000000" w:rsidRPr="00000000">
        <w:rPr>
          <w:rtl w:val="0"/>
        </w:rPr>
      </w:r>
    </w:p>
    <w:p w:rsidR="00000000" w:rsidDel="00000000" w:rsidP="00000000" w:rsidRDefault="00000000" w:rsidRPr="00000000" w14:paraId="0000088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8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And it is hereby declared and agreed that the grantee shall stand possessed of the proceeds of any such sale upon trust, after paying thereout the costs, charges and expenses of and incidental to taking possession, sale, and the preparation and registration of this instrument, to apply them in reduction of the moneys then owing on the security of this instrument, including all moneys herein covenanted to be paid, notwithstanding that they may not then have become due, or that any promissory notes or bills of exchange may then be current for them, and to pay the balance to the grantor.</w:t>
      </w:r>
      <w:r w:rsidDel="00000000" w:rsidR="00000000" w:rsidRPr="00000000">
        <w:rPr>
          <w:rtl w:val="0"/>
        </w:rPr>
      </w:r>
    </w:p>
    <w:p w:rsidR="00000000" w:rsidDel="00000000" w:rsidP="00000000" w:rsidRDefault="00000000" w:rsidRPr="00000000" w14:paraId="0000088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8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Powers, Covenants and Provisions to be Implied in Instruments over Stock</w:t>
      </w:r>
      <w:r w:rsidDel="00000000" w:rsidR="00000000" w:rsidRPr="00000000">
        <w:rPr>
          <w:rtl w:val="0"/>
        </w:rPr>
      </w:r>
    </w:p>
    <w:p w:rsidR="00000000" w:rsidDel="00000000" w:rsidP="00000000" w:rsidRDefault="00000000" w:rsidRPr="00000000" w14:paraId="0000088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8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8. That during the continuance of this security, the grantee, his agents or servants, may from time to time, and at reasonable times for that purpose, enter into and upon the said lands or premises, or any other lands or premises whereon the stock for the time being subject to this security are depasturing, for the purpose of viewing their state and condition; and that the grantor will, upon receiving seven days' previous notice in writing delivered to him personally or addressed to him through the ordinary course of post or otherwise at his last-known place of abode in Kenya, give and afford to the grantee, his agents or servants, all reasonable assistance to enable the grantee, his agents or servants to view them accordingly.</w:t>
      </w:r>
      <w:r w:rsidDel="00000000" w:rsidR="00000000" w:rsidRPr="00000000">
        <w:rPr>
          <w:rtl w:val="0"/>
        </w:rPr>
      </w:r>
    </w:p>
    <w:p w:rsidR="00000000" w:rsidDel="00000000" w:rsidP="00000000" w:rsidRDefault="00000000" w:rsidRPr="00000000" w14:paraId="0000088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8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9. That there are now depasturing upon the said lands and premises all the stock herein respectively mentioned as depasturing thereon. And that the grantor will not, during the continuance of this security, without first obtaining the grantee's consent in writing, further encumber the stock for the time being subject to this security, or change the general quality, character or description thereof or remove them or any part thereof from the said lands or premises, or sell them or any part thereof except in the ordinary course of business, but no sale shall be made so as '.o reduce the number of the stock stated in this security.</w:t>
      </w:r>
      <w:r w:rsidDel="00000000" w:rsidR="00000000" w:rsidRPr="00000000">
        <w:rPr>
          <w:rtl w:val="0"/>
        </w:rPr>
      </w:r>
    </w:p>
    <w:p w:rsidR="00000000" w:rsidDel="00000000" w:rsidP="00000000" w:rsidRDefault="00000000" w:rsidRPr="00000000" w14:paraId="0000088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8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And that the grantor will, during the continuance of this security, at the usual and convenient season for so doing, well and properly brand, earmark and mark with the brand, earmark and mark herein specified, all stock for the time being subject to this security, so that all such stock shall bear and continue to bear the brands, earmarks and marks herein specified.</w:t>
      </w:r>
      <w:r w:rsidDel="00000000" w:rsidR="00000000" w:rsidRPr="00000000">
        <w:rPr>
          <w:rtl w:val="0"/>
        </w:rPr>
      </w:r>
    </w:p>
    <w:p w:rsidR="00000000" w:rsidDel="00000000" w:rsidP="00000000" w:rsidRDefault="00000000" w:rsidRPr="00000000" w14:paraId="0000088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8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And will not, without the leave in writing of the grantee, brand, earmark or mark, or permit to be branded, earmarked or marked any stock for the time being subject to this security with any brands, earmarks or marks, other than the brands, earmarks or marks herein specified.</w:t>
      </w:r>
      <w:r w:rsidDel="00000000" w:rsidR="00000000" w:rsidRPr="00000000">
        <w:rPr>
          <w:rtl w:val="0"/>
        </w:rPr>
      </w:r>
    </w:p>
    <w:p w:rsidR="00000000" w:rsidDel="00000000" w:rsidP="00000000" w:rsidRDefault="00000000" w:rsidRPr="00000000" w14:paraId="0000088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8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And will at all times during the continuance of this security take, use and adopt all due and proper means for keeping and maintaining all stock now depasturing or that may during the continuance of this security be brought upon the said lands or premises or any part thereof, free from disease, and in clean and healthy condition: And will at all times during the continuance of this security pay and defray all expenses in and about the good and proper conduct and management of the said lands, stock and premises, and employ and maintain on the said lands or premises efficient and proper assistance to assist in that conduct and management: And will every year, on demand by the grantee, render and deliver to him a return or account in writing setting forth the number, ages and sexes of the stock for the time being subject to this security and the places where they are depasturing or kept.</w:t>
      </w:r>
      <w:r w:rsidDel="00000000" w:rsidR="00000000" w:rsidRPr="00000000">
        <w:rPr>
          <w:rtl w:val="0"/>
        </w:rPr>
      </w:r>
    </w:p>
    <w:p w:rsidR="00000000" w:rsidDel="00000000" w:rsidP="00000000" w:rsidRDefault="00000000" w:rsidRPr="00000000" w14:paraId="0000088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9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10. That all stock belonging to the grantor, branded, earmarked or marked as aforesaid, or covenanted so to be, of which possession has been taken, under the power in that behalf herein contained, shall be subject to the same powers, provisions, declarations and agreements as are herein expressed or implied of and concerning the stock and increase of stock herein expressed to be assigned, and may be dealt with in the same manner in all respects as if the stock of which possession is taken as aforesaid had formed part of the stock hereby assigned: And that the grantor will, at his own cost and charges, do and execute all such deeds, matters and things as may be necessary, or as the grantee may think proper, for the further, better and more perfectly assigning and assuring to the grantee the stock, and increase of stock, and all and singular other the premises hereby assigned or intended so to be, or the stock for the time being on the said lands or premises, and any stock, branded, earmarked or marked as aforesaid, or covenanted so to be, of which possession has been taken as aforesaid, so that they may be held by the grantee upon and for the same ends, intents and purposes, and with, under, and subject to the same powers, provisos, agreements and declarations as are herein expressed or implied of and concerning the stock and premises herein expressed to be assigned: And will from time to time, and at all times during the continuance of this security, pay all and singular the fees and other outgoings and payments, and perform and observe all rules and regulations, and conditions which by the owner for the time being of the said stock or premises respectively now are or shall become at any time hereafter due, payable, observable or performable respectively: And that in case the grantor fails or neglects to pay the fees and other outgoings and payments as aforesaid, or any of them, or any part thereof, the grantee may make the payments respectively: And that the grantor will from time to time and at all times hereafter, on demand, pay or cause to be paid to the grantee all sums of money paid or advanced by the grantee in or towards payment as aforesaid, with interest at the rate of eight pounds per centum per annum from the time or respective times when the sums were advanced or paid: And that in the meantime, and until those sums of money have been repaid with interest as aforesaid, the stock for the time being subject to this security shall stand charged and chargeable with the payment of those sums as if they had been principal moneys secured by this instrument. That in case the grantee exercises any power of entry or taking possession vested in him. hereunder, then he, or any person or persons appointed by him for the purpose, may continue in possession of the said stock and of the lands or premises whereon the same are depasturing or kept until the sale thereof, and manage, conduct and carry on the said lands and stock, and employ servants and assistants, and provide all necessary stores in that behalf in all respects as the grantor could do if that power had not been exercised; and the grantee for any such purpose shall be entitled without any interference by the grantor to use all branding, earmarking, marking and other implements and plant on or used in connexion with the said lands or premises; and, further, that the costs, charges, and expenses of so doing, from the time of entry and taking possession until the sale and delivery of the said stock and premises to any purchaser thereof, shall, together with interest thereon at the rate aforesaid, until payment, be a charge upon the stock for the time being subject to this security.</w:t>
      </w:r>
      <w:r w:rsidDel="00000000" w:rsidR="00000000" w:rsidRPr="00000000">
        <w:rPr>
          <w:rtl w:val="0"/>
        </w:rPr>
      </w:r>
    </w:p>
    <w:p w:rsidR="00000000" w:rsidDel="00000000" w:rsidP="00000000" w:rsidRDefault="00000000" w:rsidRPr="00000000" w14:paraId="0000089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9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Power to be implied in Instruments over Crops</w:t>
      </w:r>
      <w:r w:rsidDel="00000000" w:rsidR="00000000" w:rsidRPr="00000000">
        <w:rPr>
          <w:rtl w:val="0"/>
        </w:rPr>
      </w:r>
    </w:p>
    <w:p w:rsidR="00000000" w:rsidDel="00000000" w:rsidP="00000000" w:rsidRDefault="00000000" w:rsidRPr="00000000" w14:paraId="0000089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9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11. If the grantor does not pay to the grantee the moneys hereby secured, with interest and commission thereon as herein mentioned, at the time herein mentioned for payment the crops hereby</w:t>
      </w:r>
      <w:r w:rsidDel="00000000" w:rsidR="00000000" w:rsidRPr="00000000">
        <w:rPr>
          <w:rtl w:val="0"/>
        </w:rPr>
      </w:r>
    </w:p>
    <w:p w:rsidR="00000000" w:rsidDel="00000000" w:rsidP="00000000" w:rsidRDefault="00000000" w:rsidRPr="00000000" w14:paraId="0000089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assigned shall be gathered, carried away, and made marketable either by the grantor or by the grantee at the option of the grantee, but in either case the expense of the grantor, and shall (if gathered by the grantor) be delivered by the grantor to the grantee or his order at the place of delivery herein mentioned (or, if no such place is mentioned in the instrument, at such place as the grantee directs); and the grantee may either sell them in Kenya, in one or more lots, by public auction or private contract, or partly in the one way and partly in the other, and upon such terms and conditions as to credit and otherwise as he thinks fit, or may cause them to be shipped or exported to any place or places out of Kenya, to be sold by his agents in the manner and on the terms aforesaid, without being responsible for any loss or deficiency occasioned either by the shipment of the crops or by any sale or sales thereof, whether in Kenya or elsewhere, or by the act, neglect or default of any agent. broker or other person; and may from the proceeds pay himself the moneys hereby secured, and any rent payable to any landlord, and any moneys payable to any mortgagee or other person that he may be compelled to pay in order to protect his security over the crops, and all costs, mercantile and other charges and expenses incurred in and about the harvesting. sale, shipment and carrying away of the crops, and the storage and freight thereof, or on any other account connected with the realization thereof. and shall pay over the balance, if any, to the grantor.</w:t>
      </w:r>
      <w:r w:rsidDel="00000000" w:rsidR="00000000" w:rsidRPr="00000000">
        <w:rPr>
          <w:rtl w:val="0"/>
        </w:rPr>
      </w:r>
    </w:p>
    <w:p w:rsidR="00000000" w:rsidDel="00000000" w:rsidP="00000000" w:rsidRDefault="00000000" w:rsidRPr="00000000" w14:paraId="0000089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9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Power to be Implied in Instrument over Wool</w:t>
      </w:r>
      <w:r w:rsidDel="00000000" w:rsidR="00000000" w:rsidRPr="00000000">
        <w:rPr>
          <w:rtl w:val="0"/>
        </w:rPr>
      </w:r>
    </w:p>
    <w:p w:rsidR="00000000" w:rsidDel="00000000" w:rsidP="00000000" w:rsidRDefault="00000000" w:rsidRPr="00000000" w14:paraId="0000089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9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12. If the grantor does not pay to the grantee the moneys hereby secured, with interest and commission thereon as herein mentioned, at the time herein mentioned for payment of the same, the flock of sheep mentioned in this instrument, and the increase thereof, and all other sheep which if this instrument were an instrument by way of security over sheep would be included therein, shall be shorn either by the grantor; or by the grantee, at the option of the grantee'-but in either case at the expense of the grantor, at the usual and proper season for so doing; and the wool of such sheep shall with all convenient speed be properly sorted and packed in good bates, marked wan the proper brand of such wool, and shall be delivered by the grantor to the grantee or his order at the place of delivery herein mentioned (or, if no such place is mentioned in the instrument, at such place as the grantee directs; and the grantee may either sell it in Kenya, in one or more lots, by public auction or private contract, or partly in the one way and partly in the other, an upon such terms and conditions as to credit and otherwise as he thinks fit, or may cause it to be shipped or exported to any place or places out of Kenya, to be sold by his agents in the manner and on the terms aforesaid, without being responsible for any loss o r deficiency occasioned either by the shipment of the wool or by any sale or sales thereof, whether in Kenya or elsewhere, or by the act, neglect or default of any agent, broker or other person; and may from the proceeds pay himself the moneys hereby secured, and any rent payable to any landlord, and any moneys payable to any mortgagee or other person that he may be compelled to pay in order to protect his security over the wool, and all costs, mercantile and other charges and expenses incurred an and about the shearing of the sheep, and the packing, carrying away, sale and shipment of the said wool, or on any other account connected with the realization thereof, and shall pay over the balance, if any, to the grantor.</w:t>
      </w:r>
      <w:r w:rsidDel="00000000" w:rsidR="00000000" w:rsidRPr="00000000">
        <w:rPr>
          <w:rtl w:val="0"/>
        </w:rPr>
      </w:r>
    </w:p>
    <w:p w:rsidR="00000000" w:rsidDel="00000000" w:rsidP="00000000" w:rsidRDefault="00000000" w:rsidRPr="00000000" w14:paraId="0000089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9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9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9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9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w:t>
        <w:tab/>
        <w:t xml:space="preserve">duties of the Official Receiver after a receiving order has been made.</w:t>
      </w:r>
      <w:r w:rsidDel="00000000" w:rsidR="00000000" w:rsidRPr="00000000">
        <w:rPr>
          <w:rtl w:val="0"/>
        </w:rPr>
      </w:r>
    </w:p>
    <w:p w:rsidR="00000000" w:rsidDel="00000000" w:rsidP="00000000" w:rsidRDefault="00000000" w:rsidRPr="00000000" w14:paraId="0000089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A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 Duties and Powers</w:t>
      </w:r>
      <w:r w:rsidDel="00000000" w:rsidR="00000000" w:rsidRPr="00000000">
        <w:rPr>
          <w:rtl w:val="0"/>
        </w:rPr>
      </w:r>
    </w:p>
    <w:p w:rsidR="00000000" w:rsidDel="00000000" w:rsidP="00000000" w:rsidRDefault="00000000" w:rsidRPr="00000000" w14:paraId="000008A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A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Sections 77 et seq.</w:t>
      </w:r>
      <w:r w:rsidDel="00000000" w:rsidR="00000000" w:rsidRPr="00000000">
        <w:rPr>
          <w:rtl w:val="0"/>
        </w:rPr>
      </w:r>
    </w:p>
    <w:p w:rsidR="00000000" w:rsidDel="00000000" w:rsidP="00000000" w:rsidRDefault="00000000" w:rsidRPr="00000000" w14:paraId="000008A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A4">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Debtor's conduct</w:t>
      </w:r>
      <w:r w:rsidDel="00000000" w:rsidR="00000000" w:rsidRPr="00000000">
        <w:rPr>
          <w:rtl w:val="0"/>
        </w:rPr>
      </w:r>
    </w:p>
    <w:p w:rsidR="00000000" w:rsidDel="00000000" w:rsidP="00000000" w:rsidRDefault="00000000" w:rsidRPr="00000000" w14:paraId="000008A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A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duties of the official receiver relate both to the debtor's conduct and to the administration of his estate. It is his duty to investigate the debtor's conduct and report to the court whether there is reason to believe that he has committed any act which constitutes an offence under the Bankruptcy Act, or which would justify the court in refusing, suspending or qualifying an order for his discharge; to make such other reports about his conduct as the department directs, to take such part in his public examination as the department directs' and to take such part and give Such assistance in relation to the prosecution of any fraudulent debtor as the department directs.</w:t>
      </w:r>
      <w:r w:rsidDel="00000000" w:rsidR="00000000" w:rsidRPr="00000000">
        <w:rPr>
          <w:rtl w:val="0"/>
        </w:rPr>
      </w:r>
    </w:p>
    <w:p w:rsidR="00000000" w:rsidDel="00000000" w:rsidP="00000000" w:rsidRDefault="00000000" w:rsidRPr="00000000" w14:paraId="000008A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A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Debtor's estate</w:t>
      </w:r>
      <w:r w:rsidDel="00000000" w:rsidR="00000000" w:rsidRPr="00000000">
        <w:rPr>
          <w:rtl w:val="0"/>
        </w:rPr>
      </w:r>
    </w:p>
    <w:p w:rsidR="00000000" w:rsidDel="00000000" w:rsidP="00000000" w:rsidRDefault="00000000" w:rsidRPr="00000000" w14:paraId="000008A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A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Pending the appointment of a trustee, it is the official receiver's duty to act as interim receiver of the debtor's estate, and as manager if no special manager is appointed; and, where such manager is appointed, to authorise him, when necessary in the creditors' interests, to raise money or make advances for the purposes of the estate; to summon and preside at the first meeting of creditors4 , and to issue proxies for use at meetings; to report to the creditors any proposal made by the debtor for liquidating his affairs; to advertise the receiving order, the dates of the first meeting and of the public examination, and such other matters as may be necessary; and to act as trustee where the office of trustee is vacant.</w:t>
      </w:r>
      <w:r w:rsidDel="00000000" w:rsidR="00000000" w:rsidRPr="00000000">
        <w:rPr>
          <w:rtl w:val="0"/>
        </w:rPr>
      </w:r>
    </w:p>
    <w:p w:rsidR="00000000" w:rsidDel="00000000" w:rsidP="00000000" w:rsidRDefault="00000000" w:rsidRPr="00000000" w14:paraId="000008A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A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interim receiver or manager, the official receiver appointed has the same powers as a receiver or manager appointed by the High Court; but as far as practicable he should consult the wishes of the creditors as to the management of the estate, calling meetings, if advisable, of persons claiming to be creditors. He should not, however, without permission from the Court, incur expense beyond what is necessary for the protection of the estate or for the disposal of perishable goods, or for the employment of some person or persons to assist in the preparation of the statement of affairs where the debtor is unable to prepare one properly.</w:t>
      </w:r>
      <w:r w:rsidDel="00000000" w:rsidR="00000000" w:rsidRPr="00000000">
        <w:rPr>
          <w:rtl w:val="0"/>
        </w:rPr>
      </w:r>
    </w:p>
    <w:p w:rsidR="00000000" w:rsidDel="00000000" w:rsidP="00000000" w:rsidRDefault="00000000" w:rsidRPr="00000000" w14:paraId="000008A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A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Oaths</w:t>
      </w:r>
      <w:r w:rsidDel="00000000" w:rsidR="00000000" w:rsidRPr="00000000">
        <w:rPr>
          <w:rtl w:val="0"/>
        </w:rPr>
      </w:r>
    </w:p>
    <w:p w:rsidR="00000000" w:rsidDel="00000000" w:rsidP="00000000" w:rsidRDefault="00000000" w:rsidRPr="00000000" w14:paraId="000008A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B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the purpose of affidavits verifying proofs, petitions or other proceedings under the Bankruptcy Act, an official receiver may administer oaths</w:t>
      </w:r>
      <w:r w:rsidDel="00000000" w:rsidR="00000000" w:rsidRPr="00000000">
        <w:rPr>
          <w:rtl w:val="0"/>
        </w:rPr>
      </w:r>
    </w:p>
    <w:p w:rsidR="00000000" w:rsidDel="00000000" w:rsidP="00000000" w:rsidRDefault="00000000" w:rsidRPr="00000000" w14:paraId="000008B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B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Assistance from trustee</w:t>
      </w:r>
      <w:r w:rsidDel="00000000" w:rsidR="00000000" w:rsidRPr="00000000">
        <w:rPr>
          <w:rtl w:val="0"/>
        </w:rPr>
      </w:r>
    </w:p>
    <w:p w:rsidR="00000000" w:rsidDel="00000000" w:rsidP="00000000" w:rsidRDefault="00000000" w:rsidRPr="00000000" w14:paraId="000008B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B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trustee must give the official receiver such information about, access to and facilities for inspecting the bankrupt's books and documents, and generally such aid, as may be necessary for enabling the official receiver to perform his duties under the Bankruptcy Act.</w:t>
      </w:r>
      <w:r w:rsidDel="00000000" w:rsidR="00000000" w:rsidRPr="00000000">
        <w:rPr>
          <w:rtl w:val="0"/>
        </w:rPr>
      </w:r>
    </w:p>
    <w:p w:rsidR="00000000" w:rsidDel="00000000" w:rsidP="00000000" w:rsidRDefault="00000000" w:rsidRPr="00000000" w14:paraId="000008B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B6">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Personal liability</w:t>
      </w:r>
      <w:r w:rsidDel="00000000" w:rsidR="00000000" w:rsidRPr="00000000">
        <w:rPr>
          <w:rtl w:val="0"/>
        </w:rPr>
      </w:r>
    </w:p>
    <w:p w:rsidR="00000000" w:rsidDel="00000000" w:rsidP="00000000" w:rsidRDefault="00000000" w:rsidRPr="00000000" w14:paraId="000008B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B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official receiver or trustee has seized or disposed of any goods, chattels, property or other effects in the possession or on the premises of a debtor against whom a receiving order has been made, without notice of any claim by any person in respect of them, and it is thereafter made to appear that they were not, at the date of the receiving order, the debtor's property, the official receiver or trustee will not be personally liable for any loss or damage arising from the seizure or disposal sustained by any person claiming that property, nor for the costs of any proceedings taken to establish a claim to it, unless the court is of opinion that he has been guilty of negligence.</w:t>
      </w:r>
      <w:r w:rsidDel="00000000" w:rsidR="00000000" w:rsidRPr="00000000">
        <w:rPr>
          <w:rtl w:val="0"/>
        </w:rPr>
      </w:r>
    </w:p>
    <w:p w:rsidR="00000000" w:rsidDel="00000000" w:rsidP="00000000" w:rsidRDefault="00000000" w:rsidRPr="00000000" w14:paraId="000008B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B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Official receiver as trustee</w:t>
      </w:r>
      <w:r w:rsidDel="00000000" w:rsidR="00000000" w:rsidRPr="00000000">
        <w:rPr>
          <w:rtl w:val="0"/>
        </w:rPr>
      </w:r>
    </w:p>
    <w:p w:rsidR="00000000" w:rsidDel="00000000" w:rsidP="00000000" w:rsidRDefault="00000000" w:rsidRPr="00000000" w14:paraId="000008B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B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Immediately upon the adjudication order being made, the official receiver becomes trustee of the bankrupt's property, which thereupon vests in him, and remains so vested until a trustee is appointed and is certified by the court, when the official receiver ceases to be trustee and the property forthwith passes to and vests in the trustee.</w:t>
      </w:r>
      <w:r w:rsidDel="00000000" w:rsidR="00000000" w:rsidRPr="00000000">
        <w:rPr>
          <w:rtl w:val="0"/>
        </w:rPr>
      </w:r>
    </w:p>
    <w:p w:rsidR="00000000" w:rsidDel="00000000" w:rsidP="00000000" w:rsidRDefault="00000000" w:rsidRPr="00000000" w14:paraId="000008B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B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official receiver is trustee during any vacancy in the office of trustee, and so becomes trustee when the creditors' trustee is released and no new trustee is appointed. In small bankruptcies, and in the administration of the estates of deceased insolvents, the official receiver is statutory trustee, but the creditors may in each case appoint a trustee of their own. He is also trustee </w:t>
      </w:r>
      <w:r w:rsidDel="00000000" w:rsidR="00000000" w:rsidRPr="00000000">
        <w:rPr>
          <w:rFonts w:ascii="Georgia" w:cs="Georgia" w:eastAsia="Georgia" w:hAnsi="Georgia"/>
          <w:i w:val="1"/>
          <w:strike w:val="0"/>
          <w:vertAlign w:val="baseline"/>
          <w:rtl w:val="0"/>
        </w:rPr>
        <w:t xml:space="preserve">ex officio</w:t>
      </w:r>
      <w:r w:rsidDel="00000000" w:rsidR="00000000" w:rsidRPr="00000000">
        <w:rPr>
          <w:rFonts w:ascii="Georgia" w:cs="Georgia" w:eastAsia="Georgia" w:hAnsi="Georgia"/>
          <w:strike w:val="0"/>
          <w:vertAlign w:val="baseline"/>
          <w:rtl w:val="0"/>
        </w:rPr>
        <w:t xml:space="preserve"> in a criminal bankruptcy.</w:t>
      </w:r>
      <w:r w:rsidDel="00000000" w:rsidR="00000000" w:rsidRPr="00000000">
        <w:rPr>
          <w:rtl w:val="0"/>
        </w:rPr>
      </w:r>
    </w:p>
    <w:p w:rsidR="00000000" w:rsidDel="00000000" w:rsidP="00000000" w:rsidRDefault="00000000" w:rsidRPr="00000000" w14:paraId="000008B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C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official receiver may not be trustee save in cases mentioned in the Bankruptcy Act. All provisions referring to a trustee in bankruptcy include the official receiver.</w:t>
      </w:r>
      <w:r w:rsidDel="00000000" w:rsidR="00000000" w:rsidRPr="00000000">
        <w:rPr>
          <w:rtl w:val="0"/>
        </w:rPr>
      </w:r>
    </w:p>
    <w:p w:rsidR="00000000" w:rsidDel="00000000" w:rsidP="00000000" w:rsidRDefault="00000000" w:rsidRPr="00000000" w14:paraId="000008C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C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acting as trustee, unless the context otherwise requires or the Act otherwise provides. Thus the official receiver when trustee may sell the bankrupt's property before a creditors' trustee is appointed". He is not appointed trustee within the statutory provisions as to trustees, but becomes so automatically.</w:t>
      </w:r>
      <w:r w:rsidDel="00000000" w:rsidR="00000000" w:rsidRPr="00000000">
        <w:rPr>
          <w:rtl w:val="0"/>
        </w:rPr>
      </w:r>
    </w:p>
    <w:p w:rsidR="00000000" w:rsidDel="00000000" w:rsidP="00000000" w:rsidRDefault="00000000" w:rsidRPr="00000000" w14:paraId="000008C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C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representation of the estate is continuous, so that leave will be given to serve a trustee, when appointed, with a notice of motion already served on the official receiver as trustee.</w:t>
      </w:r>
      <w:r w:rsidDel="00000000" w:rsidR="00000000" w:rsidRPr="00000000">
        <w:rPr>
          <w:rtl w:val="0"/>
        </w:rPr>
      </w:r>
    </w:p>
    <w:p w:rsidR="00000000" w:rsidDel="00000000" w:rsidP="00000000" w:rsidRDefault="00000000" w:rsidRPr="00000000" w14:paraId="000008C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C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official receiver when trustee must obtain the permission of the committee of inspection, and, if there is no committee, of the court, to do certain acts in the same circumstances in which a creditors' trustee must obtain such permission.</w:t>
      </w:r>
      <w:r w:rsidDel="00000000" w:rsidR="00000000" w:rsidRPr="00000000">
        <w:rPr>
          <w:rtl w:val="0"/>
        </w:rPr>
      </w:r>
    </w:p>
    <w:p w:rsidR="00000000" w:rsidDel="00000000" w:rsidP="00000000" w:rsidRDefault="00000000" w:rsidRPr="00000000" w14:paraId="000008C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C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Miscellaneous powers</w:t>
      </w:r>
      <w:r w:rsidDel="00000000" w:rsidR="00000000" w:rsidRPr="00000000">
        <w:rPr>
          <w:rtl w:val="0"/>
        </w:rPr>
      </w:r>
    </w:p>
    <w:p w:rsidR="00000000" w:rsidDel="00000000" w:rsidP="00000000" w:rsidRDefault="00000000" w:rsidRPr="00000000" w14:paraId="000008C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C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official receiver may apply for letters of administration so as to reach property belonging to the estate, and in such a case he will not, except in special circumstances, be required to produce sureties.</w:t>
      </w:r>
      <w:r w:rsidDel="00000000" w:rsidR="00000000" w:rsidRPr="00000000">
        <w:rPr>
          <w:rtl w:val="0"/>
        </w:rPr>
      </w:r>
    </w:p>
    <w:p w:rsidR="00000000" w:rsidDel="00000000" w:rsidP="00000000" w:rsidRDefault="00000000" w:rsidRPr="00000000" w14:paraId="000008C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C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He may apply to strike the name of a solicitor who has been adjudged bankrupt off the roll for misconduct.</w:t>
      </w:r>
      <w:r w:rsidDel="00000000" w:rsidR="00000000" w:rsidRPr="00000000">
        <w:rPr>
          <w:rtl w:val="0"/>
        </w:rPr>
      </w:r>
    </w:p>
    <w:p w:rsidR="00000000" w:rsidDel="00000000" w:rsidP="00000000" w:rsidRDefault="00000000" w:rsidRPr="00000000" w14:paraId="000008C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C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there is no committee of inspection, he may exercise those functions of a committee which devolve on the court, as directed by the court.</w:t>
      </w:r>
      <w:r w:rsidDel="00000000" w:rsidR="00000000" w:rsidRPr="00000000">
        <w:rPr>
          <w:rtl w:val="0"/>
        </w:rPr>
      </w:r>
    </w:p>
    <w:p w:rsidR="00000000" w:rsidDel="00000000" w:rsidP="00000000" w:rsidRDefault="00000000" w:rsidRPr="00000000" w14:paraId="000008C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D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 his application, the court may order the debtor's letters, telegrams and other postal packets to be redirected to him for a period not exceeding three months.</w:t>
      </w:r>
      <w:r w:rsidDel="00000000" w:rsidR="00000000" w:rsidRPr="00000000">
        <w:rPr>
          <w:rtl w:val="0"/>
        </w:rPr>
      </w:r>
    </w:p>
    <w:p w:rsidR="00000000" w:rsidDel="00000000" w:rsidP="00000000" w:rsidRDefault="00000000" w:rsidRPr="00000000" w14:paraId="000008D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D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(iii) Books and Accounts</w:t>
      </w:r>
      <w:r w:rsidDel="00000000" w:rsidR="00000000" w:rsidRPr="00000000">
        <w:rPr>
          <w:rtl w:val="0"/>
        </w:rPr>
      </w:r>
    </w:p>
    <w:p w:rsidR="00000000" w:rsidDel="00000000" w:rsidP="00000000" w:rsidRDefault="00000000" w:rsidRPr="00000000" w14:paraId="000008D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D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Books kept by official receiver. Until a trustee is appointed, the official receiver must keep a record book and a cash book, and, on the requisition of any creditor, with the concurrence of one-sixth of the creditors including the creditor requiring the statement, must furnish a statement of accounts up to the date of the requisition. A list of the creditors showing the debt due to each creditor must also be furnished by the official receiver and posted to any creditor demanding it.</w:t>
      </w:r>
      <w:r w:rsidDel="00000000" w:rsidR="00000000" w:rsidRPr="00000000">
        <w:rPr>
          <w:rtl w:val="0"/>
        </w:rPr>
      </w:r>
    </w:p>
    <w:p w:rsidR="00000000" w:rsidDel="00000000" w:rsidP="00000000" w:rsidRDefault="00000000" w:rsidRPr="00000000" w14:paraId="000008D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D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chairman of a meeting, the official receiver must cause minutes to be kept, and must subsequently send to the registrar a copy, certified by him, of the resolutions.</w:t>
      </w:r>
      <w:r w:rsidDel="00000000" w:rsidR="00000000" w:rsidRPr="00000000">
        <w:rPr>
          <w:rtl w:val="0"/>
        </w:rPr>
      </w:r>
    </w:p>
    <w:p w:rsidR="00000000" w:rsidDel="00000000" w:rsidP="00000000" w:rsidRDefault="00000000" w:rsidRPr="00000000" w14:paraId="000008D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D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Official receiver's accounts</w:t>
      </w:r>
      <w:r w:rsidDel="00000000" w:rsidR="00000000" w:rsidRPr="00000000">
        <w:rPr>
          <w:rtl w:val="0"/>
        </w:rPr>
      </w:r>
    </w:p>
    <w:p w:rsidR="00000000" w:rsidDel="00000000" w:rsidP="00000000" w:rsidRDefault="00000000" w:rsidRPr="00000000" w14:paraId="000008D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D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composition or scheme is approved by the court, the official receiver must account to the debtor, or, as the case may be, to the trustee under the composition or scheme. Where the debtor is adjudged bankrupt, the official receiver must account to the trustee. If the debtor, or, as the case may be the trustee, is dissatisfied with the account, he may report the matter to the court, which may take such action as it deems expedient. On the department's refusal to interfere, the debtor or trustees may apply to the court for directionsb. The provisions of the Bankruptcy Rules as to trustees' accounts do not apply to the official receiver when acting as trustee, but he must account as the department directs.</w:t>
      </w:r>
      <w:r w:rsidDel="00000000" w:rsidR="00000000" w:rsidRPr="00000000">
        <w:rPr>
          <w:rtl w:val="0"/>
        </w:rPr>
      </w:r>
    </w:p>
    <w:p w:rsidR="00000000" w:rsidDel="00000000" w:rsidP="00000000" w:rsidRDefault="00000000" w:rsidRPr="00000000" w14:paraId="000008D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D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D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Debtor's accounts</w:t>
      </w:r>
      <w:r w:rsidDel="00000000" w:rsidR="00000000" w:rsidRPr="00000000">
        <w:rPr>
          <w:rtl w:val="0"/>
        </w:rPr>
      </w:r>
    </w:p>
    <w:p w:rsidR="00000000" w:rsidDel="00000000" w:rsidP="00000000" w:rsidRDefault="00000000" w:rsidRPr="00000000" w14:paraId="000008D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D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 the official receiver's request, the debtor most furnish him with trading and profit and loss accounts, and a cash and goods account for any specified period not exceeding two years immediately preceding the date of the receiving order, or for a longer period if the court so orders. if the debtor fails to comply with the request, the official receiver must report the failure to the court, and the court must take such action as it thinks just.</w:t>
      </w:r>
      <w:r w:rsidDel="00000000" w:rsidR="00000000" w:rsidRPr="00000000">
        <w:rPr>
          <w:rtl w:val="0"/>
        </w:rPr>
      </w:r>
    </w:p>
    <w:p w:rsidR="00000000" w:rsidDel="00000000" w:rsidP="00000000" w:rsidRDefault="00000000" w:rsidRPr="00000000" w14:paraId="000008E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E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 the application of the official receiver the court may direct that the debtor's books of account and other documents given up by him may be ;old, destroyed or otherwise disposed of.</w:t>
      </w:r>
      <w:r w:rsidDel="00000000" w:rsidR="00000000" w:rsidRPr="00000000">
        <w:rPr>
          <w:rtl w:val="0"/>
        </w:rPr>
      </w:r>
    </w:p>
    <w:p w:rsidR="00000000" w:rsidDel="00000000" w:rsidP="00000000" w:rsidRDefault="00000000" w:rsidRPr="00000000" w14:paraId="000008E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E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(iv) Applications to the Court</w:t>
      </w:r>
      <w:r w:rsidDel="00000000" w:rsidR="00000000" w:rsidRPr="00000000">
        <w:rPr>
          <w:rtl w:val="0"/>
        </w:rPr>
      </w:r>
    </w:p>
    <w:p w:rsidR="00000000" w:rsidDel="00000000" w:rsidP="00000000" w:rsidRDefault="00000000" w:rsidRPr="00000000" w14:paraId="000008E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E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Mode of application</w:t>
      </w:r>
      <w:r w:rsidDel="00000000" w:rsidR="00000000" w:rsidRPr="00000000">
        <w:rPr>
          <w:rtl w:val="0"/>
        </w:rPr>
      </w:r>
    </w:p>
    <w:p w:rsidR="00000000" w:rsidDel="00000000" w:rsidP="00000000" w:rsidRDefault="00000000" w:rsidRPr="00000000" w14:paraId="000008E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E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Applications by the official receiver to the court may be made by him personally, without notice or formality, but the court may in any case order the application to be renewed, and direct that such notice as it thinks fit shall be given to persons likely to be affected by the application. In cases where evidence must be given on an application by the official receiver for directions, or to adjudge a debtor a bankrupt, or for leave to disclaim a lease, or for an extension of time to apply to disclaim a lease, or for an order to prosecute or to commit a bankrupt, the official receiver's report, which need not be by affidavit, is received as prima facie evidence.</w:t>
      </w:r>
      <w:r w:rsidDel="00000000" w:rsidR="00000000" w:rsidRPr="00000000">
        <w:rPr>
          <w:rtl w:val="0"/>
        </w:rPr>
      </w:r>
    </w:p>
    <w:p w:rsidR="00000000" w:rsidDel="00000000" w:rsidP="00000000" w:rsidRDefault="00000000" w:rsidRPr="00000000" w14:paraId="000008E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E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E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 (a)</w:t>
        <w:tab/>
        <w:t xml:space="preserve">What is a material alteration of a bill of exchange and what are its effects upon the several principal parties to the bill?</w:t>
      </w:r>
      <w:r w:rsidDel="00000000" w:rsidR="00000000" w:rsidRPr="00000000">
        <w:rPr>
          <w:rtl w:val="0"/>
        </w:rPr>
      </w:r>
    </w:p>
    <w:p w:rsidR="00000000" w:rsidDel="00000000" w:rsidP="00000000" w:rsidRDefault="00000000" w:rsidRPr="00000000" w14:paraId="000008E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E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Alteration of instrument or of acceptance. Where an instrument, or if a bill the acceptance thereon, is materially altered without the assent of all the parties liable on it, the instrument is avoided as regards all the parties except any one who has himself made, authorised, or assented to the alteration, and those who have become parties to the instrument subsequent to the material alteration. But where the alteration, although material, is not apparent, a holder in due course in whose hands the instrument is may avail himself of the instrument as if it had not been altered, and may enforce payment of it according to its original tenor.</w:t>
      </w:r>
      <w:r w:rsidDel="00000000" w:rsidR="00000000" w:rsidRPr="00000000">
        <w:rPr>
          <w:rtl w:val="0"/>
        </w:rPr>
      </w:r>
    </w:p>
    <w:p w:rsidR="00000000" w:rsidDel="00000000" w:rsidP="00000000" w:rsidRDefault="00000000" w:rsidRPr="00000000" w14:paraId="000008E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E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question of the materiality of an alteration is a question of law. It does not matter whether the parties ever benefited or not by the alteration. The onus is on a person claiming on a bill manifestly altered to show that the alterations do not alter the liability of parties, either by Kenyan law, or, if the bill is governed by foreign law, by that law.</w:t>
      </w:r>
      <w:r w:rsidDel="00000000" w:rsidR="00000000" w:rsidRPr="00000000">
        <w:rPr>
          <w:rtl w:val="0"/>
        </w:rPr>
      </w:r>
    </w:p>
    <w:p w:rsidR="00000000" w:rsidDel="00000000" w:rsidP="00000000" w:rsidRDefault="00000000" w:rsidRPr="00000000" w14:paraId="000008E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F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Material alterations</w:t>
      </w:r>
      <w:r w:rsidDel="00000000" w:rsidR="00000000" w:rsidRPr="00000000">
        <w:rPr>
          <w:rtl w:val="0"/>
        </w:rPr>
      </w:r>
    </w:p>
    <w:p w:rsidR="00000000" w:rsidDel="00000000" w:rsidP="00000000" w:rsidRDefault="00000000" w:rsidRPr="00000000" w14:paraId="000008F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8F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following alterations are specifically declared to be material: any alteration of </w:t>
      </w:r>
      <w:r w:rsidDel="00000000" w:rsidR="00000000" w:rsidRPr="00000000">
        <w:rPr>
          <w:rtl w:val="0"/>
        </w:rPr>
      </w:r>
    </w:p>
    <w:p w:rsidR="00000000" w:rsidDel="00000000" w:rsidP="00000000" w:rsidRDefault="00000000" w:rsidRPr="00000000" w14:paraId="000008F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F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the date; </w:t>
      </w:r>
      <w:r w:rsidDel="00000000" w:rsidR="00000000" w:rsidRPr="00000000">
        <w:rPr>
          <w:rtl w:val="0"/>
        </w:rPr>
      </w:r>
    </w:p>
    <w:p w:rsidR="00000000" w:rsidDel="00000000" w:rsidP="00000000" w:rsidRDefault="00000000" w:rsidRPr="00000000" w14:paraId="000008F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F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the sum payable; </w:t>
      </w:r>
      <w:r w:rsidDel="00000000" w:rsidR="00000000" w:rsidRPr="00000000">
        <w:rPr>
          <w:rtl w:val="0"/>
        </w:rPr>
      </w:r>
    </w:p>
    <w:p w:rsidR="00000000" w:rsidDel="00000000" w:rsidP="00000000" w:rsidRDefault="00000000" w:rsidRPr="00000000" w14:paraId="000008F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F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the time of payment; </w:t>
      </w:r>
      <w:r w:rsidDel="00000000" w:rsidR="00000000" w:rsidRPr="00000000">
        <w:rPr>
          <w:rtl w:val="0"/>
        </w:rPr>
      </w:r>
    </w:p>
    <w:p w:rsidR="00000000" w:rsidDel="00000000" w:rsidP="00000000" w:rsidRDefault="00000000" w:rsidRPr="00000000" w14:paraId="000008F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F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 the place of payment, or the addition of a place of payment where none is mentioned by the acceptor, without the acceptor's assent".</w:t>
      </w:r>
      <w:r w:rsidDel="00000000" w:rsidR="00000000" w:rsidRPr="00000000">
        <w:rPr>
          <w:rtl w:val="0"/>
        </w:rPr>
      </w:r>
    </w:p>
    <w:p w:rsidR="00000000" w:rsidDel="00000000" w:rsidP="00000000" w:rsidRDefault="00000000" w:rsidRPr="00000000" w14:paraId="000008F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F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Other alterations which have been held to be material are the addition or alteration of a rate of interest, the insertion of a particular rate of exchange", the alteration of the description of the parties, the alteration of the place of drawing of a complete bill, which changes the bill from an inland to a foreign bill", the addition of the name of a new maker to a joint and several note, or the elimination of the name of an existing maker", and the conversion of a joint note into a joint and several note.</w:t>
      </w:r>
      <w:r w:rsidDel="00000000" w:rsidR="00000000" w:rsidRPr="00000000">
        <w:rPr>
          <w:rtl w:val="0"/>
        </w:rPr>
      </w:r>
    </w:p>
    <w:p w:rsidR="00000000" w:rsidDel="00000000" w:rsidP="00000000" w:rsidRDefault="00000000" w:rsidRPr="00000000" w14:paraId="000008F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8F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crossing of a cheque as authorised by the statute becomes a material part of the cheque, so that an obliteration of the crossing or an addition thereto, when not so authorised, is a material alteration of the cheque.</w:t>
      </w:r>
      <w:r w:rsidDel="00000000" w:rsidR="00000000" w:rsidRPr="00000000">
        <w:rPr>
          <w:rtl w:val="0"/>
        </w:rPr>
      </w:r>
    </w:p>
    <w:p w:rsidR="00000000" w:rsidDel="00000000" w:rsidP="00000000" w:rsidRDefault="00000000" w:rsidRPr="00000000" w14:paraId="000008F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0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Wilwich who was about to leave town drew a cheque in favour of "Nono" in his hurry. He had in fact meant to draw the cheque in Kimelia's name and knows no one by the name Nono. While Wilwich is away Mtapeli, by a forged endorsement, negotiates the cheque to O. Fuwa in return for farm produce duly delivered to Mtapeli. Soon thereafter Mtapeli's forgery is discovered before O. Fuwa is paid.</w:t>
      </w:r>
      <w:r w:rsidDel="00000000" w:rsidR="00000000" w:rsidRPr="00000000">
        <w:rPr>
          <w:rtl w:val="0"/>
        </w:rPr>
      </w:r>
    </w:p>
    <w:p w:rsidR="00000000" w:rsidDel="00000000" w:rsidP="00000000" w:rsidRDefault="00000000" w:rsidRPr="00000000" w14:paraId="0000090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0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O. Fuwa.</w:t>
      </w:r>
      <w:r w:rsidDel="00000000" w:rsidR="00000000" w:rsidRPr="00000000">
        <w:rPr>
          <w:rtl w:val="0"/>
        </w:rPr>
      </w:r>
    </w:p>
    <w:p w:rsidR="00000000" w:rsidDel="00000000" w:rsidP="00000000" w:rsidRDefault="00000000" w:rsidRPr="00000000" w14:paraId="0000090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0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FORGERY</w:t>
      </w:r>
      <w:r w:rsidDel="00000000" w:rsidR="00000000" w:rsidRPr="00000000">
        <w:rPr>
          <w:rtl w:val="0"/>
        </w:rPr>
      </w:r>
    </w:p>
    <w:p w:rsidR="00000000" w:rsidDel="00000000" w:rsidP="00000000" w:rsidRDefault="00000000" w:rsidRPr="00000000" w14:paraId="0000090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0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Forgery is the fraudulent making or alteration of a writing to the prejudice of another man's right. Forgery of an acceptance was a felony and for purposes of section 1 (3) (c) of the Forgery Act a crossing is a material part of a cheque. A material alteration of a bill, if made without authority, is a forgery. The splitting of a bank-note into two amounts to tile making of a false document within the section.</w:t>
      </w:r>
      <w:r w:rsidDel="00000000" w:rsidR="00000000" w:rsidRPr="00000000">
        <w:rPr>
          <w:rtl w:val="0"/>
        </w:rPr>
      </w:r>
    </w:p>
    <w:p w:rsidR="00000000" w:rsidDel="00000000" w:rsidP="00000000" w:rsidRDefault="00000000" w:rsidRPr="00000000" w14:paraId="0000090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0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 title whatever can be made through a forgery, since the Code provides that:</w:t>
      </w:r>
      <w:r w:rsidDel="00000000" w:rsidR="00000000" w:rsidRPr="00000000">
        <w:rPr>
          <w:rtl w:val="0"/>
        </w:rPr>
      </w:r>
    </w:p>
    <w:p w:rsidR="00000000" w:rsidDel="00000000" w:rsidP="00000000" w:rsidRDefault="00000000" w:rsidRPr="00000000" w14:paraId="0000090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0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Subject to the provisions of this Act '42 where a signature on a bill is forged or placed thereon without the authority of the person whose signature it purports to be, the forged or unauthorised signature is wholly inoperative, and no right to retain the bill or to give a discharge therefor or to enforce payment thereof against any party thereto can be acquired through or under that signature, unless the party against whom it is sought to retain or enforce payment of the bill is precluded from setting up the forgery or want of authority.</w:t>
      </w:r>
      <w:r w:rsidDel="00000000" w:rsidR="00000000" w:rsidRPr="00000000">
        <w:rPr>
          <w:rtl w:val="0"/>
        </w:rPr>
      </w:r>
    </w:p>
    <w:p w:rsidR="00000000" w:rsidDel="00000000" w:rsidP="00000000" w:rsidRDefault="00000000" w:rsidRPr="00000000" w14:paraId="0000090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0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Provided that nothing in this section shall affect the ratification of an unauthorised signature not amounting to a forgery."</w:t>
      </w:r>
      <w:r w:rsidDel="00000000" w:rsidR="00000000" w:rsidRPr="00000000">
        <w:rPr>
          <w:rtl w:val="0"/>
        </w:rPr>
      </w:r>
    </w:p>
    <w:p w:rsidR="00000000" w:rsidDel="00000000" w:rsidP="00000000" w:rsidRDefault="00000000" w:rsidRPr="00000000" w14:paraId="0000090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0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can he no holder of such a bill, even less a holder in due course. A bank paying cheques on which the drawer's signature has been forged does not obtain a discharge, for it pays without a mandate; and where cheques were paid on the genuine signature of a fraudulent executor and the forged signature of his co-executor, it was held that the bank was not discharged against both executors, though the defrauded executor could not recover. Nevertheless, it would seem that if the contract between the drawee bank and the parties to the account is joint, the inability of a fraudulent party to sue by reason of his fraud renders impossible the reinstatement of the balance depleted by the forged cheques. This decision seems a contradiction in terms for if, as found, the bank obtained no discharge, it must still be liable, but if it cannot be forced to repay then, in effect, at least, it has a discharge. The action in </w:t>
      </w:r>
      <w:r w:rsidDel="00000000" w:rsidR="00000000" w:rsidRPr="00000000">
        <w:rPr>
          <w:rFonts w:ascii="Georgia" w:cs="Georgia" w:eastAsia="Georgia" w:hAnsi="Georgia"/>
          <w:strike w:val="0"/>
          <w:u w:val="single"/>
          <w:vertAlign w:val="baseline"/>
          <w:rtl w:val="0"/>
        </w:rPr>
        <w:t xml:space="preserve">Brewer v Westminster Bank Ltd</w:t>
      </w:r>
      <w:r w:rsidDel="00000000" w:rsidR="00000000" w:rsidRPr="00000000">
        <w:rPr>
          <w:rFonts w:ascii="Georgia" w:cs="Georgia" w:eastAsia="Georgia" w:hAnsi="Georgia"/>
          <w:strike w:val="0"/>
          <w:vertAlign w:val="baseline"/>
          <w:rtl w:val="0"/>
        </w:rPr>
        <w:t xml:space="preserve">. was brought for a declaration that the account was wrongfully debited; if it had been brought for breach of contract with or duty owed to the plaintiff alone it should have succeeded. The mandate to the bank provided for drawings to be signed by both parties; in fact, they were not and thus the contract was broken. The plaintiff had a separate right to have the joint mandate observed. Harman J. in </w:t>
      </w:r>
      <w:r w:rsidDel="00000000" w:rsidR="00000000" w:rsidRPr="00000000">
        <w:rPr>
          <w:rFonts w:ascii="Georgia" w:cs="Georgia" w:eastAsia="Georgia" w:hAnsi="Georgia"/>
          <w:strike w:val="0"/>
          <w:u w:val="single"/>
          <w:vertAlign w:val="baseline"/>
          <w:rtl w:val="0"/>
        </w:rPr>
        <w:t xml:space="preserve">Welch v. Bank of England</w:t>
      </w:r>
      <w:r w:rsidDel="00000000" w:rsidR="00000000" w:rsidRPr="00000000">
        <w:rPr>
          <w:rFonts w:ascii="Georgia" w:cs="Georgia" w:eastAsia="Georgia" w:hAnsi="Georgia"/>
          <w:strike w:val="0"/>
          <w:vertAlign w:val="baseline"/>
          <w:rtl w:val="0"/>
        </w:rPr>
        <w:t xml:space="preserve"> said that the point taken in the Brewer case " was no defence in equity." Where the title to a bill or not is necessarily made through a forgery, even a bona fide holder for value has in general no right to sue upon it or even retain it and therefore, as a general rule, if the acceptor or maker pays one who derives his title through a forgery, will not be discharged.</w:t>
      </w:r>
      <w:r w:rsidDel="00000000" w:rsidR="00000000" w:rsidRPr="00000000">
        <w:rPr>
          <w:rtl w:val="0"/>
        </w:rPr>
      </w:r>
    </w:p>
    <w:p w:rsidR="00000000" w:rsidDel="00000000" w:rsidP="00000000" w:rsidRDefault="00000000" w:rsidRPr="00000000" w14:paraId="0000090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1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Estoppel in cases of forgery</w:t>
      </w:r>
      <w:r w:rsidDel="00000000" w:rsidR="00000000" w:rsidRPr="00000000">
        <w:rPr>
          <w:rtl w:val="0"/>
        </w:rPr>
      </w:r>
    </w:p>
    <w:p w:rsidR="00000000" w:rsidDel="00000000" w:rsidP="00000000" w:rsidRDefault="00000000" w:rsidRPr="00000000" w14:paraId="0000091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1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forgery is incapable of ratification but if the drawee has once admitted that the acceptance is in his own handwriting, and thereby given currency to the bill, he cannot afterwards exonerate himself by showing that it was forged. To raise an estoppel by silence after knowledge of tile forgery it must appear that there was a duty to disclose the fact of the forgery, that the silence was deliberate, amounting to a representation that the instrument was in order, and that, in consequence of such representation, the party seeking to set up the estoppel suffered detriment.  Thus, where a customer's signature to a cheque is forged, it is the duty of the customer, on discovering the forgery, to inform the bank, and if he deliberately abstains from doing so, with the result that the bank loses its remedy against the forger, the customer is estopped from relying on the forgery; and it is immaterial that the bank was guilty of negligence in not detecting the forgery. Hence, if a disclosure made with the utmost diligence would yet have been too late to prevent the prejudicial step an estoppel does not arise.</w:t>
      </w:r>
      <w:r w:rsidDel="00000000" w:rsidR="00000000" w:rsidRPr="00000000">
        <w:rPr>
          <w:rtl w:val="0"/>
        </w:rPr>
      </w:r>
    </w:p>
    <w:p w:rsidR="00000000" w:rsidDel="00000000" w:rsidP="00000000" w:rsidRDefault="00000000" w:rsidRPr="00000000" w14:paraId="0000091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1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Further, there is no duty to inform a person of a forged acceptance if his agent is already in possession of such information and chooses to withhold it, unless the conduct of the agent would create in the mind of a person of ordinary intelligence a suspicion or belief that the agent meant to betray his principal's interest. By paying one forged acceptance a man is not estopped from setting up that defence in the case of another similar bill.</w:t>
      </w:r>
      <w:r w:rsidDel="00000000" w:rsidR="00000000" w:rsidRPr="00000000">
        <w:rPr>
          <w:rtl w:val="0"/>
        </w:rPr>
      </w:r>
    </w:p>
    <w:p w:rsidR="00000000" w:rsidDel="00000000" w:rsidP="00000000" w:rsidRDefault="00000000" w:rsidRPr="00000000" w14:paraId="0000091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1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Complete or partial nullity</w:t>
      </w:r>
      <w:r w:rsidDel="00000000" w:rsidR="00000000" w:rsidRPr="00000000">
        <w:rPr>
          <w:rtl w:val="0"/>
        </w:rPr>
      </w:r>
    </w:p>
    <w:p w:rsidR="00000000" w:rsidDel="00000000" w:rsidP="00000000" w:rsidRDefault="00000000" w:rsidRPr="00000000" w14:paraId="0000091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1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view of the meaning of forgery as defined by the Forgery Act, it is clear from section 64 (1) of the Act that forgery does not necessarily corrupt absolutely. In </w:t>
      </w:r>
      <w:r w:rsidDel="00000000" w:rsidR="00000000" w:rsidRPr="00000000">
        <w:rPr>
          <w:rFonts w:ascii="Georgia" w:cs="Georgia" w:eastAsia="Georgia" w:hAnsi="Georgia"/>
          <w:strike w:val="0"/>
          <w:u w:val="single"/>
          <w:vertAlign w:val="baseline"/>
          <w:rtl w:val="0"/>
        </w:rPr>
        <w:t xml:space="preserve">Kwei v. British Traders and Shippers Ltd.</w:t>
      </w:r>
      <w:r w:rsidDel="00000000" w:rsidR="00000000" w:rsidRPr="00000000">
        <w:rPr>
          <w:rFonts w:ascii="Georgia" w:cs="Georgia" w:eastAsia="Georgia" w:hAnsi="Georgia"/>
          <w:strike w:val="0"/>
          <w:vertAlign w:val="baseline"/>
          <w:rtl w:val="0"/>
        </w:rPr>
        <w:t xml:space="preserve"> Devlin J. said: ". . . if the forgery corrupts the whole of the instrument or its heart, then the instrument is destroyed; but if it corrupts merely a limb, the instrument remains alive, though no doubt defective."</w:t>
      </w:r>
      <w:r w:rsidDel="00000000" w:rsidR="00000000" w:rsidRPr="00000000">
        <w:rPr>
          <w:rtl w:val="0"/>
        </w:rPr>
      </w:r>
    </w:p>
    <w:p w:rsidR="00000000" w:rsidDel="00000000" w:rsidP="00000000" w:rsidRDefault="00000000" w:rsidRPr="00000000" w14:paraId="0000091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1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1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 (a)</w:t>
        <w:tab/>
        <w:t xml:space="preserve">How may agency relationships arise between parties?</w:t>
      </w:r>
      <w:r w:rsidDel="00000000" w:rsidR="00000000" w:rsidRPr="00000000">
        <w:rPr>
          <w:rtl w:val="0"/>
        </w:rPr>
      </w:r>
    </w:p>
    <w:p w:rsidR="00000000" w:rsidDel="00000000" w:rsidP="00000000" w:rsidRDefault="00000000" w:rsidRPr="00000000" w14:paraId="0000091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1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Agency is the power, arising by:</w:t>
      </w:r>
      <w:r w:rsidDel="00000000" w:rsidR="00000000" w:rsidRPr="00000000">
        <w:rPr>
          <w:rtl w:val="0"/>
        </w:rPr>
      </w:r>
    </w:p>
    <w:p w:rsidR="00000000" w:rsidDel="00000000" w:rsidP="00000000" w:rsidRDefault="00000000" w:rsidRPr="00000000" w14:paraId="0000091E">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1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1. Express Agreement;</w:t>
      </w:r>
      <w:r w:rsidDel="00000000" w:rsidR="00000000" w:rsidRPr="00000000">
        <w:rPr>
          <w:rtl w:val="0"/>
        </w:rPr>
      </w:r>
    </w:p>
    <w:p w:rsidR="00000000" w:rsidDel="00000000" w:rsidP="00000000" w:rsidRDefault="00000000" w:rsidRPr="00000000" w14:paraId="0000092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21">
      <w:pPr>
        <w:pageBreakBefore w:val="0"/>
        <w:numPr>
          <w:ilvl w:val="0"/>
          <w:numId w:val="13"/>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agent may expressly be appointed.</w:t>
      </w:r>
      <w:r w:rsidDel="00000000" w:rsidR="00000000" w:rsidRPr="00000000">
        <w:rPr>
          <w:rtl w:val="0"/>
        </w:rPr>
      </w:r>
    </w:p>
    <w:p w:rsidR="00000000" w:rsidDel="00000000" w:rsidP="00000000" w:rsidRDefault="00000000" w:rsidRPr="00000000" w14:paraId="00000922">
      <w:pPr>
        <w:pageBreakBefore w:val="0"/>
        <w:numPr>
          <w:ilvl w:val="0"/>
          <w:numId w:val="13"/>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verbally or in writing.</w:t>
      </w:r>
      <w:r w:rsidDel="00000000" w:rsidR="00000000" w:rsidRPr="00000000">
        <w:rPr>
          <w:rtl w:val="0"/>
        </w:rPr>
      </w:r>
    </w:p>
    <w:p w:rsidR="00000000" w:rsidDel="00000000" w:rsidP="00000000" w:rsidRDefault="00000000" w:rsidRPr="00000000" w14:paraId="00000923">
      <w:pPr>
        <w:pageBreakBefore w:val="0"/>
        <w:numPr>
          <w:ilvl w:val="0"/>
          <w:numId w:val="13"/>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 particular form is necessary.</w:t>
      </w:r>
      <w:r w:rsidDel="00000000" w:rsidR="00000000" w:rsidRPr="00000000">
        <w:rPr>
          <w:rtl w:val="0"/>
        </w:rPr>
      </w:r>
    </w:p>
    <w:p w:rsidR="00000000" w:rsidDel="00000000" w:rsidP="00000000" w:rsidRDefault="00000000" w:rsidRPr="00000000" w14:paraId="00000924">
      <w:pPr>
        <w:pageBreakBefore w:val="0"/>
        <w:numPr>
          <w:ilvl w:val="0"/>
          <w:numId w:val="13"/>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verbal appointment suffices even where the contract which the agent is expected to make subsequently is itself in writing.</w:t>
      </w:r>
      <w:r w:rsidDel="00000000" w:rsidR="00000000" w:rsidRPr="00000000">
        <w:rPr>
          <w:rtl w:val="0"/>
        </w:rPr>
      </w:r>
    </w:p>
    <w:p w:rsidR="00000000" w:rsidDel="00000000" w:rsidP="00000000" w:rsidRDefault="00000000" w:rsidRPr="00000000" w14:paraId="00000925">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2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 Implication or Conduct;</w:t>
      </w:r>
      <w:r w:rsidDel="00000000" w:rsidR="00000000" w:rsidRPr="00000000">
        <w:rPr>
          <w:rtl w:val="0"/>
        </w:rPr>
      </w:r>
    </w:p>
    <w:p w:rsidR="00000000" w:rsidDel="00000000" w:rsidP="00000000" w:rsidRDefault="00000000" w:rsidRPr="00000000" w14:paraId="0000092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28">
      <w:pPr>
        <w:pageBreakBefore w:val="0"/>
        <w:numPr>
          <w:ilvl w:val="0"/>
          <w:numId w:val="14"/>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arises from the conduct or situation of the parties.</w:t>
      </w:r>
      <w:r w:rsidDel="00000000" w:rsidR="00000000" w:rsidRPr="00000000">
        <w:rPr>
          <w:rtl w:val="0"/>
        </w:rPr>
      </w:r>
    </w:p>
    <w:p w:rsidR="00000000" w:rsidDel="00000000" w:rsidP="00000000" w:rsidRDefault="00000000" w:rsidRPr="00000000" w14:paraId="00000929">
      <w:pPr>
        <w:pageBreakBefore w:val="0"/>
        <w:numPr>
          <w:ilvl w:val="0"/>
          <w:numId w:val="14"/>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person who holds out another by words or conduct as having authority to enter into contracts on his behalf will be bound by such contracts and will be estopped from denying the agency created by his conduct.</w:t>
      </w:r>
      <w:r w:rsidDel="00000000" w:rsidR="00000000" w:rsidRPr="00000000">
        <w:rPr>
          <w:rtl w:val="0"/>
        </w:rPr>
      </w:r>
    </w:p>
    <w:p w:rsidR="00000000" w:rsidDel="00000000" w:rsidP="00000000" w:rsidRDefault="00000000" w:rsidRPr="00000000" w14:paraId="0000092A">
      <w:pPr>
        <w:pageBreakBefore w:val="0"/>
        <w:numPr>
          <w:ilvl w:val="0"/>
          <w:numId w:val="14"/>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A usually pays for goods ordered by B, B becomes A’s agent and A will be bound to settle the debts incurred through B’s conduct or action in the same way as if he had expressly authorized the orders.</w:t>
      </w:r>
      <w:r w:rsidDel="00000000" w:rsidR="00000000" w:rsidRPr="00000000">
        <w:rPr>
          <w:rtl w:val="0"/>
        </w:rPr>
      </w:r>
    </w:p>
    <w:p w:rsidR="00000000" w:rsidDel="00000000" w:rsidP="00000000" w:rsidRDefault="00000000" w:rsidRPr="00000000" w14:paraId="0000092B">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2C">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See </w:t>
      </w:r>
      <w:r w:rsidDel="00000000" w:rsidR="00000000" w:rsidRPr="00000000">
        <w:rPr>
          <w:rFonts w:ascii="Georgia" w:cs="Georgia" w:eastAsia="Georgia" w:hAnsi="Georgia"/>
          <w:b w:val="1"/>
          <w:strike w:val="0"/>
          <w:u w:val="single"/>
          <w:vertAlign w:val="baseline"/>
          <w:rtl w:val="0"/>
        </w:rPr>
        <w:t xml:space="preserve">Summers v Solomon</w:t>
      </w:r>
      <w:r w:rsidDel="00000000" w:rsidR="00000000" w:rsidRPr="00000000">
        <w:rPr>
          <w:rFonts w:ascii="Georgia" w:cs="Georgia" w:eastAsia="Georgia" w:hAnsi="Georgia"/>
          <w:strike w:val="0"/>
          <w:vertAlign w:val="baseline"/>
          <w:rtl w:val="0"/>
        </w:rPr>
        <w:t xml:space="preserve"> (1857) and </w:t>
      </w:r>
      <w:r w:rsidDel="00000000" w:rsidR="00000000" w:rsidRPr="00000000">
        <w:rPr>
          <w:rFonts w:ascii="Georgia" w:cs="Georgia" w:eastAsia="Georgia" w:hAnsi="Georgia"/>
          <w:b w:val="1"/>
          <w:strike w:val="0"/>
          <w:u w:val="single"/>
          <w:vertAlign w:val="baseline"/>
          <w:rtl w:val="0"/>
        </w:rPr>
        <w:t xml:space="preserve">Ryan v Pilkington</w:t>
      </w:r>
      <w:r w:rsidDel="00000000" w:rsidR="00000000" w:rsidRPr="00000000">
        <w:rPr>
          <w:rFonts w:ascii="Georgia" w:cs="Georgia" w:eastAsia="Georgia" w:hAnsi="Georgia"/>
          <w:strike w:val="0"/>
          <w:vertAlign w:val="baseline"/>
          <w:rtl w:val="0"/>
        </w:rPr>
        <w:t xml:space="preserve"> (1959) 1 WLR 403.</w:t>
      </w:r>
      <w:r w:rsidDel="00000000" w:rsidR="00000000" w:rsidRPr="00000000">
        <w:rPr>
          <w:rtl w:val="0"/>
        </w:rPr>
      </w:r>
    </w:p>
    <w:p w:rsidR="00000000" w:rsidDel="00000000" w:rsidP="00000000" w:rsidRDefault="00000000" w:rsidRPr="00000000" w14:paraId="0000092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2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 Operation of Law</w:t>
      </w:r>
      <w:r w:rsidDel="00000000" w:rsidR="00000000" w:rsidRPr="00000000">
        <w:rPr>
          <w:rtl w:val="0"/>
        </w:rPr>
      </w:r>
    </w:p>
    <w:p w:rsidR="00000000" w:rsidDel="00000000" w:rsidP="00000000" w:rsidRDefault="00000000" w:rsidRPr="00000000" w14:paraId="0000092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30">
      <w:pPr>
        <w:pageBreakBefore w:val="0"/>
        <w:numPr>
          <w:ilvl w:val="0"/>
          <w:numId w:val="15"/>
        </w:numPr>
        <w:ind w:left="720" w:hanging="36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the law in certain situations presumes an agency relationship between parties who have not consented to enter into an agency relationship examples include:</w:t>
      </w:r>
      <w:r w:rsidDel="00000000" w:rsidR="00000000" w:rsidRPr="00000000">
        <w:rPr>
          <w:rtl w:val="0"/>
        </w:rPr>
      </w:r>
    </w:p>
    <w:p w:rsidR="00000000" w:rsidDel="00000000" w:rsidP="00000000" w:rsidRDefault="00000000" w:rsidRPr="00000000" w14:paraId="00000931">
      <w:pPr>
        <w:pageBreakBefore w:val="0"/>
        <w:ind w:left="3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32">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w:t>
        <w:tab/>
      </w:r>
      <w:r w:rsidDel="00000000" w:rsidR="00000000" w:rsidRPr="00000000">
        <w:rPr>
          <w:rFonts w:ascii="Georgia" w:cs="Georgia" w:eastAsia="Georgia" w:hAnsi="Georgia"/>
          <w:b w:val="1"/>
          <w:strike w:val="0"/>
          <w:vertAlign w:val="baseline"/>
          <w:rtl w:val="0"/>
        </w:rPr>
        <w:t xml:space="preserve">Necessity</w:t>
      </w:r>
      <w:r w:rsidDel="00000000" w:rsidR="00000000" w:rsidRPr="00000000">
        <w:rPr>
          <w:rtl w:val="0"/>
        </w:rPr>
      </w:r>
    </w:p>
    <w:p w:rsidR="00000000" w:rsidDel="00000000" w:rsidP="00000000" w:rsidRDefault="00000000" w:rsidRPr="00000000" w14:paraId="00000933">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34">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 person is entrusted with another’s property and it becomes necessary to preserve that property. Four conditions must be satisfied:</w:t>
      </w:r>
      <w:r w:rsidDel="00000000" w:rsidR="00000000" w:rsidRPr="00000000">
        <w:rPr>
          <w:rtl w:val="0"/>
        </w:rPr>
      </w:r>
    </w:p>
    <w:p w:rsidR="00000000" w:rsidDel="00000000" w:rsidP="00000000" w:rsidRDefault="00000000" w:rsidRPr="00000000" w14:paraId="00000935">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36">
      <w:pPr>
        <w:pageBreakBefore w:val="0"/>
        <w:numPr>
          <w:ilvl w:val="0"/>
          <w:numId w:val="16"/>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must be actual and definite commercial necessity e.g. perishable goods.</w:t>
      </w:r>
      <w:r w:rsidDel="00000000" w:rsidR="00000000" w:rsidRPr="00000000">
        <w:rPr>
          <w:rtl w:val="0"/>
        </w:rPr>
      </w:r>
    </w:p>
    <w:p w:rsidR="00000000" w:rsidDel="00000000" w:rsidP="00000000" w:rsidRDefault="00000000" w:rsidRPr="00000000" w14:paraId="00000937">
      <w:pPr>
        <w:pageBreakBefore w:val="0"/>
        <w:numPr>
          <w:ilvl w:val="0"/>
          <w:numId w:val="16"/>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must be impossible to obtain the principal’s instructions see </w:t>
      </w:r>
      <w:r w:rsidDel="00000000" w:rsidR="00000000" w:rsidRPr="00000000">
        <w:rPr>
          <w:rFonts w:ascii="Georgia" w:cs="Georgia" w:eastAsia="Georgia" w:hAnsi="Georgia"/>
          <w:b w:val="1"/>
          <w:strike w:val="0"/>
          <w:u w:val="single"/>
          <w:vertAlign w:val="baseline"/>
          <w:rtl w:val="0"/>
        </w:rPr>
        <w:t xml:space="preserve">Springer v Great Western Railway</w:t>
      </w:r>
      <w:r w:rsidDel="00000000" w:rsidR="00000000" w:rsidRPr="00000000">
        <w:rPr>
          <w:rFonts w:ascii="Georgia" w:cs="Georgia" w:eastAsia="Georgia" w:hAnsi="Georgia"/>
          <w:strike w:val="0"/>
          <w:vertAlign w:val="baseline"/>
          <w:rtl w:val="0"/>
        </w:rPr>
        <w:t xml:space="preserve"> (1921) 1 KB 257. </w:t>
      </w:r>
      <w:r w:rsidDel="00000000" w:rsidR="00000000" w:rsidRPr="00000000">
        <w:rPr>
          <w:rtl w:val="0"/>
        </w:rPr>
      </w:r>
    </w:p>
    <w:p w:rsidR="00000000" w:rsidDel="00000000" w:rsidP="00000000" w:rsidRDefault="00000000" w:rsidRPr="00000000" w14:paraId="00000938">
      <w:pPr>
        <w:pageBreakBefore w:val="0"/>
        <w:numPr>
          <w:ilvl w:val="0"/>
          <w:numId w:val="16"/>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Act must be done for the benefit of the owner</w:t>
      </w:r>
      <w:r w:rsidDel="00000000" w:rsidR="00000000" w:rsidRPr="00000000">
        <w:rPr>
          <w:rtl w:val="0"/>
        </w:rPr>
      </w:r>
    </w:p>
    <w:p w:rsidR="00000000" w:rsidDel="00000000" w:rsidP="00000000" w:rsidRDefault="00000000" w:rsidRPr="00000000" w14:paraId="00000939">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3A">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3B">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3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 Cohabitation</w:t>
      </w:r>
      <w:r w:rsidDel="00000000" w:rsidR="00000000" w:rsidRPr="00000000">
        <w:rPr>
          <w:rtl w:val="0"/>
        </w:rPr>
      </w:r>
    </w:p>
    <w:p w:rsidR="00000000" w:rsidDel="00000000" w:rsidP="00000000" w:rsidRDefault="00000000" w:rsidRPr="00000000" w14:paraId="0000093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3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a rebuttable presumption at common law that a wife living together with the husband has his authority to pledge his credit for necessaries subject to the following exceptions:</w:t>
      </w:r>
      <w:r w:rsidDel="00000000" w:rsidR="00000000" w:rsidRPr="00000000">
        <w:rPr>
          <w:rtl w:val="0"/>
        </w:rPr>
      </w:r>
    </w:p>
    <w:p w:rsidR="00000000" w:rsidDel="00000000" w:rsidP="00000000" w:rsidRDefault="00000000" w:rsidRPr="00000000" w14:paraId="0000093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40">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where the husband expressly forbade his wife to pledge his authority;</w:t>
      </w:r>
      <w:r w:rsidDel="00000000" w:rsidR="00000000" w:rsidRPr="00000000">
        <w:rPr>
          <w:rtl w:val="0"/>
        </w:rPr>
      </w:r>
    </w:p>
    <w:p w:rsidR="00000000" w:rsidDel="00000000" w:rsidP="00000000" w:rsidRDefault="00000000" w:rsidRPr="00000000" w14:paraId="0000094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where he expressly warned the supplier not to supply the wife any of the goods on credit;</w:t>
      </w:r>
      <w:r w:rsidDel="00000000" w:rsidR="00000000" w:rsidRPr="00000000">
        <w:rPr>
          <w:rtl w:val="0"/>
        </w:rPr>
      </w:r>
    </w:p>
    <w:p w:rsidR="00000000" w:rsidDel="00000000" w:rsidP="00000000" w:rsidRDefault="00000000" w:rsidRPr="00000000" w14:paraId="00000942">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where he proves that his wife is already supplied sufficiently with the goods of the kind in question;</w:t>
      </w:r>
      <w:r w:rsidDel="00000000" w:rsidR="00000000" w:rsidRPr="00000000">
        <w:rPr>
          <w:rtl w:val="0"/>
        </w:rPr>
      </w:r>
    </w:p>
    <w:p w:rsidR="00000000" w:rsidDel="00000000" w:rsidP="00000000" w:rsidRDefault="00000000" w:rsidRPr="00000000" w14:paraId="00000943">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if the orders for necessaries was excessive; and</w:t>
      </w:r>
      <w:r w:rsidDel="00000000" w:rsidR="00000000" w:rsidRPr="00000000">
        <w:rPr>
          <w:rtl w:val="0"/>
        </w:rPr>
      </w:r>
    </w:p>
    <w:p w:rsidR="00000000" w:rsidDel="00000000" w:rsidP="00000000" w:rsidRDefault="00000000" w:rsidRPr="00000000" w14:paraId="00000944">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w:t>
        <w:tab/>
        <w:t xml:space="preserve">where he shows that his wife has sufficient means.</w:t>
      </w:r>
      <w:r w:rsidDel="00000000" w:rsidR="00000000" w:rsidRPr="00000000">
        <w:rPr>
          <w:rtl w:val="0"/>
        </w:rPr>
      </w:r>
    </w:p>
    <w:p w:rsidR="00000000" w:rsidDel="00000000" w:rsidP="00000000" w:rsidRDefault="00000000" w:rsidRPr="00000000" w14:paraId="00000945">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46">
      <w:pPr>
        <w:pageBreakBefore w:val="0"/>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Harris v Harris</w:t>
      </w:r>
      <w:r w:rsidDel="00000000" w:rsidR="00000000" w:rsidRPr="00000000">
        <w:rPr>
          <w:rFonts w:ascii="Georgia" w:cs="Georgia" w:eastAsia="Georgia" w:hAnsi="Georgia"/>
          <w:strike w:val="0"/>
          <w:vertAlign w:val="baseline"/>
          <w:rtl w:val="0"/>
        </w:rPr>
        <w:t xml:space="preserve"> (1801). Even where a man turns his wife out of doors, she is still entitled to necessaries.</w:t>
      </w:r>
      <w:r w:rsidDel="00000000" w:rsidR="00000000" w:rsidRPr="00000000">
        <w:rPr>
          <w:rtl w:val="0"/>
        </w:rPr>
      </w:r>
    </w:p>
    <w:p w:rsidR="00000000" w:rsidDel="00000000" w:rsidP="00000000" w:rsidRDefault="00000000" w:rsidRPr="00000000" w14:paraId="0000094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ab/>
        <w:tab/>
      </w:r>
      <w:r w:rsidDel="00000000" w:rsidR="00000000" w:rsidRPr="00000000">
        <w:rPr>
          <w:rtl w:val="0"/>
        </w:rPr>
      </w:r>
    </w:p>
    <w:p w:rsidR="00000000" w:rsidDel="00000000" w:rsidP="00000000" w:rsidRDefault="00000000" w:rsidRPr="00000000" w14:paraId="0000094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5. Legislation</w:t>
      </w:r>
      <w:r w:rsidDel="00000000" w:rsidR="00000000" w:rsidRPr="00000000">
        <w:rPr>
          <w:rtl w:val="0"/>
        </w:rPr>
      </w:r>
    </w:p>
    <w:p w:rsidR="00000000" w:rsidDel="00000000" w:rsidP="00000000" w:rsidRDefault="00000000" w:rsidRPr="00000000" w14:paraId="0000094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4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the </w:t>
      </w:r>
      <w:r w:rsidDel="00000000" w:rsidR="00000000" w:rsidRPr="00000000">
        <w:rPr>
          <w:rFonts w:ascii="Georgia" w:cs="Georgia" w:eastAsia="Georgia" w:hAnsi="Georgia"/>
          <w:b w:val="1"/>
          <w:strike w:val="0"/>
          <w:vertAlign w:val="baseline"/>
          <w:rtl w:val="0"/>
        </w:rPr>
        <w:t xml:space="preserve">Partnership Act (Cap       )</w:t>
      </w:r>
      <w:r w:rsidDel="00000000" w:rsidR="00000000" w:rsidRPr="00000000">
        <w:rPr>
          <w:rFonts w:ascii="Georgia" w:cs="Georgia" w:eastAsia="Georgia" w:hAnsi="Georgia"/>
          <w:strike w:val="0"/>
          <w:vertAlign w:val="baseline"/>
          <w:rtl w:val="0"/>
        </w:rPr>
        <w:t xml:space="preserve">, the law states that each partner is an agent.</w:t>
      </w:r>
      <w:r w:rsidDel="00000000" w:rsidR="00000000" w:rsidRPr="00000000">
        <w:rPr>
          <w:rtl w:val="0"/>
        </w:rPr>
      </w:r>
    </w:p>
    <w:p w:rsidR="00000000" w:rsidDel="00000000" w:rsidP="00000000" w:rsidRDefault="00000000" w:rsidRPr="00000000" w14:paraId="0000094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r>
      <w:r w:rsidDel="00000000" w:rsidR="00000000" w:rsidRPr="00000000">
        <w:rPr>
          <w:rtl w:val="0"/>
        </w:rPr>
      </w:r>
    </w:p>
    <w:p w:rsidR="00000000" w:rsidDel="00000000" w:rsidP="00000000" w:rsidRDefault="00000000" w:rsidRPr="00000000" w14:paraId="0000094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6. Appointment;</w:t>
      </w:r>
      <w:r w:rsidDel="00000000" w:rsidR="00000000" w:rsidRPr="00000000">
        <w:rPr>
          <w:rtl w:val="0"/>
        </w:rPr>
      </w:r>
    </w:p>
    <w:p w:rsidR="00000000" w:rsidDel="00000000" w:rsidP="00000000" w:rsidRDefault="00000000" w:rsidRPr="00000000" w14:paraId="0000094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4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7.Consent</w:t>
      </w:r>
      <w:r w:rsidDel="00000000" w:rsidR="00000000" w:rsidRPr="00000000">
        <w:rPr>
          <w:rtl w:val="0"/>
        </w:rPr>
      </w:r>
    </w:p>
    <w:p w:rsidR="00000000" w:rsidDel="00000000" w:rsidP="00000000" w:rsidRDefault="00000000" w:rsidRPr="00000000" w14:paraId="0000094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5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8. Through the doctrine of apparent authority and </w:t>
      </w:r>
      <w:r w:rsidDel="00000000" w:rsidR="00000000" w:rsidRPr="00000000">
        <w:rPr>
          <w:rtl w:val="0"/>
        </w:rPr>
      </w:r>
    </w:p>
    <w:p w:rsidR="00000000" w:rsidDel="00000000" w:rsidP="00000000" w:rsidRDefault="00000000" w:rsidRPr="00000000" w14:paraId="0000095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5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9. Ratification</w:t>
      </w:r>
      <w:r w:rsidDel="00000000" w:rsidR="00000000" w:rsidRPr="00000000">
        <w:rPr>
          <w:rtl w:val="0"/>
        </w:rPr>
      </w:r>
    </w:p>
    <w:p w:rsidR="00000000" w:rsidDel="00000000" w:rsidP="00000000" w:rsidRDefault="00000000" w:rsidRPr="00000000" w14:paraId="00000953">
      <w:pPr>
        <w:pageBreakBefore w:val="0"/>
        <w:ind w:left="108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5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of one person called the agent, to alter the legal position of another called the principal by:</w:t>
      </w:r>
      <w:r w:rsidDel="00000000" w:rsidR="00000000" w:rsidRPr="00000000">
        <w:rPr>
          <w:rtl w:val="0"/>
        </w:rPr>
      </w:r>
    </w:p>
    <w:p w:rsidR="00000000" w:rsidDel="00000000" w:rsidP="00000000" w:rsidRDefault="00000000" w:rsidRPr="00000000" w14:paraId="00000955">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5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making contracts on his behalf; or</w:t>
      </w:r>
      <w:r w:rsidDel="00000000" w:rsidR="00000000" w:rsidRPr="00000000">
        <w:rPr>
          <w:rtl w:val="0"/>
        </w:rPr>
      </w:r>
    </w:p>
    <w:p w:rsidR="00000000" w:rsidDel="00000000" w:rsidP="00000000" w:rsidRDefault="00000000" w:rsidRPr="00000000" w14:paraId="0000095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of disposing of his property.</w:t>
      </w:r>
      <w:r w:rsidDel="00000000" w:rsidR="00000000" w:rsidRPr="00000000">
        <w:rPr>
          <w:rtl w:val="0"/>
        </w:rPr>
      </w:r>
    </w:p>
    <w:p w:rsidR="00000000" w:rsidDel="00000000" w:rsidP="00000000" w:rsidRDefault="00000000" w:rsidRPr="00000000" w14:paraId="0000095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59">
      <w:pPr>
        <w:pageBreakBefore w:val="0"/>
        <w:numPr>
          <w:ilvl w:val="0"/>
          <w:numId w:val="8"/>
        </w:numPr>
        <w:ind w:left="720" w:hanging="360"/>
        <w:rPr>
          <w:rFonts w:ascii="Georgia" w:cs="Georgia" w:eastAsia="Georgia" w:hAnsi="Georgia"/>
          <w:vertAlign w:val="baseline"/>
        </w:rPr>
      </w:pPr>
      <w:bookmarkStart w:colFirst="0" w:colLast="0" w:name="_heading=h.111kx3o" w:id="53"/>
      <w:bookmarkEnd w:id="53"/>
      <w:r w:rsidDel="00000000" w:rsidR="00000000" w:rsidRPr="00000000">
        <w:rPr>
          <w:rFonts w:ascii="Georgia" w:cs="Georgia" w:eastAsia="Georgia" w:hAnsi="Georgia"/>
          <w:strike w:val="0"/>
          <w:vertAlign w:val="baseline"/>
          <w:rtl w:val="0"/>
        </w:rPr>
        <w:t xml:space="preserve">Agency implies authority to effect another’s legal position. The test is whether the transaction is expected to effect a legal relationship.</w:t>
      </w:r>
      <w:r w:rsidDel="00000000" w:rsidR="00000000" w:rsidRPr="00000000">
        <w:rPr>
          <w:rtl w:val="0"/>
        </w:rPr>
      </w:r>
    </w:p>
    <w:p w:rsidR="00000000" w:rsidDel="00000000" w:rsidP="00000000" w:rsidRDefault="00000000" w:rsidRPr="00000000" w14:paraId="0000095A">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5. Agency by estoppel</w:t>
      </w:r>
      <w:r w:rsidDel="00000000" w:rsidR="00000000" w:rsidRPr="00000000">
        <w:rPr>
          <w:rtl w:val="0"/>
        </w:rPr>
      </w:r>
    </w:p>
    <w:p w:rsidR="00000000" w:rsidDel="00000000" w:rsidP="00000000" w:rsidRDefault="00000000" w:rsidRPr="00000000" w14:paraId="0000095B">
      <w:pPr>
        <w:pageBreakBefore w:val="0"/>
        <w:ind w:left="3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5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any person, by words or conduct, represents or permits it to be represented that another person is his agent, he will not be permitted to deny the agency, with respect to anyone dealing, on the faith of such representation, with the person so held out as agent, even if the relationship of principal and agent has not arisen in one of the ways of creating agency.</w:t>
      </w:r>
      <w:r w:rsidDel="00000000" w:rsidR="00000000" w:rsidRPr="00000000">
        <w:rPr>
          <w:rtl w:val="0"/>
        </w:rPr>
      </w:r>
    </w:p>
    <w:p w:rsidR="00000000" w:rsidDel="00000000" w:rsidP="00000000" w:rsidRDefault="00000000" w:rsidRPr="00000000" w14:paraId="0000095D">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5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salient feature of agency by estoppel is that no agency, in the sense in which the word is used in this book, is actually created thereby: true agency arises by agreement only. The principal may be estopped from denying that another is his agent, and his relationship with third parties may be affected by the acts of that other: but without more, e.g. ratification, the relationship of principal and agent does not arise between and his apparent agent.</w:t>
      </w:r>
      <w:r w:rsidDel="00000000" w:rsidR="00000000" w:rsidRPr="00000000">
        <w:rPr>
          <w:rtl w:val="0"/>
        </w:rPr>
      </w:r>
    </w:p>
    <w:p w:rsidR="00000000" w:rsidDel="00000000" w:rsidP="00000000" w:rsidRDefault="00000000" w:rsidRPr="00000000" w14:paraId="0000095F">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6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[Halsbury’s defines it as follows:]</w:t>
      </w:r>
      <w:r w:rsidDel="00000000" w:rsidR="00000000" w:rsidRPr="00000000">
        <w:rPr>
          <w:rtl w:val="0"/>
        </w:rPr>
      </w:r>
    </w:p>
    <w:p w:rsidR="00000000" w:rsidDel="00000000" w:rsidP="00000000" w:rsidRDefault="00000000" w:rsidRPr="00000000" w14:paraId="00000961">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6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Agency by estoppel arises where one person has so acted as to lead another to believe that he has authorized a third person to act on his behalf, and that other in such belief enters into transactions with the third person within the scope of such ostensible authority, </w:t>
      </w:r>
      <w:r w:rsidDel="00000000" w:rsidR="00000000" w:rsidRPr="00000000">
        <w:rPr>
          <w:rFonts w:ascii="Georgia" w:cs="Georgia" w:eastAsia="Georgia" w:hAnsi="Georgia"/>
          <w:b w:val="1"/>
          <w:strike w:val="0"/>
          <w:u w:val="single"/>
          <w:vertAlign w:val="baseline"/>
          <w:rtl w:val="0"/>
        </w:rPr>
        <w:t xml:space="preserve">Summers v Solomon</w:t>
      </w:r>
      <w:r w:rsidDel="00000000" w:rsidR="00000000" w:rsidRPr="00000000">
        <w:rPr>
          <w:rFonts w:ascii="Georgia" w:cs="Georgia" w:eastAsia="Georgia" w:hAnsi="Georgia"/>
          <w:strike w:val="0"/>
          <w:vertAlign w:val="baseline"/>
          <w:rtl w:val="0"/>
        </w:rPr>
        <w:t xml:space="preserve"> (1857) 26 LJQB 301. In this case the first mentioned person is estopped from denying the fact of the third person’s  agency under the general law of estoppel, and it is immaterial whether the ostensible agent has no authority whatever in fact, </w:t>
      </w:r>
      <w:r w:rsidDel="00000000" w:rsidR="00000000" w:rsidRPr="00000000">
        <w:rPr>
          <w:rFonts w:ascii="Georgia" w:cs="Georgia" w:eastAsia="Georgia" w:hAnsi="Georgia"/>
          <w:b w:val="1"/>
          <w:strike w:val="0"/>
          <w:u w:val="single"/>
          <w:vertAlign w:val="baseline"/>
          <w:rtl w:val="0"/>
        </w:rPr>
        <w:t xml:space="preserve">Pickard v Sears </w:t>
      </w:r>
      <w:r w:rsidDel="00000000" w:rsidR="00000000" w:rsidRPr="00000000">
        <w:rPr>
          <w:rFonts w:ascii="Georgia" w:cs="Georgia" w:eastAsia="Georgia" w:hAnsi="Georgia"/>
          <w:strike w:val="0"/>
          <w:vertAlign w:val="baseline"/>
          <w:rtl w:val="0"/>
        </w:rPr>
        <w:t xml:space="preserve">(1837)  6 AD &amp; EL 469 or merely acted in excess of his actual authority, </w:t>
      </w:r>
      <w:r w:rsidDel="00000000" w:rsidR="00000000" w:rsidRPr="00000000">
        <w:rPr>
          <w:rFonts w:ascii="Georgia" w:cs="Georgia" w:eastAsia="Georgia" w:hAnsi="Georgia"/>
          <w:b w:val="1"/>
          <w:strike w:val="0"/>
          <w:u w:val="single"/>
          <w:vertAlign w:val="baseline"/>
          <w:rtl w:val="0"/>
        </w:rPr>
        <w:t xml:space="preserve">Union Credit Bank Ltd v Mersey Docks and Harbour Board</w:t>
      </w:r>
      <w:r w:rsidDel="00000000" w:rsidR="00000000" w:rsidRPr="00000000">
        <w:rPr>
          <w:rFonts w:ascii="Georgia" w:cs="Georgia" w:eastAsia="Georgia" w:hAnsi="Georgia"/>
          <w:strike w:val="0"/>
          <w:vertAlign w:val="baseline"/>
          <w:rtl w:val="0"/>
        </w:rPr>
        <w:t xml:space="preserve"> [1899] 2 QB 205.</w:t>
      </w:r>
      <w:r w:rsidDel="00000000" w:rsidR="00000000" w:rsidRPr="00000000">
        <w:rPr>
          <w:rtl w:val="0"/>
        </w:rPr>
      </w:r>
    </w:p>
    <w:p w:rsidR="00000000" w:rsidDel="00000000" w:rsidP="00000000" w:rsidRDefault="00000000" w:rsidRPr="00000000" w14:paraId="00000963">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6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principal cannot set up a private limitation upon the agent’s actual authority so as to reduce the ostensible authority, </w:t>
      </w:r>
      <w:r w:rsidDel="00000000" w:rsidR="00000000" w:rsidRPr="00000000">
        <w:rPr>
          <w:rFonts w:ascii="Georgia" w:cs="Georgia" w:eastAsia="Georgia" w:hAnsi="Georgia"/>
          <w:b w:val="1"/>
          <w:strike w:val="0"/>
          <w:u w:val="single"/>
          <w:vertAlign w:val="baseline"/>
          <w:rtl w:val="0"/>
        </w:rPr>
        <w:t xml:space="preserve">Hawken v Bourne</w:t>
      </w:r>
      <w:r w:rsidDel="00000000" w:rsidR="00000000" w:rsidRPr="00000000">
        <w:rPr>
          <w:rFonts w:ascii="Georgia" w:cs="Georgia" w:eastAsia="Georgia" w:hAnsi="Georgia"/>
          <w:strike w:val="0"/>
          <w:vertAlign w:val="baseline"/>
          <w:rtl w:val="0"/>
        </w:rPr>
        <w:t xml:space="preserve"> (1841) 8 M&amp;W 703 for, so far as third persons are concerned, the ostensible authority is the sole test of his liability, </w:t>
      </w:r>
      <w:r w:rsidDel="00000000" w:rsidR="00000000" w:rsidRPr="00000000">
        <w:rPr>
          <w:rFonts w:ascii="Georgia" w:cs="Georgia" w:eastAsia="Georgia" w:hAnsi="Georgia"/>
          <w:b w:val="1"/>
          <w:strike w:val="0"/>
          <w:u w:val="single"/>
          <w:vertAlign w:val="baseline"/>
          <w:rtl w:val="0"/>
        </w:rPr>
        <w:t xml:space="preserve">Pickering v Busk</w:t>
      </w:r>
      <w:r w:rsidDel="00000000" w:rsidR="00000000" w:rsidRPr="00000000">
        <w:rPr>
          <w:rFonts w:ascii="Georgia" w:cs="Georgia" w:eastAsia="Georgia" w:hAnsi="Georgia"/>
          <w:strike w:val="0"/>
          <w:vertAlign w:val="baseline"/>
          <w:rtl w:val="0"/>
        </w:rPr>
        <w:t xml:space="preserve"> (1812) 15 East 38. </w:t>
      </w:r>
      <w:r w:rsidDel="00000000" w:rsidR="00000000" w:rsidRPr="00000000">
        <w:rPr>
          <w:rtl w:val="0"/>
        </w:rPr>
      </w:r>
    </w:p>
    <w:p w:rsidR="00000000" w:rsidDel="00000000" w:rsidP="00000000" w:rsidRDefault="00000000" w:rsidRPr="00000000" w14:paraId="00000965">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6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however, the agent is held out as having only a limited authority to do so, on behalf of his principal, acts of a particular class, the principal is not bound by an act outside that authority even though it be an act of that particular class, </w:t>
      </w:r>
      <w:r w:rsidDel="00000000" w:rsidR="00000000" w:rsidRPr="00000000">
        <w:rPr>
          <w:rFonts w:ascii="Georgia" w:cs="Georgia" w:eastAsia="Georgia" w:hAnsi="Georgia"/>
          <w:b w:val="1"/>
          <w:strike w:val="0"/>
          <w:u w:val="single"/>
          <w:vertAlign w:val="baseline"/>
          <w:rtl w:val="0"/>
        </w:rPr>
        <w:t xml:space="preserve">Grant v Norway</w:t>
      </w:r>
      <w:r w:rsidDel="00000000" w:rsidR="00000000" w:rsidRPr="00000000">
        <w:rPr>
          <w:rFonts w:ascii="Georgia" w:cs="Georgia" w:eastAsia="Georgia" w:hAnsi="Georgia"/>
          <w:strike w:val="0"/>
          <w:vertAlign w:val="baseline"/>
          <w:rtl w:val="0"/>
        </w:rPr>
        <w:t xml:space="preserve"> (1851) 10 CB 665.</w:t>
      </w:r>
      <w:r w:rsidDel="00000000" w:rsidR="00000000" w:rsidRPr="00000000">
        <w:rPr>
          <w:rtl w:val="0"/>
        </w:rPr>
      </w:r>
    </w:p>
    <w:p w:rsidR="00000000" w:rsidDel="00000000" w:rsidP="00000000" w:rsidRDefault="00000000" w:rsidRPr="00000000" w14:paraId="00000967">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6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onus lies upon the person dealing with the agent to prove either real or ostensible authority, </w:t>
      </w:r>
      <w:r w:rsidDel="00000000" w:rsidR="00000000" w:rsidRPr="00000000">
        <w:rPr>
          <w:rFonts w:ascii="Georgia" w:cs="Georgia" w:eastAsia="Georgia" w:hAnsi="Georgia"/>
          <w:b w:val="1"/>
          <w:strike w:val="0"/>
          <w:u w:val="single"/>
          <w:vertAlign w:val="baseline"/>
          <w:rtl w:val="0"/>
        </w:rPr>
        <w:t xml:space="preserve">Pole v Leask</w:t>
      </w:r>
      <w:r w:rsidDel="00000000" w:rsidR="00000000" w:rsidRPr="00000000">
        <w:rPr>
          <w:rFonts w:ascii="Georgia" w:cs="Georgia" w:eastAsia="Georgia" w:hAnsi="Georgia"/>
          <w:strike w:val="0"/>
          <w:vertAlign w:val="baseline"/>
          <w:rtl w:val="0"/>
        </w:rPr>
        <w:t xml:space="preserve"> (1863) 33 LJ Ch 155 and it is a matter of fact in each case whether ostensible authority existed for the particular act for which it is sought to make the principal liable, </w:t>
      </w:r>
      <w:r w:rsidDel="00000000" w:rsidR="00000000" w:rsidRPr="00000000">
        <w:rPr>
          <w:rFonts w:ascii="Georgia" w:cs="Georgia" w:eastAsia="Georgia" w:hAnsi="Georgia"/>
          <w:b w:val="1"/>
          <w:strike w:val="0"/>
          <w:u w:val="single"/>
          <w:vertAlign w:val="baseline"/>
          <w:rtl w:val="0"/>
        </w:rPr>
        <w:t xml:space="preserve">Brazier v Camp</w:t>
      </w:r>
      <w:r w:rsidDel="00000000" w:rsidR="00000000" w:rsidRPr="00000000">
        <w:rPr>
          <w:rFonts w:ascii="Georgia" w:cs="Georgia" w:eastAsia="Georgia" w:hAnsi="Georgia"/>
          <w:strike w:val="0"/>
          <w:vertAlign w:val="baseline"/>
          <w:rtl w:val="0"/>
        </w:rPr>
        <w:t xml:space="preserve"> (2894) 63 LJQB 257. Holding out is more than estoppel by negligence: it is necessary to prove affirmatively conduct amounting to holding out, </w:t>
      </w:r>
      <w:r w:rsidDel="00000000" w:rsidR="00000000" w:rsidRPr="00000000">
        <w:rPr>
          <w:rFonts w:ascii="Georgia" w:cs="Georgia" w:eastAsia="Georgia" w:hAnsi="Georgia"/>
          <w:b w:val="1"/>
          <w:strike w:val="0"/>
          <w:u w:val="single"/>
          <w:vertAlign w:val="baseline"/>
          <w:rtl w:val="0"/>
        </w:rPr>
        <w:t xml:space="preserve">Bailey and Whites Ltd v House</w:t>
      </w:r>
      <w:r w:rsidDel="00000000" w:rsidR="00000000" w:rsidRPr="00000000">
        <w:rPr>
          <w:rFonts w:ascii="Georgia" w:cs="Georgia" w:eastAsia="Georgia" w:hAnsi="Georgia"/>
          <w:strike w:val="0"/>
          <w:vertAlign w:val="baseline"/>
          <w:rtl w:val="0"/>
        </w:rPr>
        <w:t xml:space="preserve"> (1915) 31 TLR 583. No representation made solely by the agent as to the extent of his authority can amount to holding out by the principal, </w:t>
      </w:r>
      <w:r w:rsidDel="00000000" w:rsidR="00000000" w:rsidRPr="00000000">
        <w:rPr>
          <w:rFonts w:ascii="Georgia" w:cs="Georgia" w:eastAsia="Georgia" w:hAnsi="Georgia"/>
          <w:b w:val="1"/>
          <w:strike w:val="0"/>
          <w:u w:val="single"/>
          <w:vertAlign w:val="baseline"/>
          <w:rtl w:val="0"/>
        </w:rPr>
        <w:t xml:space="preserve">AG for Ceylon v Silva</w:t>
      </w:r>
      <w:r w:rsidDel="00000000" w:rsidR="00000000" w:rsidRPr="00000000">
        <w:rPr>
          <w:rFonts w:ascii="Georgia" w:cs="Georgia" w:eastAsia="Georgia" w:hAnsi="Georgia"/>
          <w:strike w:val="0"/>
          <w:vertAlign w:val="baseline"/>
          <w:rtl w:val="0"/>
        </w:rPr>
        <w:t xml:space="preserve"> [1953] AC 461.</w:t>
      </w:r>
      <w:r w:rsidDel="00000000" w:rsidR="00000000" w:rsidRPr="00000000">
        <w:rPr>
          <w:rtl w:val="0"/>
        </w:rPr>
      </w:r>
    </w:p>
    <w:p w:rsidR="00000000" w:rsidDel="00000000" w:rsidP="00000000" w:rsidRDefault="00000000" w:rsidRPr="00000000" w14:paraId="00000969">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6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person who assumes to act as an agent is estopped from, as between himself and the person on whose behalf he professed to act, from denying the agency, </w:t>
      </w:r>
      <w:r w:rsidDel="00000000" w:rsidR="00000000" w:rsidRPr="00000000">
        <w:rPr>
          <w:rFonts w:ascii="Georgia" w:cs="Georgia" w:eastAsia="Georgia" w:hAnsi="Georgia"/>
          <w:b w:val="1"/>
          <w:strike w:val="0"/>
          <w:u w:val="single"/>
          <w:vertAlign w:val="baseline"/>
          <w:rtl w:val="0"/>
        </w:rPr>
        <w:t xml:space="preserve">Moore v Peachey </w:t>
      </w:r>
      <w:r w:rsidDel="00000000" w:rsidR="00000000" w:rsidRPr="00000000">
        <w:rPr>
          <w:rFonts w:ascii="Georgia" w:cs="Georgia" w:eastAsia="Georgia" w:hAnsi="Georgia"/>
          <w:strike w:val="0"/>
          <w:vertAlign w:val="baseline"/>
          <w:rtl w:val="0"/>
        </w:rPr>
        <w:t xml:space="preserve">(1891) 7 TLR 478.</w:t>
      </w:r>
      <w:r w:rsidDel="00000000" w:rsidR="00000000" w:rsidRPr="00000000">
        <w:rPr>
          <w:rtl w:val="0"/>
        </w:rPr>
      </w:r>
    </w:p>
    <w:p w:rsidR="00000000" w:rsidDel="00000000" w:rsidP="00000000" w:rsidRDefault="00000000" w:rsidRPr="00000000" w14:paraId="0000096B">
      <w:pPr>
        <w:pageBreakBefore w:val="0"/>
        <w:ind w:left="360" w:firstLine="0"/>
        <w:rPr>
          <w:rFonts w:ascii="Georgia" w:cs="Georgia" w:eastAsia="Georgia" w:hAnsi="Georgia"/>
          <w:vertAlign w:val="baseline"/>
        </w:rPr>
      </w:pPr>
      <w:bookmarkStart w:colFirst="0" w:colLast="0" w:name="_heading=h.3l18frh" w:id="54"/>
      <w:bookmarkEnd w:id="54"/>
      <w:r w:rsidDel="00000000" w:rsidR="00000000" w:rsidRPr="00000000">
        <w:rPr>
          <w:rtl w:val="0"/>
        </w:rPr>
      </w:r>
    </w:p>
    <w:p w:rsidR="00000000" w:rsidDel="00000000" w:rsidP="00000000" w:rsidRDefault="00000000" w:rsidRPr="00000000" w14:paraId="0000096C">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6. Implied Agency</w:t>
      </w:r>
      <w:r w:rsidDel="00000000" w:rsidR="00000000" w:rsidRPr="00000000">
        <w:rPr>
          <w:rtl w:val="0"/>
        </w:rPr>
      </w:r>
    </w:p>
    <w:p w:rsidR="00000000" w:rsidDel="00000000" w:rsidP="00000000" w:rsidRDefault="00000000" w:rsidRPr="00000000" w14:paraId="0000096D">
      <w:pPr>
        <w:pageBreakBefore w:val="0"/>
        <w:ind w:left="3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6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Implied agency arises from the conduct or situation of the parties, or by operation of law, for example from necessity. </w:t>
      </w:r>
      <w:r w:rsidDel="00000000" w:rsidR="00000000" w:rsidRPr="00000000">
        <w:rPr>
          <w:rtl w:val="0"/>
        </w:rPr>
      </w:r>
    </w:p>
    <w:p w:rsidR="00000000" w:rsidDel="00000000" w:rsidP="00000000" w:rsidRDefault="00000000" w:rsidRPr="00000000" w14:paraId="0000096F">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7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person who holds out another by words or conduct as having authority to enter into contracts on his behalf will be bound by such contracts and will be estopped from denying the agency created by his conduct.</w:t>
      </w:r>
      <w:r w:rsidDel="00000000" w:rsidR="00000000" w:rsidRPr="00000000">
        <w:rPr>
          <w:rtl w:val="0"/>
        </w:rPr>
      </w:r>
    </w:p>
    <w:p w:rsidR="00000000" w:rsidDel="00000000" w:rsidP="00000000" w:rsidRDefault="00000000" w:rsidRPr="00000000" w14:paraId="00000971">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7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A usually pays for goods ordered by B, B becomes A’s agent and A will be bound to settle the debts incurred through B’s conduct or action in the same way as if he had expressly authorized the orders. See </w:t>
      </w:r>
      <w:r w:rsidDel="00000000" w:rsidR="00000000" w:rsidRPr="00000000">
        <w:rPr>
          <w:rFonts w:ascii="Georgia" w:cs="Georgia" w:eastAsia="Georgia" w:hAnsi="Georgia"/>
          <w:b w:val="1"/>
          <w:strike w:val="0"/>
          <w:u w:val="single"/>
          <w:vertAlign w:val="baseline"/>
          <w:rtl w:val="0"/>
        </w:rPr>
        <w:t xml:space="preserve">Summers v Solomon</w:t>
      </w:r>
      <w:r w:rsidDel="00000000" w:rsidR="00000000" w:rsidRPr="00000000">
        <w:rPr>
          <w:rFonts w:ascii="Georgia" w:cs="Georgia" w:eastAsia="Georgia" w:hAnsi="Georgia"/>
          <w:strike w:val="0"/>
          <w:vertAlign w:val="baseline"/>
          <w:rtl w:val="0"/>
        </w:rPr>
        <w:t xml:space="preserve"> (1857) and </w:t>
      </w:r>
      <w:r w:rsidDel="00000000" w:rsidR="00000000" w:rsidRPr="00000000">
        <w:rPr>
          <w:rFonts w:ascii="Georgia" w:cs="Georgia" w:eastAsia="Georgia" w:hAnsi="Georgia"/>
          <w:b w:val="1"/>
          <w:strike w:val="0"/>
          <w:u w:val="single"/>
          <w:vertAlign w:val="baseline"/>
          <w:rtl w:val="0"/>
        </w:rPr>
        <w:t xml:space="preserve">Ryan v Pilkington</w:t>
      </w:r>
      <w:r w:rsidDel="00000000" w:rsidR="00000000" w:rsidRPr="00000000">
        <w:rPr>
          <w:rFonts w:ascii="Georgia" w:cs="Georgia" w:eastAsia="Georgia" w:hAnsi="Georgia"/>
          <w:strike w:val="0"/>
          <w:vertAlign w:val="baseline"/>
          <w:rtl w:val="0"/>
        </w:rPr>
        <w:t xml:space="preserve"> (1959) 1 WLR 403.</w:t>
      </w:r>
      <w:r w:rsidDel="00000000" w:rsidR="00000000" w:rsidRPr="00000000">
        <w:rPr>
          <w:rtl w:val="0"/>
        </w:rPr>
      </w:r>
    </w:p>
    <w:p w:rsidR="00000000" w:rsidDel="00000000" w:rsidP="00000000" w:rsidRDefault="00000000" w:rsidRPr="00000000" w14:paraId="00000973">
      <w:pPr>
        <w:pageBreakBefore w:val="0"/>
        <w:ind w:firstLine="36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7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Operation of Law</w:t>
      </w:r>
      <w:r w:rsidDel="00000000" w:rsidR="00000000" w:rsidRPr="00000000">
        <w:rPr>
          <w:rtl w:val="0"/>
        </w:rPr>
      </w:r>
    </w:p>
    <w:p w:rsidR="00000000" w:rsidDel="00000000" w:rsidP="00000000" w:rsidRDefault="00000000" w:rsidRPr="00000000" w14:paraId="0000097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7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law in certain situations presumes an agency relationship between parties who have not consented to enter into an agency relationship examples include:</w:t>
      </w:r>
      <w:r w:rsidDel="00000000" w:rsidR="00000000" w:rsidRPr="00000000">
        <w:rPr>
          <w:rtl w:val="0"/>
        </w:rPr>
      </w:r>
    </w:p>
    <w:p w:rsidR="00000000" w:rsidDel="00000000" w:rsidP="00000000" w:rsidRDefault="00000000" w:rsidRPr="00000000" w14:paraId="00000977">
      <w:pPr>
        <w:pageBreakBefore w:val="0"/>
        <w:ind w:left="3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78">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(i)</w:t>
      </w:r>
      <w:r w:rsidDel="00000000" w:rsidR="00000000" w:rsidRPr="00000000">
        <w:rPr>
          <w:rFonts w:ascii="Georgia" w:cs="Georgia" w:eastAsia="Georgia" w:hAnsi="Georgia"/>
          <w:strike w:val="0"/>
          <w:vertAlign w:val="baseline"/>
          <w:rtl w:val="0"/>
        </w:rPr>
        <w:t xml:space="preserve"> </w:t>
        <w:tab/>
      </w:r>
      <w:r w:rsidDel="00000000" w:rsidR="00000000" w:rsidRPr="00000000">
        <w:rPr>
          <w:rFonts w:ascii="Georgia" w:cs="Georgia" w:eastAsia="Georgia" w:hAnsi="Georgia"/>
          <w:b w:val="1"/>
          <w:strike w:val="0"/>
          <w:vertAlign w:val="baseline"/>
          <w:rtl w:val="0"/>
        </w:rPr>
        <w:t xml:space="preserve">Necessity</w:t>
      </w:r>
      <w:r w:rsidDel="00000000" w:rsidR="00000000" w:rsidRPr="00000000">
        <w:rPr>
          <w:rtl w:val="0"/>
        </w:rPr>
      </w:r>
    </w:p>
    <w:p w:rsidR="00000000" w:rsidDel="00000000" w:rsidP="00000000" w:rsidRDefault="00000000" w:rsidRPr="00000000" w14:paraId="00000979">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7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 person is entrusted with another’s property and it becomes necessary to preserve that property. Two conditions must be satisfied:</w:t>
      </w:r>
      <w:r w:rsidDel="00000000" w:rsidR="00000000" w:rsidRPr="00000000">
        <w:rPr>
          <w:rtl w:val="0"/>
        </w:rPr>
      </w:r>
    </w:p>
    <w:p w:rsidR="00000000" w:rsidDel="00000000" w:rsidP="00000000" w:rsidRDefault="00000000" w:rsidRPr="00000000" w14:paraId="0000097B">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7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There must be actual and definite commercial necessity e.g. perishable goods.</w:t>
      </w:r>
      <w:r w:rsidDel="00000000" w:rsidR="00000000" w:rsidRPr="00000000">
        <w:rPr>
          <w:rtl w:val="0"/>
        </w:rPr>
      </w:r>
    </w:p>
    <w:p w:rsidR="00000000" w:rsidDel="00000000" w:rsidP="00000000" w:rsidRDefault="00000000" w:rsidRPr="00000000" w14:paraId="0000097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It must be impossible to obtain the principal’s instructions see </w:t>
      </w:r>
      <w:r w:rsidDel="00000000" w:rsidR="00000000" w:rsidRPr="00000000">
        <w:rPr>
          <w:rFonts w:ascii="Georgia" w:cs="Georgia" w:eastAsia="Georgia" w:hAnsi="Georgia"/>
          <w:b w:val="1"/>
          <w:strike w:val="0"/>
          <w:u w:val="single"/>
          <w:vertAlign w:val="baseline"/>
          <w:rtl w:val="0"/>
        </w:rPr>
        <w:t xml:space="preserve">Springer v Great Western Railway</w:t>
      </w:r>
      <w:r w:rsidDel="00000000" w:rsidR="00000000" w:rsidRPr="00000000">
        <w:rPr>
          <w:rFonts w:ascii="Georgia" w:cs="Georgia" w:eastAsia="Georgia" w:hAnsi="Georgia"/>
          <w:strike w:val="0"/>
          <w:vertAlign w:val="baseline"/>
          <w:rtl w:val="0"/>
        </w:rPr>
        <w:t xml:space="preserve"> (1921) 1 KB 257. Act must be done for the benefit of the owner</w:t>
      </w:r>
      <w:r w:rsidDel="00000000" w:rsidR="00000000" w:rsidRPr="00000000">
        <w:rPr>
          <w:rtl w:val="0"/>
        </w:rPr>
      </w:r>
    </w:p>
    <w:p w:rsidR="00000000" w:rsidDel="00000000" w:rsidP="00000000" w:rsidRDefault="00000000" w:rsidRPr="00000000" w14:paraId="0000097E">
      <w:pPr>
        <w:pageBreakBefore w:val="0"/>
        <w:ind w:firstLine="36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7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w:t>
        <w:tab/>
        <w:t xml:space="preserve">Cohabitation</w:t>
      </w:r>
      <w:r w:rsidDel="00000000" w:rsidR="00000000" w:rsidRPr="00000000">
        <w:rPr>
          <w:rtl w:val="0"/>
        </w:rPr>
      </w:r>
    </w:p>
    <w:p w:rsidR="00000000" w:rsidDel="00000000" w:rsidP="00000000" w:rsidRDefault="00000000" w:rsidRPr="00000000" w14:paraId="0000098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8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a rebuttable presumption at common law that a wife living together with the husband has his authority to pledge his credit for necessaries subject to the following exceptions:</w:t>
      </w:r>
      <w:r w:rsidDel="00000000" w:rsidR="00000000" w:rsidRPr="00000000">
        <w:rPr>
          <w:rtl w:val="0"/>
        </w:rPr>
      </w:r>
    </w:p>
    <w:p w:rsidR="00000000" w:rsidDel="00000000" w:rsidP="00000000" w:rsidRDefault="00000000" w:rsidRPr="00000000" w14:paraId="00000982">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8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where the husband expressly forbade his wife to pledge his authority;</w:t>
      </w:r>
      <w:r w:rsidDel="00000000" w:rsidR="00000000" w:rsidRPr="00000000">
        <w:rPr>
          <w:rtl w:val="0"/>
        </w:rPr>
      </w:r>
    </w:p>
    <w:p w:rsidR="00000000" w:rsidDel="00000000" w:rsidP="00000000" w:rsidRDefault="00000000" w:rsidRPr="00000000" w14:paraId="0000098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where he expressly warned the supplier not to supply the wife any of the goods on credit;</w:t>
      </w:r>
      <w:r w:rsidDel="00000000" w:rsidR="00000000" w:rsidRPr="00000000">
        <w:rPr>
          <w:rtl w:val="0"/>
        </w:rPr>
      </w:r>
    </w:p>
    <w:p w:rsidR="00000000" w:rsidDel="00000000" w:rsidP="00000000" w:rsidRDefault="00000000" w:rsidRPr="00000000" w14:paraId="00000985">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ab/>
        <w:t xml:space="preserve">where he proves that his wife is already supplied sufficiently with the goods of the kind in question;</w:t>
      </w:r>
      <w:r w:rsidDel="00000000" w:rsidR="00000000" w:rsidRPr="00000000">
        <w:rPr>
          <w:rtl w:val="0"/>
        </w:rPr>
      </w:r>
    </w:p>
    <w:p w:rsidR="00000000" w:rsidDel="00000000" w:rsidP="00000000" w:rsidRDefault="00000000" w:rsidRPr="00000000" w14:paraId="0000098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if the orders for necessaries was excessive; and</w:t>
      </w:r>
      <w:r w:rsidDel="00000000" w:rsidR="00000000" w:rsidRPr="00000000">
        <w:rPr>
          <w:rtl w:val="0"/>
        </w:rPr>
      </w:r>
    </w:p>
    <w:p w:rsidR="00000000" w:rsidDel="00000000" w:rsidP="00000000" w:rsidRDefault="00000000" w:rsidRPr="00000000" w14:paraId="0000098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w:t>
        <w:tab/>
        <w:t xml:space="preserve">where he shows that his wife has sufficient means.</w:t>
      </w:r>
      <w:r w:rsidDel="00000000" w:rsidR="00000000" w:rsidRPr="00000000">
        <w:rPr>
          <w:rtl w:val="0"/>
        </w:rPr>
      </w:r>
    </w:p>
    <w:p w:rsidR="00000000" w:rsidDel="00000000" w:rsidP="00000000" w:rsidRDefault="00000000" w:rsidRPr="00000000" w14:paraId="00000988">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89">
      <w:pPr>
        <w:pageBreakBefore w:val="0"/>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Harris v Harris</w:t>
      </w:r>
      <w:r w:rsidDel="00000000" w:rsidR="00000000" w:rsidRPr="00000000">
        <w:rPr>
          <w:rFonts w:ascii="Georgia" w:cs="Georgia" w:eastAsia="Georgia" w:hAnsi="Georgia"/>
          <w:strike w:val="0"/>
          <w:vertAlign w:val="baseline"/>
          <w:rtl w:val="0"/>
        </w:rPr>
        <w:t xml:space="preserve"> (1801). Even where a man turns his wife out of doors, she is still entitled to necessaries.</w:t>
      </w:r>
      <w:r w:rsidDel="00000000" w:rsidR="00000000" w:rsidRPr="00000000">
        <w:rPr>
          <w:rtl w:val="0"/>
        </w:rPr>
      </w:r>
    </w:p>
    <w:p w:rsidR="00000000" w:rsidDel="00000000" w:rsidP="00000000" w:rsidRDefault="00000000" w:rsidRPr="00000000" w14:paraId="0000098A">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8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These principles are different to the notions of agency by estoppel and apparent authority.</w:t>
      </w:r>
      <w:r w:rsidDel="00000000" w:rsidR="00000000" w:rsidRPr="00000000">
        <w:rPr>
          <w:rtl w:val="0"/>
        </w:rPr>
      </w:r>
    </w:p>
    <w:p w:rsidR="00000000" w:rsidDel="00000000" w:rsidP="00000000" w:rsidRDefault="00000000" w:rsidRPr="00000000" w14:paraId="0000098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8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8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Asked by her father to choose in advance a gift she would prefer for her 18th birthday, Miss Ndekle opted for a bungalow in a prime city location. A fortnight before the birthday she proceeded to instruct Maskan Properties Ltd (MPL) to arrange for the purchase and necessary transfer of the property to her name. Unfortunately a cheque drawn by her father for the purchase money was subsequently dishonoured. However a month later, Miss Ndekle</w:t>
      </w:r>
      <w:r w:rsidDel="00000000" w:rsidR="00000000" w:rsidRPr="00000000">
        <w:rPr>
          <w:rtl w:val="0"/>
        </w:rPr>
      </w:r>
    </w:p>
    <w:p w:rsidR="00000000" w:rsidDel="00000000" w:rsidP="00000000" w:rsidRDefault="00000000" w:rsidRPr="00000000" w14:paraId="0000098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was able to organize her own funds and draw a cheque for payment. MPL who were not, in the first place, aware of the gift arrangements or age of Miss Ndekle say they had already made arrangements with another buyer and have refused to accept her cheque.</w:t>
      </w:r>
      <w:r w:rsidDel="00000000" w:rsidR="00000000" w:rsidRPr="00000000">
        <w:rPr>
          <w:rtl w:val="0"/>
        </w:rPr>
      </w:r>
    </w:p>
    <w:p w:rsidR="00000000" w:rsidDel="00000000" w:rsidP="00000000" w:rsidRDefault="00000000" w:rsidRPr="00000000" w14:paraId="0000099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Miss Ndekle has consulted you for advise saying her heart is on the bungalow. Advise her.</w:t>
      </w:r>
      <w:r w:rsidDel="00000000" w:rsidR="00000000" w:rsidRPr="00000000">
        <w:rPr>
          <w:rtl w:val="0"/>
        </w:rPr>
      </w:r>
    </w:p>
    <w:p w:rsidR="00000000" w:rsidDel="00000000" w:rsidP="00000000" w:rsidRDefault="00000000" w:rsidRPr="00000000" w14:paraId="0000099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9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COMPETENCY OF PARTIES</w:t>
      </w:r>
      <w:r w:rsidDel="00000000" w:rsidR="00000000" w:rsidRPr="00000000">
        <w:rPr>
          <w:rtl w:val="0"/>
        </w:rPr>
      </w:r>
    </w:p>
    <w:p w:rsidR="00000000" w:rsidDel="00000000" w:rsidP="00000000" w:rsidRDefault="00000000" w:rsidRPr="00000000" w14:paraId="0000099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9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Competency of Principals</w:t>
      </w:r>
      <w:r w:rsidDel="00000000" w:rsidR="00000000" w:rsidRPr="00000000">
        <w:rPr>
          <w:rtl w:val="0"/>
        </w:rPr>
      </w:r>
    </w:p>
    <w:p w:rsidR="00000000" w:rsidDel="00000000" w:rsidP="00000000" w:rsidRDefault="00000000" w:rsidRPr="00000000" w14:paraId="0000099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9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General rule. It may be stated as a general proposition that whatever a person has power to do himself he may do by means of an agent. The converse proposition similarly holds good that what a person cannot do himself he cannot do by means of an agent. It is, in general, necessary to ascertain who is legally competent to act or contract in order to know who is competent to be a principal.</w:t>
      </w:r>
      <w:r w:rsidDel="00000000" w:rsidR="00000000" w:rsidRPr="00000000">
        <w:rPr>
          <w:rtl w:val="0"/>
        </w:rPr>
      </w:r>
    </w:p>
    <w:p w:rsidR="00000000" w:rsidDel="00000000" w:rsidP="00000000" w:rsidRDefault="00000000" w:rsidRPr="00000000" w14:paraId="0000099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9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are, however, two exceptions to the general rule that a person may do by means of an agent whatever he has power to do himself, and these are (1) where transaction is required by statute to be evidenced by the signature of the principal himself, and (2) where the competency to do the act arises by virtue of the holding of some public office or by virtue of some power, authority, or duty of a personal nature and requiring skill or discretion for its exercise, or where a statute imposes on a person: a duty which he is not free to delegate.</w:t>
      </w:r>
      <w:r w:rsidDel="00000000" w:rsidR="00000000" w:rsidRPr="00000000">
        <w:rPr>
          <w:rtl w:val="0"/>
        </w:rPr>
      </w:r>
    </w:p>
    <w:p w:rsidR="00000000" w:rsidDel="00000000" w:rsidP="00000000" w:rsidRDefault="00000000" w:rsidRPr="00000000" w14:paraId="0000099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9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are certain classes of persons who are incompetent, or have only a limited capacity, to contract or act as principals.</w:t>
      </w:r>
      <w:r w:rsidDel="00000000" w:rsidR="00000000" w:rsidRPr="00000000">
        <w:rPr>
          <w:rtl w:val="0"/>
        </w:rPr>
      </w:r>
    </w:p>
    <w:p w:rsidR="00000000" w:rsidDel="00000000" w:rsidP="00000000" w:rsidRDefault="00000000" w:rsidRPr="00000000" w14:paraId="0000099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9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Minors. In general, where a minor can lawfully do an act on his own behalf, so as to bind himself, he can appoint an agent to do it on his behalf; where, however, a minor's contract is voidable at common law or void by virtue of the Infants Relief Act he cannot bind himself by appointing an agent to contract for him. Thus an agent can bind a minor in respect of necessaries, and also in respect of those contracts which at common law must be expressly renounced by the minor on attaining majority in order to be rendered void. A power of attorney given by a minor, other than a married woman, is void. A principal who is a minor is not liable for a tort committed by his agent, unless committed by his direct command, but a minor can authorise his agent to expel a trespasser, and the agent may plead such authority by way of defence in an action by the trespasser.</w:t>
      </w:r>
      <w:r w:rsidDel="00000000" w:rsidR="00000000" w:rsidRPr="00000000">
        <w:rPr>
          <w:rtl w:val="0"/>
        </w:rPr>
      </w:r>
    </w:p>
    <w:p w:rsidR="00000000" w:rsidDel="00000000" w:rsidP="00000000" w:rsidRDefault="00000000" w:rsidRPr="00000000" w14:paraId="0000099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9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RELATIONS BETWEEN PRINCIPAL AND AGENT</w:t>
      </w:r>
      <w:r w:rsidDel="00000000" w:rsidR="00000000" w:rsidRPr="00000000">
        <w:rPr>
          <w:rtl w:val="0"/>
        </w:rPr>
      </w:r>
    </w:p>
    <w:p w:rsidR="00000000" w:rsidDel="00000000" w:rsidP="00000000" w:rsidRDefault="00000000" w:rsidRPr="00000000" w14:paraId="0000099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A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IN GENERAL</w:t>
      </w:r>
      <w:r w:rsidDel="00000000" w:rsidR="00000000" w:rsidRPr="00000000">
        <w:rPr>
          <w:rtl w:val="0"/>
        </w:rPr>
      </w:r>
    </w:p>
    <w:p w:rsidR="00000000" w:rsidDel="00000000" w:rsidP="00000000" w:rsidRDefault="00000000" w:rsidRPr="00000000" w14:paraId="000009A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A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Rights and duties depend on contract. The rights and duties arising out of the relation of principal and agent are to be ascertained by reference to the contract, express or implied, which subsists between them.</w:t>
      </w:r>
      <w:r w:rsidDel="00000000" w:rsidR="00000000" w:rsidRPr="00000000">
        <w:rPr>
          <w:rtl w:val="0"/>
        </w:rPr>
      </w:r>
    </w:p>
    <w:p w:rsidR="00000000" w:rsidDel="00000000" w:rsidP="00000000" w:rsidRDefault="00000000" w:rsidRPr="00000000" w14:paraId="000009A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A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mere existence of the relation raises the implication of a contract involving certain rights and duties, the nature and extent of which depend upon the circumstances of the particular case, and the parties, in entering upon the relation, may leave the incidents arising out of it to be determined wholly by reference to the rights and duties so implied.</w:t>
      </w:r>
      <w:r w:rsidDel="00000000" w:rsidR="00000000" w:rsidRPr="00000000">
        <w:rPr>
          <w:rtl w:val="0"/>
        </w:rPr>
      </w:r>
    </w:p>
    <w:p w:rsidR="00000000" w:rsidDel="00000000" w:rsidP="00000000" w:rsidRDefault="00000000" w:rsidRPr="00000000" w14:paraId="000009A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A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however, the parties have defined their position by an express contract, the incidents of their relation depend upon their contract, as legally construed, subject nevertheless to such of the rights and duties implied by law as are not clearly excluded by express words or by necessary implication'. A term will not be implied merely because it is reasonable; it must necessarily be implied in the nature of the contract.</w:t>
      </w:r>
      <w:r w:rsidDel="00000000" w:rsidR="00000000" w:rsidRPr="00000000">
        <w:rPr>
          <w:rtl w:val="0"/>
        </w:rPr>
      </w:r>
    </w:p>
    <w:p w:rsidR="00000000" w:rsidDel="00000000" w:rsidP="00000000" w:rsidRDefault="00000000" w:rsidRPr="00000000" w14:paraId="000009A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A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contract of agency, being in the nature of a contract for personal services, will not be specifically enforced at the suit of either party, but an injunction may be granted to restrain a breach of such a contract's.</w:t>
      </w:r>
      <w:r w:rsidDel="00000000" w:rsidR="00000000" w:rsidRPr="00000000">
        <w:rPr>
          <w:rtl w:val="0"/>
        </w:rPr>
      </w:r>
    </w:p>
    <w:p w:rsidR="00000000" w:rsidDel="00000000" w:rsidP="00000000" w:rsidRDefault="00000000" w:rsidRPr="00000000" w14:paraId="000009A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A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Fiduciary nature of relation. The relationship of agency is of a fiduciary nature. In some cases, commonly where property or money has been placed in the hands of the agent for a specific purpose, the agent becomes a trustee for his principal. In all cases the agent owes the principal duties of a fiduciary character, for example to keep accounts, to disclose any conflict of interests and not to receive any secret commission or bribe.</w:t>
      </w:r>
      <w:r w:rsidDel="00000000" w:rsidR="00000000" w:rsidRPr="00000000">
        <w:rPr>
          <w:rtl w:val="0"/>
        </w:rPr>
      </w:r>
    </w:p>
    <w:p w:rsidR="00000000" w:rsidDel="00000000" w:rsidP="00000000" w:rsidRDefault="00000000" w:rsidRPr="00000000" w14:paraId="000009A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A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DUTIES OF AGENTS TO PRINCIPALS</w:t>
      </w:r>
      <w:r w:rsidDel="00000000" w:rsidR="00000000" w:rsidRPr="00000000">
        <w:rPr>
          <w:rtl w:val="0"/>
        </w:rPr>
      </w:r>
    </w:p>
    <w:p w:rsidR="00000000" w:rsidDel="00000000" w:rsidP="00000000" w:rsidRDefault="00000000" w:rsidRPr="00000000" w14:paraId="000009A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A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General Duties</w:t>
      </w:r>
      <w:r w:rsidDel="00000000" w:rsidR="00000000" w:rsidRPr="00000000">
        <w:rPr>
          <w:rtl w:val="0"/>
        </w:rPr>
      </w:r>
    </w:p>
    <w:p w:rsidR="00000000" w:rsidDel="00000000" w:rsidP="00000000" w:rsidRDefault="00000000" w:rsidRPr="00000000" w14:paraId="000009A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B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Agent to perform business undertaken. The primary duty of an agent carry out, generally in person, the business he has undertaken, or to inform his principal promptly if it is impossible to do so.</w:t>
      </w:r>
      <w:r w:rsidDel="00000000" w:rsidR="00000000" w:rsidRPr="00000000">
        <w:rPr>
          <w:rtl w:val="0"/>
        </w:rPr>
      </w:r>
    </w:p>
    <w:p w:rsidR="00000000" w:rsidDel="00000000" w:rsidP="00000000" w:rsidRDefault="00000000" w:rsidRPr="00000000" w14:paraId="000009B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agent is given definite instructions from his principal as to the manner in which the business is to be carried out, he must follow them strictly, provided that they are lawful; and, if he does so, he will not be liable to his principal merely because the consequences differ from those which the principal had expected. He has, however, no discretion to disregard them, even though he acts in good faith in the interests of his principal.</w:t>
      </w:r>
      <w:r w:rsidDel="00000000" w:rsidR="00000000" w:rsidRPr="00000000">
        <w:rPr>
          <w:rtl w:val="0"/>
        </w:rPr>
      </w:r>
    </w:p>
    <w:p w:rsidR="00000000" w:rsidDel="00000000" w:rsidP="00000000" w:rsidRDefault="00000000" w:rsidRPr="00000000" w14:paraId="000009B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B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Exercise of discretion. Where no definite instructions have been given to the agent, or where his instructions leave him a discretion, the agent must be guided by the honest exercise of his own judgment and the interests of his principal. If his instructions leave two alternative courses open to him, he incurs no liability merely because h chooses that course which proves in the event less favourable to his principal. Where he is a professional agent, lie must follow the ordinary course of such a business', which includes the ordinary course of any previous business as between the principal and  agent, and any special usages applicable to the particular case.</w:t>
      </w:r>
      <w:r w:rsidDel="00000000" w:rsidR="00000000" w:rsidRPr="00000000">
        <w:rPr>
          <w:rtl w:val="0"/>
        </w:rPr>
      </w:r>
    </w:p>
    <w:p w:rsidR="00000000" w:rsidDel="00000000" w:rsidP="00000000" w:rsidRDefault="00000000" w:rsidRPr="00000000" w14:paraId="000009B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B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B6">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 (a)</w:t>
        <w:tab/>
        <w:t xml:space="preserve">State what kind of goods are said to be in a bankrupt's reputed ownership.</w:t>
      </w:r>
      <w:r w:rsidDel="00000000" w:rsidR="00000000" w:rsidRPr="00000000">
        <w:rPr>
          <w:rtl w:val="0"/>
        </w:rPr>
      </w:r>
    </w:p>
    <w:p w:rsidR="00000000" w:rsidDel="00000000" w:rsidP="00000000" w:rsidRDefault="00000000" w:rsidRPr="00000000" w14:paraId="000009B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B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object of bankruptcy law is that every beneficial interest which a bankrupt has, everything belonging to him which can pass from him to his trustee and which can be turned to profit, should be divisible among his creditor.</w:t>
      </w:r>
      <w:r w:rsidDel="00000000" w:rsidR="00000000" w:rsidRPr="00000000">
        <w:rPr>
          <w:rtl w:val="0"/>
        </w:rPr>
      </w:r>
    </w:p>
    <w:p w:rsidR="00000000" w:rsidDel="00000000" w:rsidP="00000000" w:rsidRDefault="00000000" w:rsidRPr="00000000" w14:paraId="000009B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B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property of the person who is adjudicated a bankrupt passes from him on the adjudication and becomes vested in his trustee and divisible among his creditors. With the exception of: </w:t>
      </w:r>
      <w:r w:rsidDel="00000000" w:rsidR="00000000" w:rsidRPr="00000000">
        <w:rPr>
          <w:rtl w:val="0"/>
        </w:rPr>
      </w:r>
    </w:p>
    <w:p w:rsidR="00000000" w:rsidDel="00000000" w:rsidP="00000000" w:rsidRDefault="00000000" w:rsidRPr="00000000" w14:paraId="000009B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BC">
      <w:pPr>
        <w:pageBreakBefore w:val="0"/>
        <w:numPr>
          <w:ilvl w:val="0"/>
          <w:numId w:val="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property held by him in trust for any other person;</w:t>
      </w:r>
      <w:r w:rsidDel="00000000" w:rsidR="00000000" w:rsidRPr="00000000">
        <w:rPr>
          <w:rtl w:val="0"/>
        </w:rPr>
      </w:r>
    </w:p>
    <w:p w:rsidR="00000000" w:rsidDel="00000000" w:rsidP="00000000" w:rsidRDefault="00000000" w:rsidRPr="00000000" w14:paraId="000009BD">
      <w:pPr>
        <w:pageBreakBefore w:val="0"/>
        <w:numPr>
          <w:ilvl w:val="0"/>
          <w:numId w:val="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tools of his trade and the necessary wearing apparel and bedding;</w:t>
      </w:r>
      <w:r w:rsidDel="00000000" w:rsidR="00000000" w:rsidRPr="00000000">
        <w:rPr>
          <w:rtl w:val="0"/>
        </w:rPr>
      </w:r>
    </w:p>
    <w:p w:rsidR="00000000" w:rsidDel="00000000" w:rsidP="00000000" w:rsidRDefault="00000000" w:rsidRPr="00000000" w14:paraId="000009BE">
      <w:pPr>
        <w:pageBreakBefore w:val="0"/>
        <w:numPr>
          <w:ilvl w:val="0"/>
          <w:numId w:val="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property which is by statute specially exempted from passing to the trustee; and</w:t>
      </w:r>
      <w:r w:rsidDel="00000000" w:rsidR="00000000" w:rsidRPr="00000000">
        <w:rPr>
          <w:rtl w:val="0"/>
        </w:rPr>
      </w:r>
    </w:p>
    <w:p w:rsidR="00000000" w:rsidDel="00000000" w:rsidP="00000000" w:rsidRDefault="00000000" w:rsidRPr="00000000" w14:paraId="000009BF">
      <w:pPr>
        <w:pageBreakBefore w:val="0"/>
        <w:numPr>
          <w:ilvl w:val="0"/>
          <w:numId w:val="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property which is by its nature incapable of passing.</w:t>
      </w:r>
      <w:r w:rsidDel="00000000" w:rsidR="00000000" w:rsidRPr="00000000">
        <w:rPr>
          <w:rtl w:val="0"/>
        </w:rPr>
      </w:r>
    </w:p>
    <w:p w:rsidR="00000000" w:rsidDel="00000000" w:rsidP="00000000" w:rsidRDefault="00000000" w:rsidRPr="00000000" w14:paraId="000009C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C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Bankrupt’s property includes:</w:t>
      </w:r>
      <w:r w:rsidDel="00000000" w:rsidR="00000000" w:rsidRPr="00000000">
        <w:rPr>
          <w:rtl w:val="0"/>
        </w:rPr>
      </w:r>
    </w:p>
    <w:p w:rsidR="00000000" w:rsidDel="00000000" w:rsidP="00000000" w:rsidRDefault="00000000" w:rsidRPr="00000000" w14:paraId="000009C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C3">
      <w:pPr>
        <w:pageBreakBefore w:val="0"/>
        <w:numPr>
          <w:ilvl w:val="0"/>
          <w:numId w:val="4"/>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money</w:t>
      </w:r>
      <w:r w:rsidDel="00000000" w:rsidR="00000000" w:rsidRPr="00000000">
        <w:rPr>
          <w:rtl w:val="0"/>
        </w:rPr>
      </w:r>
    </w:p>
    <w:p w:rsidR="00000000" w:rsidDel="00000000" w:rsidP="00000000" w:rsidRDefault="00000000" w:rsidRPr="00000000" w14:paraId="000009C4">
      <w:pPr>
        <w:pageBreakBefore w:val="0"/>
        <w:numPr>
          <w:ilvl w:val="0"/>
          <w:numId w:val="4"/>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goods</w:t>
      </w:r>
      <w:r w:rsidDel="00000000" w:rsidR="00000000" w:rsidRPr="00000000">
        <w:rPr>
          <w:rtl w:val="0"/>
        </w:rPr>
      </w:r>
    </w:p>
    <w:p w:rsidR="00000000" w:rsidDel="00000000" w:rsidP="00000000" w:rsidRDefault="00000000" w:rsidRPr="00000000" w14:paraId="000009C5">
      <w:pPr>
        <w:pageBreakBefore w:val="0"/>
        <w:numPr>
          <w:ilvl w:val="0"/>
          <w:numId w:val="4"/>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things in action</w:t>
      </w:r>
      <w:r w:rsidDel="00000000" w:rsidR="00000000" w:rsidRPr="00000000">
        <w:rPr>
          <w:rtl w:val="0"/>
        </w:rPr>
      </w:r>
    </w:p>
    <w:p w:rsidR="00000000" w:rsidDel="00000000" w:rsidP="00000000" w:rsidRDefault="00000000" w:rsidRPr="00000000" w14:paraId="000009C6">
      <w:pPr>
        <w:pageBreakBefore w:val="0"/>
        <w:numPr>
          <w:ilvl w:val="0"/>
          <w:numId w:val="4"/>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land</w:t>
      </w:r>
      <w:r w:rsidDel="00000000" w:rsidR="00000000" w:rsidRPr="00000000">
        <w:rPr>
          <w:rtl w:val="0"/>
        </w:rPr>
      </w:r>
    </w:p>
    <w:p w:rsidR="00000000" w:rsidDel="00000000" w:rsidP="00000000" w:rsidRDefault="00000000" w:rsidRPr="00000000" w14:paraId="000009C7">
      <w:pPr>
        <w:pageBreakBefore w:val="0"/>
        <w:numPr>
          <w:ilvl w:val="0"/>
          <w:numId w:val="4"/>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every description of property whether real or persona and whether situate in Kenya or elsewhere</w:t>
      </w:r>
      <w:r w:rsidDel="00000000" w:rsidR="00000000" w:rsidRPr="00000000">
        <w:rPr>
          <w:rtl w:val="0"/>
        </w:rPr>
      </w:r>
    </w:p>
    <w:p w:rsidR="00000000" w:rsidDel="00000000" w:rsidP="00000000" w:rsidRDefault="00000000" w:rsidRPr="00000000" w14:paraId="000009C8">
      <w:pPr>
        <w:pageBreakBefore w:val="0"/>
        <w:numPr>
          <w:ilvl w:val="0"/>
          <w:numId w:val="4"/>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obligations</w:t>
      </w:r>
      <w:r w:rsidDel="00000000" w:rsidR="00000000" w:rsidRPr="00000000">
        <w:rPr>
          <w:rtl w:val="0"/>
        </w:rPr>
      </w:r>
    </w:p>
    <w:p w:rsidR="00000000" w:rsidDel="00000000" w:rsidP="00000000" w:rsidRDefault="00000000" w:rsidRPr="00000000" w14:paraId="000009C9">
      <w:pPr>
        <w:pageBreakBefore w:val="0"/>
        <w:numPr>
          <w:ilvl w:val="0"/>
          <w:numId w:val="4"/>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easements</w:t>
      </w:r>
      <w:r w:rsidDel="00000000" w:rsidR="00000000" w:rsidRPr="00000000">
        <w:rPr>
          <w:rtl w:val="0"/>
        </w:rPr>
      </w:r>
    </w:p>
    <w:p w:rsidR="00000000" w:rsidDel="00000000" w:rsidP="00000000" w:rsidRDefault="00000000" w:rsidRPr="00000000" w14:paraId="000009CA">
      <w:pPr>
        <w:pageBreakBefore w:val="0"/>
        <w:numPr>
          <w:ilvl w:val="0"/>
          <w:numId w:val="4"/>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every descitpion of estate, interest and profit, present or future, vested or contingent, arising out of or in incident to property as thus defined.</w:t>
      </w:r>
      <w:r w:rsidDel="00000000" w:rsidR="00000000" w:rsidRPr="00000000">
        <w:rPr>
          <w:rtl w:val="0"/>
        </w:rPr>
      </w:r>
    </w:p>
    <w:p w:rsidR="00000000" w:rsidDel="00000000" w:rsidP="00000000" w:rsidRDefault="00000000" w:rsidRPr="00000000" w14:paraId="000009C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C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C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Amos, a businessman, flew out of Kenya on the eve of last year's Madaraka Day and is yet to return. He left a number of trade and personal debts uncleared. Before then he had confided in Selmak, the Chief Executive of a local bank saying:</w:t>
        <w:tab/>
        <w:t xml:space="preserve">"I see no future; it is all gone to the dogs." On 3rd July following, Gidi, a close ally of Amos presented a large cheque to Selmak's bank for payment. Gidi said it was for a debt Amos owed him.</w:t>
      </w:r>
      <w:r w:rsidDel="00000000" w:rsidR="00000000" w:rsidRPr="00000000">
        <w:rPr>
          <w:rtl w:val="0"/>
        </w:rPr>
      </w:r>
    </w:p>
    <w:p w:rsidR="00000000" w:rsidDel="00000000" w:rsidP="00000000" w:rsidRDefault="00000000" w:rsidRPr="00000000" w14:paraId="000009C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C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On 1</w:t>
      </w:r>
      <w:r w:rsidDel="00000000" w:rsidR="00000000" w:rsidRPr="00000000">
        <w:rPr>
          <w:rFonts w:ascii="Georgia" w:cs="Georgia" w:eastAsia="Georgia" w:hAnsi="Georgia"/>
          <w:b w:val="1"/>
          <w:strike w:val="0"/>
          <w:vertAlign w:val="superscript"/>
          <w:rtl w:val="0"/>
        </w:rPr>
        <w:t xml:space="preserve">st</w:t>
      </w:r>
      <w:r w:rsidDel="00000000" w:rsidR="00000000" w:rsidRPr="00000000">
        <w:rPr>
          <w:rFonts w:ascii="Georgia" w:cs="Georgia" w:eastAsia="Georgia" w:hAnsi="Georgia"/>
          <w:b w:val="1"/>
          <w:strike w:val="0"/>
          <w:vertAlign w:val="baseline"/>
          <w:rtl w:val="0"/>
        </w:rPr>
        <w:t xml:space="preserve"> August following, a debtor obtained a receiving order against Amos.</w:t>
      </w:r>
      <w:r w:rsidDel="00000000" w:rsidR="00000000" w:rsidRPr="00000000">
        <w:rPr>
          <w:rtl w:val="0"/>
        </w:rPr>
      </w:r>
    </w:p>
    <w:p w:rsidR="00000000" w:rsidDel="00000000" w:rsidP="00000000" w:rsidRDefault="00000000" w:rsidRPr="00000000" w14:paraId="000009D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the trustee in bankruptcy with regards to the transaction between Gidi and Amos.</w:t>
      </w:r>
      <w:r w:rsidDel="00000000" w:rsidR="00000000" w:rsidRPr="00000000">
        <w:rPr>
          <w:rtl w:val="0"/>
        </w:rPr>
      </w:r>
    </w:p>
    <w:p w:rsidR="00000000" w:rsidDel="00000000" w:rsidP="00000000" w:rsidRDefault="00000000" w:rsidRPr="00000000" w14:paraId="000009D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D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Assignment of part of property. When made with an intent which can, from surrounding circumstances, be inferred to be fraudulent in that it defeats or delays the creditors, an assignment' of part of a debtor's property will be an act of bankruptcy. Such an assignment usually constitutes a fraudulent preference of a particular creditor, which is itself an act of bankruptcy, but, even if there is no preference of a particular creditor, the assignment may nevertheless be fraudulent.</w:t>
      </w:r>
      <w:r w:rsidDel="00000000" w:rsidR="00000000" w:rsidRPr="00000000">
        <w:rPr>
          <w:rtl w:val="0"/>
        </w:rPr>
      </w:r>
    </w:p>
    <w:p w:rsidR="00000000" w:rsidDel="00000000" w:rsidP="00000000" w:rsidRDefault="00000000" w:rsidRPr="00000000" w14:paraId="000009D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D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constitute an act of bankruptcy, the delivery or transfer must pass or purport to pass some property or interest to the person to whom the transfer is made.</w:t>
      </w:r>
      <w:r w:rsidDel="00000000" w:rsidR="00000000" w:rsidRPr="00000000">
        <w:rPr>
          <w:rtl w:val="0"/>
        </w:rPr>
      </w:r>
    </w:p>
    <w:p w:rsidR="00000000" w:rsidDel="00000000" w:rsidP="00000000" w:rsidRDefault="00000000" w:rsidRPr="00000000" w14:paraId="000009D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D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Avoidance of Fraudulent Preference</w:t>
      </w:r>
      <w:r w:rsidDel="00000000" w:rsidR="00000000" w:rsidRPr="00000000">
        <w:rPr>
          <w:rtl w:val="0"/>
        </w:rPr>
      </w:r>
    </w:p>
    <w:p w:rsidR="00000000" w:rsidDel="00000000" w:rsidP="00000000" w:rsidRDefault="00000000" w:rsidRPr="00000000" w14:paraId="000009D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D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Object of avoidance. Payments or transfers of property made by a debtor who is subsequently adjudged bankrupt, with the view of giving a preference to one particular creditor over the general body of creditors, will in certain circumstances be set aside, and the money or property will be ordered to be restored to the bankrupt's estate, the object of the bankruptcy law being to secure the rateable division of the bankrupt's property among his creditors.</w:t>
      </w:r>
      <w:r w:rsidDel="00000000" w:rsidR="00000000" w:rsidRPr="00000000">
        <w:rPr>
          <w:rtl w:val="0"/>
        </w:rPr>
      </w:r>
    </w:p>
    <w:p w:rsidR="00000000" w:rsidDel="00000000" w:rsidP="00000000" w:rsidRDefault="00000000" w:rsidRPr="00000000" w14:paraId="000009D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D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Meaning of "fraudulent preference". Every conveyance or transfer of property, or charge thereon made, every payment made, every obligation incurred, and every judicial proceeding affecting his property taken or suffered, by any person unable to pay his debts as they become due from hi own money, in favour of any creditor or of any person in trust for any creditor, is deemed to be fraudulent and void as against his trustee in bankruptcy, provided four conditions be fulfilled.</w:t>
      </w:r>
      <w:r w:rsidDel="00000000" w:rsidR="00000000" w:rsidRPr="00000000">
        <w:rPr>
          <w:rtl w:val="0"/>
        </w:rPr>
      </w:r>
    </w:p>
    <w:p w:rsidR="00000000" w:rsidDel="00000000" w:rsidP="00000000" w:rsidRDefault="00000000" w:rsidRPr="00000000" w14:paraId="000009D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D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These conditions are: (1) the debtor must, at the date of the transaction, be unable to pay from his own money his debts as and when they fall due; </w:t>
      </w:r>
      <w:r w:rsidDel="00000000" w:rsidR="00000000" w:rsidRPr="00000000">
        <w:rPr>
          <w:rtl w:val="0"/>
        </w:rPr>
      </w:r>
    </w:p>
    <w:p w:rsidR="00000000" w:rsidDel="00000000" w:rsidP="00000000" w:rsidRDefault="00000000" w:rsidRPr="00000000" w14:paraId="000009D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D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the transaction must be in favour of a creditor, or of some person in trust for a creditor; </w:t>
      </w:r>
      <w:r w:rsidDel="00000000" w:rsidR="00000000" w:rsidRPr="00000000">
        <w:rPr>
          <w:rtl w:val="0"/>
        </w:rPr>
      </w:r>
    </w:p>
    <w:p w:rsidR="00000000" w:rsidDel="00000000" w:rsidP="00000000" w:rsidRDefault="00000000" w:rsidRPr="00000000" w14:paraId="000009D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E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the debtor must have acted with the view of giving that creditor, or a surety or guarantor for the debt due to that creditor, a preference over his other creditors; </w:t>
      </w:r>
      <w:r w:rsidDel="00000000" w:rsidR="00000000" w:rsidRPr="00000000">
        <w:rPr>
          <w:rtl w:val="0"/>
        </w:rPr>
      </w:r>
    </w:p>
    <w:p w:rsidR="00000000" w:rsidDel="00000000" w:rsidP="00000000" w:rsidRDefault="00000000" w:rsidRPr="00000000" w14:paraId="000009E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E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 the debtor must be adjudged bankrupt on a bankruptcy petition presented within six calendar months7 after the date of the transaction sought to be impeachcd.</w:t>
      </w:r>
      <w:r w:rsidDel="00000000" w:rsidR="00000000" w:rsidRPr="00000000">
        <w:rPr>
          <w:rtl w:val="0"/>
        </w:rPr>
      </w:r>
    </w:p>
    <w:p w:rsidR="00000000" w:rsidDel="00000000" w:rsidP="00000000" w:rsidRDefault="00000000" w:rsidRPr="00000000" w14:paraId="000009E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E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first and fourth of these conditions have an important connection with one another, for their combined effect is to render it unnecessary to inquire whether the debtor acted in contemplation of bankruptcy; this question is now irrelevant, at any rate so far as its determination in the affirmative would be a condition precedent to the avoidance of a transaction as a fraudulent preference: the test which these two conditions create is sufficient.</w:t>
      </w:r>
      <w:r w:rsidDel="00000000" w:rsidR="00000000" w:rsidRPr="00000000">
        <w:rPr>
          <w:rtl w:val="0"/>
        </w:rPr>
      </w:r>
    </w:p>
    <w:p w:rsidR="00000000" w:rsidDel="00000000" w:rsidP="00000000" w:rsidRDefault="00000000" w:rsidRPr="00000000" w14:paraId="000009E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E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Although the term "fraudulent preference" is currently used, and the term -fraudulent" is used in the section"', fraud in the strict common law sense need never be proved, although it may often be present".</w:t>
      </w:r>
      <w:r w:rsidDel="00000000" w:rsidR="00000000" w:rsidRPr="00000000">
        <w:rPr>
          <w:rtl w:val="0"/>
        </w:rPr>
      </w:r>
    </w:p>
    <w:p w:rsidR="00000000" w:rsidDel="00000000" w:rsidP="00000000" w:rsidRDefault="00000000" w:rsidRPr="00000000" w14:paraId="000009E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E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5.</w:t>
        <w:tab/>
        <w:t xml:space="preserve">(a)</w:t>
        <w:tab/>
        <w:t xml:space="preserve">When, if at all, may a seller who is not the owner. of the goods pass a good title to the buyer?</w:t>
      </w:r>
      <w:r w:rsidDel="00000000" w:rsidR="00000000" w:rsidRPr="00000000">
        <w:rPr>
          <w:rtl w:val="0"/>
        </w:rPr>
      </w:r>
    </w:p>
    <w:p w:rsidR="00000000" w:rsidDel="00000000" w:rsidP="00000000" w:rsidRDefault="00000000" w:rsidRPr="00000000" w14:paraId="000009E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E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general rule of law is that no one can transfer a better title to goods than he himself possesses. This rule is often expressed in terms of the Latin maxim </w:t>
      </w:r>
      <w:r w:rsidDel="00000000" w:rsidR="00000000" w:rsidRPr="00000000">
        <w:rPr>
          <w:rFonts w:ascii="Georgia" w:cs="Georgia" w:eastAsia="Georgia" w:hAnsi="Georgia"/>
          <w:i w:val="1"/>
          <w:strike w:val="0"/>
          <w:vertAlign w:val="baseline"/>
          <w:rtl w:val="0"/>
        </w:rPr>
        <w:t xml:space="preserve">nemo dat quod non habet, </w:t>
      </w:r>
      <w:r w:rsidDel="00000000" w:rsidR="00000000" w:rsidRPr="00000000">
        <w:rPr>
          <w:rFonts w:ascii="Georgia" w:cs="Georgia" w:eastAsia="Georgia" w:hAnsi="Georgia"/>
          <w:b w:val="1"/>
          <w:strike w:val="0"/>
          <w:u w:val="single"/>
          <w:vertAlign w:val="baseline"/>
          <w:rtl w:val="0"/>
        </w:rPr>
        <w:t xml:space="preserve">Whistler v Forster</w:t>
      </w:r>
      <w:r w:rsidDel="00000000" w:rsidR="00000000" w:rsidRPr="00000000">
        <w:rPr>
          <w:rFonts w:ascii="Georgia" w:cs="Georgia" w:eastAsia="Georgia" w:hAnsi="Georgia"/>
          <w:strike w:val="0"/>
          <w:vertAlign w:val="baseline"/>
          <w:rtl w:val="0"/>
        </w:rPr>
        <w:t xml:space="preserve"> (1863) 14 C.B. It is partially set out in the section 23 (1) of the Sale of Goods Act (Cap 31), which provides that</w:t>
      </w:r>
      <w:r w:rsidDel="00000000" w:rsidR="00000000" w:rsidRPr="00000000">
        <w:rPr>
          <w:rtl w:val="0"/>
        </w:rPr>
      </w:r>
    </w:p>
    <w:p w:rsidR="00000000" w:rsidDel="00000000" w:rsidP="00000000" w:rsidRDefault="00000000" w:rsidRPr="00000000" w14:paraId="000009EB">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EC">
      <w:pPr>
        <w:pageBreakBefore w:val="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 xml:space="preserve">subject to the provisions of the Act, where goods are sold by a person who is not the owner thereof, and who does not sell them under the authority or with the consent of the owner, the buyer acquires no better title to the goods than the seller had, unless the owner of the goods is by his conduct precluded from denying the seller’s authority to sell.”</w:t>
      </w:r>
      <w:r w:rsidDel="00000000" w:rsidR="00000000" w:rsidRPr="00000000">
        <w:rPr>
          <w:rtl w:val="0"/>
        </w:rPr>
      </w:r>
    </w:p>
    <w:p w:rsidR="00000000" w:rsidDel="00000000" w:rsidP="00000000" w:rsidRDefault="00000000" w:rsidRPr="00000000" w14:paraId="000009ED">
      <w:pPr>
        <w:pageBreakBefore w:val="0"/>
        <w:ind w:left="720" w:firstLine="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9E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 one time, the only effective exception to this rule was that of a sale in market overt but in response to commercial and social demands, further exceptions to the rule have been progressively introduced both by the common law and by statute. There are thus a number of exceptions to the </w:t>
      </w:r>
      <w:r w:rsidDel="00000000" w:rsidR="00000000" w:rsidRPr="00000000">
        <w:rPr>
          <w:rFonts w:ascii="Georgia" w:cs="Georgia" w:eastAsia="Georgia" w:hAnsi="Georgia"/>
          <w:i w:val="1"/>
          <w:strike w:val="0"/>
          <w:vertAlign w:val="baseline"/>
          <w:rtl w:val="0"/>
        </w:rPr>
        <w:t xml:space="preserve">nemo dat quod non habet </w:t>
      </w:r>
      <w:r w:rsidDel="00000000" w:rsidR="00000000" w:rsidRPr="00000000">
        <w:rPr>
          <w:rFonts w:ascii="Georgia" w:cs="Georgia" w:eastAsia="Georgia" w:hAnsi="Georgia"/>
          <w:strike w:val="0"/>
          <w:vertAlign w:val="baseline"/>
          <w:rtl w:val="0"/>
        </w:rPr>
        <w:t xml:space="preserve">rule:</w:t>
      </w:r>
      <w:r w:rsidDel="00000000" w:rsidR="00000000" w:rsidRPr="00000000">
        <w:rPr>
          <w:rtl w:val="0"/>
        </w:rPr>
      </w:r>
    </w:p>
    <w:p w:rsidR="00000000" w:rsidDel="00000000" w:rsidP="00000000" w:rsidRDefault="00000000" w:rsidRPr="00000000" w14:paraId="000009EF">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F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Estoppel</w:t>
      </w:r>
      <w:r w:rsidDel="00000000" w:rsidR="00000000" w:rsidRPr="00000000">
        <w:rPr>
          <w:rtl w:val="0"/>
        </w:rPr>
      </w:r>
    </w:p>
    <w:p w:rsidR="00000000" w:rsidDel="00000000" w:rsidP="00000000" w:rsidRDefault="00000000" w:rsidRPr="00000000" w14:paraId="000009F1">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r>
      <w:r w:rsidDel="00000000" w:rsidR="00000000" w:rsidRPr="00000000">
        <w:rPr>
          <w:rtl w:val="0"/>
        </w:rPr>
      </w:r>
    </w:p>
    <w:p w:rsidR="00000000" w:rsidDel="00000000" w:rsidP="00000000" w:rsidRDefault="00000000" w:rsidRPr="00000000" w14:paraId="000009F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23 (1) of the </w:t>
      </w:r>
      <w:r w:rsidDel="00000000" w:rsidR="00000000" w:rsidRPr="00000000">
        <w:rPr>
          <w:rFonts w:ascii="Georgia" w:cs="Georgia" w:eastAsia="Georgia" w:hAnsi="Georgia"/>
          <w:b w:val="1"/>
          <w:strike w:val="0"/>
          <w:vertAlign w:val="baseline"/>
          <w:rtl w:val="0"/>
        </w:rPr>
        <w:t xml:space="preserve">Sale of Goods Act</w:t>
      </w:r>
      <w:r w:rsidDel="00000000" w:rsidR="00000000" w:rsidRPr="00000000">
        <w:rPr>
          <w:rFonts w:ascii="Georgia" w:cs="Georgia" w:eastAsia="Georgia" w:hAnsi="Georgia"/>
          <w:strike w:val="0"/>
          <w:vertAlign w:val="baseline"/>
          <w:rtl w:val="0"/>
        </w:rPr>
        <w:t xml:space="preserve"> provides that the rule </w:t>
      </w:r>
      <w:r w:rsidDel="00000000" w:rsidR="00000000" w:rsidRPr="00000000">
        <w:rPr>
          <w:rFonts w:ascii="Georgia" w:cs="Georgia" w:eastAsia="Georgia" w:hAnsi="Georgia"/>
          <w:i w:val="1"/>
          <w:strike w:val="0"/>
          <w:vertAlign w:val="baseline"/>
          <w:rtl w:val="0"/>
        </w:rPr>
        <w:t xml:space="preserve">nemo dat quod non habet </w:t>
      </w:r>
      <w:r w:rsidDel="00000000" w:rsidR="00000000" w:rsidRPr="00000000">
        <w:rPr>
          <w:rFonts w:ascii="Georgia" w:cs="Georgia" w:eastAsia="Georgia" w:hAnsi="Georgia"/>
          <w:strike w:val="0"/>
          <w:vertAlign w:val="baseline"/>
          <w:rtl w:val="0"/>
        </w:rPr>
        <w:t xml:space="preserve">is not to apply where “the owner of the goods is by his conduct precluded from denying the seller’s authority to sell.” This section applies to situations other than those in which the seller is the agent of the true owner of the goods or in which the owner holds out the seller to be his agent.</w:t>
      </w:r>
      <w:r w:rsidDel="00000000" w:rsidR="00000000" w:rsidRPr="00000000">
        <w:rPr>
          <w:rtl w:val="0"/>
        </w:rPr>
      </w:r>
    </w:p>
    <w:p w:rsidR="00000000" w:rsidDel="00000000" w:rsidP="00000000" w:rsidRDefault="00000000" w:rsidRPr="00000000" w14:paraId="000009F3">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F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true owner of the goods can be estopped from denying the apparent ownership of the seller, so that the buyer acquires a good title to the goods by estoppel. Such an estoppel may arise either by:</w:t>
      </w:r>
      <w:r w:rsidDel="00000000" w:rsidR="00000000" w:rsidRPr="00000000">
        <w:rPr>
          <w:rtl w:val="0"/>
        </w:rPr>
      </w:r>
    </w:p>
    <w:p w:rsidR="00000000" w:rsidDel="00000000" w:rsidP="00000000" w:rsidRDefault="00000000" w:rsidRPr="00000000" w14:paraId="000009F5">
      <w:pPr>
        <w:pageBreakBefore w:val="0"/>
        <w:ind w:left="216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F6">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reason of a representation made by the true owner that the seller is the owner of the goods or possibly </w:t>
      </w:r>
      <w:r w:rsidDel="00000000" w:rsidR="00000000" w:rsidRPr="00000000">
        <w:rPr>
          <w:rtl w:val="0"/>
        </w:rPr>
      </w:r>
    </w:p>
    <w:p w:rsidR="00000000" w:rsidDel="00000000" w:rsidP="00000000" w:rsidRDefault="00000000" w:rsidRPr="00000000" w14:paraId="000009F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F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by negligence on the part of the true owner which enables the seller to create an appearance of ownership.</w:t>
      </w:r>
      <w:r w:rsidDel="00000000" w:rsidR="00000000" w:rsidRPr="00000000">
        <w:rPr>
          <w:rtl w:val="0"/>
        </w:rPr>
      </w:r>
    </w:p>
    <w:p w:rsidR="00000000" w:rsidDel="00000000" w:rsidP="00000000" w:rsidRDefault="00000000" w:rsidRPr="00000000" w14:paraId="000009F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F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reasons of commercial convenience, however, the effect of its application is to transfer to the buyer a real title and not a metaphorical title by estoppel. The estoppel is thus an unusual one in that it binds not only the true owner, but confers a good title against all the world.</w:t>
      </w:r>
      <w:r w:rsidDel="00000000" w:rsidR="00000000" w:rsidRPr="00000000">
        <w:rPr>
          <w:rtl w:val="0"/>
        </w:rPr>
      </w:r>
    </w:p>
    <w:p w:rsidR="00000000" w:rsidDel="00000000" w:rsidP="00000000" w:rsidRDefault="00000000" w:rsidRPr="00000000" w14:paraId="000009FB">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FC">
      <w:pPr>
        <w:pageBreakBefore w:val="0"/>
        <w:ind w:left="108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9F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Sale in market overt</w:t>
      </w:r>
      <w:r w:rsidDel="00000000" w:rsidR="00000000" w:rsidRPr="00000000">
        <w:rPr>
          <w:rtl w:val="0"/>
        </w:rPr>
      </w:r>
    </w:p>
    <w:p w:rsidR="00000000" w:rsidDel="00000000" w:rsidP="00000000" w:rsidRDefault="00000000" w:rsidRPr="00000000" w14:paraId="000009FE">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9F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22 (1) of the English Sale of Goods Act provides that:</w:t>
      </w:r>
      <w:r w:rsidDel="00000000" w:rsidR="00000000" w:rsidRPr="00000000">
        <w:rPr>
          <w:rtl w:val="0"/>
        </w:rPr>
      </w:r>
    </w:p>
    <w:p w:rsidR="00000000" w:rsidDel="00000000" w:rsidP="00000000" w:rsidRDefault="00000000" w:rsidRPr="00000000" w14:paraId="00000A00">
      <w:pPr>
        <w:pageBreakBefore w:val="0"/>
        <w:ind w:left="2160" w:firstLine="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A01">
      <w:pPr>
        <w:pageBreakBefore w:val="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 xml:space="preserve">Where goods are sold in market overt, according to the usage of the market, the buyer acquires a good title to the goods, provided he buys them in good faith and without notice of any defect or want of title on the part of the seller.”</w:t>
      </w:r>
      <w:r w:rsidDel="00000000" w:rsidR="00000000" w:rsidRPr="00000000">
        <w:rPr>
          <w:rtl w:val="0"/>
        </w:rPr>
      </w:r>
    </w:p>
    <w:p w:rsidR="00000000" w:rsidDel="00000000" w:rsidP="00000000" w:rsidRDefault="00000000" w:rsidRPr="00000000" w14:paraId="00000A02">
      <w:pPr>
        <w:pageBreakBefore w:val="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A0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market overt rule only protects a buyer who has bought in good faith and without notice of any defect or want of title on the part of the seller. It does not protect the seller, or an auctioneer who has sold the goods, or any person who has previously converted the goods. A buyer in market overt acquires an absolute title to the goods purchased.</w:t>
      </w:r>
      <w:r w:rsidDel="00000000" w:rsidR="00000000" w:rsidRPr="00000000">
        <w:rPr>
          <w:rtl w:val="0"/>
        </w:rPr>
      </w:r>
    </w:p>
    <w:p w:rsidR="00000000" w:rsidDel="00000000" w:rsidP="00000000" w:rsidRDefault="00000000" w:rsidRPr="00000000" w14:paraId="00000A0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0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Sale under a voidable title</w:t>
      </w:r>
      <w:r w:rsidDel="00000000" w:rsidR="00000000" w:rsidRPr="00000000">
        <w:rPr>
          <w:rtl w:val="0"/>
        </w:rPr>
      </w:r>
    </w:p>
    <w:p w:rsidR="00000000" w:rsidDel="00000000" w:rsidP="00000000" w:rsidRDefault="00000000" w:rsidRPr="00000000" w14:paraId="00000A0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0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24 of the </w:t>
      </w:r>
      <w:r w:rsidDel="00000000" w:rsidR="00000000" w:rsidRPr="00000000">
        <w:rPr>
          <w:rFonts w:ascii="Georgia" w:cs="Georgia" w:eastAsia="Georgia" w:hAnsi="Georgia"/>
          <w:b w:val="1"/>
          <w:strike w:val="0"/>
          <w:vertAlign w:val="baseline"/>
          <w:rtl w:val="0"/>
        </w:rPr>
        <w:t xml:space="preserve">Sale of Goods Act </w:t>
      </w:r>
      <w:r w:rsidDel="00000000" w:rsidR="00000000" w:rsidRPr="00000000">
        <w:rPr>
          <w:rFonts w:ascii="Georgia" w:cs="Georgia" w:eastAsia="Georgia" w:hAnsi="Georgia"/>
          <w:strike w:val="0"/>
          <w:vertAlign w:val="baseline"/>
          <w:rtl w:val="0"/>
        </w:rPr>
        <w:t xml:space="preserve">provides that:</w:t>
      </w:r>
      <w:r w:rsidDel="00000000" w:rsidR="00000000" w:rsidRPr="00000000">
        <w:rPr>
          <w:rtl w:val="0"/>
        </w:rPr>
      </w:r>
    </w:p>
    <w:p w:rsidR="00000000" w:rsidDel="00000000" w:rsidP="00000000" w:rsidRDefault="00000000" w:rsidRPr="00000000" w14:paraId="00000A08">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09">
      <w:pPr>
        <w:pageBreakBefore w:val="0"/>
        <w:rPr>
          <w:rFonts w:ascii="Georgia" w:cs="Georgia" w:eastAsia="Georgia" w:hAnsi="Georgia"/>
          <w:i w:val="0"/>
          <w:vertAlign w:val="baseline"/>
        </w:rPr>
      </w:pPr>
      <w:r w:rsidDel="00000000" w:rsidR="00000000" w:rsidRPr="00000000">
        <w:rPr>
          <w:rFonts w:ascii="Georgia" w:cs="Georgia" w:eastAsia="Georgia" w:hAnsi="Georgia"/>
          <w:strike w:val="0"/>
          <w:vertAlign w:val="baseline"/>
          <w:rtl w:val="0"/>
        </w:rPr>
        <w:t xml:space="preserve">“</w:t>
      </w:r>
      <w:r w:rsidDel="00000000" w:rsidR="00000000" w:rsidRPr="00000000">
        <w:rPr>
          <w:rFonts w:ascii="Georgia" w:cs="Georgia" w:eastAsia="Georgia" w:hAnsi="Georgia"/>
          <w:i w:val="1"/>
          <w:strike w:val="0"/>
          <w:vertAlign w:val="baseline"/>
          <w:rtl w:val="0"/>
        </w:rPr>
        <w:t xml:space="preserve">when the seller of goods has a voidable title thereto, but his title has not been avoided at the time of the sale, the buyer acquires a good title to the goods, provided he buys them in good faith and without notice of the seller’s defect of title.”</w:t>
      </w:r>
      <w:r w:rsidDel="00000000" w:rsidR="00000000" w:rsidRPr="00000000">
        <w:rPr>
          <w:rtl w:val="0"/>
        </w:rPr>
      </w:r>
    </w:p>
    <w:p w:rsidR="00000000" w:rsidDel="00000000" w:rsidP="00000000" w:rsidRDefault="00000000" w:rsidRPr="00000000" w14:paraId="00000A0A">
      <w:pPr>
        <w:pageBreakBefore w:val="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ab/>
        <w:tab/>
      </w:r>
      <w:r w:rsidDel="00000000" w:rsidR="00000000" w:rsidRPr="00000000">
        <w:rPr>
          <w:rtl w:val="0"/>
        </w:rPr>
      </w:r>
    </w:p>
    <w:p w:rsidR="00000000" w:rsidDel="00000000" w:rsidP="00000000" w:rsidRDefault="00000000" w:rsidRPr="00000000" w14:paraId="00000A0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is, where A, the true owner of the goods, is induced by the fraud f B, the seller, to sell the goods to B which B then re-sells to C, an innocent buyer. The effect of the fraud is not absolutely to avoid the contract of sale between A and B, but to render it voidable at the option of A. Property in the goods passes to B, although B’s title is subject to A’s right to avoid it. Provided that A has not effectively exercised this right at the time of the sale of goods by B to C, then C will acquire an indefeasible title to the goods notwithstanding the fact that B had only a voidable title thereto, </w:t>
      </w:r>
      <w:r w:rsidDel="00000000" w:rsidR="00000000" w:rsidRPr="00000000">
        <w:rPr>
          <w:rFonts w:ascii="Georgia" w:cs="Georgia" w:eastAsia="Georgia" w:hAnsi="Georgia"/>
          <w:b w:val="1"/>
          <w:strike w:val="0"/>
          <w:u w:val="single"/>
          <w:vertAlign w:val="baseline"/>
          <w:rtl w:val="0"/>
        </w:rPr>
        <w:t xml:space="preserve">Wright v Lawes</w:t>
      </w:r>
      <w:r w:rsidDel="00000000" w:rsidR="00000000" w:rsidRPr="00000000">
        <w:rPr>
          <w:rFonts w:ascii="Georgia" w:cs="Georgia" w:eastAsia="Georgia" w:hAnsi="Georgia"/>
          <w:strike w:val="0"/>
          <w:vertAlign w:val="baseline"/>
          <w:rtl w:val="0"/>
        </w:rPr>
        <w:t xml:space="preserve"> (1801) 10 CB 919.</w:t>
      </w:r>
      <w:r w:rsidDel="00000000" w:rsidR="00000000" w:rsidRPr="00000000">
        <w:rPr>
          <w:rtl w:val="0"/>
        </w:rPr>
      </w:r>
    </w:p>
    <w:p w:rsidR="00000000" w:rsidDel="00000000" w:rsidP="00000000" w:rsidRDefault="00000000" w:rsidRPr="00000000" w14:paraId="00000A0C">
      <w:pPr>
        <w:pageBreakBefore w:val="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ab/>
        <w:tab/>
      </w:r>
      <w:r w:rsidDel="00000000" w:rsidR="00000000" w:rsidRPr="00000000">
        <w:rPr>
          <w:rtl w:val="0"/>
        </w:rPr>
      </w:r>
    </w:p>
    <w:p w:rsidR="00000000" w:rsidDel="00000000" w:rsidP="00000000" w:rsidRDefault="00000000" w:rsidRPr="00000000" w14:paraId="00000A0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w:t>
        <w:tab/>
        <w:t xml:space="preserve">Mercantile Agents</w:t>
      </w:r>
      <w:r w:rsidDel="00000000" w:rsidR="00000000" w:rsidRPr="00000000">
        <w:rPr>
          <w:rtl w:val="0"/>
        </w:rPr>
      </w:r>
    </w:p>
    <w:p w:rsidR="00000000" w:rsidDel="00000000" w:rsidP="00000000" w:rsidRDefault="00000000" w:rsidRPr="00000000" w14:paraId="00000A0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ab/>
        <w:tab/>
      </w:r>
      <w:r w:rsidDel="00000000" w:rsidR="00000000" w:rsidRPr="00000000">
        <w:rPr>
          <w:rtl w:val="0"/>
        </w:rPr>
      </w:r>
    </w:p>
    <w:p w:rsidR="00000000" w:rsidDel="00000000" w:rsidP="00000000" w:rsidRDefault="00000000" w:rsidRPr="00000000" w14:paraId="00000A0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2 (1) of the </w:t>
      </w:r>
      <w:r w:rsidDel="00000000" w:rsidR="00000000" w:rsidRPr="00000000">
        <w:rPr>
          <w:rFonts w:ascii="Georgia" w:cs="Georgia" w:eastAsia="Georgia" w:hAnsi="Georgia"/>
          <w:b w:val="1"/>
          <w:strike w:val="0"/>
          <w:vertAlign w:val="baseline"/>
          <w:rtl w:val="0"/>
        </w:rPr>
        <w:t xml:space="preserve">Factors Act 1889 [applicability to Kenya??]</w:t>
      </w:r>
      <w:r w:rsidDel="00000000" w:rsidR="00000000" w:rsidRPr="00000000">
        <w:rPr>
          <w:rFonts w:ascii="Georgia" w:cs="Georgia" w:eastAsia="Georgia" w:hAnsi="Georgia"/>
          <w:strike w:val="0"/>
          <w:vertAlign w:val="baseline"/>
          <w:rtl w:val="0"/>
        </w:rPr>
        <w:t xml:space="preserve"> provides that where a mercantile agent is, with the consent of the owner, in possession of goods or of the documents of title to goods, any sale, pledge, or other disposition of the goods, made by him when acting in the ordinary course of business as a mercantile agent, is, subject to the provisions of the Act, to be as valid as if he were expressly authorized by the owner of the goods to make the same; provided that the person making the disposition has not authority to make the same.</w:t>
      </w:r>
      <w:r w:rsidDel="00000000" w:rsidR="00000000" w:rsidRPr="00000000">
        <w:rPr>
          <w:rtl w:val="0"/>
        </w:rPr>
      </w:r>
    </w:p>
    <w:p w:rsidR="00000000" w:rsidDel="00000000" w:rsidP="00000000" w:rsidRDefault="00000000" w:rsidRPr="00000000" w14:paraId="00000A10">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ab/>
      </w:r>
      <w:r w:rsidDel="00000000" w:rsidR="00000000" w:rsidRPr="00000000">
        <w:rPr>
          <w:rtl w:val="0"/>
        </w:rPr>
      </w:r>
    </w:p>
    <w:p w:rsidR="00000000" w:rsidDel="00000000" w:rsidP="00000000" w:rsidRDefault="00000000" w:rsidRPr="00000000" w14:paraId="00000A1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 </w:t>
        <w:tab/>
        <w:t xml:space="preserve">Seller in Possession</w:t>
      </w:r>
      <w:r w:rsidDel="00000000" w:rsidR="00000000" w:rsidRPr="00000000">
        <w:rPr>
          <w:rtl w:val="0"/>
        </w:rPr>
      </w:r>
    </w:p>
    <w:p w:rsidR="00000000" w:rsidDel="00000000" w:rsidP="00000000" w:rsidRDefault="00000000" w:rsidRPr="00000000" w14:paraId="00000A12">
      <w:pPr>
        <w:pageBreakBefore w:val="0"/>
        <w:ind w:left="144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1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26 (1) of the </w:t>
      </w:r>
      <w:r w:rsidDel="00000000" w:rsidR="00000000" w:rsidRPr="00000000">
        <w:rPr>
          <w:rFonts w:ascii="Georgia" w:cs="Georgia" w:eastAsia="Georgia" w:hAnsi="Georgia"/>
          <w:b w:val="1"/>
          <w:strike w:val="0"/>
          <w:vertAlign w:val="baseline"/>
          <w:rtl w:val="0"/>
        </w:rPr>
        <w:t xml:space="preserve">Sale of Goods Act </w:t>
      </w:r>
      <w:r w:rsidDel="00000000" w:rsidR="00000000" w:rsidRPr="00000000">
        <w:rPr>
          <w:rFonts w:ascii="Georgia" w:cs="Georgia" w:eastAsia="Georgia" w:hAnsi="Georgia"/>
          <w:strike w:val="0"/>
          <w:vertAlign w:val="baseline"/>
          <w:rtl w:val="0"/>
        </w:rPr>
        <w:t xml:space="preserve"> provides that:</w:t>
      </w:r>
      <w:r w:rsidDel="00000000" w:rsidR="00000000" w:rsidRPr="00000000">
        <w:rPr>
          <w:rtl w:val="0"/>
        </w:rPr>
      </w:r>
    </w:p>
    <w:p w:rsidR="00000000" w:rsidDel="00000000" w:rsidP="00000000" w:rsidRDefault="00000000" w:rsidRPr="00000000" w14:paraId="00000A14">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15">
      <w:pPr>
        <w:pageBreakBefore w:val="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 xml:space="preserve">“where a person having sold goods continues or is in possession of the goods, or of the documents of title to the goods, the delivery or transfer by that person, or by a mercantile agent acting for him, of the goods or documents of title, under any sale, pledge or other disposition thereof, to any person receiving them in good faith and without notice of the previous sale shall have the same effect as if the person making the delivery or transfer were expressly authorized by the owner of the goods to make it.”</w:t>
      </w:r>
      <w:r w:rsidDel="00000000" w:rsidR="00000000" w:rsidRPr="00000000">
        <w:rPr>
          <w:rtl w:val="0"/>
        </w:rPr>
      </w:r>
    </w:p>
    <w:p w:rsidR="00000000" w:rsidDel="00000000" w:rsidP="00000000" w:rsidRDefault="00000000" w:rsidRPr="00000000" w14:paraId="00000A16">
      <w:pPr>
        <w:pageBreakBefore w:val="0"/>
        <w:rPr>
          <w:rFonts w:ascii="Georgia" w:cs="Georgia" w:eastAsia="Georgia" w:hAnsi="Georgia"/>
          <w:b w:val="0"/>
          <w:i w:val="0"/>
          <w:vertAlign w:val="baseline"/>
        </w:rPr>
      </w:pPr>
      <w:r w:rsidDel="00000000" w:rsidR="00000000" w:rsidRPr="00000000">
        <w:rPr>
          <w:rFonts w:ascii="Georgia" w:cs="Georgia" w:eastAsia="Georgia" w:hAnsi="Georgia"/>
          <w:b w:val="1"/>
          <w:i w:val="1"/>
          <w:strike w:val="0"/>
          <w:vertAlign w:val="baseline"/>
          <w:rtl w:val="0"/>
        </w:rPr>
        <w:tab/>
        <w:tab/>
      </w:r>
      <w:r w:rsidDel="00000000" w:rsidR="00000000" w:rsidRPr="00000000">
        <w:rPr>
          <w:rtl w:val="0"/>
        </w:rPr>
      </w:r>
    </w:p>
    <w:p w:rsidR="00000000" w:rsidDel="00000000" w:rsidP="00000000" w:rsidRDefault="00000000" w:rsidRPr="00000000" w14:paraId="00000A17">
      <w:pPr>
        <w:pageBreakBefore w:val="0"/>
        <w:numPr>
          <w:ilvl w:val="0"/>
          <w:numId w:val="16"/>
        </w:numPr>
        <w:ind w:left="720" w:hanging="36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Buyer in possession</w:t>
      </w:r>
      <w:r w:rsidDel="00000000" w:rsidR="00000000" w:rsidRPr="00000000">
        <w:rPr>
          <w:rtl w:val="0"/>
        </w:rPr>
      </w:r>
    </w:p>
    <w:p w:rsidR="00000000" w:rsidDel="00000000" w:rsidP="00000000" w:rsidRDefault="00000000" w:rsidRPr="00000000" w14:paraId="00000A18">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1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26 (2) of the </w:t>
      </w:r>
      <w:r w:rsidDel="00000000" w:rsidR="00000000" w:rsidRPr="00000000">
        <w:rPr>
          <w:rFonts w:ascii="Georgia" w:cs="Georgia" w:eastAsia="Georgia" w:hAnsi="Georgia"/>
          <w:b w:val="1"/>
          <w:strike w:val="0"/>
          <w:vertAlign w:val="baseline"/>
          <w:rtl w:val="0"/>
        </w:rPr>
        <w:t xml:space="preserve">Sale of Goods Act</w:t>
      </w:r>
      <w:r w:rsidDel="00000000" w:rsidR="00000000" w:rsidRPr="00000000">
        <w:rPr>
          <w:rFonts w:ascii="Georgia" w:cs="Georgia" w:eastAsia="Georgia" w:hAnsi="Georgia"/>
          <w:i w:val="1"/>
          <w:strike w:val="0"/>
          <w:vertAlign w:val="baseline"/>
          <w:rtl w:val="0"/>
        </w:rPr>
        <w:t xml:space="preserve"> </w:t>
      </w:r>
      <w:r w:rsidDel="00000000" w:rsidR="00000000" w:rsidRPr="00000000">
        <w:rPr>
          <w:rFonts w:ascii="Georgia" w:cs="Georgia" w:eastAsia="Georgia" w:hAnsi="Georgia"/>
          <w:strike w:val="0"/>
          <w:vertAlign w:val="baseline"/>
          <w:rtl w:val="0"/>
        </w:rPr>
        <w:t xml:space="preserve">provides that:</w:t>
      </w:r>
      <w:r w:rsidDel="00000000" w:rsidR="00000000" w:rsidRPr="00000000">
        <w:rPr>
          <w:rtl w:val="0"/>
        </w:rPr>
      </w:r>
    </w:p>
    <w:p w:rsidR="00000000" w:rsidDel="00000000" w:rsidP="00000000" w:rsidRDefault="00000000" w:rsidRPr="00000000" w14:paraId="00000A1A">
      <w:pPr>
        <w:pageBreakBefore w:val="0"/>
        <w:ind w:left="2160" w:firstLine="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A1B">
      <w:pPr>
        <w:pageBreakBefore w:val="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 xml:space="preserve">“where a person having bought or agreed to buy goods obtains, with the consent of the seller, possession of the goods or the documents of title to the goods the delivery or transfer by that person, or by a mercantile agent acting for him, of the goods or documents of title, under any sale, pledge or other disposition thereof, to any person receiving them in good faith and without notice of any lien or other right of the original seller in respect of the goods shall have the same effect as if the person making the delivery or transfer were a mercantile agent in possession of the goods or documents of title with the consent of the owner.”</w:t>
      </w:r>
      <w:r w:rsidDel="00000000" w:rsidR="00000000" w:rsidRPr="00000000">
        <w:rPr>
          <w:rtl w:val="0"/>
        </w:rPr>
      </w:r>
    </w:p>
    <w:p w:rsidR="00000000" w:rsidDel="00000000" w:rsidP="00000000" w:rsidRDefault="00000000" w:rsidRPr="00000000" w14:paraId="00000A1C">
      <w:pPr>
        <w:pageBreakBefore w:val="0"/>
        <w:ind w:left="1440" w:firstLine="0"/>
        <w:rPr>
          <w:rFonts w:ascii="Georgia" w:cs="Georgia" w:eastAsia="Georgia" w:hAnsi="Georgia"/>
          <w:i w:val="0"/>
          <w:vertAlign w:val="baseline"/>
        </w:rPr>
      </w:pPr>
      <w:r w:rsidDel="00000000" w:rsidR="00000000" w:rsidRPr="00000000">
        <w:rPr>
          <w:rFonts w:ascii="Georgia" w:cs="Georgia" w:eastAsia="Georgia" w:hAnsi="Georgia"/>
          <w:strike w:val="0"/>
          <w:vertAlign w:val="baseline"/>
          <w:rtl w:val="0"/>
        </w:rPr>
        <w:tab/>
      </w:r>
      <w:r w:rsidDel="00000000" w:rsidR="00000000" w:rsidRPr="00000000">
        <w:rPr>
          <w:rFonts w:ascii="Georgia" w:cs="Georgia" w:eastAsia="Georgia" w:hAnsi="Georgia"/>
          <w:i w:val="1"/>
          <w:strike w:val="0"/>
          <w:vertAlign w:val="baseline"/>
          <w:rtl w:val="0"/>
        </w:rPr>
        <w:tab/>
      </w:r>
      <w:r w:rsidDel="00000000" w:rsidR="00000000" w:rsidRPr="00000000">
        <w:rPr>
          <w:rtl w:val="0"/>
        </w:rPr>
      </w:r>
    </w:p>
    <w:p w:rsidR="00000000" w:rsidDel="00000000" w:rsidP="00000000" w:rsidRDefault="00000000" w:rsidRPr="00000000" w14:paraId="00000A1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order to claim the protection of this subsection, the person to whom the buyer has delivered or transferred the goods or the documents of title must show that the buyer has “bought or agreed to buy” the goods. In most cases the subsection will be invoked where there has been an merely an agreement to sell, that is to say, where there is a contract of sale, but the transfer of the property in the goods to the buyer is to take place at a future time or subject to some condition thereafter to be fulfilled. The buyer must, however, be contractually bound to purchase the goods.</w:t>
      </w:r>
      <w:r w:rsidDel="00000000" w:rsidR="00000000" w:rsidRPr="00000000">
        <w:rPr>
          <w:rtl w:val="0"/>
        </w:rPr>
      </w:r>
    </w:p>
    <w:p w:rsidR="00000000" w:rsidDel="00000000" w:rsidP="00000000" w:rsidRDefault="00000000" w:rsidRPr="00000000" w14:paraId="00000A1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1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20">
      <w:pPr>
        <w:pageBreakBefore w:val="0"/>
        <w:rPr>
          <w:rFonts w:ascii="Georgia" w:cs="Georgia" w:eastAsia="Georgia" w:hAnsi="Georgia"/>
          <w:b w:val="0"/>
          <w:i w:val="0"/>
          <w:vertAlign w:val="baseline"/>
        </w:rPr>
      </w:pPr>
      <w:r w:rsidDel="00000000" w:rsidR="00000000" w:rsidRPr="00000000">
        <w:rPr>
          <w:rFonts w:ascii="Georgia" w:cs="Georgia" w:eastAsia="Georgia" w:hAnsi="Georgia"/>
          <w:b w:val="1"/>
          <w:strike w:val="0"/>
          <w:vertAlign w:val="baseline"/>
          <w:rtl w:val="0"/>
        </w:rPr>
        <w:t xml:space="preserve">(h)</w:t>
        <w:tab/>
        <w:t xml:space="preserve">Motor vehicles subject to a hire-purchase or conditional sale agreement</w:t>
      </w:r>
      <w:r w:rsidDel="00000000" w:rsidR="00000000" w:rsidRPr="00000000">
        <w:rPr>
          <w:rtl w:val="0"/>
        </w:rPr>
      </w:r>
    </w:p>
    <w:p w:rsidR="00000000" w:rsidDel="00000000" w:rsidP="00000000" w:rsidRDefault="00000000" w:rsidRPr="00000000" w14:paraId="00000A21">
      <w:pPr>
        <w:pageBreakBefore w:val="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ab/>
        <w:tab/>
      </w:r>
      <w:r w:rsidDel="00000000" w:rsidR="00000000" w:rsidRPr="00000000">
        <w:rPr>
          <w:rtl w:val="0"/>
        </w:rPr>
      </w:r>
    </w:p>
    <w:p w:rsidR="00000000" w:rsidDel="00000000" w:rsidP="00000000" w:rsidRDefault="00000000" w:rsidRPr="00000000" w14:paraId="00000A2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important exception to the </w:t>
      </w:r>
      <w:r w:rsidDel="00000000" w:rsidR="00000000" w:rsidRPr="00000000">
        <w:rPr>
          <w:rFonts w:ascii="Georgia" w:cs="Georgia" w:eastAsia="Georgia" w:hAnsi="Georgia"/>
          <w:i w:val="1"/>
          <w:strike w:val="0"/>
          <w:vertAlign w:val="baseline"/>
          <w:rtl w:val="0"/>
        </w:rPr>
        <w:t xml:space="preserve">nemo dat quod non habet </w:t>
      </w:r>
      <w:r w:rsidDel="00000000" w:rsidR="00000000" w:rsidRPr="00000000">
        <w:rPr>
          <w:rFonts w:ascii="Georgia" w:cs="Georgia" w:eastAsia="Georgia" w:hAnsi="Georgia"/>
          <w:strike w:val="0"/>
          <w:vertAlign w:val="baseline"/>
          <w:rtl w:val="0"/>
        </w:rPr>
        <w:t xml:space="preserve">is provided in the relevant part</w:t>
      </w:r>
      <w:r w:rsidDel="00000000" w:rsidR="00000000" w:rsidRPr="00000000">
        <w:rPr>
          <w:rFonts w:ascii="Georgia" w:cs="Georgia" w:eastAsia="Georgia" w:hAnsi="Georgia"/>
          <w:i w:val="1"/>
          <w:strike w:val="0"/>
          <w:vertAlign w:val="baseline"/>
          <w:rtl w:val="0"/>
        </w:rPr>
        <w:t xml:space="preserve"> of the </w:t>
      </w:r>
      <w:r w:rsidDel="00000000" w:rsidR="00000000" w:rsidRPr="00000000">
        <w:rPr>
          <w:rFonts w:ascii="Georgia" w:cs="Georgia" w:eastAsia="Georgia" w:hAnsi="Georgia"/>
          <w:b w:val="1"/>
          <w:i w:val="1"/>
          <w:strike w:val="0"/>
          <w:vertAlign w:val="baseline"/>
          <w:rtl w:val="0"/>
        </w:rPr>
        <w:t xml:space="preserve">Hire Purchase Act. </w:t>
      </w:r>
      <w:r w:rsidDel="00000000" w:rsidR="00000000" w:rsidRPr="00000000">
        <w:rPr>
          <w:rFonts w:ascii="Georgia" w:cs="Georgia" w:eastAsia="Georgia" w:hAnsi="Georgia"/>
          <w:strike w:val="0"/>
          <w:vertAlign w:val="baseline"/>
          <w:rtl w:val="0"/>
        </w:rPr>
        <w:t xml:space="preserve">This part of the Act enables the hirer or conditional buyer of a motor vehicle to pass a good title in certain circumstances to a third party.</w:t>
      </w:r>
      <w:r w:rsidDel="00000000" w:rsidR="00000000" w:rsidRPr="00000000">
        <w:rPr>
          <w:rtl w:val="0"/>
        </w:rPr>
      </w:r>
    </w:p>
    <w:p w:rsidR="00000000" w:rsidDel="00000000" w:rsidP="00000000" w:rsidRDefault="00000000" w:rsidRPr="00000000" w14:paraId="00000A23">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2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relevant part of the Act is of prima facie application “where a motor vehicle has been let under a hire-purchase agreement, or has been agreed to be sold under a conditional sale agreement, and, at a time before the property in the motor vehicle has become vested in the hirer or buyer, he disposes of the vehicle to another person.”</w:t>
      </w:r>
      <w:r w:rsidDel="00000000" w:rsidR="00000000" w:rsidRPr="00000000">
        <w:rPr>
          <w:rtl w:val="0"/>
        </w:rPr>
      </w:r>
    </w:p>
    <w:p w:rsidR="00000000" w:rsidDel="00000000" w:rsidP="00000000" w:rsidRDefault="00000000" w:rsidRPr="00000000" w14:paraId="00000A2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2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Kirut obtained a television set from Mosmos Traders and agreed to pay for it over a period of twenty months.</w:t>
        <w:tab/>
        <w:t xml:space="preserve">Sixteen months later, Kirut decided to sell the set to Reja along with other household goods since he (Kirut) is going overseas for further studies. Mosmos Traders later learns of Kirut's departure and claims the set from Rej a.</w:t>
      </w:r>
      <w:r w:rsidDel="00000000" w:rsidR="00000000" w:rsidRPr="00000000">
        <w:rPr>
          <w:rtl w:val="0"/>
        </w:rPr>
      </w:r>
    </w:p>
    <w:p w:rsidR="00000000" w:rsidDel="00000000" w:rsidP="00000000" w:rsidRDefault="00000000" w:rsidRPr="00000000" w14:paraId="00000A2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Mosmos Traders.</w:t>
      </w:r>
      <w:r w:rsidDel="00000000" w:rsidR="00000000" w:rsidRPr="00000000">
        <w:rPr>
          <w:rtl w:val="0"/>
        </w:rPr>
      </w:r>
    </w:p>
    <w:p w:rsidR="00000000" w:rsidDel="00000000" w:rsidP="00000000" w:rsidRDefault="00000000" w:rsidRPr="00000000" w14:paraId="00000A2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2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Feb 2004 question 6 (b).</w:t>
      </w:r>
      <w:r w:rsidDel="00000000" w:rsidR="00000000" w:rsidRPr="00000000">
        <w:rPr>
          <w:rtl w:val="0"/>
        </w:rPr>
      </w:r>
    </w:p>
    <w:p w:rsidR="00000000" w:rsidDel="00000000" w:rsidP="00000000" w:rsidRDefault="00000000" w:rsidRPr="00000000" w14:paraId="00000A2A">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6. (a)</w:t>
        <w:tab/>
        <w:t xml:space="preserve">Define a cheque and state how it differs from an ordinary bill of exchange.</w:t>
      </w:r>
      <w:r w:rsidDel="00000000" w:rsidR="00000000" w:rsidRPr="00000000">
        <w:rPr>
          <w:rtl w:val="0"/>
        </w:rPr>
      </w:r>
    </w:p>
    <w:p w:rsidR="00000000" w:rsidDel="00000000" w:rsidP="00000000" w:rsidRDefault="00000000" w:rsidRPr="00000000" w14:paraId="00000A2B">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2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CHEQUE-1</w:t>
      </w:r>
      <w:r w:rsidDel="00000000" w:rsidR="00000000" w:rsidRPr="00000000">
        <w:rPr>
          <w:rtl w:val="0"/>
        </w:rPr>
      </w:r>
    </w:p>
    <w:p w:rsidR="00000000" w:rsidDel="00000000" w:rsidP="00000000" w:rsidRDefault="00000000" w:rsidRPr="00000000" w14:paraId="00000A2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2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NATURE AND CHARACTERISTICS</w:t>
      </w:r>
      <w:r w:rsidDel="00000000" w:rsidR="00000000" w:rsidRPr="00000000">
        <w:rPr>
          <w:rtl w:val="0"/>
        </w:rPr>
      </w:r>
    </w:p>
    <w:p w:rsidR="00000000" w:rsidDel="00000000" w:rsidP="00000000" w:rsidRDefault="00000000" w:rsidRPr="00000000" w14:paraId="00000A2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3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cheque is a bill of exchange drawn on a banker payable on demand. Except as otherwise provided in this Part, the provisions of this Act applicable to a bill of exchange payable on demand apply to a cheque.</w:t>
      </w:r>
      <w:r w:rsidDel="00000000" w:rsidR="00000000" w:rsidRPr="00000000">
        <w:rPr>
          <w:rtl w:val="0"/>
        </w:rPr>
      </w:r>
    </w:p>
    <w:p w:rsidR="00000000" w:rsidDel="00000000" w:rsidP="00000000" w:rsidRDefault="00000000" w:rsidRPr="00000000" w14:paraId="00000A3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3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no requirement that a cheque must be drawn by a customer of the drawee bank but for obvious reasons it is. Demand drafts are sometimes drawn on bankers under documentary credits by the beneficiaries of the credits.</w:t>
      </w:r>
      <w:r w:rsidDel="00000000" w:rsidR="00000000" w:rsidRPr="00000000">
        <w:rPr>
          <w:rtl w:val="0"/>
        </w:rPr>
      </w:r>
    </w:p>
    <w:p w:rsidR="00000000" w:rsidDel="00000000" w:rsidP="00000000" w:rsidRDefault="00000000" w:rsidRPr="00000000" w14:paraId="00000A3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3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Like a bill, a cheque must be drawn unconditionally for a sum certain in money, to or to the order of, a specified person or to bearer, for the Act defines bill of exchange as follows:</w:t>
      </w:r>
      <w:r w:rsidDel="00000000" w:rsidR="00000000" w:rsidRPr="00000000">
        <w:rPr>
          <w:rtl w:val="0"/>
        </w:rPr>
      </w:r>
    </w:p>
    <w:p w:rsidR="00000000" w:rsidDel="00000000" w:rsidP="00000000" w:rsidRDefault="00000000" w:rsidRPr="00000000" w14:paraId="00000A3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3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(i) A bill of exchange is an unconditional order in writing, addressed by one person to another, signed by the person giving it, requiring the person to whom it is addressed to pay on demand or at a fixed or determinable future time, a sum certain in money to or to the order of a specified person, or to bearer.</w:t>
      </w:r>
      <w:r w:rsidDel="00000000" w:rsidR="00000000" w:rsidRPr="00000000">
        <w:rPr>
          <w:rtl w:val="0"/>
        </w:rPr>
      </w:r>
    </w:p>
    <w:p w:rsidR="00000000" w:rsidDel="00000000" w:rsidP="00000000" w:rsidRDefault="00000000" w:rsidRPr="00000000" w14:paraId="00000A3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3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Banker " includes a body of persons whether incorporated or not who carry on the business of banking.</w:t>
      </w:r>
      <w:r w:rsidDel="00000000" w:rsidR="00000000" w:rsidRPr="00000000">
        <w:rPr>
          <w:rtl w:val="0"/>
        </w:rPr>
      </w:r>
    </w:p>
    <w:p w:rsidR="00000000" w:rsidDel="00000000" w:rsidP="00000000" w:rsidRDefault="00000000" w:rsidRPr="00000000" w14:paraId="00000A3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3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generally conceded that the business of banking must include as the major part of the business, apart from lending, the acceptance of deposits on current account, the payment of cheques drawn against such deposits and the collection of cheques and other orders for payment. </w:t>
      </w:r>
      <w:r w:rsidDel="00000000" w:rsidR="00000000" w:rsidRPr="00000000">
        <w:rPr>
          <w:rtl w:val="0"/>
        </w:rPr>
      </w:r>
    </w:p>
    <w:p w:rsidR="00000000" w:rsidDel="00000000" w:rsidP="00000000" w:rsidRDefault="00000000" w:rsidRPr="00000000" w14:paraId="00000A3B">
      <w:pPr>
        <w:pageBreakBefore w:val="0"/>
        <w:pBdr>
          <w:bottom w:color="000000" w:space="1" w:sz="12" w:val="single"/>
        </w:pBd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3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3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DEFINITIONS</w:t>
      </w:r>
      <w:r w:rsidDel="00000000" w:rsidR="00000000" w:rsidRPr="00000000">
        <w:rPr>
          <w:rtl w:val="0"/>
        </w:rPr>
      </w:r>
    </w:p>
    <w:p w:rsidR="00000000" w:rsidDel="00000000" w:rsidP="00000000" w:rsidRDefault="00000000" w:rsidRPr="00000000" w14:paraId="00000A3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3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Bill of exchange, cheque, promissory note. </w:t>
      </w:r>
      <w:r w:rsidDel="00000000" w:rsidR="00000000" w:rsidRPr="00000000">
        <w:rPr>
          <w:rtl w:val="0"/>
        </w:rPr>
      </w:r>
    </w:p>
    <w:p w:rsidR="00000000" w:rsidDel="00000000" w:rsidP="00000000" w:rsidRDefault="00000000" w:rsidRPr="00000000" w14:paraId="00000A4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4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bill of exchange is defined by statute as an unconditional order in writing addressed by one person, to another, signed by the person giving it, requiring the person to whom it is addressed to pay on demand or at a fixed or determinable future time a sum certain in money to or to the order of a specified person or to bearer</w:t>
      </w:r>
      <w:r w:rsidDel="00000000" w:rsidR="00000000" w:rsidRPr="00000000">
        <w:rPr>
          <w:rtl w:val="0"/>
        </w:rPr>
      </w:r>
    </w:p>
    <w:p w:rsidR="00000000" w:rsidDel="00000000" w:rsidP="00000000" w:rsidRDefault="00000000" w:rsidRPr="00000000" w14:paraId="00000A4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4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cheque is a bill of exchange drawn on a banker payable on demand. An instrument drawn by a banker on himself is probably not a cheque.</w:t>
      </w:r>
      <w:r w:rsidDel="00000000" w:rsidR="00000000" w:rsidRPr="00000000">
        <w:rPr>
          <w:rtl w:val="0"/>
        </w:rPr>
      </w:r>
    </w:p>
    <w:p w:rsidR="00000000" w:rsidDel="00000000" w:rsidP="00000000" w:rsidRDefault="00000000" w:rsidRPr="00000000" w14:paraId="00000A4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45">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4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Dere whose car insurance cover expired on 30th June sent to his insurance company on the following day a cheque for the renewal of insurance cover. The cheque was received on the same day but only receipted by the company on 2nd July following. On that same day, Dere was arrested by police and charged with driving an uninsured motor vehicle.</w:t>
      </w:r>
      <w:r w:rsidDel="00000000" w:rsidR="00000000" w:rsidRPr="00000000">
        <w:rPr>
          <w:rtl w:val="0"/>
        </w:rPr>
      </w:r>
    </w:p>
    <w:p w:rsidR="00000000" w:rsidDel="00000000" w:rsidP="00000000" w:rsidRDefault="00000000" w:rsidRPr="00000000" w14:paraId="00000A47">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4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Dere generally.</w:t>
      </w:r>
      <w:r w:rsidDel="00000000" w:rsidR="00000000" w:rsidRPr="00000000">
        <w:rPr>
          <w:rtl w:val="0"/>
        </w:rPr>
      </w:r>
    </w:p>
    <w:p w:rsidR="00000000" w:rsidDel="00000000" w:rsidP="00000000" w:rsidRDefault="00000000" w:rsidRPr="00000000" w14:paraId="00000A4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4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7. To what extent is a hirer of goods under a hire-purchase arrangement protected by legislation in Kenya? What reform, if any, would you suggest to the present law?</w:t>
      </w:r>
      <w:r w:rsidDel="00000000" w:rsidR="00000000" w:rsidRPr="00000000">
        <w:rPr>
          <w:rtl w:val="0"/>
        </w:rPr>
      </w:r>
    </w:p>
    <w:p w:rsidR="00000000" w:rsidDel="00000000" w:rsidP="00000000" w:rsidRDefault="00000000" w:rsidRPr="00000000" w14:paraId="00000A4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4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4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applicable Hire Purchase law in Kenya is the Kenya Hire Purchase Act (Cap 507). The Act commenced on 2nd November 1970 and has undergone several amendments, the last being in 1992. The Act is derived from the English Hire Purchase Act of 1938 which was previously enacted as Act number 42 of 1968. Its preamble states that it is, </w:t>
      </w:r>
      <w:r w:rsidDel="00000000" w:rsidR="00000000" w:rsidRPr="00000000">
        <w:rPr>
          <w:rtl w:val="0"/>
        </w:rPr>
      </w:r>
    </w:p>
    <w:p w:rsidR="00000000" w:rsidDel="00000000" w:rsidP="00000000" w:rsidRDefault="00000000" w:rsidRPr="00000000" w14:paraId="00000A4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4F">
      <w:pPr>
        <w:pageBreakBefore w:val="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 xml:space="preserve">“an Act of Parliament to make provision for the regulation of certain hire purchase agreements and for the licensing of hire purchase concerns and for purposes connected therewith”</w:t>
      </w:r>
      <w:r w:rsidDel="00000000" w:rsidR="00000000" w:rsidRPr="00000000">
        <w:rPr>
          <w:rtl w:val="0"/>
        </w:rPr>
      </w:r>
    </w:p>
    <w:p w:rsidR="00000000" w:rsidDel="00000000" w:rsidP="00000000" w:rsidRDefault="00000000" w:rsidRPr="00000000" w14:paraId="00000A5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5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Other objects of the Act are</w:t>
      </w:r>
      <w:r w:rsidDel="00000000" w:rsidR="00000000" w:rsidRPr="00000000">
        <w:rPr>
          <w:rFonts w:ascii="Georgia" w:cs="Georgia" w:eastAsia="Georgia" w:hAnsi="Georgia"/>
          <w:strike w:val="0"/>
          <w:color w:val="000000"/>
          <w:sz w:val="20"/>
          <w:szCs w:val="20"/>
          <w:vertAlign w:val="superscript"/>
        </w:rPr>
        <w:footnoteReference w:customMarkFollows="0" w:id="1"/>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A5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53">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to enable the hirer to compare easily the cash price with the total which he will have to pay under the agreement;</w:t>
      </w:r>
      <w:r w:rsidDel="00000000" w:rsidR="00000000" w:rsidRPr="00000000">
        <w:rPr>
          <w:rtl w:val="0"/>
        </w:rPr>
      </w:r>
    </w:p>
    <w:p w:rsidR="00000000" w:rsidDel="00000000" w:rsidP="00000000" w:rsidRDefault="00000000" w:rsidRPr="00000000" w14:paraId="00000A5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55">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to enable the hirer to return the goods without incurring liability for more than a fixed amount;</w:t>
      </w:r>
      <w:r w:rsidDel="00000000" w:rsidR="00000000" w:rsidRPr="00000000">
        <w:rPr>
          <w:rtl w:val="0"/>
        </w:rPr>
      </w:r>
    </w:p>
    <w:p w:rsidR="00000000" w:rsidDel="00000000" w:rsidP="00000000" w:rsidRDefault="00000000" w:rsidRPr="00000000" w14:paraId="00000A5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57">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to protect the hirer against seizure of the goods without application to the court after one third of the hire purchase price has been paid.</w:t>
      </w:r>
      <w:r w:rsidDel="00000000" w:rsidR="00000000" w:rsidRPr="00000000">
        <w:rPr>
          <w:rtl w:val="0"/>
        </w:rPr>
      </w:r>
    </w:p>
    <w:p w:rsidR="00000000" w:rsidDel="00000000" w:rsidP="00000000" w:rsidRDefault="00000000" w:rsidRPr="00000000" w14:paraId="00000A5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5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3 (1) of the Act provides that the Act applies to and in respect of all hire purchase agreements entered into after the commencement of the Act under which the hire-purchase price does not exceed the sum of eighty thousand shillings (80,000/=). The Act, therefore, does not apply to all hire purchase transactions. It operates only where the total hire-purchase price is Kshs 80,000/= or less and the hirer is not a corporation. Where the Act does not apply the common law governs the agreement.</w:t>
      </w:r>
      <w:r w:rsidDel="00000000" w:rsidR="00000000" w:rsidRPr="00000000">
        <w:rPr>
          <w:rtl w:val="0"/>
        </w:rPr>
      </w:r>
    </w:p>
    <w:p w:rsidR="00000000" w:rsidDel="00000000" w:rsidP="00000000" w:rsidRDefault="00000000" w:rsidRPr="00000000" w14:paraId="00000A5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5B">
      <w:pPr>
        <w:pageBreakBefore w:val="0"/>
        <w:rPr>
          <w:rFonts w:ascii="Georgia" w:cs="Georgia" w:eastAsia="Georgia" w:hAnsi="Georgia"/>
          <w:vertAlign w:val="baseline"/>
        </w:rPr>
      </w:pPr>
      <w:bookmarkStart w:colFirst="0" w:colLast="0" w:name="_heading=h.206ipza" w:id="55"/>
      <w:bookmarkEnd w:id="55"/>
      <w:r w:rsidDel="00000000" w:rsidR="00000000" w:rsidRPr="00000000">
        <w:rPr>
          <w:rFonts w:ascii="Georgia" w:cs="Georgia" w:eastAsia="Georgia" w:hAnsi="Georgia"/>
          <w:strike w:val="0"/>
          <w:vertAlign w:val="baseline"/>
          <w:rtl w:val="0"/>
        </w:rPr>
        <w:t xml:space="preserve">A hire-purchase agreement may be generally defined as an agreement under which an owner lets chattels of any description out on hire and further agrees that the hirer may either return the goods and terminate the hiring or elect to purchase the goods when payments for hire have reached a sum equal to the amount of the purchase price stated in the agreement or upon payment of a stated sum</w:t>
      </w:r>
      <w:r w:rsidDel="00000000" w:rsidR="00000000" w:rsidRPr="00000000">
        <w:rPr>
          <w:rFonts w:ascii="Georgia" w:cs="Georgia" w:eastAsia="Georgia" w:hAnsi="Georgia"/>
          <w:strike w:val="0"/>
          <w:color w:val="000000"/>
          <w:sz w:val="20"/>
          <w:szCs w:val="20"/>
          <w:vertAlign w:val="superscript"/>
        </w:rPr>
        <w:footnoteReference w:customMarkFollows="0" w:id="2"/>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A5C">
      <w:pPr>
        <w:pStyle w:val="Heading2"/>
        <w:pageBreakBefore w:val="0"/>
        <w:ind w:left="720" w:hanging="720"/>
        <w:rPr>
          <w:rFonts w:ascii="Georgia" w:cs="Georgia" w:eastAsia="Georgia" w:hAnsi="Georgia"/>
          <w:sz w:val="20"/>
          <w:szCs w:val="20"/>
          <w:vertAlign w:val="baseline"/>
        </w:rPr>
      </w:pPr>
      <w:r w:rsidDel="00000000" w:rsidR="00000000" w:rsidRPr="00000000">
        <w:rPr>
          <w:rFonts w:ascii="Georgia" w:cs="Georgia" w:eastAsia="Georgia" w:hAnsi="Georgia"/>
          <w:b w:val="1"/>
          <w:i w:val="1"/>
          <w:strike w:val="0"/>
          <w:sz w:val="20"/>
          <w:szCs w:val="20"/>
          <w:vertAlign w:val="baseline"/>
          <w:rtl w:val="0"/>
        </w:rPr>
        <w:t xml:space="preserve">b. Criticisms of the Hire-Purchase Act</w:t>
      </w:r>
      <w:r w:rsidDel="00000000" w:rsidR="00000000" w:rsidRPr="00000000">
        <w:rPr>
          <w:rtl w:val="0"/>
        </w:rPr>
      </w:r>
    </w:p>
    <w:p w:rsidR="00000000" w:rsidDel="00000000" w:rsidP="00000000" w:rsidRDefault="00000000" w:rsidRPr="00000000" w14:paraId="00000A5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5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Much criticism have been leveled against the law governing hire purchase.</w:t>
      </w:r>
      <w:r w:rsidDel="00000000" w:rsidR="00000000" w:rsidRPr="00000000">
        <w:rPr>
          <w:rtl w:val="0"/>
        </w:rPr>
      </w:r>
    </w:p>
    <w:p w:rsidR="00000000" w:rsidDel="00000000" w:rsidP="00000000" w:rsidRDefault="00000000" w:rsidRPr="00000000" w14:paraId="00000A5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60">
      <w:pPr>
        <w:pageBreakBefore w:val="0"/>
        <w:numPr>
          <w:ilvl w:val="0"/>
          <w:numId w:val="9"/>
        </w:numPr>
        <w:ind w:left="108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Artificiality</w:t>
      </w:r>
      <w:r w:rsidDel="00000000" w:rsidR="00000000" w:rsidRPr="00000000">
        <w:rPr>
          <w:rtl w:val="0"/>
        </w:rPr>
      </w:r>
    </w:p>
    <w:p w:rsidR="00000000" w:rsidDel="00000000" w:rsidP="00000000" w:rsidRDefault="00000000" w:rsidRPr="00000000" w14:paraId="00000A61">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62">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important branch of law is said to be founded on legal fictions. In law, it is a hiring coupled with an option to buy. However, there is no true hiring in hire-purchase, it is not really contemplated when the transaction is entered into that the hirer should wish to return the goods</w:t>
      </w:r>
      <w:r w:rsidDel="00000000" w:rsidR="00000000" w:rsidRPr="00000000">
        <w:rPr>
          <w:rFonts w:ascii="Georgia" w:cs="Georgia" w:eastAsia="Georgia" w:hAnsi="Georgia"/>
          <w:strike w:val="0"/>
          <w:color w:val="000000"/>
          <w:sz w:val="20"/>
          <w:szCs w:val="20"/>
          <w:vertAlign w:val="superscript"/>
        </w:rPr>
        <w:footnoteReference w:customMarkFollows="0" w:id="3"/>
      </w:r>
      <w:r w:rsidDel="00000000" w:rsidR="00000000" w:rsidRPr="00000000">
        <w:rPr>
          <w:rFonts w:ascii="Georgia" w:cs="Georgia" w:eastAsia="Georgia" w:hAnsi="Georgia"/>
          <w:strike w:val="0"/>
          <w:vertAlign w:val="baseline"/>
          <w:rtl w:val="0"/>
        </w:rPr>
        <w:t xml:space="preserve">. The whole basis of the agreement is to have the right to purchase the good(s)</w:t>
      </w:r>
      <w:r w:rsidDel="00000000" w:rsidR="00000000" w:rsidRPr="00000000">
        <w:rPr>
          <w:rFonts w:ascii="Georgia" w:cs="Georgia" w:eastAsia="Georgia" w:hAnsi="Georgia"/>
          <w:strike w:val="0"/>
          <w:color w:val="000000"/>
          <w:sz w:val="20"/>
          <w:szCs w:val="20"/>
          <w:vertAlign w:val="superscript"/>
        </w:rPr>
        <w:footnoteReference w:customMarkFollows="0" w:id="4"/>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A63">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64">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Some commentators have argued that the essential nature of a hire-purchase transaction is that of money lending but that the finance company hides behind a contract for hire of chattels rather than to conduct its business by way of a money-lending contracts secured by chattel mortgages. As Diplock LJ stated in </w:t>
      </w:r>
      <w:r w:rsidDel="00000000" w:rsidR="00000000" w:rsidRPr="00000000">
        <w:rPr>
          <w:rFonts w:ascii="Georgia" w:cs="Georgia" w:eastAsia="Georgia" w:hAnsi="Georgia"/>
          <w:strike w:val="0"/>
          <w:u w:val="single"/>
          <w:vertAlign w:val="baseline"/>
          <w:rtl w:val="0"/>
        </w:rPr>
        <w:t xml:space="preserve">Financings, Ltd v Baldock</w:t>
      </w:r>
      <w:r w:rsidDel="00000000" w:rsidR="00000000" w:rsidRPr="00000000">
        <w:rPr>
          <w:rFonts w:ascii="Georgia" w:cs="Georgia" w:eastAsia="Georgia" w:hAnsi="Georgia"/>
          <w:strike w:val="0"/>
          <w:vertAlign w:val="baseline"/>
          <w:rtl w:val="0"/>
        </w:rPr>
        <w:t xml:space="preserve"> (1963) CA in reference to finance companies in hire purchase contracts,</w:t>
      </w:r>
      <w:r w:rsidDel="00000000" w:rsidR="00000000" w:rsidRPr="00000000">
        <w:rPr>
          <w:rtl w:val="0"/>
        </w:rPr>
      </w:r>
    </w:p>
    <w:p w:rsidR="00000000" w:rsidDel="00000000" w:rsidP="00000000" w:rsidRDefault="00000000" w:rsidRPr="00000000" w14:paraId="00000A65">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66">
      <w:pPr>
        <w:pageBreakBefore w:val="0"/>
        <w:ind w:left="1080" w:firstLine="0"/>
        <w:rPr>
          <w:rFonts w:ascii="Georgia" w:cs="Georgia" w:eastAsia="Georgia" w:hAnsi="Georgia"/>
          <w:i w:val="0"/>
          <w:vertAlign w:val="baseline"/>
        </w:rPr>
      </w:pPr>
      <w:r w:rsidDel="00000000" w:rsidR="00000000" w:rsidRPr="00000000">
        <w:rPr>
          <w:rFonts w:ascii="Georgia" w:cs="Georgia" w:eastAsia="Georgia" w:hAnsi="Georgia"/>
          <w:strike w:val="0"/>
          <w:vertAlign w:val="baseline"/>
          <w:rtl w:val="0"/>
        </w:rPr>
        <w:t xml:space="preserve">“</w:t>
      </w:r>
      <w:r w:rsidDel="00000000" w:rsidR="00000000" w:rsidRPr="00000000">
        <w:rPr>
          <w:rFonts w:ascii="Georgia" w:cs="Georgia" w:eastAsia="Georgia" w:hAnsi="Georgia"/>
          <w:i w:val="1"/>
          <w:strike w:val="0"/>
          <w:vertAlign w:val="baseline"/>
          <w:rtl w:val="0"/>
        </w:rPr>
        <w:t xml:space="preserve">The business nature of the transaction is that of money lending and, accordingly, clauses are inserted by the finance company in the contract of hire in an endeavour to ensure that, on breach of by the hire of his obligation to pay an instalment of hire, the finance company shall be entitled to recover from the hirer sums which bear no relation to the damages appropriate to a breach of a genuine contract of hire. </w:t>
      </w:r>
      <w:r w:rsidDel="00000000" w:rsidR="00000000" w:rsidRPr="00000000">
        <w:rPr>
          <w:rtl w:val="0"/>
        </w:rPr>
      </w:r>
    </w:p>
    <w:p w:rsidR="00000000" w:rsidDel="00000000" w:rsidP="00000000" w:rsidRDefault="00000000" w:rsidRPr="00000000" w14:paraId="00000A67">
      <w:pPr>
        <w:pageBreakBefore w:val="0"/>
        <w:ind w:left="720" w:firstLine="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A68">
      <w:pPr>
        <w:pageBreakBefore w:val="0"/>
        <w:ind w:left="1080" w:firstLine="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 xml:space="preserve">But hire-purchase finance companies cannot eat their cake and have it. If they choose to conduct their business by entering into contracts of hire of chattels instead of entering into money-lending contracts secured by chattel mortgages, their legal rights will be governed by the terms of the contracts into which they enter and by the general principles law applicable to contracts of that nature.”</w:t>
      </w:r>
      <w:r w:rsidDel="00000000" w:rsidR="00000000" w:rsidRPr="00000000">
        <w:rPr>
          <w:rtl w:val="0"/>
        </w:rPr>
      </w:r>
    </w:p>
    <w:p w:rsidR="00000000" w:rsidDel="00000000" w:rsidP="00000000" w:rsidRDefault="00000000" w:rsidRPr="00000000" w14:paraId="00000A69">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6A">
      <w:pPr>
        <w:pageBreakBefore w:val="0"/>
        <w:numPr>
          <w:ilvl w:val="0"/>
          <w:numId w:val="9"/>
        </w:numPr>
        <w:ind w:left="108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Potential unfairness</w:t>
      </w:r>
      <w:r w:rsidDel="00000000" w:rsidR="00000000" w:rsidRPr="00000000">
        <w:rPr>
          <w:rtl w:val="0"/>
        </w:rPr>
      </w:r>
    </w:p>
    <w:p w:rsidR="00000000" w:rsidDel="00000000" w:rsidP="00000000" w:rsidRDefault="00000000" w:rsidRPr="00000000" w14:paraId="00000A6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6C">
      <w:pPr>
        <w:pageBreakBefore w:val="0"/>
        <w:ind w:left="108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Hire-purchase agreements have been said to be generally unfair. The agreements are always printed, standard documents and the terms are never freely negotiated between the parties. The printed document is usually based on a lawyer’s draft, and as the lawyers’ instructions always come from the potential owner, not the potential hirer, it is understandable that the draft is prepared with the owner’s interests in mind. Many hire-purchase agreements are rather harsh to the hirer. Despite the economic resemblance between hire purchase and mortgages, the equitable principles that governing mortgages cannot be applied to hire-purchase agreements.</w:t>
      </w:r>
      <w:r w:rsidDel="00000000" w:rsidR="00000000" w:rsidRPr="00000000">
        <w:rPr>
          <w:rFonts w:ascii="Georgia" w:cs="Georgia" w:eastAsia="Georgia" w:hAnsi="Georgia"/>
          <w:strike w:val="0"/>
          <w:color w:val="000000"/>
          <w:sz w:val="20"/>
          <w:szCs w:val="20"/>
          <w:vertAlign w:val="superscript"/>
        </w:rPr>
        <w:footnoteReference w:customMarkFollows="0" w:id="5"/>
      </w:r>
      <w:r w:rsidDel="00000000" w:rsidR="00000000" w:rsidRPr="00000000">
        <w:rPr>
          <w:rFonts w:ascii="Georgia" w:cs="Georgia" w:eastAsia="Georgia" w:hAnsi="Georgia"/>
          <w:strike w:val="0"/>
          <w:vertAlign w:val="baseline"/>
          <w:rtl w:val="0"/>
        </w:rPr>
        <w:t xml:space="preserve"> The courts are reluctant to temper the harshness of the hire-purchase agreements in keeping within the bounds of the principle of freedom of contract. </w:t>
      </w:r>
      <w:r w:rsidDel="00000000" w:rsidR="00000000" w:rsidRPr="00000000">
        <w:rPr>
          <w:rtl w:val="0"/>
        </w:rPr>
      </w:r>
    </w:p>
    <w:p w:rsidR="00000000" w:rsidDel="00000000" w:rsidP="00000000" w:rsidRDefault="00000000" w:rsidRPr="00000000" w14:paraId="00000A6D">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6E">
      <w:pPr>
        <w:pageBreakBefore w:val="0"/>
        <w:numPr>
          <w:ilvl w:val="0"/>
          <w:numId w:val="9"/>
        </w:numPr>
        <w:ind w:left="108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Unsuitability to modern commercial needs</w:t>
      </w:r>
      <w:r w:rsidDel="00000000" w:rsidR="00000000" w:rsidRPr="00000000">
        <w:rPr>
          <w:rtl w:val="0"/>
        </w:rPr>
      </w:r>
    </w:p>
    <w:p w:rsidR="00000000" w:rsidDel="00000000" w:rsidP="00000000" w:rsidRDefault="00000000" w:rsidRPr="00000000" w14:paraId="00000A6F">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70">
      <w:pPr>
        <w:pageBreakBefore w:val="0"/>
        <w:ind w:left="108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legislation governing hire-purchase contracts has been said to hinder reasonable business activities. There are many doubtful points in hire-purchase law and in particular the common law. For example, the legal basis for a claim in damages for a breach of a Hire Purchase contract is not clear. A difficult and undecided question is whether the owner can bring an action for damages for breach of contract where he has validly terminated the agreement on the hirer’s repudiation</w:t>
      </w:r>
      <w:r w:rsidDel="00000000" w:rsidR="00000000" w:rsidRPr="00000000">
        <w:rPr>
          <w:rFonts w:ascii="Georgia" w:cs="Georgia" w:eastAsia="Georgia" w:hAnsi="Georgia"/>
          <w:strike w:val="0"/>
          <w:color w:val="000000"/>
          <w:sz w:val="20"/>
          <w:szCs w:val="20"/>
          <w:vertAlign w:val="superscript"/>
        </w:rPr>
        <w:footnoteReference w:customMarkFollows="0" w:id="6"/>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A71">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72">
      <w:pPr>
        <w:pageBreakBefore w:val="0"/>
        <w:ind w:left="108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Also unclear is whether a penal minimum payment clause is enforceable when the hirer voluntarily terminates the agreement. There is a great difference of judicial opinion on this point. </w:t>
      </w:r>
      <w:r w:rsidDel="00000000" w:rsidR="00000000" w:rsidRPr="00000000">
        <w:rPr>
          <w:rtl w:val="0"/>
        </w:rPr>
      </w:r>
    </w:p>
    <w:p w:rsidR="00000000" w:rsidDel="00000000" w:rsidP="00000000" w:rsidRDefault="00000000" w:rsidRPr="00000000" w14:paraId="00000A73">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74">
      <w:pPr>
        <w:pageBreakBefore w:val="0"/>
        <w:ind w:left="1080" w:firstLine="0"/>
        <w:rPr>
          <w:rFonts w:ascii="Georgia" w:cs="Georgia" w:eastAsia="Georgia" w:hAnsi="Georgia"/>
          <w:vertAlign w:val="baseline"/>
        </w:rPr>
      </w:pPr>
      <w:bookmarkStart w:colFirst="0" w:colLast="0" w:name="_heading=h.4k668n3" w:id="56"/>
      <w:bookmarkEnd w:id="56"/>
      <w:r w:rsidDel="00000000" w:rsidR="00000000" w:rsidRPr="00000000">
        <w:rPr>
          <w:rFonts w:ascii="Georgia" w:cs="Georgia" w:eastAsia="Georgia" w:hAnsi="Georgia"/>
          <w:strike w:val="0"/>
          <w:vertAlign w:val="baseline"/>
          <w:rtl w:val="0"/>
        </w:rPr>
        <w:t xml:space="preserve">Also unclear is whether a sale by the owner to a finance company followed by a hire purchase agreement from a finance company to the original owner would be upheld as a genuine transaction or struck down as a Bill of Sale</w:t>
      </w:r>
      <w:r w:rsidDel="00000000" w:rsidR="00000000" w:rsidRPr="00000000">
        <w:rPr>
          <w:rFonts w:ascii="Georgia" w:cs="Georgia" w:eastAsia="Georgia" w:hAnsi="Georgia"/>
          <w:strike w:val="0"/>
          <w:color w:val="000000"/>
          <w:sz w:val="20"/>
          <w:szCs w:val="20"/>
          <w:vertAlign w:val="superscript"/>
        </w:rPr>
        <w:footnoteReference w:customMarkFollows="0" w:id="7"/>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A75">
      <w:pPr>
        <w:pStyle w:val="Heading2"/>
        <w:pageBreakBefore w:val="0"/>
        <w:ind w:left="720" w:hanging="720"/>
        <w:rPr>
          <w:rFonts w:ascii="Georgia" w:cs="Georgia" w:eastAsia="Georgia" w:hAnsi="Georgia"/>
          <w:sz w:val="20"/>
          <w:szCs w:val="20"/>
          <w:vertAlign w:val="baseline"/>
        </w:rPr>
      </w:pPr>
      <w:r w:rsidDel="00000000" w:rsidR="00000000" w:rsidRPr="00000000">
        <w:rPr>
          <w:rFonts w:ascii="Georgia" w:cs="Georgia" w:eastAsia="Georgia" w:hAnsi="Georgia"/>
          <w:b w:val="1"/>
          <w:i w:val="1"/>
          <w:strike w:val="0"/>
          <w:sz w:val="20"/>
          <w:szCs w:val="20"/>
          <w:vertAlign w:val="baseline"/>
          <w:rtl w:val="0"/>
        </w:rPr>
        <w:t xml:space="preserve">c. Proposals for Reform</w:t>
      </w:r>
      <w:r w:rsidDel="00000000" w:rsidR="00000000" w:rsidRPr="00000000">
        <w:rPr>
          <w:rtl w:val="0"/>
        </w:rPr>
      </w:r>
    </w:p>
    <w:p w:rsidR="00000000" w:rsidDel="00000000" w:rsidP="00000000" w:rsidRDefault="00000000" w:rsidRPr="00000000" w14:paraId="00000A7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77">
      <w:pPr>
        <w:pageBreakBefore w:val="0"/>
        <w:numPr>
          <w:ilvl w:val="0"/>
          <w:numId w:val="1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fundamental weakness of the Hire-Purchase Act is that it is possible to devise transactions which avoid its provisions. Some finance companies opt for credit sales as opposed to hire-purchase. There is no protection for a buyer if he defaults under a credit sale agreement and the usual provision that default in payment of any one installment causes the whole unpaid balance to fall due will enable a finance company to sue for the debt and to recover judgment with the minimum delay.</w:t>
      </w:r>
      <w:r w:rsidDel="00000000" w:rsidR="00000000" w:rsidRPr="00000000">
        <w:rPr>
          <w:rtl w:val="0"/>
        </w:rPr>
      </w:r>
    </w:p>
    <w:p w:rsidR="00000000" w:rsidDel="00000000" w:rsidP="00000000" w:rsidRDefault="00000000" w:rsidRPr="00000000" w14:paraId="00000A78">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79">
      <w:pPr>
        <w:pageBreakBefore w:val="0"/>
        <w:ind w:left="108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Some finance companies opt for permanent hiring agreements under which there is no provision for permanent ownership passing to the hirer to evade the Hire-Purchase Act completely.</w:t>
      </w:r>
      <w:r w:rsidDel="00000000" w:rsidR="00000000" w:rsidRPr="00000000">
        <w:rPr>
          <w:rtl w:val="0"/>
        </w:rPr>
      </w:r>
    </w:p>
    <w:p w:rsidR="00000000" w:rsidDel="00000000" w:rsidP="00000000" w:rsidRDefault="00000000" w:rsidRPr="00000000" w14:paraId="00000A7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7B">
      <w:pPr>
        <w:pageBreakBefore w:val="0"/>
        <w:numPr>
          <w:ilvl w:val="0"/>
          <w:numId w:val="1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perhaps a need to confer on judges a wide discretionary power to make such order as he thinks fit to protect the hirer. </w:t>
      </w:r>
      <w:r w:rsidDel="00000000" w:rsidR="00000000" w:rsidRPr="00000000">
        <w:rPr>
          <w:rtl w:val="0"/>
        </w:rPr>
      </w:r>
    </w:p>
    <w:p w:rsidR="00000000" w:rsidDel="00000000" w:rsidP="00000000" w:rsidRDefault="00000000" w:rsidRPr="00000000" w14:paraId="00000A7C">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7D">
      <w:pPr>
        <w:pageBreakBefore w:val="0"/>
        <w:numPr>
          <w:ilvl w:val="0"/>
          <w:numId w:val="1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perhaps a need to enable the creation of chattel mortgages under the Act as an alternative system to hire purchase</w:t>
      </w:r>
      <w:r w:rsidDel="00000000" w:rsidR="00000000" w:rsidRPr="00000000">
        <w:rPr>
          <w:rFonts w:ascii="Georgia" w:cs="Georgia" w:eastAsia="Georgia" w:hAnsi="Georgia"/>
          <w:strike w:val="0"/>
          <w:color w:val="000000"/>
          <w:sz w:val="20"/>
          <w:szCs w:val="20"/>
          <w:vertAlign w:val="superscript"/>
        </w:rPr>
        <w:footnoteReference w:customMarkFollows="0" w:id="8"/>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A7E">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7F">
      <w:pPr>
        <w:pageBreakBefore w:val="0"/>
        <w:numPr>
          <w:ilvl w:val="0"/>
          <w:numId w:val="1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Act should be amended to clearly describe the rights of the parties in relation to the goods the subject of the hire–purchase agreement. For this purpose it is recommended that the Uniform Commercial Code should be adopted and amended accordingly to suit Kenyan conditions.</w:t>
      </w:r>
      <w:r w:rsidDel="00000000" w:rsidR="00000000" w:rsidRPr="00000000">
        <w:rPr>
          <w:rtl w:val="0"/>
        </w:rPr>
      </w:r>
    </w:p>
    <w:p w:rsidR="00000000" w:rsidDel="00000000" w:rsidP="00000000" w:rsidRDefault="00000000" w:rsidRPr="00000000" w14:paraId="00000A8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8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8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8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8. (a)</w:t>
        <w:tab/>
        <w:t xml:space="preserve">In what circumstances is a buyer deemed to have accepted the goods he has bought?</w:t>
      </w:r>
      <w:r w:rsidDel="00000000" w:rsidR="00000000" w:rsidRPr="00000000">
        <w:rPr>
          <w:rtl w:val="0"/>
        </w:rPr>
      </w:r>
    </w:p>
    <w:p w:rsidR="00000000" w:rsidDel="00000000" w:rsidP="00000000" w:rsidRDefault="00000000" w:rsidRPr="00000000" w14:paraId="00000A8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85">
      <w:pPr>
        <w:pageBreakBefore w:val="0"/>
        <w:pBdr>
          <w:bottom w:color="000000" w:space="1" w:sz="12" w:val="single"/>
        </w:pBdr>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36 SGA. The buyer is deemed to have accepted the goods when he intimates to the seller that he has accepted them or when the goods have been delivered to him, and he does any act in relation to them which is inconsistent with the ownership of the seller, or when, after the lapse of a reasonable time, he retains the goods without intimating to the seller that he has rejected them.</w:t>
      </w:r>
      <w:r w:rsidDel="00000000" w:rsidR="00000000" w:rsidRPr="00000000">
        <w:rPr>
          <w:rtl w:val="0"/>
        </w:rPr>
      </w:r>
    </w:p>
    <w:p w:rsidR="00000000" w:rsidDel="00000000" w:rsidP="00000000" w:rsidRDefault="00000000" w:rsidRPr="00000000" w14:paraId="00000A86">
      <w:pPr>
        <w:pageBreakBefore w:val="0"/>
        <w:pBdr>
          <w:bottom w:color="000000" w:space="1" w:sz="12" w:val="single"/>
        </w:pBd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8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8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ACCEPTANCE</w:t>
      </w:r>
      <w:r w:rsidDel="00000000" w:rsidR="00000000" w:rsidRPr="00000000">
        <w:rPr>
          <w:rtl w:val="0"/>
        </w:rPr>
      </w:r>
    </w:p>
    <w:p w:rsidR="00000000" w:rsidDel="00000000" w:rsidP="00000000" w:rsidRDefault="00000000" w:rsidRPr="00000000" w14:paraId="00000A8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8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Meaning of acceptance. The words " accept " and " acceptance " have been used in a number of different senses in the Act For example, section 4 (1) of the Act (now repealed) provided that a note or memorandum in writing was required in the case of a contract for the sale of any goods of the value of £10 or upwards, unless the buyer should " accept " part of the goods so sold; and section 4 (3) stated: " There is an acceptance of goods within the meaning of this section when the buyer does any act in relation to the goods which recognises a pre-existing contract of sale whether there be an acceptance in performance of the contract or not." </w:t>
      </w:r>
      <w:r w:rsidDel="00000000" w:rsidR="00000000" w:rsidRPr="00000000">
        <w:rPr>
          <w:rtl w:val="0"/>
        </w:rPr>
      </w:r>
    </w:p>
    <w:p w:rsidR="00000000" w:rsidDel="00000000" w:rsidP="00000000" w:rsidRDefault="00000000" w:rsidRPr="00000000" w14:paraId="00000A8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8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Similarly, section 11 (1) (c) of the Act 3 provides that, where the buyer has accepted the goods, or part thereof, the breach of any condition to be fulfilled by the seller can in certain circumstances only be treated as a breach of warranty, and not as a ground for rejecting the goods and treating the contract as repudiated.4 In this context, the relevant definition of the word " accept " is to be found in section 35 of the Act, which states: </w:t>
      </w:r>
      <w:r w:rsidDel="00000000" w:rsidR="00000000" w:rsidRPr="00000000">
        <w:rPr>
          <w:rtl w:val="0"/>
        </w:rPr>
      </w:r>
    </w:p>
    <w:p w:rsidR="00000000" w:rsidDel="00000000" w:rsidP="00000000" w:rsidRDefault="00000000" w:rsidRPr="00000000" w14:paraId="00000A8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8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The buyer is deemed to have accepted the goods when he intimates to the seller that he has accepted them, or e when the goods have been delivered to him, and he does any act in relation to them which is inconsistent with the ownership of the seller, or when after the lapse of a reasonable time, he retains the goods without intimating to the seller that he has rejected them." </w:t>
      </w:r>
      <w:r w:rsidDel="00000000" w:rsidR="00000000" w:rsidRPr="00000000">
        <w:rPr>
          <w:rtl w:val="0"/>
        </w:rPr>
      </w:r>
    </w:p>
    <w:p w:rsidR="00000000" w:rsidDel="00000000" w:rsidP="00000000" w:rsidRDefault="00000000" w:rsidRPr="00000000" w14:paraId="00000A8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9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Neither of these two (extended) definitions seems entirely appropriate to the duty of the buyer to accept the goods, and it is somewhat difficult to say that there is a positive duty on the buyer to approve the goods. Breach of the " duty to accept " in section 27 of the Act normally consists in the buyer expressly or impliedly rejecting the goods, and, in practice, the duty is conceived in a more negative form, i.e. a duty not unj~astifiably to reject the goods.</w:t>
      </w:r>
      <w:r w:rsidDel="00000000" w:rsidR="00000000" w:rsidRPr="00000000">
        <w:rPr>
          <w:rtl w:val="0"/>
        </w:rPr>
      </w:r>
    </w:p>
    <w:p w:rsidR="00000000" w:rsidDel="00000000" w:rsidP="00000000" w:rsidRDefault="00000000" w:rsidRPr="00000000" w14:paraId="00000A9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9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Acceptance and taking delivery. The Act appears to draw a distinction between acceptance of the goods and taking delivery of them. This distinction is not very precisely delineated, but undoubtedly exists in fact. For example, the buyer may fail to take delivery of the goods for some time,' but nevertheless subsequently accept the goods. Or he may accept the goods (in the sense of signifying his approval of them), but subsequently fail to take delivery of them  The Act does not in its terms impose on the buyer any independent duty to take delivery, although it prescribes certain sanctions in the event of a delay in taking delivery." But taking delivery is one of the most important aspects of the duty to accept since a neglect or refusal to take delivery will very often constitute a rejection (express or implied) of the goods by the buyer and in consequence amount to a non-acceptance of them.</w:t>
      </w:r>
      <w:r w:rsidDel="00000000" w:rsidR="00000000" w:rsidRPr="00000000">
        <w:rPr>
          <w:rtl w:val="0"/>
        </w:rPr>
      </w:r>
    </w:p>
    <w:p w:rsidR="00000000" w:rsidDel="00000000" w:rsidP="00000000" w:rsidRDefault="00000000" w:rsidRPr="00000000" w14:paraId="00000A9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9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Time of taking delivery. The time at which the buyer must take delivery of the goods will normally be the time at which the goods are to be delivered by the seller. Although there is no express provision to this effect in the Sale of Goods Act, it is submitted that, in the absence of a contrary intention, delivery by the seller and the taking of delivery by the buyer are concurrent obligations, that is to say, each party must be ready and willing to give or take possession of the goods at the time appointed for delivery. However, the readiness and willingness of the buyer to take delivery may be a condition precedent to the duty of the seller to deliver, as, for example, under an f.o.b. contract, where the duty of the buyer to give effective shipping instructions within the appointed time is a condition precedent to the duty of the seller to deliver the goods on board. If the contract expressly or impliedly fixes a time at or within which the buyer is to take delivery of the goods, such a stipulation may or may not be of the essence of the contract. </w:t>
      </w:r>
      <w:r w:rsidDel="00000000" w:rsidR="00000000" w:rsidRPr="00000000">
        <w:rPr>
          <w:rtl w:val="0"/>
        </w:rPr>
      </w:r>
    </w:p>
    <w:p w:rsidR="00000000" w:rsidDel="00000000" w:rsidP="00000000" w:rsidRDefault="00000000" w:rsidRPr="00000000" w14:paraId="00000A9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9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9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9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Limin sends his lorry driver with a consignment of pineapples which he has agreed to sell to Nyinya. The driver arrives at Nyinya's yard on Friday at 4.OOp.m. but does not find Nyinya. He unloads the consignment and leaves. The following Monday Nyinya examines the pineapples and finds that one-third of the consignment is rotten.</w:t>
      </w:r>
      <w:r w:rsidDel="00000000" w:rsidR="00000000" w:rsidRPr="00000000">
        <w:rPr>
          <w:rtl w:val="0"/>
        </w:rPr>
      </w:r>
    </w:p>
    <w:p w:rsidR="00000000" w:rsidDel="00000000" w:rsidP="00000000" w:rsidRDefault="00000000" w:rsidRPr="00000000" w14:paraId="00000A9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9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Nyinya.</w:t>
      </w:r>
      <w:r w:rsidDel="00000000" w:rsidR="00000000" w:rsidRPr="00000000">
        <w:rPr>
          <w:rtl w:val="0"/>
        </w:rPr>
      </w:r>
    </w:p>
    <w:p w:rsidR="00000000" w:rsidDel="00000000" w:rsidP="00000000" w:rsidRDefault="00000000" w:rsidRPr="00000000" w14:paraId="00000A9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9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9D">
      <w:pPr>
        <w:pageBreakBefore w:val="0"/>
        <w:pBdr>
          <w:bottom w:color="000000" w:space="1" w:sz="12" w:val="single"/>
        </w:pBdr>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37. Unless otherwise agreed, where goods are delivered to the buyer and he refuses to accept them, having the right so to do, he is not bound to return them to the seller, but it is sufficient if he intimates to the seller that he refuses to accept them.</w:t>
      </w:r>
      <w:r w:rsidDel="00000000" w:rsidR="00000000" w:rsidRPr="00000000">
        <w:rPr>
          <w:rtl w:val="0"/>
        </w:rPr>
      </w:r>
    </w:p>
    <w:p w:rsidR="00000000" w:rsidDel="00000000" w:rsidP="00000000" w:rsidRDefault="00000000" w:rsidRPr="00000000" w14:paraId="00000A9E">
      <w:pPr>
        <w:pageBreakBefore w:val="0"/>
        <w:pBdr>
          <w:bottom w:color="000000" w:space="1" w:sz="12" w:val="single"/>
        </w:pBd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9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AA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Buyer not bound to return rejected goods. </w:t>
      </w:r>
      <w:r w:rsidDel="00000000" w:rsidR="00000000" w:rsidRPr="00000000">
        <w:rPr>
          <w:rtl w:val="0"/>
        </w:rPr>
      </w:r>
    </w:p>
    <w:p w:rsidR="00000000" w:rsidDel="00000000" w:rsidP="00000000" w:rsidRDefault="00000000" w:rsidRPr="00000000" w14:paraId="00000AA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A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By section 36 of the Sale of Goods Act 1893: " Unless otherwise agreed, where goods are delivered to the buyer, and he refuses to accept them having the right so to do, he is not bound to return them to the seller, but it is sufficient if he intimates to the seller that he refuses to accept them. There must however be " a clear notice that the goods are not accepted and are at the risk of the vendor otherwise the buyer may be held to have accepted the goods. Where the buyer rightly rejects, however, he may throw the goods on the seller's hands at the place of examination," a rule which may cause hardship to the seller. The goods therefore become at the risk and expense of the seller, though the buyer owes a duty of reasonable care and caution in relation to them as an involuntary bailee. But the contract may provide that the buyer shall return rejected goods." And it is clear that by rejecting he revests the property in the seller and can exercise no lien on the goods against repayment of the purchase price.</w:t>
      </w:r>
      <w:r w:rsidDel="00000000" w:rsidR="00000000" w:rsidRPr="00000000">
        <w:rPr>
          <w:rtl w:val="0"/>
        </w:rPr>
      </w:r>
    </w:p>
    <w:p w:rsidR="00000000" w:rsidDel="00000000" w:rsidP="00000000" w:rsidRDefault="00000000" w:rsidRPr="00000000" w14:paraId="00000AA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A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Rejection of damaged or destroyed goods</w:t>
      </w:r>
      <w:r w:rsidDel="00000000" w:rsidR="00000000" w:rsidRPr="00000000">
        <w:rPr>
          <w:rtl w:val="0"/>
        </w:rPr>
      </w:r>
    </w:p>
    <w:p w:rsidR="00000000" w:rsidDel="00000000" w:rsidP="00000000" w:rsidRDefault="00000000" w:rsidRPr="00000000" w14:paraId="00000AA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A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Should defective goods be damaged or destroyed without the buyer's fault after delivery but before acceptance, he may still reject them, or, in the case of destruction, refuse to pay for them or recover the price paid. If the property in the goods has not passed, they are still prima facie at the seller's risk by virtue of section 20 of the Sale of Goods Act. If property has passed, the right to reject must still persist until acceptance. In </w:t>
      </w:r>
      <w:r w:rsidDel="00000000" w:rsidR="00000000" w:rsidRPr="00000000">
        <w:rPr>
          <w:rFonts w:ascii="Georgia" w:cs="Georgia" w:eastAsia="Georgia" w:hAnsi="Georgia"/>
          <w:strike w:val="0"/>
          <w:u w:val="single"/>
          <w:vertAlign w:val="baseline"/>
          <w:rtl w:val="0"/>
        </w:rPr>
        <w:t xml:space="preserve">Head v. Tattersall,</w:t>
      </w:r>
      <w:r w:rsidDel="00000000" w:rsidR="00000000" w:rsidRPr="00000000">
        <w:rPr>
          <w:rFonts w:ascii="Georgia" w:cs="Georgia" w:eastAsia="Georgia" w:hAnsi="Georgia"/>
          <w:strike w:val="0"/>
          <w:vertAlign w:val="baseline"/>
          <w:rtl w:val="0"/>
        </w:rPr>
        <w:t xml:space="preserve"> the buyer of a horse warranted to have hunted with the Bicester hounds was at liberty to return it if it did not answer its description up to the Wednesday evening following the sale. The horse was injured without his fault, and he was held entitled to return it, though injured, within the time specified. It seems that the property had passed to the buyer in this case. Such a consequence would be fairly unusual, in that more usually the contract will be found to be on " sale or return," so that the passing of property, and so risk, will normally be delayed until acceptance by virtue of section 18, rule 4, of the Sale of Goods Act. But should a similar case arise where the property has passed, then, subject to the interpretation of the particular contract as to the intention of the parties, there seems no reason for a different result. The same reasoning should also apply where the general law gives a right to reject. It should equally apply where the goods are not merely damaged but destroyed without the buyer's fault. </w:t>
      </w:r>
      <w:r w:rsidDel="00000000" w:rsidR="00000000" w:rsidRPr="00000000">
        <w:rPr>
          <w:rtl w:val="0"/>
        </w:rPr>
      </w:r>
    </w:p>
    <w:p w:rsidR="00000000" w:rsidDel="00000000" w:rsidP="00000000" w:rsidRDefault="00000000" w:rsidRPr="00000000" w14:paraId="00000AA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A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decision in </w:t>
      </w:r>
      <w:r w:rsidDel="00000000" w:rsidR="00000000" w:rsidRPr="00000000">
        <w:rPr>
          <w:rFonts w:ascii="Georgia" w:cs="Georgia" w:eastAsia="Georgia" w:hAnsi="Georgia"/>
          <w:strike w:val="0"/>
          <w:u w:val="single"/>
          <w:vertAlign w:val="baseline"/>
          <w:rtl w:val="0"/>
        </w:rPr>
        <w:t xml:space="preserve">Head v. Tattersall</w:t>
      </w:r>
      <w:r w:rsidDel="00000000" w:rsidR="00000000" w:rsidRPr="00000000">
        <w:rPr>
          <w:rFonts w:ascii="Georgia" w:cs="Georgia" w:eastAsia="Georgia" w:hAnsi="Georgia"/>
          <w:strike w:val="0"/>
          <w:vertAlign w:val="baseline"/>
          <w:rtl w:val="0"/>
        </w:rPr>
        <w:t xml:space="preserve"> was criticised by Williston on the general grounds that risk should follow property, but it is submitted that this alone is not a sufficient reason for rejecting what would otherwise be a sensible result. In a c.i.f. contract, for example, it is submitted that when the buyer justifiably rejects the goods he may throw back on the seller the risk of damage which occurred in transit notwithstanding any difficulties which there might be as to the seller taking the benefit of the iusurance. So also it seems that the same result would ensue when the loss was caused, not negligently, in a trial necessary to test the goods.'</w:t>
      </w:r>
      <w:r w:rsidDel="00000000" w:rsidR="00000000" w:rsidRPr="00000000">
        <w:rPr>
          <w:rtl w:val="0"/>
        </w:rPr>
      </w:r>
    </w:p>
    <w:p w:rsidR="00000000" w:rsidDel="00000000" w:rsidP="00000000" w:rsidRDefault="00000000" w:rsidRPr="00000000" w14:paraId="00000AA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A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Seller's right to replace invalid tender</w:t>
      </w:r>
      <w:r w:rsidDel="00000000" w:rsidR="00000000" w:rsidRPr="00000000">
        <w:rPr>
          <w:rtl w:val="0"/>
        </w:rPr>
      </w:r>
    </w:p>
    <w:p w:rsidR="00000000" w:rsidDel="00000000" w:rsidP="00000000" w:rsidRDefault="00000000" w:rsidRPr="00000000" w14:paraId="00000AA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A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however no principle that a seller who tenders defective goods is by virtue of this fact alone necessarily in breach of contract. If there is still time, he can withdraw the rejected tender and substitute a tender of conforming goods, though where the buyer has incurred expenses in examining and rejecting the tender these can be recovered in an action for breach of contract. Thus in </w:t>
      </w:r>
      <w:r w:rsidDel="00000000" w:rsidR="00000000" w:rsidRPr="00000000">
        <w:rPr>
          <w:rFonts w:ascii="Georgia" w:cs="Georgia" w:eastAsia="Georgia" w:hAnsi="Georgia"/>
          <w:strike w:val="0"/>
          <w:u w:val="single"/>
          <w:vertAlign w:val="baseline"/>
          <w:rtl w:val="0"/>
        </w:rPr>
        <w:t xml:space="preserve">Borrowman v. Free</w:t>
      </w:r>
      <w:r w:rsidDel="00000000" w:rsidR="00000000" w:rsidRPr="00000000">
        <w:rPr>
          <w:rFonts w:ascii="Georgia" w:cs="Georgia" w:eastAsia="Georgia" w:hAnsi="Georgia"/>
          <w:strike w:val="0"/>
          <w:vertAlign w:val="baseline"/>
          <w:rtl w:val="0"/>
        </w:rPr>
        <w:t xml:space="preserve"> a seller of a cargo of maize tendered a cargo of the vessel C, which the buyer refused to accept on the grounds that the shipping documents were not tendered with it. The seller insisted on his tender but an arbitrator decided against him. He thereupon tendered the cargo of the M within the time fixed for tender, and it was held the buyer was bound to take it. Although it may be that an appropriation of conforming goods once made cannot be revoked by the seller 3 (and indeed may sometimes also amount to a constructive delivery and so pass the property 4), the seller has no authority to appropriate non-conforming goods, and therefore those principles do not apply.</w:t>
      </w:r>
      <w:r w:rsidDel="00000000" w:rsidR="00000000" w:rsidRPr="00000000">
        <w:rPr>
          <w:rtl w:val="0"/>
        </w:rPr>
      </w:r>
    </w:p>
    <w:p w:rsidR="00000000" w:rsidDel="00000000" w:rsidP="00000000" w:rsidRDefault="00000000" w:rsidRPr="00000000" w14:paraId="00000AA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AE">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Waiver and affirmation</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AA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AB0">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The buyer may of course, in accordance with the general principle that a person may waive a stipulation in a contract inserted for his benefit, waive his rights in respect of the defects.</w:t>
      </w:r>
      <w:r w:rsidDel="00000000" w:rsidR="00000000" w:rsidRPr="00000000">
        <w:rPr>
          <w:rtl w:val="0"/>
        </w:rPr>
      </w:r>
    </w:p>
    <w:p w:rsidR="00000000" w:rsidDel="00000000" w:rsidP="00000000" w:rsidRDefault="00000000" w:rsidRPr="00000000" w14:paraId="00000AB1">
      <w:pPr>
        <w:pageBreakBefore w:val="0"/>
        <w:rPr>
          <w:rFonts w:ascii="Georgia" w:cs="Georgia" w:eastAsia="Georgia" w:hAnsi="Georgia"/>
          <w:b w:val="0"/>
          <w:vertAlign w:val="baseline"/>
        </w:rPr>
      </w:pPr>
      <w:r w:rsidDel="00000000" w:rsidR="00000000" w:rsidRPr="00000000">
        <w:rPr>
          <w:rtl w:val="0"/>
        </w:rPr>
      </w:r>
    </w:p>
    <w:sectPr>
      <w:headerReference r:id="rId11" w:type="default"/>
      <w:headerReference r:id="rId12" w:type="even"/>
      <w:pgSz w:h="16838" w:w="11904"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font w:name="Sorts Mill Goudy">
    <w:embedRegular w:fontKey="{00000000-0000-0000-0000-000000000000}" r:id="rId1" w:subsetted="0"/>
    <w:embedItalic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w:t>
      </w:r>
    </w:p>
  </w:footnote>
  <w:footnote w:id="1">
    <w:p w:rsidR="00000000" w:rsidDel="00000000" w:rsidP="00000000" w:rsidRDefault="00000000" w:rsidRPr="00000000" w14:paraId="00000AB3">
      <w:pPr>
        <w:pageBreakBefore w:val="0"/>
        <w:rPr>
          <w:vertAlign w:val="baseline"/>
        </w:rPr>
      </w:pPr>
      <w:r w:rsidDel="00000000" w:rsidR="00000000" w:rsidRPr="00000000">
        <w:rPr>
          <w:rStyle w:val="FootnoteReference"/>
          <w:vertAlign w:val="superscript"/>
        </w:rPr>
        <w:footnoteRef/>
      </w:r>
      <w:r w:rsidDel="00000000" w:rsidR="00000000" w:rsidRPr="00000000">
        <w:rPr>
          <w:strike w:val="0"/>
          <w:vertAlign w:val="baseline"/>
          <w:rtl w:val="0"/>
        </w:rPr>
        <w:t xml:space="preserve"> Aubrey L. Diamond, Diamond’s introduction to Hire Purchase Law,</w:t>
      </w:r>
      <w:r w:rsidDel="00000000" w:rsidR="00000000" w:rsidRPr="00000000">
        <w:rPr>
          <w:i w:val="1"/>
          <w:strike w:val="0"/>
          <w:vertAlign w:val="baseline"/>
          <w:rtl w:val="0"/>
        </w:rPr>
        <w:t xml:space="preserve"> </w:t>
      </w:r>
      <w:r w:rsidDel="00000000" w:rsidR="00000000" w:rsidRPr="00000000">
        <w:rPr>
          <w:strike w:val="0"/>
          <w:vertAlign w:val="baseline"/>
          <w:rtl w:val="0"/>
        </w:rPr>
        <w:t xml:space="preserve">2</w:t>
      </w:r>
      <w:r w:rsidDel="00000000" w:rsidR="00000000" w:rsidRPr="00000000">
        <w:rPr>
          <w:strike w:val="0"/>
          <w:vertAlign w:val="superscript"/>
          <w:rtl w:val="0"/>
        </w:rPr>
        <w:t xml:space="preserve">nd</w:t>
      </w:r>
      <w:r w:rsidDel="00000000" w:rsidR="00000000" w:rsidRPr="00000000">
        <w:rPr>
          <w:strike w:val="0"/>
          <w:vertAlign w:val="baseline"/>
          <w:rtl w:val="0"/>
        </w:rPr>
        <w:t xml:space="preserve"> Edition (London, Butterworths 1971).</w:t>
      </w:r>
      <w:r w:rsidDel="00000000" w:rsidR="00000000" w:rsidRPr="00000000">
        <w:rPr>
          <w:rtl w:val="0"/>
        </w:rPr>
      </w:r>
    </w:p>
  </w:footnote>
  <w:footnote w:id="2">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w:t>
      </w:r>
    </w:p>
  </w:footnote>
  <w:footnote w:id="3">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at page 154.</w:t>
      </w:r>
    </w:p>
  </w:footnote>
  <w:footnote w:id="4">
    <w:p w:rsidR="00000000" w:rsidDel="00000000" w:rsidP="00000000" w:rsidRDefault="00000000" w:rsidRPr="00000000" w14:paraId="00000AB6">
      <w:pPr>
        <w:pageBreakBefore w:val="0"/>
        <w:rPr>
          <w:vertAlign w:val="baseline"/>
        </w:rPr>
      </w:pPr>
      <w:r w:rsidDel="00000000" w:rsidR="00000000" w:rsidRPr="00000000">
        <w:rPr>
          <w:rStyle w:val="FootnoteReference"/>
          <w:vertAlign w:val="superscript"/>
        </w:rPr>
        <w:footnoteRef/>
      </w:r>
      <w:r w:rsidDel="00000000" w:rsidR="00000000" w:rsidRPr="00000000">
        <w:rPr>
          <w:strike w:val="0"/>
          <w:vertAlign w:val="baseline"/>
          <w:rtl w:val="0"/>
        </w:rPr>
        <w:t xml:space="preserve"> See Finnemore J, in </w:t>
      </w:r>
      <w:r w:rsidDel="00000000" w:rsidR="00000000" w:rsidRPr="00000000">
        <w:rPr>
          <w:strike w:val="0"/>
          <w:u w:val="single"/>
          <w:vertAlign w:val="baseline"/>
          <w:rtl w:val="0"/>
        </w:rPr>
        <w:t xml:space="preserve">Warman v Southern Counties Car Finance Corporation Ltd</w:t>
      </w:r>
      <w:r w:rsidDel="00000000" w:rsidR="00000000" w:rsidRPr="00000000">
        <w:rPr>
          <w:strike w:val="0"/>
          <w:vertAlign w:val="baseline"/>
          <w:rtl w:val="0"/>
        </w:rPr>
        <w:t xml:space="preserve">, (1949) KBD p 55.</w:t>
      </w:r>
      <w:r w:rsidDel="00000000" w:rsidR="00000000" w:rsidRPr="00000000">
        <w:rPr>
          <w:rtl w:val="0"/>
        </w:rPr>
      </w:r>
    </w:p>
  </w:footnote>
  <w:footnote w:id="5">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at page 155.</w:t>
      </w:r>
    </w:p>
  </w:footnote>
  <w:footnote w:id="6">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at page 156.</w:t>
      </w:r>
    </w:p>
  </w:footnote>
  <w:footnote w:id="7">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at page 157.</w:t>
      </w:r>
    </w:p>
  </w:footnote>
  <w:footnote w:id="8">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at page 158.</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lowerLetter"/>
      <w:lvlText w:val="(%4)"/>
      <w:lvlJc w:val="left"/>
      <w:pPr>
        <w:ind w:left="2880" w:hanging="360"/>
      </w:pPr>
      <w:rPr>
        <w:vertAlign w:val="baseline"/>
      </w:rPr>
    </w:lvl>
    <w:lvl w:ilvl="4">
      <w:start w:val="1"/>
      <w:numFmt w:val="lowerRoman"/>
      <w:lvlText w:val="(%5)"/>
      <w:lvlJc w:val="left"/>
      <w:pPr>
        <w:ind w:left="3960" w:hanging="720"/>
      </w:pPr>
      <w:rPr>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decimal"/>
      <w:lvlText w:val="%1."/>
      <w:lvlJc w:val="left"/>
      <w:pPr>
        <w:ind w:left="1440" w:hanging="360"/>
      </w:pPr>
      <w:rPr>
        <w:vertAlign w:val="baseline"/>
      </w:rPr>
    </w:lvl>
    <w:lvl w:ilvl="1">
      <w:start w:val="1"/>
      <w:numFmt w:val="bullet"/>
      <w:lvlText w:val="●"/>
      <w:lvlJc w:val="left"/>
      <w:pPr>
        <w:ind w:left="2160" w:hanging="360"/>
      </w:pPr>
      <w:rPr>
        <w:rFonts w:ascii="Noto Sans Symbols" w:cs="Noto Sans Symbols" w:eastAsia="Noto Sans Symbols" w:hAnsi="Noto Sans Symbols"/>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2">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60" w:before="240" w:line="240" w:lineRule="auto"/>
      <w:ind w:left="0" w:right="0" w:firstLine="0"/>
      <w:jc w:val="left"/>
    </w:pPr>
    <w:rPr>
      <w:rFonts w:ascii="Arial" w:cs="Arial" w:eastAsia="Arial" w:hAnsi="Arial"/>
      <w:b w:val="1"/>
      <w:strike w:val="0"/>
      <w:color w:val="000000"/>
      <w:sz w:val="32"/>
      <w:szCs w:val="32"/>
      <w:vertAlign w:val="baseline"/>
    </w:rPr>
  </w:style>
  <w:style w:type="paragraph" w:styleId="Heading2">
    <w:name w:val="heading 2"/>
    <w:basedOn w:val="Normal"/>
    <w:next w:val="Normal"/>
    <w:pPr>
      <w:keepNext w:val="1"/>
      <w:pageBreakBefore w:val="0"/>
      <w:spacing w:after="60" w:before="240" w:line="240" w:lineRule="auto"/>
      <w:ind w:left="0" w:right="0" w:firstLine="0"/>
      <w:jc w:val="left"/>
    </w:pPr>
    <w:rPr>
      <w:rFonts w:ascii="Arial" w:cs="Arial" w:eastAsia="Arial" w:hAnsi="Arial"/>
      <w:b w:val="1"/>
      <w:i w:val="1"/>
      <w:strike w:val="0"/>
      <w:color w:val="000000"/>
      <w:sz w:val="28"/>
      <w:szCs w:val="28"/>
      <w:vertAlign w:val="baseline"/>
    </w:rPr>
  </w:style>
  <w:style w:type="paragraph" w:styleId="Heading3">
    <w:name w:val="heading 3"/>
    <w:basedOn w:val="Normal"/>
    <w:next w:val="Normal"/>
    <w:pPr>
      <w:keepNext w:val="1"/>
      <w:pageBreakBefore w:val="0"/>
      <w:spacing w:after="60" w:before="240" w:line="240" w:lineRule="auto"/>
      <w:ind w:left="0" w:right="0" w:firstLine="0"/>
      <w:jc w:val="left"/>
    </w:pPr>
    <w:rPr>
      <w:rFonts w:ascii="Arial" w:cs="Arial" w:eastAsia="Arial" w:hAnsi="Arial"/>
      <w:b w:val="1"/>
      <w:strike w:val="0"/>
      <w:color w:val="000000"/>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0" w:before="0" w:line="240" w:lineRule="auto"/>
      <w:ind w:left="0" w:right="0" w:leftChars="-1" w:rightChars="0" w:firstLine="0" w:firstLineChars="-1"/>
      <w:jc w:val="left"/>
      <w:textDirection w:val="btLr"/>
      <w:textAlignment w:val="top"/>
      <w:outlineLvl w:val="0"/>
    </w:pPr>
    <w:rPr>
      <w:rFonts w:ascii="Times New Roman" w:hAnsi="Times New Roman" w:hint="default"/>
      <w:strike w:val="0"/>
      <w:color w:val="000000"/>
      <w:spacing w:val="0"/>
      <w:w w:val="100"/>
      <w:position w:val="-1"/>
      <w:sz w:val="20"/>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60" w:before="240" w:line="240" w:lineRule="auto"/>
      <w:ind w:left="0" w:right="0" w:leftChars="-1" w:rightChars="0" w:firstLine="0" w:firstLineChars="-1"/>
      <w:jc w:val="left"/>
      <w:textDirection w:val="btLr"/>
      <w:textAlignment w:val="top"/>
      <w:outlineLvl w:val="0"/>
    </w:pPr>
    <w:rPr>
      <w:rFonts w:ascii="Arial" w:cs="Arial" w:hAnsi="Arial" w:hint="default"/>
      <w:b w:val="1"/>
      <w:bCs w:val="1"/>
      <w:strike w:val="0"/>
      <w:color w:val="000000"/>
      <w:spacing w:val="0"/>
      <w:w w:val="100"/>
      <w:kern w:val="32"/>
      <w:position w:val="-1"/>
      <w:sz w:val="32"/>
      <w:szCs w:val="3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after="60" w:before="240" w:line="240" w:lineRule="auto"/>
      <w:ind w:left="0" w:right="0" w:leftChars="-1" w:rightChars="0" w:firstLine="0" w:firstLineChars="-1"/>
      <w:jc w:val="left"/>
      <w:textDirection w:val="btLr"/>
      <w:textAlignment w:val="top"/>
      <w:outlineLvl w:val="1"/>
    </w:pPr>
    <w:rPr>
      <w:rFonts w:ascii="Arial" w:cs="Arial" w:hAnsi="Arial" w:hint="default"/>
      <w:b w:val="1"/>
      <w:bCs w:val="1"/>
      <w:i w:val="1"/>
      <w:iCs w:val="1"/>
      <w:strike w:val="0"/>
      <w:color w:val="000000"/>
      <w:spacing w:val="0"/>
      <w:w w:val="100"/>
      <w:position w:val="-1"/>
      <w:sz w:val="28"/>
      <w:szCs w:val="28"/>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after="60" w:before="240" w:line="240" w:lineRule="auto"/>
      <w:ind w:left="0" w:right="0" w:leftChars="-1" w:rightChars="0" w:firstLine="0" w:firstLineChars="-1"/>
      <w:jc w:val="left"/>
      <w:textDirection w:val="btLr"/>
      <w:textAlignment w:val="top"/>
      <w:outlineLvl w:val="2"/>
    </w:pPr>
    <w:rPr>
      <w:rFonts w:ascii="Arial" w:cs="Arial" w:hAnsi="Arial" w:hint="default"/>
      <w:b w:val="1"/>
      <w:bCs w:val="1"/>
      <w:strike w:val="0"/>
      <w:color w:val="000000"/>
      <w:spacing w:val="0"/>
      <w:w w:val="100"/>
      <w:position w:val="-1"/>
      <w:sz w:val="26"/>
      <w:szCs w:val="26"/>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rFonts w:ascii="Times New Roman" w:hAnsi="Times New Roman" w:hint="default"/>
      <w:strike w:val="0"/>
      <w:noProof w:val="1"/>
      <w:color w:val="000000"/>
      <w:spacing w:val="0"/>
      <w:w w:val="100"/>
      <w:position w:val="-1"/>
      <w:sz w:val="20"/>
      <w:effect w:val="none"/>
      <w:vertAlign w:val="baseline"/>
      <w:cs w:val="0"/>
      <w:em w:val="none"/>
      <w:lang w:eastAsia="und" w:val="und"/>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noteText">
    <w:name w:val="Footnote Text"/>
    <w:basedOn w:val="Normal"/>
    <w:next w:val="FootnoteText"/>
    <w:autoRedefine w:val="0"/>
    <w:hidden w:val="0"/>
    <w:qFormat w:val="0"/>
    <w:pPr>
      <w:suppressAutoHyphens w:val="1"/>
      <w:spacing w:after="0" w:before="0" w:line="240" w:lineRule="auto"/>
      <w:ind w:left="0" w:right="0" w:leftChars="-1" w:rightChars="0" w:firstLine="0" w:firstLineChars="-1"/>
      <w:jc w:val="left"/>
      <w:textDirection w:val="btLr"/>
      <w:textAlignment w:val="top"/>
      <w:outlineLvl w:val="0"/>
    </w:pPr>
    <w:rPr>
      <w:rFonts w:ascii="Times New Roman" w:hAnsi="Times New Roman" w:hint="default"/>
      <w:strike w:val="0"/>
      <w:color w:val="auto"/>
      <w:spacing w:val="0"/>
      <w:w w:val="100"/>
      <w:position w:val="-1"/>
      <w:sz w:val="20"/>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rFonts w:ascii="Times New Roman" w:hAnsi="Times New Roman" w:hint="default"/>
      <w:strike w:val="0"/>
      <w:noProof w:val="1"/>
      <w:color w:val="000000"/>
      <w:spacing w:val="0"/>
      <w:w w:val="100"/>
      <w:position w:val="-1"/>
      <w:sz w:val="20"/>
      <w:effect w:val="none"/>
      <w:vertAlign w:val="superscript"/>
      <w:cs w:val="0"/>
      <w:em w:val="none"/>
      <w:lang w:eastAsia="und" w:val="und"/>
    </w:rPr>
  </w:style>
  <w:style w:type="character" w:styleId="Heading1Char">
    <w:name w:val="Heading 1 Char"/>
    <w:basedOn w:val="DefaultParagraphFont"/>
    <w:next w:val="Heading1Char"/>
    <w:autoRedefine w:val="0"/>
    <w:hidden w:val="0"/>
    <w:qFormat w:val="0"/>
    <w:rPr>
      <w:rFonts w:ascii="Arial" w:cs="Arial" w:hAnsi="Arial" w:hint="default"/>
      <w:b w:val="1"/>
      <w:bCs w:val="1"/>
      <w:strike w:val="0"/>
      <w:noProof w:val="1"/>
      <w:color w:val="000000"/>
      <w:spacing w:val="0"/>
      <w:w w:val="100"/>
      <w:kern w:val="32"/>
      <w:position w:val="-1"/>
      <w:sz w:val="32"/>
      <w:szCs w:val="32"/>
      <w:effect w:val="none"/>
      <w:vertAlign w:val="baseline"/>
      <w:cs w:val="0"/>
      <w:em w:val="none"/>
      <w:lang w:bidi="ar-SA" w:eastAsia="und" w:val="und"/>
    </w:rPr>
  </w:style>
  <w:style w:type="paragraph" w:styleId="TOC1">
    <w:name w:val="TOC 1"/>
    <w:basedOn w:val="Normal"/>
    <w:next w:val="Normal"/>
    <w:autoRedefine w:val="0"/>
    <w:hidden w:val="0"/>
    <w:qFormat w:val="0"/>
    <w:pPr>
      <w:suppressAutoHyphens w:val="1"/>
      <w:spacing w:after="0" w:before="0" w:line="240" w:lineRule="auto"/>
      <w:ind w:left="0" w:right="0" w:leftChars="-1" w:rightChars="0" w:firstLine="0" w:firstLineChars="-1"/>
      <w:jc w:val="left"/>
      <w:textDirection w:val="btLr"/>
      <w:textAlignment w:val="top"/>
      <w:outlineLvl w:val="0"/>
    </w:pPr>
    <w:rPr>
      <w:rFonts w:ascii="Times New Roman" w:hAnsi="Times New Roman" w:hint="default"/>
      <w:strike w:val="0"/>
      <w:color w:val="000000"/>
      <w:spacing w:val="0"/>
      <w:w w:val="100"/>
      <w:position w:val="-1"/>
      <w:sz w:val="20"/>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rFonts w:ascii="Times New Roman" w:hAnsi="Times New Roman" w:hint="default"/>
      <w:strike w:val="0"/>
      <w:noProof w:val="1"/>
      <w:color w:val="0000ff"/>
      <w:spacing w:val="0"/>
      <w:w w:val="100"/>
      <w:position w:val="-1"/>
      <w:sz w:val="20"/>
      <w:u w:val="single"/>
      <w:effect w:val="none"/>
      <w:vertAlign w:val="baseline"/>
      <w:cs w:val="0"/>
      <w:em w:val="none"/>
      <w:lang w:eastAsia="und" w:val="und"/>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after="0" w:before="0" w:line="240" w:lineRule="auto"/>
      <w:ind w:left="0" w:right="0" w:leftChars="-1" w:rightChars="0" w:firstLine="0" w:firstLineChars="-1"/>
      <w:jc w:val="left"/>
      <w:textDirection w:val="btLr"/>
      <w:textAlignment w:val="top"/>
      <w:outlineLvl w:val="0"/>
    </w:pPr>
    <w:rPr>
      <w:rFonts w:ascii="Times New Roman" w:hAnsi="Times New Roman" w:hint="default"/>
      <w:strike w:val="0"/>
      <w:color w:val="000000"/>
      <w:spacing w:val="0"/>
      <w:w w:val="100"/>
      <w:position w:val="-1"/>
      <w:sz w:val="20"/>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rFonts w:ascii="Times New Roman" w:hAnsi="Times New Roman" w:hint="default"/>
      <w:strike w:val="0"/>
      <w:noProof w:val="1"/>
      <w:color w:val="000000"/>
      <w:spacing w:val="0"/>
      <w:w w:val="100"/>
      <w:position w:val="-1"/>
      <w:sz w:val="20"/>
      <w:effect w:val="none"/>
      <w:vertAlign w:val="baseline"/>
      <w:cs w:val="0"/>
      <w:em w:val="none"/>
      <w:lang w:eastAsia="und" w:val="un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about:blank" TargetMode="External"/><Relationship Id="rId12" Type="http://schemas.openxmlformats.org/officeDocument/2006/relationships/header" Target="header2.xml"/><Relationship Id="rId9" Type="http://schemas.openxmlformats.org/officeDocument/2006/relationships/hyperlink" Target="http://completion.b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buyer.s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rtsMillGoudy-regular.ttf"/><Relationship Id="rId2"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ozBu3qaX38PJme9SGKyUWdw/Jw==">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2006-10-30T08:37:00Z</dcterms:created>
  <dc:creator>Jo Eros</dc:creator>
</cp:coreProperties>
</file>

<file path=docProps/custom.xml><?xml version="1.0" encoding="utf-8"?>
<Properties xmlns="http://schemas.openxmlformats.org/officeDocument/2006/custom-properties" xmlns:vt="http://schemas.openxmlformats.org/officeDocument/2006/docPropsVTypes"/>
</file>