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jc w:val="center"/>
        <w:rPr>
          <w:b w:val="0"/>
          <w:sz w:val="24"/>
          <w:szCs w:val="24"/>
          <w:u w:val="single"/>
          <w:vertAlign w:val="baseline"/>
        </w:rPr>
      </w:pPr>
      <w:r w:rsidDel="00000000" w:rsidR="00000000" w:rsidRPr="00000000">
        <w:rPr>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002">
      <w:pPr>
        <w:pageBreakBefore w:val="0"/>
        <w:jc w:val="center"/>
        <w:rPr>
          <w:b w:val="0"/>
          <w:sz w:val="24"/>
          <w:szCs w:val="24"/>
          <w:u w:val="single"/>
          <w:vertAlign w:val="baseline"/>
        </w:rPr>
      </w:pPr>
      <w:r w:rsidDel="00000000" w:rsidR="00000000" w:rsidRPr="00000000">
        <w:rPr>
          <w:b w:val="1"/>
          <w:sz w:val="24"/>
          <w:szCs w:val="24"/>
          <w:u w:val="single"/>
          <w:vertAlign w:val="baseline"/>
          <w:rtl w:val="0"/>
        </w:rPr>
        <w:t xml:space="preserve">IN THE HIGH COURT OF KENYA</w:t>
      </w:r>
      <w:r w:rsidDel="00000000" w:rsidR="00000000" w:rsidRPr="00000000">
        <w:rPr>
          <w:rtl w:val="0"/>
        </w:rPr>
      </w:r>
    </w:p>
    <w:p w:rsidR="00000000" w:rsidDel="00000000" w:rsidP="00000000" w:rsidRDefault="00000000" w:rsidRPr="00000000" w14:paraId="00000003">
      <w:pPr>
        <w:pageBreakBefore w:val="0"/>
        <w:jc w:val="center"/>
        <w:rPr>
          <w:b w:val="0"/>
          <w:sz w:val="24"/>
          <w:szCs w:val="24"/>
          <w:u w:val="single"/>
          <w:vertAlign w:val="baseline"/>
        </w:rPr>
      </w:pPr>
      <w:r w:rsidDel="00000000" w:rsidR="00000000" w:rsidRPr="00000000">
        <w:rPr>
          <w:b w:val="1"/>
          <w:sz w:val="24"/>
          <w:szCs w:val="24"/>
          <w:u w:val="single"/>
          <w:vertAlign w:val="baseline"/>
          <w:rtl w:val="0"/>
        </w:rPr>
        <w:t xml:space="preserve">AT </w:t>
      </w:r>
      <w:sdt>
        <w:sdtPr>
          <w:tag w:val="goog_rdk_0"/>
        </w:sdtPr>
        <w:sdtContent>
          <w:ins w:author="Esther Sayo" w:id="0" w:date="2022-03-14T09:23:19Z">
            <w:r w:rsidDel="00000000" w:rsidR="00000000" w:rsidRPr="00000000">
              <w:rPr>
                <w:b w:val="1"/>
                <w:sz w:val="24"/>
                <w:szCs w:val="24"/>
                <w:u w:val="single"/>
                <w:vertAlign w:val="baseline"/>
                <w:rtl w:val="0"/>
              </w:rPr>
              <w:t xml:space="preserve"> </w:t>
            </w:r>
          </w:ins>
        </w:sdtContent>
      </w:sdt>
      <w:r w:rsidDel="00000000" w:rsidR="00000000" w:rsidRPr="00000000">
        <w:rPr>
          <w:b w:val="1"/>
          <w:sz w:val="24"/>
          <w:szCs w:val="24"/>
          <w:u w:val="single"/>
          <w:vertAlign w:val="baseline"/>
          <w:rtl w:val="0"/>
        </w:rPr>
        <w:t xml:space="preserve">MOMBASA</w:t>
      </w:r>
      <w:r w:rsidDel="00000000" w:rsidR="00000000" w:rsidRPr="00000000">
        <w:rPr>
          <w:rtl w:val="0"/>
        </w:rPr>
      </w:r>
    </w:p>
    <w:p w:rsidR="00000000" w:rsidDel="00000000" w:rsidP="00000000" w:rsidRDefault="00000000" w:rsidRPr="00000000" w14:paraId="00000004">
      <w:pPr>
        <w:pStyle w:val="Heading3"/>
        <w:pageBreakBefore w:val="0"/>
        <w:rPr>
          <w:b w:val="0"/>
          <w:sz w:val="24"/>
          <w:szCs w:val="24"/>
          <w:vertAlign w:val="baseline"/>
        </w:rPr>
      </w:pPr>
      <w:r w:rsidDel="00000000" w:rsidR="00000000" w:rsidRPr="00000000">
        <w:rPr>
          <w:b w:val="1"/>
          <w:sz w:val="24"/>
          <w:szCs w:val="24"/>
          <w:vertAlign w:val="baseline"/>
          <w:rtl w:val="0"/>
        </w:rPr>
        <w:t xml:space="preserve">CRIMINAL APPEAL NO…….. OF 2002</w:t>
      </w:r>
      <w:r w:rsidDel="00000000" w:rsidR="00000000" w:rsidRPr="00000000">
        <w:rPr>
          <w:rtl w:val="0"/>
        </w:rPr>
      </w:r>
    </w:p>
    <w:p w:rsidR="00000000" w:rsidDel="00000000" w:rsidP="00000000" w:rsidRDefault="00000000" w:rsidRPr="00000000" w14:paraId="00000005">
      <w:pPr>
        <w:pageBreakBefore w:val="0"/>
        <w:rPr>
          <w:sz w:val="24"/>
          <w:szCs w:val="24"/>
          <w:vertAlign w:val="baseline"/>
        </w:rPr>
      </w:pPr>
      <w:r w:rsidDel="00000000" w:rsidR="00000000" w:rsidRPr="00000000">
        <w:rPr>
          <w:rtl w:val="0"/>
        </w:rPr>
      </w:r>
    </w:p>
    <w:p w:rsidR="00000000" w:rsidDel="00000000" w:rsidP="00000000" w:rsidRDefault="00000000" w:rsidRPr="00000000" w14:paraId="00000006">
      <w:pPr>
        <w:pageBreakBefore w:val="0"/>
        <w:rPr>
          <w:sz w:val="24"/>
          <w:szCs w:val="24"/>
          <w:vertAlign w:val="baseline"/>
        </w:rPr>
      </w:pPr>
      <w:r w:rsidDel="00000000" w:rsidR="00000000" w:rsidRPr="00000000">
        <w:rPr>
          <w:sz w:val="24"/>
          <w:szCs w:val="24"/>
          <w:vertAlign w:val="baseline"/>
          <w:rtl w:val="0"/>
        </w:rPr>
        <w:t xml:space="preserve">JANE NDUNGE MUTHUSI………………………………………………. APPELLANT</w:t>
      </w:r>
    </w:p>
    <w:p w:rsidR="00000000" w:rsidDel="00000000" w:rsidP="00000000" w:rsidRDefault="00000000" w:rsidRPr="00000000" w14:paraId="00000007">
      <w:pPr>
        <w:pageBreakBefore w:val="0"/>
        <w:jc w:val="center"/>
        <w:rPr>
          <w:sz w:val="24"/>
          <w:szCs w:val="24"/>
          <w:vertAlign w:val="baseline"/>
        </w:rPr>
      </w:pPr>
      <w:r w:rsidDel="00000000" w:rsidR="00000000" w:rsidRPr="00000000">
        <w:rPr>
          <w:rtl w:val="0"/>
        </w:rPr>
      </w:r>
    </w:p>
    <w:p w:rsidR="00000000" w:rsidDel="00000000" w:rsidP="00000000" w:rsidRDefault="00000000" w:rsidRPr="00000000" w14:paraId="00000008">
      <w:pPr>
        <w:pStyle w:val="Heading2"/>
        <w:pageBreakBefore w:val="0"/>
        <w:rPr>
          <w:sz w:val="24"/>
          <w:szCs w:val="24"/>
          <w:vertAlign w:val="baseline"/>
        </w:rPr>
      </w:pPr>
      <w:r w:rsidDel="00000000" w:rsidR="00000000" w:rsidRPr="00000000">
        <w:rPr>
          <w:sz w:val="24"/>
          <w:szCs w:val="24"/>
          <w:vertAlign w:val="baseline"/>
          <w:rtl w:val="0"/>
        </w:rPr>
        <w:t xml:space="preserve">VERSUS</w:t>
      </w:r>
    </w:p>
    <w:p w:rsidR="00000000" w:rsidDel="00000000" w:rsidP="00000000" w:rsidRDefault="00000000" w:rsidRPr="00000000" w14:paraId="00000009">
      <w:pPr>
        <w:pageBreakBefore w:val="0"/>
        <w:rPr>
          <w:sz w:val="24"/>
          <w:szCs w:val="24"/>
          <w:vertAlign w:val="baseline"/>
        </w:rPr>
      </w:pPr>
      <w:r w:rsidDel="00000000" w:rsidR="00000000" w:rsidRPr="00000000">
        <w:rPr>
          <w:sz w:val="24"/>
          <w:szCs w:val="24"/>
          <w:vertAlign w:val="baseline"/>
          <w:rtl w:val="0"/>
        </w:rPr>
        <w:t xml:space="preserve">REPUBLIC………………………………………………………………….. RESPONDENT</w:t>
      </w:r>
    </w:p>
    <w:p w:rsidR="00000000" w:rsidDel="00000000" w:rsidP="00000000" w:rsidRDefault="00000000" w:rsidRPr="00000000" w14:paraId="0000000A">
      <w:pPr>
        <w:pageBreakBefore w:val="0"/>
        <w:rPr>
          <w:sz w:val="24"/>
          <w:szCs w:val="24"/>
          <w:vertAlign w:val="baseline"/>
        </w:rPr>
      </w:pPr>
      <w:r w:rsidDel="00000000" w:rsidR="00000000" w:rsidRPr="00000000">
        <w:rPr>
          <w:rtl w:val="0"/>
        </w:rPr>
      </w:r>
    </w:p>
    <w:p w:rsidR="00000000" w:rsidDel="00000000" w:rsidP="00000000" w:rsidRDefault="00000000" w:rsidRPr="00000000" w14:paraId="0000000B">
      <w:pPr>
        <w:pageBreakBefore w:val="0"/>
        <w:jc w:val="center"/>
        <w:rPr>
          <w:b w:val="0"/>
          <w:sz w:val="24"/>
          <w:szCs w:val="24"/>
          <w:u w:val="single"/>
          <w:vertAlign w:val="baseline"/>
        </w:rPr>
      </w:pPr>
      <w:r w:rsidDel="00000000" w:rsidR="00000000" w:rsidRPr="00000000">
        <w:rPr>
          <w:b w:val="1"/>
          <w:sz w:val="24"/>
          <w:szCs w:val="24"/>
          <w:vertAlign w:val="baseline"/>
          <w:rtl w:val="0"/>
        </w:rPr>
        <w:t xml:space="preserve">(Appeal against the judgement on Sentence in Mombasa Resident Magistrate’s </w:t>
      </w:r>
      <w:r w:rsidDel="00000000" w:rsidR="00000000" w:rsidRPr="00000000">
        <w:rPr>
          <w:b w:val="1"/>
          <w:sz w:val="24"/>
          <w:szCs w:val="24"/>
          <w:u w:val="single"/>
          <w:vertAlign w:val="baseline"/>
          <w:rtl w:val="0"/>
        </w:rPr>
        <w:t xml:space="preserve">Criminal Case No. 988 of 2002 Republic –vs- Peter Kathoka and Jane Ndunge Muthusi )</w:t>
      </w:r>
      <w:r w:rsidDel="00000000" w:rsidR="00000000" w:rsidRPr="00000000">
        <w:rPr>
          <w:rtl w:val="0"/>
        </w:rPr>
      </w:r>
    </w:p>
    <w:p w:rsidR="00000000" w:rsidDel="00000000" w:rsidP="00000000" w:rsidRDefault="00000000" w:rsidRPr="00000000" w14:paraId="0000000C">
      <w:pPr>
        <w:pageBreakBefore w:val="0"/>
        <w:rPr>
          <w:sz w:val="24"/>
          <w:szCs w:val="24"/>
          <w:vertAlign w:val="baseline"/>
        </w:rPr>
      </w:pPr>
      <w:r w:rsidDel="00000000" w:rsidR="00000000" w:rsidRPr="00000000">
        <w:rPr>
          <w:rtl w:val="0"/>
        </w:rPr>
      </w:r>
    </w:p>
    <w:p w:rsidR="00000000" w:rsidDel="00000000" w:rsidP="00000000" w:rsidRDefault="00000000" w:rsidRPr="00000000" w14:paraId="0000000D">
      <w:pPr>
        <w:pStyle w:val="Heading4"/>
        <w:pageBreakBefore w:val="0"/>
        <w:rPr>
          <w:sz w:val="24"/>
          <w:szCs w:val="24"/>
          <w:vertAlign w:val="baseline"/>
        </w:rPr>
      </w:pPr>
      <w:r w:rsidDel="00000000" w:rsidR="00000000" w:rsidRPr="00000000">
        <w:rPr>
          <w:b w:val="1"/>
          <w:sz w:val="24"/>
          <w:szCs w:val="24"/>
          <w:vertAlign w:val="baseline"/>
          <w:rtl w:val="0"/>
        </w:rPr>
        <w:t xml:space="preserve">PETITION OF APPEAL</w:t>
      </w:r>
      <w:r w:rsidDel="00000000" w:rsidR="00000000" w:rsidRPr="00000000">
        <w:rPr>
          <w:rtl w:val="0"/>
        </w:rPr>
      </w:r>
    </w:p>
    <w:p w:rsidR="00000000" w:rsidDel="00000000" w:rsidP="00000000" w:rsidRDefault="00000000" w:rsidRPr="00000000" w14:paraId="0000000E">
      <w:pPr>
        <w:pageBreakBefore w:val="0"/>
        <w:jc w:val="center"/>
        <w:rPr>
          <w:sz w:val="24"/>
          <w:szCs w:val="24"/>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appellant being dissatisfied by the judgement on sentence in Mombasa Resident Magistrate’s Criminal Case No. 988 of 2002, Republic –vs- Peter Kathoka and Jane Ndunge Muthusi  by Hon R. Ndubi (RM) prefers an appeal against the sentence and sets forth the following grounds of appeal. </w:t>
      </w:r>
    </w:p>
    <w:p w:rsidR="00000000" w:rsidDel="00000000" w:rsidP="00000000" w:rsidRDefault="00000000" w:rsidRPr="00000000" w14:paraId="00000010">
      <w:pPr>
        <w:pageBreakBefore w:val="0"/>
        <w:numPr>
          <w:ilvl w:val="0"/>
          <w:numId w:val="1"/>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learned magistrate erred in law and fact in convicting the appellant on a plea that was equivocal.</w:t>
      </w:r>
    </w:p>
    <w:p w:rsidR="00000000" w:rsidDel="00000000" w:rsidP="00000000" w:rsidRDefault="00000000" w:rsidRPr="00000000" w14:paraId="00000011">
      <w:pPr>
        <w:pageBreakBefore w:val="0"/>
        <w:numPr>
          <w:ilvl w:val="0"/>
          <w:numId w:val="1"/>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sentence was excessive considering all the circumstances of the case.</w:t>
      </w:r>
    </w:p>
    <w:p w:rsidR="00000000" w:rsidDel="00000000" w:rsidP="00000000" w:rsidRDefault="00000000" w:rsidRPr="00000000" w14:paraId="00000012">
      <w:pPr>
        <w:pageBreakBefore w:val="0"/>
        <w:numPr>
          <w:ilvl w:val="0"/>
          <w:numId w:val="1"/>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learned magistrate erred in law while exercising his discretion in sentencing for applying the wrong principle applicable to a first offender.</w:t>
      </w:r>
    </w:p>
    <w:p w:rsidR="00000000" w:rsidDel="00000000" w:rsidP="00000000" w:rsidRDefault="00000000" w:rsidRPr="00000000" w14:paraId="00000013">
      <w:pPr>
        <w:pageBreakBefore w:val="0"/>
        <w:numPr>
          <w:ilvl w:val="0"/>
          <w:numId w:val="1"/>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Learned Magistrate erred in law in convicting the accused on the unreliable evidence of the prosecution witnesses without evaluating it and making a finding on it.</w:t>
      </w:r>
    </w:p>
    <w:p w:rsidR="00000000" w:rsidDel="00000000" w:rsidP="00000000" w:rsidRDefault="00000000" w:rsidRPr="00000000" w14:paraId="00000014">
      <w:pPr>
        <w:pageBreakBefore w:val="0"/>
        <w:numPr>
          <w:ilvl w:val="0"/>
          <w:numId w:val="1"/>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Learned Magistrate erred in law in not considering the reasonable doubts available in the case against the appellant and erred in law in not giving the appellant the benefit of those doubts. </w:t>
      </w:r>
    </w:p>
    <w:p w:rsidR="00000000" w:rsidDel="00000000" w:rsidP="00000000" w:rsidRDefault="00000000" w:rsidRPr="00000000" w14:paraId="00000015">
      <w:pPr>
        <w:pageBreakBefore w:val="0"/>
        <w:numPr>
          <w:ilvl w:val="0"/>
          <w:numId w:val="1"/>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Learned Magistrate erred in law in convicting the accused without the prosecution having proved all the ingredients of the offence. </w:t>
      </w:r>
    </w:p>
    <w:p w:rsidR="00000000" w:rsidDel="00000000" w:rsidP="00000000" w:rsidRDefault="00000000" w:rsidRPr="00000000" w14:paraId="00000016">
      <w:pPr>
        <w:pageBreakBefore w:val="0"/>
        <w:spacing w:line="360" w:lineRule="auto"/>
        <w:jc w:val="both"/>
        <w:rPr>
          <w:sz w:val="24"/>
          <w:szCs w:val="24"/>
          <w:vertAlign w:val="baseline"/>
        </w:rPr>
      </w:pPr>
      <w:r w:rsidDel="00000000" w:rsidR="00000000" w:rsidRPr="00000000">
        <w:rPr>
          <w:b w:val="1"/>
          <w:sz w:val="24"/>
          <w:szCs w:val="24"/>
          <w:vertAlign w:val="baseline"/>
          <w:rtl w:val="0"/>
        </w:rPr>
        <w:t xml:space="preserve">REASON WHEREFORE</w:t>
      </w:r>
      <w:r w:rsidDel="00000000" w:rsidR="00000000" w:rsidRPr="00000000">
        <w:rPr>
          <w:sz w:val="24"/>
          <w:szCs w:val="24"/>
          <w:vertAlign w:val="baseline"/>
          <w:rtl w:val="0"/>
        </w:rPr>
        <w:t xml:space="preserve">  the appellant prays that this appeal be allowed and that the High Court do quash the trial magistrate’s judgement, order, conviction and set aside the sentence so imposed by the trial magistrate and the appellant be set at liberty forthwith.  </w:t>
      </w:r>
    </w:p>
    <w:p w:rsidR="00000000" w:rsidDel="00000000" w:rsidP="00000000" w:rsidRDefault="00000000" w:rsidRPr="00000000" w14:paraId="00000017">
      <w:pPr>
        <w:pageBreakBefore w:val="0"/>
        <w:spacing w:line="360" w:lineRule="auto"/>
        <w:jc w:val="both"/>
        <w:rPr>
          <w:sz w:val="24"/>
          <w:szCs w:val="24"/>
          <w:vertAlign w:val="baseline"/>
        </w:rPr>
      </w:pPr>
      <w:r w:rsidDel="00000000" w:rsidR="00000000" w:rsidRPr="00000000">
        <w:rPr>
          <w:b w:val="1"/>
          <w:sz w:val="24"/>
          <w:szCs w:val="24"/>
          <w:vertAlign w:val="baseline"/>
          <w:rtl w:val="0"/>
        </w:rPr>
        <w:t xml:space="preserve">DATED AT</w:t>
      </w:r>
      <w:r w:rsidDel="00000000" w:rsidR="00000000" w:rsidRPr="00000000">
        <w:rPr>
          <w:sz w:val="24"/>
          <w:szCs w:val="24"/>
          <w:vertAlign w:val="baseline"/>
          <w:rtl w:val="0"/>
        </w:rPr>
        <w:t xml:space="preserve"> Mombasa this…………………. day of …………………… 2002.</w:t>
      </w:r>
    </w:p>
    <w:p w:rsidR="00000000" w:rsidDel="00000000" w:rsidP="00000000" w:rsidRDefault="00000000" w:rsidRPr="00000000" w14:paraId="00000018">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19">
      <w:pPr>
        <w:pStyle w:val="Heading6"/>
        <w:pageBreakBefore w:val="0"/>
        <w:spacing w:line="360" w:lineRule="auto"/>
        <w:ind w:left="3600" w:firstLine="720"/>
        <w:jc w:val="both"/>
        <w:rPr>
          <w:sz w:val="24"/>
          <w:szCs w:val="24"/>
          <w:vertAlign w:val="baseline"/>
        </w:rPr>
      </w:pPr>
      <w:r w:rsidDel="00000000" w:rsidR="00000000" w:rsidRPr="00000000">
        <w:rPr>
          <w:b w:val="1"/>
          <w:sz w:val="24"/>
          <w:szCs w:val="24"/>
          <w:vertAlign w:val="baseline"/>
          <w:rtl w:val="0"/>
        </w:rPr>
        <w:t xml:space="preserve">CHARLES KIOKO, MUNYITHYA AND CO</w:t>
      </w:r>
      <w:r w:rsidDel="00000000" w:rsidR="00000000" w:rsidRPr="00000000">
        <w:rPr>
          <w:rtl w:val="0"/>
        </w:rPr>
      </w:r>
    </w:p>
    <w:p w:rsidR="00000000" w:rsidDel="00000000" w:rsidP="00000000" w:rsidRDefault="00000000" w:rsidRPr="00000000" w14:paraId="0000001A">
      <w:pPr>
        <w:pStyle w:val="Heading4"/>
        <w:pageBreakBefore w:val="0"/>
        <w:spacing w:line="360" w:lineRule="auto"/>
        <w:ind w:left="3600" w:firstLine="720"/>
        <w:jc w:val="both"/>
        <w:rPr>
          <w:sz w:val="24"/>
          <w:szCs w:val="24"/>
          <w:vertAlign w:val="baseline"/>
        </w:rPr>
      </w:pPr>
      <w:r w:rsidDel="00000000" w:rsidR="00000000" w:rsidRPr="00000000">
        <w:rPr>
          <w:b w:val="1"/>
          <w:sz w:val="24"/>
          <w:szCs w:val="24"/>
          <w:vertAlign w:val="baseline"/>
          <w:rtl w:val="0"/>
        </w:rPr>
        <w:t xml:space="preserve">ADVOCATES FOR THE APPELLANT</w:t>
      </w:r>
      <w:r w:rsidDel="00000000" w:rsidR="00000000" w:rsidRPr="00000000">
        <w:rPr>
          <w:rtl w:val="0"/>
        </w:rPr>
      </w:r>
    </w:p>
    <w:p w:rsidR="00000000" w:rsidDel="00000000" w:rsidP="00000000" w:rsidRDefault="00000000" w:rsidRPr="00000000" w14:paraId="0000001B">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1C">
      <w:pPr>
        <w:pStyle w:val="Heading5"/>
        <w:pageBreakBefore w:val="0"/>
        <w:rPr>
          <w:sz w:val="24"/>
          <w:szCs w:val="24"/>
          <w:vertAlign w:val="baseline"/>
        </w:rPr>
      </w:pPr>
      <w:r w:rsidDel="00000000" w:rsidR="00000000" w:rsidRPr="00000000">
        <w:rPr>
          <w:rtl w:val="0"/>
        </w:rPr>
      </w:r>
    </w:p>
    <w:p w:rsidR="00000000" w:rsidDel="00000000" w:rsidP="00000000" w:rsidRDefault="00000000" w:rsidRPr="00000000" w14:paraId="0000001D">
      <w:pPr>
        <w:pStyle w:val="Heading5"/>
        <w:pageBreakBefore w:val="0"/>
        <w:rPr>
          <w:sz w:val="24"/>
          <w:szCs w:val="24"/>
          <w:vertAlign w:val="baseline"/>
        </w:rPr>
      </w:pPr>
      <w:r w:rsidDel="00000000" w:rsidR="00000000" w:rsidRPr="00000000">
        <w:rPr>
          <w:rtl w:val="0"/>
        </w:rPr>
      </w:r>
    </w:p>
    <w:p w:rsidR="00000000" w:rsidDel="00000000" w:rsidP="00000000" w:rsidRDefault="00000000" w:rsidRPr="00000000" w14:paraId="0000001E">
      <w:pPr>
        <w:pStyle w:val="Heading5"/>
        <w:pageBreakBefore w:val="0"/>
        <w:rPr>
          <w:sz w:val="24"/>
          <w:szCs w:val="24"/>
          <w:vertAlign w:val="baseline"/>
        </w:rPr>
      </w:pPr>
      <w:r w:rsidDel="00000000" w:rsidR="00000000" w:rsidRPr="00000000">
        <w:rPr>
          <w:rtl w:val="0"/>
        </w:rPr>
      </w:r>
    </w:p>
    <w:p w:rsidR="00000000" w:rsidDel="00000000" w:rsidP="00000000" w:rsidRDefault="00000000" w:rsidRPr="00000000" w14:paraId="0000001F">
      <w:pPr>
        <w:pStyle w:val="Heading5"/>
        <w:pageBreakBefore w:val="0"/>
        <w:rPr>
          <w:sz w:val="24"/>
          <w:szCs w:val="24"/>
          <w:vertAlign w:val="baseline"/>
        </w:rPr>
      </w:pPr>
      <w:r w:rsidDel="00000000" w:rsidR="00000000" w:rsidRPr="00000000">
        <w:rPr>
          <w:b w:val="1"/>
          <w:sz w:val="24"/>
          <w:szCs w:val="24"/>
          <w:vertAlign w:val="baseline"/>
          <w:rtl w:val="0"/>
        </w:rPr>
        <w:t xml:space="preserve">DRAWN AND FILED BY</w:t>
      </w:r>
      <w:r w:rsidDel="00000000" w:rsidR="00000000" w:rsidRPr="00000000">
        <w:rPr>
          <w:rtl w:val="0"/>
        </w:rPr>
      </w:r>
    </w:p>
    <w:p w:rsidR="00000000" w:rsidDel="00000000" w:rsidP="00000000" w:rsidRDefault="00000000" w:rsidRPr="00000000" w14:paraId="00000020">
      <w:pPr>
        <w:pageBreakBefore w:val="0"/>
        <w:rPr>
          <w:sz w:val="24"/>
          <w:szCs w:val="24"/>
          <w:vertAlign w:val="baseline"/>
        </w:rPr>
      </w:pPr>
      <w:r w:rsidDel="00000000" w:rsidR="00000000" w:rsidRPr="00000000">
        <w:rPr>
          <w:rtl w:val="0"/>
        </w:rPr>
      </w:r>
    </w:p>
    <w:p w:rsidR="00000000" w:rsidDel="00000000" w:rsidP="00000000" w:rsidRDefault="00000000" w:rsidRPr="00000000" w14:paraId="00000021">
      <w:pPr>
        <w:pageBreakBefore w:val="0"/>
        <w:rPr>
          <w:sz w:val="24"/>
          <w:szCs w:val="24"/>
          <w:vertAlign w:val="baseline"/>
        </w:rPr>
      </w:pPr>
      <w:r w:rsidDel="00000000" w:rsidR="00000000" w:rsidRPr="00000000">
        <w:rPr>
          <w:sz w:val="24"/>
          <w:szCs w:val="24"/>
          <w:vertAlign w:val="baseline"/>
          <w:rtl w:val="0"/>
        </w:rPr>
        <w:t xml:space="preserve">CHARLES KIOKO, MUNYITHYA AND CO</w:t>
      </w:r>
    </w:p>
    <w:p w:rsidR="00000000" w:rsidDel="00000000" w:rsidP="00000000" w:rsidRDefault="00000000" w:rsidRPr="00000000" w14:paraId="00000022">
      <w:pPr>
        <w:pageBreakBefore w:val="0"/>
        <w:rPr>
          <w:sz w:val="24"/>
          <w:szCs w:val="24"/>
          <w:vertAlign w:val="baseline"/>
        </w:rPr>
      </w:pPr>
      <w:r w:rsidDel="00000000" w:rsidR="00000000" w:rsidRPr="00000000">
        <w:rPr>
          <w:sz w:val="24"/>
          <w:szCs w:val="24"/>
          <w:vertAlign w:val="baseline"/>
          <w:rtl w:val="0"/>
        </w:rPr>
        <w:t xml:space="preserve">ADVOCATES</w:t>
      </w:r>
    </w:p>
    <w:p w:rsidR="00000000" w:rsidDel="00000000" w:rsidP="00000000" w:rsidRDefault="00000000" w:rsidRPr="00000000" w14:paraId="00000023">
      <w:pPr>
        <w:pageBreakBefore w:val="0"/>
        <w:rPr>
          <w:sz w:val="24"/>
          <w:szCs w:val="24"/>
          <w:vertAlign w:val="baseline"/>
        </w:rPr>
      </w:pPr>
      <w:r w:rsidDel="00000000" w:rsidR="00000000" w:rsidRPr="00000000">
        <w:rPr>
          <w:sz w:val="24"/>
          <w:szCs w:val="24"/>
          <w:vertAlign w:val="baseline"/>
          <w:rtl w:val="0"/>
        </w:rPr>
        <w:t xml:space="preserve">BIMA TOWERS</w:t>
      </w:r>
    </w:p>
    <w:p w:rsidR="00000000" w:rsidDel="00000000" w:rsidP="00000000" w:rsidRDefault="00000000" w:rsidRPr="00000000" w14:paraId="00000024">
      <w:pPr>
        <w:pageBreakBefore w:val="0"/>
        <w:rPr>
          <w:sz w:val="24"/>
          <w:szCs w:val="24"/>
          <w:vertAlign w:val="baseline"/>
        </w:rPr>
      </w:pPr>
      <w:r w:rsidDel="00000000" w:rsidR="00000000" w:rsidRPr="00000000">
        <w:rPr>
          <w:sz w:val="24"/>
          <w:szCs w:val="24"/>
          <w:vertAlign w:val="baseline"/>
          <w:rtl w:val="0"/>
        </w:rPr>
        <w:t xml:space="preserve">7</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FLOOR</w:t>
      </w:r>
    </w:p>
    <w:p w:rsidR="00000000" w:rsidDel="00000000" w:rsidP="00000000" w:rsidRDefault="00000000" w:rsidRPr="00000000" w14:paraId="00000025">
      <w:pPr>
        <w:pageBreakBefore w:val="0"/>
        <w:rPr>
          <w:sz w:val="24"/>
          <w:szCs w:val="24"/>
          <w:vertAlign w:val="baseline"/>
        </w:rPr>
      </w:pPr>
      <w:r w:rsidDel="00000000" w:rsidR="00000000" w:rsidRPr="00000000">
        <w:rPr>
          <w:sz w:val="24"/>
          <w:szCs w:val="24"/>
          <w:vertAlign w:val="baseline"/>
          <w:rtl w:val="0"/>
        </w:rPr>
        <w:t xml:space="preserve">DIGO ROAD</w:t>
      </w:r>
    </w:p>
    <w:p w:rsidR="00000000" w:rsidDel="00000000" w:rsidP="00000000" w:rsidRDefault="00000000" w:rsidRPr="00000000" w14:paraId="00000026">
      <w:pPr>
        <w:pageBreakBefore w:val="0"/>
        <w:rPr>
          <w:sz w:val="24"/>
          <w:szCs w:val="24"/>
          <w:vertAlign w:val="baseline"/>
        </w:rPr>
      </w:pPr>
      <w:r w:rsidDel="00000000" w:rsidR="00000000" w:rsidRPr="00000000">
        <w:rPr>
          <w:sz w:val="24"/>
          <w:szCs w:val="24"/>
          <w:vertAlign w:val="baseline"/>
          <w:rtl w:val="0"/>
        </w:rPr>
        <w:t xml:space="preserve">P.O. BOX 43370</w:t>
      </w:r>
    </w:p>
    <w:p w:rsidR="00000000" w:rsidDel="00000000" w:rsidP="00000000" w:rsidRDefault="00000000" w:rsidRPr="00000000" w14:paraId="00000027">
      <w:pPr>
        <w:pageBreakBefore w:val="0"/>
        <w:rPr>
          <w:sz w:val="24"/>
          <w:szCs w:val="24"/>
          <w:vertAlign w:val="baseline"/>
        </w:rPr>
      </w:pPr>
      <w:r w:rsidDel="00000000" w:rsidR="00000000" w:rsidRPr="00000000">
        <w:rPr>
          <w:sz w:val="24"/>
          <w:szCs w:val="24"/>
          <w:vertAlign w:val="baseline"/>
          <w:rtl w:val="0"/>
        </w:rPr>
        <w:t xml:space="preserve">MOMBASA</w:t>
      </w:r>
    </w:p>
    <w:p w:rsidR="00000000" w:rsidDel="00000000" w:rsidP="00000000" w:rsidRDefault="00000000" w:rsidRPr="00000000" w14:paraId="00000028">
      <w:pPr>
        <w:pageBreakBefore w:val="0"/>
        <w:rPr>
          <w:sz w:val="24"/>
          <w:szCs w:val="24"/>
          <w:vertAlign w:val="baseline"/>
        </w:rPr>
      </w:pPr>
      <w:r w:rsidDel="00000000" w:rsidR="00000000" w:rsidRPr="00000000">
        <w:rPr>
          <w:rtl w:val="0"/>
        </w:rPr>
      </w:r>
    </w:p>
    <w:p w:rsidR="00000000" w:rsidDel="00000000" w:rsidP="00000000" w:rsidRDefault="00000000" w:rsidRPr="00000000" w14:paraId="00000029">
      <w:pPr>
        <w:pStyle w:val="Heading5"/>
        <w:pageBreakBefore w:val="0"/>
        <w:rPr>
          <w:sz w:val="24"/>
          <w:szCs w:val="24"/>
          <w:vertAlign w:val="baseline"/>
        </w:rPr>
      </w:pPr>
      <w:r w:rsidDel="00000000" w:rsidR="00000000" w:rsidRPr="00000000">
        <w:rPr>
          <w:b w:val="1"/>
          <w:sz w:val="24"/>
          <w:szCs w:val="24"/>
          <w:vertAlign w:val="baseline"/>
          <w:rtl w:val="0"/>
        </w:rPr>
        <w:t xml:space="preserve">TO BE SERVED UPON</w:t>
      </w:r>
      <w:r w:rsidDel="00000000" w:rsidR="00000000" w:rsidRPr="00000000">
        <w:rPr>
          <w:rtl w:val="0"/>
        </w:rPr>
      </w:r>
    </w:p>
    <w:p w:rsidR="00000000" w:rsidDel="00000000" w:rsidP="00000000" w:rsidRDefault="00000000" w:rsidRPr="00000000" w14:paraId="0000002A">
      <w:pPr>
        <w:pageBreakBefore w:val="0"/>
        <w:rPr>
          <w:sz w:val="24"/>
          <w:szCs w:val="24"/>
          <w:vertAlign w:val="baseline"/>
        </w:rPr>
      </w:pPr>
      <w:r w:rsidDel="00000000" w:rsidR="00000000" w:rsidRPr="00000000">
        <w:rPr>
          <w:rtl w:val="0"/>
        </w:rPr>
      </w:r>
    </w:p>
    <w:p w:rsidR="00000000" w:rsidDel="00000000" w:rsidP="00000000" w:rsidRDefault="00000000" w:rsidRPr="00000000" w14:paraId="0000002B">
      <w:pPr>
        <w:pageBreakBefore w:val="0"/>
        <w:rPr>
          <w:sz w:val="24"/>
          <w:szCs w:val="24"/>
          <w:vertAlign w:val="baseline"/>
        </w:rPr>
      </w:pPr>
      <w:r w:rsidDel="00000000" w:rsidR="00000000" w:rsidRPr="00000000">
        <w:rPr>
          <w:sz w:val="24"/>
          <w:szCs w:val="24"/>
          <w:vertAlign w:val="baseline"/>
          <w:rtl w:val="0"/>
        </w:rPr>
        <w:t xml:space="preserve">THE ATTORNEY GENERAL</w:t>
      </w:r>
    </w:p>
    <w:p w:rsidR="00000000" w:rsidDel="00000000" w:rsidP="00000000" w:rsidRDefault="00000000" w:rsidRPr="00000000" w14:paraId="0000002C">
      <w:pPr>
        <w:pageBreakBefore w:val="0"/>
        <w:rPr>
          <w:sz w:val="24"/>
          <w:szCs w:val="24"/>
          <w:vertAlign w:val="baseline"/>
        </w:rPr>
      </w:pPr>
      <w:r w:rsidDel="00000000" w:rsidR="00000000" w:rsidRPr="00000000">
        <w:rPr>
          <w:sz w:val="24"/>
          <w:szCs w:val="24"/>
          <w:vertAlign w:val="baseline"/>
          <w:rtl w:val="0"/>
        </w:rPr>
        <w:t xml:space="preserve">A-G CHAMBERS</w:t>
      </w:r>
    </w:p>
    <w:p w:rsidR="00000000" w:rsidDel="00000000" w:rsidP="00000000" w:rsidRDefault="00000000" w:rsidRPr="00000000" w14:paraId="0000002D">
      <w:pPr>
        <w:pageBreakBefore w:val="0"/>
        <w:rPr>
          <w:sz w:val="24"/>
          <w:szCs w:val="24"/>
          <w:vertAlign w:val="baseline"/>
        </w:rPr>
      </w:pPr>
      <w:r w:rsidDel="00000000" w:rsidR="00000000" w:rsidRPr="00000000">
        <w:rPr>
          <w:sz w:val="24"/>
          <w:szCs w:val="24"/>
          <w:vertAlign w:val="baseline"/>
          <w:rtl w:val="0"/>
        </w:rPr>
        <w:t xml:space="preserve">NSSF BUILDING</w:t>
      </w:r>
    </w:p>
    <w:p w:rsidR="00000000" w:rsidDel="00000000" w:rsidP="00000000" w:rsidRDefault="00000000" w:rsidRPr="00000000" w14:paraId="0000002E">
      <w:pPr>
        <w:pageBreakBefore w:val="0"/>
        <w:rPr>
          <w:sz w:val="24"/>
          <w:szCs w:val="24"/>
          <w:vertAlign w:val="baseline"/>
        </w:rPr>
      </w:pPr>
      <w:r w:rsidDel="00000000" w:rsidR="00000000" w:rsidRPr="00000000">
        <w:rPr>
          <w:sz w:val="24"/>
          <w:szCs w:val="24"/>
          <w:vertAlign w:val="baseline"/>
          <w:rtl w:val="0"/>
        </w:rPr>
        <w:t xml:space="preserve">MOMBASA</w:t>
      </w:r>
      <w:r w:rsidDel="00000000" w:rsidR="00000000" w:rsidRPr="00000000">
        <w:rPr>
          <w:rtl w:val="0"/>
        </w:rPr>
      </w:r>
    </w:p>
    <w:sectPr>
      <w:pgSz w:h="15840" w:w="12240" w:orient="portrait"/>
      <w:pgMar w:bottom="630" w:top="900" w:left="180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Pr>
    <w:rPr>
      <w:sz w:val="28"/>
      <w:szCs w:val="28"/>
      <w:vertAlign w:val="baseline"/>
    </w:rPr>
  </w:style>
  <w:style w:type="paragraph" w:styleId="Heading2">
    <w:name w:val="heading 2"/>
    <w:basedOn w:val="Normal"/>
    <w:next w:val="Normal"/>
    <w:pPr>
      <w:keepNext w:val="1"/>
      <w:pageBreakBefore w:val="0"/>
      <w:jc w:val="center"/>
    </w:pPr>
    <w:rPr>
      <w:sz w:val="28"/>
      <w:szCs w:val="28"/>
      <w:vertAlign w:val="baseline"/>
    </w:rPr>
  </w:style>
  <w:style w:type="paragraph" w:styleId="Heading3">
    <w:name w:val="heading 3"/>
    <w:basedOn w:val="Normal"/>
    <w:next w:val="Normal"/>
    <w:pPr>
      <w:keepNext w:val="1"/>
      <w:pageBreakBefore w:val="0"/>
      <w:jc w:val="center"/>
    </w:pPr>
    <w:rPr>
      <w:sz w:val="28"/>
      <w:szCs w:val="28"/>
      <w:u w:val="single"/>
      <w:vertAlign w:val="baseline"/>
    </w:rPr>
  </w:style>
  <w:style w:type="paragraph" w:styleId="Heading4">
    <w:name w:val="heading 4"/>
    <w:basedOn w:val="Normal"/>
    <w:next w:val="Normal"/>
    <w:pPr>
      <w:keepNext w:val="1"/>
      <w:pageBreakBefore w:val="0"/>
      <w:jc w:val="center"/>
    </w:pPr>
    <w:rPr>
      <w:b w:val="1"/>
      <w:sz w:val="28"/>
      <w:szCs w:val="28"/>
      <w:u w:val="single"/>
      <w:vertAlign w:val="baseline"/>
    </w:rPr>
  </w:style>
  <w:style w:type="paragraph" w:styleId="Heading5">
    <w:name w:val="heading 5"/>
    <w:basedOn w:val="Normal"/>
    <w:next w:val="Normal"/>
    <w:pPr>
      <w:keepNext w:val="1"/>
      <w:pageBreakBefore w:val="0"/>
    </w:pPr>
    <w:rPr>
      <w:b w:val="1"/>
      <w:sz w:val="28"/>
      <w:szCs w:val="28"/>
      <w:u w:val="single"/>
      <w:vertAlign w:val="baseline"/>
    </w:rPr>
  </w:style>
  <w:style w:type="paragraph" w:styleId="Heading6">
    <w:name w:val="heading 6"/>
    <w:basedOn w:val="Normal"/>
    <w:next w:val="Normal"/>
    <w:pPr>
      <w:keepNext w:val="1"/>
      <w:pageBreakBefore w:val="0"/>
      <w:jc w:val="center"/>
    </w:pPr>
    <w:rPr>
      <w:b w:val="1"/>
      <w:sz w:val="28"/>
      <w:szCs w:val="28"/>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w w:val="100"/>
      <w:position w:val="-1"/>
      <w:sz w:val="28"/>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1"/>
    </w:pPr>
    <w:rPr>
      <w:w w:val="100"/>
      <w:position w:val="-1"/>
      <w:sz w:val="28"/>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2"/>
    </w:pPr>
    <w:rPr>
      <w:w w:val="100"/>
      <w:position w:val="-1"/>
      <w:sz w:val="28"/>
      <w:u w:val="single"/>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3"/>
    </w:pPr>
    <w:rPr>
      <w:b w:val="1"/>
      <w:w w:val="100"/>
      <w:position w:val="-1"/>
      <w:sz w:val="28"/>
      <w:u w:val="single"/>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suppressAutoHyphens w:val="1"/>
      <w:spacing w:line="1" w:lineRule="atLeast"/>
      <w:ind w:leftChars="-1" w:rightChars="0" w:firstLineChars="-1"/>
      <w:textDirection w:val="btLr"/>
      <w:textAlignment w:val="top"/>
      <w:outlineLvl w:val="4"/>
    </w:pPr>
    <w:rPr>
      <w:b w:val="1"/>
      <w:w w:val="100"/>
      <w:position w:val="-1"/>
      <w:sz w:val="28"/>
      <w:u w:val="single"/>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5"/>
    </w:pPr>
    <w:rPr>
      <w:b w:val="1"/>
      <w:w w:val="100"/>
      <w:position w:val="-1"/>
      <w:sz w:val="2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8"/>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nA2yEvDaGJc58+dbRvOS7UdJLw==">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2002-06-14T06:23:00Z</dcterms:created>
  <dc:creator>user</dc:creator>
</cp:coreProperties>
</file>