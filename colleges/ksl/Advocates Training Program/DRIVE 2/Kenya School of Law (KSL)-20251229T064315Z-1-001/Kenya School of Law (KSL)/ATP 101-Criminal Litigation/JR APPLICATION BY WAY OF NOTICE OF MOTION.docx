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5A18" w:rsidRPr="000E288D" w:rsidRDefault="00C25A18" w:rsidP="00C25A18">
      <w:pPr>
        <w:spacing w:after="0" w:line="360" w:lineRule="auto"/>
        <w:jc w:val="center"/>
        <w:rPr>
          <w:rFonts w:ascii="Century Schoolbook" w:hAnsi="Century Schoolbook" w:cs="Arial"/>
          <w:b/>
          <w:sz w:val="24"/>
          <w:szCs w:val="24"/>
          <w:u w:val="single"/>
        </w:rPr>
      </w:pPr>
      <w:r w:rsidRPr="000E288D">
        <w:rPr>
          <w:rFonts w:ascii="Century Schoolbook" w:hAnsi="Century Schoolbook" w:cs="Arial"/>
          <w:b/>
          <w:sz w:val="24"/>
          <w:szCs w:val="24"/>
          <w:u w:val="single"/>
        </w:rPr>
        <w:t>REPUBLIC OF KENYA</w:t>
      </w:r>
    </w:p>
    <w:p w:rsidR="00C25A18" w:rsidRPr="000E288D" w:rsidRDefault="00C25A18" w:rsidP="00C25A18">
      <w:pPr>
        <w:spacing w:after="0" w:line="360" w:lineRule="auto"/>
        <w:jc w:val="center"/>
        <w:rPr>
          <w:rFonts w:ascii="Century Schoolbook" w:hAnsi="Century Schoolbook" w:cs="Arial"/>
          <w:b/>
          <w:sz w:val="24"/>
          <w:szCs w:val="24"/>
          <w:u w:val="single"/>
        </w:rPr>
      </w:pPr>
      <w:r w:rsidRPr="000E288D">
        <w:rPr>
          <w:rFonts w:ascii="Century Schoolbook" w:hAnsi="Century Schoolbook" w:cs="Arial"/>
          <w:b/>
          <w:sz w:val="24"/>
          <w:szCs w:val="24"/>
          <w:u w:val="single"/>
        </w:rPr>
        <w:t>IN THE HIGH COURT OF KENYA AT NAIROBI</w:t>
      </w:r>
    </w:p>
    <w:p w:rsidR="00C25A18" w:rsidRPr="000E288D" w:rsidRDefault="00C25A18" w:rsidP="00C25A18">
      <w:pPr>
        <w:spacing w:after="0" w:line="360" w:lineRule="auto"/>
        <w:jc w:val="center"/>
        <w:rPr>
          <w:rFonts w:ascii="Century Schoolbook" w:hAnsi="Century Schoolbook" w:cs="Arial"/>
          <w:b/>
          <w:sz w:val="24"/>
          <w:szCs w:val="24"/>
          <w:u w:val="single"/>
        </w:rPr>
      </w:pPr>
      <w:r w:rsidRPr="000E288D">
        <w:rPr>
          <w:rFonts w:ascii="Century Schoolbook" w:hAnsi="Century Schoolbook" w:cs="Arial"/>
          <w:b/>
          <w:sz w:val="24"/>
          <w:szCs w:val="24"/>
          <w:u w:val="single"/>
        </w:rPr>
        <w:t>JUDICIAL REVIEW DIVISION</w:t>
      </w:r>
    </w:p>
    <w:p w:rsidR="00C25A18" w:rsidRPr="000E288D" w:rsidRDefault="00C25A18" w:rsidP="00C25A18">
      <w:pPr>
        <w:spacing w:after="0" w:line="360" w:lineRule="auto"/>
        <w:jc w:val="center"/>
        <w:rPr>
          <w:rFonts w:ascii="Century Schoolbook" w:hAnsi="Century Schoolbook" w:cs="Arial"/>
          <w:b/>
          <w:sz w:val="24"/>
          <w:szCs w:val="24"/>
          <w:u w:val="single"/>
        </w:rPr>
      </w:pPr>
      <w:r w:rsidRPr="000E288D">
        <w:rPr>
          <w:rFonts w:ascii="Century Schoolbook" w:hAnsi="Century Schoolbook" w:cs="Arial"/>
          <w:b/>
          <w:sz w:val="24"/>
          <w:szCs w:val="24"/>
          <w:u w:val="single"/>
        </w:rPr>
        <w:t xml:space="preserve">JR. MISC. </w:t>
      </w:r>
      <w:ins w:id="0" w:author="KSLGuest" w:date="2018-10-23T11:54:00Z">
        <w:r w:rsidR="00804C59">
          <w:rPr>
            <w:rFonts w:ascii="Century Schoolbook" w:hAnsi="Century Schoolbook" w:cs="Arial"/>
            <w:b/>
            <w:sz w:val="24"/>
            <w:szCs w:val="24"/>
            <w:u w:val="single"/>
          </w:rPr>
          <w:t>CAUSE</w:t>
        </w:r>
      </w:ins>
      <w:del w:id="1" w:author="KSLGuest" w:date="2018-10-23T11:54:00Z">
        <w:r w:rsidRPr="000E288D" w:rsidDel="00804C59">
          <w:rPr>
            <w:rFonts w:ascii="Century Schoolbook" w:hAnsi="Century Schoolbook" w:cs="Arial"/>
            <w:b/>
            <w:sz w:val="24"/>
            <w:szCs w:val="24"/>
            <w:u w:val="single"/>
          </w:rPr>
          <w:delText>APPLICATION</w:delText>
        </w:r>
      </w:del>
      <w:r w:rsidRPr="000E288D">
        <w:rPr>
          <w:rFonts w:ascii="Century Schoolbook" w:hAnsi="Century Schoolbook" w:cs="Arial"/>
          <w:b/>
          <w:sz w:val="24"/>
          <w:szCs w:val="24"/>
          <w:u w:val="single"/>
        </w:rPr>
        <w:t xml:space="preserve"> NO. </w:t>
      </w:r>
      <w:r w:rsidRPr="000E288D">
        <w:rPr>
          <w:rFonts w:ascii="Century Schoolbook" w:hAnsi="Century Schoolbook" w:cs="Arial"/>
          <w:b/>
          <w:sz w:val="24"/>
          <w:szCs w:val="24"/>
          <w:u w:val="single"/>
        </w:rPr>
        <w:tab/>
        <w:t>OF 2018</w:t>
      </w:r>
    </w:p>
    <w:p w:rsidR="00C25A18" w:rsidRPr="000E288D" w:rsidRDefault="00C25A18" w:rsidP="00C25A18">
      <w:pPr>
        <w:spacing w:after="0" w:line="240" w:lineRule="auto"/>
        <w:jc w:val="center"/>
        <w:rPr>
          <w:rFonts w:ascii="Century Schoolbook" w:hAnsi="Century Schoolbook" w:cs="Arial"/>
          <w:b/>
          <w:sz w:val="14"/>
          <w:szCs w:val="24"/>
          <w:u w:val="single"/>
        </w:rPr>
      </w:pPr>
    </w:p>
    <w:p w:rsidR="00C25A18" w:rsidRPr="000E288D" w:rsidRDefault="00C25A18" w:rsidP="00C25A18">
      <w:pPr>
        <w:spacing w:line="240" w:lineRule="auto"/>
        <w:jc w:val="center"/>
        <w:rPr>
          <w:rFonts w:ascii="Century Schoolbook" w:hAnsi="Century Schoolbook" w:cs="Arial"/>
          <w:b/>
          <w:sz w:val="24"/>
          <w:szCs w:val="24"/>
        </w:rPr>
      </w:pPr>
      <w:r w:rsidRPr="000E288D">
        <w:rPr>
          <w:rFonts w:ascii="Century Schoolbook" w:hAnsi="Century Schoolbook" w:cs="Arial"/>
          <w:b/>
          <w:sz w:val="24"/>
          <w:szCs w:val="24"/>
        </w:rPr>
        <w:t>IN THE MATTER OF AN APPLICATION BY MUSUNGU MUMBI AND VEVE BOZZA FOR JUDICIAL REVIEW ORDERS OF CERTIORARI, PROHIBITION AND MANDAMUS</w:t>
      </w:r>
    </w:p>
    <w:p w:rsidR="00C25A18" w:rsidRPr="000E288D" w:rsidRDefault="00C25A18" w:rsidP="00C25A18">
      <w:pPr>
        <w:spacing w:line="240" w:lineRule="auto"/>
        <w:jc w:val="center"/>
        <w:rPr>
          <w:rFonts w:ascii="Century Schoolbook" w:hAnsi="Century Schoolbook" w:cs="Arial"/>
          <w:b/>
          <w:sz w:val="24"/>
          <w:szCs w:val="24"/>
        </w:rPr>
      </w:pPr>
      <w:r w:rsidRPr="000E288D">
        <w:rPr>
          <w:rFonts w:ascii="Century Schoolbook" w:hAnsi="Century Schoolbook" w:cs="Arial"/>
          <w:b/>
          <w:sz w:val="24"/>
          <w:szCs w:val="24"/>
        </w:rPr>
        <w:t>-AND-</w:t>
      </w:r>
    </w:p>
    <w:p w:rsidR="00C25A18" w:rsidRPr="000E288D" w:rsidRDefault="00C25A18" w:rsidP="00C25A18">
      <w:pPr>
        <w:spacing w:line="240" w:lineRule="auto"/>
        <w:jc w:val="center"/>
        <w:rPr>
          <w:rFonts w:ascii="Century Schoolbook" w:hAnsi="Century Schoolbook" w:cs="Arial"/>
          <w:b/>
          <w:sz w:val="24"/>
          <w:szCs w:val="24"/>
        </w:rPr>
      </w:pPr>
      <w:r w:rsidRPr="000E288D">
        <w:rPr>
          <w:rFonts w:ascii="Century Schoolbook" w:hAnsi="Century Schoolbook" w:cs="Arial"/>
          <w:b/>
          <w:sz w:val="24"/>
          <w:szCs w:val="24"/>
        </w:rPr>
        <w:t>IN THE MATTER OF ARTICLE 10 OF THE CONSTITUTION OF KENYA</w:t>
      </w:r>
    </w:p>
    <w:p w:rsidR="00C25A18" w:rsidRPr="000E288D" w:rsidRDefault="00C25A18" w:rsidP="00C25A18">
      <w:pPr>
        <w:spacing w:line="240" w:lineRule="auto"/>
        <w:jc w:val="center"/>
        <w:rPr>
          <w:rFonts w:ascii="Century Schoolbook" w:hAnsi="Century Schoolbook" w:cs="Arial"/>
          <w:b/>
          <w:sz w:val="24"/>
          <w:szCs w:val="24"/>
        </w:rPr>
      </w:pPr>
      <w:r w:rsidRPr="000E288D">
        <w:rPr>
          <w:rFonts w:ascii="Century Schoolbook" w:hAnsi="Century Schoolbook" w:cs="Arial"/>
          <w:b/>
          <w:sz w:val="24"/>
          <w:szCs w:val="24"/>
        </w:rPr>
        <w:t>-AND-</w:t>
      </w:r>
    </w:p>
    <w:p w:rsidR="00C25A18" w:rsidRDefault="00C25A18" w:rsidP="00C25A18">
      <w:pPr>
        <w:spacing w:line="240" w:lineRule="auto"/>
        <w:jc w:val="center"/>
        <w:rPr>
          <w:ins w:id="2" w:author="KSLGuest" w:date="2018-10-23T12:02:00Z"/>
          <w:rFonts w:ascii="Century Schoolbook" w:hAnsi="Century Schoolbook" w:cs="Arial"/>
          <w:b/>
          <w:sz w:val="24"/>
          <w:szCs w:val="24"/>
        </w:rPr>
      </w:pPr>
      <w:r w:rsidRPr="000E288D">
        <w:rPr>
          <w:rFonts w:ascii="Century Schoolbook" w:hAnsi="Century Schoolbook" w:cs="Arial"/>
          <w:b/>
          <w:sz w:val="24"/>
          <w:szCs w:val="24"/>
        </w:rPr>
        <w:t>IN THE MATTER OF CRIMINAL CASE NO. XXX OF 2018, REPUBLIC V MUSUNGU MUMBI AND VEVE BOZZA</w:t>
      </w:r>
    </w:p>
    <w:p w:rsidR="00943E18" w:rsidRDefault="00943E18" w:rsidP="00C25A18">
      <w:pPr>
        <w:spacing w:line="240" w:lineRule="auto"/>
        <w:jc w:val="center"/>
        <w:rPr>
          <w:ins w:id="3" w:author="KSLGuest" w:date="2018-10-23T12:02:00Z"/>
          <w:rFonts w:ascii="Century Schoolbook" w:hAnsi="Century Schoolbook" w:cs="Arial"/>
          <w:b/>
          <w:sz w:val="24"/>
          <w:szCs w:val="24"/>
        </w:rPr>
      </w:pPr>
      <w:ins w:id="4" w:author="KSLGuest" w:date="2018-10-23T12:02:00Z">
        <w:r>
          <w:rPr>
            <w:rFonts w:ascii="Century Schoolbook" w:hAnsi="Century Schoolbook" w:cs="Arial"/>
            <w:b/>
            <w:sz w:val="24"/>
            <w:szCs w:val="24"/>
          </w:rPr>
          <w:t>BETWEEN</w:t>
        </w:r>
      </w:ins>
    </w:p>
    <w:p w:rsidR="00943E18" w:rsidRDefault="00943E18" w:rsidP="00C25A18">
      <w:pPr>
        <w:spacing w:line="240" w:lineRule="auto"/>
        <w:jc w:val="center"/>
        <w:rPr>
          <w:ins w:id="5" w:author="KSLGuest" w:date="2018-10-23T12:02:00Z"/>
          <w:rFonts w:ascii="Century Schoolbook" w:hAnsi="Century Schoolbook" w:cs="Arial"/>
          <w:b/>
          <w:sz w:val="24"/>
          <w:szCs w:val="24"/>
        </w:rPr>
      </w:pPr>
      <w:ins w:id="6" w:author="KSLGuest" w:date="2018-10-23T12:02:00Z">
        <w:r>
          <w:rPr>
            <w:rFonts w:ascii="Century Schoolbook" w:hAnsi="Century Schoolbook" w:cs="Arial"/>
            <w:b/>
            <w:sz w:val="24"/>
            <w:szCs w:val="24"/>
          </w:rPr>
          <w:t>MUSUNGU MUMBI................................................................1ST APPLICANT</w:t>
        </w:r>
      </w:ins>
    </w:p>
    <w:p w:rsidR="00943E18" w:rsidRDefault="00943E18" w:rsidP="00C25A18">
      <w:pPr>
        <w:spacing w:line="240" w:lineRule="auto"/>
        <w:jc w:val="center"/>
        <w:rPr>
          <w:ins w:id="7" w:author="KSLGuest" w:date="2018-10-23T12:02:00Z"/>
          <w:rFonts w:ascii="Century Schoolbook" w:hAnsi="Century Schoolbook" w:cs="Arial"/>
          <w:b/>
          <w:sz w:val="24"/>
          <w:szCs w:val="24"/>
        </w:rPr>
      </w:pPr>
      <w:ins w:id="8" w:author="KSLGuest" w:date="2018-10-23T12:02:00Z">
        <w:r>
          <w:rPr>
            <w:rFonts w:ascii="Century Schoolbook" w:hAnsi="Century Schoolbook" w:cs="Arial"/>
            <w:b/>
            <w:sz w:val="24"/>
            <w:szCs w:val="24"/>
          </w:rPr>
          <w:t>VEVE BOZZA............................................................</w:t>
        </w:r>
      </w:ins>
      <w:ins w:id="9" w:author="KSLGuest" w:date="2018-10-23T12:06:00Z">
        <w:r>
          <w:rPr>
            <w:rFonts w:ascii="Century Schoolbook" w:hAnsi="Century Schoolbook" w:cs="Arial"/>
            <w:b/>
            <w:sz w:val="24"/>
            <w:szCs w:val="24"/>
          </w:rPr>
          <w:t>.........</w:t>
        </w:r>
      </w:ins>
      <w:ins w:id="10" w:author="KSLGuest" w:date="2018-10-23T12:02:00Z">
        <w:r>
          <w:rPr>
            <w:rFonts w:ascii="Century Schoolbook" w:hAnsi="Century Schoolbook" w:cs="Arial"/>
            <w:b/>
            <w:sz w:val="24"/>
            <w:szCs w:val="24"/>
          </w:rPr>
          <w:t>.......2ND APPLICANT</w:t>
        </w:r>
      </w:ins>
    </w:p>
    <w:p w:rsidR="00943E18" w:rsidRDefault="00943E18" w:rsidP="00C25A18">
      <w:pPr>
        <w:spacing w:line="240" w:lineRule="auto"/>
        <w:jc w:val="center"/>
        <w:rPr>
          <w:ins w:id="11" w:author="KSLGuest" w:date="2018-10-23T12:03:00Z"/>
          <w:rFonts w:ascii="Century Schoolbook" w:hAnsi="Century Schoolbook" w:cs="Arial"/>
          <w:b/>
          <w:sz w:val="24"/>
          <w:szCs w:val="24"/>
        </w:rPr>
      </w:pPr>
      <w:ins w:id="12" w:author="KSLGuest" w:date="2018-10-23T12:03:00Z">
        <w:r>
          <w:rPr>
            <w:rFonts w:ascii="Century Schoolbook" w:hAnsi="Century Schoolbook" w:cs="Arial"/>
            <w:b/>
            <w:sz w:val="24"/>
            <w:szCs w:val="24"/>
          </w:rPr>
          <w:t>AND</w:t>
        </w:r>
      </w:ins>
    </w:p>
    <w:p w:rsidR="00943E18" w:rsidRDefault="00943E18" w:rsidP="00C25A18">
      <w:pPr>
        <w:spacing w:line="240" w:lineRule="auto"/>
        <w:jc w:val="center"/>
        <w:rPr>
          <w:ins w:id="13" w:author="KSLGuest" w:date="2018-10-23T12:03:00Z"/>
          <w:rFonts w:ascii="Century Schoolbook" w:hAnsi="Century Schoolbook" w:cs="Arial"/>
          <w:b/>
          <w:sz w:val="24"/>
          <w:szCs w:val="24"/>
        </w:rPr>
      </w:pPr>
      <w:ins w:id="14" w:author="KSLGuest" w:date="2018-10-23T12:03:00Z">
        <w:r>
          <w:rPr>
            <w:rFonts w:ascii="Century Schoolbook" w:hAnsi="Century Schoolbook" w:cs="Arial"/>
            <w:b/>
            <w:sz w:val="24"/>
            <w:szCs w:val="24"/>
          </w:rPr>
          <w:t>DPP</w:t>
        </w:r>
      </w:ins>
      <w:ins w:id="15" w:author="KSLGuest" w:date="2018-10-23T12:10:00Z">
        <w:r>
          <w:rPr>
            <w:rFonts w:ascii="Century Schoolbook" w:hAnsi="Century Schoolbook" w:cs="Arial"/>
            <w:b/>
            <w:sz w:val="24"/>
            <w:szCs w:val="24"/>
          </w:rPr>
          <w:t>............</w:t>
        </w:r>
      </w:ins>
      <w:ins w:id="16" w:author="KSLGuest" w:date="2018-10-23T12:03:00Z">
        <w:r>
          <w:rPr>
            <w:rFonts w:ascii="Century Schoolbook" w:hAnsi="Century Schoolbook" w:cs="Arial"/>
            <w:b/>
            <w:sz w:val="24"/>
            <w:szCs w:val="24"/>
          </w:rPr>
          <w:t>................................................1ST RESPONDENT</w:t>
        </w:r>
      </w:ins>
    </w:p>
    <w:p w:rsidR="00943E18" w:rsidRDefault="00943E18" w:rsidP="00C25A18">
      <w:pPr>
        <w:spacing w:line="240" w:lineRule="auto"/>
        <w:jc w:val="center"/>
        <w:rPr>
          <w:ins w:id="17" w:author="KSLGuest" w:date="2018-10-23T12:04:00Z"/>
          <w:rFonts w:ascii="Century Schoolbook" w:hAnsi="Century Schoolbook" w:cs="Arial"/>
          <w:b/>
          <w:sz w:val="24"/>
          <w:szCs w:val="24"/>
        </w:rPr>
      </w:pPr>
      <w:ins w:id="18" w:author="KSLGuest" w:date="2018-10-23T12:04:00Z">
        <w:r>
          <w:rPr>
            <w:rFonts w:ascii="Century Schoolbook" w:hAnsi="Century Schoolbook" w:cs="Arial"/>
            <w:b/>
            <w:sz w:val="24"/>
            <w:szCs w:val="24"/>
          </w:rPr>
          <w:t>IG...................................................................2ND RESPONDENT</w:t>
        </w:r>
      </w:ins>
    </w:p>
    <w:p w:rsidR="00943E18" w:rsidRDefault="00943E18" w:rsidP="00C25A18">
      <w:pPr>
        <w:spacing w:line="240" w:lineRule="auto"/>
        <w:jc w:val="center"/>
        <w:rPr>
          <w:ins w:id="19" w:author="KSLGuest" w:date="2018-10-23T12:05:00Z"/>
          <w:rFonts w:ascii="Century Schoolbook" w:hAnsi="Century Schoolbook" w:cs="Arial"/>
          <w:b/>
          <w:sz w:val="24"/>
          <w:szCs w:val="24"/>
        </w:rPr>
      </w:pPr>
      <w:ins w:id="20" w:author="KSLGuest" w:date="2018-10-23T12:04:00Z">
        <w:r>
          <w:rPr>
            <w:rFonts w:ascii="Century Schoolbook" w:hAnsi="Century Schoolbook" w:cs="Arial"/>
            <w:b/>
            <w:sz w:val="24"/>
            <w:szCs w:val="24"/>
          </w:rPr>
          <w:t>MAGISTRATE</w:t>
        </w:r>
      </w:ins>
      <w:ins w:id="21" w:author="KSLGuest" w:date="2018-10-23T12:20:00Z">
        <w:r w:rsidR="00AC2440">
          <w:rPr>
            <w:rFonts w:ascii="Century Schoolbook" w:hAnsi="Century Schoolbook" w:cs="Arial"/>
            <w:b/>
            <w:sz w:val="24"/>
            <w:szCs w:val="24"/>
          </w:rPr>
          <w:t>S COURT</w:t>
        </w:r>
      </w:ins>
      <w:ins w:id="22" w:author="KSLGuest" w:date="2018-10-23T12:04:00Z">
        <w:r>
          <w:rPr>
            <w:rFonts w:ascii="Century Schoolbook" w:hAnsi="Century Schoolbook" w:cs="Arial"/>
            <w:b/>
            <w:sz w:val="24"/>
            <w:szCs w:val="24"/>
          </w:rPr>
          <w:t>.......................................3RD RESPONDENT</w:t>
        </w:r>
      </w:ins>
    </w:p>
    <w:p w:rsidR="00943E18" w:rsidRDefault="00943E18" w:rsidP="00C25A18">
      <w:pPr>
        <w:spacing w:line="240" w:lineRule="auto"/>
        <w:jc w:val="center"/>
        <w:rPr>
          <w:ins w:id="23" w:author="KSLGuest" w:date="2018-10-23T12:04:00Z"/>
          <w:rFonts w:ascii="Century Schoolbook" w:hAnsi="Century Schoolbook" w:cs="Arial"/>
          <w:b/>
          <w:sz w:val="24"/>
          <w:szCs w:val="24"/>
        </w:rPr>
      </w:pPr>
      <w:ins w:id="24" w:author="KSLGuest" w:date="2018-10-23T12:05:00Z">
        <w:r>
          <w:rPr>
            <w:rFonts w:ascii="Century Schoolbook" w:hAnsi="Century Schoolbook" w:cs="Arial"/>
            <w:b/>
            <w:sz w:val="24"/>
            <w:szCs w:val="24"/>
          </w:rPr>
          <w:t>AG..................................................................4TH RESPONDENT</w:t>
        </w:r>
      </w:ins>
    </w:p>
    <w:p w:rsidR="00943E18" w:rsidRPr="000E288D" w:rsidRDefault="00943E18" w:rsidP="00C25A18">
      <w:pPr>
        <w:spacing w:line="240" w:lineRule="auto"/>
        <w:jc w:val="center"/>
        <w:rPr>
          <w:rFonts w:ascii="Century Schoolbook" w:hAnsi="Century Schoolbook" w:cs="Arial"/>
          <w:b/>
          <w:sz w:val="24"/>
          <w:szCs w:val="24"/>
        </w:rPr>
      </w:pPr>
    </w:p>
    <w:p w:rsidR="00C25A18" w:rsidRPr="000E288D" w:rsidRDefault="00C25A18" w:rsidP="00C25A18">
      <w:pPr>
        <w:jc w:val="center"/>
        <w:rPr>
          <w:rFonts w:ascii="Century Schoolbook" w:hAnsi="Century Schoolbook" w:cs="Arial"/>
          <w:b/>
          <w:sz w:val="6"/>
          <w:szCs w:val="24"/>
          <w:u w:val="single"/>
        </w:rPr>
      </w:pPr>
    </w:p>
    <w:p w:rsidR="00C25A18" w:rsidRPr="000E288D" w:rsidRDefault="00C25A18" w:rsidP="00C25A18">
      <w:pPr>
        <w:jc w:val="center"/>
        <w:rPr>
          <w:rFonts w:ascii="Century Schoolbook" w:hAnsi="Century Schoolbook" w:cs="Arial"/>
          <w:b/>
          <w:sz w:val="32"/>
          <w:szCs w:val="24"/>
          <w:u w:val="single"/>
        </w:rPr>
      </w:pPr>
      <w:r w:rsidRPr="000E288D">
        <w:rPr>
          <w:rFonts w:ascii="Century Schoolbook" w:hAnsi="Century Schoolbook" w:cs="Arial"/>
          <w:b/>
          <w:sz w:val="32"/>
          <w:szCs w:val="24"/>
          <w:u w:val="single"/>
        </w:rPr>
        <w:t>CERTIFICATE OF URGENCY</w:t>
      </w:r>
    </w:p>
    <w:p w:rsidR="00042A53" w:rsidRPr="000E288D" w:rsidRDefault="00C25A18" w:rsidP="00214800">
      <w:pPr>
        <w:spacing w:line="276" w:lineRule="auto"/>
        <w:jc w:val="both"/>
        <w:rPr>
          <w:rFonts w:ascii="Century Schoolbook" w:hAnsi="Century Schoolbook" w:cs="Arial"/>
          <w:sz w:val="24"/>
          <w:szCs w:val="24"/>
        </w:rPr>
      </w:pPr>
      <w:r w:rsidRPr="000E288D">
        <w:rPr>
          <w:rFonts w:ascii="Century Schoolbook" w:hAnsi="Century Schoolbook" w:cs="Arial"/>
          <w:sz w:val="24"/>
          <w:szCs w:val="24"/>
        </w:rPr>
        <w:t xml:space="preserve">I, </w:t>
      </w:r>
      <w:r w:rsidRPr="000E288D">
        <w:rPr>
          <w:rFonts w:ascii="Century Schoolbook" w:hAnsi="Century Schoolbook" w:cs="Arial"/>
          <w:b/>
          <w:sz w:val="24"/>
          <w:szCs w:val="24"/>
        </w:rPr>
        <w:t>EUNICE NJOROGE</w:t>
      </w:r>
      <w:r w:rsidRPr="000E288D">
        <w:rPr>
          <w:rFonts w:ascii="Century Schoolbook" w:hAnsi="Century Schoolbook" w:cs="Arial"/>
          <w:sz w:val="24"/>
          <w:szCs w:val="24"/>
        </w:rPr>
        <w:t>, an Advocate of the High Court of Kenya, and a partner with the Law Firm of B16 Advocates, who have conduct of this matter do certify that the Chamber Summons Application filed herewith is extremely urgent and should be immediately placed before the Hon. Duty Judge for the following reasons:</w:t>
      </w:r>
    </w:p>
    <w:p w:rsidR="00C25A18" w:rsidRPr="000E288D" w:rsidRDefault="00C25A18" w:rsidP="00214800">
      <w:pPr>
        <w:pStyle w:val="ListParagraph"/>
        <w:numPr>
          <w:ilvl w:val="0"/>
          <w:numId w:val="2"/>
        </w:numPr>
        <w:spacing w:line="276" w:lineRule="auto"/>
        <w:jc w:val="both"/>
        <w:rPr>
          <w:rFonts w:ascii="Century Schoolbook" w:hAnsi="Century Schoolbook" w:cs="Arial"/>
          <w:sz w:val="24"/>
          <w:szCs w:val="24"/>
        </w:rPr>
      </w:pPr>
      <w:r w:rsidRPr="000E288D">
        <w:rPr>
          <w:rFonts w:ascii="Century Schoolbook" w:hAnsi="Century Schoolbook" w:cs="Arial"/>
          <w:sz w:val="24"/>
          <w:szCs w:val="24"/>
        </w:rPr>
        <w:t>On 24</w:t>
      </w:r>
      <w:r w:rsidRPr="000E288D">
        <w:rPr>
          <w:rFonts w:ascii="Century Schoolbook" w:hAnsi="Century Schoolbook" w:cs="Arial"/>
          <w:sz w:val="24"/>
          <w:szCs w:val="24"/>
          <w:vertAlign w:val="superscript"/>
        </w:rPr>
        <w:t>th</w:t>
      </w:r>
      <w:r w:rsidRPr="000E288D">
        <w:rPr>
          <w:rFonts w:ascii="Century Schoolbook" w:hAnsi="Century Schoolbook" w:cs="Arial"/>
          <w:sz w:val="24"/>
          <w:szCs w:val="24"/>
        </w:rPr>
        <w:t xml:space="preserve"> May 2018 </w:t>
      </w:r>
      <w:proofErr w:type="spellStart"/>
      <w:r w:rsidRPr="000E288D">
        <w:rPr>
          <w:rFonts w:ascii="Century Schoolbook" w:hAnsi="Century Schoolbook" w:cs="Arial"/>
          <w:sz w:val="24"/>
          <w:szCs w:val="24"/>
        </w:rPr>
        <w:t>MusunguMumbi</w:t>
      </w:r>
      <w:proofErr w:type="spellEnd"/>
      <w:r w:rsidRPr="000E288D">
        <w:rPr>
          <w:rFonts w:ascii="Century Schoolbook" w:hAnsi="Century Schoolbook" w:cs="Arial"/>
          <w:sz w:val="24"/>
          <w:szCs w:val="24"/>
        </w:rPr>
        <w:t xml:space="preserve"> and </w:t>
      </w:r>
      <w:proofErr w:type="spellStart"/>
      <w:r w:rsidRPr="000E288D">
        <w:rPr>
          <w:rFonts w:ascii="Century Schoolbook" w:hAnsi="Century Schoolbook" w:cs="Arial"/>
          <w:sz w:val="24"/>
          <w:szCs w:val="24"/>
        </w:rPr>
        <w:t>VeveBozza</w:t>
      </w:r>
      <w:proofErr w:type="spellEnd"/>
      <w:r w:rsidRPr="000E288D">
        <w:rPr>
          <w:rFonts w:ascii="Century Schoolbook" w:hAnsi="Century Schoolbook" w:cs="Arial"/>
          <w:sz w:val="24"/>
          <w:szCs w:val="24"/>
        </w:rPr>
        <w:t xml:space="preserve"> were arrested and detained at the </w:t>
      </w:r>
      <w:proofErr w:type="spellStart"/>
      <w:r w:rsidRPr="000E288D">
        <w:rPr>
          <w:rFonts w:ascii="Century Schoolbook" w:hAnsi="Century Schoolbook" w:cs="Arial"/>
          <w:sz w:val="24"/>
          <w:szCs w:val="24"/>
        </w:rPr>
        <w:t>Rongai</w:t>
      </w:r>
      <w:proofErr w:type="spellEnd"/>
      <w:r w:rsidRPr="000E288D">
        <w:rPr>
          <w:rFonts w:ascii="Century Schoolbook" w:hAnsi="Century Schoolbook" w:cs="Arial"/>
          <w:sz w:val="24"/>
          <w:szCs w:val="24"/>
        </w:rPr>
        <w:t xml:space="preserve"> Police Station on the D</w:t>
      </w:r>
      <w:r w:rsidR="00214800" w:rsidRPr="000E288D">
        <w:rPr>
          <w:rFonts w:ascii="Century Schoolbook" w:hAnsi="Century Schoolbook" w:cs="Arial"/>
          <w:sz w:val="24"/>
          <w:szCs w:val="24"/>
        </w:rPr>
        <w:t xml:space="preserve">irector of </w:t>
      </w:r>
      <w:r w:rsidRPr="000E288D">
        <w:rPr>
          <w:rFonts w:ascii="Century Schoolbook" w:hAnsi="Century Schoolbook" w:cs="Arial"/>
          <w:sz w:val="24"/>
          <w:szCs w:val="24"/>
        </w:rPr>
        <w:t>P</w:t>
      </w:r>
      <w:r w:rsidR="00214800" w:rsidRPr="000E288D">
        <w:rPr>
          <w:rFonts w:ascii="Century Schoolbook" w:hAnsi="Century Schoolbook" w:cs="Arial"/>
          <w:sz w:val="24"/>
          <w:szCs w:val="24"/>
        </w:rPr>
        <w:t xml:space="preserve">ublic </w:t>
      </w:r>
      <w:r w:rsidRPr="000E288D">
        <w:rPr>
          <w:rFonts w:ascii="Century Schoolbook" w:hAnsi="Century Schoolbook" w:cs="Arial"/>
          <w:sz w:val="24"/>
          <w:szCs w:val="24"/>
        </w:rPr>
        <w:t>P</w:t>
      </w:r>
      <w:r w:rsidR="00214800" w:rsidRPr="000E288D">
        <w:rPr>
          <w:rFonts w:ascii="Century Schoolbook" w:hAnsi="Century Schoolbook" w:cs="Arial"/>
          <w:sz w:val="24"/>
          <w:szCs w:val="24"/>
        </w:rPr>
        <w:t>rosecution</w:t>
      </w:r>
      <w:r w:rsidRPr="000E288D">
        <w:rPr>
          <w:rFonts w:ascii="Century Schoolbook" w:hAnsi="Century Schoolbook" w:cs="Arial"/>
          <w:sz w:val="24"/>
          <w:szCs w:val="24"/>
        </w:rPr>
        <w:t xml:space="preserve">’s instructions and consequently charged before the Chief Magistrate in </w:t>
      </w:r>
      <w:proofErr w:type="spellStart"/>
      <w:r w:rsidRPr="000E288D">
        <w:rPr>
          <w:rFonts w:ascii="Century Schoolbook" w:hAnsi="Century Schoolbook" w:cs="Arial"/>
          <w:sz w:val="24"/>
          <w:szCs w:val="24"/>
        </w:rPr>
        <w:t>Kibera</w:t>
      </w:r>
      <w:proofErr w:type="spellEnd"/>
      <w:r w:rsidRPr="000E288D">
        <w:rPr>
          <w:rFonts w:ascii="Century Schoolbook" w:hAnsi="Century Schoolbook" w:cs="Arial"/>
          <w:sz w:val="24"/>
          <w:szCs w:val="24"/>
        </w:rPr>
        <w:t xml:space="preserve"> </w:t>
      </w:r>
      <w:r w:rsidRPr="000E288D">
        <w:rPr>
          <w:rFonts w:ascii="Century Schoolbook" w:hAnsi="Century Schoolbook" w:cs="Arial"/>
          <w:sz w:val="24"/>
          <w:szCs w:val="24"/>
        </w:rPr>
        <w:lastRenderedPageBreak/>
        <w:t>Law Courts on 26</w:t>
      </w:r>
      <w:r w:rsidRPr="000E288D">
        <w:rPr>
          <w:rFonts w:ascii="Century Schoolbook" w:hAnsi="Century Schoolbook" w:cs="Arial"/>
          <w:sz w:val="24"/>
          <w:szCs w:val="24"/>
          <w:vertAlign w:val="superscript"/>
        </w:rPr>
        <w:t>th</w:t>
      </w:r>
      <w:r w:rsidRPr="000E288D">
        <w:rPr>
          <w:rFonts w:ascii="Century Schoolbook" w:hAnsi="Century Schoolbook" w:cs="Arial"/>
          <w:sz w:val="24"/>
          <w:szCs w:val="24"/>
        </w:rPr>
        <w:t xml:space="preserve"> May, 2018 for creating a disturbance in Karen View Estate on 23</w:t>
      </w:r>
      <w:r w:rsidRPr="000E288D">
        <w:rPr>
          <w:rFonts w:ascii="Century Schoolbook" w:hAnsi="Century Schoolbook" w:cs="Arial"/>
          <w:sz w:val="24"/>
          <w:szCs w:val="24"/>
          <w:vertAlign w:val="superscript"/>
        </w:rPr>
        <w:t>rd</w:t>
      </w:r>
      <w:r w:rsidRPr="000E288D">
        <w:rPr>
          <w:rFonts w:ascii="Century Schoolbook" w:hAnsi="Century Schoolbook" w:cs="Arial"/>
          <w:sz w:val="24"/>
          <w:szCs w:val="24"/>
        </w:rPr>
        <w:t xml:space="preserve"> May, 2018 contrary to section 95 of the Penal Code.</w:t>
      </w:r>
    </w:p>
    <w:p w:rsidR="00C25A18" w:rsidRPr="000E288D" w:rsidRDefault="00C25A18" w:rsidP="00214800">
      <w:pPr>
        <w:pStyle w:val="ListParagraph"/>
        <w:numPr>
          <w:ilvl w:val="0"/>
          <w:numId w:val="2"/>
        </w:numPr>
        <w:spacing w:line="276" w:lineRule="auto"/>
        <w:jc w:val="both"/>
        <w:rPr>
          <w:rFonts w:ascii="Century Schoolbook" w:hAnsi="Century Schoolbook" w:cs="Arial"/>
          <w:sz w:val="24"/>
          <w:szCs w:val="24"/>
        </w:rPr>
      </w:pPr>
      <w:r w:rsidRPr="000E288D">
        <w:rPr>
          <w:rFonts w:ascii="Century Schoolbook" w:hAnsi="Century Schoolbook" w:cs="Arial"/>
          <w:sz w:val="24"/>
          <w:szCs w:val="24"/>
        </w:rPr>
        <w:t>The</w:t>
      </w:r>
      <w:r w:rsidR="00214800" w:rsidRPr="000E288D">
        <w:rPr>
          <w:rFonts w:ascii="Century Schoolbook" w:hAnsi="Century Schoolbook" w:cs="Arial"/>
          <w:sz w:val="24"/>
          <w:szCs w:val="24"/>
        </w:rPr>
        <w:t xml:space="preserve"> arrest and charging of the two is as a result of an abuse of powers by the Director of Public Prosecution and was done in bad faith and in complete disregard to the rule of law.</w:t>
      </w:r>
    </w:p>
    <w:p w:rsidR="00214800" w:rsidRPr="000E288D" w:rsidRDefault="00214800" w:rsidP="00214800">
      <w:pPr>
        <w:pStyle w:val="ListParagraph"/>
        <w:numPr>
          <w:ilvl w:val="0"/>
          <w:numId w:val="2"/>
        </w:numPr>
        <w:spacing w:line="276" w:lineRule="auto"/>
        <w:jc w:val="both"/>
        <w:rPr>
          <w:rFonts w:ascii="Century Schoolbook" w:hAnsi="Century Schoolbook" w:cs="Arial"/>
          <w:sz w:val="24"/>
          <w:szCs w:val="24"/>
        </w:rPr>
      </w:pPr>
      <w:r w:rsidRPr="000E288D">
        <w:rPr>
          <w:rFonts w:ascii="Century Schoolbook" w:hAnsi="Century Schoolbook" w:cs="Arial"/>
          <w:sz w:val="24"/>
          <w:szCs w:val="24"/>
        </w:rPr>
        <w:t>The applicant</w:t>
      </w:r>
      <w:r w:rsidR="000E288D">
        <w:rPr>
          <w:rFonts w:ascii="Century Schoolbook" w:hAnsi="Century Schoolbook" w:cs="Arial"/>
          <w:sz w:val="24"/>
          <w:szCs w:val="24"/>
        </w:rPr>
        <w:t>s</w:t>
      </w:r>
      <w:r w:rsidRPr="000E288D">
        <w:rPr>
          <w:rFonts w:ascii="Century Schoolbook" w:hAnsi="Century Schoolbook" w:cs="Arial"/>
          <w:sz w:val="24"/>
          <w:szCs w:val="24"/>
        </w:rPr>
        <w:t xml:space="preserve"> are unjustifiably being detained at the Industrial Area Prison and Remand.</w:t>
      </w:r>
    </w:p>
    <w:p w:rsidR="00214800" w:rsidRPr="000E288D" w:rsidRDefault="00214800" w:rsidP="00214800">
      <w:pPr>
        <w:pStyle w:val="ListParagraph"/>
        <w:numPr>
          <w:ilvl w:val="0"/>
          <w:numId w:val="2"/>
        </w:numPr>
        <w:spacing w:line="276" w:lineRule="auto"/>
        <w:jc w:val="both"/>
        <w:rPr>
          <w:rFonts w:ascii="Century Schoolbook" w:hAnsi="Century Schoolbook" w:cs="Arial"/>
          <w:sz w:val="24"/>
          <w:szCs w:val="24"/>
        </w:rPr>
      </w:pPr>
      <w:r w:rsidRPr="000E288D">
        <w:rPr>
          <w:rFonts w:ascii="Century Schoolbook" w:hAnsi="Century Schoolbook" w:cs="Arial"/>
          <w:sz w:val="24"/>
          <w:szCs w:val="24"/>
        </w:rPr>
        <w:t>It is the best interest of justice that the application herein be heard expeditiously.</w:t>
      </w:r>
    </w:p>
    <w:p w:rsidR="00214800" w:rsidRPr="000E288D" w:rsidRDefault="00214800" w:rsidP="000E288D">
      <w:pPr>
        <w:spacing w:line="276" w:lineRule="auto"/>
        <w:jc w:val="center"/>
        <w:rPr>
          <w:rFonts w:ascii="Century Schoolbook" w:hAnsi="Century Schoolbook" w:cs="Arial"/>
          <w:sz w:val="24"/>
          <w:szCs w:val="24"/>
        </w:rPr>
      </w:pPr>
      <w:r w:rsidRPr="000E288D">
        <w:rPr>
          <w:rFonts w:ascii="Century Schoolbook" w:hAnsi="Century Schoolbook" w:cs="Arial"/>
          <w:b/>
          <w:sz w:val="24"/>
          <w:szCs w:val="24"/>
        </w:rPr>
        <w:t xml:space="preserve">DATED </w:t>
      </w:r>
      <w:r w:rsidRPr="000E288D">
        <w:rPr>
          <w:rFonts w:ascii="Century Schoolbook" w:hAnsi="Century Schoolbook" w:cs="Arial"/>
          <w:sz w:val="24"/>
          <w:szCs w:val="24"/>
        </w:rPr>
        <w:t xml:space="preserve">at </w:t>
      </w:r>
      <w:r w:rsidRPr="000E288D">
        <w:rPr>
          <w:rFonts w:ascii="Century Schoolbook" w:hAnsi="Century Schoolbook" w:cs="Arial"/>
          <w:b/>
          <w:sz w:val="24"/>
          <w:szCs w:val="24"/>
        </w:rPr>
        <w:t>NAIROBI</w:t>
      </w:r>
      <w:r w:rsidRPr="000E288D">
        <w:rPr>
          <w:rFonts w:ascii="Century Schoolbook" w:hAnsi="Century Schoolbook" w:cs="Arial"/>
          <w:sz w:val="24"/>
          <w:szCs w:val="24"/>
        </w:rPr>
        <w:t xml:space="preserve"> this         day of May, 2018</w:t>
      </w:r>
    </w:p>
    <w:p w:rsidR="00214800" w:rsidRPr="000E288D" w:rsidRDefault="00214800" w:rsidP="00214800">
      <w:pPr>
        <w:spacing w:after="0" w:line="276" w:lineRule="auto"/>
        <w:jc w:val="center"/>
        <w:rPr>
          <w:rFonts w:ascii="Century Schoolbook" w:hAnsi="Century Schoolbook" w:cs="Arial"/>
          <w:b/>
          <w:sz w:val="24"/>
          <w:szCs w:val="24"/>
        </w:rPr>
      </w:pPr>
      <w:r w:rsidRPr="000E288D">
        <w:rPr>
          <w:rFonts w:ascii="Century Schoolbook" w:hAnsi="Century Schoolbook" w:cs="Arial"/>
          <w:b/>
          <w:sz w:val="24"/>
          <w:szCs w:val="24"/>
        </w:rPr>
        <w:t>B16 ADVOCATES</w:t>
      </w:r>
    </w:p>
    <w:p w:rsidR="00214800" w:rsidRPr="000E288D" w:rsidRDefault="00214800" w:rsidP="00214800">
      <w:pPr>
        <w:spacing w:after="0" w:line="276" w:lineRule="auto"/>
        <w:jc w:val="center"/>
        <w:rPr>
          <w:rFonts w:ascii="Century Schoolbook" w:hAnsi="Century Schoolbook" w:cs="Arial"/>
          <w:b/>
          <w:sz w:val="24"/>
          <w:szCs w:val="24"/>
        </w:rPr>
      </w:pPr>
      <w:r w:rsidRPr="000E288D">
        <w:rPr>
          <w:rFonts w:ascii="Century Schoolbook" w:hAnsi="Century Schoolbook" w:cs="Arial"/>
          <w:b/>
          <w:sz w:val="24"/>
          <w:szCs w:val="24"/>
        </w:rPr>
        <w:t>ADVOCATES FOR THE APPLICANTS</w:t>
      </w:r>
    </w:p>
    <w:p w:rsidR="00214800" w:rsidRPr="000E288D" w:rsidRDefault="00214800" w:rsidP="00214800">
      <w:pPr>
        <w:spacing w:after="0" w:line="276" w:lineRule="auto"/>
        <w:jc w:val="center"/>
        <w:rPr>
          <w:rFonts w:ascii="Century Schoolbook" w:hAnsi="Century Schoolbook" w:cs="Arial"/>
          <w:b/>
          <w:sz w:val="24"/>
          <w:szCs w:val="24"/>
        </w:rPr>
      </w:pPr>
    </w:p>
    <w:p w:rsidR="00214800" w:rsidRPr="000E288D" w:rsidRDefault="00214800" w:rsidP="00214800">
      <w:pPr>
        <w:spacing w:after="0" w:line="240" w:lineRule="auto"/>
        <w:rPr>
          <w:rFonts w:ascii="Century Schoolbook" w:hAnsi="Century Schoolbook" w:cs="Arial"/>
          <w:b/>
          <w:sz w:val="24"/>
          <w:szCs w:val="24"/>
          <w:u w:val="single"/>
        </w:rPr>
      </w:pPr>
      <w:r w:rsidRPr="000E288D">
        <w:rPr>
          <w:rFonts w:ascii="Century Schoolbook" w:hAnsi="Century Schoolbook" w:cs="Arial"/>
          <w:b/>
          <w:sz w:val="24"/>
          <w:szCs w:val="24"/>
          <w:u w:val="single"/>
        </w:rPr>
        <w:t>DRAWN AND FILED BY:</w:t>
      </w:r>
    </w:p>
    <w:p w:rsidR="00214800" w:rsidRPr="000E288D" w:rsidRDefault="00214800" w:rsidP="00214800">
      <w:pPr>
        <w:spacing w:after="0" w:line="240" w:lineRule="auto"/>
        <w:rPr>
          <w:rFonts w:ascii="Century Schoolbook" w:hAnsi="Century Schoolbook" w:cs="Arial"/>
          <w:sz w:val="24"/>
          <w:szCs w:val="24"/>
        </w:rPr>
      </w:pPr>
      <w:r w:rsidRPr="000E288D">
        <w:rPr>
          <w:rFonts w:ascii="Century Schoolbook" w:hAnsi="Century Schoolbook" w:cs="Arial"/>
          <w:sz w:val="24"/>
          <w:szCs w:val="24"/>
        </w:rPr>
        <w:t>B16 ADVOCATES</w:t>
      </w:r>
    </w:p>
    <w:p w:rsidR="00214800" w:rsidRPr="000E288D" w:rsidRDefault="00214800" w:rsidP="00214800">
      <w:pPr>
        <w:spacing w:after="0" w:line="240" w:lineRule="auto"/>
        <w:rPr>
          <w:rFonts w:ascii="Century Schoolbook" w:hAnsi="Century Schoolbook" w:cs="Arial"/>
          <w:sz w:val="24"/>
          <w:szCs w:val="24"/>
        </w:rPr>
      </w:pPr>
      <w:r w:rsidRPr="000E288D">
        <w:rPr>
          <w:rFonts w:ascii="Century Schoolbook" w:hAnsi="Century Schoolbook" w:cs="Arial"/>
          <w:sz w:val="24"/>
          <w:szCs w:val="24"/>
        </w:rPr>
        <w:t>7</w:t>
      </w:r>
      <w:r w:rsidRPr="000E288D">
        <w:rPr>
          <w:rFonts w:ascii="Century Schoolbook" w:hAnsi="Century Schoolbook" w:cs="Arial"/>
          <w:sz w:val="24"/>
          <w:szCs w:val="24"/>
          <w:vertAlign w:val="superscript"/>
        </w:rPr>
        <w:t>th</w:t>
      </w:r>
      <w:r w:rsidRPr="000E288D">
        <w:rPr>
          <w:rFonts w:ascii="Century Schoolbook" w:hAnsi="Century Schoolbook" w:cs="Arial"/>
          <w:sz w:val="24"/>
          <w:szCs w:val="24"/>
        </w:rPr>
        <w:t xml:space="preserve"> Floor, PARK VIEW TOWERS</w:t>
      </w:r>
    </w:p>
    <w:p w:rsidR="00214800" w:rsidRPr="000E288D" w:rsidRDefault="00214800" w:rsidP="00214800">
      <w:pPr>
        <w:spacing w:after="0" w:line="240" w:lineRule="auto"/>
        <w:rPr>
          <w:rFonts w:ascii="Century Schoolbook" w:hAnsi="Century Schoolbook" w:cs="Arial"/>
          <w:sz w:val="24"/>
          <w:szCs w:val="24"/>
        </w:rPr>
      </w:pPr>
      <w:r w:rsidRPr="000E288D">
        <w:rPr>
          <w:rFonts w:ascii="Century Schoolbook" w:hAnsi="Century Schoolbook" w:cs="Arial"/>
          <w:sz w:val="24"/>
          <w:szCs w:val="24"/>
        </w:rPr>
        <w:t>1234-00200</w:t>
      </w:r>
    </w:p>
    <w:p w:rsidR="00214800" w:rsidRPr="000E288D" w:rsidRDefault="00214800" w:rsidP="00214800">
      <w:pPr>
        <w:spacing w:after="0" w:line="240" w:lineRule="auto"/>
        <w:rPr>
          <w:rFonts w:ascii="Century Schoolbook" w:hAnsi="Century Schoolbook" w:cs="Arial"/>
          <w:b/>
          <w:sz w:val="24"/>
          <w:szCs w:val="24"/>
          <w:u w:val="single"/>
        </w:rPr>
      </w:pPr>
      <w:r w:rsidRPr="000E288D">
        <w:rPr>
          <w:rFonts w:ascii="Century Schoolbook" w:hAnsi="Century Schoolbook" w:cs="Arial"/>
          <w:b/>
          <w:sz w:val="24"/>
          <w:szCs w:val="24"/>
          <w:u w:val="single"/>
        </w:rPr>
        <w:t>NAIROBI</w:t>
      </w: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r w:rsidRPr="000E288D">
        <w:rPr>
          <w:rFonts w:ascii="Century Schoolbook" w:hAnsi="Century Schoolbook" w:cs="Arial"/>
          <w:b/>
          <w:sz w:val="24"/>
          <w:szCs w:val="24"/>
          <w:u w:val="single"/>
        </w:rPr>
        <w:t>TO BE SERVED UPON:</w:t>
      </w:r>
    </w:p>
    <w:p w:rsidR="00214800" w:rsidRPr="000E288D" w:rsidRDefault="00214800" w:rsidP="00214800">
      <w:pPr>
        <w:spacing w:after="0" w:line="240" w:lineRule="auto"/>
        <w:rPr>
          <w:rFonts w:ascii="Century Schoolbook" w:hAnsi="Century Schoolbook" w:cs="Arial"/>
          <w:sz w:val="24"/>
          <w:szCs w:val="24"/>
        </w:rPr>
      </w:pPr>
      <w:r w:rsidRPr="000E288D">
        <w:rPr>
          <w:rFonts w:ascii="Century Schoolbook" w:hAnsi="Century Schoolbook" w:cs="Arial"/>
          <w:sz w:val="24"/>
          <w:szCs w:val="24"/>
        </w:rPr>
        <w:t>1.</w:t>
      </w:r>
      <w:r w:rsidRPr="000E288D">
        <w:rPr>
          <w:rFonts w:ascii="Century Schoolbook" w:hAnsi="Century Schoolbook" w:cs="Arial"/>
          <w:sz w:val="24"/>
          <w:szCs w:val="24"/>
        </w:rPr>
        <w:tab/>
      </w:r>
      <w:r w:rsidR="000E288D">
        <w:rPr>
          <w:rFonts w:ascii="Century Schoolbook" w:hAnsi="Century Schoolbook" w:cs="Arial"/>
          <w:sz w:val="24"/>
          <w:szCs w:val="24"/>
        </w:rPr>
        <w:t>DIRECTOR OF</w:t>
      </w:r>
      <w:r w:rsidRPr="000E288D">
        <w:rPr>
          <w:rFonts w:ascii="Century Schoolbook" w:hAnsi="Century Schoolbook" w:cs="Arial"/>
          <w:sz w:val="24"/>
          <w:szCs w:val="24"/>
        </w:rPr>
        <w:t xml:space="preserve"> PUBLIC PROSECUTIONS</w:t>
      </w:r>
    </w:p>
    <w:p w:rsidR="00214800" w:rsidRPr="000E288D" w:rsidRDefault="00214800" w:rsidP="00214800">
      <w:pPr>
        <w:spacing w:after="0" w:line="240" w:lineRule="auto"/>
        <w:ind w:firstLine="720"/>
        <w:rPr>
          <w:rFonts w:ascii="Century Schoolbook" w:hAnsi="Century Schoolbook" w:cs="Arial"/>
          <w:sz w:val="24"/>
          <w:szCs w:val="24"/>
        </w:rPr>
      </w:pPr>
      <w:r w:rsidRPr="000E288D">
        <w:rPr>
          <w:rFonts w:ascii="Century Schoolbook" w:hAnsi="Century Schoolbook" w:cs="Arial"/>
          <w:sz w:val="24"/>
          <w:szCs w:val="24"/>
        </w:rPr>
        <w:t>P.O. BOX 1234-00100</w:t>
      </w:r>
    </w:p>
    <w:p w:rsidR="00214800" w:rsidRPr="000E288D" w:rsidRDefault="00214800" w:rsidP="00214800">
      <w:pPr>
        <w:spacing w:after="0" w:line="240" w:lineRule="auto"/>
        <w:ind w:firstLine="720"/>
        <w:rPr>
          <w:rFonts w:ascii="Century Schoolbook" w:hAnsi="Century Schoolbook" w:cs="Arial"/>
          <w:b/>
          <w:sz w:val="24"/>
          <w:szCs w:val="24"/>
          <w:u w:val="single"/>
        </w:rPr>
      </w:pPr>
      <w:r w:rsidRPr="000E288D">
        <w:rPr>
          <w:rFonts w:ascii="Century Schoolbook" w:hAnsi="Century Schoolbook" w:cs="Arial"/>
          <w:b/>
          <w:sz w:val="24"/>
          <w:szCs w:val="24"/>
          <w:u w:val="single"/>
        </w:rPr>
        <w:t>NAIROBI</w:t>
      </w:r>
    </w:p>
    <w:p w:rsidR="00214800" w:rsidRPr="000E288D" w:rsidRDefault="00214800" w:rsidP="00214800">
      <w:pPr>
        <w:spacing w:after="0" w:line="240" w:lineRule="auto"/>
        <w:ind w:firstLine="720"/>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sz w:val="24"/>
          <w:szCs w:val="24"/>
        </w:rPr>
      </w:pPr>
      <w:r w:rsidRPr="000E288D">
        <w:rPr>
          <w:rFonts w:ascii="Century Schoolbook" w:hAnsi="Century Schoolbook" w:cs="Arial"/>
          <w:sz w:val="24"/>
          <w:szCs w:val="24"/>
        </w:rPr>
        <w:t>2.</w:t>
      </w:r>
      <w:r w:rsidRPr="000E288D">
        <w:rPr>
          <w:rFonts w:ascii="Century Schoolbook" w:hAnsi="Century Schoolbook" w:cs="Arial"/>
          <w:sz w:val="24"/>
          <w:szCs w:val="24"/>
        </w:rPr>
        <w:tab/>
        <w:t>INSPECTOR GENERAL OF POLICE</w:t>
      </w:r>
    </w:p>
    <w:p w:rsidR="00214800" w:rsidRPr="000E288D" w:rsidRDefault="00214800" w:rsidP="00214800">
      <w:pPr>
        <w:spacing w:after="0" w:line="240" w:lineRule="auto"/>
        <w:rPr>
          <w:rFonts w:ascii="Century Schoolbook" w:hAnsi="Century Schoolbook" w:cs="Arial"/>
          <w:sz w:val="24"/>
          <w:szCs w:val="24"/>
        </w:rPr>
      </w:pPr>
      <w:r w:rsidRPr="000E288D">
        <w:rPr>
          <w:rFonts w:ascii="Century Schoolbook" w:hAnsi="Century Schoolbook" w:cs="Arial"/>
          <w:sz w:val="24"/>
          <w:szCs w:val="24"/>
        </w:rPr>
        <w:tab/>
        <w:t>P.O. BOX 676-00200</w:t>
      </w:r>
    </w:p>
    <w:p w:rsidR="00214800" w:rsidRPr="000E288D" w:rsidRDefault="00214800" w:rsidP="00214800">
      <w:pPr>
        <w:spacing w:after="0" w:line="240" w:lineRule="auto"/>
        <w:ind w:firstLine="720"/>
        <w:rPr>
          <w:rFonts w:ascii="Century Schoolbook" w:hAnsi="Century Schoolbook" w:cs="Arial"/>
          <w:b/>
          <w:sz w:val="24"/>
          <w:szCs w:val="24"/>
          <w:u w:val="single"/>
        </w:rPr>
      </w:pPr>
      <w:r w:rsidRPr="000E288D">
        <w:rPr>
          <w:rFonts w:ascii="Century Schoolbook" w:hAnsi="Century Schoolbook" w:cs="Arial"/>
          <w:b/>
          <w:sz w:val="24"/>
          <w:szCs w:val="24"/>
          <w:u w:val="single"/>
        </w:rPr>
        <w:t>NAIROBI</w:t>
      </w: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360" w:lineRule="auto"/>
        <w:jc w:val="center"/>
        <w:rPr>
          <w:rFonts w:ascii="Century Schoolbook" w:hAnsi="Century Schoolbook" w:cs="Arial"/>
          <w:b/>
          <w:sz w:val="24"/>
          <w:szCs w:val="24"/>
          <w:u w:val="single"/>
        </w:rPr>
      </w:pPr>
      <w:r w:rsidRPr="000E288D">
        <w:rPr>
          <w:rFonts w:ascii="Century Schoolbook" w:hAnsi="Century Schoolbook" w:cs="Arial"/>
          <w:b/>
          <w:sz w:val="24"/>
          <w:szCs w:val="24"/>
          <w:u w:val="single"/>
        </w:rPr>
        <w:t>REPUBLIC OF KENYA</w:t>
      </w:r>
    </w:p>
    <w:p w:rsidR="00214800" w:rsidRPr="000E288D" w:rsidRDefault="00214800" w:rsidP="00214800">
      <w:pPr>
        <w:spacing w:after="0" w:line="360" w:lineRule="auto"/>
        <w:jc w:val="center"/>
        <w:rPr>
          <w:rFonts w:ascii="Century Schoolbook" w:hAnsi="Century Schoolbook" w:cs="Arial"/>
          <w:b/>
          <w:sz w:val="24"/>
          <w:szCs w:val="24"/>
          <w:u w:val="single"/>
        </w:rPr>
      </w:pPr>
      <w:r w:rsidRPr="000E288D">
        <w:rPr>
          <w:rFonts w:ascii="Century Schoolbook" w:hAnsi="Century Schoolbook" w:cs="Arial"/>
          <w:b/>
          <w:sz w:val="24"/>
          <w:szCs w:val="24"/>
          <w:u w:val="single"/>
        </w:rPr>
        <w:t>IN THE HIGH COURT OF KENYA AT NAIROBI</w:t>
      </w:r>
    </w:p>
    <w:p w:rsidR="00214800" w:rsidRPr="000E288D" w:rsidRDefault="00214800" w:rsidP="00214800">
      <w:pPr>
        <w:spacing w:after="0" w:line="360" w:lineRule="auto"/>
        <w:jc w:val="center"/>
        <w:rPr>
          <w:rFonts w:ascii="Century Schoolbook" w:hAnsi="Century Schoolbook" w:cs="Arial"/>
          <w:b/>
          <w:sz w:val="24"/>
          <w:szCs w:val="24"/>
          <w:u w:val="single"/>
        </w:rPr>
      </w:pPr>
      <w:r w:rsidRPr="000E288D">
        <w:rPr>
          <w:rFonts w:ascii="Century Schoolbook" w:hAnsi="Century Schoolbook" w:cs="Arial"/>
          <w:b/>
          <w:sz w:val="24"/>
          <w:szCs w:val="24"/>
          <w:u w:val="single"/>
        </w:rPr>
        <w:t>JUDICIAL REVIEW DIVISION</w:t>
      </w:r>
    </w:p>
    <w:p w:rsidR="00214800" w:rsidRPr="000E288D" w:rsidRDefault="00214800" w:rsidP="00214800">
      <w:pPr>
        <w:spacing w:after="0" w:line="360" w:lineRule="auto"/>
        <w:jc w:val="center"/>
        <w:rPr>
          <w:rFonts w:ascii="Century Schoolbook" w:hAnsi="Century Schoolbook" w:cs="Arial"/>
          <w:b/>
          <w:sz w:val="24"/>
          <w:szCs w:val="24"/>
          <w:u w:val="single"/>
        </w:rPr>
      </w:pPr>
      <w:r w:rsidRPr="000E288D">
        <w:rPr>
          <w:rFonts w:ascii="Century Schoolbook" w:hAnsi="Century Schoolbook" w:cs="Arial"/>
          <w:b/>
          <w:sz w:val="24"/>
          <w:szCs w:val="24"/>
          <w:u w:val="single"/>
        </w:rPr>
        <w:t xml:space="preserve">JR. MISC. APPLICATION NO. </w:t>
      </w:r>
      <w:r w:rsidRPr="000E288D">
        <w:rPr>
          <w:rFonts w:ascii="Century Schoolbook" w:hAnsi="Century Schoolbook" w:cs="Arial"/>
          <w:b/>
          <w:sz w:val="24"/>
          <w:szCs w:val="24"/>
          <w:u w:val="single"/>
        </w:rPr>
        <w:tab/>
        <w:t>OF 2018</w:t>
      </w:r>
    </w:p>
    <w:p w:rsidR="00214800" w:rsidRPr="000E288D" w:rsidRDefault="00214800" w:rsidP="00214800">
      <w:pPr>
        <w:spacing w:after="0" w:line="240" w:lineRule="auto"/>
        <w:jc w:val="center"/>
        <w:rPr>
          <w:rFonts w:ascii="Century Schoolbook" w:hAnsi="Century Schoolbook" w:cs="Arial"/>
          <w:b/>
          <w:sz w:val="14"/>
          <w:szCs w:val="24"/>
          <w:u w:val="single"/>
        </w:rPr>
      </w:pPr>
    </w:p>
    <w:p w:rsidR="00214800" w:rsidRPr="000E288D" w:rsidRDefault="00214800" w:rsidP="00214800">
      <w:pPr>
        <w:spacing w:line="240" w:lineRule="auto"/>
        <w:jc w:val="center"/>
        <w:rPr>
          <w:rFonts w:ascii="Century Schoolbook" w:hAnsi="Century Schoolbook" w:cs="Arial"/>
          <w:b/>
          <w:sz w:val="24"/>
          <w:szCs w:val="24"/>
        </w:rPr>
      </w:pPr>
      <w:r w:rsidRPr="000E288D">
        <w:rPr>
          <w:rFonts w:ascii="Century Schoolbook" w:hAnsi="Century Schoolbook" w:cs="Arial"/>
          <w:b/>
          <w:sz w:val="24"/>
          <w:szCs w:val="24"/>
        </w:rPr>
        <w:t>IN THE MATTER OF AN APPLICATION BY MUSUNGU MUMBI AND VEVE BOZZA FOR JUDICIAL REVIEW ORDERS OF CERTIORARI, PROHIBITION AND MANDAMUS</w:t>
      </w:r>
    </w:p>
    <w:p w:rsidR="00214800" w:rsidRPr="000E288D" w:rsidRDefault="00214800" w:rsidP="00214800">
      <w:pPr>
        <w:spacing w:line="240" w:lineRule="auto"/>
        <w:jc w:val="center"/>
        <w:rPr>
          <w:rFonts w:ascii="Century Schoolbook" w:hAnsi="Century Schoolbook" w:cs="Arial"/>
          <w:b/>
          <w:sz w:val="24"/>
          <w:szCs w:val="24"/>
        </w:rPr>
      </w:pPr>
      <w:r w:rsidRPr="000E288D">
        <w:rPr>
          <w:rFonts w:ascii="Century Schoolbook" w:hAnsi="Century Schoolbook" w:cs="Arial"/>
          <w:b/>
          <w:sz w:val="24"/>
          <w:szCs w:val="24"/>
        </w:rPr>
        <w:t>-AND-</w:t>
      </w:r>
    </w:p>
    <w:p w:rsidR="00214800" w:rsidRPr="000E288D" w:rsidRDefault="00214800" w:rsidP="00214800">
      <w:pPr>
        <w:spacing w:line="240" w:lineRule="auto"/>
        <w:jc w:val="center"/>
        <w:rPr>
          <w:rFonts w:ascii="Century Schoolbook" w:hAnsi="Century Schoolbook" w:cs="Arial"/>
          <w:b/>
          <w:sz w:val="24"/>
          <w:szCs w:val="24"/>
        </w:rPr>
      </w:pPr>
      <w:r w:rsidRPr="000E288D">
        <w:rPr>
          <w:rFonts w:ascii="Century Schoolbook" w:hAnsi="Century Schoolbook" w:cs="Arial"/>
          <w:b/>
          <w:sz w:val="24"/>
          <w:szCs w:val="24"/>
        </w:rPr>
        <w:t>IN THE MATTER OF ARTICLE 10 OF THE CONSTITUTION OF KENYA</w:t>
      </w:r>
    </w:p>
    <w:p w:rsidR="00214800" w:rsidRPr="000E288D" w:rsidRDefault="00214800" w:rsidP="00214800">
      <w:pPr>
        <w:spacing w:line="240" w:lineRule="auto"/>
        <w:jc w:val="center"/>
        <w:rPr>
          <w:rFonts w:ascii="Century Schoolbook" w:hAnsi="Century Schoolbook" w:cs="Arial"/>
          <w:b/>
          <w:sz w:val="24"/>
          <w:szCs w:val="24"/>
        </w:rPr>
      </w:pPr>
      <w:r w:rsidRPr="000E288D">
        <w:rPr>
          <w:rFonts w:ascii="Century Schoolbook" w:hAnsi="Century Schoolbook" w:cs="Arial"/>
          <w:b/>
          <w:sz w:val="24"/>
          <w:szCs w:val="24"/>
        </w:rPr>
        <w:t>-AND-</w:t>
      </w:r>
    </w:p>
    <w:p w:rsidR="00214800" w:rsidRDefault="00214800" w:rsidP="00214800">
      <w:pPr>
        <w:spacing w:line="240" w:lineRule="auto"/>
        <w:jc w:val="center"/>
        <w:rPr>
          <w:ins w:id="25" w:author="KSLGuest" w:date="2018-10-23T12:36:00Z"/>
          <w:rFonts w:ascii="Century Schoolbook" w:hAnsi="Century Schoolbook" w:cs="Arial"/>
          <w:b/>
          <w:sz w:val="24"/>
          <w:szCs w:val="24"/>
        </w:rPr>
      </w:pPr>
      <w:r w:rsidRPr="000E288D">
        <w:rPr>
          <w:rFonts w:ascii="Century Schoolbook" w:hAnsi="Century Schoolbook" w:cs="Arial"/>
          <w:b/>
          <w:sz w:val="24"/>
          <w:szCs w:val="24"/>
        </w:rPr>
        <w:t>IN THE MATTER OF CRIMINAL CASE NO. XXX OF 2018, REPUBLIC V MUSUNGU MUMBI AND VEVE BOZZA</w:t>
      </w:r>
    </w:p>
    <w:p w:rsidR="00FC2568" w:rsidRDefault="00FC2568" w:rsidP="00FC2568">
      <w:pPr>
        <w:spacing w:line="240" w:lineRule="auto"/>
        <w:jc w:val="center"/>
        <w:rPr>
          <w:ins w:id="26" w:author="KSLGuest" w:date="2018-10-23T12:36:00Z"/>
          <w:rFonts w:ascii="Century Schoolbook" w:hAnsi="Century Schoolbook" w:cs="Arial"/>
          <w:b/>
          <w:sz w:val="24"/>
          <w:szCs w:val="24"/>
        </w:rPr>
      </w:pPr>
      <w:ins w:id="27" w:author="KSLGuest" w:date="2018-10-23T12:36:00Z">
        <w:r>
          <w:rPr>
            <w:rFonts w:ascii="Century Schoolbook" w:hAnsi="Century Schoolbook" w:cs="Arial"/>
            <w:b/>
            <w:sz w:val="24"/>
            <w:szCs w:val="24"/>
          </w:rPr>
          <w:t>BETWEEN</w:t>
        </w:r>
      </w:ins>
    </w:p>
    <w:p w:rsidR="00FC2568" w:rsidRDefault="00FC2568" w:rsidP="00FC2568">
      <w:pPr>
        <w:spacing w:line="240" w:lineRule="auto"/>
        <w:jc w:val="center"/>
        <w:rPr>
          <w:ins w:id="28" w:author="KSLGuest" w:date="2018-10-23T12:36:00Z"/>
          <w:rFonts w:ascii="Century Schoolbook" w:hAnsi="Century Schoolbook" w:cs="Arial"/>
          <w:b/>
          <w:sz w:val="24"/>
          <w:szCs w:val="24"/>
        </w:rPr>
      </w:pPr>
      <w:ins w:id="29" w:author="KSLGuest" w:date="2018-10-23T12:36:00Z">
        <w:r>
          <w:rPr>
            <w:rFonts w:ascii="Century Schoolbook" w:hAnsi="Century Schoolbook" w:cs="Arial"/>
            <w:b/>
            <w:sz w:val="24"/>
            <w:szCs w:val="24"/>
          </w:rPr>
          <w:t>MUSUNGU MUMBI................................................................1ST APPLICANT</w:t>
        </w:r>
      </w:ins>
    </w:p>
    <w:p w:rsidR="00FC2568" w:rsidRDefault="00FC2568" w:rsidP="00FC2568">
      <w:pPr>
        <w:spacing w:line="240" w:lineRule="auto"/>
        <w:jc w:val="center"/>
        <w:rPr>
          <w:ins w:id="30" w:author="KSLGuest" w:date="2018-10-23T12:36:00Z"/>
          <w:rFonts w:ascii="Century Schoolbook" w:hAnsi="Century Schoolbook" w:cs="Arial"/>
          <w:b/>
          <w:sz w:val="24"/>
          <w:szCs w:val="24"/>
        </w:rPr>
      </w:pPr>
      <w:ins w:id="31" w:author="KSLGuest" w:date="2018-10-23T12:36:00Z">
        <w:r>
          <w:rPr>
            <w:rFonts w:ascii="Century Schoolbook" w:hAnsi="Century Schoolbook" w:cs="Arial"/>
            <w:b/>
            <w:sz w:val="24"/>
            <w:szCs w:val="24"/>
          </w:rPr>
          <w:t>VEVE BOZZA............................................................................2ND APPLICANT</w:t>
        </w:r>
      </w:ins>
    </w:p>
    <w:p w:rsidR="00FC2568" w:rsidRDefault="00FC2568" w:rsidP="00FC2568">
      <w:pPr>
        <w:spacing w:line="240" w:lineRule="auto"/>
        <w:jc w:val="center"/>
        <w:rPr>
          <w:ins w:id="32" w:author="KSLGuest" w:date="2018-10-23T12:36:00Z"/>
          <w:rFonts w:ascii="Century Schoolbook" w:hAnsi="Century Schoolbook" w:cs="Arial"/>
          <w:b/>
          <w:sz w:val="24"/>
          <w:szCs w:val="24"/>
        </w:rPr>
      </w:pPr>
      <w:ins w:id="33" w:author="KSLGuest" w:date="2018-10-23T12:36:00Z">
        <w:r>
          <w:rPr>
            <w:rFonts w:ascii="Century Schoolbook" w:hAnsi="Century Schoolbook" w:cs="Arial"/>
            <w:b/>
            <w:sz w:val="24"/>
            <w:szCs w:val="24"/>
          </w:rPr>
          <w:t>AND</w:t>
        </w:r>
      </w:ins>
    </w:p>
    <w:p w:rsidR="00FC2568" w:rsidRDefault="00FC2568" w:rsidP="00FC2568">
      <w:pPr>
        <w:spacing w:line="240" w:lineRule="auto"/>
        <w:jc w:val="center"/>
        <w:rPr>
          <w:ins w:id="34" w:author="KSLGuest" w:date="2018-10-23T12:36:00Z"/>
          <w:rFonts w:ascii="Century Schoolbook" w:hAnsi="Century Schoolbook" w:cs="Arial"/>
          <w:b/>
          <w:sz w:val="24"/>
          <w:szCs w:val="24"/>
        </w:rPr>
      </w:pPr>
      <w:ins w:id="35" w:author="KSLGuest" w:date="2018-10-23T12:36:00Z">
        <w:r>
          <w:rPr>
            <w:rFonts w:ascii="Century Schoolbook" w:hAnsi="Century Schoolbook" w:cs="Arial"/>
            <w:b/>
            <w:sz w:val="24"/>
            <w:szCs w:val="24"/>
          </w:rPr>
          <w:t>DPP............................................................1ST RESPONDENT</w:t>
        </w:r>
      </w:ins>
    </w:p>
    <w:p w:rsidR="00FC2568" w:rsidRDefault="00FC2568" w:rsidP="00FC2568">
      <w:pPr>
        <w:spacing w:line="240" w:lineRule="auto"/>
        <w:jc w:val="center"/>
        <w:rPr>
          <w:ins w:id="36" w:author="KSLGuest" w:date="2018-10-23T12:36:00Z"/>
          <w:rFonts w:ascii="Century Schoolbook" w:hAnsi="Century Schoolbook" w:cs="Arial"/>
          <w:b/>
          <w:sz w:val="24"/>
          <w:szCs w:val="24"/>
        </w:rPr>
      </w:pPr>
      <w:ins w:id="37" w:author="KSLGuest" w:date="2018-10-23T12:36:00Z">
        <w:r>
          <w:rPr>
            <w:rFonts w:ascii="Century Schoolbook" w:hAnsi="Century Schoolbook" w:cs="Arial"/>
            <w:b/>
            <w:sz w:val="24"/>
            <w:szCs w:val="24"/>
          </w:rPr>
          <w:t>IG...................................................................2ND RESPONDENT</w:t>
        </w:r>
      </w:ins>
    </w:p>
    <w:p w:rsidR="00FC2568" w:rsidRDefault="00FC2568" w:rsidP="00FC2568">
      <w:pPr>
        <w:spacing w:line="240" w:lineRule="auto"/>
        <w:jc w:val="center"/>
        <w:rPr>
          <w:ins w:id="38" w:author="KSLGuest" w:date="2018-10-23T12:36:00Z"/>
          <w:rFonts w:ascii="Century Schoolbook" w:hAnsi="Century Schoolbook" w:cs="Arial"/>
          <w:b/>
          <w:sz w:val="24"/>
          <w:szCs w:val="24"/>
        </w:rPr>
      </w:pPr>
      <w:ins w:id="39" w:author="KSLGuest" w:date="2018-10-23T12:36:00Z">
        <w:r>
          <w:rPr>
            <w:rFonts w:ascii="Century Schoolbook" w:hAnsi="Century Schoolbook" w:cs="Arial"/>
            <w:b/>
            <w:sz w:val="24"/>
            <w:szCs w:val="24"/>
          </w:rPr>
          <w:t>MAGISTRATES COURT.......................................3RD RESPONDENT</w:t>
        </w:r>
      </w:ins>
    </w:p>
    <w:p w:rsidR="00FC2568" w:rsidRDefault="00FC2568" w:rsidP="00FC2568">
      <w:pPr>
        <w:spacing w:line="240" w:lineRule="auto"/>
        <w:jc w:val="center"/>
        <w:rPr>
          <w:ins w:id="40" w:author="KSLGuest" w:date="2018-10-23T12:36:00Z"/>
          <w:rFonts w:ascii="Century Schoolbook" w:hAnsi="Century Schoolbook" w:cs="Arial"/>
          <w:b/>
          <w:sz w:val="24"/>
          <w:szCs w:val="24"/>
        </w:rPr>
      </w:pPr>
      <w:ins w:id="41" w:author="KSLGuest" w:date="2018-10-23T12:36:00Z">
        <w:r>
          <w:rPr>
            <w:rFonts w:ascii="Century Schoolbook" w:hAnsi="Century Schoolbook" w:cs="Arial"/>
            <w:b/>
            <w:sz w:val="24"/>
            <w:szCs w:val="24"/>
          </w:rPr>
          <w:lastRenderedPageBreak/>
          <w:t>AG..................................................................4TH RESPONDENT</w:t>
        </w:r>
      </w:ins>
    </w:p>
    <w:p w:rsidR="00FC2568" w:rsidRPr="000E288D" w:rsidRDefault="00FC2568" w:rsidP="00214800">
      <w:pPr>
        <w:spacing w:line="240" w:lineRule="auto"/>
        <w:jc w:val="center"/>
        <w:rPr>
          <w:rFonts w:ascii="Century Schoolbook" w:hAnsi="Century Schoolbook" w:cs="Arial"/>
          <w:b/>
          <w:sz w:val="24"/>
          <w:szCs w:val="24"/>
        </w:rPr>
      </w:pPr>
      <w:ins w:id="42" w:author="KSLGuest" w:date="2018-10-23T12:43:00Z">
        <w:r>
          <w:rPr>
            <w:rFonts w:ascii="Century Schoolbook" w:hAnsi="Century Schoolbook" w:cs="Arial"/>
            <w:b/>
            <w:sz w:val="24"/>
            <w:szCs w:val="24"/>
          </w:rPr>
          <w:t>EX PARTE</w:t>
        </w:r>
      </w:ins>
    </w:p>
    <w:p w:rsidR="00214800" w:rsidRPr="000E288D" w:rsidRDefault="00214800" w:rsidP="00214800">
      <w:pPr>
        <w:spacing w:after="0"/>
        <w:jc w:val="center"/>
        <w:rPr>
          <w:rFonts w:ascii="Century Schoolbook" w:hAnsi="Century Schoolbook" w:cs="Arial"/>
          <w:b/>
          <w:sz w:val="32"/>
          <w:szCs w:val="24"/>
          <w:u w:val="single"/>
        </w:rPr>
      </w:pPr>
      <w:r w:rsidRPr="000E288D">
        <w:rPr>
          <w:rFonts w:ascii="Century Schoolbook" w:hAnsi="Century Schoolbook" w:cs="Arial"/>
          <w:b/>
          <w:sz w:val="32"/>
          <w:szCs w:val="24"/>
          <w:u w:val="single"/>
        </w:rPr>
        <w:t>CHAMBER SUMMONS</w:t>
      </w:r>
    </w:p>
    <w:p w:rsidR="00214800" w:rsidRPr="000E288D" w:rsidRDefault="00214800" w:rsidP="00214800">
      <w:pPr>
        <w:spacing w:after="0"/>
        <w:jc w:val="center"/>
        <w:rPr>
          <w:rFonts w:ascii="Century Schoolbook" w:hAnsi="Century Schoolbook" w:cs="Arial"/>
          <w:b/>
          <w:sz w:val="16"/>
          <w:szCs w:val="24"/>
          <w:u w:val="single"/>
        </w:rPr>
      </w:pPr>
    </w:p>
    <w:p w:rsidR="00214800" w:rsidRPr="000E288D" w:rsidRDefault="00214800" w:rsidP="00214800">
      <w:pPr>
        <w:spacing w:line="276" w:lineRule="auto"/>
        <w:jc w:val="center"/>
        <w:rPr>
          <w:rFonts w:ascii="Century Schoolbook" w:hAnsi="Century Schoolbook" w:cs="Arial"/>
          <w:b/>
          <w:i/>
          <w:sz w:val="24"/>
          <w:szCs w:val="24"/>
          <w:u w:val="single"/>
          <w:lang w:val="en-GB"/>
        </w:rPr>
      </w:pPr>
      <w:r w:rsidRPr="000E288D">
        <w:rPr>
          <w:rFonts w:ascii="Century Schoolbook" w:hAnsi="Century Schoolbook" w:cs="Arial"/>
          <w:b/>
          <w:i/>
          <w:sz w:val="24"/>
          <w:szCs w:val="24"/>
          <w:lang w:val="en-GB"/>
        </w:rPr>
        <w:t>(</w:t>
      </w:r>
      <w:r w:rsidRPr="00FC2568">
        <w:rPr>
          <w:rFonts w:ascii="Century Schoolbook" w:hAnsi="Century Schoolbook" w:cs="Arial"/>
          <w:b/>
          <w:i/>
          <w:sz w:val="24"/>
          <w:szCs w:val="24"/>
          <w:highlight w:val="green"/>
          <w:lang w:val="en-GB"/>
          <w:rPrChange w:id="43" w:author="KSLGuest" w:date="2018-10-23T12:37:00Z">
            <w:rPr>
              <w:rFonts w:ascii="Century Schoolbook" w:hAnsi="Century Schoolbook" w:cs="Arial"/>
              <w:b/>
              <w:i/>
              <w:sz w:val="24"/>
              <w:szCs w:val="24"/>
              <w:lang w:val="en-GB"/>
            </w:rPr>
          </w:rPrChange>
        </w:rPr>
        <w:t>Under Section 5(1) and (2), Rules 2 and 3 of the High Court (Practice and Procedure) Rules made under the Judicature Act Cap 8,</w:t>
      </w:r>
      <w:del w:id="44" w:author="KSLGuest" w:date="2018-10-23T12:41:00Z">
        <w:r w:rsidRPr="000E288D" w:rsidDel="00FC2568">
          <w:rPr>
            <w:rFonts w:ascii="Century Schoolbook" w:hAnsi="Century Schoolbook" w:cs="Arial"/>
            <w:b/>
            <w:i/>
            <w:sz w:val="24"/>
            <w:szCs w:val="24"/>
            <w:lang w:val="en-GB"/>
          </w:rPr>
          <w:delText xml:space="preserve"> </w:delText>
        </w:r>
        <w:r w:rsidRPr="000E288D" w:rsidDel="00FC2568">
          <w:rPr>
            <w:rFonts w:ascii="Century Schoolbook" w:hAnsi="Century Schoolbook" w:cs="Arial"/>
            <w:b/>
            <w:i/>
            <w:sz w:val="24"/>
            <w:szCs w:val="24"/>
          </w:rPr>
          <w:delText>under Orders 53 Rule 1(1) and (2) (3) of the Civil Procedure Rules (2010),</w:delText>
        </w:r>
      </w:del>
      <w:r w:rsidRPr="000E288D">
        <w:rPr>
          <w:rFonts w:ascii="Century Schoolbook" w:hAnsi="Century Schoolbook" w:cs="Arial"/>
          <w:b/>
          <w:i/>
          <w:sz w:val="24"/>
          <w:szCs w:val="24"/>
        </w:rPr>
        <w:t xml:space="preserve"> </w:t>
      </w:r>
      <w:ins w:id="45" w:author="KSLGuest" w:date="2018-10-23T12:41:00Z">
        <w:r w:rsidR="00FC2568">
          <w:rPr>
            <w:rFonts w:ascii="Century Schoolbook" w:hAnsi="Century Schoolbook" w:cs="Arial"/>
            <w:b/>
            <w:i/>
            <w:sz w:val="24"/>
            <w:szCs w:val="24"/>
          </w:rPr>
          <w:t>Articles 23(3</w:t>
        </w:r>
        <w:proofErr w:type="gramStart"/>
        <w:r w:rsidR="00FC2568">
          <w:rPr>
            <w:rFonts w:ascii="Century Schoolbook" w:hAnsi="Century Schoolbook" w:cs="Arial"/>
            <w:b/>
            <w:i/>
            <w:sz w:val="24"/>
            <w:szCs w:val="24"/>
          </w:rPr>
          <w:t>)(</w:t>
        </w:r>
        <w:proofErr w:type="gramEnd"/>
        <w:r w:rsidR="00FC2568">
          <w:rPr>
            <w:rFonts w:ascii="Century Schoolbook" w:hAnsi="Century Schoolbook" w:cs="Arial"/>
            <w:b/>
            <w:i/>
            <w:sz w:val="24"/>
            <w:szCs w:val="24"/>
          </w:rPr>
          <w:t xml:space="preserve">f) and 47 of the Constitution, </w:t>
        </w:r>
      </w:ins>
      <w:r w:rsidRPr="000E288D">
        <w:rPr>
          <w:rFonts w:ascii="Century Schoolbook" w:hAnsi="Century Schoolbook" w:cs="Arial"/>
          <w:b/>
          <w:i/>
          <w:sz w:val="24"/>
          <w:szCs w:val="24"/>
        </w:rPr>
        <w:t xml:space="preserve">Section 8 and 9 of the Law Reform Act Cap 26, </w:t>
      </w:r>
      <w:ins w:id="46" w:author="KSLGuest" w:date="2018-10-23T12:41:00Z">
        <w:r w:rsidR="00FC2568" w:rsidRPr="000E288D">
          <w:rPr>
            <w:rFonts w:ascii="Century Schoolbook" w:hAnsi="Century Schoolbook" w:cs="Arial"/>
            <w:b/>
            <w:i/>
            <w:sz w:val="24"/>
            <w:szCs w:val="24"/>
          </w:rPr>
          <w:t xml:space="preserve">under Orders 53 Rule 1(1) and (2) (3) of the Civil Procedure Rules (2010), </w:t>
        </w:r>
      </w:ins>
      <w:r w:rsidRPr="000E288D">
        <w:rPr>
          <w:rFonts w:ascii="Century Schoolbook" w:hAnsi="Century Schoolbook" w:cs="Arial"/>
          <w:b/>
          <w:i/>
          <w:sz w:val="24"/>
          <w:szCs w:val="24"/>
        </w:rPr>
        <w:t>and all other enabling Provisions of The Law)</w:t>
      </w:r>
    </w:p>
    <w:p w:rsidR="00214800" w:rsidRPr="000E288D" w:rsidRDefault="00214800" w:rsidP="00214800">
      <w:pPr>
        <w:spacing w:after="120" w:line="360" w:lineRule="auto"/>
        <w:jc w:val="both"/>
        <w:rPr>
          <w:rFonts w:ascii="Century Schoolbook" w:eastAsia="Times New Roman" w:hAnsi="Century Schoolbook" w:cs="Arial"/>
          <w:sz w:val="24"/>
          <w:szCs w:val="24"/>
          <w:lang w:val="en-GB"/>
        </w:rPr>
      </w:pPr>
      <w:r w:rsidRPr="000E288D">
        <w:rPr>
          <w:rFonts w:ascii="Century Schoolbook" w:eastAsia="Times New Roman" w:hAnsi="Century Schoolbook" w:cs="Arial"/>
          <w:b/>
          <w:sz w:val="24"/>
          <w:szCs w:val="24"/>
          <w:lang w:val="en-GB"/>
        </w:rPr>
        <w:t>LET ALL PARTIES</w:t>
      </w:r>
      <w:r w:rsidRPr="000E288D">
        <w:rPr>
          <w:rFonts w:ascii="Century Schoolbook" w:eastAsia="Times New Roman" w:hAnsi="Century Schoolbook" w:cs="Arial"/>
          <w:sz w:val="24"/>
          <w:szCs w:val="24"/>
          <w:lang w:val="en-GB"/>
        </w:rPr>
        <w:t xml:space="preserve"> concerned attend the Honourable Judge in chambers on the</w:t>
      </w:r>
      <w:r w:rsidR="000E288D">
        <w:rPr>
          <w:rFonts w:ascii="Century Schoolbook" w:eastAsia="Times New Roman" w:hAnsi="Century Schoolbook" w:cs="Arial"/>
          <w:sz w:val="24"/>
          <w:szCs w:val="24"/>
          <w:lang w:val="en-GB"/>
        </w:rPr>
        <w:t>……..</w:t>
      </w:r>
      <w:r w:rsidRPr="000E288D">
        <w:rPr>
          <w:rFonts w:ascii="Century Schoolbook" w:eastAsia="Times New Roman" w:hAnsi="Century Schoolbook" w:cs="Arial"/>
          <w:sz w:val="24"/>
          <w:szCs w:val="24"/>
          <w:lang w:val="en-GB"/>
        </w:rPr>
        <w:t xml:space="preserve">day of </w:t>
      </w:r>
      <w:r w:rsidR="000E288D">
        <w:rPr>
          <w:rFonts w:ascii="Century Schoolbook" w:eastAsia="Times New Roman" w:hAnsi="Century Schoolbook" w:cs="Arial"/>
          <w:sz w:val="24"/>
          <w:szCs w:val="24"/>
          <w:lang w:val="en-GB"/>
        </w:rPr>
        <w:t>……………2018</w:t>
      </w:r>
      <w:r w:rsidRPr="000E288D">
        <w:rPr>
          <w:rFonts w:ascii="Century Schoolbook" w:eastAsia="Times New Roman" w:hAnsi="Century Schoolbook" w:cs="Arial"/>
          <w:sz w:val="24"/>
          <w:szCs w:val="24"/>
          <w:lang w:val="en-GB"/>
        </w:rPr>
        <w:t xml:space="preserve"> at 9 o’clock in the forenoon or soon thereafter for the hearing of an application by counsel for the Applicants for ORDERS: -</w:t>
      </w:r>
    </w:p>
    <w:p w:rsidR="00214800" w:rsidRPr="000E288D" w:rsidRDefault="00214800" w:rsidP="00214800">
      <w:pPr>
        <w:numPr>
          <w:ilvl w:val="0"/>
          <w:numId w:val="3"/>
        </w:numPr>
        <w:spacing w:after="0" w:line="360" w:lineRule="auto"/>
        <w:ind w:hanging="360"/>
        <w:jc w:val="both"/>
        <w:rPr>
          <w:rFonts w:ascii="Century Schoolbook" w:hAnsi="Century Schoolbook" w:cs="Arial"/>
          <w:sz w:val="24"/>
          <w:szCs w:val="24"/>
        </w:rPr>
      </w:pPr>
      <w:r w:rsidRPr="000E288D">
        <w:rPr>
          <w:rFonts w:ascii="Century Schoolbook" w:hAnsi="Century Schoolbook" w:cs="Arial"/>
          <w:b/>
          <w:sz w:val="24"/>
          <w:szCs w:val="24"/>
        </w:rPr>
        <w:t>THAT</w:t>
      </w:r>
      <w:r w:rsidRPr="000E288D">
        <w:rPr>
          <w:rFonts w:ascii="Century Schoolbook" w:hAnsi="Century Schoolbook" w:cs="Arial"/>
          <w:sz w:val="24"/>
          <w:szCs w:val="24"/>
        </w:rPr>
        <w:t xml:space="preserve"> this application be certified </w:t>
      </w:r>
      <w:del w:id="47" w:author="KSLGuest" w:date="2018-10-23T12:44:00Z">
        <w:r w:rsidRPr="000E288D" w:rsidDel="00FC2568">
          <w:rPr>
            <w:rFonts w:ascii="Century Schoolbook" w:hAnsi="Century Schoolbook" w:cs="Arial"/>
            <w:sz w:val="24"/>
            <w:szCs w:val="24"/>
          </w:rPr>
          <w:delText xml:space="preserve">as </w:delText>
        </w:r>
      </w:del>
      <w:r w:rsidRPr="000E288D">
        <w:rPr>
          <w:rFonts w:ascii="Century Schoolbook" w:hAnsi="Century Schoolbook" w:cs="Arial"/>
          <w:sz w:val="24"/>
          <w:szCs w:val="24"/>
        </w:rPr>
        <w:t>urgent</w:t>
      </w:r>
      <w:ins w:id="48" w:author="KSLGuest" w:date="2018-10-23T12:44:00Z">
        <w:r w:rsidR="00FC2568">
          <w:rPr>
            <w:rFonts w:ascii="Century Schoolbook" w:hAnsi="Century Schoolbook" w:cs="Arial"/>
            <w:sz w:val="24"/>
            <w:szCs w:val="24"/>
          </w:rPr>
          <w:t>.</w:t>
        </w:r>
      </w:ins>
      <w:r w:rsidRPr="000E288D">
        <w:rPr>
          <w:rFonts w:ascii="Century Schoolbook" w:hAnsi="Century Schoolbook" w:cs="Arial"/>
          <w:sz w:val="24"/>
          <w:szCs w:val="24"/>
        </w:rPr>
        <w:t xml:space="preserve"> </w:t>
      </w:r>
      <w:del w:id="49" w:author="KSLGuest" w:date="2018-10-23T12:44:00Z">
        <w:r w:rsidRPr="000E288D" w:rsidDel="00FC2568">
          <w:rPr>
            <w:rFonts w:ascii="Century Schoolbook" w:hAnsi="Century Schoolbook" w:cs="Arial"/>
            <w:sz w:val="24"/>
            <w:szCs w:val="24"/>
          </w:rPr>
          <w:delText>and service of this application be dispensed</w:delText>
        </w:r>
      </w:del>
      <w:del w:id="50" w:author="KSLGuest" w:date="2018-10-23T12:43:00Z">
        <w:r w:rsidRPr="000E288D" w:rsidDel="00FC2568">
          <w:rPr>
            <w:rFonts w:ascii="Century Schoolbook" w:hAnsi="Century Schoolbook" w:cs="Arial"/>
            <w:sz w:val="24"/>
            <w:szCs w:val="24"/>
          </w:rPr>
          <w:delText xml:space="preserve"> with in the first instance and the same be heard </w:delText>
        </w:r>
        <w:r w:rsidRPr="000E288D" w:rsidDel="00FC2568">
          <w:rPr>
            <w:rFonts w:ascii="Century Schoolbook" w:hAnsi="Century Schoolbook" w:cs="Arial"/>
            <w:i/>
            <w:sz w:val="24"/>
            <w:szCs w:val="24"/>
          </w:rPr>
          <w:delText>ex</w:delText>
        </w:r>
        <w:r w:rsidRPr="000E288D" w:rsidDel="00FC2568">
          <w:rPr>
            <w:rFonts w:ascii="Century Schoolbook" w:hAnsi="Century Schoolbook" w:cs="Arial"/>
            <w:sz w:val="24"/>
            <w:szCs w:val="24"/>
          </w:rPr>
          <w:delText>-</w:delText>
        </w:r>
        <w:r w:rsidRPr="000E288D" w:rsidDel="00FC2568">
          <w:rPr>
            <w:rFonts w:ascii="Century Schoolbook" w:hAnsi="Century Schoolbook" w:cs="Arial"/>
            <w:i/>
            <w:sz w:val="24"/>
            <w:szCs w:val="24"/>
          </w:rPr>
          <w:delText>parte</w:delText>
        </w:r>
        <w:r w:rsidRPr="000E288D" w:rsidDel="00FC2568">
          <w:rPr>
            <w:rFonts w:ascii="Century Schoolbook" w:hAnsi="Century Schoolbook" w:cs="Arial"/>
            <w:sz w:val="24"/>
            <w:szCs w:val="24"/>
          </w:rPr>
          <w:delText xml:space="preserve"> for reasons of urgency.</w:delText>
        </w:r>
      </w:del>
    </w:p>
    <w:p w:rsidR="00214800" w:rsidRPr="000E288D" w:rsidRDefault="00214800" w:rsidP="00214800">
      <w:pPr>
        <w:pStyle w:val="ListParagraph"/>
        <w:spacing w:after="0" w:line="240" w:lineRule="auto"/>
        <w:jc w:val="both"/>
        <w:rPr>
          <w:rFonts w:ascii="Century Schoolbook" w:hAnsi="Century Schoolbook" w:cs="Arial"/>
          <w:sz w:val="16"/>
          <w:szCs w:val="24"/>
        </w:rPr>
      </w:pPr>
    </w:p>
    <w:p w:rsidR="00C15D06" w:rsidRDefault="00214800" w:rsidP="00214800">
      <w:pPr>
        <w:numPr>
          <w:ilvl w:val="0"/>
          <w:numId w:val="3"/>
        </w:numPr>
        <w:spacing w:after="0" w:line="360" w:lineRule="auto"/>
        <w:ind w:hanging="360"/>
        <w:jc w:val="both"/>
        <w:rPr>
          <w:ins w:id="51" w:author="KSLGuest" w:date="2018-10-23T12:47:00Z"/>
          <w:rFonts w:ascii="Century Schoolbook" w:hAnsi="Century Schoolbook" w:cs="Arial"/>
          <w:sz w:val="24"/>
          <w:szCs w:val="24"/>
        </w:rPr>
      </w:pPr>
      <w:bookmarkStart w:id="52" w:name="_Hlk489379928"/>
      <w:r w:rsidRPr="000E288D">
        <w:rPr>
          <w:rFonts w:ascii="Century Schoolbook" w:hAnsi="Century Schoolbook" w:cs="Arial"/>
          <w:b/>
          <w:sz w:val="24"/>
          <w:szCs w:val="24"/>
        </w:rPr>
        <w:t>THAT</w:t>
      </w:r>
      <w:r w:rsidRPr="000E288D">
        <w:rPr>
          <w:rFonts w:ascii="Century Schoolbook" w:hAnsi="Century Schoolbook" w:cs="Arial"/>
          <w:sz w:val="24"/>
          <w:szCs w:val="24"/>
        </w:rPr>
        <w:t xml:space="preserve"> the Applicants be granted leave to apply for</w:t>
      </w:r>
      <w:ins w:id="53" w:author="KSLGuest" w:date="2018-10-23T12:47:00Z">
        <w:r w:rsidR="00C15D06">
          <w:rPr>
            <w:rFonts w:ascii="Century Schoolbook" w:hAnsi="Century Schoolbook" w:cs="Arial"/>
            <w:sz w:val="24"/>
            <w:szCs w:val="24"/>
          </w:rPr>
          <w:t>:-</w:t>
        </w:r>
      </w:ins>
    </w:p>
    <w:p w:rsidR="00214800" w:rsidRPr="000E288D" w:rsidDel="00C15D06" w:rsidRDefault="00C15D06">
      <w:pPr>
        <w:spacing w:after="0" w:line="360" w:lineRule="auto"/>
        <w:ind w:left="990"/>
        <w:jc w:val="both"/>
        <w:rPr>
          <w:del w:id="54" w:author="KSLGuest" w:date="2018-10-23T12:49:00Z"/>
          <w:rFonts w:ascii="Century Schoolbook" w:hAnsi="Century Schoolbook" w:cs="Arial"/>
          <w:sz w:val="24"/>
          <w:szCs w:val="24"/>
        </w:rPr>
        <w:pPrChange w:id="55" w:author="KSLGuest" w:date="2018-10-23T12:47:00Z">
          <w:pPr>
            <w:numPr>
              <w:numId w:val="3"/>
            </w:numPr>
            <w:tabs>
              <w:tab w:val="num" w:pos="990"/>
            </w:tabs>
            <w:spacing w:after="0" w:line="360" w:lineRule="auto"/>
            <w:ind w:left="990" w:hanging="360"/>
            <w:jc w:val="both"/>
          </w:pPr>
        </w:pPrChange>
      </w:pPr>
      <w:ins w:id="56" w:author="KSLGuest" w:date="2018-10-23T12:47:00Z">
        <w:r>
          <w:rPr>
            <w:rFonts w:ascii="Century Schoolbook" w:hAnsi="Century Schoolbook" w:cs="Arial"/>
            <w:sz w:val="24"/>
            <w:szCs w:val="24"/>
          </w:rPr>
          <w:t>a)</w:t>
        </w:r>
      </w:ins>
      <w:r w:rsidR="00214800" w:rsidRPr="000E288D">
        <w:rPr>
          <w:rFonts w:ascii="Century Schoolbook" w:hAnsi="Century Schoolbook" w:cs="Arial"/>
          <w:sz w:val="24"/>
          <w:szCs w:val="24"/>
        </w:rPr>
        <w:t xml:space="preserve"> an Order of Certiorari </w:t>
      </w:r>
      <w:ins w:id="57" w:author="KSLGuest" w:date="2018-10-23T12:47:00Z">
        <w:r>
          <w:rPr>
            <w:rFonts w:ascii="Century Schoolbook" w:hAnsi="Century Schoolbook" w:cs="Arial"/>
            <w:sz w:val="24"/>
            <w:szCs w:val="24"/>
          </w:rPr>
          <w:t xml:space="preserve">to </w:t>
        </w:r>
      </w:ins>
      <w:r w:rsidR="00214800" w:rsidRPr="000E288D">
        <w:rPr>
          <w:rFonts w:ascii="Century Schoolbook" w:hAnsi="Century Schoolbook" w:cs="Arial"/>
          <w:sz w:val="24"/>
          <w:szCs w:val="24"/>
        </w:rPr>
        <w:t xml:space="preserve">quash </w:t>
      </w:r>
      <w:bookmarkStart w:id="58" w:name="_Hlk489428810"/>
      <w:r w:rsidR="00214800" w:rsidRPr="000E288D">
        <w:rPr>
          <w:rFonts w:ascii="Century Schoolbook" w:hAnsi="Century Schoolbook" w:cs="Arial"/>
          <w:sz w:val="24"/>
          <w:szCs w:val="24"/>
        </w:rPr>
        <w:t>the decision by the Director of Public Prosecution to institute criminal charges against the applicants under Criminal case No. xxx of 2018 or any other case.</w:t>
      </w:r>
    </w:p>
    <w:bookmarkEnd w:id="58"/>
    <w:p w:rsidR="00214800" w:rsidRPr="000E288D" w:rsidDel="00C15D06" w:rsidRDefault="00214800" w:rsidP="00214800">
      <w:pPr>
        <w:spacing w:after="0" w:line="240" w:lineRule="auto"/>
        <w:jc w:val="both"/>
        <w:rPr>
          <w:del w:id="59" w:author="KSLGuest" w:date="2018-10-23T12:49:00Z"/>
          <w:rFonts w:ascii="Century Schoolbook" w:hAnsi="Century Schoolbook" w:cs="Arial"/>
          <w:sz w:val="20"/>
          <w:szCs w:val="24"/>
        </w:rPr>
      </w:pPr>
    </w:p>
    <w:p w:rsidR="00C15D06" w:rsidRDefault="00214800">
      <w:pPr>
        <w:spacing w:after="0" w:line="360" w:lineRule="auto"/>
        <w:ind w:left="990"/>
        <w:jc w:val="both"/>
        <w:rPr>
          <w:ins w:id="60" w:author="KSLGuest" w:date="2018-10-23T12:49:00Z"/>
          <w:rFonts w:ascii="Century Schoolbook" w:hAnsi="Century Schoolbook" w:cs="Arial"/>
          <w:b/>
          <w:sz w:val="24"/>
          <w:szCs w:val="24"/>
        </w:rPr>
        <w:pPrChange w:id="61" w:author="KSLGuest" w:date="2018-10-23T12:49:00Z">
          <w:pPr>
            <w:numPr>
              <w:numId w:val="3"/>
            </w:numPr>
            <w:tabs>
              <w:tab w:val="num" w:pos="990"/>
            </w:tabs>
            <w:spacing w:after="0" w:line="360" w:lineRule="auto"/>
            <w:ind w:left="990" w:hanging="360"/>
            <w:jc w:val="both"/>
          </w:pPr>
        </w:pPrChange>
      </w:pPr>
      <w:del w:id="62" w:author="KSLGuest" w:date="2018-10-23T12:49:00Z">
        <w:r w:rsidRPr="000E288D" w:rsidDel="00C15D06">
          <w:rPr>
            <w:rFonts w:ascii="Century Schoolbook" w:hAnsi="Century Schoolbook" w:cs="Arial"/>
            <w:b/>
            <w:sz w:val="24"/>
            <w:szCs w:val="24"/>
          </w:rPr>
          <w:delText>THAT</w:delText>
        </w:r>
        <w:r w:rsidRPr="000E288D" w:rsidDel="00C15D06">
          <w:rPr>
            <w:rFonts w:ascii="Century Schoolbook" w:hAnsi="Century Schoolbook" w:cs="Arial"/>
            <w:sz w:val="24"/>
            <w:szCs w:val="24"/>
          </w:rPr>
          <w:delText xml:space="preserve"> the Applicants be granted leave to apply for</w:delText>
        </w:r>
      </w:del>
    </w:p>
    <w:p w:rsidR="00214800" w:rsidRDefault="00C15D06">
      <w:pPr>
        <w:spacing w:after="0" w:line="360" w:lineRule="auto"/>
        <w:ind w:left="990"/>
        <w:jc w:val="both"/>
        <w:rPr>
          <w:ins w:id="63" w:author="KSLGuest" w:date="2018-10-23T12:50:00Z"/>
          <w:rFonts w:ascii="Century Schoolbook" w:hAnsi="Century Schoolbook" w:cs="Arial"/>
          <w:sz w:val="24"/>
          <w:szCs w:val="24"/>
        </w:rPr>
        <w:pPrChange w:id="64" w:author="KSLGuest" w:date="2018-10-23T12:49:00Z">
          <w:pPr>
            <w:numPr>
              <w:numId w:val="3"/>
            </w:numPr>
            <w:tabs>
              <w:tab w:val="num" w:pos="990"/>
            </w:tabs>
            <w:spacing w:after="0" w:line="360" w:lineRule="auto"/>
            <w:ind w:left="990" w:hanging="360"/>
            <w:jc w:val="both"/>
          </w:pPr>
        </w:pPrChange>
      </w:pPr>
      <w:ins w:id="65" w:author="KSLGuest" w:date="2018-10-23T12:49:00Z">
        <w:r>
          <w:rPr>
            <w:rFonts w:ascii="Century Schoolbook" w:hAnsi="Century Schoolbook" w:cs="Arial"/>
            <w:b/>
            <w:sz w:val="24"/>
            <w:szCs w:val="24"/>
          </w:rPr>
          <w:t>b)</w:t>
        </w:r>
      </w:ins>
      <w:r w:rsidR="00214800" w:rsidRPr="000E288D">
        <w:rPr>
          <w:rFonts w:ascii="Century Schoolbook" w:hAnsi="Century Schoolbook" w:cs="Arial"/>
          <w:sz w:val="24"/>
          <w:szCs w:val="24"/>
        </w:rPr>
        <w:t xml:space="preserve"> </w:t>
      </w:r>
      <w:proofErr w:type="gramStart"/>
      <w:r w:rsidR="00214800" w:rsidRPr="000E288D">
        <w:rPr>
          <w:rFonts w:ascii="Century Schoolbook" w:hAnsi="Century Schoolbook" w:cs="Arial"/>
          <w:sz w:val="24"/>
          <w:szCs w:val="24"/>
        </w:rPr>
        <w:t>an</w:t>
      </w:r>
      <w:proofErr w:type="gramEnd"/>
      <w:r w:rsidR="00214800" w:rsidRPr="000E288D">
        <w:rPr>
          <w:rFonts w:ascii="Century Schoolbook" w:hAnsi="Century Schoolbook" w:cs="Arial"/>
          <w:sz w:val="24"/>
          <w:szCs w:val="24"/>
        </w:rPr>
        <w:t xml:space="preserve"> Order of Prohibition directed to the Director of Public Prosecutions prohibiting him, directly and /or through his servants and/or agents from prosecuting the charges brought against the applicants under Criminal Case No. xxx of 2018 or any other case.</w:t>
      </w:r>
    </w:p>
    <w:p w:rsidR="00C15D06" w:rsidRDefault="00C15D06">
      <w:pPr>
        <w:spacing w:after="0" w:line="360" w:lineRule="auto"/>
        <w:ind w:left="990"/>
        <w:jc w:val="both"/>
        <w:rPr>
          <w:ins w:id="66" w:author="KSLGuest" w:date="2018-10-23T12:50:00Z"/>
          <w:rFonts w:ascii="Century Schoolbook" w:hAnsi="Century Schoolbook" w:cs="Arial"/>
          <w:sz w:val="24"/>
          <w:szCs w:val="24"/>
        </w:rPr>
        <w:pPrChange w:id="67" w:author="KSLGuest" w:date="2018-10-23T12:49:00Z">
          <w:pPr>
            <w:numPr>
              <w:numId w:val="3"/>
            </w:numPr>
            <w:tabs>
              <w:tab w:val="num" w:pos="990"/>
            </w:tabs>
            <w:spacing w:after="0" w:line="360" w:lineRule="auto"/>
            <w:ind w:left="990" w:hanging="360"/>
            <w:jc w:val="both"/>
          </w:pPr>
        </w:pPrChange>
      </w:pPr>
      <w:ins w:id="68" w:author="KSLGuest" w:date="2018-10-23T12:50:00Z">
        <w:r>
          <w:rPr>
            <w:rFonts w:ascii="Century Schoolbook" w:hAnsi="Century Schoolbook" w:cs="Arial"/>
            <w:sz w:val="24"/>
            <w:szCs w:val="24"/>
          </w:rPr>
          <w:t>c)</w:t>
        </w:r>
        <w:r>
          <w:rPr>
            <w:rFonts w:ascii="Century Schoolbook" w:hAnsi="Century Schoolbook" w:cs="Arial"/>
            <w:sz w:val="24"/>
            <w:szCs w:val="24"/>
          </w:rPr>
          <w:tab/>
        </w:r>
        <w:proofErr w:type="gramStart"/>
        <w:r>
          <w:rPr>
            <w:rFonts w:ascii="Century Schoolbook" w:hAnsi="Century Schoolbook" w:cs="Arial"/>
            <w:sz w:val="24"/>
            <w:szCs w:val="24"/>
          </w:rPr>
          <w:t>an</w:t>
        </w:r>
        <w:proofErr w:type="gramEnd"/>
        <w:r>
          <w:rPr>
            <w:rFonts w:ascii="Century Schoolbook" w:hAnsi="Century Schoolbook" w:cs="Arial"/>
            <w:sz w:val="24"/>
            <w:szCs w:val="24"/>
          </w:rPr>
          <w:t xml:space="preserve"> order of prohibition prohibiting the 1st Respondent from charging the applicants with any criminal offence on account of the same facts as disclosed in crim. case. </w:t>
        </w:r>
        <w:proofErr w:type="gramStart"/>
        <w:r>
          <w:rPr>
            <w:rFonts w:ascii="Century Schoolbook" w:hAnsi="Century Schoolbook" w:cs="Arial"/>
            <w:sz w:val="24"/>
            <w:szCs w:val="24"/>
          </w:rPr>
          <w:t>no</w:t>
        </w:r>
        <w:proofErr w:type="gramEnd"/>
        <w:r>
          <w:rPr>
            <w:rFonts w:ascii="Century Schoolbook" w:hAnsi="Century Schoolbook" w:cs="Arial"/>
            <w:sz w:val="24"/>
            <w:szCs w:val="24"/>
          </w:rPr>
          <w:t>...</w:t>
        </w:r>
      </w:ins>
    </w:p>
    <w:p w:rsidR="00C15D06" w:rsidRPr="000E288D" w:rsidDel="00C15D06" w:rsidRDefault="00C15D06">
      <w:pPr>
        <w:spacing w:after="0" w:line="360" w:lineRule="auto"/>
        <w:ind w:left="990"/>
        <w:jc w:val="both"/>
        <w:rPr>
          <w:del w:id="69" w:author="KSLGuest" w:date="2018-10-23T12:52:00Z"/>
          <w:rFonts w:ascii="Century Schoolbook" w:hAnsi="Century Schoolbook" w:cs="Arial"/>
          <w:sz w:val="24"/>
          <w:szCs w:val="24"/>
        </w:rPr>
        <w:pPrChange w:id="70" w:author="KSLGuest" w:date="2018-10-23T12:49:00Z">
          <w:pPr>
            <w:numPr>
              <w:numId w:val="3"/>
            </w:numPr>
            <w:tabs>
              <w:tab w:val="num" w:pos="990"/>
            </w:tabs>
            <w:spacing w:after="0" w:line="360" w:lineRule="auto"/>
            <w:ind w:left="990" w:hanging="360"/>
            <w:jc w:val="both"/>
          </w:pPr>
        </w:pPrChange>
      </w:pPr>
      <w:ins w:id="71" w:author="KSLGuest" w:date="2018-10-23T12:51:00Z">
        <w:r>
          <w:rPr>
            <w:rFonts w:ascii="Century Schoolbook" w:hAnsi="Century Schoolbook" w:cs="Arial"/>
            <w:sz w:val="24"/>
            <w:szCs w:val="24"/>
          </w:rPr>
          <w:tab/>
        </w:r>
      </w:ins>
    </w:p>
    <w:p w:rsidR="00214800" w:rsidRPr="000E288D" w:rsidDel="00C15D06" w:rsidRDefault="00214800">
      <w:pPr>
        <w:spacing w:after="0" w:line="360" w:lineRule="auto"/>
        <w:ind w:left="990"/>
        <w:jc w:val="both"/>
        <w:rPr>
          <w:del w:id="72" w:author="KSLGuest" w:date="2018-10-23T12:52:00Z"/>
          <w:rFonts w:ascii="Century Schoolbook" w:hAnsi="Century Schoolbook" w:cs="Arial"/>
          <w:sz w:val="18"/>
          <w:szCs w:val="24"/>
        </w:rPr>
        <w:pPrChange w:id="73" w:author="KSLGuest" w:date="2018-10-23T12:52:00Z">
          <w:pPr>
            <w:spacing w:after="0" w:line="240" w:lineRule="auto"/>
            <w:ind w:left="720"/>
            <w:jc w:val="both"/>
          </w:pPr>
        </w:pPrChange>
      </w:pPr>
    </w:p>
    <w:p w:rsidR="00214800" w:rsidRDefault="00214800">
      <w:pPr>
        <w:spacing w:after="0" w:line="360" w:lineRule="auto"/>
        <w:ind w:left="990"/>
        <w:jc w:val="both"/>
        <w:rPr>
          <w:ins w:id="74" w:author="KSLGuest" w:date="2018-10-23T12:52:00Z"/>
          <w:rFonts w:ascii="Century Schoolbook" w:hAnsi="Century Schoolbook" w:cs="Arial"/>
          <w:sz w:val="24"/>
          <w:szCs w:val="24"/>
        </w:rPr>
        <w:pPrChange w:id="75" w:author="KSLGuest" w:date="2018-10-23T12:52:00Z">
          <w:pPr>
            <w:numPr>
              <w:numId w:val="3"/>
            </w:numPr>
            <w:tabs>
              <w:tab w:val="num" w:pos="990"/>
            </w:tabs>
            <w:spacing w:after="0" w:line="360" w:lineRule="auto"/>
            <w:ind w:left="990" w:hanging="360"/>
            <w:jc w:val="both"/>
          </w:pPr>
        </w:pPrChange>
      </w:pPr>
      <w:del w:id="76" w:author="KSLGuest" w:date="2018-10-23T12:52:00Z">
        <w:r w:rsidRPr="000E288D" w:rsidDel="00C15D06">
          <w:rPr>
            <w:rFonts w:ascii="Century Schoolbook" w:hAnsi="Century Schoolbook" w:cs="Arial"/>
            <w:b/>
            <w:sz w:val="24"/>
            <w:szCs w:val="24"/>
          </w:rPr>
          <w:lastRenderedPageBreak/>
          <w:delText>THAT</w:delText>
        </w:r>
      </w:del>
      <w:ins w:id="77" w:author="KSLGuest" w:date="2018-10-23T12:52:00Z">
        <w:r w:rsidR="00C15D06">
          <w:rPr>
            <w:rFonts w:ascii="Century Schoolbook" w:hAnsi="Century Schoolbook" w:cs="Arial"/>
            <w:b/>
            <w:sz w:val="24"/>
            <w:szCs w:val="24"/>
          </w:rPr>
          <w:t>d)</w:t>
        </w:r>
        <w:r w:rsidR="00C15D06">
          <w:rPr>
            <w:rFonts w:ascii="Century Schoolbook" w:hAnsi="Century Schoolbook" w:cs="Arial"/>
            <w:b/>
            <w:sz w:val="24"/>
            <w:szCs w:val="24"/>
          </w:rPr>
          <w:tab/>
        </w:r>
      </w:ins>
      <w:del w:id="78" w:author="KSLGuest" w:date="2018-10-23T12:52:00Z">
        <w:r w:rsidRPr="000E288D" w:rsidDel="00C15D06">
          <w:rPr>
            <w:rFonts w:ascii="Century Schoolbook" w:hAnsi="Century Schoolbook" w:cs="Arial"/>
            <w:sz w:val="24"/>
            <w:szCs w:val="24"/>
          </w:rPr>
          <w:delText xml:space="preserve"> </w:delText>
        </w:r>
      </w:del>
      <w:proofErr w:type="gramStart"/>
      <w:r w:rsidRPr="009743CF">
        <w:rPr>
          <w:rFonts w:ascii="Century Schoolbook" w:hAnsi="Century Schoolbook" w:cs="Arial"/>
          <w:sz w:val="24"/>
          <w:szCs w:val="24"/>
          <w:highlight w:val="green"/>
          <w:rPrChange w:id="79" w:author="KSLGuest" w:date="2018-10-23T12:58:00Z">
            <w:rPr>
              <w:rFonts w:ascii="Century Schoolbook" w:hAnsi="Century Schoolbook" w:cs="Arial"/>
              <w:sz w:val="24"/>
              <w:szCs w:val="24"/>
            </w:rPr>
          </w:rPrChange>
        </w:rPr>
        <w:t>the</w:t>
      </w:r>
      <w:proofErr w:type="gramEnd"/>
      <w:r w:rsidRPr="009743CF">
        <w:rPr>
          <w:rFonts w:ascii="Century Schoolbook" w:hAnsi="Century Schoolbook" w:cs="Arial"/>
          <w:sz w:val="24"/>
          <w:szCs w:val="24"/>
          <w:highlight w:val="green"/>
          <w:rPrChange w:id="80" w:author="KSLGuest" w:date="2018-10-23T12:58:00Z">
            <w:rPr>
              <w:rFonts w:ascii="Century Schoolbook" w:hAnsi="Century Schoolbook" w:cs="Arial"/>
              <w:sz w:val="24"/>
              <w:szCs w:val="24"/>
            </w:rPr>
          </w:rPrChange>
        </w:rPr>
        <w:t xml:space="preserve"> Applicant be granted leave to apply for an order of mandamus  directing the Inspector General of the National Police service to release the applicants from custody.</w:t>
      </w:r>
    </w:p>
    <w:p w:rsidR="00C15D06" w:rsidRDefault="00C15D06">
      <w:pPr>
        <w:spacing w:after="0" w:line="360" w:lineRule="auto"/>
        <w:ind w:left="990"/>
        <w:jc w:val="both"/>
        <w:rPr>
          <w:ins w:id="81" w:author="KSLGuest" w:date="2018-10-23T12:53:00Z"/>
          <w:rFonts w:ascii="Century Schoolbook" w:hAnsi="Century Schoolbook" w:cs="Arial"/>
          <w:sz w:val="24"/>
          <w:szCs w:val="24"/>
        </w:rPr>
        <w:pPrChange w:id="82" w:author="KSLGuest" w:date="2018-10-23T12:52:00Z">
          <w:pPr>
            <w:numPr>
              <w:numId w:val="3"/>
            </w:numPr>
            <w:tabs>
              <w:tab w:val="num" w:pos="990"/>
            </w:tabs>
            <w:spacing w:after="0" w:line="360" w:lineRule="auto"/>
            <w:ind w:left="990" w:hanging="360"/>
            <w:jc w:val="both"/>
          </w:pPr>
        </w:pPrChange>
      </w:pPr>
      <w:ins w:id="83" w:author="KSLGuest" w:date="2018-10-23T12:52:00Z">
        <w:r>
          <w:rPr>
            <w:rFonts w:ascii="Century Schoolbook" w:hAnsi="Century Schoolbook" w:cs="Arial"/>
            <w:sz w:val="24"/>
            <w:szCs w:val="24"/>
          </w:rPr>
          <w:t>e)</w:t>
        </w:r>
        <w:r>
          <w:rPr>
            <w:rFonts w:ascii="Century Schoolbook" w:hAnsi="Century Schoolbook" w:cs="Arial"/>
            <w:sz w:val="24"/>
            <w:szCs w:val="24"/>
          </w:rPr>
          <w:tab/>
        </w:r>
        <w:proofErr w:type="gramStart"/>
        <w:r>
          <w:rPr>
            <w:rFonts w:ascii="Century Schoolbook" w:hAnsi="Century Schoolbook" w:cs="Arial"/>
            <w:sz w:val="24"/>
            <w:szCs w:val="24"/>
          </w:rPr>
          <w:t>an</w:t>
        </w:r>
        <w:proofErr w:type="gramEnd"/>
        <w:r>
          <w:rPr>
            <w:rFonts w:ascii="Century Schoolbook" w:hAnsi="Century Schoolbook" w:cs="Arial"/>
            <w:sz w:val="24"/>
            <w:szCs w:val="24"/>
          </w:rPr>
          <w:t xml:space="preserve"> order of prohibition prohibiting the 2nd Respondent from arresting the applicants on account of facts disclosed in crim......</w:t>
        </w:r>
      </w:ins>
    </w:p>
    <w:p w:rsidR="00C15D06" w:rsidRPr="000E288D" w:rsidRDefault="00C15D06">
      <w:pPr>
        <w:spacing w:after="0" w:line="360" w:lineRule="auto"/>
        <w:ind w:left="990"/>
        <w:jc w:val="both"/>
        <w:rPr>
          <w:rFonts w:ascii="Century Schoolbook" w:hAnsi="Century Schoolbook" w:cs="Arial"/>
          <w:sz w:val="24"/>
          <w:szCs w:val="24"/>
        </w:rPr>
        <w:pPrChange w:id="84" w:author="KSLGuest" w:date="2018-10-23T12:52:00Z">
          <w:pPr>
            <w:numPr>
              <w:numId w:val="3"/>
            </w:numPr>
            <w:tabs>
              <w:tab w:val="num" w:pos="990"/>
            </w:tabs>
            <w:spacing w:after="0" w:line="360" w:lineRule="auto"/>
            <w:ind w:left="990" w:hanging="360"/>
            <w:jc w:val="both"/>
          </w:pPr>
        </w:pPrChange>
      </w:pPr>
      <w:ins w:id="85" w:author="KSLGuest" w:date="2018-10-23T12:53:00Z">
        <w:r>
          <w:rPr>
            <w:rFonts w:ascii="Century Schoolbook" w:hAnsi="Century Schoolbook" w:cs="Arial"/>
            <w:sz w:val="24"/>
            <w:szCs w:val="24"/>
          </w:rPr>
          <w:t>f)</w:t>
        </w:r>
      </w:ins>
      <w:ins w:id="86" w:author="KSLGuest" w:date="2018-10-23T12:54:00Z">
        <w:r>
          <w:rPr>
            <w:rFonts w:ascii="Century Schoolbook" w:hAnsi="Century Schoolbook" w:cs="Arial"/>
            <w:sz w:val="24"/>
            <w:szCs w:val="24"/>
          </w:rPr>
          <w:tab/>
          <w:t xml:space="preserve">an </w:t>
        </w:r>
      </w:ins>
      <w:ins w:id="87" w:author="KSLGuest" w:date="2018-10-23T12:55:00Z">
        <w:r>
          <w:rPr>
            <w:rFonts w:ascii="Century Schoolbook" w:hAnsi="Century Schoolbook" w:cs="Arial"/>
            <w:sz w:val="24"/>
            <w:szCs w:val="24"/>
          </w:rPr>
          <w:t xml:space="preserve">order </w:t>
        </w:r>
      </w:ins>
      <w:ins w:id="88" w:author="KSLGuest" w:date="2018-10-23T12:54:00Z">
        <w:r>
          <w:rPr>
            <w:rFonts w:ascii="Century Schoolbook" w:hAnsi="Century Schoolbook" w:cs="Arial"/>
            <w:sz w:val="24"/>
            <w:szCs w:val="24"/>
          </w:rPr>
          <w:t xml:space="preserve">of certiorari to bring to the High Court proceedings </w:t>
        </w:r>
      </w:ins>
      <w:ins w:id="89" w:author="KSLGuest" w:date="2018-10-23T12:55:00Z">
        <w:r>
          <w:rPr>
            <w:rFonts w:ascii="Century Schoolbook" w:hAnsi="Century Schoolbook" w:cs="Arial"/>
            <w:sz w:val="24"/>
            <w:szCs w:val="24"/>
          </w:rPr>
          <w:t xml:space="preserve">pending before the 3rd Respondent </w:t>
        </w:r>
      </w:ins>
      <w:ins w:id="90" w:author="KSLGuest" w:date="2018-10-23T12:54:00Z">
        <w:r>
          <w:rPr>
            <w:rFonts w:ascii="Century Schoolbook" w:hAnsi="Century Schoolbook" w:cs="Arial"/>
            <w:sz w:val="24"/>
            <w:szCs w:val="24"/>
          </w:rPr>
          <w:t xml:space="preserve">in </w:t>
        </w:r>
        <w:proofErr w:type="spellStart"/>
        <w:r>
          <w:rPr>
            <w:rFonts w:ascii="Century Schoolbook" w:hAnsi="Century Schoolbook" w:cs="Arial"/>
            <w:sz w:val="24"/>
            <w:szCs w:val="24"/>
          </w:rPr>
          <w:t>Kibera</w:t>
        </w:r>
        <w:proofErr w:type="spellEnd"/>
        <w:r>
          <w:rPr>
            <w:rFonts w:ascii="Century Schoolbook" w:hAnsi="Century Schoolbook" w:cs="Arial"/>
            <w:sz w:val="24"/>
            <w:szCs w:val="24"/>
          </w:rPr>
          <w:t xml:space="preserve"> magistrates court crim. cause no......for purposes of quashing.</w:t>
        </w:r>
      </w:ins>
    </w:p>
    <w:p w:rsidR="00214800" w:rsidRPr="000E288D" w:rsidRDefault="00214800" w:rsidP="00214800">
      <w:pPr>
        <w:pStyle w:val="ListParagraph"/>
        <w:spacing w:after="0" w:line="240" w:lineRule="auto"/>
        <w:jc w:val="both"/>
        <w:rPr>
          <w:rFonts w:ascii="Century Schoolbook" w:hAnsi="Century Schoolbook" w:cs="Arial"/>
          <w:b/>
          <w:sz w:val="20"/>
          <w:szCs w:val="24"/>
        </w:rPr>
      </w:pPr>
    </w:p>
    <w:p w:rsidR="00214800" w:rsidRPr="000E288D" w:rsidRDefault="00214800" w:rsidP="00214800">
      <w:pPr>
        <w:numPr>
          <w:ilvl w:val="0"/>
          <w:numId w:val="3"/>
        </w:numPr>
        <w:spacing w:after="0" w:line="360" w:lineRule="auto"/>
        <w:ind w:hanging="360"/>
        <w:jc w:val="both"/>
        <w:rPr>
          <w:rFonts w:ascii="Century Schoolbook" w:hAnsi="Century Schoolbook" w:cs="Arial"/>
          <w:sz w:val="24"/>
          <w:szCs w:val="24"/>
        </w:rPr>
      </w:pPr>
      <w:r w:rsidRPr="000E288D">
        <w:rPr>
          <w:rFonts w:ascii="Century Schoolbook" w:hAnsi="Century Schoolbook" w:cs="Arial"/>
          <w:b/>
          <w:sz w:val="24"/>
          <w:szCs w:val="24"/>
        </w:rPr>
        <w:t xml:space="preserve">THAT </w:t>
      </w:r>
      <w:r w:rsidRPr="000E288D">
        <w:rPr>
          <w:rFonts w:ascii="Century Schoolbook" w:hAnsi="Century Schoolbook" w:cs="Arial"/>
          <w:sz w:val="24"/>
          <w:szCs w:val="24"/>
        </w:rPr>
        <w:t>the grant of leave do operate as a stay of proceedings in Criminal Case No. xxx of 2018</w:t>
      </w:r>
      <w:del w:id="91" w:author="KSLGuest" w:date="2018-10-23T12:57:00Z">
        <w:r w:rsidRPr="000E288D" w:rsidDel="009743CF">
          <w:rPr>
            <w:rFonts w:ascii="Century Schoolbook" w:hAnsi="Century Schoolbook" w:cs="Arial"/>
            <w:sz w:val="24"/>
            <w:szCs w:val="24"/>
          </w:rPr>
          <w:delText>, pending the hearing and determination of the judicial review application</w:delText>
        </w:r>
      </w:del>
      <w:r w:rsidRPr="000E288D">
        <w:rPr>
          <w:rFonts w:ascii="Century Schoolbook" w:hAnsi="Century Schoolbook" w:cs="Arial"/>
          <w:sz w:val="24"/>
          <w:szCs w:val="24"/>
        </w:rPr>
        <w:t>.</w:t>
      </w:r>
    </w:p>
    <w:bookmarkEnd w:id="52"/>
    <w:p w:rsidR="00214800" w:rsidRPr="000E288D" w:rsidRDefault="00214800" w:rsidP="00214800">
      <w:pPr>
        <w:pStyle w:val="ListParagraph"/>
        <w:spacing w:line="240" w:lineRule="auto"/>
        <w:jc w:val="both"/>
        <w:rPr>
          <w:rFonts w:ascii="Century Schoolbook" w:hAnsi="Century Schoolbook" w:cs="Arial"/>
          <w:sz w:val="16"/>
          <w:szCs w:val="24"/>
        </w:rPr>
      </w:pPr>
    </w:p>
    <w:p w:rsidR="00214800" w:rsidRPr="000E288D" w:rsidRDefault="00214800" w:rsidP="00214800">
      <w:pPr>
        <w:pStyle w:val="ListParagraph"/>
        <w:numPr>
          <w:ilvl w:val="0"/>
          <w:numId w:val="3"/>
        </w:numPr>
        <w:spacing w:line="360" w:lineRule="auto"/>
        <w:ind w:hanging="270"/>
        <w:jc w:val="both"/>
        <w:rPr>
          <w:rFonts w:ascii="Century Schoolbook" w:hAnsi="Century Schoolbook" w:cs="Arial"/>
          <w:sz w:val="24"/>
          <w:szCs w:val="24"/>
        </w:rPr>
      </w:pPr>
      <w:r w:rsidRPr="000E288D">
        <w:rPr>
          <w:rFonts w:ascii="Century Schoolbook" w:hAnsi="Century Schoolbook" w:cs="Arial"/>
          <w:b/>
          <w:sz w:val="24"/>
          <w:szCs w:val="24"/>
        </w:rPr>
        <w:t xml:space="preserve">THAT </w:t>
      </w:r>
      <w:r w:rsidRPr="000E288D">
        <w:rPr>
          <w:rFonts w:ascii="Century Schoolbook" w:hAnsi="Century Schoolbook" w:cs="Arial"/>
          <w:sz w:val="24"/>
          <w:szCs w:val="24"/>
        </w:rPr>
        <w:t>the costs of this application be in the cause.</w:t>
      </w:r>
    </w:p>
    <w:p w:rsidR="00214800" w:rsidRPr="000E288D" w:rsidRDefault="00214800" w:rsidP="00214800">
      <w:pPr>
        <w:pStyle w:val="BodyText"/>
        <w:spacing w:line="360" w:lineRule="auto"/>
        <w:jc w:val="both"/>
        <w:rPr>
          <w:rFonts w:ascii="Century Schoolbook" w:hAnsi="Century Schoolbook" w:cs="Arial"/>
          <w:b w:val="0"/>
          <w:u w:val="none"/>
        </w:rPr>
      </w:pPr>
      <w:r w:rsidRPr="000E288D">
        <w:rPr>
          <w:rFonts w:ascii="Century Schoolbook" w:hAnsi="Century Schoolbook" w:cs="Arial"/>
          <w:u w:val="none"/>
        </w:rPr>
        <w:t>THIS APPLICATION</w:t>
      </w:r>
      <w:r w:rsidRPr="000E288D">
        <w:rPr>
          <w:rFonts w:ascii="Century Schoolbook" w:hAnsi="Century Schoolbook" w:cs="Arial"/>
          <w:b w:val="0"/>
          <w:u w:val="none"/>
        </w:rPr>
        <w:t xml:space="preserve"> is grounded upon the matters set out in the Statutory Statement and the verifying Affidavit of </w:t>
      </w:r>
      <w:r w:rsidRPr="000E288D">
        <w:rPr>
          <w:rFonts w:ascii="Century Schoolbook" w:hAnsi="Century Schoolbook" w:cs="Arial"/>
          <w:u w:val="none"/>
        </w:rPr>
        <w:t xml:space="preserve">MUSUNGU MUMBI </w:t>
      </w:r>
      <w:r w:rsidRPr="000E288D">
        <w:rPr>
          <w:rFonts w:ascii="Century Schoolbook" w:hAnsi="Century Schoolbook" w:cs="Arial"/>
          <w:b w:val="0"/>
          <w:u w:val="none"/>
        </w:rPr>
        <w:t>and upon other grounds and reasons in law to be adduced at the hearing hereof.</w:t>
      </w:r>
    </w:p>
    <w:p w:rsidR="00214800" w:rsidRPr="000E288D" w:rsidRDefault="00214800" w:rsidP="00214800">
      <w:pPr>
        <w:spacing w:after="0" w:line="240" w:lineRule="auto"/>
        <w:jc w:val="both"/>
        <w:rPr>
          <w:rFonts w:ascii="Century Schoolbook" w:hAnsi="Century Schoolbook" w:cs="Arial"/>
          <w:sz w:val="24"/>
          <w:szCs w:val="24"/>
        </w:rPr>
      </w:pPr>
    </w:p>
    <w:p w:rsidR="00214800" w:rsidRPr="000E288D" w:rsidRDefault="00214800" w:rsidP="000E288D">
      <w:pPr>
        <w:spacing w:line="276" w:lineRule="auto"/>
        <w:jc w:val="center"/>
        <w:rPr>
          <w:rFonts w:ascii="Century Schoolbook" w:hAnsi="Century Schoolbook" w:cs="Arial"/>
          <w:sz w:val="24"/>
          <w:szCs w:val="24"/>
        </w:rPr>
      </w:pPr>
      <w:r w:rsidRPr="000E288D">
        <w:rPr>
          <w:rFonts w:ascii="Century Schoolbook" w:hAnsi="Century Schoolbook" w:cs="Arial"/>
          <w:b/>
          <w:sz w:val="24"/>
          <w:szCs w:val="24"/>
        </w:rPr>
        <w:t xml:space="preserve">DATED </w:t>
      </w:r>
      <w:r w:rsidRPr="000E288D">
        <w:rPr>
          <w:rFonts w:ascii="Century Schoolbook" w:hAnsi="Century Schoolbook" w:cs="Arial"/>
          <w:sz w:val="24"/>
          <w:szCs w:val="24"/>
        </w:rPr>
        <w:t xml:space="preserve">at </w:t>
      </w:r>
      <w:r w:rsidRPr="000E288D">
        <w:rPr>
          <w:rFonts w:ascii="Century Schoolbook" w:hAnsi="Century Schoolbook" w:cs="Arial"/>
          <w:b/>
          <w:sz w:val="24"/>
          <w:szCs w:val="24"/>
        </w:rPr>
        <w:t>NAIROBI</w:t>
      </w:r>
      <w:r w:rsidRPr="000E288D">
        <w:rPr>
          <w:rFonts w:ascii="Century Schoolbook" w:hAnsi="Century Schoolbook" w:cs="Arial"/>
          <w:sz w:val="24"/>
          <w:szCs w:val="24"/>
        </w:rPr>
        <w:t xml:space="preserve"> this         day of May, 2018</w:t>
      </w:r>
    </w:p>
    <w:p w:rsidR="00214800" w:rsidRPr="000E288D" w:rsidRDefault="00214800" w:rsidP="00214800">
      <w:pPr>
        <w:spacing w:after="0" w:line="276" w:lineRule="auto"/>
        <w:jc w:val="center"/>
        <w:rPr>
          <w:rFonts w:ascii="Century Schoolbook" w:hAnsi="Century Schoolbook" w:cs="Arial"/>
          <w:b/>
          <w:sz w:val="24"/>
          <w:szCs w:val="24"/>
        </w:rPr>
      </w:pPr>
      <w:r w:rsidRPr="000E288D">
        <w:rPr>
          <w:rFonts w:ascii="Century Schoolbook" w:hAnsi="Century Schoolbook" w:cs="Arial"/>
          <w:b/>
          <w:sz w:val="24"/>
          <w:szCs w:val="24"/>
        </w:rPr>
        <w:t>B16 ADVOCATES</w:t>
      </w:r>
    </w:p>
    <w:p w:rsidR="00214800" w:rsidRPr="000E288D" w:rsidRDefault="00214800" w:rsidP="00214800">
      <w:pPr>
        <w:spacing w:after="0" w:line="276" w:lineRule="auto"/>
        <w:jc w:val="center"/>
        <w:rPr>
          <w:rFonts w:ascii="Century Schoolbook" w:hAnsi="Century Schoolbook" w:cs="Arial"/>
          <w:b/>
          <w:sz w:val="24"/>
          <w:szCs w:val="24"/>
        </w:rPr>
      </w:pPr>
      <w:r w:rsidRPr="000E288D">
        <w:rPr>
          <w:rFonts w:ascii="Century Schoolbook" w:hAnsi="Century Schoolbook" w:cs="Arial"/>
          <w:b/>
          <w:sz w:val="24"/>
          <w:szCs w:val="24"/>
        </w:rPr>
        <w:t>ADVOCATES FOR THE APPLICANTS</w:t>
      </w:r>
    </w:p>
    <w:p w:rsidR="00214800" w:rsidRPr="000E288D" w:rsidRDefault="00214800" w:rsidP="00214800">
      <w:pPr>
        <w:spacing w:after="0" w:line="276" w:lineRule="auto"/>
        <w:jc w:val="center"/>
        <w:rPr>
          <w:rFonts w:ascii="Century Schoolbook" w:hAnsi="Century Schoolbook" w:cs="Arial"/>
          <w:b/>
          <w:sz w:val="24"/>
          <w:szCs w:val="24"/>
        </w:rPr>
      </w:pPr>
    </w:p>
    <w:p w:rsidR="00214800" w:rsidRPr="000E288D" w:rsidRDefault="00214800" w:rsidP="00214800">
      <w:pPr>
        <w:spacing w:after="0" w:line="240" w:lineRule="auto"/>
        <w:rPr>
          <w:rFonts w:ascii="Century Schoolbook" w:hAnsi="Century Schoolbook" w:cs="Arial"/>
          <w:b/>
          <w:sz w:val="24"/>
          <w:szCs w:val="24"/>
          <w:u w:val="single"/>
        </w:rPr>
      </w:pPr>
      <w:r w:rsidRPr="000E288D">
        <w:rPr>
          <w:rFonts w:ascii="Century Schoolbook" w:hAnsi="Century Schoolbook" w:cs="Arial"/>
          <w:b/>
          <w:sz w:val="24"/>
          <w:szCs w:val="24"/>
          <w:u w:val="single"/>
        </w:rPr>
        <w:t>DRAWN AND FILED BY:</w:t>
      </w:r>
    </w:p>
    <w:p w:rsidR="00214800" w:rsidRPr="000E288D" w:rsidRDefault="00214800" w:rsidP="00214800">
      <w:pPr>
        <w:spacing w:after="0" w:line="240" w:lineRule="auto"/>
        <w:rPr>
          <w:rFonts w:ascii="Century Schoolbook" w:hAnsi="Century Schoolbook" w:cs="Arial"/>
          <w:sz w:val="24"/>
          <w:szCs w:val="24"/>
        </w:rPr>
      </w:pPr>
      <w:r w:rsidRPr="000E288D">
        <w:rPr>
          <w:rFonts w:ascii="Century Schoolbook" w:hAnsi="Century Schoolbook" w:cs="Arial"/>
          <w:sz w:val="24"/>
          <w:szCs w:val="24"/>
        </w:rPr>
        <w:t>B16 ADVOCATES</w:t>
      </w:r>
    </w:p>
    <w:p w:rsidR="00214800" w:rsidRPr="000E288D" w:rsidRDefault="00214800" w:rsidP="00214800">
      <w:pPr>
        <w:spacing w:after="0" w:line="240" w:lineRule="auto"/>
        <w:rPr>
          <w:rFonts w:ascii="Century Schoolbook" w:hAnsi="Century Schoolbook" w:cs="Arial"/>
          <w:sz w:val="24"/>
          <w:szCs w:val="24"/>
        </w:rPr>
      </w:pPr>
      <w:r w:rsidRPr="000E288D">
        <w:rPr>
          <w:rFonts w:ascii="Century Schoolbook" w:hAnsi="Century Schoolbook" w:cs="Arial"/>
          <w:sz w:val="24"/>
          <w:szCs w:val="24"/>
        </w:rPr>
        <w:t>7</w:t>
      </w:r>
      <w:r w:rsidRPr="000E288D">
        <w:rPr>
          <w:rFonts w:ascii="Century Schoolbook" w:hAnsi="Century Schoolbook" w:cs="Arial"/>
          <w:sz w:val="24"/>
          <w:szCs w:val="24"/>
          <w:vertAlign w:val="superscript"/>
        </w:rPr>
        <w:t>th</w:t>
      </w:r>
      <w:r w:rsidRPr="000E288D">
        <w:rPr>
          <w:rFonts w:ascii="Century Schoolbook" w:hAnsi="Century Schoolbook" w:cs="Arial"/>
          <w:sz w:val="24"/>
          <w:szCs w:val="24"/>
        </w:rPr>
        <w:t xml:space="preserve"> Floor, PARK VIEW TOWERS</w:t>
      </w:r>
    </w:p>
    <w:p w:rsidR="00214800" w:rsidRPr="000E288D" w:rsidRDefault="00214800" w:rsidP="00214800">
      <w:pPr>
        <w:spacing w:after="0" w:line="240" w:lineRule="auto"/>
        <w:rPr>
          <w:rFonts w:ascii="Century Schoolbook" w:hAnsi="Century Schoolbook" w:cs="Arial"/>
          <w:sz w:val="24"/>
          <w:szCs w:val="24"/>
        </w:rPr>
      </w:pPr>
      <w:r w:rsidRPr="000E288D">
        <w:rPr>
          <w:rFonts w:ascii="Century Schoolbook" w:hAnsi="Century Schoolbook" w:cs="Arial"/>
          <w:sz w:val="24"/>
          <w:szCs w:val="24"/>
        </w:rPr>
        <w:t>1234-00200</w:t>
      </w:r>
    </w:p>
    <w:p w:rsidR="00214800" w:rsidRPr="000E288D" w:rsidRDefault="00214800" w:rsidP="00214800">
      <w:pPr>
        <w:spacing w:after="0" w:line="240" w:lineRule="auto"/>
        <w:rPr>
          <w:rFonts w:ascii="Century Schoolbook" w:hAnsi="Century Schoolbook" w:cs="Arial"/>
          <w:b/>
          <w:sz w:val="24"/>
          <w:szCs w:val="24"/>
          <w:u w:val="single"/>
        </w:rPr>
      </w:pPr>
      <w:r w:rsidRPr="000E288D">
        <w:rPr>
          <w:rFonts w:ascii="Century Schoolbook" w:hAnsi="Century Schoolbook" w:cs="Arial"/>
          <w:b/>
          <w:sz w:val="24"/>
          <w:szCs w:val="24"/>
          <w:u w:val="single"/>
        </w:rPr>
        <w:t>NAIROBI</w:t>
      </w: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b/>
          <w:sz w:val="24"/>
          <w:szCs w:val="24"/>
          <w:u w:val="single"/>
        </w:rPr>
      </w:pPr>
      <w:r w:rsidRPr="000E288D">
        <w:rPr>
          <w:rFonts w:ascii="Century Schoolbook" w:hAnsi="Century Schoolbook" w:cs="Arial"/>
          <w:b/>
          <w:sz w:val="24"/>
          <w:szCs w:val="24"/>
          <w:u w:val="single"/>
        </w:rPr>
        <w:t>TO BE SERVED UPON:</w:t>
      </w:r>
    </w:p>
    <w:p w:rsidR="00214800" w:rsidRPr="000E288D" w:rsidRDefault="00214800" w:rsidP="00214800">
      <w:pPr>
        <w:spacing w:after="0" w:line="240" w:lineRule="auto"/>
        <w:rPr>
          <w:rFonts w:ascii="Century Schoolbook" w:hAnsi="Century Schoolbook" w:cs="Arial"/>
          <w:sz w:val="24"/>
          <w:szCs w:val="24"/>
        </w:rPr>
      </w:pPr>
      <w:r w:rsidRPr="000E288D">
        <w:rPr>
          <w:rFonts w:ascii="Century Schoolbook" w:hAnsi="Century Schoolbook" w:cs="Arial"/>
          <w:sz w:val="24"/>
          <w:szCs w:val="24"/>
        </w:rPr>
        <w:t>1.</w:t>
      </w:r>
      <w:r w:rsidRPr="000E288D">
        <w:rPr>
          <w:rFonts w:ascii="Century Schoolbook" w:hAnsi="Century Schoolbook" w:cs="Arial"/>
          <w:sz w:val="24"/>
          <w:szCs w:val="24"/>
        </w:rPr>
        <w:tab/>
        <w:t>DIRECTOR OR PUBLIC PROSECUTIONS</w:t>
      </w:r>
    </w:p>
    <w:p w:rsidR="00214800" w:rsidRPr="000E288D" w:rsidRDefault="00214800" w:rsidP="00214800">
      <w:pPr>
        <w:spacing w:after="0" w:line="240" w:lineRule="auto"/>
        <w:ind w:firstLine="720"/>
        <w:rPr>
          <w:rFonts w:ascii="Century Schoolbook" w:hAnsi="Century Schoolbook" w:cs="Arial"/>
          <w:sz w:val="24"/>
          <w:szCs w:val="24"/>
        </w:rPr>
      </w:pPr>
      <w:r w:rsidRPr="000E288D">
        <w:rPr>
          <w:rFonts w:ascii="Century Schoolbook" w:hAnsi="Century Schoolbook" w:cs="Arial"/>
          <w:sz w:val="24"/>
          <w:szCs w:val="24"/>
        </w:rPr>
        <w:t>P.O. BOX 1234-00100</w:t>
      </w:r>
    </w:p>
    <w:p w:rsidR="00214800" w:rsidRPr="000E288D" w:rsidRDefault="00214800" w:rsidP="00214800">
      <w:pPr>
        <w:spacing w:after="0" w:line="240" w:lineRule="auto"/>
        <w:ind w:firstLine="720"/>
        <w:rPr>
          <w:rFonts w:ascii="Century Schoolbook" w:hAnsi="Century Schoolbook" w:cs="Arial"/>
          <w:b/>
          <w:sz w:val="24"/>
          <w:szCs w:val="24"/>
          <w:u w:val="single"/>
        </w:rPr>
      </w:pPr>
      <w:r w:rsidRPr="000E288D">
        <w:rPr>
          <w:rFonts w:ascii="Century Schoolbook" w:hAnsi="Century Schoolbook" w:cs="Arial"/>
          <w:b/>
          <w:sz w:val="24"/>
          <w:szCs w:val="24"/>
          <w:u w:val="single"/>
        </w:rPr>
        <w:t>NAIROBI</w:t>
      </w:r>
    </w:p>
    <w:p w:rsidR="00214800" w:rsidRPr="000E288D" w:rsidRDefault="00214800" w:rsidP="00214800">
      <w:pPr>
        <w:spacing w:after="0" w:line="240" w:lineRule="auto"/>
        <w:ind w:firstLine="720"/>
        <w:rPr>
          <w:rFonts w:ascii="Century Schoolbook" w:hAnsi="Century Schoolbook" w:cs="Arial"/>
          <w:b/>
          <w:sz w:val="24"/>
          <w:szCs w:val="24"/>
          <w:u w:val="single"/>
        </w:rPr>
      </w:pPr>
    </w:p>
    <w:p w:rsidR="00214800" w:rsidRPr="000E288D" w:rsidRDefault="00214800" w:rsidP="00214800">
      <w:pPr>
        <w:spacing w:after="0" w:line="240" w:lineRule="auto"/>
        <w:rPr>
          <w:rFonts w:ascii="Century Schoolbook" w:hAnsi="Century Schoolbook" w:cs="Arial"/>
          <w:sz w:val="24"/>
          <w:szCs w:val="24"/>
        </w:rPr>
      </w:pPr>
      <w:r w:rsidRPr="000E288D">
        <w:rPr>
          <w:rFonts w:ascii="Century Schoolbook" w:hAnsi="Century Schoolbook" w:cs="Arial"/>
          <w:sz w:val="24"/>
          <w:szCs w:val="24"/>
        </w:rPr>
        <w:t>2.</w:t>
      </w:r>
      <w:r w:rsidRPr="000E288D">
        <w:rPr>
          <w:rFonts w:ascii="Century Schoolbook" w:hAnsi="Century Schoolbook" w:cs="Arial"/>
          <w:sz w:val="24"/>
          <w:szCs w:val="24"/>
        </w:rPr>
        <w:tab/>
        <w:t>INSPECTOR GENERAL OF POLICE</w:t>
      </w:r>
    </w:p>
    <w:p w:rsidR="00214800" w:rsidRPr="000E288D" w:rsidRDefault="00214800" w:rsidP="00214800">
      <w:pPr>
        <w:spacing w:after="0" w:line="240" w:lineRule="auto"/>
        <w:rPr>
          <w:rFonts w:ascii="Century Schoolbook" w:hAnsi="Century Schoolbook" w:cs="Arial"/>
          <w:sz w:val="24"/>
          <w:szCs w:val="24"/>
        </w:rPr>
      </w:pPr>
      <w:r w:rsidRPr="000E288D">
        <w:rPr>
          <w:rFonts w:ascii="Century Schoolbook" w:hAnsi="Century Schoolbook" w:cs="Arial"/>
          <w:sz w:val="24"/>
          <w:szCs w:val="24"/>
        </w:rPr>
        <w:tab/>
        <w:t>P.O. BOX 676-00200</w:t>
      </w:r>
    </w:p>
    <w:p w:rsidR="00214800" w:rsidRPr="000E288D" w:rsidRDefault="00214800" w:rsidP="00214800">
      <w:pPr>
        <w:spacing w:after="0" w:line="240" w:lineRule="auto"/>
        <w:ind w:firstLine="720"/>
        <w:rPr>
          <w:rFonts w:ascii="Century Schoolbook" w:hAnsi="Century Schoolbook" w:cs="Arial"/>
          <w:b/>
          <w:sz w:val="24"/>
          <w:szCs w:val="24"/>
          <w:u w:val="single"/>
        </w:rPr>
      </w:pPr>
      <w:r w:rsidRPr="000E288D">
        <w:rPr>
          <w:rFonts w:ascii="Century Schoolbook" w:hAnsi="Century Schoolbook" w:cs="Arial"/>
          <w:b/>
          <w:sz w:val="24"/>
          <w:szCs w:val="24"/>
          <w:u w:val="single"/>
        </w:rPr>
        <w:lastRenderedPageBreak/>
        <w:t>NAIROBI</w:t>
      </w:r>
    </w:p>
    <w:p w:rsidR="00214800" w:rsidRPr="000E288D" w:rsidRDefault="00214800" w:rsidP="00214800">
      <w:pPr>
        <w:spacing w:after="0" w:line="240" w:lineRule="auto"/>
        <w:rPr>
          <w:rFonts w:ascii="Century Schoolbook" w:hAnsi="Century Schoolbook" w:cs="Arial"/>
          <w:b/>
          <w:sz w:val="24"/>
          <w:szCs w:val="24"/>
          <w:u w:val="single"/>
        </w:rPr>
      </w:pPr>
    </w:p>
    <w:p w:rsidR="00214800" w:rsidRPr="000E288D" w:rsidRDefault="00214800" w:rsidP="00214800">
      <w:pPr>
        <w:spacing w:after="0" w:line="360" w:lineRule="auto"/>
        <w:jc w:val="center"/>
        <w:rPr>
          <w:rFonts w:ascii="Century Schoolbook" w:hAnsi="Century Schoolbook" w:cs="Arial"/>
          <w:b/>
          <w:sz w:val="24"/>
          <w:szCs w:val="24"/>
          <w:u w:val="single"/>
        </w:rPr>
      </w:pPr>
      <w:r w:rsidRPr="000E288D">
        <w:rPr>
          <w:rFonts w:ascii="Century Schoolbook" w:hAnsi="Century Schoolbook" w:cs="Arial"/>
          <w:b/>
          <w:sz w:val="24"/>
          <w:szCs w:val="24"/>
          <w:u w:val="single"/>
        </w:rPr>
        <w:t>REPUBLIC OF KENYA</w:t>
      </w:r>
    </w:p>
    <w:p w:rsidR="00214800" w:rsidRPr="000E288D" w:rsidRDefault="00214800" w:rsidP="00214800">
      <w:pPr>
        <w:spacing w:after="0" w:line="360" w:lineRule="auto"/>
        <w:jc w:val="center"/>
        <w:rPr>
          <w:rFonts w:ascii="Century Schoolbook" w:hAnsi="Century Schoolbook" w:cs="Arial"/>
          <w:b/>
          <w:sz w:val="24"/>
          <w:szCs w:val="24"/>
          <w:u w:val="single"/>
        </w:rPr>
      </w:pPr>
      <w:r w:rsidRPr="000E288D">
        <w:rPr>
          <w:rFonts w:ascii="Century Schoolbook" w:hAnsi="Century Schoolbook" w:cs="Arial"/>
          <w:b/>
          <w:sz w:val="24"/>
          <w:szCs w:val="24"/>
          <w:u w:val="single"/>
        </w:rPr>
        <w:t>IN THE HIGH COURT OF KENYA AT NAIROBI</w:t>
      </w:r>
    </w:p>
    <w:p w:rsidR="00214800" w:rsidRPr="000E288D" w:rsidRDefault="00214800" w:rsidP="00214800">
      <w:pPr>
        <w:spacing w:after="0" w:line="360" w:lineRule="auto"/>
        <w:jc w:val="center"/>
        <w:rPr>
          <w:rFonts w:ascii="Century Schoolbook" w:hAnsi="Century Schoolbook" w:cs="Arial"/>
          <w:b/>
          <w:sz w:val="24"/>
          <w:szCs w:val="24"/>
          <w:u w:val="single"/>
        </w:rPr>
      </w:pPr>
      <w:r w:rsidRPr="000E288D">
        <w:rPr>
          <w:rFonts w:ascii="Century Schoolbook" w:hAnsi="Century Schoolbook" w:cs="Arial"/>
          <w:b/>
          <w:sz w:val="24"/>
          <w:szCs w:val="24"/>
          <w:u w:val="single"/>
        </w:rPr>
        <w:t>JUDICIAL REVIEW DIVISION</w:t>
      </w:r>
    </w:p>
    <w:p w:rsidR="00214800" w:rsidRPr="000E288D" w:rsidRDefault="00214800" w:rsidP="00214800">
      <w:pPr>
        <w:spacing w:after="0" w:line="360" w:lineRule="auto"/>
        <w:jc w:val="center"/>
        <w:rPr>
          <w:rFonts w:ascii="Century Schoolbook" w:hAnsi="Century Schoolbook" w:cs="Arial"/>
          <w:b/>
          <w:sz w:val="24"/>
          <w:szCs w:val="24"/>
          <w:u w:val="single"/>
        </w:rPr>
      </w:pPr>
      <w:r w:rsidRPr="000E288D">
        <w:rPr>
          <w:rFonts w:ascii="Century Schoolbook" w:hAnsi="Century Schoolbook" w:cs="Arial"/>
          <w:b/>
          <w:sz w:val="24"/>
          <w:szCs w:val="24"/>
          <w:u w:val="single"/>
        </w:rPr>
        <w:t xml:space="preserve">JR. MISC. APPLICATION NO. </w:t>
      </w:r>
      <w:r w:rsidRPr="000E288D">
        <w:rPr>
          <w:rFonts w:ascii="Century Schoolbook" w:hAnsi="Century Schoolbook" w:cs="Arial"/>
          <w:b/>
          <w:sz w:val="24"/>
          <w:szCs w:val="24"/>
          <w:u w:val="single"/>
        </w:rPr>
        <w:tab/>
        <w:t>OF 2018</w:t>
      </w:r>
    </w:p>
    <w:p w:rsidR="00214800" w:rsidRPr="000E288D" w:rsidRDefault="00214800" w:rsidP="00214800">
      <w:pPr>
        <w:spacing w:after="0" w:line="240" w:lineRule="auto"/>
        <w:jc w:val="center"/>
        <w:rPr>
          <w:rFonts w:ascii="Century Schoolbook" w:hAnsi="Century Schoolbook" w:cs="Arial"/>
          <w:b/>
          <w:sz w:val="14"/>
          <w:szCs w:val="24"/>
          <w:u w:val="single"/>
        </w:rPr>
      </w:pPr>
    </w:p>
    <w:p w:rsidR="00214800" w:rsidRPr="000E288D" w:rsidRDefault="00214800" w:rsidP="00214800">
      <w:pPr>
        <w:spacing w:line="240" w:lineRule="auto"/>
        <w:jc w:val="center"/>
        <w:rPr>
          <w:rFonts w:ascii="Century Schoolbook" w:hAnsi="Century Schoolbook" w:cs="Arial"/>
          <w:b/>
          <w:sz w:val="24"/>
          <w:szCs w:val="24"/>
        </w:rPr>
      </w:pPr>
      <w:r w:rsidRPr="000E288D">
        <w:rPr>
          <w:rFonts w:ascii="Century Schoolbook" w:hAnsi="Century Schoolbook" w:cs="Arial"/>
          <w:b/>
          <w:sz w:val="24"/>
          <w:szCs w:val="24"/>
        </w:rPr>
        <w:t>IN THE MATTER OF AN APPLICATION BY MUSUNGU MUMBI AND VEVE BOZZA FOR JUDICIAL REVIEW ORDERS OF CERTIORARI, PROHIBITION AND MANDAMUS</w:t>
      </w:r>
    </w:p>
    <w:p w:rsidR="00214800" w:rsidRPr="000E288D" w:rsidRDefault="00214800" w:rsidP="00214800">
      <w:pPr>
        <w:spacing w:line="240" w:lineRule="auto"/>
        <w:jc w:val="center"/>
        <w:rPr>
          <w:rFonts w:ascii="Century Schoolbook" w:hAnsi="Century Schoolbook" w:cs="Arial"/>
          <w:b/>
          <w:sz w:val="24"/>
          <w:szCs w:val="24"/>
        </w:rPr>
      </w:pPr>
      <w:r w:rsidRPr="000E288D">
        <w:rPr>
          <w:rFonts w:ascii="Century Schoolbook" w:hAnsi="Century Schoolbook" w:cs="Arial"/>
          <w:b/>
          <w:sz w:val="24"/>
          <w:szCs w:val="24"/>
        </w:rPr>
        <w:t>-AND-</w:t>
      </w:r>
    </w:p>
    <w:p w:rsidR="00214800" w:rsidRPr="000E288D" w:rsidRDefault="00214800" w:rsidP="00214800">
      <w:pPr>
        <w:spacing w:line="240" w:lineRule="auto"/>
        <w:jc w:val="center"/>
        <w:rPr>
          <w:rFonts w:ascii="Century Schoolbook" w:hAnsi="Century Schoolbook" w:cs="Arial"/>
          <w:b/>
          <w:sz w:val="24"/>
          <w:szCs w:val="24"/>
        </w:rPr>
      </w:pPr>
      <w:r w:rsidRPr="000E288D">
        <w:rPr>
          <w:rFonts w:ascii="Century Schoolbook" w:hAnsi="Century Schoolbook" w:cs="Arial"/>
          <w:b/>
          <w:sz w:val="24"/>
          <w:szCs w:val="24"/>
        </w:rPr>
        <w:t>IN THE MATTER OF ARTICLE 10 OF THE CONSTITUTION OF KENYA</w:t>
      </w:r>
    </w:p>
    <w:p w:rsidR="00214800" w:rsidRPr="000E288D" w:rsidRDefault="00214800" w:rsidP="00214800">
      <w:pPr>
        <w:spacing w:line="240" w:lineRule="auto"/>
        <w:jc w:val="center"/>
        <w:rPr>
          <w:rFonts w:ascii="Century Schoolbook" w:hAnsi="Century Schoolbook" w:cs="Arial"/>
          <w:b/>
          <w:sz w:val="24"/>
          <w:szCs w:val="24"/>
        </w:rPr>
      </w:pPr>
      <w:r w:rsidRPr="000E288D">
        <w:rPr>
          <w:rFonts w:ascii="Century Schoolbook" w:hAnsi="Century Schoolbook" w:cs="Arial"/>
          <w:b/>
          <w:sz w:val="24"/>
          <w:szCs w:val="24"/>
        </w:rPr>
        <w:t>-AND-</w:t>
      </w:r>
    </w:p>
    <w:p w:rsidR="00214800" w:rsidRPr="000E288D" w:rsidRDefault="00214800" w:rsidP="00214800">
      <w:pPr>
        <w:spacing w:line="240" w:lineRule="auto"/>
        <w:jc w:val="center"/>
        <w:rPr>
          <w:rFonts w:ascii="Century Schoolbook" w:hAnsi="Century Schoolbook" w:cs="Arial"/>
          <w:b/>
          <w:sz w:val="24"/>
          <w:szCs w:val="24"/>
        </w:rPr>
      </w:pPr>
      <w:r w:rsidRPr="000E288D">
        <w:rPr>
          <w:rFonts w:ascii="Century Schoolbook" w:hAnsi="Century Schoolbook" w:cs="Arial"/>
          <w:b/>
          <w:sz w:val="24"/>
          <w:szCs w:val="24"/>
        </w:rPr>
        <w:t>IN THE MATTER OF CRIMINAL CASE NO. XXX OF 2018, REPUBLIC V MUSUNGU MUMBI AND VEVE BOZZA</w:t>
      </w:r>
    </w:p>
    <w:p w:rsidR="00214800" w:rsidRPr="000E288D" w:rsidRDefault="00214800" w:rsidP="00214800">
      <w:pPr>
        <w:jc w:val="center"/>
        <w:rPr>
          <w:rFonts w:ascii="Century Schoolbook" w:hAnsi="Century Schoolbook" w:cs="Arial"/>
          <w:b/>
          <w:sz w:val="28"/>
          <w:szCs w:val="24"/>
          <w:u w:val="single"/>
        </w:rPr>
      </w:pPr>
      <w:r w:rsidRPr="000E288D">
        <w:rPr>
          <w:rFonts w:ascii="Century Schoolbook" w:hAnsi="Century Schoolbook" w:cs="Arial"/>
          <w:b/>
          <w:sz w:val="28"/>
          <w:szCs w:val="24"/>
          <w:u w:val="single"/>
        </w:rPr>
        <w:t>VERIFYING AFFIDAVIT</w:t>
      </w:r>
    </w:p>
    <w:p w:rsidR="00214800" w:rsidRPr="000E288D" w:rsidRDefault="00214800" w:rsidP="00214800">
      <w:pPr>
        <w:spacing w:after="0" w:line="360" w:lineRule="auto"/>
        <w:jc w:val="both"/>
        <w:rPr>
          <w:rFonts w:ascii="Century Schoolbook" w:eastAsia="Times New Roman" w:hAnsi="Century Schoolbook" w:cs="Arial"/>
          <w:sz w:val="24"/>
          <w:szCs w:val="24"/>
        </w:rPr>
      </w:pPr>
      <w:r w:rsidRPr="000E288D">
        <w:rPr>
          <w:rFonts w:ascii="Century Schoolbook" w:eastAsia="Times New Roman" w:hAnsi="Century Schoolbook" w:cs="Arial"/>
          <w:bCs/>
          <w:sz w:val="24"/>
          <w:szCs w:val="24"/>
        </w:rPr>
        <w:t xml:space="preserve">I, </w:t>
      </w:r>
      <w:r w:rsidRPr="000E288D">
        <w:rPr>
          <w:rFonts w:ascii="Century Schoolbook" w:eastAsia="Times New Roman" w:hAnsi="Century Schoolbook" w:cs="Arial"/>
          <w:b/>
          <w:sz w:val="24"/>
          <w:szCs w:val="24"/>
        </w:rPr>
        <w:t>MUSUNGU MUMBI,</w:t>
      </w:r>
      <w:r w:rsidRPr="000E288D">
        <w:rPr>
          <w:rFonts w:ascii="Century Schoolbook" w:eastAsia="Times New Roman" w:hAnsi="Century Schoolbook" w:cs="Arial"/>
          <w:bCs/>
          <w:sz w:val="24"/>
          <w:szCs w:val="24"/>
        </w:rPr>
        <w:t xml:space="preserve">of Post Office Box Number </w:t>
      </w:r>
      <w:r w:rsidRPr="000E288D">
        <w:rPr>
          <w:rFonts w:ascii="Century Schoolbook" w:eastAsia="Calibri" w:hAnsi="Century Schoolbook" w:cs="Arial"/>
          <w:sz w:val="24"/>
          <w:szCs w:val="24"/>
          <w:lang w:val="en-GB"/>
        </w:rPr>
        <w:t xml:space="preserve">118-00200 Nairobi and a resident of Nairobi in the Republic of Kenya do </w:t>
      </w:r>
      <w:r w:rsidRPr="000E288D">
        <w:rPr>
          <w:rFonts w:ascii="Century Schoolbook" w:eastAsia="Times New Roman" w:hAnsi="Century Schoolbook" w:cs="Arial"/>
          <w:bCs/>
          <w:sz w:val="24"/>
          <w:szCs w:val="24"/>
        </w:rPr>
        <w:t>hereby make oath and solemnly state as follows</w:t>
      </w:r>
      <w:r w:rsidRPr="000E288D">
        <w:rPr>
          <w:rFonts w:ascii="Century Schoolbook" w:eastAsia="Times New Roman" w:hAnsi="Century Schoolbook" w:cs="Arial"/>
          <w:sz w:val="24"/>
          <w:szCs w:val="24"/>
        </w:rPr>
        <w:t>:-</w:t>
      </w:r>
    </w:p>
    <w:p w:rsidR="00214800" w:rsidRPr="000E288D" w:rsidRDefault="00214800" w:rsidP="00214800">
      <w:pPr>
        <w:pStyle w:val="ListParagraph"/>
        <w:numPr>
          <w:ilvl w:val="0"/>
          <w:numId w:val="5"/>
        </w:numPr>
        <w:spacing w:after="0" w:line="360" w:lineRule="auto"/>
        <w:jc w:val="both"/>
        <w:rPr>
          <w:rFonts w:ascii="Century Schoolbook" w:eastAsia="Times New Roman" w:hAnsi="Century Schoolbook" w:cs="Arial"/>
          <w:sz w:val="24"/>
          <w:szCs w:val="24"/>
        </w:rPr>
      </w:pPr>
      <w:r w:rsidRPr="000E288D">
        <w:rPr>
          <w:rFonts w:ascii="Century Schoolbook" w:eastAsia="Times New Roman" w:hAnsi="Century Schoolbook" w:cs="Arial"/>
          <w:b/>
          <w:sz w:val="24"/>
          <w:szCs w:val="24"/>
        </w:rPr>
        <w:t>THAT</w:t>
      </w:r>
      <w:r w:rsidRPr="000E288D">
        <w:rPr>
          <w:rFonts w:ascii="Century Schoolbook" w:eastAsia="Times New Roman" w:hAnsi="Century Schoolbook" w:cs="Arial"/>
          <w:sz w:val="24"/>
          <w:szCs w:val="24"/>
        </w:rPr>
        <w:t xml:space="preserve"> I </w:t>
      </w:r>
      <w:r w:rsidR="00D23325" w:rsidRPr="000E288D">
        <w:rPr>
          <w:rFonts w:ascii="Century Schoolbook" w:eastAsia="Times New Roman" w:hAnsi="Century Schoolbook" w:cs="Arial"/>
          <w:sz w:val="24"/>
          <w:szCs w:val="24"/>
        </w:rPr>
        <w:t xml:space="preserve">am the </w:t>
      </w:r>
      <w:r w:rsidR="000E288D">
        <w:rPr>
          <w:rFonts w:ascii="Century Schoolbook" w:eastAsia="Times New Roman" w:hAnsi="Century Schoolbook" w:cs="Arial"/>
          <w:sz w:val="24"/>
          <w:szCs w:val="24"/>
        </w:rPr>
        <w:t>1</w:t>
      </w:r>
      <w:r w:rsidR="000E288D" w:rsidRPr="000E288D">
        <w:rPr>
          <w:rFonts w:ascii="Century Schoolbook" w:eastAsia="Times New Roman" w:hAnsi="Century Schoolbook" w:cs="Arial"/>
          <w:sz w:val="24"/>
          <w:szCs w:val="24"/>
          <w:vertAlign w:val="superscript"/>
        </w:rPr>
        <w:t>st</w:t>
      </w:r>
      <w:r w:rsidR="00D23325" w:rsidRPr="000E288D">
        <w:rPr>
          <w:rFonts w:ascii="Century Schoolbook" w:eastAsia="Times New Roman" w:hAnsi="Century Schoolbook" w:cs="Arial"/>
          <w:sz w:val="24"/>
          <w:szCs w:val="24"/>
        </w:rPr>
        <w:t>applicant</w:t>
      </w:r>
      <w:r w:rsidRPr="000E288D">
        <w:rPr>
          <w:rFonts w:ascii="Century Schoolbook" w:eastAsia="Times New Roman" w:hAnsi="Century Schoolbook" w:cs="Arial"/>
          <w:sz w:val="24"/>
          <w:szCs w:val="24"/>
        </w:rPr>
        <w:t xml:space="preserve"> herein and have been duly authorized by </w:t>
      </w:r>
      <w:r w:rsidR="00D23325" w:rsidRPr="000E288D">
        <w:rPr>
          <w:rFonts w:ascii="Century Schoolbook" w:eastAsia="Times New Roman" w:hAnsi="Century Schoolbook" w:cs="Arial"/>
          <w:sz w:val="24"/>
          <w:szCs w:val="24"/>
        </w:rPr>
        <w:t>the 2</w:t>
      </w:r>
      <w:r w:rsidR="00D23325" w:rsidRPr="000E288D">
        <w:rPr>
          <w:rFonts w:ascii="Century Schoolbook" w:eastAsia="Times New Roman" w:hAnsi="Century Schoolbook" w:cs="Arial"/>
          <w:sz w:val="24"/>
          <w:szCs w:val="24"/>
          <w:vertAlign w:val="superscript"/>
        </w:rPr>
        <w:t>nd</w:t>
      </w:r>
      <w:r w:rsidRPr="000E288D">
        <w:rPr>
          <w:rFonts w:ascii="Century Schoolbook" w:eastAsia="Times New Roman" w:hAnsi="Century Schoolbook" w:cs="Arial"/>
          <w:sz w:val="24"/>
          <w:szCs w:val="24"/>
        </w:rPr>
        <w:t xml:space="preserve">applicant in this application, one </w:t>
      </w:r>
      <w:proofErr w:type="spellStart"/>
      <w:r w:rsidRPr="000E288D">
        <w:rPr>
          <w:rFonts w:ascii="Century Schoolbook" w:eastAsia="Times New Roman" w:hAnsi="Century Schoolbook" w:cs="Arial"/>
          <w:sz w:val="24"/>
          <w:szCs w:val="24"/>
        </w:rPr>
        <w:t>VeveBozza</w:t>
      </w:r>
      <w:proofErr w:type="spellEnd"/>
      <w:r w:rsidRPr="000E288D">
        <w:rPr>
          <w:rFonts w:ascii="Century Schoolbook" w:eastAsia="Times New Roman" w:hAnsi="Century Schoolbook" w:cs="Arial"/>
          <w:sz w:val="24"/>
          <w:szCs w:val="24"/>
        </w:rPr>
        <w:t xml:space="preserve"> to swear this affidavit on her behalf.</w:t>
      </w:r>
    </w:p>
    <w:p w:rsidR="00214800" w:rsidRPr="000E288D" w:rsidRDefault="00214800" w:rsidP="00214800">
      <w:pPr>
        <w:pStyle w:val="ListParagraph"/>
        <w:numPr>
          <w:ilvl w:val="0"/>
          <w:numId w:val="5"/>
        </w:numPr>
        <w:spacing w:after="0" w:line="360" w:lineRule="auto"/>
        <w:jc w:val="both"/>
        <w:rPr>
          <w:rFonts w:ascii="Century Schoolbook" w:eastAsia="Times New Roman" w:hAnsi="Century Schoolbook" w:cs="Arial"/>
          <w:sz w:val="24"/>
          <w:szCs w:val="24"/>
        </w:rPr>
      </w:pPr>
      <w:r w:rsidRPr="000E288D">
        <w:rPr>
          <w:rFonts w:ascii="Century Schoolbook" w:eastAsia="Times New Roman" w:hAnsi="Century Schoolbook" w:cs="Arial"/>
          <w:b/>
          <w:sz w:val="24"/>
          <w:szCs w:val="24"/>
        </w:rPr>
        <w:t>THAT</w:t>
      </w:r>
      <w:r w:rsidRPr="000E288D">
        <w:rPr>
          <w:rFonts w:ascii="Century Schoolbook" w:eastAsia="Times New Roman" w:hAnsi="Century Schoolbook" w:cs="Arial"/>
          <w:sz w:val="24"/>
          <w:szCs w:val="24"/>
        </w:rPr>
        <w:t xml:space="preserve"> I am well versed with the facts of this matter from my personal knowledge and I am thus competent and duly authorized to wear this affidavit.</w:t>
      </w:r>
    </w:p>
    <w:p w:rsidR="00214800" w:rsidRPr="000E288D" w:rsidRDefault="00214800" w:rsidP="00214800">
      <w:pPr>
        <w:pStyle w:val="ListParagraph"/>
        <w:numPr>
          <w:ilvl w:val="0"/>
          <w:numId w:val="5"/>
        </w:numPr>
        <w:spacing w:after="0" w:line="360" w:lineRule="auto"/>
        <w:jc w:val="both"/>
        <w:rPr>
          <w:rFonts w:ascii="Century Schoolbook" w:eastAsia="Times New Roman" w:hAnsi="Century Schoolbook" w:cs="Arial"/>
          <w:sz w:val="24"/>
          <w:szCs w:val="24"/>
        </w:rPr>
      </w:pPr>
      <w:r w:rsidRPr="000E288D">
        <w:rPr>
          <w:rFonts w:ascii="Century Schoolbook" w:eastAsia="Times New Roman" w:hAnsi="Century Schoolbook" w:cs="Arial"/>
          <w:b/>
          <w:sz w:val="24"/>
          <w:szCs w:val="24"/>
        </w:rPr>
        <w:t>THAT</w:t>
      </w:r>
      <w:r w:rsidRPr="000E288D">
        <w:rPr>
          <w:rFonts w:ascii="Century Schoolbook" w:eastAsia="Times New Roman" w:hAnsi="Century Schoolbook" w:cs="Arial"/>
          <w:sz w:val="24"/>
          <w:szCs w:val="24"/>
        </w:rPr>
        <w:t xml:space="preserve"> I am aware that on 23</w:t>
      </w:r>
      <w:r w:rsidRPr="000E288D">
        <w:rPr>
          <w:rFonts w:ascii="Century Schoolbook" w:eastAsia="Times New Roman" w:hAnsi="Century Schoolbook" w:cs="Arial"/>
          <w:sz w:val="24"/>
          <w:szCs w:val="24"/>
          <w:vertAlign w:val="superscript"/>
        </w:rPr>
        <w:t>rd</w:t>
      </w:r>
      <w:r w:rsidR="00183AD7" w:rsidRPr="000E288D">
        <w:rPr>
          <w:rFonts w:ascii="Century Schoolbook" w:eastAsia="Times New Roman" w:hAnsi="Century Schoolbook" w:cs="Arial"/>
          <w:sz w:val="24"/>
          <w:szCs w:val="24"/>
        </w:rPr>
        <w:t xml:space="preserve"> May, 2018, a physical confrontation</w:t>
      </w:r>
      <w:r w:rsidRPr="000E288D">
        <w:rPr>
          <w:rFonts w:ascii="Century Schoolbook" w:eastAsia="Times New Roman" w:hAnsi="Century Schoolbook" w:cs="Arial"/>
          <w:sz w:val="24"/>
          <w:szCs w:val="24"/>
        </w:rPr>
        <w:t xml:space="preserve"> broke out between one </w:t>
      </w:r>
      <w:proofErr w:type="spellStart"/>
      <w:r w:rsidRPr="000E288D">
        <w:rPr>
          <w:rFonts w:ascii="Century Schoolbook" w:eastAsia="Times New Roman" w:hAnsi="Century Schoolbook" w:cs="Arial"/>
          <w:sz w:val="24"/>
          <w:szCs w:val="24"/>
        </w:rPr>
        <w:t>SumbuaBoyz</w:t>
      </w:r>
      <w:proofErr w:type="spellEnd"/>
      <w:r w:rsidRPr="000E288D">
        <w:rPr>
          <w:rFonts w:ascii="Century Schoolbook" w:eastAsia="Times New Roman" w:hAnsi="Century Schoolbook" w:cs="Arial"/>
          <w:sz w:val="24"/>
          <w:szCs w:val="24"/>
        </w:rPr>
        <w:t xml:space="preserve">, an adult and son to the Director of Public Prosecution and </w:t>
      </w:r>
      <w:proofErr w:type="spellStart"/>
      <w:r w:rsidRPr="000E288D">
        <w:rPr>
          <w:rFonts w:ascii="Century Schoolbook" w:eastAsia="Times New Roman" w:hAnsi="Century Schoolbook" w:cs="Arial"/>
          <w:sz w:val="24"/>
          <w:szCs w:val="24"/>
        </w:rPr>
        <w:t>KobuaKobu</w:t>
      </w:r>
      <w:proofErr w:type="spellEnd"/>
      <w:r w:rsidR="00D23325" w:rsidRPr="000E288D">
        <w:rPr>
          <w:rFonts w:ascii="Century Schoolbook" w:eastAsia="Times New Roman" w:hAnsi="Century Schoolbook" w:cs="Arial"/>
          <w:sz w:val="24"/>
          <w:szCs w:val="24"/>
        </w:rPr>
        <w:t xml:space="preserve">, </w:t>
      </w:r>
      <w:r w:rsidRPr="000E288D">
        <w:rPr>
          <w:rFonts w:ascii="Century Schoolbook" w:eastAsia="Times New Roman" w:hAnsi="Century Schoolbook" w:cs="Arial"/>
          <w:sz w:val="24"/>
          <w:szCs w:val="24"/>
        </w:rPr>
        <w:t xml:space="preserve">also an adult and an issue arising from my marriage with the </w:t>
      </w:r>
      <w:r w:rsidR="00D23325" w:rsidRPr="000E288D">
        <w:rPr>
          <w:rFonts w:ascii="Century Schoolbook" w:eastAsia="Times New Roman" w:hAnsi="Century Schoolbook" w:cs="Arial"/>
          <w:sz w:val="24"/>
          <w:szCs w:val="24"/>
        </w:rPr>
        <w:t>2</w:t>
      </w:r>
      <w:r w:rsidR="00D23325" w:rsidRPr="000E288D">
        <w:rPr>
          <w:rFonts w:ascii="Century Schoolbook" w:eastAsia="Times New Roman" w:hAnsi="Century Schoolbook" w:cs="Arial"/>
          <w:sz w:val="24"/>
          <w:szCs w:val="24"/>
          <w:vertAlign w:val="superscript"/>
        </w:rPr>
        <w:t>nd</w:t>
      </w:r>
      <w:r w:rsidRPr="000E288D">
        <w:rPr>
          <w:rFonts w:ascii="Century Schoolbook" w:eastAsia="Times New Roman" w:hAnsi="Century Schoolbook" w:cs="Arial"/>
          <w:sz w:val="24"/>
          <w:szCs w:val="24"/>
        </w:rPr>
        <w:t>applicant.</w:t>
      </w:r>
    </w:p>
    <w:p w:rsidR="00214800" w:rsidRPr="000E288D" w:rsidRDefault="00214800" w:rsidP="00214800">
      <w:pPr>
        <w:pStyle w:val="ListParagraph"/>
        <w:numPr>
          <w:ilvl w:val="0"/>
          <w:numId w:val="5"/>
        </w:numPr>
        <w:spacing w:after="0" w:line="360" w:lineRule="auto"/>
        <w:jc w:val="both"/>
        <w:rPr>
          <w:rFonts w:ascii="Century Schoolbook" w:eastAsia="Times New Roman" w:hAnsi="Century Schoolbook" w:cs="Arial"/>
          <w:sz w:val="24"/>
          <w:szCs w:val="24"/>
        </w:rPr>
      </w:pPr>
      <w:r w:rsidRPr="000E288D">
        <w:rPr>
          <w:rFonts w:ascii="Century Schoolbook" w:eastAsia="Times New Roman" w:hAnsi="Century Schoolbook" w:cs="Arial"/>
          <w:b/>
          <w:sz w:val="24"/>
          <w:szCs w:val="24"/>
        </w:rPr>
        <w:t>THAT</w:t>
      </w:r>
      <w:r w:rsidRPr="000E288D">
        <w:rPr>
          <w:rFonts w:ascii="Century Schoolbook" w:eastAsia="Times New Roman" w:hAnsi="Century Schoolbook" w:cs="Arial"/>
          <w:sz w:val="24"/>
          <w:szCs w:val="24"/>
        </w:rPr>
        <w:t xml:space="preserve"> the </w:t>
      </w:r>
      <w:r w:rsidR="00183AD7" w:rsidRPr="000E288D">
        <w:rPr>
          <w:rFonts w:ascii="Century Schoolbook" w:eastAsia="Times New Roman" w:hAnsi="Century Schoolbook" w:cs="Arial"/>
          <w:sz w:val="24"/>
          <w:szCs w:val="24"/>
        </w:rPr>
        <w:t>physical confrontation</w:t>
      </w:r>
      <w:r w:rsidRPr="000E288D">
        <w:rPr>
          <w:rFonts w:ascii="Century Schoolbook" w:eastAsia="Times New Roman" w:hAnsi="Century Schoolbook" w:cs="Arial"/>
          <w:sz w:val="24"/>
          <w:szCs w:val="24"/>
        </w:rPr>
        <w:t xml:space="preserve"> arose from a </w:t>
      </w:r>
      <w:r w:rsidR="00D23325" w:rsidRPr="000E288D">
        <w:rPr>
          <w:rFonts w:ascii="Century Schoolbook" w:eastAsia="Times New Roman" w:hAnsi="Century Schoolbook" w:cs="Arial"/>
          <w:sz w:val="24"/>
          <w:szCs w:val="24"/>
        </w:rPr>
        <w:t xml:space="preserve">quarrel between the two men </w:t>
      </w:r>
      <w:r w:rsidRPr="000E288D">
        <w:rPr>
          <w:rFonts w:ascii="Century Schoolbook" w:eastAsia="Times New Roman" w:hAnsi="Century Schoolbook" w:cs="Arial"/>
          <w:sz w:val="24"/>
          <w:szCs w:val="24"/>
        </w:rPr>
        <w:t xml:space="preserve">at a local bar called ‘Three in One’ </w:t>
      </w:r>
      <w:r w:rsidR="00D23325" w:rsidRPr="000E288D">
        <w:rPr>
          <w:rFonts w:ascii="Century Schoolbook" w:eastAsia="Times New Roman" w:hAnsi="Century Schoolbook" w:cs="Arial"/>
          <w:sz w:val="24"/>
          <w:szCs w:val="24"/>
        </w:rPr>
        <w:t>over the English Premier League Results.</w:t>
      </w:r>
    </w:p>
    <w:p w:rsidR="00D23325" w:rsidRPr="000E288D" w:rsidRDefault="00D23325" w:rsidP="00214800">
      <w:pPr>
        <w:pStyle w:val="ListParagraph"/>
        <w:numPr>
          <w:ilvl w:val="0"/>
          <w:numId w:val="5"/>
        </w:numPr>
        <w:spacing w:after="0" w:line="360" w:lineRule="auto"/>
        <w:jc w:val="both"/>
        <w:rPr>
          <w:rFonts w:ascii="Century Schoolbook" w:eastAsia="Times New Roman" w:hAnsi="Century Schoolbook" w:cs="Arial"/>
          <w:sz w:val="24"/>
          <w:szCs w:val="24"/>
        </w:rPr>
      </w:pPr>
      <w:r w:rsidRPr="000E288D">
        <w:rPr>
          <w:rFonts w:ascii="Century Schoolbook" w:eastAsia="Times New Roman" w:hAnsi="Century Schoolbook" w:cs="Arial"/>
          <w:b/>
          <w:sz w:val="24"/>
          <w:szCs w:val="24"/>
        </w:rPr>
        <w:lastRenderedPageBreak/>
        <w:t>THAT</w:t>
      </w:r>
      <w:r w:rsidRPr="000E288D">
        <w:rPr>
          <w:rFonts w:ascii="Century Schoolbook" w:eastAsia="Times New Roman" w:hAnsi="Century Schoolbook" w:cs="Arial"/>
          <w:sz w:val="24"/>
          <w:szCs w:val="24"/>
        </w:rPr>
        <w:t xml:space="preserve"> following this incident, I</w:t>
      </w:r>
      <w:r w:rsidR="00183AD7" w:rsidRPr="000E288D">
        <w:rPr>
          <w:rFonts w:ascii="Century Schoolbook" w:eastAsia="Times New Roman" w:hAnsi="Century Schoolbook" w:cs="Arial"/>
          <w:sz w:val="24"/>
          <w:szCs w:val="24"/>
        </w:rPr>
        <w:t>, together with</w:t>
      </w:r>
      <w:r w:rsidRPr="000E288D">
        <w:rPr>
          <w:rFonts w:ascii="Century Schoolbook" w:eastAsia="Times New Roman" w:hAnsi="Century Schoolbook" w:cs="Arial"/>
          <w:sz w:val="24"/>
          <w:szCs w:val="24"/>
        </w:rPr>
        <w:t xml:space="preserve"> the</w:t>
      </w:r>
      <w:r w:rsidR="00183AD7" w:rsidRPr="000E288D">
        <w:rPr>
          <w:rFonts w:ascii="Century Schoolbook" w:eastAsia="Times New Roman" w:hAnsi="Century Schoolbook" w:cs="Arial"/>
          <w:sz w:val="24"/>
          <w:szCs w:val="24"/>
        </w:rPr>
        <w:t xml:space="preserve"> 2</w:t>
      </w:r>
      <w:r w:rsidR="00183AD7" w:rsidRPr="000E288D">
        <w:rPr>
          <w:rFonts w:ascii="Century Schoolbook" w:eastAsia="Times New Roman" w:hAnsi="Century Schoolbook" w:cs="Arial"/>
          <w:sz w:val="24"/>
          <w:szCs w:val="24"/>
          <w:vertAlign w:val="superscript"/>
        </w:rPr>
        <w:t>nd</w:t>
      </w:r>
      <w:r w:rsidRPr="000E288D">
        <w:rPr>
          <w:rFonts w:ascii="Century Schoolbook" w:eastAsia="Times New Roman" w:hAnsi="Century Schoolbook" w:cs="Arial"/>
          <w:sz w:val="24"/>
          <w:szCs w:val="24"/>
        </w:rPr>
        <w:t>applicant were arrested on 24</w:t>
      </w:r>
      <w:r w:rsidRPr="000E288D">
        <w:rPr>
          <w:rFonts w:ascii="Century Schoolbook" w:eastAsia="Times New Roman" w:hAnsi="Century Schoolbook" w:cs="Arial"/>
          <w:sz w:val="24"/>
          <w:szCs w:val="24"/>
          <w:vertAlign w:val="superscript"/>
        </w:rPr>
        <w:t>th</w:t>
      </w:r>
      <w:r w:rsidRPr="000E288D">
        <w:rPr>
          <w:rFonts w:ascii="Century Schoolbook" w:eastAsia="Times New Roman" w:hAnsi="Century Schoolbook" w:cs="Arial"/>
          <w:sz w:val="24"/>
          <w:szCs w:val="24"/>
        </w:rPr>
        <w:t xml:space="preserve"> May 2018 and detained at the </w:t>
      </w:r>
      <w:proofErr w:type="spellStart"/>
      <w:r w:rsidRPr="000E288D">
        <w:rPr>
          <w:rFonts w:ascii="Century Schoolbook" w:eastAsia="Times New Roman" w:hAnsi="Century Schoolbook" w:cs="Arial"/>
          <w:sz w:val="24"/>
          <w:szCs w:val="24"/>
        </w:rPr>
        <w:t>Rongai</w:t>
      </w:r>
      <w:proofErr w:type="spellEnd"/>
      <w:r w:rsidRPr="000E288D">
        <w:rPr>
          <w:rFonts w:ascii="Century Schoolbook" w:eastAsia="Times New Roman" w:hAnsi="Century Schoolbook" w:cs="Arial"/>
          <w:sz w:val="24"/>
          <w:szCs w:val="24"/>
        </w:rPr>
        <w:t xml:space="preserve"> Police Station.</w:t>
      </w:r>
    </w:p>
    <w:p w:rsidR="00D23325" w:rsidRPr="000E288D" w:rsidRDefault="00D23325" w:rsidP="00214800">
      <w:pPr>
        <w:pStyle w:val="ListParagraph"/>
        <w:numPr>
          <w:ilvl w:val="0"/>
          <w:numId w:val="5"/>
        </w:numPr>
        <w:spacing w:after="0" w:line="360" w:lineRule="auto"/>
        <w:jc w:val="both"/>
        <w:rPr>
          <w:rFonts w:ascii="Century Schoolbook" w:eastAsia="Times New Roman" w:hAnsi="Century Schoolbook" w:cs="Arial"/>
          <w:sz w:val="24"/>
          <w:szCs w:val="24"/>
        </w:rPr>
      </w:pPr>
      <w:r w:rsidRPr="000E288D">
        <w:rPr>
          <w:rFonts w:ascii="Century Schoolbook" w:eastAsia="Times New Roman" w:hAnsi="Century Schoolbook" w:cs="Arial"/>
          <w:b/>
          <w:sz w:val="24"/>
          <w:szCs w:val="24"/>
        </w:rPr>
        <w:t>THAT</w:t>
      </w:r>
      <w:r w:rsidRPr="000E288D">
        <w:rPr>
          <w:rFonts w:ascii="Century Schoolbook" w:eastAsia="Times New Roman" w:hAnsi="Century Schoolbook" w:cs="Arial"/>
          <w:sz w:val="24"/>
          <w:szCs w:val="24"/>
        </w:rPr>
        <w:t xml:space="preserve"> during the arrest, we were informed by the arresting officer that the arrest </w:t>
      </w:r>
      <w:r w:rsidR="00183AD7" w:rsidRPr="000E288D">
        <w:rPr>
          <w:rFonts w:ascii="Century Schoolbook" w:eastAsia="Times New Roman" w:hAnsi="Century Schoolbook" w:cs="Arial"/>
          <w:sz w:val="24"/>
          <w:szCs w:val="24"/>
        </w:rPr>
        <w:t>and subsequent detention</w:t>
      </w:r>
      <w:r w:rsidRPr="000E288D">
        <w:rPr>
          <w:rFonts w:ascii="Century Schoolbook" w:eastAsia="Times New Roman" w:hAnsi="Century Schoolbook" w:cs="Arial"/>
          <w:sz w:val="24"/>
          <w:szCs w:val="24"/>
        </w:rPr>
        <w:t xml:space="preserve"> was in accordance with instructions received by the Director of Public Prosecutions for our alleged failure to teach our son good manners.</w:t>
      </w:r>
    </w:p>
    <w:p w:rsidR="00D23325" w:rsidRPr="000E288D" w:rsidRDefault="00D23325" w:rsidP="00214800">
      <w:pPr>
        <w:pStyle w:val="ListParagraph"/>
        <w:numPr>
          <w:ilvl w:val="0"/>
          <w:numId w:val="5"/>
        </w:numPr>
        <w:spacing w:after="0" w:line="360" w:lineRule="auto"/>
        <w:jc w:val="both"/>
        <w:rPr>
          <w:rFonts w:ascii="Century Schoolbook" w:eastAsia="Times New Roman" w:hAnsi="Century Schoolbook" w:cs="Arial"/>
          <w:sz w:val="24"/>
          <w:szCs w:val="24"/>
        </w:rPr>
      </w:pPr>
      <w:r w:rsidRPr="000E288D">
        <w:rPr>
          <w:rFonts w:ascii="Century Schoolbook" w:eastAsia="Times New Roman" w:hAnsi="Century Schoolbook" w:cs="Arial"/>
          <w:b/>
          <w:sz w:val="24"/>
          <w:szCs w:val="24"/>
        </w:rPr>
        <w:t>THAT</w:t>
      </w:r>
      <w:r w:rsidRPr="000E288D">
        <w:rPr>
          <w:rFonts w:ascii="Century Schoolbook" w:eastAsia="Times New Roman" w:hAnsi="Century Schoolbook" w:cs="Arial"/>
          <w:sz w:val="24"/>
          <w:szCs w:val="24"/>
        </w:rPr>
        <w:t xml:space="preserve"> on 26</w:t>
      </w:r>
      <w:r w:rsidRPr="000E288D">
        <w:rPr>
          <w:rFonts w:ascii="Century Schoolbook" w:eastAsia="Times New Roman" w:hAnsi="Century Schoolbook" w:cs="Arial"/>
          <w:sz w:val="24"/>
          <w:szCs w:val="24"/>
          <w:vertAlign w:val="superscript"/>
        </w:rPr>
        <w:t>th</w:t>
      </w:r>
      <w:r w:rsidRPr="000E288D">
        <w:rPr>
          <w:rFonts w:ascii="Century Schoolbook" w:eastAsia="Times New Roman" w:hAnsi="Century Schoolbook" w:cs="Arial"/>
          <w:sz w:val="24"/>
          <w:szCs w:val="24"/>
        </w:rPr>
        <w:t xml:space="preserve"> May, 2</w:t>
      </w:r>
      <w:r w:rsidR="00183AD7" w:rsidRPr="000E288D">
        <w:rPr>
          <w:rFonts w:ascii="Century Schoolbook" w:eastAsia="Times New Roman" w:hAnsi="Century Schoolbook" w:cs="Arial"/>
          <w:sz w:val="24"/>
          <w:szCs w:val="24"/>
        </w:rPr>
        <w:t>018 the 2</w:t>
      </w:r>
      <w:r w:rsidR="00183AD7" w:rsidRPr="000E288D">
        <w:rPr>
          <w:rFonts w:ascii="Century Schoolbook" w:eastAsia="Times New Roman" w:hAnsi="Century Schoolbook" w:cs="Arial"/>
          <w:sz w:val="24"/>
          <w:szCs w:val="24"/>
          <w:vertAlign w:val="superscript"/>
        </w:rPr>
        <w:t>nd</w:t>
      </w:r>
      <w:r w:rsidR="00183AD7" w:rsidRPr="000E288D">
        <w:rPr>
          <w:rFonts w:ascii="Century Schoolbook" w:eastAsia="Times New Roman" w:hAnsi="Century Schoolbook" w:cs="Arial"/>
          <w:sz w:val="24"/>
          <w:szCs w:val="24"/>
        </w:rPr>
        <w:t xml:space="preserve"> applicant and I</w:t>
      </w:r>
      <w:r w:rsidRPr="000E288D">
        <w:rPr>
          <w:rFonts w:ascii="Century Schoolbook" w:eastAsia="Times New Roman" w:hAnsi="Century Schoolbook" w:cs="Arial"/>
          <w:sz w:val="24"/>
          <w:szCs w:val="24"/>
        </w:rPr>
        <w:t xml:space="preserve"> were charged befo</w:t>
      </w:r>
      <w:r w:rsidR="00183AD7" w:rsidRPr="000E288D">
        <w:rPr>
          <w:rFonts w:ascii="Century Schoolbook" w:eastAsia="Times New Roman" w:hAnsi="Century Schoolbook" w:cs="Arial"/>
          <w:sz w:val="24"/>
          <w:szCs w:val="24"/>
        </w:rPr>
        <w:t>re the Chief Magistrate</w:t>
      </w:r>
      <w:r w:rsidRPr="000E288D">
        <w:rPr>
          <w:rFonts w:ascii="Century Schoolbook" w:eastAsia="Times New Roman" w:hAnsi="Century Schoolbook" w:cs="Arial"/>
          <w:sz w:val="24"/>
          <w:szCs w:val="24"/>
        </w:rPr>
        <w:t>’</w:t>
      </w:r>
      <w:r w:rsidR="00183AD7" w:rsidRPr="000E288D">
        <w:rPr>
          <w:rFonts w:ascii="Century Schoolbook" w:eastAsia="Times New Roman" w:hAnsi="Century Schoolbook" w:cs="Arial"/>
          <w:sz w:val="24"/>
          <w:szCs w:val="24"/>
        </w:rPr>
        <w:t>s</w:t>
      </w:r>
      <w:r w:rsidRPr="000E288D">
        <w:rPr>
          <w:rFonts w:ascii="Century Schoolbook" w:eastAsia="Times New Roman" w:hAnsi="Century Schoolbook" w:cs="Arial"/>
          <w:sz w:val="24"/>
          <w:szCs w:val="24"/>
        </w:rPr>
        <w:t xml:space="preserve"> court in </w:t>
      </w:r>
      <w:proofErr w:type="spellStart"/>
      <w:r w:rsidRPr="000E288D">
        <w:rPr>
          <w:rFonts w:ascii="Century Schoolbook" w:eastAsia="Times New Roman" w:hAnsi="Century Schoolbook" w:cs="Arial"/>
          <w:sz w:val="24"/>
          <w:szCs w:val="24"/>
        </w:rPr>
        <w:t>Kibera</w:t>
      </w:r>
      <w:proofErr w:type="spellEnd"/>
      <w:r w:rsidRPr="000E288D">
        <w:rPr>
          <w:rFonts w:ascii="Century Schoolbook" w:eastAsia="Times New Roman" w:hAnsi="Century Schoolbook" w:cs="Arial"/>
          <w:sz w:val="24"/>
          <w:szCs w:val="24"/>
        </w:rPr>
        <w:t xml:space="preserve"> for creating a </w:t>
      </w:r>
      <w:r w:rsidR="00183AD7" w:rsidRPr="000E288D">
        <w:rPr>
          <w:rFonts w:ascii="Century Schoolbook" w:eastAsia="Times New Roman" w:hAnsi="Century Schoolbook" w:cs="Arial"/>
          <w:sz w:val="24"/>
          <w:szCs w:val="24"/>
        </w:rPr>
        <w:t>disturbance</w:t>
      </w:r>
      <w:r w:rsidRPr="000E288D">
        <w:rPr>
          <w:rFonts w:ascii="Century Schoolbook" w:eastAsia="Times New Roman" w:hAnsi="Century Schoolbook" w:cs="Arial"/>
          <w:sz w:val="24"/>
          <w:szCs w:val="24"/>
        </w:rPr>
        <w:t xml:space="preserve"> in Karen View Estate on 23</w:t>
      </w:r>
      <w:r w:rsidRPr="000E288D">
        <w:rPr>
          <w:rFonts w:ascii="Century Schoolbook" w:eastAsia="Times New Roman" w:hAnsi="Century Schoolbook" w:cs="Arial"/>
          <w:sz w:val="24"/>
          <w:szCs w:val="24"/>
          <w:vertAlign w:val="superscript"/>
        </w:rPr>
        <w:t>rd</w:t>
      </w:r>
      <w:r w:rsidRPr="000E288D">
        <w:rPr>
          <w:rFonts w:ascii="Century Schoolbook" w:eastAsia="Times New Roman" w:hAnsi="Century Schoolbook" w:cs="Arial"/>
          <w:sz w:val="24"/>
          <w:szCs w:val="24"/>
        </w:rPr>
        <w:t xml:space="preserve"> May, 2018 contrary to section 95 of the Penal Code.</w:t>
      </w:r>
    </w:p>
    <w:p w:rsidR="00D23325" w:rsidRPr="000E288D" w:rsidRDefault="00D23325" w:rsidP="00214800">
      <w:pPr>
        <w:pStyle w:val="ListParagraph"/>
        <w:numPr>
          <w:ilvl w:val="0"/>
          <w:numId w:val="5"/>
        </w:numPr>
        <w:spacing w:after="0" w:line="360" w:lineRule="auto"/>
        <w:jc w:val="both"/>
        <w:rPr>
          <w:rFonts w:ascii="Century Schoolbook" w:eastAsia="Times New Roman" w:hAnsi="Century Schoolbook" w:cs="Arial"/>
          <w:sz w:val="24"/>
          <w:szCs w:val="24"/>
        </w:rPr>
      </w:pPr>
      <w:r w:rsidRPr="000E288D">
        <w:rPr>
          <w:rFonts w:ascii="Century Schoolbook" w:eastAsia="Times New Roman" w:hAnsi="Century Schoolbook" w:cs="Arial"/>
          <w:b/>
          <w:sz w:val="24"/>
          <w:szCs w:val="24"/>
        </w:rPr>
        <w:t>THAT</w:t>
      </w:r>
      <w:r w:rsidRPr="000E288D">
        <w:rPr>
          <w:rFonts w:ascii="Century Schoolbook" w:eastAsia="Times New Roman" w:hAnsi="Century Schoolbook" w:cs="Arial"/>
          <w:sz w:val="24"/>
          <w:szCs w:val="24"/>
        </w:rPr>
        <w:t xml:space="preserve"> the particulars of the offence read that on 23</w:t>
      </w:r>
      <w:r w:rsidRPr="000E288D">
        <w:rPr>
          <w:rFonts w:ascii="Century Schoolbook" w:eastAsia="Times New Roman" w:hAnsi="Century Schoolbook" w:cs="Arial"/>
          <w:sz w:val="24"/>
          <w:szCs w:val="24"/>
          <w:vertAlign w:val="superscript"/>
        </w:rPr>
        <w:t>rd</w:t>
      </w:r>
      <w:r w:rsidRPr="000E288D">
        <w:rPr>
          <w:rFonts w:ascii="Century Schoolbook" w:eastAsia="Times New Roman" w:hAnsi="Century Schoolbook" w:cs="Arial"/>
          <w:sz w:val="24"/>
          <w:szCs w:val="24"/>
        </w:rPr>
        <w:t xml:space="preserve"> May, 2018 at </w:t>
      </w:r>
      <w:r w:rsidR="00183AD7" w:rsidRPr="000E288D">
        <w:rPr>
          <w:rFonts w:ascii="Century Schoolbook" w:eastAsia="Times New Roman" w:hAnsi="Century Schoolbook" w:cs="Arial"/>
          <w:sz w:val="24"/>
          <w:szCs w:val="24"/>
        </w:rPr>
        <w:t xml:space="preserve">the </w:t>
      </w:r>
      <w:r w:rsidRPr="000E288D">
        <w:rPr>
          <w:rFonts w:ascii="Century Schoolbook" w:eastAsia="Times New Roman" w:hAnsi="Century Schoolbook" w:cs="Arial"/>
          <w:sz w:val="24"/>
          <w:szCs w:val="24"/>
        </w:rPr>
        <w:t>Three in One Bar at Karen V</w:t>
      </w:r>
      <w:r w:rsidR="00183AD7" w:rsidRPr="000E288D">
        <w:rPr>
          <w:rFonts w:ascii="Century Schoolbook" w:eastAsia="Times New Roman" w:hAnsi="Century Schoolbook" w:cs="Arial"/>
          <w:sz w:val="24"/>
          <w:szCs w:val="24"/>
        </w:rPr>
        <w:t xml:space="preserve">iew Estate in </w:t>
      </w:r>
      <w:proofErr w:type="spellStart"/>
      <w:r w:rsidR="00183AD7" w:rsidRPr="000E288D">
        <w:rPr>
          <w:rFonts w:ascii="Century Schoolbook" w:eastAsia="Times New Roman" w:hAnsi="Century Schoolbook" w:cs="Arial"/>
          <w:sz w:val="24"/>
          <w:szCs w:val="24"/>
        </w:rPr>
        <w:t>Kajiado</w:t>
      </w:r>
      <w:proofErr w:type="spellEnd"/>
      <w:r w:rsidR="00183AD7" w:rsidRPr="000E288D">
        <w:rPr>
          <w:rFonts w:ascii="Century Schoolbook" w:eastAsia="Times New Roman" w:hAnsi="Century Schoolbook" w:cs="Arial"/>
          <w:sz w:val="24"/>
          <w:szCs w:val="24"/>
        </w:rPr>
        <w:t xml:space="preserve"> County, I and the 2</w:t>
      </w:r>
      <w:r w:rsidR="00183AD7" w:rsidRPr="000E288D">
        <w:rPr>
          <w:rFonts w:ascii="Century Schoolbook" w:eastAsia="Times New Roman" w:hAnsi="Century Schoolbook" w:cs="Arial"/>
          <w:sz w:val="24"/>
          <w:szCs w:val="24"/>
          <w:vertAlign w:val="superscript"/>
        </w:rPr>
        <w:t>nd</w:t>
      </w:r>
      <w:r w:rsidR="00183AD7" w:rsidRPr="000E288D">
        <w:rPr>
          <w:rFonts w:ascii="Century Schoolbook" w:eastAsia="Times New Roman" w:hAnsi="Century Schoolbook" w:cs="Arial"/>
          <w:sz w:val="24"/>
          <w:szCs w:val="24"/>
        </w:rPr>
        <w:t xml:space="preserve"> applicant</w:t>
      </w:r>
      <w:r w:rsidRPr="000E288D">
        <w:rPr>
          <w:rFonts w:ascii="Century Schoolbook" w:eastAsia="Times New Roman" w:hAnsi="Century Schoolbook" w:cs="Arial"/>
          <w:sz w:val="24"/>
          <w:szCs w:val="24"/>
        </w:rPr>
        <w:t xml:space="preserve"> allowed our son to engage in a fight </w:t>
      </w:r>
      <w:r w:rsidR="00183AD7" w:rsidRPr="000E288D">
        <w:rPr>
          <w:rFonts w:ascii="Century Schoolbook" w:eastAsia="Times New Roman" w:hAnsi="Century Schoolbook" w:cs="Arial"/>
          <w:sz w:val="24"/>
          <w:szCs w:val="24"/>
        </w:rPr>
        <w:t>w</w:t>
      </w:r>
      <w:r w:rsidRPr="000E288D">
        <w:rPr>
          <w:rFonts w:ascii="Century Schoolbook" w:eastAsia="Times New Roman" w:hAnsi="Century Schoolbook" w:cs="Arial"/>
          <w:sz w:val="24"/>
          <w:szCs w:val="24"/>
        </w:rPr>
        <w:t xml:space="preserve">ith </w:t>
      </w:r>
      <w:r w:rsidR="00183AD7" w:rsidRPr="000E288D">
        <w:rPr>
          <w:rFonts w:ascii="Century Schoolbook" w:eastAsia="Times New Roman" w:hAnsi="Century Schoolbook" w:cs="Arial"/>
          <w:sz w:val="24"/>
          <w:szCs w:val="24"/>
        </w:rPr>
        <w:t xml:space="preserve">one </w:t>
      </w:r>
      <w:proofErr w:type="spellStart"/>
      <w:r w:rsidR="00183AD7" w:rsidRPr="000E288D">
        <w:rPr>
          <w:rFonts w:ascii="Century Schoolbook" w:eastAsia="Times New Roman" w:hAnsi="Century Schoolbook" w:cs="Arial"/>
          <w:sz w:val="24"/>
          <w:szCs w:val="24"/>
        </w:rPr>
        <w:t>S</w:t>
      </w:r>
      <w:r w:rsidRPr="000E288D">
        <w:rPr>
          <w:rFonts w:ascii="Century Schoolbook" w:eastAsia="Times New Roman" w:hAnsi="Century Schoolbook" w:cs="Arial"/>
          <w:sz w:val="24"/>
          <w:szCs w:val="24"/>
        </w:rPr>
        <w:t>umbuaBoyz</w:t>
      </w:r>
      <w:proofErr w:type="spellEnd"/>
      <w:r w:rsidRPr="000E288D">
        <w:rPr>
          <w:rFonts w:ascii="Century Schoolbook" w:eastAsia="Times New Roman" w:hAnsi="Century Schoolbook" w:cs="Arial"/>
          <w:sz w:val="24"/>
          <w:szCs w:val="24"/>
        </w:rPr>
        <w:t xml:space="preserve"> which fight resulted to the breach of peace.</w:t>
      </w:r>
    </w:p>
    <w:p w:rsidR="00D23325" w:rsidRPr="000E288D" w:rsidRDefault="00D23325" w:rsidP="00214800">
      <w:pPr>
        <w:pStyle w:val="ListParagraph"/>
        <w:numPr>
          <w:ilvl w:val="0"/>
          <w:numId w:val="5"/>
        </w:numPr>
        <w:spacing w:after="0" w:line="360" w:lineRule="auto"/>
        <w:jc w:val="both"/>
        <w:rPr>
          <w:rFonts w:ascii="Century Schoolbook" w:eastAsia="Times New Roman" w:hAnsi="Century Schoolbook" w:cs="Arial"/>
          <w:sz w:val="24"/>
          <w:szCs w:val="24"/>
        </w:rPr>
      </w:pPr>
      <w:r w:rsidRPr="000E288D">
        <w:rPr>
          <w:rFonts w:ascii="Century Schoolbook" w:eastAsia="Times New Roman" w:hAnsi="Century Schoolbook" w:cs="Arial"/>
          <w:b/>
          <w:sz w:val="24"/>
          <w:szCs w:val="24"/>
        </w:rPr>
        <w:t>THAT</w:t>
      </w:r>
      <w:r w:rsidRPr="000E288D">
        <w:rPr>
          <w:rFonts w:ascii="Century Schoolbook" w:eastAsia="Times New Roman" w:hAnsi="Century Schoolbook" w:cs="Arial"/>
          <w:sz w:val="24"/>
          <w:szCs w:val="24"/>
        </w:rPr>
        <w:t xml:space="preserve"> the </w:t>
      </w:r>
      <w:proofErr w:type="spellStart"/>
      <w:r w:rsidRPr="000E288D">
        <w:rPr>
          <w:rFonts w:ascii="Century Schoolbook" w:eastAsia="Times New Roman" w:hAnsi="Century Schoolbook" w:cs="Arial"/>
          <w:sz w:val="24"/>
          <w:szCs w:val="24"/>
        </w:rPr>
        <w:t>defence</w:t>
      </w:r>
      <w:proofErr w:type="spellEnd"/>
      <w:r w:rsidRPr="000E288D">
        <w:rPr>
          <w:rFonts w:ascii="Century Schoolbook" w:eastAsia="Times New Roman" w:hAnsi="Century Schoolbook" w:cs="Arial"/>
          <w:sz w:val="24"/>
          <w:szCs w:val="24"/>
        </w:rPr>
        <w:t xml:space="preserve"> counsel applied for copies of documents in the prosecution file</w:t>
      </w:r>
      <w:r w:rsidR="00183AD7" w:rsidRPr="000E288D">
        <w:rPr>
          <w:rFonts w:ascii="Century Schoolbook" w:eastAsia="Times New Roman" w:hAnsi="Century Schoolbook" w:cs="Arial"/>
          <w:sz w:val="24"/>
          <w:szCs w:val="24"/>
        </w:rPr>
        <w:t xml:space="preserve">, which application was granted by the </w:t>
      </w:r>
      <w:proofErr w:type="spellStart"/>
      <w:r w:rsidR="00183AD7" w:rsidRPr="000E288D">
        <w:rPr>
          <w:rFonts w:ascii="Century Schoolbook" w:eastAsia="Times New Roman" w:hAnsi="Century Schoolbook" w:cs="Arial"/>
          <w:sz w:val="24"/>
          <w:szCs w:val="24"/>
        </w:rPr>
        <w:t>Honourable</w:t>
      </w:r>
      <w:proofErr w:type="spellEnd"/>
      <w:r w:rsidR="00183AD7" w:rsidRPr="000E288D">
        <w:rPr>
          <w:rFonts w:ascii="Century Schoolbook" w:eastAsia="Times New Roman" w:hAnsi="Century Schoolbook" w:cs="Arial"/>
          <w:sz w:val="24"/>
          <w:szCs w:val="24"/>
        </w:rPr>
        <w:t xml:space="preserve"> Court</w:t>
      </w:r>
      <w:r w:rsidRPr="000E288D">
        <w:rPr>
          <w:rFonts w:ascii="Century Schoolbook" w:eastAsia="Times New Roman" w:hAnsi="Century Schoolbook" w:cs="Arial"/>
          <w:sz w:val="24"/>
          <w:szCs w:val="24"/>
        </w:rPr>
        <w:t>.</w:t>
      </w:r>
    </w:p>
    <w:p w:rsidR="00183AD7" w:rsidRPr="000E288D" w:rsidRDefault="00D23325" w:rsidP="00214800">
      <w:pPr>
        <w:pStyle w:val="ListParagraph"/>
        <w:numPr>
          <w:ilvl w:val="0"/>
          <w:numId w:val="5"/>
        </w:numPr>
        <w:spacing w:after="0" w:line="360" w:lineRule="auto"/>
        <w:jc w:val="both"/>
        <w:rPr>
          <w:rFonts w:ascii="Century Schoolbook" w:eastAsia="Times New Roman" w:hAnsi="Century Schoolbook" w:cs="Arial"/>
          <w:sz w:val="24"/>
          <w:szCs w:val="24"/>
        </w:rPr>
      </w:pPr>
      <w:r w:rsidRPr="000E288D">
        <w:rPr>
          <w:rFonts w:ascii="Century Schoolbook" w:eastAsia="Times New Roman" w:hAnsi="Century Schoolbook" w:cs="Arial"/>
          <w:b/>
          <w:sz w:val="24"/>
          <w:szCs w:val="24"/>
        </w:rPr>
        <w:t>THAT</w:t>
      </w:r>
      <w:r w:rsidR="00183AD7" w:rsidRPr="000E288D">
        <w:rPr>
          <w:rFonts w:ascii="Century Schoolbook" w:eastAsia="Times New Roman" w:hAnsi="Century Schoolbook" w:cs="Arial"/>
          <w:sz w:val="24"/>
          <w:szCs w:val="24"/>
        </w:rPr>
        <w:t xml:space="preserve">I am aware that in compliance with the order of the court, the prosecuting counsel availed to the </w:t>
      </w:r>
      <w:proofErr w:type="spellStart"/>
      <w:r w:rsidR="00183AD7" w:rsidRPr="000E288D">
        <w:rPr>
          <w:rFonts w:ascii="Century Schoolbook" w:eastAsia="Times New Roman" w:hAnsi="Century Schoolbook" w:cs="Arial"/>
          <w:sz w:val="24"/>
          <w:szCs w:val="24"/>
        </w:rPr>
        <w:t>defence</w:t>
      </w:r>
      <w:proofErr w:type="spellEnd"/>
      <w:r w:rsidR="00183AD7" w:rsidRPr="000E288D">
        <w:rPr>
          <w:rFonts w:ascii="Century Schoolbook" w:eastAsia="Times New Roman" w:hAnsi="Century Schoolbook" w:cs="Arial"/>
          <w:sz w:val="24"/>
          <w:szCs w:val="24"/>
        </w:rPr>
        <w:t xml:space="preserve"> counsel all the documents contained in the prosecution file. </w:t>
      </w:r>
    </w:p>
    <w:p w:rsidR="00D23325" w:rsidRPr="000E288D" w:rsidRDefault="00183AD7" w:rsidP="00214800">
      <w:pPr>
        <w:pStyle w:val="ListParagraph"/>
        <w:numPr>
          <w:ilvl w:val="0"/>
          <w:numId w:val="5"/>
        </w:numPr>
        <w:spacing w:after="0" w:line="360" w:lineRule="auto"/>
        <w:jc w:val="both"/>
        <w:rPr>
          <w:rFonts w:ascii="Century Schoolbook" w:eastAsia="Times New Roman" w:hAnsi="Century Schoolbook" w:cs="Arial"/>
          <w:sz w:val="24"/>
          <w:szCs w:val="24"/>
        </w:rPr>
      </w:pPr>
      <w:r w:rsidRPr="000E288D">
        <w:rPr>
          <w:rFonts w:ascii="Century Schoolbook" w:eastAsia="Times New Roman" w:hAnsi="Century Schoolbook" w:cs="Arial"/>
          <w:b/>
          <w:sz w:val="24"/>
          <w:szCs w:val="24"/>
        </w:rPr>
        <w:t xml:space="preserve">THAT </w:t>
      </w:r>
      <w:r w:rsidRPr="000E288D">
        <w:rPr>
          <w:rFonts w:ascii="Century Schoolbook" w:eastAsia="Times New Roman" w:hAnsi="Century Schoolbook" w:cs="Arial"/>
          <w:sz w:val="24"/>
          <w:szCs w:val="24"/>
        </w:rPr>
        <w:t xml:space="preserve">I am aware that among the documents availed to the </w:t>
      </w:r>
      <w:proofErr w:type="spellStart"/>
      <w:r w:rsidRPr="000E288D">
        <w:rPr>
          <w:rFonts w:ascii="Century Schoolbook" w:eastAsia="Times New Roman" w:hAnsi="Century Schoolbook" w:cs="Arial"/>
          <w:sz w:val="24"/>
          <w:szCs w:val="24"/>
        </w:rPr>
        <w:t>defence</w:t>
      </w:r>
      <w:proofErr w:type="spellEnd"/>
      <w:r w:rsidRPr="000E288D">
        <w:rPr>
          <w:rFonts w:ascii="Century Schoolbook" w:eastAsia="Times New Roman" w:hAnsi="Century Schoolbook" w:cs="Arial"/>
          <w:sz w:val="24"/>
          <w:szCs w:val="24"/>
        </w:rPr>
        <w:t xml:space="preserve"> counsel was </w:t>
      </w:r>
      <w:r w:rsidR="00D23325" w:rsidRPr="000E288D">
        <w:rPr>
          <w:rFonts w:ascii="Century Schoolbook" w:eastAsia="Times New Roman" w:hAnsi="Century Schoolbook" w:cs="Arial"/>
          <w:sz w:val="24"/>
          <w:szCs w:val="24"/>
        </w:rPr>
        <w:t>the instruction notice from the D</w:t>
      </w:r>
      <w:r w:rsidRPr="000E288D">
        <w:rPr>
          <w:rFonts w:ascii="Century Schoolbook" w:eastAsia="Times New Roman" w:hAnsi="Century Schoolbook" w:cs="Arial"/>
          <w:sz w:val="24"/>
          <w:szCs w:val="24"/>
        </w:rPr>
        <w:t xml:space="preserve">irector of </w:t>
      </w:r>
      <w:r w:rsidR="00D23325" w:rsidRPr="000E288D">
        <w:rPr>
          <w:rFonts w:ascii="Century Schoolbook" w:eastAsia="Times New Roman" w:hAnsi="Century Schoolbook" w:cs="Arial"/>
          <w:sz w:val="24"/>
          <w:szCs w:val="24"/>
        </w:rPr>
        <w:t>P</w:t>
      </w:r>
      <w:r w:rsidRPr="000E288D">
        <w:rPr>
          <w:rFonts w:ascii="Century Schoolbook" w:eastAsia="Times New Roman" w:hAnsi="Century Schoolbook" w:cs="Arial"/>
          <w:sz w:val="24"/>
          <w:szCs w:val="24"/>
        </w:rPr>
        <w:t xml:space="preserve">ublic </w:t>
      </w:r>
      <w:r w:rsidR="00D23325" w:rsidRPr="000E288D">
        <w:rPr>
          <w:rFonts w:ascii="Century Schoolbook" w:eastAsia="Times New Roman" w:hAnsi="Century Schoolbook" w:cs="Arial"/>
          <w:sz w:val="24"/>
          <w:szCs w:val="24"/>
        </w:rPr>
        <w:t>P</w:t>
      </w:r>
      <w:r w:rsidRPr="000E288D">
        <w:rPr>
          <w:rFonts w:ascii="Century Schoolbook" w:eastAsia="Times New Roman" w:hAnsi="Century Schoolbook" w:cs="Arial"/>
          <w:sz w:val="24"/>
          <w:szCs w:val="24"/>
        </w:rPr>
        <w:t>rosecutions</w:t>
      </w:r>
      <w:r w:rsidR="00D23325" w:rsidRPr="000E288D">
        <w:rPr>
          <w:rFonts w:ascii="Century Schoolbook" w:eastAsia="Times New Roman" w:hAnsi="Century Schoolbook" w:cs="Arial"/>
          <w:sz w:val="24"/>
          <w:szCs w:val="24"/>
        </w:rPr>
        <w:t xml:space="preserve"> to the prosecuting state counsel inst</w:t>
      </w:r>
      <w:r w:rsidRPr="000E288D">
        <w:rPr>
          <w:rFonts w:ascii="Century Schoolbook" w:eastAsia="Times New Roman" w:hAnsi="Century Schoolbook" w:cs="Arial"/>
          <w:sz w:val="24"/>
          <w:szCs w:val="24"/>
        </w:rPr>
        <w:t>ructing the later to punish the 2</w:t>
      </w:r>
      <w:r w:rsidRPr="000E288D">
        <w:rPr>
          <w:rFonts w:ascii="Century Schoolbook" w:eastAsia="Times New Roman" w:hAnsi="Century Schoolbook" w:cs="Arial"/>
          <w:sz w:val="24"/>
          <w:szCs w:val="24"/>
          <w:vertAlign w:val="superscript"/>
        </w:rPr>
        <w:t>nd</w:t>
      </w:r>
      <w:r w:rsidRPr="000E288D">
        <w:rPr>
          <w:rFonts w:ascii="Century Schoolbook" w:eastAsia="Times New Roman" w:hAnsi="Century Schoolbook" w:cs="Arial"/>
          <w:sz w:val="24"/>
          <w:szCs w:val="24"/>
        </w:rPr>
        <w:t xml:space="preserve"> applicant and myself</w:t>
      </w:r>
      <w:r w:rsidR="00D23325" w:rsidRPr="000E288D">
        <w:rPr>
          <w:rFonts w:ascii="Century Schoolbook" w:eastAsia="Times New Roman" w:hAnsi="Century Schoolbook" w:cs="Arial"/>
          <w:sz w:val="24"/>
          <w:szCs w:val="24"/>
        </w:rPr>
        <w:t xml:space="preserve"> for the alleged bad manners of our son.</w:t>
      </w:r>
      <w:r w:rsidRPr="000E288D">
        <w:rPr>
          <w:rFonts w:ascii="Century Schoolbook" w:eastAsia="Times New Roman" w:hAnsi="Century Schoolbook" w:cs="Arial"/>
          <w:sz w:val="24"/>
          <w:szCs w:val="24"/>
        </w:rPr>
        <w:t xml:space="preserve"> (Annexed herein and marked “</w:t>
      </w:r>
      <w:r w:rsidRPr="000E288D">
        <w:rPr>
          <w:rFonts w:ascii="Century Schoolbook" w:eastAsia="Times New Roman" w:hAnsi="Century Schoolbook" w:cs="Arial"/>
          <w:b/>
          <w:sz w:val="24"/>
          <w:szCs w:val="24"/>
        </w:rPr>
        <w:t>MM-1”</w:t>
      </w:r>
      <w:r w:rsidRPr="000E288D">
        <w:rPr>
          <w:rFonts w:ascii="Century Schoolbook" w:eastAsia="Times New Roman" w:hAnsi="Century Schoolbook" w:cs="Arial"/>
          <w:sz w:val="24"/>
          <w:szCs w:val="24"/>
        </w:rPr>
        <w:t xml:space="preserve"> is a copy of the above mentioned Instruction Notice availed to the </w:t>
      </w:r>
      <w:proofErr w:type="spellStart"/>
      <w:r w:rsidRPr="000E288D">
        <w:rPr>
          <w:rFonts w:ascii="Century Schoolbook" w:eastAsia="Times New Roman" w:hAnsi="Century Schoolbook" w:cs="Arial"/>
          <w:sz w:val="24"/>
          <w:szCs w:val="24"/>
        </w:rPr>
        <w:t>defence</w:t>
      </w:r>
      <w:proofErr w:type="spellEnd"/>
      <w:r w:rsidRPr="000E288D">
        <w:rPr>
          <w:rFonts w:ascii="Century Schoolbook" w:eastAsia="Times New Roman" w:hAnsi="Century Schoolbook" w:cs="Arial"/>
          <w:sz w:val="24"/>
          <w:szCs w:val="24"/>
        </w:rPr>
        <w:t xml:space="preserve"> counsel.)</w:t>
      </w:r>
    </w:p>
    <w:p w:rsidR="00D23325" w:rsidRPr="000E288D" w:rsidRDefault="00D23325" w:rsidP="00183AD7">
      <w:pPr>
        <w:pStyle w:val="ListParagraph"/>
        <w:numPr>
          <w:ilvl w:val="0"/>
          <w:numId w:val="5"/>
        </w:numPr>
        <w:spacing w:after="0" w:line="360" w:lineRule="auto"/>
        <w:jc w:val="both"/>
        <w:rPr>
          <w:rFonts w:ascii="Century Schoolbook" w:eastAsia="Times New Roman" w:hAnsi="Century Schoolbook" w:cs="Arial"/>
          <w:sz w:val="24"/>
          <w:szCs w:val="24"/>
        </w:rPr>
      </w:pPr>
      <w:r w:rsidRPr="000E288D">
        <w:rPr>
          <w:rFonts w:ascii="Century Schoolbook" w:eastAsia="Times New Roman" w:hAnsi="Century Schoolbook" w:cs="Arial"/>
          <w:b/>
          <w:sz w:val="24"/>
          <w:szCs w:val="24"/>
        </w:rPr>
        <w:t>THAT</w:t>
      </w:r>
      <w:r w:rsidR="00183AD7" w:rsidRPr="000E288D">
        <w:rPr>
          <w:rFonts w:ascii="Century Schoolbook" w:eastAsia="Times New Roman" w:hAnsi="Century Schoolbook" w:cs="Arial"/>
          <w:sz w:val="24"/>
          <w:szCs w:val="24"/>
        </w:rPr>
        <w:t xml:space="preserve">in paragraph 2 of the instruction notice, the </w:t>
      </w:r>
      <w:r w:rsidRPr="000E288D">
        <w:rPr>
          <w:rFonts w:ascii="Century Schoolbook" w:eastAsia="Times New Roman" w:hAnsi="Century Schoolbook" w:cs="Arial"/>
          <w:sz w:val="24"/>
          <w:szCs w:val="24"/>
        </w:rPr>
        <w:t>D</w:t>
      </w:r>
      <w:r w:rsidR="00183AD7" w:rsidRPr="000E288D">
        <w:rPr>
          <w:rFonts w:ascii="Century Schoolbook" w:eastAsia="Times New Roman" w:hAnsi="Century Schoolbook" w:cs="Arial"/>
          <w:sz w:val="24"/>
          <w:szCs w:val="24"/>
        </w:rPr>
        <w:t xml:space="preserve">irector of </w:t>
      </w:r>
      <w:r w:rsidRPr="000E288D">
        <w:rPr>
          <w:rFonts w:ascii="Century Schoolbook" w:eastAsia="Times New Roman" w:hAnsi="Century Schoolbook" w:cs="Arial"/>
          <w:sz w:val="24"/>
          <w:szCs w:val="24"/>
        </w:rPr>
        <w:t>P</w:t>
      </w:r>
      <w:r w:rsidR="00183AD7" w:rsidRPr="000E288D">
        <w:rPr>
          <w:rFonts w:ascii="Century Schoolbook" w:eastAsia="Times New Roman" w:hAnsi="Century Schoolbook" w:cs="Arial"/>
          <w:sz w:val="24"/>
          <w:szCs w:val="24"/>
        </w:rPr>
        <w:t xml:space="preserve">ublic </w:t>
      </w:r>
      <w:r w:rsidRPr="000E288D">
        <w:rPr>
          <w:rFonts w:ascii="Century Schoolbook" w:eastAsia="Times New Roman" w:hAnsi="Century Schoolbook" w:cs="Arial"/>
          <w:sz w:val="24"/>
          <w:szCs w:val="24"/>
        </w:rPr>
        <w:t>P</w:t>
      </w:r>
      <w:r w:rsidR="00183AD7" w:rsidRPr="000E288D">
        <w:rPr>
          <w:rFonts w:ascii="Century Schoolbook" w:eastAsia="Times New Roman" w:hAnsi="Century Schoolbook" w:cs="Arial"/>
          <w:sz w:val="24"/>
          <w:szCs w:val="24"/>
        </w:rPr>
        <w:t>rosecutions furtherinformed</w:t>
      </w:r>
      <w:r w:rsidRPr="000E288D">
        <w:rPr>
          <w:rFonts w:ascii="Century Schoolbook" w:eastAsia="Times New Roman" w:hAnsi="Century Schoolbook" w:cs="Arial"/>
          <w:sz w:val="24"/>
          <w:szCs w:val="24"/>
        </w:rPr>
        <w:t xml:space="preserve"> the </w:t>
      </w:r>
      <w:r w:rsidR="00183AD7" w:rsidRPr="000E288D">
        <w:rPr>
          <w:rFonts w:ascii="Century Schoolbook" w:eastAsia="Times New Roman" w:hAnsi="Century Schoolbook" w:cs="Arial"/>
          <w:sz w:val="24"/>
          <w:szCs w:val="24"/>
        </w:rPr>
        <w:t>prosecuting state counsel that there was</w:t>
      </w:r>
      <w:r w:rsidRPr="000E288D">
        <w:rPr>
          <w:rFonts w:ascii="Century Schoolbook" w:eastAsia="Times New Roman" w:hAnsi="Century Schoolbook" w:cs="Arial"/>
          <w:sz w:val="24"/>
          <w:szCs w:val="24"/>
        </w:rPr>
        <w:t xml:space="preserve"> no evidence at all </w:t>
      </w:r>
      <w:r w:rsidR="00183AD7" w:rsidRPr="000E288D">
        <w:rPr>
          <w:rFonts w:ascii="Century Schoolbook" w:eastAsia="Times New Roman" w:hAnsi="Century Schoolbook" w:cs="Arial"/>
          <w:sz w:val="24"/>
          <w:szCs w:val="24"/>
        </w:rPr>
        <w:t>in support of the charges brought against myself and the 2</w:t>
      </w:r>
      <w:r w:rsidR="00183AD7" w:rsidRPr="000E288D">
        <w:rPr>
          <w:rFonts w:ascii="Century Schoolbook" w:eastAsia="Times New Roman" w:hAnsi="Century Schoolbook" w:cs="Arial"/>
          <w:sz w:val="24"/>
          <w:szCs w:val="24"/>
          <w:vertAlign w:val="superscript"/>
        </w:rPr>
        <w:t>nd</w:t>
      </w:r>
      <w:r w:rsidR="00183AD7" w:rsidRPr="000E288D">
        <w:rPr>
          <w:rFonts w:ascii="Century Schoolbook" w:eastAsia="Times New Roman" w:hAnsi="Century Schoolbook" w:cs="Arial"/>
          <w:sz w:val="24"/>
          <w:szCs w:val="24"/>
        </w:rPr>
        <w:t xml:space="preserve"> applicant </w:t>
      </w:r>
      <w:r w:rsidRPr="000E288D">
        <w:rPr>
          <w:rFonts w:ascii="Century Schoolbook" w:eastAsia="Times New Roman" w:hAnsi="Century Schoolbook" w:cs="Arial"/>
          <w:sz w:val="24"/>
          <w:szCs w:val="24"/>
        </w:rPr>
        <w:t>as the offence actually never took place.</w:t>
      </w:r>
    </w:p>
    <w:p w:rsidR="00183AD7" w:rsidRPr="000E288D" w:rsidRDefault="00183AD7" w:rsidP="00183AD7">
      <w:pPr>
        <w:pStyle w:val="ListParagraph"/>
        <w:numPr>
          <w:ilvl w:val="0"/>
          <w:numId w:val="5"/>
        </w:numPr>
        <w:spacing w:line="360" w:lineRule="auto"/>
        <w:jc w:val="both"/>
        <w:rPr>
          <w:rFonts w:ascii="Century Schoolbook" w:hAnsi="Century Schoolbook" w:cs="Arial"/>
          <w:sz w:val="24"/>
          <w:szCs w:val="24"/>
        </w:rPr>
      </w:pPr>
      <w:r w:rsidRPr="000E288D">
        <w:rPr>
          <w:rFonts w:ascii="Century Schoolbook" w:hAnsi="Century Schoolbook" w:cs="Arial"/>
          <w:b/>
          <w:sz w:val="24"/>
          <w:szCs w:val="24"/>
        </w:rPr>
        <w:t>THAT</w:t>
      </w:r>
      <w:r w:rsidRPr="000E288D">
        <w:rPr>
          <w:rFonts w:ascii="Century Schoolbook" w:hAnsi="Century Schoolbook" w:cs="Arial"/>
          <w:sz w:val="24"/>
          <w:szCs w:val="24"/>
        </w:rPr>
        <w:t xml:space="preserve"> I have been advised by the Applicant’s Advocates on record, which advise I believe to be true that the Director of Public Prosecution’s decision to </w:t>
      </w:r>
      <w:r w:rsidRPr="000E288D">
        <w:rPr>
          <w:rFonts w:ascii="Century Schoolbook" w:hAnsi="Century Schoolbook" w:cs="Arial"/>
          <w:sz w:val="24"/>
          <w:szCs w:val="24"/>
        </w:rPr>
        <w:lastRenderedPageBreak/>
        <w:t>arrest, detain and charge myself and the second applicant was made in bad faith and an abuse of power and contrary to the rule of law for the following reasons:</w:t>
      </w:r>
    </w:p>
    <w:p w:rsidR="00183AD7" w:rsidRPr="000E288D" w:rsidRDefault="000E288D" w:rsidP="00183AD7">
      <w:pPr>
        <w:pStyle w:val="ListParagraph"/>
        <w:numPr>
          <w:ilvl w:val="0"/>
          <w:numId w:val="6"/>
        </w:numPr>
        <w:spacing w:line="360" w:lineRule="auto"/>
        <w:jc w:val="both"/>
        <w:rPr>
          <w:rFonts w:ascii="Century Schoolbook" w:hAnsi="Century Schoolbook" w:cs="Arial"/>
          <w:sz w:val="24"/>
          <w:szCs w:val="24"/>
        </w:rPr>
      </w:pPr>
      <w:r>
        <w:rPr>
          <w:rFonts w:ascii="Century Schoolbook" w:hAnsi="Century Schoolbook" w:cs="Arial"/>
          <w:sz w:val="24"/>
          <w:szCs w:val="24"/>
        </w:rPr>
        <w:t xml:space="preserve">The second applicant and I were not involved in the physical confrontation in any way; </w:t>
      </w:r>
    </w:p>
    <w:p w:rsidR="00183AD7" w:rsidRPr="000E288D" w:rsidRDefault="00183AD7" w:rsidP="00183AD7">
      <w:pPr>
        <w:pStyle w:val="ListParagraph"/>
        <w:numPr>
          <w:ilvl w:val="0"/>
          <w:numId w:val="6"/>
        </w:numPr>
        <w:spacing w:line="360" w:lineRule="auto"/>
        <w:jc w:val="both"/>
        <w:rPr>
          <w:rFonts w:ascii="Century Schoolbook" w:hAnsi="Century Schoolbook" w:cs="Arial"/>
          <w:sz w:val="24"/>
          <w:szCs w:val="24"/>
        </w:rPr>
      </w:pPr>
      <w:r w:rsidRPr="000E288D">
        <w:rPr>
          <w:rFonts w:ascii="Century Schoolbook" w:hAnsi="Century Schoolbook" w:cs="Arial"/>
          <w:sz w:val="24"/>
          <w:szCs w:val="24"/>
        </w:rPr>
        <w:t>There exists no such crime or offence</w:t>
      </w:r>
      <w:r w:rsidR="000E288D">
        <w:rPr>
          <w:rFonts w:ascii="Century Schoolbook" w:hAnsi="Century Schoolbook" w:cs="Arial"/>
          <w:sz w:val="24"/>
          <w:szCs w:val="24"/>
        </w:rPr>
        <w:t xml:space="preserve"> in law of causing a breach of peace indirectly occasioned by a parent’s failure to discipline or instruct their child;</w:t>
      </w:r>
    </w:p>
    <w:p w:rsidR="00183AD7" w:rsidRPr="000E288D" w:rsidRDefault="00183AD7" w:rsidP="00183AD7">
      <w:pPr>
        <w:pStyle w:val="ListParagraph"/>
        <w:numPr>
          <w:ilvl w:val="0"/>
          <w:numId w:val="6"/>
        </w:numPr>
        <w:spacing w:line="360" w:lineRule="auto"/>
        <w:jc w:val="both"/>
        <w:rPr>
          <w:rFonts w:ascii="Century Schoolbook" w:hAnsi="Century Schoolbook" w:cs="Arial"/>
          <w:sz w:val="24"/>
          <w:szCs w:val="24"/>
        </w:rPr>
      </w:pPr>
      <w:r w:rsidRPr="000E288D">
        <w:rPr>
          <w:rFonts w:ascii="Century Schoolbook" w:hAnsi="Century Schoolbook" w:cs="Arial"/>
          <w:sz w:val="24"/>
          <w:szCs w:val="24"/>
        </w:rPr>
        <w:t xml:space="preserve">The </w:t>
      </w:r>
      <w:r w:rsidR="000E288D">
        <w:rPr>
          <w:rFonts w:ascii="Century Schoolbook" w:hAnsi="Century Schoolbook" w:cs="Arial"/>
          <w:sz w:val="24"/>
          <w:szCs w:val="24"/>
        </w:rPr>
        <w:t xml:space="preserve">parties actually involved in the physical confrontation have not been arrested or charge; </w:t>
      </w:r>
    </w:p>
    <w:p w:rsidR="00183AD7" w:rsidRDefault="00183AD7" w:rsidP="00183AD7">
      <w:pPr>
        <w:pStyle w:val="ListParagraph"/>
        <w:numPr>
          <w:ilvl w:val="0"/>
          <w:numId w:val="6"/>
        </w:numPr>
        <w:spacing w:line="360" w:lineRule="auto"/>
        <w:jc w:val="both"/>
        <w:rPr>
          <w:rFonts w:ascii="Century Schoolbook" w:hAnsi="Century Schoolbook" w:cs="Arial"/>
          <w:sz w:val="24"/>
          <w:szCs w:val="24"/>
        </w:rPr>
      </w:pPr>
      <w:r w:rsidRPr="000E288D">
        <w:rPr>
          <w:rFonts w:ascii="Century Schoolbook" w:hAnsi="Century Schoolbook" w:cs="Arial"/>
          <w:sz w:val="24"/>
          <w:szCs w:val="24"/>
        </w:rPr>
        <w:t xml:space="preserve">Evidence </w:t>
      </w:r>
      <w:r w:rsidR="000E288D">
        <w:rPr>
          <w:rFonts w:ascii="Century Schoolbook" w:hAnsi="Century Schoolbook" w:cs="Arial"/>
          <w:sz w:val="24"/>
          <w:szCs w:val="24"/>
        </w:rPr>
        <w:t>availed by the prosecution in the form of the instruction notice demonstrate that the motive of institution of the charge by the Director of Public Prosecutions is personal and relates to the physical confrontation between her son and our son;</w:t>
      </w:r>
    </w:p>
    <w:p w:rsidR="000E288D" w:rsidRPr="000E288D" w:rsidRDefault="000E288D" w:rsidP="00183AD7">
      <w:pPr>
        <w:pStyle w:val="ListParagraph"/>
        <w:numPr>
          <w:ilvl w:val="0"/>
          <w:numId w:val="6"/>
        </w:numPr>
        <w:spacing w:line="360" w:lineRule="auto"/>
        <w:jc w:val="both"/>
        <w:rPr>
          <w:rFonts w:ascii="Century Schoolbook" w:hAnsi="Century Schoolbook" w:cs="Arial"/>
          <w:sz w:val="24"/>
          <w:szCs w:val="24"/>
        </w:rPr>
      </w:pPr>
      <w:r>
        <w:rPr>
          <w:rFonts w:ascii="Century Schoolbook" w:hAnsi="Century Schoolbook" w:cs="Arial"/>
          <w:sz w:val="24"/>
          <w:szCs w:val="24"/>
        </w:rPr>
        <w:t>Evidence availed by the prosecution in the form of the instruction notice also reveals that there is no evidence to prove the charge against myself and the 2</w:t>
      </w:r>
      <w:r w:rsidRPr="000E288D">
        <w:rPr>
          <w:rFonts w:ascii="Century Schoolbook" w:hAnsi="Century Schoolbook" w:cs="Arial"/>
          <w:sz w:val="24"/>
          <w:szCs w:val="24"/>
          <w:vertAlign w:val="superscript"/>
        </w:rPr>
        <w:t>nd</w:t>
      </w:r>
      <w:r>
        <w:rPr>
          <w:rFonts w:ascii="Century Schoolbook" w:hAnsi="Century Schoolbook" w:cs="Arial"/>
          <w:sz w:val="24"/>
          <w:szCs w:val="24"/>
        </w:rPr>
        <w:t xml:space="preserve"> applicant as the alleged crime never occurred.</w:t>
      </w:r>
    </w:p>
    <w:p w:rsidR="00D23325" w:rsidRPr="000E288D" w:rsidRDefault="00183AD7" w:rsidP="000E288D">
      <w:pPr>
        <w:pStyle w:val="ListParagraph"/>
        <w:numPr>
          <w:ilvl w:val="0"/>
          <w:numId w:val="5"/>
        </w:numPr>
        <w:spacing w:line="360" w:lineRule="auto"/>
        <w:jc w:val="both"/>
        <w:rPr>
          <w:rFonts w:ascii="Century Schoolbook" w:hAnsi="Century Schoolbook" w:cs="Arial"/>
          <w:sz w:val="24"/>
          <w:szCs w:val="24"/>
        </w:rPr>
      </w:pPr>
      <w:r w:rsidRPr="000E288D">
        <w:rPr>
          <w:rFonts w:ascii="Century Schoolbook" w:hAnsi="Century Schoolbook" w:cs="Arial"/>
          <w:b/>
          <w:sz w:val="24"/>
          <w:szCs w:val="24"/>
        </w:rPr>
        <w:t>THAT</w:t>
      </w:r>
      <w:r w:rsidRPr="000E288D">
        <w:rPr>
          <w:rFonts w:ascii="Century Schoolbook" w:hAnsi="Century Schoolbook" w:cs="Arial"/>
          <w:sz w:val="24"/>
          <w:szCs w:val="24"/>
        </w:rPr>
        <w:t xml:space="preserve"> I do verily believe that unless this </w:t>
      </w:r>
      <w:proofErr w:type="spellStart"/>
      <w:r w:rsidRPr="000E288D">
        <w:rPr>
          <w:rFonts w:ascii="Century Schoolbook" w:hAnsi="Century Schoolbook" w:cs="Arial"/>
          <w:sz w:val="24"/>
          <w:szCs w:val="24"/>
        </w:rPr>
        <w:t>Honourable</w:t>
      </w:r>
      <w:proofErr w:type="spellEnd"/>
      <w:r w:rsidRPr="000E288D">
        <w:rPr>
          <w:rFonts w:ascii="Century Schoolbook" w:hAnsi="Century Schoolbook" w:cs="Arial"/>
          <w:sz w:val="24"/>
          <w:szCs w:val="24"/>
        </w:rPr>
        <w:t xml:space="preserve"> Court intervenes and upholds the law and the constitution, the D</w:t>
      </w:r>
      <w:r w:rsidR="000E288D">
        <w:rPr>
          <w:rFonts w:ascii="Century Schoolbook" w:hAnsi="Century Schoolbook" w:cs="Arial"/>
          <w:sz w:val="24"/>
          <w:szCs w:val="24"/>
        </w:rPr>
        <w:t xml:space="preserve">irector of </w:t>
      </w:r>
      <w:r w:rsidRPr="000E288D">
        <w:rPr>
          <w:rFonts w:ascii="Century Schoolbook" w:hAnsi="Century Schoolbook" w:cs="Arial"/>
          <w:sz w:val="24"/>
          <w:szCs w:val="24"/>
        </w:rPr>
        <w:t>P</w:t>
      </w:r>
      <w:r w:rsidR="000E288D">
        <w:rPr>
          <w:rFonts w:ascii="Century Schoolbook" w:hAnsi="Century Schoolbook" w:cs="Arial"/>
          <w:sz w:val="24"/>
          <w:szCs w:val="24"/>
        </w:rPr>
        <w:t xml:space="preserve">ublic </w:t>
      </w:r>
      <w:r w:rsidRPr="000E288D">
        <w:rPr>
          <w:rFonts w:ascii="Century Schoolbook" w:hAnsi="Century Schoolbook" w:cs="Arial"/>
          <w:sz w:val="24"/>
          <w:szCs w:val="24"/>
        </w:rPr>
        <w:t>P</w:t>
      </w:r>
      <w:r w:rsidR="000E288D">
        <w:rPr>
          <w:rFonts w:ascii="Century Schoolbook" w:hAnsi="Century Schoolbook" w:cs="Arial"/>
          <w:sz w:val="24"/>
          <w:szCs w:val="24"/>
        </w:rPr>
        <w:t>rosecution</w:t>
      </w:r>
      <w:r w:rsidRPr="000E288D">
        <w:rPr>
          <w:rFonts w:ascii="Century Schoolbook" w:hAnsi="Century Schoolbook" w:cs="Arial"/>
          <w:sz w:val="24"/>
          <w:szCs w:val="24"/>
        </w:rPr>
        <w:t xml:space="preserve"> may proceed to prosecute the case despite there being no legal justification for doing the same.</w:t>
      </w:r>
    </w:p>
    <w:p w:rsidR="00183AD7" w:rsidRPr="000E288D" w:rsidRDefault="00183AD7" w:rsidP="00183AD7">
      <w:pPr>
        <w:pStyle w:val="ListParagraph"/>
        <w:numPr>
          <w:ilvl w:val="0"/>
          <w:numId w:val="5"/>
        </w:numPr>
        <w:spacing w:line="360" w:lineRule="auto"/>
        <w:jc w:val="both"/>
        <w:rPr>
          <w:rFonts w:ascii="Century Schoolbook" w:hAnsi="Century Schoolbook" w:cs="Arial"/>
          <w:sz w:val="24"/>
          <w:szCs w:val="24"/>
        </w:rPr>
      </w:pPr>
      <w:r w:rsidRPr="000E288D">
        <w:rPr>
          <w:rFonts w:ascii="Century Schoolbook" w:hAnsi="Century Schoolbook" w:cs="Arial"/>
          <w:b/>
          <w:sz w:val="24"/>
          <w:szCs w:val="24"/>
        </w:rPr>
        <w:t>THAT</w:t>
      </w:r>
      <w:r w:rsidRPr="000E288D">
        <w:rPr>
          <w:rFonts w:ascii="Century Schoolbook" w:hAnsi="Century Schoolbook" w:cs="Arial"/>
          <w:sz w:val="24"/>
          <w:szCs w:val="24"/>
        </w:rPr>
        <w:t xml:space="preserve"> it is therefore in the interest of justice that the orders sought herein be granted.</w:t>
      </w:r>
    </w:p>
    <w:p w:rsidR="00183AD7" w:rsidRPr="000E288D" w:rsidRDefault="00183AD7" w:rsidP="000E288D">
      <w:pPr>
        <w:pStyle w:val="ListParagraph"/>
        <w:numPr>
          <w:ilvl w:val="0"/>
          <w:numId w:val="5"/>
        </w:numPr>
        <w:spacing w:line="360" w:lineRule="auto"/>
        <w:jc w:val="both"/>
        <w:rPr>
          <w:rFonts w:ascii="Century Schoolbook" w:hAnsi="Century Schoolbook" w:cs="Arial"/>
          <w:b/>
          <w:sz w:val="24"/>
          <w:szCs w:val="24"/>
          <w:u w:val="single"/>
        </w:rPr>
      </w:pPr>
      <w:r w:rsidRPr="000E288D">
        <w:rPr>
          <w:rFonts w:ascii="Century Schoolbook" w:hAnsi="Century Schoolbook" w:cs="Arial"/>
          <w:b/>
          <w:sz w:val="24"/>
          <w:szCs w:val="24"/>
        </w:rPr>
        <w:t>THAT</w:t>
      </w:r>
      <w:r w:rsidRPr="000E288D">
        <w:rPr>
          <w:rFonts w:ascii="Century Schoolbook" w:hAnsi="Century Schoolbook" w:cs="Arial"/>
          <w:sz w:val="24"/>
          <w:szCs w:val="24"/>
        </w:rPr>
        <w:t xml:space="preserve"> what I have </w:t>
      </w:r>
      <w:proofErr w:type="spellStart"/>
      <w:r w:rsidRPr="000E288D">
        <w:rPr>
          <w:rFonts w:ascii="Century Schoolbook" w:hAnsi="Century Schoolbook" w:cs="Arial"/>
          <w:sz w:val="24"/>
          <w:szCs w:val="24"/>
        </w:rPr>
        <w:t>deponed</w:t>
      </w:r>
      <w:proofErr w:type="spellEnd"/>
      <w:r w:rsidRPr="000E288D">
        <w:rPr>
          <w:rFonts w:ascii="Century Schoolbook" w:hAnsi="Century Schoolbook" w:cs="Arial"/>
          <w:sz w:val="24"/>
          <w:szCs w:val="24"/>
        </w:rPr>
        <w:t xml:space="preserve"> to herein above is true to the best of my knowledge, information and belief save where the </w:t>
      </w:r>
      <w:r w:rsidR="000E288D">
        <w:rPr>
          <w:rFonts w:ascii="Century Schoolbook" w:hAnsi="Century Schoolbook" w:cs="Arial"/>
          <w:sz w:val="24"/>
          <w:szCs w:val="24"/>
        </w:rPr>
        <w:t>s</w:t>
      </w:r>
      <w:r w:rsidRPr="000E288D">
        <w:rPr>
          <w:rFonts w:ascii="Century Schoolbook" w:hAnsi="Century Schoolbook" w:cs="Arial"/>
          <w:sz w:val="24"/>
          <w:szCs w:val="24"/>
        </w:rPr>
        <w:t>ources of information have been stated.</w:t>
      </w:r>
    </w:p>
    <w:p w:rsidR="00183AD7" w:rsidRPr="000E288D" w:rsidRDefault="00183AD7" w:rsidP="00183AD7">
      <w:pPr>
        <w:spacing w:after="0" w:line="276" w:lineRule="auto"/>
        <w:rPr>
          <w:rFonts w:ascii="Century Schoolbook" w:hAnsi="Century Schoolbook" w:cs="Arial"/>
          <w:sz w:val="24"/>
          <w:szCs w:val="24"/>
        </w:rPr>
      </w:pPr>
      <w:r w:rsidRPr="000E288D">
        <w:rPr>
          <w:rFonts w:ascii="Century Schoolbook" w:hAnsi="Century Schoolbook" w:cs="Arial"/>
          <w:b/>
          <w:sz w:val="24"/>
          <w:szCs w:val="24"/>
        </w:rPr>
        <w:t>SWORN</w:t>
      </w:r>
      <w:r w:rsidRPr="000E288D">
        <w:rPr>
          <w:rFonts w:ascii="Century Schoolbook" w:hAnsi="Century Schoolbook" w:cs="Arial"/>
          <w:sz w:val="24"/>
          <w:szCs w:val="24"/>
        </w:rPr>
        <w:t xml:space="preserve"> at </w:t>
      </w:r>
      <w:r w:rsidRPr="000E288D">
        <w:rPr>
          <w:rFonts w:ascii="Century Schoolbook" w:hAnsi="Century Schoolbook" w:cs="Arial"/>
          <w:b/>
          <w:sz w:val="24"/>
          <w:szCs w:val="24"/>
        </w:rPr>
        <w:t>NAIROBI</w:t>
      </w:r>
      <w:r w:rsidR="000E288D">
        <w:rPr>
          <w:rFonts w:ascii="Century Schoolbook" w:hAnsi="Century Schoolbook" w:cs="Arial"/>
          <w:sz w:val="24"/>
          <w:szCs w:val="24"/>
        </w:rPr>
        <w:t xml:space="preserve"> by the said</w:t>
      </w:r>
      <w:r w:rsidR="000E288D">
        <w:rPr>
          <w:rFonts w:ascii="Century Schoolbook" w:hAnsi="Century Schoolbook" w:cs="Arial"/>
          <w:sz w:val="24"/>
          <w:szCs w:val="24"/>
        </w:rPr>
        <w:tab/>
      </w:r>
      <w:r w:rsidRPr="000E288D">
        <w:rPr>
          <w:rFonts w:ascii="Century Schoolbook" w:hAnsi="Century Schoolbook" w:cs="Arial"/>
          <w:sz w:val="24"/>
          <w:szCs w:val="24"/>
        </w:rPr>
        <w:t>)</w:t>
      </w:r>
    </w:p>
    <w:p w:rsidR="00183AD7" w:rsidRPr="000E288D" w:rsidRDefault="00183AD7" w:rsidP="00183AD7">
      <w:pPr>
        <w:spacing w:after="0" w:line="276" w:lineRule="auto"/>
        <w:rPr>
          <w:rFonts w:ascii="Century Schoolbook" w:hAnsi="Century Schoolbook" w:cs="Arial"/>
          <w:sz w:val="24"/>
          <w:szCs w:val="24"/>
        </w:rPr>
      </w:pPr>
      <w:r w:rsidRPr="000E288D">
        <w:rPr>
          <w:rFonts w:ascii="Century Schoolbook" w:hAnsi="Century Schoolbook" w:cs="Arial"/>
          <w:b/>
          <w:sz w:val="24"/>
          <w:szCs w:val="24"/>
        </w:rPr>
        <w:t xml:space="preserve">MUSUNGU MUMBI </w:t>
      </w:r>
      <w:r w:rsidRPr="000E288D">
        <w:rPr>
          <w:rFonts w:ascii="Century Schoolbook" w:hAnsi="Century Schoolbook" w:cs="Arial"/>
          <w:b/>
          <w:sz w:val="24"/>
          <w:szCs w:val="24"/>
        </w:rPr>
        <w:tab/>
      </w:r>
      <w:r w:rsidRPr="000E288D">
        <w:rPr>
          <w:rFonts w:ascii="Century Schoolbook" w:hAnsi="Century Schoolbook" w:cs="Arial"/>
          <w:b/>
          <w:sz w:val="24"/>
          <w:szCs w:val="24"/>
        </w:rPr>
        <w:tab/>
      </w:r>
      <w:r w:rsidR="000E288D">
        <w:rPr>
          <w:rFonts w:ascii="Century Schoolbook" w:hAnsi="Century Schoolbook" w:cs="Arial"/>
          <w:b/>
          <w:sz w:val="24"/>
          <w:szCs w:val="24"/>
        </w:rPr>
        <w:tab/>
      </w:r>
      <w:r w:rsidRPr="000E288D">
        <w:rPr>
          <w:rFonts w:ascii="Century Schoolbook" w:hAnsi="Century Schoolbook" w:cs="Arial"/>
          <w:sz w:val="24"/>
          <w:szCs w:val="24"/>
        </w:rPr>
        <w:t>)   ……………………………..</w:t>
      </w:r>
      <w:r w:rsidRPr="000E288D">
        <w:rPr>
          <w:rFonts w:ascii="Century Schoolbook" w:hAnsi="Century Schoolbook" w:cs="Arial"/>
          <w:b/>
          <w:sz w:val="24"/>
          <w:szCs w:val="24"/>
          <w:u w:val="single"/>
        </w:rPr>
        <w:br/>
      </w:r>
      <w:proofErr w:type="gramStart"/>
      <w:r w:rsidRPr="000E288D">
        <w:rPr>
          <w:rFonts w:ascii="Century Schoolbook" w:hAnsi="Century Schoolbook" w:cs="Arial"/>
          <w:sz w:val="24"/>
          <w:szCs w:val="24"/>
        </w:rPr>
        <w:t>on</w:t>
      </w:r>
      <w:proofErr w:type="gramEnd"/>
      <w:r w:rsidRPr="000E288D">
        <w:rPr>
          <w:rFonts w:ascii="Century Schoolbook" w:hAnsi="Century Schoolbook" w:cs="Arial"/>
          <w:sz w:val="24"/>
          <w:szCs w:val="24"/>
        </w:rPr>
        <w:t xml:space="preserve"> the        day of MAY 2018</w:t>
      </w:r>
      <w:r w:rsidRPr="000E288D">
        <w:rPr>
          <w:rFonts w:ascii="Century Schoolbook" w:hAnsi="Century Schoolbook" w:cs="Arial"/>
          <w:sz w:val="24"/>
          <w:szCs w:val="24"/>
        </w:rPr>
        <w:tab/>
      </w:r>
      <w:r w:rsidR="000E288D">
        <w:rPr>
          <w:rFonts w:ascii="Century Schoolbook" w:hAnsi="Century Schoolbook" w:cs="Arial"/>
          <w:sz w:val="24"/>
          <w:szCs w:val="24"/>
        </w:rPr>
        <w:tab/>
      </w:r>
      <w:r w:rsidRPr="000E288D">
        <w:rPr>
          <w:rFonts w:ascii="Century Schoolbook" w:hAnsi="Century Schoolbook" w:cs="Arial"/>
          <w:sz w:val="24"/>
          <w:szCs w:val="24"/>
        </w:rPr>
        <w:t>)</w:t>
      </w:r>
    </w:p>
    <w:p w:rsidR="00183AD7" w:rsidRPr="000E288D" w:rsidRDefault="00183AD7" w:rsidP="00183AD7">
      <w:pPr>
        <w:spacing w:after="0" w:line="276" w:lineRule="auto"/>
        <w:rPr>
          <w:rFonts w:ascii="Century Schoolbook" w:hAnsi="Century Schoolbook" w:cs="Arial"/>
          <w:sz w:val="24"/>
          <w:szCs w:val="24"/>
        </w:rPr>
      </w:pPr>
      <w:r w:rsidRPr="000E288D">
        <w:rPr>
          <w:rFonts w:ascii="Century Schoolbook" w:hAnsi="Century Schoolbook" w:cs="Arial"/>
          <w:b/>
          <w:sz w:val="24"/>
          <w:szCs w:val="24"/>
        </w:rPr>
        <w:t>BEFORE ME</w:t>
      </w:r>
      <w:r w:rsidRPr="000E288D">
        <w:rPr>
          <w:rFonts w:ascii="Century Schoolbook" w:hAnsi="Century Schoolbook" w:cs="Arial"/>
          <w:sz w:val="24"/>
          <w:szCs w:val="24"/>
        </w:rPr>
        <w:t>:</w:t>
      </w:r>
      <w:r w:rsidRPr="000E288D">
        <w:rPr>
          <w:rFonts w:ascii="Century Schoolbook" w:hAnsi="Century Schoolbook" w:cs="Arial"/>
          <w:sz w:val="24"/>
          <w:szCs w:val="24"/>
        </w:rPr>
        <w:tab/>
      </w:r>
      <w:r w:rsidRPr="000E288D">
        <w:rPr>
          <w:rFonts w:ascii="Century Schoolbook" w:hAnsi="Century Schoolbook" w:cs="Arial"/>
          <w:sz w:val="24"/>
          <w:szCs w:val="24"/>
        </w:rPr>
        <w:tab/>
      </w:r>
      <w:r w:rsidRPr="000E288D">
        <w:rPr>
          <w:rFonts w:ascii="Century Schoolbook" w:hAnsi="Century Schoolbook" w:cs="Arial"/>
          <w:sz w:val="24"/>
          <w:szCs w:val="24"/>
        </w:rPr>
        <w:tab/>
      </w:r>
      <w:r w:rsidRPr="000E288D">
        <w:rPr>
          <w:rFonts w:ascii="Century Schoolbook" w:hAnsi="Century Schoolbook" w:cs="Arial"/>
          <w:sz w:val="24"/>
          <w:szCs w:val="24"/>
        </w:rPr>
        <w:tab/>
        <w:t>)</w:t>
      </w:r>
    </w:p>
    <w:p w:rsidR="00183AD7" w:rsidRPr="000E288D" w:rsidRDefault="00183AD7" w:rsidP="00183AD7">
      <w:pPr>
        <w:tabs>
          <w:tab w:val="left" w:pos="720"/>
          <w:tab w:val="left" w:pos="1440"/>
          <w:tab w:val="left" w:pos="2160"/>
          <w:tab w:val="left" w:pos="2880"/>
          <w:tab w:val="left" w:pos="3600"/>
          <w:tab w:val="left" w:pos="4320"/>
          <w:tab w:val="left" w:pos="8205"/>
        </w:tabs>
        <w:spacing w:after="0" w:line="276" w:lineRule="auto"/>
        <w:rPr>
          <w:rFonts w:ascii="Century Schoolbook" w:hAnsi="Century Schoolbook" w:cs="Arial"/>
          <w:sz w:val="24"/>
          <w:szCs w:val="24"/>
        </w:rPr>
      </w:pPr>
      <w:r w:rsidRPr="000E288D">
        <w:rPr>
          <w:rFonts w:ascii="Century Schoolbook" w:hAnsi="Century Schoolbook" w:cs="Arial"/>
          <w:sz w:val="24"/>
          <w:szCs w:val="24"/>
        </w:rPr>
        <w:lastRenderedPageBreak/>
        <w:tab/>
      </w:r>
      <w:r w:rsidRPr="000E288D">
        <w:rPr>
          <w:rFonts w:ascii="Century Schoolbook" w:hAnsi="Century Schoolbook" w:cs="Arial"/>
          <w:sz w:val="24"/>
          <w:szCs w:val="24"/>
        </w:rPr>
        <w:tab/>
      </w:r>
      <w:r w:rsidRPr="000E288D">
        <w:rPr>
          <w:rFonts w:ascii="Century Schoolbook" w:hAnsi="Century Schoolbook" w:cs="Arial"/>
          <w:sz w:val="24"/>
          <w:szCs w:val="24"/>
        </w:rPr>
        <w:tab/>
      </w:r>
      <w:r w:rsidRPr="000E288D">
        <w:rPr>
          <w:rFonts w:ascii="Century Schoolbook" w:hAnsi="Century Schoolbook" w:cs="Arial"/>
          <w:sz w:val="24"/>
          <w:szCs w:val="24"/>
        </w:rPr>
        <w:tab/>
      </w:r>
      <w:r w:rsidRPr="000E288D">
        <w:rPr>
          <w:rFonts w:ascii="Century Schoolbook" w:hAnsi="Century Schoolbook" w:cs="Arial"/>
          <w:sz w:val="24"/>
          <w:szCs w:val="24"/>
        </w:rPr>
        <w:tab/>
      </w:r>
      <w:r w:rsidR="000E288D">
        <w:rPr>
          <w:rFonts w:ascii="Century Schoolbook" w:hAnsi="Century Schoolbook" w:cs="Arial"/>
          <w:sz w:val="24"/>
          <w:szCs w:val="24"/>
        </w:rPr>
        <w:tab/>
      </w:r>
      <w:r w:rsidRPr="000E288D">
        <w:rPr>
          <w:rFonts w:ascii="Century Schoolbook" w:hAnsi="Century Schoolbook" w:cs="Arial"/>
          <w:sz w:val="24"/>
          <w:szCs w:val="24"/>
        </w:rPr>
        <w:t>)</w:t>
      </w:r>
      <w:r w:rsidRPr="000E288D">
        <w:rPr>
          <w:rFonts w:ascii="Century Schoolbook" w:hAnsi="Century Schoolbook" w:cs="Arial"/>
          <w:sz w:val="24"/>
          <w:szCs w:val="24"/>
        </w:rPr>
        <w:tab/>
      </w:r>
    </w:p>
    <w:p w:rsidR="00183AD7" w:rsidRPr="000E288D" w:rsidRDefault="00183AD7" w:rsidP="00183AD7">
      <w:pPr>
        <w:spacing w:after="0" w:line="276" w:lineRule="auto"/>
        <w:rPr>
          <w:rFonts w:ascii="Century Schoolbook" w:hAnsi="Century Schoolbook" w:cs="Arial"/>
          <w:sz w:val="24"/>
          <w:szCs w:val="24"/>
        </w:rPr>
      </w:pPr>
      <w:r w:rsidRPr="000E288D">
        <w:rPr>
          <w:rFonts w:ascii="Century Schoolbook" w:hAnsi="Century Schoolbook" w:cs="Arial"/>
          <w:sz w:val="24"/>
          <w:szCs w:val="24"/>
        </w:rPr>
        <w:tab/>
      </w:r>
      <w:r w:rsidRPr="000E288D">
        <w:rPr>
          <w:rFonts w:ascii="Century Schoolbook" w:hAnsi="Century Schoolbook" w:cs="Arial"/>
          <w:sz w:val="24"/>
          <w:szCs w:val="24"/>
        </w:rPr>
        <w:tab/>
      </w:r>
      <w:r w:rsidRPr="000E288D">
        <w:rPr>
          <w:rFonts w:ascii="Century Schoolbook" w:hAnsi="Century Schoolbook" w:cs="Arial"/>
          <w:sz w:val="24"/>
          <w:szCs w:val="24"/>
        </w:rPr>
        <w:tab/>
      </w:r>
      <w:r w:rsidRPr="000E288D">
        <w:rPr>
          <w:rFonts w:ascii="Century Schoolbook" w:hAnsi="Century Schoolbook" w:cs="Arial"/>
          <w:sz w:val="24"/>
          <w:szCs w:val="24"/>
        </w:rPr>
        <w:tab/>
      </w:r>
      <w:r w:rsidRPr="000E288D">
        <w:rPr>
          <w:rFonts w:ascii="Century Schoolbook" w:hAnsi="Century Schoolbook" w:cs="Arial"/>
          <w:sz w:val="24"/>
          <w:szCs w:val="24"/>
        </w:rPr>
        <w:tab/>
      </w:r>
      <w:r w:rsidR="000E288D">
        <w:rPr>
          <w:rFonts w:ascii="Century Schoolbook" w:hAnsi="Century Schoolbook" w:cs="Arial"/>
          <w:sz w:val="24"/>
          <w:szCs w:val="24"/>
        </w:rPr>
        <w:tab/>
      </w:r>
      <w:r w:rsidRPr="000E288D">
        <w:rPr>
          <w:rFonts w:ascii="Century Schoolbook" w:hAnsi="Century Schoolbook" w:cs="Arial"/>
          <w:sz w:val="24"/>
          <w:szCs w:val="24"/>
        </w:rPr>
        <w:t>)</w:t>
      </w:r>
    </w:p>
    <w:p w:rsidR="00183AD7" w:rsidRPr="000E288D" w:rsidRDefault="00183AD7" w:rsidP="00183AD7">
      <w:pPr>
        <w:spacing w:after="0" w:line="276" w:lineRule="auto"/>
        <w:rPr>
          <w:rFonts w:ascii="Century Schoolbook" w:hAnsi="Century Schoolbook" w:cs="Arial"/>
          <w:sz w:val="24"/>
          <w:szCs w:val="24"/>
        </w:rPr>
      </w:pPr>
      <w:r w:rsidRPr="000E288D">
        <w:rPr>
          <w:rFonts w:ascii="Century Schoolbook" w:hAnsi="Century Schoolbook" w:cs="Arial"/>
          <w:b/>
          <w:sz w:val="24"/>
          <w:szCs w:val="24"/>
        </w:rPr>
        <w:t>COMMISSIONER FOR OATHS</w:t>
      </w:r>
      <w:r w:rsidRPr="000E288D">
        <w:rPr>
          <w:rFonts w:ascii="Century Schoolbook" w:hAnsi="Century Schoolbook" w:cs="Arial"/>
          <w:b/>
          <w:sz w:val="24"/>
          <w:szCs w:val="24"/>
        </w:rPr>
        <w:tab/>
      </w:r>
      <w:r w:rsidRPr="000E288D">
        <w:rPr>
          <w:rFonts w:ascii="Century Schoolbook" w:hAnsi="Century Schoolbook" w:cs="Arial"/>
          <w:sz w:val="24"/>
          <w:szCs w:val="24"/>
        </w:rPr>
        <w:t>)</w:t>
      </w:r>
    </w:p>
    <w:p w:rsidR="00183AD7" w:rsidRPr="000E288D" w:rsidRDefault="00183AD7" w:rsidP="00183AD7">
      <w:pPr>
        <w:spacing w:after="0" w:line="240" w:lineRule="auto"/>
        <w:rPr>
          <w:rFonts w:ascii="Century Schoolbook" w:hAnsi="Century Schoolbook" w:cs="Arial"/>
          <w:b/>
          <w:sz w:val="24"/>
          <w:szCs w:val="24"/>
          <w:u w:val="single"/>
        </w:rPr>
      </w:pPr>
      <w:r w:rsidRPr="000E288D">
        <w:rPr>
          <w:rFonts w:ascii="Century Schoolbook" w:hAnsi="Century Schoolbook" w:cs="Arial"/>
          <w:b/>
          <w:sz w:val="24"/>
          <w:szCs w:val="24"/>
          <w:u w:val="single"/>
        </w:rPr>
        <w:t>DRAWN AND FILED BY:</w:t>
      </w:r>
    </w:p>
    <w:p w:rsidR="00183AD7" w:rsidRPr="000E288D" w:rsidRDefault="00183AD7" w:rsidP="00183AD7">
      <w:pPr>
        <w:spacing w:after="0" w:line="240" w:lineRule="auto"/>
        <w:rPr>
          <w:rFonts w:ascii="Century Schoolbook" w:hAnsi="Century Schoolbook" w:cs="Arial"/>
          <w:sz w:val="24"/>
          <w:szCs w:val="24"/>
        </w:rPr>
      </w:pPr>
      <w:r w:rsidRPr="000E288D">
        <w:rPr>
          <w:rFonts w:ascii="Century Schoolbook" w:hAnsi="Century Schoolbook" w:cs="Arial"/>
          <w:sz w:val="24"/>
          <w:szCs w:val="24"/>
        </w:rPr>
        <w:t>B16 ADVOCATES</w:t>
      </w:r>
    </w:p>
    <w:p w:rsidR="00183AD7" w:rsidRPr="000E288D" w:rsidRDefault="00183AD7" w:rsidP="00183AD7">
      <w:pPr>
        <w:spacing w:after="0" w:line="240" w:lineRule="auto"/>
        <w:rPr>
          <w:rFonts w:ascii="Century Schoolbook" w:hAnsi="Century Schoolbook" w:cs="Arial"/>
          <w:sz w:val="24"/>
          <w:szCs w:val="24"/>
        </w:rPr>
      </w:pPr>
      <w:r w:rsidRPr="000E288D">
        <w:rPr>
          <w:rFonts w:ascii="Century Schoolbook" w:hAnsi="Century Schoolbook" w:cs="Arial"/>
          <w:sz w:val="24"/>
          <w:szCs w:val="24"/>
        </w:rPr>
        <w:t>7</w:t>
      </w:r>
      <w:r w:rsidRPr="000E288D">
        <w:rPr>
          <w:rFonts w:ascii="Century Schoolbook" w:hAnsi="Century Schoolbook" w:cs="Arial"/>
          <w:sz w:val="24"/>
          <w:szCs w:val="24"/>
          <w:vertAlign w:val="superscript"/>
        </w:rPr>
        <w:t>th</w:t>
      </w:r>
      <w:r w:rsidRPr="000E288D">
        <w:rPr>
          <w:rFonts w:ascii="Century Schoolbook" w:hAnsi="Century Schoolbook" w:cs="Arial"/>
          <w:sz w:val="24"/>
          <w:szCs w:val="24"/>
        </w:rPr>
        <w:t xml:space="preserve"> Floor, PARK VIEW TOWERS</w:t>
      </w:r>
    </w:p>
    <w:p w:rsidR="00183AD7" w:rsidRPr="000E288D" w:rsidRDefault="00183AD7" w:rsidP="00183AD7">
      <w:pPr>
        <w:spacing w:after="0" w:line="240" w:lineRule="auto"/>
        <w:rPr>
          <w:rFonts w:ascii="Century Schoolbook" w:hAnsi="Century Schoolbook" w:cs="Arial"/>
          <w:sz w:val="24"/>
          <w:szCs w:val="24"/>
        </w:rPr>
      </w:pPr>
      <w:r w:rsidRPr="000E288D">
        <w:rPr>
          <w:rFonts w:ascii="Century Schoolbook" w:hAnsi="Century Schoolbook" w:cs="Arial"/>
          <w:sz w:val="24"/>
          <w:szCs w:val="24"/>
        </w:rPr>
        <w:t>1234-00200</w:t>
      </w:r>
    </w:p>
    <w:p w:rsidR="00183AD7" w:rsidRDefault="00183AD7" w:rsidP="00183AD7">
      <w:pPr>
        <w:spacing w:after="0" w:line="240" w:lineRule="auto"/>
        <w:rPr>
          <w:rFonts w:ascii="Century Schoolbook" w:hAnsi="Century Schoolbook" w:cs="Arial"/>
          <w:b/>
          <w:sz w:val="24"/>
          <w:szCs w:val="24"/>
          <w:u w:val="single"/>
        </w:rPr>
      </w:pPr>
      <w:r w:rsidRPr="000E288D">
        <w:rPr>
          <w:rFonts w:ascii="Century Schoolbook" w:hAnsi="Century Schoolbook" w:cs="Arial"/>
          <w:b/>
          <w:sz w:val="24"/>
          <w:szCs w:val="24"/>
          <w:u w:val="single"/>
        </w:rPr>
        <w:t>NAIROBI</w:t>
      </w: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Default="000E288D" w:rsidP="00183AD7">
      <w:pPr>
        <w:spacing w:after="0" w:line="240" w:lineRule="auto"/>
        <w:rPr>
          <w:rFonts w:ascii="Century Schoolbook" w:hAnsi="Century Schoolbook" w:cs="Arial"/>
          <w:b/>
          <w:sz w:val="24"/>
          <w:szCs w:val="24"/>
          <w:u w:val="single"/>
        </w:rPr>
      </w:pPr>
    </w:p>
    <w:p w:rsidR="000E288D" w:rsidRPr="000E288D" w:rsidRDefault="000E288D" w:rsidP="00183AD7">
      <w:pPr>
        <w:spacing w:after="0" w:line="240" w:lineRule="auto"/>
        <w:rPr>
          <w:rFonts w:ascii="Century Schoolbook" w:hAnsi="Century Schoolbook" w:cs="Arial"/>
          <w:b/>
          <w:sz w:val="24"/>
          <w:szCs w:val="24"/>
          <w:u w:val="single"/>
        </w:rPr>
      </w:pPr>
    </w:p>
    <w:p w:rsidR="00183AD7" w:rsidRPr="000E288D" w:rsidRDefault="00183AD7" w:rsidP="00183AD7">
      <w:pPr>
        <w:spacing w:after="0" w:line="360" w:lineRule="auto"/>
        <w:jc w:val="center"/>
        <w:rPr>
          <w:rFonts w:ascii="Century Schoolbook" w:hAnsi="Century Schoolbook" w:cs="Arial"/>
          <w:b/>
          <w:sz w:val="24"/>
          <w:szCs w:val="24"/>
          <w:u w:val="single"/>
        </w:rPr>
      </w:pPr>
      <w:r w:rsidRPr="000E288D">
        <w:rPr>
          <w:rFonts w:ascii="Century Schoolbook" w:hAnsi="Century Schoolbook" w:cs="Arial"/>
          <w:b/>
          <w:sz w:val="24"/>
          <w:szCs w:val="24"/>
          <w:u w:val="single"/>
        </w:rPr>
        <w:t>REPUBLIC OF KENYA</w:t>
      </w:r>
    </w:p>
    <w:p w:rsidR="00183AD7" w:rsidRPr="000E288D" w:rsidRDefault="00183AD7" w:rsidP="00183AD7">
      <w:pPr>
        <w:spacing w:after="0" w:line="360" w:lineRule="auto"/>
        <w:jc w:val="center"/>
        <w:rPr>
          <w:rFonts w:ascii="Century Schoolbook" w:hAnsi="Century Schoolbook" w:cs="Arial"/>
          <w:b/>
          <w:sz w:val="24"/>
          <w:szCs w:val="24"/>
          <w:u w:val="single"/>
        </w:rPr>
      </w:pPr>
      <w:r w:rsidRPr="000E288D">
        <w:rPr>
          <w:rFonts w:ascii="Century Schoolbook" w:hAnsi="Century Schoolbook" w:cs="Arial"/>
          <w:b/>
          <w:sz w:val="24"/>
          <w:szCs w:val="24"/>
          <w:u w:val="single"/>
        </w:rPr>
        <w:t>IN THE HIGH COURT OF KENYA AT NAIROBI</w:t>
      </w:r>
    </w:p>
    <w:p w:rsidR="00183AD7" w:rsidRPr="000E288D" w:rsidRDefault="00183AD7" w:rsidP="00183AD7">
      <w:pPr>
        <w:spacing w:after="0" w:line="360" w:lineRule="auto"/>
        <w:jc w:val="center"/>
        <w:rPr>
          <w:rFonts w:ascii="Century Schoolbook" w:hAnsi="Century Schoolbook" w:cs="Arial"/>
          <w:b/>
          <w:sz w:val="24"/>
          <w:szCs w:val="24"/>
          <w:u w:val="single"/>
        </w:rPr>
      </w:pPr>
      <w:r w:rsidRPr="000E288D">
        <w:rPr>
          <w:rFonts w:ascii="Century Schoolbook" w:hAnsi="Century Schoolbook" w:cs="Arial"/>
          <w:b/>
          <w:sz w:val="24"/>
          <w:szCs w:val="24"/>
          <w:u w:val="single"/>
        </w:rPr>
        <w:t>JUDICIAL REVIEW DIVISION</w:t>
      </w:r>
    </w:p>
    <w:p w:rsidR="00183AD7" w:rsidRPr="000E288D" w:rsidRDefault="00183AD7" w:rsidP="00183AD7">
      <w:pPr>
        <w:spacing w:after="0" w:line="360" w:lineRule="auto"/>
        <w:jc w:val="center"/>
        <w:rPr>
          <w:rFonts w:ascii="Century Schoolbook" w:hAnsi="Century Schoolbook" w:cs="Arial"/>
          <w:b/>
          <w:sz w:val="24"/>
          <w:szCs w:val="24"/>
          <w:u w:val="single"/>
        </w:rPr>
      </w:pPr>
      <w:r w:rsidRPr="000E288D">
        <w:rPr>
          <w:rFonts w:ascii="Century Schoolbook" w:hAnsi="Century Schoolbook" w:cs="Arial"/>
          <w:b/>
          <w:sz w:val="24"/>
          <w:szCs w:val="24"/>
          <w:u w:val="single"/>
        </w:rPr>
        <w:t xml:space="preserve">JR. MISC. APPLICATION NO. </w:t>
      </w:r>
      <w:r w:rsidRPr="000E288D">
        <w:rPr>
          <w:rFonts w:ascii="Century Schoolbook" w:hAnsi="Century Schoolbook" w:cs="Arial"/>
          <w:b/>
          <w:sz w:val="24"/>
          <w:szCs w:val="24"/>
          <w:u w:val="single"/>
        </w:rPr>
        <w:tab/>
        <w:t>OF 2018</w:t>
      </w:r>
    </w:p>
    <w:p w:rsidR="00183AD7" w:rsidRPr="000E288D" w:rsidRDefault="00183AD7" w:rsidP="00183AD7">
      <w:pPr>
        <w:spacing w:after="0" w:line="240" w:lineRule="auto"/>
        <w:jc w:val="center"/>
        <w:rPr>
          <w:rFonts w:ascii="Century Schoolbook" w:hAnsi="Century Schoolbook" w:cs="Arial"/>
          <w:b/>
          <w:sz w:val="14"/>
          <w:szCs w:val="24"/>
          <w:u w:val="single"/>
        </w:rPr>
      </w:pPr>
    </w:p>
    <w:p w:rsidR="00183AD7" w:rsidRPr="000E288D" w:rsidRDefault="00183AD7" w:rsidP="00183AD7">
      <w:pPr>
        <w:spacing w:line="240" w:lineRule="auto"/>
        <w:jc w:val="center"/>
        <w:rPr>
          <w:rFonts w:ascii="Century Schoolbook" w:hAnsi="Century Schoolbook" w:cs="Arial"/>
          <w:b/>
          <w:sz w:val="24"/>
          <w:szCs w:val="24"/>
        </w:rPr>
      </w:pPr>
      <w:r w:rsidRPr="000E288D">
        <w:rPr>
          <w:rFonts w:ascii="Century Schoolbook" w:hAnsi="Century Schoolbook" w:cs="Arial"/>
          <w:b/>
          <w:sz w:val="24"/>
          <w:szCs w:val="24"/>
        </w:rPr>
        <w:t>IN THE MATTER OF AN APPLICATION BY MUSUNGU MUMBI AND VEVE BOZZA FOR JUDICIAL REVIEW ORDERS OF CERTIORARI, PROHIBITION AND MANDAMUS</w:t>
      </w:r>
    </w:p>
    <w:p w:rsidR="00183AD7" w:rsidRPr="000E288D" w:rsidRDefault="00183AD7" w:rsidP="00183AD7">
      <w:pPr>
        <w:spacing w:line="240" w:lineRule="auto"/>
        <w:jc w:val="center"/>
        <w:rPr>
          <w:rFonts w:ascii="Century Schoolbook" w:hAnsi="Century Schoolbook" w:cs="Arial"/>
          <w:b/>
          <w:sz w:val="24"/>
          <w:szCs w:val="24"/>
        </w:rPr>
      </w:pPr>
      <w:r w:rsidRPr="000E288D">
        <w:rPr>
          <w:rFonts w:ascii="Century Schoolbook" w:hAnsi="Century Schoolbook" w:cs="Arial"/>
          <w:b/>
          <w:sz w:val="24"/>
          <w:szCs w:val="24"/>
        </w:rPr>
        <w:t>-AND-</w:t>
      </w:r>
    </w:p>
    <w:p w:rsidR="00183AD7" w:rsidRPr="000E288D" w:rsidRDefault="00183AD7" w:rsidP="00183AD7">
      <w:pPr>
        <w:spacing w:line="240" w:lineRule="auto"/>
        <w:jc w:val="center"/>
        <w:rPr>
          <w:rFonts w:ascii="Century Schoolbook" w:hAnsi="Century Schoolbook" w:cs="Arial"/>
          <w:b/>
          <w:sz w:val="24"/>
          <w:szCs w:val="24"/>
        </w:rPr>
      </w:pPr>
      <w:r w:rsidRPr="000E288D">
        <w:rPr>
          <w:rFonts w:ascii="Century Schoolbook" w:hAnsi="Century Schoolbook" w:cs="Arial"/>
          <w:b/>
          <w:sz w:val="24"/>
          <w:szCs w:val="24"/>
        </w:rPr>
        <w:t>IN THE MATTER OF ARTICLE 10 OF THE CONSTITUTION OF KENYA</w:t>
      </w:r>
    </w:p>
    <w:p w:rsidR="00183AD7" w:rsidRPr="000E288D" w:rsidRDefault="00183AD7" w:rsidP="00183AD7">
      <w:pPr>
        <w:spacing w:line="240" w:lineRule="auto"/>
        <w:jc w:val="center"/>
        <w:rPr>
          <w:rFonts w:ascii="Century Schoolbook" w:hAnsi="Century Schoolbook" w:cs="Arial"/>
          <w:b/>
          <w:sz w:val="24"/>
          <w:szCs w:val="24"/>
        </w:rPr>
      </w:pPr>
      <w:r w:rsidRPr="000E288D">
        <w:rPr>
          <w:rFonts w:ascii="Century Schoolbook" w:hAnsi="Century Schoolbook" w:cs="Arial"/>
          <w:b/>
          <w:sz w:val="24"/>
          <w:szCs w:val="24"/>
        </w:rPr>
        <w:t>-AND-</w:t>
      </w:r>
    </w:p>
    <w:p w:rsidR="00183AD7" w:rsidRDefault="00183AD7" w:rsidP="00183AD7">
      <w:pPr>
        <w:spacing w:line="240" w:lineRule="auto"/>
        <w:jc w:val="center"/>
        <w:rPr>
          <w:ins w:id="92" w:author="Eunice Njoroge" w:date="2018-10-23T15:07:00Z"/>
          <w:rFonts w:ascii="Century Schoolbook" w:hAnsi="Century Schoolbook" w:cs="Arial"/>
          <w:b/>
          <w:sz w:val="24"/>
          <w:szCs w:val="24"/>
        </w:rPr>
      </w:pPr>
      <w:r w:rsidRPr="000E288D">
        <w:rPr>
          <w:rFonts w:ascii="Century Schoolbook" w:hAnsi="Century Schoolbook" w:cs="Arial"/>
          <w:b/>
          <w:sz w:val="24"/>
          <w:szCs w:val="24"/>
        </w:rPr>
        <w:t>IN THE MATTER OF CRIMINAL CASE NO. XXX OF 2018, REPUBLIC V MUSUNGU MUMBI AND VEVE BOZZA</w:t>
      </w:r>
    </w:p>
    <w:p w:rsidR="00B57B20" w:rsidRDefault="00B57B20" w:rsidP="00B57B20">
      <w:pPr>
        <w:spacing w:line="240" w:lineRule="auto"/>
        <w:jc w:val="center"/>
        <w:rPr>
          <w:ins w:id="93" w:author="Eunice Njoroge" w:date="2018-10-23T15:07:00Z"/>
          <w:rFonts w:ascii="Century Schoolbook" w:hAnsi="Century Schoolbook" w:cs="Arial"/>
          <w:b/>
          <w:sz w:val="24"/>
          <w:szCs w:val="24"/>
        </w:rPr>
      </w:pPr>
      <w:ins w:id="94" w:author="Eunice Njoroge" w:date="2018-10-23T15:07:00Z">
        <w:r>
          <w:rPr>
            <w:rFonts w:ascii="Century Schoolbook" w:hAnsi="Century Schoolbook" w:cs="Arial"/>
            <w:b/>
            <w:sz w:val="24"/>
            <w:szCs w:val="24"/>
          </w:rPr>
          <w:t>BETWEEN</w:t>
        </w:r>
      </w:ins>
    </w:p>
    <w:p w:rsidR="00B57B20" w:rsidRDefault="00B57B20" w:rsidP="00B57B20">
      <w:pPr>
        <w:spacing w:line="240" w:lineRule="auto"/>
        <w:jc w:val="center"/>
        <w:rPr>
          <w:ins w:id="95" w:author="Eunice Njoroge" w:date="2018-10-23T15:07:00Z"/>
          <w:rFonts w:ascii="Century Schoolbook" w:hAnsi="Century Schoolbook" w:cs="Arial"/>
          <w:b/>
          <w:sz w:val="24"/>
          <w:szCs w:val="24"/>
        </w:rPr>
      </w:pPr>
      <w:ins w:id="96" w:author="Eunice Njoroge" w:date="2018-10-23T15:07:00Z">
        <w:r>
          <w:rPr>
            <w:rFonts w:ascii="Century Schoolbook" w:hAnsi="Century Schoolbook" w:cs="Arial"/>
            <w:b/>
            <w:sz w:val="24"/>
            <w:szCs w:val="24"/>
          </w:rPr>
          <w:t>MUSUNGU MUMBI................................................................1ST APPLICANT</w:t>
        </w:r>
      </w:ins>
    </w:p>
    <w:p w:rsidR="00B57B20" w:rsidRDefault="00B57B20" w:rsidP="00B57B20">
      <w:pPr>
        <w:spacing w:line="240" w:lineRule="auto"/>
        <w:jc w:val="center"/>
        <w:rPr>
          <w:ins w:id="97" w:author="Eunice Njoroge" w:date="2018-10-23T15:07:00Z"/>
          <w:rFonts w:ascii="Century Schoolbook" w:hAnsi="Century Schoolbook" w:cs="Arial"/>
          <w:b/>
          <w:sz w:val="24"/>
          <w:szCs w:val="24"/>
        </w:rPr>
      </w:pPr>
      <w:ins w:id="98" w:author="Eunice Njoroge" w:date="2018-10-23T15:07:00Z">
        <w:r>
          <w:rPr>
            <w:rFonts w:ascii="Century Schoolbook" w:hAnsi="Century Schoolbook" w:cs="Arial"/>
            <w:b/>
            <w:sz w:val="24"/>
            <w:szCs w:val="24"/>
          </w:rPr>
          <w:t>VEVE BOZZA............................................................................2ND APPLICANT</w:t>
        </w:r>
      </w:ins>
    </w:p>
    <w:p w:rsidR="00B57B20" w:rsidRDefault="00B57B20" w:rsidP="00B57B20">
      <w:pPr>
        <w:spacing w:line="240" w:lineRule="auto"/>
        <w:jc w:val="center"/>
        <w:rPr>
          <w:ins w:id="99" w:author="Eunice Njoroge" w:date="2018-10-23T15:07:00Z"/>
          <w:rFonts w:ascii="Century Schoolbook" w:hAnsi="Century Schoolbook" w:cs="Arial"/>
          <w:b/>
          <w:sz w:val="24"/>
          <w:szCs w:val="24"/>
        </w:rPr>
      </w:pPr>
      <w:ins w:id="100" w:author="Eunice Njoroge" w:date="2018-10-23T15:07:00Z">
        <w:r>
          <w:rPr>
            <w:rFonts w:ascii="Century Schoolbook" w:hAnsi="Century Schoolbook" w:cs="Arial"/>
            <w:b/>
            <w:sz w:val="24"/>
            <w:szCs w:val="24"/>
          </w:rPr>
          <w:t>AND</w:t>
        </w:r>
      </w:ins>
    </w:p>
    <w:p w:rsidR="00B57B20" w:rsidRDefault="00B57B20" w:rsidP="00B57B20">
      <w:pPr>
        <w:spacing w:line="240" w:lineRule="auto"/>
        <w:jc w:val="center"/>
        <w:rPr>
          <w:ins w:id="101" w:author="Eunice Njoroge" w:date="2018-10-23T15:07:00Z"/>
          <w:rFonts w:ascii="Century Schoolbook" w:hAnsi="Century Schoolbook" w:cs="Arial"/>
          <w:b/>
          <w:sz w:val="24"/>
          <w:szCs w:val="24"/>
        </w:rPr>
      </w:pPr>
      <w:ins w:id="102" w:author="Eunice Njoroge" w:date="2018-10-23T15:07:00Z">
        <w:r>
          <w:rPr>
            <w:rFonts w:ascii="Century Schoolbook" w:hAnsi="Century Schoolbook" w:cs="Arial"/>
            <w:b/>
            <w:sz w:val="24"/>
            <w:szCs w:val="24"/>
          </w:rPr>
          <w:t>DPP............................................................1ST RESPONDENT</w:t>
        </w:r>
      </w:ins>
    </w:p>
    <w:p w:rsidR="00B57B20" w:rsidRDefault="00B57B20" w:rsidP="00B57B20">
      <w:pPr>
        <w:spacing w:line="240" w:lineRule="auto"/>
        <w:jc w:val="center"/>
        <w:rPr>
          <w:ins w:id="103" w:author="Eunice Njoroge" w:date="2018-10-23T15:07:00Z"/>
          <w:rFonts w:ascii="Century Schoolbook" w:hAnsi="Century Schoolbook" w:cs="Arial"/>
          <w:b/>
          <w:sz w:val="24"/>
          <w:szCs w:val="24"/>
        </w:rPr>
      </w:pPr>
      <w:ins w:id="104" w:author="Eunice Njoroge" w:date="2018-10-23T15:07:00Z">
        <w:r>
          <w:rPr>
            <w:rFonts w:ascii="Century Schoolbook" w:hAnsi="Century Schoolbook" w:cs="Arial"/>
            <w:b/>
            <w:sz w:val="24"/>
            <w:szCs w:val="24"/>
          </w:rPr>
          <w:t>IG...................................................................2ND RESPONDENT</w:t>
        </w:r>
      </w:ins>
    </w:p>
    <w:p w:rsidR="00B57B20" w:rsidRDefault="00B57B20" w:rsidP="00B57B20">
      <w:pPr>
        <w:spacing w:line="240" w:lineRule="auto"/>
        <w:jc w:val="center"/>
        <w:rPr>
          <w:ins w:id="105" w:author="Eunice Njoroge" w:date="2018-10-23T15:07:00Z"/>
          <w:rFonts w:ascii="Century Schoolbook" w:hAnsi="Century Schoolbook" w:cs="Arial"/>
          <w:b/>
          <w:sz w:val="24"/>
          <w:szCs w:val="24"/>
        </w:rPr>
      </w:pPr>
      <w:ins w:id="106" w:author="Eunice Njoroge" w:date="2018-10-23T15:07:00Z">
        <w:r>
          <w:rPr>
            <w:rFonts w:ascii="Century Schoolbook" w:hAnsi="Century Schoolbook" w:cs="Arial"/>
            <w:b/>
            <w:sz w:val="24"/>
            <w:szCs w:val="24"/>
          </w:rPr>
          <w:t>MAGISTRATES COURT.......................................3RD RESPONDENT</w:t>
        </w:r>
      </w:ins>
    </w:p>
    <w:p w:rsidR="00B57B20" w:rsidRDefault="00B57B20" w:rsidP="00B57B20">
      <w:pPr>
        <w:spacing w:line="240" w:lineRule="auto"/>
        <w:jc w:val="center"/>
        <w:rPr>
          <w:ins w:id="107" w:author="Eunice Njoroge" w:date="2018-10-23T15:07:00Z"/>
          <w:rFonts w:ascii="Century Schoolbook" w:hAnsi="Century Schoolbook" w:cs="Arial"/>
          <w:b/>
          <w:sz w:val="24"/>
          <w:szCs w:val="24"/>
        </w:rPr>
      </w:pPr>
      <w:ins w:id="108" w:author="Eunice Njoroge" w:date="2018-10-23T15:07:00Z">
        <w:r>
          <w:rPr>
            <w:rFonts w:ascii="Century Schoolbook" w:hAnsi="Century Schoolbook" w:cs="Arial"/>
            <w:b/>
            <w:sz w:val="24"/>
            <w:szCs w:val="24"/>
          </w:rPr>
          <w:t>AG..................................................................4TH RESPONDENT</w:t>
        </w:r>
      </w:ins>
    </w:p>
    <w:p w:rsidR="00B57B20" w:rsidRPr="000E288D" w:rsidRDefault="00B57B20" w:rsidP="00183AD7">
      <w:pPr>
        <w:spacing w:line="240" w:lineRule="auto"/>
        <w:jc w:val="center"/>
        <w:rPr>
          <w:rFonts w:ascii="Century Schoolbook" w:hAnsi="Century Schoolbook" w:cs="Arial"/>
          <w:b/>
          <w:sz w:val="24"/>
          <w:szCs w:val="24"/>
        </w:rPr>
      </w:pPr>
      <w:bookmarkStart w:id="109" w:name="_GoBack"/>
      <w:bookmarkEnd w:id="109"/>
    </w:p>
    <w:p w:rsidR="004B3644" w:rsidRPr="000E288D" w:rsidRDefault="004B3644" w:rsidP="004B3644">
      <w:pPr>
        <w:jc w:val="center"/>
        <w:rPr>
          <w:rFonts w:ascii="Century Schoolbook" w:hAnsi="Century Schoolbook" w:cs="Arial"/>
          <w:b/>
          <w:sz w:val="36"/>
          <w:szCs w:val="24"/>
          <w:u w:val="single"/>
        </w:rPr>
      </w:pPr>
      <w:r w:rsidRPr="000E288D">
        <w:rPr>
          <w:rFonts w:ascii="Century Schoolbook" w:hAnsi="Century Schoolbook" w:cs="Arial"/>
          <w:b/>
          <w:sz w:val="36"/>
          <w:szCs w:val="24"/>
          <w:u w:val="single"/>
        </w:rPr>
        <w:t>STATEMENT</w:t>
      </w:r>
    </w:p>
    <w:p w:rsidR="004B3644" w:rsidRPr="000E288D" w:rsidRDefault="004B3644" w:rsidP="004B3644">
      <w:pPr>
        <w:spacing w:line="276" w:lineRule="auto"/>
        <w:ind w:left="720"/>
        <w:contextualSpacing/>
        <w:jc w:val="center"/>
        <w:rPr>
          <w:rFonts w:ascii="Century Schoolbook" w:hAnsi="Century Schoolbook" w:cs="Arial"/>
          <w:i/>
          <w:sz w:val="24"/>
          <w:szCs w:val="24"/>
        </w:rPr>
      </w:pPr>
      <w:r w:rsidRPr="000E288D">
        <w:rPr>
          <w:rFonts w:ascii="Century Schoolbook" w:hAnsi="Century Schoolbook" w:cs="Arial"/>
          <w:i/>
          <w:sz w:val="24"/>
          <w:szCs w:val="24"/>
        </w:rPr>
        <w:t>Under Order 53 Rules 1, 3 &amp; 4 of the Civil Procedure Rules and</w:t>
      </w:r>
    </w:p>
    <w:p w:rsidR="004B3644" w:rsidRPr="000E288D" w:rsidRDefault="004B3644" w:rsidP="004B3644">
      <w:pPr>
        <w:spacing w:line="276" w:lineRule="auto"/>
        <w:ind w:left="720"/>
        <w:contextualSpacing/>
        <w:jc w:val="center"/>
        <w:rPr>
          <w:rFonts w:ascii="Century Schoolbook" w:hAnsi="Century Schoolbook" w:cs="Arial"/>
          <w:i/>
          <w:sz w:val="24"/>
          <w:szCs w:val="24"/>
        </w:rPr>
      </w:pPr>
      <w:r w:rsidRPr="000E288D">
        <w:rPr>
          <w:rFonts w:ascii="Century Schoolbook" w:hAnsi="Century Schoolbook" w:cs="Arial"/>
          <w:i/>
          <w:sz w:val="24"/>
          <w:szCs w:val="24"/>
        </w:rPr>
        <w:t>Sections 8 and 9 of the Law Reforms Act and all enabling provisions of the Law.</w:t>
      </w:r>
    </w:p>
    <w:p w:rsidR="004B3644" w:rsidRPr="000E288D" w:rsidRDefault="004B3644" w:rsidP="004B3644">
      <w:pPr>
        <w:spacing w:line="240" w:lineRule="auto"/>
        <w:ind w:left="720"/>
        <w:contextualSpacing/>
        <w:jc w:val="center"/>
        <w:rPr>
          <w:rFonts w:ascii="Century Schoolbook" w:hAnsi="Century Schoolbook" w:cs="Arial"/>
          <w:b/>
          <w:sz w:val="16"/>
          <w:szCs w:val="24"/>
          <w:u w:val="single"/>
        </w:rPr>
      </w:pPr>
    </w:p>
    <w:p w:rsidR="004B3644" w:rsidRPr="000E288D" w:rsidRDefault="004B3644" w:rsidP="004B3644">
      <w:pPr>
        <w:numPr>
          <w:ilvl w:val="0"/>
          <w:numId w:val="7"/>
        </w:numPr>
        <w:spacing w:line="276" w:lineRule="auto"/>
        <w:ind w:left="360"/>
        <w:contextualSpacing/>
        <w:jc w:val="both"/>
        <w:rPr>
          <w:rFonts w:ascii="Century Schoolbook" w:hAnsi="Century Schoolbook" w:cs="Arial"/>
          <w:b/>
          <w:sz w:val="24"/>
          <w:szCs w:val="24"/>
          <w:u w:val="single"/>
        </w:rPr>
      </w:pPr>
      <w:r w:rsidRPr="000E288D">
        <w:rPr>
          <w:rFonts w:ascii="Century Schoolbook" w:hAnsi="Century Schoolbook" w:cs="Arial"/>
          <w:b/>
          <w:sz w:val="24"/>
          <w:szCs w:val="24"/>
          <w:u w:val="single"/>
        </w:rPr>
        <w:t>NAME AND DESCRIPTION OF THE PARTIES</w:t>
      </w:r>
    </w:p>
    <w:p w:rsidR="004B3644" w:rsidRPr="000E288D" w:rsidRDefault="004B3644" w:rsidP="000E288D">
      <w:pPr>
        <w:pStyle w:val="ListParagraph"/>
        <w:numPr>
          <w:ilvl w:val="0"/>
          <w:numId w:val="8"/>
        </w:numPr>
        <w:spacing w:line="360" w:lineRule="auto"/>
        <w:jc w:val="both"/>
        <w:rPr>
          <w:rFonts w:ascii="Century Schoolbook" w:hAnsi="Century Schoolbook" w:cs="Arial"/>
          <w:sz w:val="24"/>
          <w:szCs w:val="24"/>
        </w:rPr>
      </w:pPr>
      <w:r w:rsidRPr="000E288D">
        <w:rPr>
          <w:rFonts w:ascii="Century Schoolbook" w:hAnsi="Century Schoolbook" w:cs="Arial"/>
          <w:sz w:val="24"/>
          <w:szCs w:val="24"/>
        </w:rPr>
        <w:t>The 1</w:t>
      </w:r>
      <w:r w:rsidRPr="000E288D">
        <w:rPr>
          <w:rFonts w:ascii="Century Schoolbook" w:hAnsi="Century Schoolbook" w:cs="Arial"/>
          <w:sz w:val="24"/>
          <w:szCs w:val="24"/>
          <w:vertAlign w:val="superscript"/>
        </w:rPr>
        <w:t>st</w:t>
      </w:r>
      <w:r w:rsidRPr="000E288D">
        <w:rPr>
          <w:rFonts w:ascii="Century Schoolbook" w:hAnsi="Century Schoolbook" w:cs="Arial"/>
          <w:sz w:val="24"/>
          <w:szCs w:val="24"/>
        </w:rPr>
        <w:t xml:space="preserve"> applicant is an adult of sound mind residing and working for gain in Kenya.</w:t>
      </w:r>
    </w:p>
    <w:p w:rsidR="004B3644" w:rsidRPr="000E288D" w:rsidRDefault="004B3644" w:rsidP="000E288D">
      <w:pPr>
        <w:pStyle w:val="ListParagraph"/>
        <w:numPr>
          <w:ilvl w:val="0"/>
          <w:numId w:val="8"/>
        </w:numPr>
        <w:spacing w:line="360" w:lineRule="auto"/>
        <w:jc w:val="both"/>
        <w:rPr>
          <w:rFonts w:ascii="Century Schoolbook" w:hAnsi="Century Schoolbook" w:cs="Arial"/>
          <w:sz w:val="24"/>
          <w:szCs w:val="24"/>
        </w:rPr>
      </w:pPr>
      <w:r w:rsidRPr="000E288D">
        <w:rPr>
          <w:rFonts w:ascii="Century Schoolbook" w:hAnsi="Century Schoolbook" w:cs="Arial"/>
          <w:sz w:val="24"/>
          <w:szCs w:val="24"/>
        </w:rPr>
        <w:lastRenderedPageBreak/>
        <w:t>The 2</w:t>
      </w:r>
      <w:r w:rsidRPr="000E288D">
        <w:rPr>
          <w:rFonts w:ascii="Century Schoolbook" w:hAnsi="Century Schoolbook" w:cs="Arial"/>
          <w:sz w:val="24"/>
          <w:szCs w:val="24"/>
          <w:vertAlign w:val="superscript"/>
        </w:rPr>
        <w:t>nd</w:t>
      </w:r>
      <w:r w:rsidRPr="000E288D">
        <w:rPr>
          <w:rFonts w:ascii="Century Schoolbook" w:hAnsi="Century Schoolbook" w:cs="Arial"/>
          <w:sz w:val="24"/>
          <w:szCs w:val="24"/>
        </w:rPr>
        <w:t xml:space="preserve"> applicant is an adult female of sound mind residing and working for gain in Kenya,</w:t>
      </w:r>
    </w:p>
    <w:p w:rsidR="004B3644" w:rsidRPr="000E288D" w:rsidRDefault="004B3644" w:rsidP="000E288D">
      <w:pPr>
        <w:pStyle w:val="ListParagraph"/>
        <w:numPr>
          <w:ilvl w:val="0"/>
          <w:numId w:val="8"/>
        </w:numPr>
        <w:spacing w:line="360" w:lineRule="auto"/>
        <w:jc w:val="both"/>
        <w:rPr>
          <w:rFonts w:ascii="Century Schoolbook" w:hAnsi="Century Schoolbook" w:cs="Arial"/>
          <w:sz w:val="24"/>
          <w:szCs w:val="24"/>
        </w:rPr>
      </w:pPr>
      <w:r w:rsidRPr="000E288D">
        <w:rPr>
          <w:rFonts w:ascii="Century Schoolbook" w:hAnsi="Century Schoolbook" w:cs="Arial"/>
          <w:sz w:val="24"/>
          <w:szCs w:val="24"/>
        </w:rPr>
        <w:t>The 1</w:t>
      </w:r>
      <w:r w:rsidRPr="000E288D">
        <w:rPr>
          <w:rFonts w:ascii="Century Schoolbook" w:hAnsi="Century Schoolbook" w:cs="Arial"/>
          <w:sz w:val="24"/>
          <w:szCs w:val="24"/>
          <w:vertAlign w:val="superscript"/>
        </w:rPr>
        <w:t>st</w:t>
      </w:r>
      <w:r w:rsidRPr="000E288D">
        <w:rPr>
          <w:rFonts w:ascii="Century Schoolbook" w:hAnsi="Century Schoolbook" w:cs="Arial"/>
          <w:sz w:val="24"/>
          <w:szCs w:val="24"/>
        </w:rPr>
        <w:t xml:space="preserve"> Respondent is the Direc</w:t>
      </w:r>
      <w:r w:rsidR="00B72909">
        <w:rPr>
          <w:rFonts w:ascii="Century Schoolbook" w:hAnsi="Century Schoolbook" w:cs="Arial"/>
          <w:sz w:val="24"/>
          <w:szCs w:val="24"/>
        </w:rPr>
        <w:t>tor of Public Prosecution, whose</w:t>
      </w:r>
      <w:r w:rsidRPr="000E288D">
        <w:rPr>
          <w:rFonts w:ascii="Century Schoolbook" w:hAnsi="Century Schoolbook" w:cs="Arial"/>
          <w:sz w:val="24"/>
          <w:szCs w:val="24"/>
        </w:rPr>
        <w:t xml:space="preserve"> office is established under Article 157 of the Constitution of Kenya, 2010, with the power to, inter alia, direct the inspector general of the national police service to investigate any criminal matter and to institute and undertake criminal proceedings against any person before any court.</w:t>
      </w:r>
    </w:p>
    <w:p w:rsidR="004B3644" w:rsidRPr="000E288D" w:rsidRDefault="004B3644" w:rsidP="000E288D">
      <w:pPr>
        <w:pStyle w:val="ListParagraph"/>
        <w:numPr>
          <w:ilvl w:val="0"/>
          <w:numId w:val="8"/>
        </w:numPr>
        <w:spacing w:line="360" w:lineRule="auto"/>
        <w:jc w:val="both"/>
        <w:rPr>
          <w:rFonts w:ascii="Century Schoolbook" w:hAnsi="Century Schoolbook" w:cs="Arial"/>
          <w:sz w:val="24"/>
          <w:szCs w:val="24"/>
        </w:rPr>
      </w:pPr>
      <w:r w:rsidRPr="000E288D">
        <w:rPr>
          <w:rFonts w:ascii="Century Schoolbook" w:hAnsi="Century Schoolbook" w:cs="Arial"/>
          <w:sz w:val="24"/>
          <w:szCs w:val="24"/>
        </w:rPr>
        <w:t>The 2</w:t>
      </w:r>
      <w:r w:rsidRPr="000E288D">
        <w:rPr>
          <w:rFonts w:ascii="Century Schoolbook" w:hAnsi="Century Schoolbook" w:cs="Arial"/>
          <w:sz w:val="24"/>
          <w:szCs w:val="24"/>
          <w:vertAlign w:val="superscript"/>
        </w:rPr>
        <w:t>nd</w:t>
      </w:r>
      <w:r w:rsidRPr="000E288D">
        <w:rPr>
          <w:rFonts w:ascii="Century Schoolbook" w:hAnsi="Century Schoolbook" w:cs="Arial"/>
          <w:sz w:val="24"/>
          <w:szCs w:val="24"/>
        </w:rPr>
        <w:t xml:space="preserve"> Respondent is the Inspector General of the National Police Service</w:t>
      </w:r>
      <w:r w:rsidR="000E288D" w:rsidRPr="000E288D">
        <w:rPr>
          <w:rFonts w:ascii="Century Schoolbook" w:hAnsi="Century Schoolbook" w:cs="Arial"/>
          <w:sz w:val="24"/>
          <w:szCs w:val="24"/>
        </w:rPr>
        <w:t>, established by Article 245(1) of the Constitution of Kenya to, inter alia,</w:t>
      </w:r>
      <w:r w:rsidRPr="000E288D">
        <w:rPr>
          <w:rFonts w:ascii="Century Schoolbook" w:hAnsi="Century Schoolbook" w:cs="Arial"/>
          <w:sz w:val="24"/>
          <w:szCs w:val="24"/>
        </w:rPr>
        <w:t xml:space="preserve"> investigate any information to allegation of criminal conduct and to </w:t>
      </w:r>
      <w:r w:rsidR="000E288D" w:rsidRPr="000E288D">
        <w:rPr>
          <w:rFonts w:ascii="Century Schoolbook" w:hAnsi="Century Schoolbook" w:cs="Arial"/>
          <w:sz w:val="24"/>
          <w:szCs w:val="24"/>
        </w:rPr>
        <w:t xml:space="preserve">enforce the law against any person including </w:t>
      </w:r>
      <w:r w:rsidRPr="000E288D">
        <w:rPr>
          <w:rFonts w:ascii="Century Schoolbook" w:hAnsi="Century Schoolbook" w:cs="Arial"/>
          <w:sz w:val="24"/>
          <w:szCs w:val="24"/>
        </w:rPr>
        <w:t>detain</w:t>
      </w:r>
      <w:r w:rsidR="000E288D" w:rsidRPr="000E288D">
        <w:rPr>
          <w:rFonts w:ascii="Century Schoolbook" w:hAnsi="Century Schoolbook" w:cs="Arial"/>
          <w:sz w:val="24"/>
          <w:szCs w:val="24"/>
        </w:rPr>
        <w:t>ing</w:t>
      </w:r>
      <w:r w:rsidRPr="000E288D">
        <w:rPr>
          <w:rFonts w:ascii="Century Schoolbook" w:hAnsi="Century Schoolbook" w:cs="Arial"/>
          <w:sz w:val="24"/>
          <w:szCs w:val="24"/>
        </w:rPr>
        <w:t xml:space="preserve"> suspects and accused persons </w:t>
      </w:r>
      <w:r w:rsidR="000E288D" w:rsidRPr="000E288D">
        <w:rPr>
          <w:rFonts w:ascii="Century Schoolbook" w:hAnsi="Century Schoolbook" w:cs="Arial"/>
          <w:sz w:val="24"/>
          <w:szCs w:val="24"/>
        </w:rPr>
        <w:t>as directed by the relevant bodies.</w:t>
      </w:r>
    </w:p>
    <w:p w:rsidR="000E288D" w:rsidRPr="000E288D" w:rsidRDefault="000E288D" w:rsidP="000E288D">
      <w:pPr>
        <w:spacing w:line="276" w:lineRule="auto"/>
        <w:contextualSpacing/>
        <w:jc w:val="both"/>
        <w:rPr>
          <w:rFonts w:ascii="Century Schoolbook" w:hAnsi="Century Schoolbook" w:cs="Arial"/>
          <w:b/>
          <w:sz w:val="24"/>
          <w:szCs w:val="24"/>
          <w:u w:val="single"/>
        </w:rPr>
      </w:pPr>
      <w:r w:rsidRPr="000E288D">
        <w:rPr>
          <w:rFonts w:ascii="Century Schoolbook" w:hAnsi="Century Schoolbook" w:cs="Arial"/>
          <w:b/>
          <w:sz w:val="24"/>
          <w:szCs w:val="24"/>
        </w:rPr>
        <w:t xml:space="preserve">B.   </w:t>
      </w:r>
      <w:r w:rsidRPr="000E288D">
        <w:rPr>
          <w:rFonts w:ascii="Century Schoolbook" w:hAnsi="Century Schoolbook" w:cs="Arial"/>
          <w:b/>
          <w:sz w:val="24"/>
          <w:szCs w:val="24"/>
          <w:u w:val="single"/>
        </w:rPr>
        <w:t>FACTS RELIED UPON AND THE GROUNDS ON WHICH THE RELIEFS ARE SOUGHT;</w:t>
      </w:r>
      <w:ins w:id="110" w:author="Eunice Njoroge" w:date="2018-10-23T15:06:00Z">
        <w:r w:rsidR="00AB3BF5">
          <w:rPr>
            <w:rFonts w:ascii="Century Schoolbook" w:hAnsi="Century Schoolbook" w:cs="Arial"/>
            <w:b/>
            <w:sz w:val="24"/>
            <w:szCs w:val="24"/>
            <w:u w:val="single"/>
          </w:rPr>
          <w:t xml:space="preserve"> (RELIEF TO COME BEFORE GROUNDS)</w:t>
        </w:r>
      </w:ins>
    </w:p>
    <w:p w:rsidR="000E288D" w:rsidRPr="000E288D" w:rsidRDefault="000E288D" w:rsidP="000E288D">
      <w:pPr>
        <w:pStyle w:val="ListParagraph"/>
        <w:numPr>
          <w:ilvl w:val="0"/>
          <w:numId w:val="8"/>
        </w:numPr>
        <w:spacing w:after="0" w:line="360" w:lineRule="auto"/>
        <w:jc w:val="both"/>
        <w:rPr>
          <w:rFonts w:ascii="Century Schoolbook" w:eastAsia="Times New Roman" w:hAnsi="Century Schoolbook" w:cs="Arial"/>
          <w:sz w:val="24"/>
          <w:szCs w:val="24"/>
        </w:rPr>
      </w:pPr>
      <w:r w:rsidRPr="000E288D">
        <w:rPr>
          <w:rFonts w:ascii="Century Schoolbook" w:eastAsia="Times New Roman" w:hAnsi="Century Schoolbook" w:cs="Arial"/>
          <w:sz w:val="24"/>
          <w:szCs w:val="24"/>
        </w:rPr>
        <w:t>The High Court of Kenya has original and unlimited Jurisdiction.</w:t>
      </w:r>
    </w:p>
    <w:p w:rsidR="000E288D" w:rsidRPr="000E288D" w:rsidRDefault="000E288D" w:rsidP="000E288D">
      <w:pPr>
        <w:pStyle w:val="ListParagraph"/>
        <w:numPr>
          <w:ilvl w:val="0"/>
          <w:numId w:val="8"/>
        </w:numPr>
        <w:spacing w:after="0" w:line="360" w:lineRule="auto"/>
        <w:jc w:val="both"/>
        <w:rPr>
          <w:rFonts w:ascii="Century Schoolbook" w:eastAsia="Times New Roman" w:hAnsi="Century Schoolbook" w:cs="Arial"/>
          <w:sz w:val="24"/>
          <w:szCs w:val="24"/>
        </w:rPr>
      </w:pPr>
      <w:r w:rsidRPr="000E288D">
        <w:rPr>
          <w:rFonts w:ascii="Century Schoolbook" w:eastAsia="Times New Roman" w:hAnsi="Century Schoolbook" w:cs="Arial"/>
          <w:sz w:val="24"/>
          <w:szCs w:val="24"/>
        </w:rPr>
        <w:t>The High Court of Kenya has special Jurisdiction under the Law Reform Act and the Civil Procedure Act.</w:t>
      </w:r>
    </w:p>
    <w:p w:rsidR="000E288D" w:rsidRPr="000E288D" w:rsidRDefault="000E288D" w:rsidP="000E288D">
      <w:pPr>
        <w:pStyle w:val="ListParagraph"/>
        <w:numPr>
          <w:ilvl w:val="0"/>
          <w:numId w:val="8"/>
        </w:numPr>
        <w:spacing w:after="0" w:line="360" w:lineRule="auto"/>
        <w:jc w:val="both"/>
        <w:rPr>
          <w:rFonts w:ascii="Century Schoolbook" w:eastAsia="Times New Roman" w:hAnsi="Century Schoolbook" w:cs="Arial"/>
          <w:sz w:val="24"/>
          <w:szCs w:val="24"/>
        </w:rPr>
      </w:pPr>
      <w:r w:rsidRPr="000E288D">
        <w:rPr>
          <w:rFonts w:ascii="Century Schoolbook" w:eastAsia="Times New Roman" w:hAnsi="Century Schoolbook" w:cs="Arial"/>
          <w:sz w:val="24"/>
          <w:szCs w:val="24"/>
        </w:rPr>
        <w:t>The High Court of Kenya has a duty to impose judicial oversight and legal bounds on the most extensive or absolute discretion and to prevent abuse of the Law.</w:t>
      </w:r>
    </w:p>
    <w:p w:rsidR="00183AD7" w:rsidRPr="000E288D" w:rsidRDefault="000E288D" w:rsidP="000E288D">
      <w:pPr>
        <w:pStyle w:val="ListParagraph"/>
        <w:numPr>
          <w:ilvl w:val="0"/>
          <w:numId w:val="8"/>
        </w:numPr>
        <w:spacing w:line="360" w:lineRule="auto"/>
        <w:jc w:val="both"/>
        <w:rPr>
          <w:rFonts w:ascii="Century Schoolbook" w:hAnsi="Century Schoolbook" w:cs="Arial"/>
          <w:sz w:val="24"/>
          <w:szCs w:val="24"/>
        </w:rPr>
      </w:pPr>
      <w:r w:rsidRPr="000E288D">
        <w:rPr>
          <w:rFonts w:ascii="Century Schoolbook" w:hAnsi="Century Schoolbook" w:cs="Arial"/>
          <w:sz w:val="24"/>
          <w:szCs w:val="24"/>
        </w:rPr>
        <w:t xml:space="preserve">Article 10 of the constitution obligates the Director of Public Prosecutions to </w:t>
      </w:r>
      <w:proofErr w:type="spellStart"/>
      <w:r w:rsidRPr="000E288D">
        <w:rPr>
          <w:rFonts w:ascii="Century Schoolbook" w:hAnsi="Century Schoolbook" w:cs="Arial"/>
          <w:sz w:val="24"/>
          <w:szCs w:val="24"/>
        </w:rPr>
        <w:t>honour</w:t>
      </w:r>
      <w:proofErr w:type="spellEnd"/>
      <w:r w:rsidRPr="000E288D">
        <w:rPr>
          <w:rFonts w:ascii="Century Schoolbook" w:hAnsi="Century Schoolbook" w:cs="Arial"/>
          <w:sz w:val="24"/>
          <w:szCs w:val="24"/>
        </w:rPr>
        <w:t xml:space="preserve"> the rule of law and to adhere to the values of integrity in the exercise of his duties under the law.</w:t>
      </w:r>
    </w:p>
    <w:p w:rsidR="000E288D" w:rsidRPr="000E288D" w:rsidRDefault="000E288D" w:rsidP="000E288D">
      <w:pPr>
        <w:pStyle w:val="ListParagraph"/>
        <w:numPr>
          <w:ilvl w:val="0"/>
          <w:numId w:val="8"/>
        </w:numPr>
        <w:spacing w:line="360" w:lineRule="auto"/>
        <w:jc w:val="both"/>
        <w:rPr>
          <w:rFonts w:ascii="Century Schoolbook" w:hAnsi="Century Schoolbook" w:cs="Arial"/>
          <w:sz w:val="24"/>
          <w:szCs w:val="24"/>
        </w:rPr>
      </w:pPr>
      <w:r w:rsidRPr="000E288D">
        <w:rPr>
          <w:rFonts w:ascii="Century Schoolbook" w:hAnsi="Century Schoolbook" w:cs="Arial"/>
          <w:sz w:val="24"/>
          <w:szCs w:val="24"/>
        </w:rPr>
        <w:t xml:space="preserve">The decision of the Director of Public Prosecutions to bring charges against the applicants is an abuse of power to the extent that the charges seek to punish the applicants with relation to a matter that falls squarely within the </w:t>
      </w:r>
      <w:r>
        <w:rPr>
          <w:rFonts w:ascii="Century Schoolbook" w:hAnsi="Century Schoolbook" w:cs="Arial"/>
          <w:sz w:val="24"/>
          <w:szCs w:val="24"/>
        </w:rPr>
        <w:t>Director of Public Prosecutions</w:t>
      </w:r>
      <w:r w:rsidRPr="000E288D">
        <w:rPr>
          <w:rFonts w:ascii="Century Schoolbook" w:hAnsi="Century Schoolbook" w:cs="Arial"/>
          <w:sz w:val="24"/>
          <w:szCs w:val="24"/>
        </w:rPr>
        <w:t>’ personal life.</w:t>
      </w:r>
    </w:p>
    <w:p w:rsidR="000E288D" w:rsidRPr="000E288D" w:rsidRDefault="000E288D" w:rsidP="000E288D">
      <w:pPr>
        <w:pStyle w:val="ListParagraph"/>
        <w:numPr>
          <w:ilvl w:val="0"/>
          <w:numId w:val="8"/>
        </w:numPr>
        <w:spacing w:line="360" w:lineRule="auto"/>
        <w:jc w:val="both"/>
        <w:rPr>
          <w:rFonts w:ascii="Century Schoolbook" w:hAnsi="Century Schoolbook" w:cs="Arial"/>
          <w:sz w:val="24"/>
          <w:szCs w:val="24"/>
        </w:rPr>
      </w:pPr>
      <w:r w:rsidRPr="000E288D">
        <w:rPr>
          <w:rFonts w:ascii="Century Schoolbook" w:hAnsi="Century Schoolbook" w:cs="Arial"/>
          <w:sz w:val="24"/>
          <w:szCs w:val="24"/>
        </w:rPr>
        <w:t>The decision of the Director of Public Prosecutions to being charges against the applicants is also contrary to the rule of law as the charges being brought do not concern the applicants</w:t>
      </w:r>
      <w:r>
        <w:rPr>
          <w:rFonts w:ascii="Century Schoolbook" w:hAnsi="Century Schoolbook" w:cs="Arial"/>
          <w:sz w:val="24"/>
          <w:szCs w:val="24"/>
        </w:rPr>
        <w:t xml:space="preserve"> a</w:t>
      </w:r>
      <w:r w:rsidRPr="000E288D">
        <w:rPr>
          <w:rFonts w:ascii="Century Schoolbook" w:hAnsi="Century Schoolbook" w:cs="Arial"/>
          <w:sz w:val="24"/>
          <w:szCs w:val="24"/>
        </w:rPr>
        <w:t xml:space="preserve">nd </w:t>
      </w:r>
      <w:r>
        <w:rPr>
          <w:rFonts w:ascii="Century Schoolbook" w:hAnsi="Century Schoolbook" w:cs="Arial"/>
          <w:sz w:val="24"/>
          <w:szCs w:val="24"/>
        </w:rPr>
        <w:t xml:space="preserve">lacka </w:t>
      </w:r>
      <w:r w:rsidRPr="000E288D">
        <w:rPr>
          <w:rFonts w:ascii="Century Schoolbook" w:hAnsi="Century Schoolbook" w:cs="Arial"/>
          <w:sz w:val="24"/>
          <w:szCs w:val="24"/>
        </w:rPr>
        <w:t>legal basis.</w:t>
      </w:r>
    </w:p>
    <w:p w:rsidR="000E288D" w:rsidRPr="000E288D" w:rsidRDefault="000E288D" w:rsidP="000E288D">
      <w:pPr>
        <w:spacing w:line="276" w:lineRule="auto"/>
        <w:jc w:val="both"/>
        <w:rPr>
          <w:rFonts w:ascii="Century Schoolbook" w:hAnsi="Century Schoolbook" w:cs="Arial"/>
          <w:b/>
          <w:sz w:val="24"/>
          <w:szCs w:val="24"/>
          <w:u w:val="single"/>
        </w:rPr>
      </w:pPr>
      <w:r w:rsidRPr="000E288D">
        <w:rPr>
          <w:rFonts w:ascii="Century Schoolbook" w:hAnsi="Century Schoolbook" w:cs="Arial"/>
          <w:b/>
          <w:sz w:val="24"/>
          <w:szCs w:val="24"/>
        </w:rPr>
        <w:lastRenderedPageBreak/>
        <w:t xml:space="preserve">C.   </w:t>
      </w:r>
      <w:r w:rsidRPr="000E288D">
        <w:rPr>
          <w:rFonts w:ascii="Century Schoolbook" w:hAnsi="Century Schoolbook" w:cs="Arial"/>
          <w:b/>
          <w:sz w:val="24"/>
          <w:szCs w:val="24"/>
          <w:u w:val="single"/>
        </w:rPr>
        <w:t>RELIEFS SOUGHT</w:t>
      </w:r>
    </w:p>
    <w:p w:rsidR="009743CF" w:rsidRDefault="009743CF" w:rsidP="009743CF">
      <w:pPr>
        <w:numPr>
          <w:ilvl w:val="0"/>
          <w:numId w:val="8"/>
        </w:numPr>
        <w:spacing w:after="0" w:line="360" w:lineRule="auto"/>
        <w:jc w:val="both"/>
        <w:rPr>
          <w:ins w:id="111" w:author="KSLGuest" w:date="2018-10-23T13:01:00Z"/>
          <w:rFonts w:ascii="Century Schoolbook" w:hAnsi="Century Schoolbook" w:cs="Arial"/>
          <w:sz w:val="24"/>
          <w:szCs w:val="24"/>
        </w:rPr>
      </w:pPr>
    </w:p>
    <w:p w:rsidR="009743CF" w:rsidRDefault="009743CF" w:rsidP="009743CF">
      <w:pPr>
        <w:spacing w:after="0" w:line="360" w:lineRule="auto"/>
        <w:ind w:left="990"/>
        <w:jc w:val="both"/>
        <w:rPr>
          <w:ins w:id="112" w:author="KSLGuest" w:date="2018-10-23T13:01:00Z"/>
          <w:rFonts w:ascii="Century Schoolbook" w:hAnsi="Century Schoolbook" w:cs="Arial"/>
          <w:b/>
          <w:sz w:val="24"/>
          <w:szCs w:val="24"/>
        </w:rPr>
      </w:pPr>
      <w:ins w:id="113" w:author="KSLGuest" w:date="2018-10-23T13:01:00Z">
        <w:r>
          <w:rPr>
            <w:rFonts w:ascii="Century Schoolbook" w:hAnsi="Century Schoolbook" w:cs="Arial"/>
            <w:sz w:val="24"/>
            <w:szCs w:val="24"/>
          </w:rPr>
          <w:t>a)</w:t>
        </w:r>
        <w:r w:rsidRPr="000E288D">
          <w:rPr>
            <w:rFonts w:ascii="Century Schoolbook" w:hAnsi="Century Schoolbook" w:cs="Arial"/>
            <w:sz w:val="24"/>
            <w:szCs w:val="24"/>
          </w:rPr>
          <w:t xml:space="preserve"> an Order of Certiorari </w:t>
        </w:r>
        <w:r>
          <w:rPr>
            <w:rFonts w:ascii="Century Schoolbook" w:hAnsi="Century Schoolbook" w:cs="Arial"/>
            <w:sz w:val="24"/>
            <w:szCs w:val="24"/>
          </w:rPr>
          <w:t xml:space="preserve">to </w:t>
        </w:r>
        <w:r w:rsidRPr="000E288D">
          <w:rPr>
            <w:rFonts w:ascii="Century Schoolbook" w:hAnsi="Century Schoolbook" w:cs="Arial"/>
            <w:sz w:val="24"/>
            <w:szCs w:val="24"/>
          </w:rPr>
          <w:t>quash the decision by the Director of Public Prosecution to institute criminal charges against the applicants under Criminal case No. xxx of 2018 or any other case.</w:t>
        </w:r>
      </w:ins>
    </w:p>
    <w:p w:rsidR="009743CF" w:rsidRDefault="009743CF" w:rsidP="009743CF">
      <w:pPr>
        <w:spacing w:after="0" w:line="360" w:lineRule="auto"/>
        <w:ind w:left="990"/>
        <w:jc w:val="both"/>
        <w:rPr>
          <w:ins w:id="114" w:author="KSLGuest" w:date="2018-10-23T13:01:00Z"/>
          <w:rFonts w:ascii="Century Schoolbook" w:hAnsi="Century Schoolbook" w:cs="Arial"/>
          <w:sz w:val="24"/>
          <w:szCs w:val="24"/>
        </w:rPr>
      </w:pPr>
      <w:ins w:id="115" w:author="KSLGuest" w:date="2018-10-23T13:01:00Z">
        <w:r>
          <w:rPr>
            <w:rFonts w:ascii="Century Schoolbook" w:hAnsi="Century Schoolbook" w:cs="Arial"/>
            <w:b/>
            <w:sz w:val="24"/>
            <w:szCs w:val="24"/>
          </w:rPr>
          <w:t>b)</w:t>
        </w:r>
        <w:r w:rsidRPr="000E288D">
          <w:rPr>
            <w:rFonts w:ascii="Century Schoolbook" w:hAnsi="Century Schoolbook" w:cs="Arial"/>
            <w:sz w:val="24"/>
            <w:szCs w:val="24"/>
          </w:rPr>
          <w:t xml:space="preserve"> </w:t>
        </w:r>
        <w:proofErr w:type="gramStart"/>
        <w:r w:rsidRPr="000E288D">
          <w:rPr>
            <w:rFonts w:ascii="Century Schoolbook" w:hAnsi="Century Schoolbook" w:cs="Arial"/>
            <w:sz w:val="24"/>
            <w:szCs w:val="24"/>
          </w:rPr>
          <w:t>an</w:t>
        </w:r>
        <w:proofErr w:type="gramEnd"/>
        <w:r w:rsidRPr="000E288D">
          <w:rPr>
            <w:rFonts w:ascii="Century Schoolbook" w:hAnsi="Century Schoolbook" w:cs="Arial"/>
            <w:sz w:val="24"/>
            <w:szCs w:val="24"/>
          </w:rPr>
          <w:t xml:space="preserve"> Order of Prohibition directed to the Director of Public Prosecutions prohibiting him, directly and /or through his servants and/or agents from prosecuting the charges brought against the applicants under Criminal Case No. xxx of 2018 or any other case.</w:t>
        </w:r>
      </w:ins>
    </w:p>
    <w:p w:rsidR="009743CF" w:rsidRDefault="009743CF" w:rsidP="009743CF">
      <w:pPr>
        <w:spacing w:after="0" w:line="360" w:lineRule="auto"/>
        <w:ind w:left="990"/>
        <w:jc w:val="both"/>
        <w:rPr>
          <w:ins w:id="116" w:author="KSLGuest" w:date="2018-10-23T13:01:00Z"/>
          <w:rFonts w:ascii="Century Schoolbook" w:hAnsi="Century Schoolbook" w:cs="Arial"/>
          <w:sz w:val="24"/>
          <w:szCs w:val="24"/>
        </w:rPr>
      </w:pPr>
      <w:ins w:id="117" w:author="KSLGuest" w:date="2018-10-23T13:01:00Z">
        <w:r>
          <w:rPr>
            <w:rFonts w:ascii="Century Schoolbook" w:hAnsi="Century Schoolbook" w:cs="Arial"/>
            <w:sz w:val="24"/>
            <w:szCs w:val="24"/>
          </w:rPr>
          <w:t>c)</w:t>
        </w:r>
        <w:r>
          <w:rPr>
            <w:rFonts w:ascii="Century Schoolbook" w:hAnsi="Century Schoolbook" w:cs="Arial"/>
            <w:sz w:val="24"/>
            <w:szCs w:val="24"/>
          </w:rPr>
          <w:tab/>
        </w:r>
        <w:proofErr w:type="gramStart"/>
        <w:r>
          <w:rPr>
            <w:rFonts w:ascii="Century Schoolbook" w:hAnsi="Century Schoolbook" w:cs="Arial"/>
            <w:sz w:val="24"/>
            <w:szCs w:val="24"/>
          </w:rPr>
          <w:t>an</w:t>
        </w:r>
        <w:proofErr w:type="gramEnd"/>
        <w:r>
          <w:rPr>
            <w:rFonts w:ascii="Century Schoolbook" w:hAnsi="Century Schoolbook" w:cs="Arial"/>
            <w:sz w:val="24"/>
            <w:szCs w:val="24"/>
          </w:rPr>
          <w:t xml:space="preserve"> order of prohibition prohibiting the 1st Respondent from charging the applicants with any criminal offence on account of the same facts as disclosed in crim. case. </w:t>
        </w:r>
        <w:proofErr w:type="gramStart"/>
        <w:r>
          <w:rPr>
            <w:rFonts w:ascii="Century Schoolbook" w:hAnsi="Century Schoolbook" w:cs="Arial"/>
            <w:sz w:val="24"/>
            <w:szCs w:val="24"/>
          </w:rPr>
          <w:t>no</w:t>
        </w:r>
        <w:proofErr w:type="gramEnd"/>
        <w:r>
          <w:rPr>
            <w:rFonts w:ascii="Century Schoolbook" w:hAnsi="Century Schoolbook" w:cs="Arial"/>
            <w:sz w:val="24"/>
            <w:szCs w:val="24"/>
          </w:rPr>
          <w:t>...</w:t>
        </w:r>
      </w:ins>
    </w:p>
    <w:p w:rsidR="009743CF" w:rsidRDefault="009743CF" w:rsidP="009743CF">
      <w:pPr>
        <w:spacing w:after="0" w:line="360" w:lineRule="auto"/>
        <w:ind w:left="990"/>
        <w:jc w:val="both"/>
        <w:rPr>
          <w:ins w:id="118" w:author="KSLGuest" w:date="2018-10-23T13:01:00Z"/>
          <w:rFonts w:ascii="Century Schoolbook" w:hAnsi="Century Schoolbook" w:cs="Arial"/>
          <w:sz w:val="24"/>
          <w:szCs w:val="24"/>
        </w:rPr>
      </w:pPr>
      <w:ins w:id="119" w:author="KSLGuest" w:date="2018-10-23T13:01:00Z">
        <w:r>
          <w:rPr>
            <w:rFonts w:ascii="Century Schoolbook" w:hAnsi="Century Schoolbook" w:cs="Arial"/>
            <w:sz w:val="24"/>
            <w:szCs w:val="24"/>
          </w:rPr>
          <w:tab/>
        </w:r>
        <w:r>
          <w:rPr>
            <w:rFonts w:ascii="Century Schoolbook" w:hAnsi="Century Schoolbook" w:cs="Arial"/>
            <w:b/>
            <w:sz w:val="24"/>
            <w:szCs w:val="24"/>
          </w:rPr>
          <w:t>d)</w:t>
        </w:r>
        <w:r>
          <w:rPr>
            <w:rFonts w:ascii="Century Schoolbook" w:hAnsi="Century Schoolbook" w:cs="Arial"/>
            <w:b/>
            <w:sz w:val="24"/>
            <w:szCs w:val="24"/>
          </w:rPr>
          <w:tab/>
        </w:r>
        <w:proofErr w:type="gramStart"/>
        <w:r w:rsidRPr="009743CF">
          <w:rPr>
            <w:rFonts w:ascii="Century Schoolbook" w:hAnsi="Century Schoolbook" w:cs="Arial"/>
            <w:sz w:val="24"/>
            <w:szCs w:val="24"/>
            <w:highlight w:val="green"/>
          </w:rPr>
          <w:t>the</w:t>
        </w:r>
        <w:proofErr w:type="gramEnd"/>
        <w:r w:rsidRPr="009743CF">
          <w:rPr>
            <w:rFonts w:ascii="Century Schoolbook" w:hAnsi="Century Schoolbook" w:cs="Arial"/>
            <w:sz w:val="24"/>
            <w:szCs w:val="24"/>
            <w:highlight w:val="green"/>
          </w:rPr>
          <w:t xml:space="preserve"> Applicant be granted leave to apply for an order of mandamus  directing the Inspector General of the National Police service to release the applicants from custody.</w:t>
        </w:r>
      </w:ins>
    </w:p>
    <w:p w:rsidR="009743CF" w:rsidRDefault="009743CF" w:rsidP="009743CF">
      <w:pPr>
        <w:spacing w:after="0" w:line="360" w:lineRule="auto"/>
        <w:ind w:left="990"/>
        <w:jc w:val="both"/>
        <w:rPr>
          <w:ins w:id="120" w:author="KSLGuest" w:date="2018-10-23T13:01:00Z"/>
          <w:rFonts w:ascii="Century Schoolbook" w:hAnsi="Century Schoolbook" w:cs="Arial"/>
          <w:sz w:val="24"/>
          <w:szCs w:val="24"/>
        </w:rPr>
      </w:pPr>
      <w:ins w:id="121" w:author="KSLGuest" w:date="2018-10-23T13:01:00Z">
        <w:r>
          <w:rPr>
            <w:rFonts w:ascii="Century Schoolbook" w:hAnsi="Century Schoolbook" w:cs="Arial"/>
            <w:sz w:val="24"/>
            <w:szCs w:val="24"/>
          </w:rPr>
          <w:t>e)</w:t>
        </w:r>
        <w:r>
          <w:rPr>
            <w:rFonts w:ascii="Century Schoolbook" w:hAnsi="Century Schoolbook" w:cs="Arial"/>
            <w:sz w:val="24"/>
            <w:szCs w:val="24"/>
          </w:rPr>
          <w:tab/>
        </w:r>
        <w:proofErr w:type="gramStart"/>
        <w:r>
          <w:rPr>
            <w:rFonts w:ascii="Century Schoolbook" w:hAnsi="Century Schoolbook" w:cs="Arial"/>
            <w:sz w:val="24"/>
            <w:szCs w:val="24"/>
          </w:rPr>
          <w:t>an</w:t>
        </w:r>
        <w:proofErr w:type="gramEnd"/>
        <w:r>
          <w:rPr>
            <w:rFonts w:ascii="Century Schoolbook" w:hAnsi="Century Schoolbook" w:cs="Arial"/>
            <w:sz w:val="24"/>
            <w:szCs w:val="24"/>
          </w:rPr>
          <w:t xml:space="preserve"> order of prohibition prohibiting the 2nd Respondent from arresting the applicants on account of facts disclosed in crim......</w:t>
        </w:r>
      </w:ins>
    </w:p>
    <w:p w:rsidR="009743CF" w:rsidRPr="000E288D" w:rsidRDefault="009743CF" w:rsidP="009743CF">
      <w:pPr>
        <w:spacing w:after="0" w:line="360" w:lineRule="auto"/>
        <w:ind w:left="990"/>
        <w:jc w:val="both"/>
        <w:rPr>
          <w:ins w:id="122" w:author="KSLGuest" w:date="2018-10-23T13:01:00Z"/>
          <w:rFonts w:ascii="Century Schoolbook" w:hAnsi="Century Schoolbook" w:cs="Arial"/>
          <w:sz w:val="24"/>
          <w:szCs w:val="24"/>
        </w:rPr>
      </w:pPr>
      <w:ins w:id="123" w:author="KSLGuest" w:date="2018-10-23T13:01:00Z">
        <w:r>
          <w:rPr>
            <w:rFonts w:ascii="Century Schoolbook" w:hAnsi="Century Schoolbook" w:cs="Arial"/>
            <w:sz w:val="24"/>
            <w:szCs w:val="24"/>
          </w:rPr>
          <w:t>f)</w:t>
        </w:r>
        <w:r>
          <w:rPr>
            <w:rFonts w:ascii="Century Schoolbook" w:hAnsi="Century Schoolbook" w:cs="Arial"/>
            <w:sz w:val="24"/>
            <w:szCs w:val="24"/>
          </w:rPr>
          <w:tab/>
          <w:t xml:space="preserve">an order of certiorari to bring to the High Court proceedings pending before the 3rd Respondent in </w:t>
        </w:r>
        <w:proofErr w:type="spellStart"/>
        <w:r>
          <w:rPr>
            <w:rFonts w:ascii="Century Schoolbook" w:hAnsi="Century Schoolbook" w:cs="Arial"/>
            <w:sz w:val="24"/>
            <w:szCs w:val="24"/>
          </w:rPr>
          <w:t>Kibera</w:t>
        </w:r>
        <w:proofErr w:type="spellEnd"/>
        <w:r>
          <w:rPr>
            <w:rFonts w:ascii="Century Schoolbook" w:hAnsi="Century Schoolbook" w:cs="Arial"/>
            <w:sz w:val="24"/>
            <w:szCs w:val="24"/>
          </w:rPr>
          <w:t xml:space="preserve"> magistrates court crim. cause no......for purposes of quashing.</w:t>
        </w:r>
      </w:ins>
    </w:p>
    <w:p w:rsidR="009743CF" w:rsidRPr="000E288D" w:rsidRDefault="009743CF" w:rsidP="009743CF">
      <w:pPr>
        <w:pStyle w:val="ListParagraph"/>
        <w:spacing w:after="0" w:line="240" w:lineRule="auto"/>
        <w:jc w:val="both"/>
        <w:rPr>
          <w:ins w:id="124" w:author="KSLGuest" w:date="2018-10-23T13:01:00Z"/>
          <w:rFonts w:ascii="Century Schoolbook" w:hAnsi="Century Schoolbook" w:cs="Arial"/>
          <w:b/>
          <w:sz w:val="20"/>
          <w:szCs w:val="24"/>
        </w:rPr>
      </w:pPr>
    </w:p>
    <w:p w:rsidR="009743CF" w:rsidRPr="000E288D" w:rsidRDefault="009743CF" w:rsidP="009743CF">
      <w:pPr>
        <w:numPr>
          <w:ilvl w:val="0"/>
          <w:numId w:val="8"/>
        </w:numPr>
        <w:spacing w:after="0" w:line="360" w:lineRule="auto"/>
        <w:jc w:val="both"/>
        <w:rPr>
          <w:ins w:id="125" w:author="KSLGuest" w:date="2018-10-23T13:01:00Z"/>
          <w:rFonts w:ascii="Century Schoolbook" w:hAnsi="Century Schoolbook" w:cs="Arial"/>
          <w:sz w:val="24"/>
          <w:szCs w:val="24"/>
        </w:rPr>
      </w:pPr>
      <w:ins w:id="126" w:author="KSLGuest" w:date="2018-10-23T13:01:00Z">
        <w:r w:rsidRPr="000E288D">
          <w:rPr>
            <w:rFonts w:ascii="Century Schoolbook" w:hAnsi="Century Schoolbook" w:cs="Arial"/>
            <w:b/>
            <w:sz w:val="24"/>
            <w:szCs w:val="24"/>
          </w:rPr>
          <w:t xml:space="preserve">THAT </w:t>
        </w:r>
        <w:r w:rsidRPr="000E288D">
          <w:rPr>
            <w:rFonts w:ascii="Century Schoolbook" w:hAnsi="Century Schoolbook" w:cs="Arial"/>
            <w:sz w:val="24"/>
            <w:szCs w:val="24"/>
          </w:rPr>
          <w:t>the grant of leave do operate as a stay of proceedings in Criminal Case No. xxx of 2018.</w:t>
        </w:r>
      </w:ins>
    </w:p>
    <w:p w:rsidR="000E288D" w:rsidRPr="000E288D" w:rsidDel="009743CF" w:rsidRDefault="000E288D" w:rsidP="000E288D">
      <w:pPr>
        <w:pStyle w:val="ListParagraph"/>
        <w:numPr>
          <w:ilvl w:val="0"/>
          <w:numId w:val="8"/>
        </w:numPr>
        <w:spacing w:after="0" w:line="360" w:lineRule="auto"/>
        <w:jc w:val="both"/>
        <w:rPr>
          <w:del w:id="127" w:author="KSLGuest" w:date="2018-10-23T13:01:00Z"/>
          <w:rFonts w:ascii="Century Schoolbook" w:hAnsi="Century Schoolbook" w:cs="Arial"/>
          <w:sz w:val="24"/>
          <w:szCs w:val="24"/>
        </w:rPr>
      </w:pPr>
      <w:del w:id="128" w:author="KSLGuest" w:date="2018-10-23T13:01:00Z">
        <w:r w:rsidRPr="000E288D" w:rsidDel="009743CF">
          <w:rPr>
            <w:rFonts w:ascii="Century Schoolbook" w:hAnsi="Century Schoolbook" w:cs="Arial"/>
            <w:sz w:val="24"/>
            <w:szCs w:val="24"/>
          </w:rPr>
          <w:delText xml:space="preserve">THAT the Applicants be granted </w:delText>
        </w:r>
        <w:r w:rsidDel="009743CF">
          <w:rPr>
            <w:rFonts w:ascii="Century Schoolbook" w:hAnsi="Century Schoolbook" w:cs="Arial"/>
            <w:sz w:val="24"/>
            <w:szCs w:val="24"/>
          </w:rPr>
          <w:delText xml:space="preserve">an </w:delText>
        </w:r>
        <w:r w:rsidRPr="000E288D" w:rsidDel="009743CF">
          <w:rPr>
            <w:rFonts w:ascii="Century Schoolbook" w:hAnsi="Century Schoolbook" w:cs="Arial"/>
            <w:sz w:val="24"/>
            <w:szCs w:val="24"/>
          </w:rPr>
          <w:delText>Order of Certiorari quash the decision by the Director of Public Prosecution to institute criminal charges against the applicants under Criminal case No. xxx of 2018 or any other case.</w:delText>
        </w:r>
      </w:del>
    </w:p>
    <w:p w:rsidR="000E288D" w:rsidRPr="000E288D" w:rsidDel="009743CF" w:rsidRDefault="000E288D" w:rsidP="000E288D">
      <w:pPr>
        <w:pStyle w:val="ListParagraph"/>
        <w:numPr>
          <w:ilvl w:val="0"/>
          <w:numId w:val="8"/>
        </w:numPr>
        <w:spacing w:after="0" w:line="360" w:lineRule="auto"/>
        <w:jc w:val="both"/>
        <w:rPr>
          <w:del w:id="129" w:author="KSLGuest" w:date="2018-10-23T13:01:00Z"/>
          <w:rFonts w:ascii="Century Schoolbook" w:hAnsi="Century Schoolbook" w:cs="Arial"/>
          <w:sz w:val="24"/>
          <w:szCs w:val="24"/>
        </w:rPr>
      </w:pPr>
      <w:del w:id="130" w:author="KSLGuest" w:date="2018-10-23T13:01:00Z">
        <w:r w:rsidRPr="000E288D" w:rsidDel="009743CF">
          <w:rPr>
            <w:rFonts w:ascii="Century Schoolbook" w:hAnsi="Century Schoolbook" w:cs="Arial"/>
            <w:sz w:val="24"/>
            <w:szCs w:val="24"/>
          </w:rPr>
          <w:delText>THAT the Applicants be granted an Order of Prohibition directed to the Director of Public Prosecutions prohibiting him, directly and /or through his servants and/or agents from prosecuting the charges brought against the applicants under Criminal Case No. xxx of 2018 or any other case.</w:delText>
        </w:r>
      </w:del>
    </w:p>
    <w:p w:rsidR="000E288D" w:rsidRPr="000E288D" w:rsidDel="009743CF" w:rsidRDefault="000E288D" w:rsidP="009743CF">
      <w:pPr>
        <w:pStyle w:val="ListParagraph"/>
        <w:numPr>
          <w:ilvl w:val="0"/>
          <w:numId w:val="8"/>
        </w:numPr>
        <w:spacing w:after="0" w:line="360" w:lineRule="auto"/>
        <w:jc w:val="both"/>
        <w:rPr>
          <w:del w:id="131" w:author="KSLGuest" w:date="2018-10-23T13:00:00Z"/>
          <w:rFonts w:ascii="Century Schoolbook" w:hAnsi="Century Schoolbook" w:cs="Arial"/>
          <w:sz w:val="24"/>
          <w:szCs w:val="24"/>
        </w:rPr>
      </w:pPr>
      <w:del w:id="132" w:author="KSLGuest" w:date="2018-10-23T13:01:00Z">
        <w:r w:rsidRPr="000E288D" w:rsidDel="009743CF">
          <w:rPr>
            <w:rFonts w:ascii="Century Schoolbook" w:hAnsi="Century Schoolbook" w:cs="Arial"/>
            <w:sz w:val="24"/>
            <w:szCs w:val="24"/>
          </w:rPr>
          <w:lastRenderedPageBreak/>
          <w:delText>THAT the Applicant be granted an order of mandamus directing the Inspector General of the National Police service to release the applicants from custody.</w:delText>
        </w:r>
      </w:del>
    </w:p>
    <w:p w:rsidR="000E288D" w:rsidRPr="000E288D" w:rsidDel="009743CF" w:rsidRDefault="000E288D" w:rsidP="009743CF">
      <w:pPr>
        <w:pStyle w:val="ListParagraph"/>
        <w:numPr>
          <w:ilvl w:val="0"/>
          <w:numId w:val="8"/>
        </w:numPr>
        <w:spacing w:after="0" w:line="360" w:lineRule="auto"/>
        <w:jc w:val="both"/>
        <w:rPr>
          <w:del w:id="133" w:author="KSLGuest" w:date="2018-10-23T13:01:00Z"/>
          <w:rFonts w:ascii="Century Schoolbook" w:hAnsi="Century Schoolbook" w:cs="Arial"/>
          <w:sz w:val="24"/>
          <w:szCs w:val="24"/>
        </w:rPr>
      </w:pPr>
      <w:del w:id="134" w:author="KSLGuest" w:date="2018-10-23T13:00:00Z">
        <w:r w:rsidRPr="000E288D" w:rsidDel="009743CF">
          <w:rPr>
            <w:rFonts w:ascii="Century Schoolbook" w:hAnsi="Century Schoolbook" w:cs="Arial"/>
            <w:sz w:val="24"/>
            <w:szCs w:val="24"/>
          </w:rPr>
          <w:delText>THAT the grant of leave do operate as a stay of proceedings in Criminal Case No. xxx of 2018, pending the hearing and determination of the judicial review application.</w:delText>
        </w:r>
      </w:del>
    </w:p>
    <w:p w:rsidR="000E288D" w:rsidRPr="000E288D" w:rsidDel="009743CF" w:rsidRDefault="000E288D" w:rsidP="000E288D">
      <w:pPr>
        <w:pStyle w:val="ListParagraph"/>
        <w:numPr>
          <w:ilvl w:val="0"/>
          <w:numId w:val="8"/>
        </w:numPr>
        <w:spacing w:after="0" w:line="360" w:lineRule="auto"/>
        <w:jc w:val="both"/>
        <w:rPr>
          <w:del w:id="135" w:author="KSLGuest" w:date="2018-10-23T13:01:00Z"/>
          <w:rFonts w:ascii="Century Schoolbook" w:hAnsi="Century Schoolbook" w:cs="Arial"/>
          <w:sz w:val="24"/>
          <w:szCs w:val="24"/>
        </w:rPr>
      </w:pPr>
      <w:del w:id="136" w:author="KSLGuest" w:date="2018-10-23T13:01:00Z">
        <w:r w:rsidRPr="000E288D" w:rsidDel="009743CF">
          <w:rPr>
            <w:rFonts w:ascii="Century Schoolbook" w:hAnsi="Century Schoolbook" w:cs="Arial"/>
            <w:sz w:val="24"/>
            <w:szCs w:val="24"/>
          </w:rPr>
          <w:delText>THAT the costs of this application be in the cause.</w:delText>
        </w:r>
      </w:del>
    </w:p>
    <w:p w:rsidR="000E288D" w:rsidRPr="000E288D" w:rsidDel="009743CF" w:rsidRDefault="000E288D" w:rsidP="000E288D">
      <w:pPr>
        <w:pStyle w:val="ListParagraph"/>
        <w:numPr>
          <w:ilvl w:val="0"/>
          <w:numId w:val="8"/>
        </w:numPr>
        <w:spacing w:after="0" w:line="360" w:lineRule="auto"/>
        <w:jc w:val="both"/>
        <w:rPr>
          <w:del w:id="137" w:author="KSLGuest" w:date="2018-10-23T13:01:00Z"/>
          <w:rFonts w:ascii="Century Schoolbook" w:hAnsi="Century Schoolbook" w:cs="Arial"/>
          <w:sz w:val="24"/>
          <w:szCs w:val="24"/>
        </w:rPr>
      </w:pPr>
      <w:del w:id="138" w:author="KSLGuest" w:date="2018-10-23T13:01:00Z">
        <w:r w:rsidRPr="000E288D" w:rsidDel="009743CF">
          <w:rPr>
            <w:rFonts w:ascii="Century Schoolbook" w:hAnsi="Century Schoolbook" w:cs="Arial"/>
            <w:sz w:val="24"/>
            <w:szCs w:val="24"/>
          </w:rPr>
          <w:delText>Such further or other orders as this Honourable Court may deem fit to grant under the circumstances of the case.</w:delText>
        </w:r>
      </w:del>
    </w:p>
    <w:p w:rsidR="000E288D" w:rsidRPr="000E288D" w:rsidRDefault="000E288D" w:rsidP="000E288D">
      <w:pPr>
        <w:spacing w:after="0" w:line="360" w:lineRule="auto"/>
        <w:ind w:left="360"/>
        <w:jc w:val="both"/>
        <w:rPr>
          <w:rFonts w:ascii="Century Schoolbook" w:hAnsi="Century Schoolbook" w:cs="Arial"/>
          <w:sz w:val="24"/>
          <w:szCs w:val="24"/>
        </w:rPr>
      </w:pPr>
    </w:p>
    <w:p w:rsidR="000E288D" w:rsidRPr="000E288D" w:rsidRDefault="000E288D" w:rsidP="000E288D">
      <w:pPr>
        <w:spacing w:line="276" w:lineRule="auto"/>
        <w:jc w:val="center"/>
        <w:rPr>
          <w:rFonts w:ascii="Century Schoolbook" w:hAnsi="Century Schoolbook" w:cs="Arial"/>
          <w:sz w:val="24"/>
          <w:szCs w:val="24"/>
        </w:rPr>
      </w:pPr>
      <w:r w:rsidRPr="000E288D">
        <w:rPr>
          <w:rFonts w:ascii="Century Schoolbook" w:hAnsi="Century Schoolbook" w:cs="Arial"/>
          <w:b/>
          <w:sz w:val="24"/>
          <w:szCs w:val="24"/>
        </w:rPr>
        <w:t xml:space="preserve">DATED </w:t>
      </w:r>
      <w:r w:rsidRPr="000E288D">
        <w:rPr>
          <w:rFonts w:ascii="Century Schoolbook" w:hAnsi="Century Schoolbook" w:cs="Arial"/>
          <w:sz w:val="24"/>
          <w:szCs w:val="24"/>
        </w:rPr>
        <w:t xml:space="preserve">at </w:t>
      </w:r>
      <w:r w:rsidRPr="000E288D">
        <w:rPr>
          <w:rFonts w:ascii="Century Schoolbook" w:hAnsi="Century Schoolbook" w:cs="Arial"/>
          <w:b/>
          <w:sz w:val="24"/>
          <w:szCs w:val="24"/>
        </w:rPr>
        <w:t>NAIROBI</w:t>
      </w:r>
      <w:r w:rsidRPr="000E288D">
        <w:rPr>
          <w:rFonts w:ascii="Century Schoolbook" w:hAnsi="Century Schoolbook" w:cs="Arial"/>
          <w:sz w:val="24"/>
          <w:szCs w:val="24"/>
        </w:rPr>
        <w:t xml:space="preserve"> this         day of May, 2018</w:t>
      </w:r>
    </w:p>
    <w:p w:rsidR="000E288D" w:rsidRPr="000E288D" w:rsidRDefault="000E288D" w:rsidP="000E288D">
      <w:pPr>
        <w:spacing w:after="0" w:line="276" w:lineRule="auto"/>
        <w:jc w:val="center"/>
        <w:rPr>
          <w:rFonts w:ascii="Century Schoolbook" w:hAnsi="Century Schoolbook" w:cs="Arial"/>
          <w:b/>
          <w:sz w:val="24"/>
          <w:szCs w:val="24"/>
        </w:rPr>
      </w:pPr>
      <w:r w:rsidRPr="000E288D">
        <w:rPr>
          <w:rFonts w:ascii="Century Schoolbook" w:hAnsi="Century Schoolbook" w:cs="Arial"/>
          <w:b/>
          <w:sz w:val="24"/>
          <w:szCs w:val="24"/>
        </w:rPr>
        <w:t>B16 ADVOCATES</w:t>
      </w:r>
    </w:p>
    <w:p w:rsidR="000E288D" w:rsidRPr="000E288D" w:rsidRDefault="000E288D" w:rsidP="000E288D">
      <w:pPr>
        <w:spacing w:after="0" w:line="276" w:lineRule="auto"/>
        <w:jc w:val="center"/>
        <w:rPr>
          <w:rFonts w:ascii="Century Schoolbook" w:hAnsi="Century Schoolbook" w:cs="Arial"/>
          <w:b/>
          <w:sz w:val="24"/>
          <w:szCs w:val="24"/>
        </w:rPr>
      </w:pPr>
      <w:r w:rsidRPr="000E288D">
        <w:rPr>
          <w:rFonts w:ascii="Century Schoolbook" w:hAnsi="Century Schoolbook" w:cs="Arial"/>
          <w:b/>
          <w:sz w:val="24"/>
          <w:szCs w:val="24"/>
        </w:rPr>
        <w:t>ADVOCATES FOR THE APPLICANTS</w:t>
      </w:r>
    </w:p>
    <w:p w:rsidR="000E288D" w:rsidRPr="000E288D" w:rsidRDefault="000E288D" w:rsidP="000E288D">
      <w:pPr>
        <w:spacing w:after="0" w:line="276" w:lineRule="auto"/>
        <w:jc w:val="center"/>
        <w:rPr>
          <w:rFonts w:ascii="Century Schoolbook" w:hAnsi="Century Schoolbook" w:cs="Arial"/>
          <w:b/>
          <w:sz w:val="24"/>
          <w:szCs w:val="24"/>
        </w:rPr>
      </w:pPr>
    </w:p>
    <w:p w:rsidR="000E288D" w:rsidRPr="000E288D" w:rsidRDefault="000E288D" w:rsidP="000E288D">
      <w:pPr>
        <w:spacing w:after="0" w:line="240" w:lineRule="auto"/>
        <w:rPr>
          <w:rFonts w:ascii="Century Schoolbook" w:hAnsi="Century Schoolbook" w:cs="Arial"/>
          <w:b/>
          <w:sz w:val="24"/>
          <w:szCs w:val="24"/>
          <w:u w:val="single"/>
        </w:rPr>
      </w:pPr>
      <w:r w:rsidRPr="000E288D">
        <w:rPr>
          <w:rFonts w:ascii="Century Schoolbook" w:hAnsi="Century Schoolbook" w:cs="Arial"/>
          <w:b/>
          <w:sz w:val="24"/>
          <w:szCs w:val="24"/>
          <w:u w:val="single"/>
        </w:rPr>
        <w:t>DRAWN AND FILED BY:</w:t>
      </w:r>
    </w:p>
    <w:p w:rsidR="000E288D" w:rsidRPr="000E288D" w:rsidRDefault="000E288D" w:rsidP="000E288D">
      <w:pPr>
        <w:spacing w:after="0" w:line="240" w:lineRule="auto"/>
        <w:rPr>
          <w:rFonts w:ascii="Century Schoolbook" w:hAnsi="Century Schoolbook" w:cs="Arial"/>
          <w:sz w:val="24"/>
          <w:szCs w:val="24"/>
        </w:rPr>
      </w:pPr>
      <w:r w:rsidRPr="000E288D">
        <w:rPr>
          <w:rFonts w:ascii="Century Schoolbook" w:hAnsi="Century Schoolbook" w:cs="Arial"/>
          <w:sz w:val="24"/>
          <w:szCs w:val="24"/>
        </w:rPr>
        <w:t>B16 ADVOCATES</w:t>
      </w:r>
    </w:p>
    <w:p w:rsidR="000E288D" w:rsidRPr="000E288D" w:rsidRDefault="000E288D" w:rsidP="000E288D">
      <w:pPr>
        <w:spacing w:after="0" w:line="240" w:lineRule="auto"/>
        <w:rPr>
          <w:rFonts w:ascii="Century Schoolbook" w:hAnsi="Century Schoolbook" w:cs="Arial"/>
          <w:sz w:val="24"/>
          <w:szCs w:val="24"/>
        </w:rPr>
      </w:pPr>
      <w:r w:rsidRPr="000E288D">
        <w:rPr>
          <w:rFonts w:ascii="Century Schoolbook" w:hAnsi="Century Schoolbook" w:cs="Arial"/>
          <w:sz w:val="24"/>
          <w:szCs w:val="24"/>
        </w:rPr>
        <w:t>7</w:t>
      </w:r>
      <w:r w:rsidRPr="000E288D">
        <w:rPr>
          <w:rFonts w:ascii="Century Schoolbook" w:hAnsi="Century Schoolbook" w:cs="Arial"/>
          <w:sz w:val="24"/>
          <w:szCs w:val="24"/>
          <w:vertAlign w:val="superscript"/>
        </w:rPr>
        <w:t>th</w:t>
      </w:r>
      <w:r w:rsidRPr="000E288D">
        <w:rPr>
          <w:rFonts w:ascii="Century Schoolbook" w:hAnsi="Century Schoolbook" w:cs="Arial"/>
          <w:sz w:val="24"/>
          <w:szCs w:val="24"/>
        </w:rPr>
        <w:t xml:space="preserve"> Floor, PARK VIEW TOWERS</w:t>
      </w:r>
    </w:p>
    <w:p w:rsidR="000E288D" w:rsidRPr="000E288D" w:rsidRDefault="000E288D" w:rsidP="000E288D">
      <w:pPr>
        <w:spacing w:after="0" w:line="240" w:lineRule="auto"/>
        <w:rPr>
          <w:rFonts w:ascii="Century Schoolbook" w:hAnsi="Century Schoolbook" w:cs="Arial"/>
          <w:sz w:val="24"/>
          <w:szCs w:val="24"/>
        </w:rPr>
      </w:pPr>
      <w:r w:rsidRPr="000E288D">
        <w:rPr>
          <w:rFonts w:ascii="Century Schoolbook" w:hAnsi="Century Schoolbook" w:cs="Arial"/>
          <w:sz w:val="24"/>
          <w:szCs w:val="24"/>
        </w:rPr>
        <w:t>1234-00200</w:t>
      </w:r>
    </w:p>
    <w:p w:rsidR="000E288D" w:rsidRPr="000E288D" w:rsidRDefault="000E288D" w:rsidP="000E288D">
      <w:pPr>
        <w:spacing w:after="0" w:line="240" w:lineRule="auto"/>
        <w:rPr>
          <w:rFonts w:ascii="Century Schoolbook" w:hAnsi="Century Schoolbook" w:cs="Arial"/>
          <w:b/>
          <w:sz w:val="24"/>
          <w:szCs w:val="24"/>
          <w:u w:val="single"/>
        </w:rPr>
      </w:pPr>
      <w:r w:rsidRPr="000E288D">
        <w:rPr>
          <w:rFonts w:ascii="Century Schoolbook" w:hAnsi="Century Schoolbook" w:cs="Arial"/>
          <w:b/>
          <w:sz w:val="24"/>
          <w:szCs w:val="24"/>
          <w:u w:val="single"/>
        </w:rPr>
        <w:t>NAIROBI</w:t>
      </w:r>
    </w:p>
    <w:p w:rsidR="000E288D" w:rsidRPr="000E288D" w:rsidRDefault="000E288D" w:rsidP="000E288D">
      <w:pPr>
        <w:spacing w:after="0" w:line="240" w:lineRule="auto"/>
        <w:rPr>
          <w:rFonts w:ascii="Century Schoolbook" w:hAnsi="Century Schoolbook" w:cs="Arial"/>
          <w:b/>
          <w:sz w:val="24"/>
          <w:szCs w:val="24"/>
          <w:u w:val="single"/>
        </w:rPr>
      </w:pPr>
    </w:p>
    <w:p w:rsidR="000E288D" w:rsidRPr="000E288D" w:rsidRDefault="000E288D" w:rsidP="000E288D">
      <w:pPr>
        <w:spacing w:after="0" w:line="240" w:lineRule="auto"/>
        <w:rPr>
          <w:rFonts w:ascii="Century Schoolbook" w:hAnsi="Century Schoolbook" w:cs="Arial"/>
          <w:b/>
          <w:sz w:val="24"/>
          <w:szCs w:val="24"/>
          <w:u w:val="single"/>
        </w:rPr>
      </w:pPr>
    </w:p>
    <w:p w:rsidR="000E288D" w:rsidRPr="000E288D" w:rsidRDefault="000E288D" w:rsidP="000E288D">
      <w:pPr>
        <w:spacing w:after="0" w:line="240" w:lineRule="auto"/>
        <w:rPr>
          <w:rFonts w:ascii="Century Schoolbook" w:hAnsi="Century Schoolbook" w:cs="Arial"/>
          <w:b/>
          <w:sz w:val="24"/>
          <w:szCs w:val="24"/>
          <w:u w:val="single"/>
        </w:rPr>
      </w:pPr>
      <w:r w:rsidRPr="000E288D">
        <w:rPr>
          <w:rFonts w:ascii="Century Schoolbook" w:hAnsi="Century Schoolbook" w:cs="Arial"/>
          <w:b/>
          <w:sz w:val="24"/>
          <w:szCs w:val="24"/>
          <w:u w:val="single"/>
        </w:rPr>
        <w:t>TO BE SERVED UPON:</w:t>
      </w:r>
    </w:p>
    <w:p w:rsidR="000E288D" w:rsidRPr="000E288D" w:rsidRDefault="000E288D" w:rsidP="000E288D">
      <w:pPr>
        <w:spacing w:after="0" w:line="240" w:lineRule="auto"/>
        <w:rPr>
          <w:rFonts w:ascii="Century Schoolbook" w:hAnsi="Century Schoolbook" w:cs="Arial"/>
          <w:sz w:val="24"/>
          <w:szCs w:val="24"/>
        </w:rPr>
      </w:pPr>
      <w:r w:rsidRPr="000E288D">
        <w:rPr>
          <w:rFonts w:ascii="Century Schoolbook" w:hAnsi="Century Schoolbook" w:cs="Arial"/>
          <w:sz w:val="24"/>
          <w:szCs w:val="24"/>
        </w:rPr>
        <w:t>1.</w:t>
      </w:r>
      <w:r w:rsidRPr="000E288D">
        <w:rPr>
          <w:rFonts w:ascii="Century Schoolbook" w:hAnsi="Century Schoolbook" w:cs="Arial"/>
          <w:sz w:val="24"/>
          <w:szCs w:val="24"/>
        </w:rPr>
        <w:tab/>
        <w:t>DIRECTOR OR PUBLIC PROSECUTIONS</w:t>
      </w:r>
    </w:p>
    <w:p w:rsidR="000E288D" w:rsidRPr="000E288D" w:rsidRDefault="000E288D" w:rsidP="000E288D">
      <w:pPr>
        <w:spacing w:after="0" w:line="240" w:lineRule="auto"/>
        <w:ind w:firstLine="720"/>
        <w:rPr>
          <w:rFonts w:ascii="Century Schoolbook" w:hAnsi="Century Schoolbook" w:cs="Arial"/>
          <w:sz w:val="24"/>
          <w:szCs w:val="24"/>
        </w:rPr>
      </w:pPr>
      <w:r w:rsidRPr="000E288D">
        <w:rPr>
          <w:rFonts w:ascii="Century Schoolbook" w:hAnsi="Century Schoolbook" w:cs="Arial"/>
          <w:sz w:val="24"/>
          <w:szCs w:val="24"/>
        </w:rPr>
        <w:t>P.O. BOX 1234-00100</w:t>
      </w:r>
    </w:p>
    <w:p w:rsidR="000E288D" w:rsidRPr="000E288D" w:rsidRDefault="000E288D" w:rsidP="000E288D">
      <w:pPr>
        <w:spacing w:after="0" w:line="240" w:lineRule="auto"/>
        <w:ind w:firstLine="720"/>
        <w:rPr>
          <w:rFonts w:ascii="Century Schoolbook" w:hAnsi="Century Schoolbook" w:cs="Arial"/>
          <w:b/>
          <w:sz w:val="24"/>
          <w:szCs w:val="24"/>
          <w:u w:val="single"/>
        </w:rPr>
      </w:pPr>
      <w:r w:rsidRPr="000E288D">
        <w:rPr>
          <w:rFonts w:ascii="Century Schoolbook" w:hAnsi="Century Schoolbook" w:cs="Arial"/>
          <w:b/>
          <w:sz w:val="24"/>
          <w:szCs w:val="24"/>
          <w:u w:val="single"/>
        </w:rPr>
        <w:t>NAIROBI</w:t>
      </w:r>
    </w:p>
    <w:p w:rsidR="000E288D" w:rsidRPr="000E288D" w:rsidRDefault="000E288D" w:rsidP="000E288D">
      <w:pPr>
        <w:spacing w:after="0" w:line="240" w:lineRule="auto"/>
        <w:ind w:firstLine="720"/>
        <w:rPr>
          <w:rFonts w:ascii="Century Schoolbook" w:hAnsi="Century Schoolbook" w:cs="Arial"/>
          <w:b/>
          <w:sz w:val="24"/>
          <w:szCs w:val="24"/>
          <w:u w:val="single"/>
        </w:rPr>
      </w:pPr>
    </w:p>
    <w:p w:rsidR="000E288D" w:rsidRPr="000E288D" w:rsidRDefault="000E288D" w:rsidP="000E288D">
      <w:pPr>
        <w:spacing w:after="0" w:line="240" w:lineRule="auto"/>
        <w:rPr>
          <w:rFonts w:ascii="Century Schoolbook" w:hAnsi="Century Schoolbook" w:cs="Arial"/>
          <w:sz w:val="24"/>
          <w:szCs w:val="24"/>
        </w:rPr>
      </w:pPr>
      <w:r w:rsidRPr="000E288D">
        <w:rPr>
          <w:rFonts w:ascii="Century Schoolbook" w:hAnsi="Century Schoolbook" w:cs="Arial"/>
          <w:sz w:val="24"/>
          <w:szCs w:val="24"/>
        </w:rPr>
        <w:t>2.</w:t>
      </w:r>
      <w:r w:rsidRPr="000E288D">
        <w:rPr>
          <w:rFonts w:ascii="Century Schoolbook" w:hAnsi="Century Schoolbook" w:cs="Arial"/>
          <w:sz w:val="24"/>
          <w:szCs w:val="24"/>
        </w:rPr>
        <w:tab/>
        <w:t>INSPECTOR GENERAL OF POLICE</w:t>
      </w:r>
    </w:p>
    <w:p w:rsidR="000E288D" w:rsidRPr="000E288D" w:rsidRDefault="000E288D" w:rsidP="000E288D">
      <w:pPr>
        <w:spacing w:after="0" w:line="240" w:lineRule="auto"/>
        <w:rPr>
          <w:rFonts w:ascii="Century Schoolbook" w:hAnsi="Century Schoolbook" w:cs="Arial"/>
          <w:sz w:val="24"/>
          <w:szCs w:val="24"/>
        </w:rPr>
      </w:pPr>
      <w:r w:rsidRPr="000E288D">
        <w:rPr>
          <w:rFonts w:ascii="Century Schoolbook" w:hAnsi="Century Schoolbook" w:cs="Arial"/>
          <w:sz w:val="24"/>
          <w:szCs w:val="24"/>
        </w:rPr>
        <w:tab/>
        <w:t>P.O. BOX 676-00200</w:t>
      </w:r>
    </w:p>
    <w:p w:rsidR="000E288D" w:rsidRPr="000E288D" w:rsidRDefault="000E288D" w:rsidP="000E288D">
      <w:pPr>
        <w:spacing w:after="0" w:line="240" w:lineRule="auto"/>
        <w:ind w:firstLine="720"/>
        <w:rPr>
          <w:rFonts w:ascii="Century Schoolbook" w:hAnsi="Century Schoolbook" w:cs="Arial"/>
          <w:b/>
          <w:sz w:val="24"/>
          <w:szCs w:val="24"/>
          <w:u w:val="single"/>
        </w:rPr>
      </w:pPr>
      <w:r w:rsidRPr="000E288D">
        <w:rPr>
          <w:rFonts w:ascii="Century Schoolbook" w:hAnsi="Century Schoolbook" w:cs="Arial"/>
          <w:b/>
          <w:sz w:val="24"/>
          <w:szCs w:val="24"/>
          <w:u w:val="single"/>
        </w:rPr>
        <w:t>NAIROBI</w:t>
      </w:r>
    </w:p>
    <w:p w:rsidR="000E288D" w:rsidRDefault="000E288D" w:rsidP="000E288D">
      <w:pPr>
        <w:spacing w:line="276" w:lineRule="auto"/>
        <w:jc w:val="both"/>
        <w:rPr>
          <w:ins w:id="139" w:author="KSLGuest" w:date="2018-10-23T13:04:00Z"/>
          <w:rFonts w:ascii="Century Schoolbook" w:hAnsi="Century Schoolbook" w:cs="Arial"/>
          <w:sz w:val="24"/>
          <w:szCs w:val="24"/>
        </w:rPr>
      </w:pPr>
    </w:p>
    <w:p w:rsidR="009743CF" w:rsidRDefault="009743CF" w:rsidP="000E288D">
      <w:pPr>
        <w:spacing w:line="276" w:lineRule="auto"/>
        <w:jc w:val="both"/>
        <w:rPr>
          <w:ins w:id="140" w:author="KSLGuest" w:date="2018-10-23T13:04:00Z"/>
          <w:rFonts w:ascii="Century Schoolbook" w:hAnsi="Century Schoolbook" w:cs="Arial"/>
          <w:sz w:val="24"/>
          <w:szCs w:val="24"/>
        </w:rPr>
      </w:pPr>
    </w:p>
    <w:p w:rsidR="009743CF" w:rsidRDefault="009743CF" w:rsidP="000E288D">
      <w:pPr>
        <w:spacing w:line="276" w:lineRule="auto"/>
        <w:jc w:val="both"/>
        <w:rPr>
          <w:ins w:id="141" w:author="KSLGuest" w:date="2018-10-23T13:04:00Z"/>
          <w:rFonts w:ascii="Century Schoolbook" w:hAnsi="Century Schoolbook" w:cs="Arial"/>
          <w:sz w:val="24"/>
          <w:szCs w:val="24"/>
        </w:rPr>
      </w:pPr>
    </w:p>
    <w:p w:rsidR="009743CF" w:rsidRDefault="009743CF" w:rsidP="000E288D">
      <w:pPr>
        <w:spacing w:line="276" w:lineRule="auto"/>
        <w:jc w:val="both"/>
        <w:rPr>
          <w:ins w:id="142" w:author="KSLGuest" w:date="2018-10-23T13:04:00Z"/>
          <w:rFonts w:ascii="Century Schoolbook" w:hAnsi="Century Schoolbook" w:cs="Arial"/>
          <w:sz w:val="24"/>
          <w:szCs w:val="24"/>
        </w:rPr>
      </w:pPr>
    </w:p>
    <w:p w:rsidR="009743CF" w:rsidRDefault="009743CF" w:rsidP="000E288D">
      <w:pPr>
        <w:spacing w:line="276" w:lineRule="auto"/>
        <w:jc w:val="both"/>
        <w:rPr>
          <w:ins w:id="143" w:author="KSLGuest" w:date="2018-10-23T13:04:00Z"/>
          <w:rFonts w:ascii="Century Schoolbook" w:hAnsi="Century Schoolbook" w:cs="Arial"/>
          <w:sz w:val="24"/>
          <w:szCs w:val="24"/>
        </w:rPr>
      </w:pPr>
    </w:p>
    <w:p w:rsidR="009743CF" w:rsidRDefault="009743CF" w:rsidP="000E288D">
      <w:pPr>
        <w:spacing w:line="276" w:lineRule="auto"/>
        <w:jc w:val="both"/>
        <w:rPr>
          <w:ins w:id="144" w:author="KSLGuest" w:date="2018-10-23T13:04:00Z"/>
          <w:rFonts w:ascii="Century Schoolbook" w:hAnsi="Century Schoolbook" w:cs="Arial"/>
          <w:sz w:val="24"/>
          <w:szCs w:val="24"/>
        </w:rPr>
      </w:pPr>
    </w:p>
    <w:p w:rsidR="009743CF" w:rsidRDefault="009743CF" w:rsidP="000E288D">
      <w:pPr>
        <w:spacing w:line="276" w:lineRule="auto"/>
        <w:jc w:val="both"/>
        <w:rPr>
          <w:ins w:id="145" w:author="KSLGuest" w:date="2018-10-23T13:04:00Z"/>
          <w:rFonts w:ascii="Century Schoolbook" w:hAnsi="Century Schoolbook" w:cs="Arial"/>
          <w:sz w:val="24"/>
          <w:szCs w:val="24"/>
        </w:rPr>
      </w:pPr>
    </w:p>
    <w:p w:rsidR="009743CF" w:rsidRDefault="009743CF" w:rsidP="000E288D">
      <w:pPr>
        <w:spacing w:line="276" w:lineRule="auto"/>
        <w:jc w:val="both"/>
        <w:rPr>
          <w:ins w:id="146" w:author="KSLGuest" w:date="2018-10-23T13:04:00Z"/>
          <w:rFonts w:ascii="Century Schoolbook" w:hAnsi="Century Schoolbook" w:cs="Arial"/>
          <w:sz w:val="24"/>
          <w:szCs w:val="24"/>
        </w:rPr>
      </w:pPr>
    </w:p>
    <w:p w:rsidR="009743CF" w:rsidRDefault="009743CF" w:rsidP="000E288D">
      <w:pPr>
        <w:spacing w:line="276" w:lineRule="auto"/>
        <w:jc w:val="both"/>
        <w:rPr>
          <w:ins w:id="147" w:author="KSLGuest" w:date="2018-10-23T13:04:00Z"/>
          <w:rFonts w:ascii="Century Schoolbook" w:hAnsi="Century Schoolbook" w:cs="Arial"/>
          <w:sz w:val="24"/>
          <w:szCs w:val="24"/>
        </w:rPr>
      </w:pPr>
    </w:p>
    <w:p w:rsidR="009743CF" w:rsidRDefault="009743CF" w:rsidP="000E288D">
      <w:pPr>
        <w:spacing w:line="276" w:lineRule="auto"/>
        <w:jc w:val="both"/>
        <w:rPr>
          <w:ins w:id="148" w:author="KSLGuest" w:date="2018-10-23T13:04:00Z"/>
          <w:rFonts w:ascii="Century Schoolbook" w:hAnsi="Century Schoolbook" w:cs="Arial"/>
          <w:sz w:val="24"/>
          <w:szCs w:val="24"/>
        </w:rPr>
      </w:pPr>
    </w:p>
    <w:p w:rsidR="009743CF" w:rsidRDefault="009743CF" w:rsidP="000E288D">
      <w:pPr>
        <w:spacing w:line="276" w:lineRule="auto"/>
        <w:jc w:val="both"/>
        <w:rPr>
          <w:ins w:id="149" w:author="KSLGuest" w:date="2018-10-23T13:04:00Z"/>
          <w:rFonts w:ascii="Century Schoolbook" w:hAnsi="Century Schoolbook" w:cs="Arial"/>
          <w:sz w:val="24"/>
          <w:szCs w:val="24"/>
        </w:rPr>
      </w:pPr>
    </w:p>
    <w:p w:rsidR="009743CF" w:rsidRDefault="009743CF" w:rsidP="000E288D">
      <w:pPr>
        <w:spacing w:line="276" w:lineRule="auto"/>
        <w:jc w:val="both"/>
        <w:rPr>
          <w:ins w:id="150" w:author="KSLGuest" w:date="2018-10-23T13:04:00Z"/>
          <w:rFonts w:ascii="Century Schoolbook" w:hAnsi="Century Schoolbook" w:cs="Arial"/>
          <w:sz w:val="24"/>
          <w:szCs w:val="24"/>
        </w:rPr>
      </w:pPr>
    </w:p>
    <w:p w:rsidR="009743CF" w:rsidRDefault="009743CF" w:rsidP="000E288D">
      <w:pPr>
        <w:spacing w:line="276" w:lineRule="auto"/>
        <w:jc w:val="both"/>
        <w:rPr>
          <w:ins w:id="151" w:author="KSLGuest" w:date="2018-10-23T13:04:00Z"/>
          <w:rFonts w:ascii="Century Schoolbook" w:hAnsi="Century Schoolbook" w:cs="Arial"/>
          <w:sz w:val="24"/>
          <w:szCs w:val="24"/>
        </w:rPr>
      </w:pPr>
    </w:p>
    <w:p w:rsidR="009743CF" w:rsidRDefault="009743CF" w:rsidP="000E288D">
      <w:pPr>
        <w:spacing w:line="276" w:lineRule="auto"/>
        <w:jc w:val="both"/>
        <w:rPr>
          <w:ins w:id="152" w:author="KSLGuest" w:date="2018-10-23T13:04:00Z"/>
          <w:rFonts w:ascii="Century Schoolbook" w:hAnsi="Century Schoolbook" w:cs="Arial"/>
          <w:sz w:val="24"/>
          <w:szCs w:val="24"/>
        </w:rPr>
      </w:pPr>
    </w:p>
    <w:p w:rsidR="009743CF" w:rsidRDefault="009743CF" w:rsidP="000E288D">
      <w:pPr>
        <w:spacing w:line="276" w:lineRule="auto"/>
        <w:jc w:val="both"/>
        <w:rPr>
          <w:ins w:id="153" w:author="KSLGuest" w:date="2018-10-23T13:04:00Z"/>
          <w:rFonts w:ascii="Century Schoolbook" w:hAnsi="Century Schoolbook" w:cs="Arial"/>
          <w:sz w:val="24"/>
          <w:szCs w:val="24"/>
        </w:rPr>
      </w:pPr>
    </w:p>
    <w:p w:rsidR="009743CF" w:rsidRDefault="009743CF" w:rsidP="000E288D">
      <w:pPr>
        <w:spacing w:line="276" w:lineRule="auto"/>
        <w:jc w:val="both"/>
        <w:rPr>
          <w:ins w:id="154" w:author="KSLGuest" w:date="2018-10-23T13:04:00Z"/>
          <w:rFonts w:ascii="Century Schoolbook" w:hAnsi="Century Schoolbook" w:cs="Arial"/>
          <w:sz w:val="24"/>
          <w:szCs w:val="24"/>
        </w:rPr>
      </w:pPr>
    </w:p>
    <w:p w:rsidR="009743CF" w:rsidRDefault="009743CF">
      <w:pPr>
        <w:spacing w:after="0" w:line="360" w:lineRule="auto"/>
        <w:ind w:left="990"/>
        <w:jc w:val="both"/>
        <w:rPr>
          <w:ins w:id="155" w:author="KSLGuest" w:date="2018-10-23T13:04:00Z"/>
          <w:rFonts w:ascii="Century Schoolbook" w:hAnsi="Century Schoolbook" w:cs="Arial"/>
          <w:sz w:val="24"/>
          <w:szCs w:val="24"/>
        </w:rPr>
        <w:pPrChange w:id="156" w:author="KSLGuest" w:date="2018-10-23T13:04:00Z">
          <w:pPr>
            <w:numPr>
              <w:numId w:val="3"/>
            </w:numPr>
            <w:tabs>
              <w:tab w:val="num" w:pos="990"/>
            </w:tabs>
            <w:spacing w:after="0" w:line="360" w:lineRule="auto"/>
            <w:ind w:left="990" w:hanging="360"/>
            <w:jc w:val="both"/>
          </w:pPr>
        </w:pPrChange>
      </w:pPr>
    </w:p>
    <w:p w:rsidR="009743CF" w:rsidRDefault="009743CF" w:rsidP="009743CF">
      <w:pPr>
        <w:spacing w:after="0" w:line="360" w:lineRule="auto"/>
        <w:ind w:left="990"/>
        <w:jc w:val="both"/>
        <w:rPr>
          <w:ins w:id="157" w:author="KSLGuest" w:date="2018-10-23T13:04:00Z"/>
          <w:rFonts w:ascii="Century Schoolbook" w:hAnsi="Century Schoolbook" w:cs="Arial"/>
          <w:b/>
          <w:sz w:val="24"/>
          <w:szCs w:val="24"/>
        </w:rPr>
      </w:pPr>
      <w:ins w:id="158" w:author="KSLGuest" w:date="2018-10-23T13:04:00Z">
        <w:r>
          <w:rPr>
            <w:rFonts w:ascii="Century Schoolbook" w:hAnsi="Century Schoolbook" w:cs="Arial"/>
            <w:sz w:val="24"/>
            <w:szCs w:val="24"/>
          </w:rPr>
          <w:t>a)</w:t>
        </w:r>
        <w:r w:rsidRPr="000E288D">
          <w:rPr>
            <w:rFonts w:ascii="Century Schoolbook" w:hAnsi="Century Schoolbook" w:cs="Arial"/>
            <w:sz w:val="24"/>
            <w:szCs w:val="24"/>
          </w:rPr>
          <w:t xml:space="preserve"> an Order of Certiorari </w:t>
        </w:r>
        <w:r>
          <w:rPr>
            <w:rFonts w:ascii="Century Schoolbook" w:hAnsi="Century Schoolbook" w:cs="Arial"/>
            <w:sz w:val="24"/>
            <w:szCs w:val="24"/>
          </w:rPr>
          <w:t xml:space="preserve">to </w:t>
        </w:r>
        <w:r w:rsidRPr="000E288D">
          <w:rPr>
            <w:rFonts w:ascii="Century Schoolbook" w:hAnsi="Century Schoolbook" w:cs="Arial"/>
            <w:sz w:val="24"/>
            <w:szCs w:val="24"/>
          </w:rPr>
          <w:t>quash the decision by the Director of Public Prosecution to institute criminal charges against the applicants under Criminal case No. xxx of 2018 or any other case.</w:t>
        </w:r>
      </w:ins>
    </w:p>
    <w:p w:rsidR="009743CF" w:rsidRDefault="009743CF" w:rsidP="009743CF">
      <w:pPr>
        <w:spacing w:after="0" w:line="360" w:lineRule="auto"/>
        <w:ind w:left="990"/>
        <w:jc w:val="both"/>
        <w:rPr>
          <w:ins w:id="159" w:author="KSLGuest" w:date="2018-10-23T13:04:00Z"/>
          <w:rFonts w:ascii="Century Schoolbook" w:hAnsi="Century Schoolbook" w:cs="Arial"/>
          <w:sz w:val="24"/>
          <w:szCs w:val="24"/>
        </w:rPr>
      </w:pPr>
      <w:ins w:id="160" w:author="KSLGuest" w:date="2018-10-23T13:04:00Z">
        <w:r>
          <w:rPr>
            <w:rFonts w:ascii="Century Schoolbook" w:hAnsi="Century Schoolbook" w:cs="Arial"/>
            <w:b/>
            <w:sz w:val="24"/>
            <w:szCs w:val="24"/>
          </w:rPr>
          <w:t>b)</w:t>
        </w:r>
        <w:r w:rsidRPr="000E288D">
          <w:rPr>
            <w:rFonts w:ascii="Century Schoolbook" w:hAnsi="Century Schoolbook" w:cs="Arial"/>
            <w:sz w:val="24"/>
            <w:szCs w:val="24"/>
          </w:rPr>
          <w:t xml:space="preserve"> </w:t>
        </w:r>
        <w:proofErr w:type="gramStart"/>
        <w:r w:rsidRPr="000E288D">
          <w:rPr>
            <w:rFonts w:ascii="Century Schoolbook" w:hAnsi="Century Schoolbook" w:cs="Arial"/>
            <w:sz w:val="24"/>
            <w:szCs w:val="24"/>
          </w:rPr>
          <w:t>an</w:t>
        </w:r>
        <w:proofErr w:type="gramEnd"/>
        <w:r w:rsidRPr="000E288D">
          <w:rPr>
            <w:rFonts w:ascii="Century Schoolbook" w:hAnsi="Century Schoolbook" w:cs="Arial"/>
            <w:sz w:val="24"/>
            <w:szCs w:val="24"/>
          </w:rPr>
          <w:t xml:space="preserve"> Order of Prohibition directed to the Director of Public Prosecutions prohibiting him, directly and /or through his servants and/or agents from prosecuting the charges brought against the applicants under Criminal Case No. xxx of 2018 or any other case.</w:t>
        </w:r>
      </w:ins>
    </w:p>
    <w:p w:rsidR="009743CF" w:rsidRDefault="009743CF" w:rsidP="009743CF">
      <w:pPr>
        <w:spacing w:after="0" w:line="360" w:lineRule="auto"/>
        <w:ind w:left="990"/>
        <w:jc w:val="both"/>
        <w:rPr>
          <w:ins w:id="161" w:author="KSLGuest" w:date="2018-10-23T13:04:00Z"/>
          <w:rFonts w:ascii="Century Schoolbook" w:hAnsi="Century Schoolbook" w:cs="Arial"/>
          <w:sz w:val="24"/>
          <w:szCs w:val="24"/>
        </w:rPr>
      </w:pPr>
      <w:ins w:id="162" w:author="KSLGuest" w:date="2018-10-23T13:04:00Z">
        <w:r>
          <w:rPr>
            <w:rFonts w:ascii="Century Schoolbook" w:hAnsi="Century Schoolbook" w:cs="Arial"/>
            <w:sz w:val="24"/>
            <w:szCs w:val="24"/>
          </w:rPr>
          <w:t>c)</w:t>
        </w:r>
        <w:r>
          <w:rPr>
            <w:rFonts w:ascii="Century Schoolbook" w:hAnsi="Century Schoolbook" w:cs="Arial"/>
            <w:sz w:val="24"/>
            <w:szCs w:val="24"/>
          </w:rPr>
          <w:tab/>
        </w:r>
        <w:proofErr w:type="gramStart"/>
        <w:r>
          <w:rPr>
            <w:rFonts w:ascii="Century Schoolbook" w:hAnsi="Century Schoolbook" w:cs="Arial"/>
            <w:sz w:val="24"/>
            <w:szCs w:val="24"/>
          </w:rPr>
          <w:t>an</w:t>
        </w:r>
        <w:proofErr w:type="gramEnd"/>
        <w:r>
          <w:rPr>
            <w:rFonts w:ascii="Century Schoolbook" w:hAnsi="Century Schoolbook" w:cs="Arial"/>
            <w:sz w:val="24"/>
            <w:szCs w:val="24"/>
          </w:rPr>
          <w:t xml:space="preserve"> order of prohibition prohibiting the 1st Respondent from charging the applicants with any criminal offence on account of the same facts as disclosed in crim. case. </w:t>
        </w:r>
        <w:proofErr w:type="gramStart"/>
        <w:r>
          <w:rPr>
            <w:rFonts w:ascii="Century Schoolbook" w:hAnsi="Century Schoolbook" w:cs="Arial"/>
            <w:sz w:val="24"/>
            <w:szCs w:val="24"/>
          </w:rPr>
          <w:t>no</w:t>
        </w:r>
        <w:proofErr w:type="gramEnd"/>
        <w:r>
          <w:rPr>
            <w:rFonts w:ascii="Century Schoolbook" w:hAnsi="Century Schoolbook" w:cs="Arial"/>
            <w:sz w:val="24"/>
            <w:szCs w:val="24"/>
          </w:rPr>
          <w:t>...</w:t>
        </w:r>
      </w:ins>
    </w:p>
    <w:p w:rsidR="009743CF" w:rsidRDefault="009743CF" w:rsidP="009743CF">
      <w:pPr>
        <w:spacing w:after="0" w:line="360" w:lineRule="auto"/>
        <w:ind w:left="990"/>
        <w:jc w:val="both"/>
        <w:rPr>
          <w:ins w:id="163" w:author="KSLGuest" w:date="2018-10-23T13:04:00Z"/>
          <w:rFonts w:ascii="Century Schoolbook" w:hAnsi="Century Schoolbook" w:cs="Arial"/>
          <w:sz w:val="24"/>
          <w:szCs w:val="24"/>
        </w:rPr>
      </w:pPr>
    </w:p>
    <w:p w:rsidR="009743CF" w:rsidRDefault="009743CF" w:rsidP="009743CF">
      <w:pPr>
        <w:spacing w:after="0" w:line="360" w:lineRule="auto"/>
        <w:ind w:left="990"/>
        <w:jc w:val="both"/>
        <w:rPr>
          <w:ins w:id="164" w:author="KSLGuest" w:date="2018-10-23T13:04:00Z"/>
          <w:rFonts w:ascii="Century Schoolbook" w:hAnsi="Century Schoolbook" w:cs="Arial"/>
          <w:sz w:val="24"/>
          <w:szCs w:val="24"/>
        </w:rPr>
      </w:pPr>
      <w:ins w:id="165" w:author="KSLGuest" w:date="2018-10-23T13:04:00Z">
        <w:r>
          <w:rPr>
            <w:rFonts w:ascii="Century Schoolbook" w:hAnsi="Century Schoolbook" w:cs="Arial"/>
            <w:sz w:val="24"/>
            <w:szCs w:val="24"/>
          </w:rPr>
          <w:t>e)</w:t>
        </w:r>
        <w:r>
          <w:rPr>
            <w:rFonts w:ascii="Century Schoolbook" w:hAnsi="Century Schoolbook" w:cs="Arial"/>
            <w:sz w:val="24"/>
            <w:szCs w:val="24"/>
          </w:rPr>
          <w:tab/>
        </w:r>
        <w:proofErr w:type="gramStart"/>
        <w:r>
          <w:rPr>
            <w:rFonts w:ascii="Century Schoolbook" w:hAnsi="Century Schoolbook" w:cs="Arial"/>
            <w:sz w:val="24"/>
            <w:szCs w:val="24"/>
          </w:rPr>
          <w:t>an</w:t>
        </w:r>
        <w:proofErr w:type="gramEnd"/>
        <w:r>
          <w:rPr>
            <w:rFonts w:ascii="Century Schoolbook" w:hAnsi="Century Schoolbook" w:cs="Arial"/>
            <w:sz w:val="24"/>
            <w:szCs w:val="24"/>
          </w:rPr>
          <w:t xml:space="preserve"> order of prohibition prohibiting the 2nd Respondent from arresting the applicants on account of facts disclosed in crim......</w:t>
        </w:r>
      </w:ins>
    </w:p>
    <w:p w:rsidR="009743CF" w:rsidRPr="000E288D" w:rsidRDefault="009743CF" w:rsidP="009743CF">
      <w:pPr>
        <w:spacing w:after="0" w:line="360" w:lineRule="auto"/>
        <w:ind w:left="990"/>
        <w:jc w:val="both"/>
        <w:rPr>
          <w:ins w:id="166" w:author="KSLGuest" w:date="2018-10-23T13:04:00Z"/>
          <w:rFonts w:ascii="Century Schoolbook" w:hAnsi="Century Schoolbook" w:cs="Arial"/>
          <w:sz w:val="24"/>
          <w:szCs w:val="24"/>
        </w:rPr>
      </w:pPr>
      <w:ins w:id="167" w:author="KSLGuest" w:date="2018-10-23T13:04:00Z">
        <w:r>
          <w:rPr>
            <w:rFonts w:ascii="Century Schoolbook" w:hAnsi="Century Schoolbook" w:cs="Arial"/>
            <w:sz w:val="24"/>
            <w:szCs w:val="24"/>
          </w:rPr>
          <w:t>f)</w:t>
        </w:r>
        <w:r>
          <w:rPr>
            <w:rFonts w:ascii="Century Schoolbook" w:hAnsi="Century Schoolbook" w:cs="Arial"/>
            <w:sz w:val="24"/>
            <w:szCs w:val="24"/>
          </w:rPr>
          <w:tab/>
          <w:t xml:space="preserve">an order of certiorari to bring to the High Court proceedings pending before the 3rd Respondent in </w:t>
        </w:r>
        <w:proofErr w:type="spellStart"/>
        <w:r>
          <w:rPr>
            <w:rFonts w:ascii="Century Schoolbook" w:hAnsi="Century Schoolbook" w:cs="Arial"/>
            <w:sz w:val="24"/>
            <w:szCs w:val="24"/>
          </w:rPr>
          <w:t>Kibera</w:t>
        </w:r>
        <w:proofErr w:type="spellEnd"/>
        <w:r>
          <w:rPr>
            <w:rFonts w:ascii="Century Schoolbook" w:hAnsi="Century Schoolbook" w:cs="Arial"/>
            <w:sz w:val="24"/>
            <w:szCs w:val="24"/>
          </w:rPr>
          <w:t xml:space="preserve"> magistrates court crim. cause no......for purposes of quashing.</w:t>
        </w:r>
      </w:ins>
    </w:p>
    <w:p w:rsidR="009743CF" w:rsidRPr="000E288D" w:rsidRDefault="009743CF" w:rsidP="009743CF">
      <w:pPr>
        <w:pStyle w:val="ListParagraph"/>
        <w:spacing w:after="0" w:line="240" w:lineRule="auto"/>
        <w:jc w:val="both"/>
        <w:rPr>
          <w:ins w:id="168" w:author="KSLGuest" w:date="2018-10-23T13:04:00Z"/>
          <w:rFonts w:ascii="Century Schoolbook" w:hAnsi="Century Schoolbook" w:cs="Arial"/>
          <w:b/>
          <w:sz w:val="20"/>
          <w:szCs w:val="24"/>
        </w:rPr>
      </w:pPr>
    </w:p>
    <w:p w:rsidR="009743CF" w:rsidRPr="000E288D" w:rsidRDefault="009743CF" w:rsidP="009743CF">
      <w:pPr>
        <w:numPr>
          <w:ilvl w:val="0"/>
          <w:numId w:val="3"/>
        </w:numPr>
        <w:spacing w:after="0" w:line="360" w:lineRule="auto"/>
        <w:ind w:hanging="360"/>
        <w:jc w:val="both"/>
        <w:rPr>
          <w:ins w:id="169" w:author="KSLGuest" w:date="2018-10-23T13:04:00Z"/>
          <w:rFonts w:ascii="Century Schoolbook" w:hAnsi="Century Schoolbook" w:cs="Arial"/>
          <w:sz w:val="24"/>
          <w:szCs w:val="24"/>
        </w:rPr>
      </w:pPr>
      <w:ins w:id="170" w:author="KSLGuest" w:date="2018-10-23T13:04:00Z">
        <w:r w:rsidRPr="000E288D">
          <w:rPr>
            <w:rFonts w:ascii="Century Schoolbook" w:hAnsi="Century Schoolbook" w:cs="Arial"/>
            <w:b/>
            <w:sz w:val="24"/>
            <w:szCs w:val="24"/>
          </w:rPr>
          <w:lastRenderedPageBreak/>
          <w:t xml:space="preserve">THAT </w:t>
        </w:r>
        <w:r w:rsidRPr="000E288D">
          <w:rPr>
            <w:rFonts w:ascii="Century Schoolbook" w:hAnsi="Century Schoolbook" w:cs="Arial"/>
            <w:sz w:val="24"/>
            <w:szCs w:val="24"/>
          </w:rPr>
          <w:t>the grant of leave do operate as a stay of proceedings in Criminal Case No. xxx of 2018.</w:t>
        </w:r>
      </w:ins>
    </w:p>
    <w:p w:rsidR="009743CF" w:rsidRPr="000E288D" w:rsidRDefault="009743CF" w:rsidP="000E288D">
      <w:pPr>
        <w:spacing w:line="276" w:lineRule="auto"/>
        <w:jc w:val="both"/>
        <w:rPr>
          <w:rFonts w:ascii="Century Schoolbook" w:hAnsi="Century Schoolbook" w:cs="Arial"/>
          <w:sz w:val="24"/>
          <w:szCs w:val="24"/>
        </w:rPr>
      </w:pPr>
    </w:p>
    <w:sectPr w:rsidR="009743CF" w:rsidRPr="000E288D" w:rsidSect="005C79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FB060A"/>
    <w:multiLevelType w:val="hybridMultilevel"/>
    <w:tmpl w:val="D99250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472953"/>
    <w:multiLevelType w:val="hybridMultilevel"/>
    <w:tmpl w:val="2BF81D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776C5D"/>
    <w:multiLevelType w:val="hybridMultilevel"/>
    <w:tmpl w:val="192E4B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FB1B96"/>
    <w:multiLevelType w:val="hybridMultilevel"/>
    <w:tmpl w:val="F7E4B24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C556C20"/>
    <w:multiLevelType w:val="hybridMultilevel"/>
    <w:tmpl w:val="E3304CDE"/>
    <w:lvl w:ilvl="0" w:tplc="3A24DB7A">
      <w:start w:val="1"/>
      <w:numFmt w:val="decimal"/>
      <w:lvlText w:val="%1."/>
      <w:lvlJc w:val="left"/>
      <w:pPr>
        <w:ind w:left="720" w:hanging="360"/>
      </w:pPr>
      <w:rPr>
        <w:b w:val="0"/>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5854C8"/>
    <w:multiLevelType w:val="hybridMultilevel"/>
    <w:tmpl w:val="7DFEF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687B8A"/>
    <w:multiLevelType w:val="hybridMultilevel"/>
    <w:tmpl w:val="5E3EEE3E"/>
    <w:lvl w:ilvl="0" w:tplc="26F01CB6">
      <w:start w:val="1"/>
      <w:numFmt w:val="decimal"/>
      <w:lvlText w:val="%1."/>
      <w:lvlJc w:val="left"/>
      <w:pPr>
        <w:tabs>
          <w:tab w:val="num" w:pos="990"/>
        </w:tabs>
        <w:ind w:left="990" w:hanging="72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7" w15:restartNumberingAfterBreak="0">
    <w:nsid w:val="6762622C"/>
    <w:multiLevelType w:val="hybridMultilevel"/>
    <w:tmpl w:val="D68C5ED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ABA1D99"/>
    <w:multiLevelType w:val="hybridMultilevel"/>
    <w:tmpl w:val="C5C0F508"/>
    <w:lvl w:ilvl="0" w:tplc="26F01CB6">
      <w:start w:val="1"/>
      <w:numFmt w:val="decimal"/>
      <w:lvlText w:val="%1."/>
      <w:lvlJc w:val="left"/>
      <w:pPr>
        <w:tabs>
          <w:tab w:val="num" w:pos="990"/>
        </w:tabs>
        <w:ind w:left="990" w:hanging="72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9" w15:restartNumberingAfterBreak="0">
    <w:nsid w:val="78023030"/>
    <w:multiLevelType w:val="hybridMultilevel"/>
    <w:tmpl w:val="C88644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093FC5"/>
    <w:multiLevelType w:val="hybridMultilevel"/>
    <w:tmpl w:val="C5283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CB135A"/>
    <w:multiLevelType w:val="hybridMultilevel"/>
    <w:tmpl w:val="557020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6"/>
  </w:num>
  <w:num w:numId="4">
    <w:abstractNumId w:val="11"/>
  </w:num>
  <w:num w:numId="5">
    <w:abstractNumId w:val="1"/>
  </w:num>
  <w:num w:numId="6">
    <w:abstractNumId w:val="3"/>
  </w:num>
  <w:num w:numId="7">
    <w:abstractNumId w:val="7"/>
  </w:num>
  <w:num w:numId="8">
    <w:abstractNumId w:val="10"/>
  </w:num>
  <w:num w:numId="9">
    <w:abstractNumId w:val="9"/>
  </w:num>
  <w:num w:numId="10">
    <w:abstractNumId w:val="4"/>
  </w:num>
  <w:num w:numId="11">
    <w:abstractNumId w:val="8"/>
  </w:num>
  <w:num w:numId="12">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unice Njoroge">
    <w15:presenceInfo w15:providerId="Windows Live" w15:userId="9602d5a93a9e4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compat>
    <w:useFELayout/>
    <w:compatSetting w:name="compatibilityMode" w:uri="http://schemas.microsoft.com/office/word" w:val="12"/>
  </w:compat>
  <w:rsids>
    <w:rsidRoot w:val="00C25A18"/>
    <w:rsid w:val="00042A53"/>
    <w:rsid w:val="000E288D"/>
    <w:rsid w:val="00183AD7"/>
    <w:rsid w:val="00214800"/>
    <w:rsid w:val="004B3644"/>
    <w:rsid w:val="005C7960"/>
    <w:rsid w:val="00804C59"/>
    <w:rsid w:val="00943E18"/>
    <w:rsid w:val="009743CF"/>
    <w:rsid w:val="00AB3BF5"/>
    <w:rsid w:val="00AC2440"/>
    <w:rsid w:val="00B57B20"/>
    <w:rsid w:val="00B72909"/>
    <w:rsid w:val="00B91551"/>
    <w:rsid w:val="00C15D06"/>
    <w:rsid w:val="00C25A18"/>
    <w:rsid w:val="00D23325"/>
    <w:rsid w:val="00FC256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E50ACA-D7DA-4241-BF6D-746CD8474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5A18"/>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5A18"/>
    <w:pPr>
      <w:ind w:left="720"/>
      <w:contextualSpacing/>
    </w:pPr>
  </w:style>
  <w:style w:type="paragraph" w:styleId="BodyText">
    <w:name w:val="Body Text"/>
    <w:basedOn w:val="Normal"/>
    <w:link w:val="BodyTextChar"/>
    <w:rsid w:val="00214800"/>
    <w:pPr>
      <w:spacing w:after="0" w:line="240" w:lineRule="auto"/>
      <w:jc w:val="center"/>
    </w:pPr>
    <w:rPr>
      <w:rFonts w:ascii="Times New Roman" w:eastAsia="Times New Roman" w:hAnsi="Times New Roman" w:cs="Times New Roman"/>
      <w:b/>
      <w:bCs/>
      <w:sz w:val="24"/>
      <w:szCs w:val="24"/>
      <w:u w:val="single"/>
      <w:lang w:val="en-GB"/>
    </w:rPr>
  </w:style>
  <w:style w:type="character" w:customStyle="1" w:styleId="BodyTextChar">
    <w:name w:val="Body Text Char"/>
    <w:basedOn w:val="DefaultParagraphFont"/>
    <w:link w:val="BodyText"/>
    <w:rsid w:val="00214800"/>
    <w:rPr>
      <w:rFonts w:ascii="Times New Roman" w:eastAsia="Times New Roman" w:hAnsi="Times New Roman" w:cs="Times New Roman"/>
      <w:b/>
      <w:bCs/>
      <w:sz w:val="24"/>
      <w:szCs w:val="24"/>
      <w:u w:val="single"/>
      <w:lang w:val="en-GB" w:eastAsia="en-US"/>
    </w:rPr>
  </w:style>
  <w:style w:type="paragraph" w:styleId="BalloonText">
    <w:name w:val="Balloon Text"/>
    <w:basedOn w:val="Normal"/>
    <w:link w:val="BalloonTextChar"/>
    <w:uiPriority w:val="99"/>
    <w:semiHidden/>
    <w:unhideWhenUsed/>
    <w:rsid w:val="00943E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E18"/>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15</Pages>
  <Words>2644</Words>
  <Characters>15075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Eunice Njoroge</dc:creator>
  <cp:keywords/>
  <dc:description/>
  <cp:lastModifiedBy>Eunice Njoroge</cp:lastModifiedBy>
  <cp:revision>6</cp:revision>
  <dcterms:created xsi:type="dcterms:W3CDTF">2018-09-05T02:17:00Z</dcterms:created>
  <dcterms:modified xsi:type="dcterms:W3CDTF">2018-10-23T12:07:00Z</dcterms:modified>
</cp:coreProperties>
</file>