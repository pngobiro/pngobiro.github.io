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120" w:line="240" w:lineRule="auto"/>
        <w:jc w:val="center"/>
        <w:rPr>
          <w:b w:val="1"/>
          <w:sz w:val="24"/>
          <w:szCs w:val="24"/>
        </w:rPr>
      </w:pPr>
      <w:r w:rsidDel="00000000" w:rsidR="00000000" w:rsidRPr="00000000">
        <w:rPr>
          <w:b w:val="1"/>
          <w:sz w:val="24"/>
          <w:szCs w:val="24"/>
          <w:rtl w:val="0"/>
        </w:rPr>
        <w:t xml:space="preserve">THE REPUBLIC OF KENYA</w:t>
      </w:r>
    </w:p>
    <w:p w:rsidR="00000000" w:rsidDel="00000000" w:rsidP="00000000" w:rsidRDefault="00000000" w:rsidRPr="00000000" w14:paraId="00000002">
      <w:pPr>
        <w:pageBreakBefore w:val="0"/>
        <w:spacing w:after="120" w:line="240" w:lineRule="auto"/>
        <w:jc w:val="center"/>
        <w:rPr>
          <w:b w:val="1"/>
          <w:sz w:val="24"/>
          <w:szCs w:val="24"/>
        </w:rPr>
      </w:pPr>
      <w:r w:rsidDel="00000000" w:rsidR="00000000" w:rsidRPr="00000000">
        <w:rPr>
          <w:b w:val="1"/>
          <w:sz w:val="24"/>
          <w:szCs w:val="24"/>
          <w:rtl w:val="0"/>
        </w:rPr>
        <w:t xml:space="preserve">IN THE HIGH COURT OF KENYA AT HOMABAY</w:t>
      </w:r>
    </w:p>
    <w:p w:rsidR="00000000" w:rsidDel="00000000" w:rsidP="00000000" w:rsidRDefault="00000000" w:rsidRPr="00000000" w14:paraId="00000003">
      <w:pPr>
        <w:pageBreakBefore w:val="0"/>
        <w:spacing w:after="120" w:line="240" w:lineRule="auto"/>
        <w:jc w:val="center"/>
        <w:rPr>
          <w:b w:val="1"/>
          <w:sz w:val="24"/>
          <w:szCs w:val="24"/>
        </w:rPr>
      </w:pPr>
      <w:r w:rsidDel="00000000" w:rsidR="00000000" w:rsidRPr="00000000">
        <w:rPr>
          <w:b w:val="1"/>
          <w:sz w:val="24"/>
          <w:szCs w:val="24"/>
          <w:rtl w:val="0"/>
        </w:rPr>
        <w:t xml:space="preserve">PETITION NO…………. OF 2016</w:t>
      </w:r>
    </w:p>
    <w:p w:rsidR="00000000" w:rsidDel="00000000" w:rsidP="00000000" w:rsidRDefault="00000000" w:rsidRPr="00000000" w14:paraId="00000004">
      <w:pPr>
        <w:pageBreakBefore w:val="0"/>
        <w:spacing w:after="120" w:line="240" w:lineRule="auto"/>
        <w:jc w:val="center"/>
        <w:rPr>
          <w:b w:val="1"/>
          <w:sz w:val="24"/>
          <w:szCs w:val="24"/>
        </w:rPr>
      </w:pPr>
      <w:r w:rsidDel="00000000" w:rsidR="00000000" w:rsidRPr="00000000">
        <w:rPr>
          <w:b w:val="1"/>
          <w:sz w:val="24"/>
          <w:szCs w:val="24"/>
          <w:rtl w:val="0"/>
        </w:rPr>
        <w:t xml:space="preserve">IN THE MATTER OF: ARTICLE 22, 23, 25, 29, 39, 49, 50 AND 51 OF THE CONSTITUTION OF KENYA, 2010</w:t>
      </w:r>
    </w:p>
    <w:p w:rsidR="00000000" w:rsidDel="00000000" w:rsidP="00000000" w:rsidRDefault="00000000" w:rsidRPr="00000000" w14:paraId="00000005">
      <w:pPr>
        <w:pageBreakBefore w:val="0"/>
        <w:spacing w:after="120" w:line="240" w:lineRule="auto"/>
        <w:jc w:val="center"/>
        <w:rPr>
          <w:b w:val="1"/>
          <w:sz w:val="24"/>
          <w:szCs w:val="24"/>
        </w:rPr>
      </w:pPr>
      <w:r w:rsidDel="00000000" w:rsidR="00000000" w:rsidRPr="00000000">
        <w:rPr>
          <w:b w:val="1"/>
          <w:sz w:val="24"/>
          <w:szCs w:val="24"/>
          <w:rtl w:val="0"/>
        </w:rPr>
        <w:t xml:space="preserve">AND</w:t>
      </w:r>
    </w:p>
    <w:p w:rsidR="00000000" w:rsidDel="00000000" w:rsidP="00000000" w:rsidRDefault="00000000" w:rsidRPr="00000000" w14:paraId="00000006">
      <w:pPr>
        <w:pageBreakBefore w:val="0"/>
        <w:spacing w:after="120" w:line="240" w:lineRule="auto"/>
        <w:jc w:val="center"/>
        <w:rPr>
          <w:b w:val="1"/>
          <w:sz w:val="24"/>
          <w:szCs w:val="24"/>
        </w:rPr>
      </w:pPr>
      <w:r w:rsidDel="00000000" w:rsidR="00000000" w:rsidRPr="00000000">
        <w:rPr>
          <w:b w:val="1"/>
          <w:sz w:val="24"/>
          <w:szCs w:val="24"/>
          <w:rtl w:val="0"/>
        </w:rPr>
        <w:t xml:space="preserve">IN THE MATTER OF: THE ALLEGED CONTRAVENTION OF ARTICLE 25, 29, 39, 49, 50 AND OF THE CONSTITUTION OF KENYA, 2010</w:t>
      </w:r>
    </w:p>
    <w:p w:rsidR="00000000" w:rsidDel="00000000" w:rsidP="00000000" w:rsidRDefault="00000000" w:rsidRPr="00000000" w14:paraId="00000007">
      <w:pPr>
        <w:pageBreakBefore w:val="0"/>
        <w:spacing w:after="120" w:line="240" w:lineRule="auto"/>
        <w:jc w:val="center"/>
        <w:rPr>
          <w:b w:val="1"/>
          <w:sz w:val="24"/>
          <w:szCs w:val="24"/>
        </w:rPr>
      </w:pPr>
      <w:r w:rsidDel="00000000" w:rsidR="00000000" w:rsidRPr="00000000">
        <w:rPr>
          <w:b w:val="1"/>
          <w:sz w:val="24"/>
          <w:szCs w:val="24"/>
          <w:rtl w:val="0"/>
        </w:rPr>
        <w:t xml:space="preserve">AND </w:t>
      </w:r>
    </w:p>
    <w:p w:rsidR="00000000" w:rsidDel="00000000" w:rsidP="00000000" w:rsidRDefault="00000000" w:rsidRPr="00000000" w14:paraId="00000008">
      <w:pPr>
        <w:pageBreakBefore w:val="0"/>
        <w:spacing w:after="120" w:line="240" w:lineRule="auto"/>
        <w:jc w:val="center"/>
        <w:rPr>
          <w:b w:val="1"/>
          <w:sz w:val="24"/>
          <w:szCs w:val="24"/>
        </w:rPr>
      </w:pPr>
      <w:r w:rsidDel="00000000" w:rsidR="00000000" w:rsidRPr="00000000">
        <w:rPr>
          <w:b w:val="1"/>
          <w:sz w:val="24"/>
          <w:szCs w:val="24"/>
          <w:rtl w:val="0"/>
        </w:rPr>
        <w:t xml:space="preserve">IN THE MATTER OF: THE CONSTITUTION OF KENYA (PROTECTION OF RIGHTS AND FUNDAMENTAL FREEDOMS) PRACTICE AND PROCEDURE RULES</w:t>
      </w:r>
    </w:p>
    <w:p w:rsidR="00000000" w:rsidDel="00000000" w:rsidP="00000000" w:rsidRDefault="00000000" w:rsidRPr="00000000" w14:paraId="00000009">
      <w:pPr>
        <w:pageBreakBefore w:val="0"/>
        <w:spacing w:after="120" w:line="240" w:lineRule="auto"/>
        <w:jc w:val="center"/>
        <w:rPr>
          <w:b w:val="1"/>
          <w:sz w:val="24"/>
          <w:szCs w:val="24"/>
        </w:rPr>
      </w:pPr>
      <w:r w:rsidDel="00000000" w:rsidR="00000000" w:rsidRPr="00000000">
        <w:rPr>
          <w:b w:val="1"/>
          <w:sz w:val="24"/>
          <w:szCs w:val="24"/>
          <w:rtl w:val="0"/>
        </w:rPr>
        <w:t xml:space="preserve">BETWEEN </w:t>
      </w:r>
    </w:p>
    <w:p w:rsidR="00000000" w:rsidDel="00000000" w:rsidP="00000000" w:rsidRDefault="00000000" w:rsidRPr="00000000" w14:paraId="0000000A">
      <w:pPr>
        <w:pageBreakBefore w:val="0"/>
        <w:spacing w:after="120" w:line="240" w:lineRule="auto"/>
        <w:jc w:val="center"/>
        <w:rPr>
          <w:b w:val="1"/>
          <w:sz w:val="24"/>
          <w:szCs w:val="24"/>
        </w:rPr>
      </w:pPr>
      <w:r w:rsidDel="00000000" w:rsidR="00000000" w:rsidRPr="00000000">
        <w:rPr>
          <w:b w:val="1"/>
          <w:sz w:val="24"/>
          <w:szCs w:val="24"/>
          <w:rtl w:val="0"/>
        </w:rPr>
        <w:t xml:space="preserve">HAMADI YAMAKI</w:t>
      </w:r>
      <w:r w:rsidDel="00000000" w:rsidR="00000000" w:rsidRPr="00000000">
        <w:rPr>
          <w:sz w:val="24"/>
          <w:szCs w:val="24"/>
          <w:rtl w:val="0"/>
        </w:rPr>
        <w:t xml:space="preserve"> </w:t>
      </w:r>
      <w:r w:rsidDel="00000000" w:rsidR="00000000" w:rsidRPr="00000000">
        <w:rPr>
          <w:b w:val="1"/>
          <w:sz w:val="24"/>
          <w:szCs w:val="24"/>
          <w:rtl w:val="0"/>
        </w:rPr>
        <w:t xml:space="preserve">………………………………………………………………………PETITIONER</w:t>
      </w:r>
    </w:p>
    <w:p w:rsidR="00000000" w:rsidDel="00000000" w:rsidP="00000000" w:rsidRDefault="00000000" w:rsidRPr="00000000" w14:paraId="0000000B">
      <w:pPr>
        <w:pageBreakBefore w:val="0"/>
        <w:spacing w:after="120" w:line="240" w:lineRule="auto"/>
        <w:jc w:val="center"/>
        <w:rPr>
          <w:b w:val="1"/>
          <w:sz w:val="24"/>
          <w:szCs w:val="24"/>
        </w:rPr>
      </w:pPr>
      <w:r w:rsidDel="00000000" w:rsidR="00000000" w:rsidRPr="00000000">
        <w:rPr>
          <w:b w:val="1"/>
          <w:sz w:val="24"/>
          <w:szCs w:val="24"/>
          <w:rtl w:val="0"/>
        </w:rPr>
        <w:t xml:space="preserve">AND</w:t>
      </w:r>
    </w:p>
    <w:p w:rsidR="00000000" w:rsidDel="00000000" w:rsidP="00000000" w:rsidRDefault="00000000" w:rsidRPr="00000000" w14:paraId="0000000C">
      <w:pPr>
        <w:pageBreakBefore w:val="0"/>
        <w:spacing w:after="120" w:line="240" w:lineRule="auto"/>
        <w:jc w:val="center"/>
        <w:rPr>
          <w:b w:val="1"/>
          <w:sz w:val="24"/>
          <w:szCs w:val="24"/>
        </w:rPr>
      </w:pPr>
      <w:r w:rsidDel="00000000" w:rsidR="00000000" w:rsidRPr="00000000">
        <w:rPr>
          <w:b w:val="1"/>
          <w:sz w:val="24"/>
          <w:szCs w:val="24"/>
          <w:rtl w:val="0"/>
        </w:rPr>
        <w:t xml:space="preserve">THE INSPECTOR GENERAL OF POLICE ……………………………….1</w:t>
      </w:r>
      <w:r w:rsidDel="00000000" w:rsidR="00000000" w:rsidRPr="00000000">
        <w:rPr>
          <w:b w:val="1"/>
          <w:sz w:val="24"/>
          <w:szCs w:val="24"/>
          <w:vertAlign w:val="superscript"/>
          <w:rtl w:val="0"/>
        </w:rPr>
        <w:t xml:space="preserve">ST</w:t>
      </w:r>
      <w:r w:rsidDel="00000000" w:rsidR="00000000" w:rsidRPr="00000000">
        <w:rPr>
          <w:b w:val="1"/>
          <w:sz w:val="24"/>
          <w:szCs w:val="24"/>
          <w:rtl w:val="0"/>
        </w:rPr>
        <w:t xml:space="preserve"> RESPONDENT</w:t>
      </w:r>
    </w:p>
    <w:p w:rsidR="00000000" w:rsidDel="00000000" w:rsidP="00000000" w:rsidRDefault="00000000" w:rsidRPr="00000000" w14:paraId="0000000D">
      <w:pPr>
        <w:pageBreakBefore w:val="0"/>
        <w:spacing w:after="120" w:line="240" w:lineRule="auto"/>
        <w:jc w:val="center"/>
        <w:rPr>
          <w:b w:val="1"/>
          <w:sz w:val="24"/>
          <w:szCs w:val="24"/>
        </w:rPr>
      </w:pPr>
      <w:r w:rsidDel="00000000" w:rsidR="00000000" w:rsidRPr="00000000">
        <w:rPr>
          <w:b w:val="1"/>
          <w:sz w:val="24"/>
          <w:szCs w:val="24"/>
          <w:rtl w:val="0"/>
        </w:rPr>
        <w:t xml:space="preserve">THE ATTORNEY GENERAL OF THE REPUBLIC OF KENYA ………………………………..2</w:t>
      </w:r>
      <w:r w:rsidDel="00000000" w:rsidR="00000000" w:rsidRPr="00000000">
        <w:rPr>
          <w:b w:val="1"/>
          <w:sz w:val="24"/>
          <w:szCs w:val="24"/>
          <w:vertAlign w:val="superscript"/>
          <w:rtl w:val="0"/>
        </w:rPr>
        <w:t xml:space="preserve">ND</w:t>
      </w:r>
      <w:r w:rsidDel="00000000" w:rsidR="00000000" w:rsidRPr="00000000">
        <w:rPr>
          <w:b w:val="1"/>
          <w:sz w:val="24"/>
          <w:szCs w:val="24"/>
          <w:rtl w:val="0"/>
        </w:rPr>
        <w:t xml:space="preserve"> RESPONDENT</w:t>
      </w:r>
    </w:p>
    <w:p w:rsidR="00000000" w:rsidDel="00000000" w:rsidP="00000000" w:rsidRDefault="00000000" w:rsidRPr="00000000" w14:paraId="0000000E">
      <w:pPr>
        <w:pageBreakBefore w:val="0"/>
        <w:jc w:val="center"/>
        <w:rPr>
          <w:b w:val="1"/>
          <w:sz w:val="24"/>
          <w:szCs w:val="24"/>
          <w:u w:val="single"/>
        </w:rPr>
      </w:pPr>
      <w:r w:rsidDel="00000000" w:rsidR="00000000" w:rsidRPr="00000000">
        <w:rPr>
          <w:rtl w:val="0"/>
        </w:rPr>
      </w:r>
    </w:p>
    <w:p w:rsidR="00000000" w:rsidDel="00000000" w:rsidP="00000000" w:rsidRDefault="00000000" w:rsidRPr="00000000" w14:paraId="0000000F">
      <w:pPr>
        <w:pageBreakBefore w:val="0"/>
        <w:jc w:val="center"/>
        <w:rPr>
          <w:b w:val="1"/>
          <w:sz w:val="24"/>
          <w:szCs w:val="24"/>
          <w:u w:val="single"/>
        </w:rPr>
      </w:pPr>
      <w:r w:rsidDel="00000000" w:rsidR="00000000" w:rsidRPr="00000000">
        <w:rPr>
          <w:b w:val="1"/>
          <w:sz w:val="24"/>
          <w:szCs w:val="24"/>
          <w:u w:val="single"/>
          <w:rtl w:val="0"/>
        </w:rPr>
        <w:t xml:space="preserve">PETITION</w:t>
      </w:r>
    </w:p>
    <w:p w:rsidR="00000000" w:rsidDel="00000000" w:rsidP="00000000" w:rsidRDefault="00000000" w:rsidRPr="00000000" w14:paraId="00000010">
      <w:pPr>
        <w:pageBreakBefore w:val="0"/>
        <w:jc w:val="both"/>
        <w:rPr>
          <w:sz w:val="24"/>
          <w:szCs w:val="24"/>
        </w:rPr>
      </w:pPr>
      <w:r w:rsidDel="00000000" w:rsidR="00000000" w:rsidRPr="00000000">
        <w:rPr>
          <w:sz w:val="24"/>
          <w:szCs w:val="24"/>
          <w:rtl w:val="0"/>
        </w:rPr>
        <w:t xml:space="preserve">Under Rule 10 of The Constitution of Kenya (Protection of Rights and Fundamental Freedoms) Practice and Procedure Rules)</w:t>
      </w:r>
    </w:p>
    <w:p w:rsidR="00000000" w:rsidDel="00000000" w:rsidP="00000000" w:rsidRDefault="00000000" w:rsidRPr="00000000" w14:paraId="00000011">
      <w:pPr>
        <w:pageBreakBefore w:val="0"/>
        <w:jc w:val="both"/>
        <w:rPr>
          <w:b w:val="1"/>
          <w:sz w:val="24"/>
          <w:szCs w:val="24"/>
          <w:u w:val="single"/>
        </w:rPr>
      </w:pPr>
      <w:r w:rsidDel="00000000" w:rsidR="00000000" w:rsidRPr="00000000">
        <w:rPr>
          <w:sz w:val="24"/>
          <w:szCs w:val="24"/>
          <w:u w:val="single"/>
          <w:rtl w:val="0"/>
        </w:rPr>
        <w:t xml:space="preserve">DESCRIPTION OF THE PARTIES</w:t>
      </w:r>
      <w:r w:rsidDel="00000000" w:rsidR="00000000" w:rsidRPr="00000000">
        <w:rPr>
          <w:rtl w:val="0"/>
        </w:rPr>
      </w:r>
    </w:p>
    <w:sdt>
      <w:sdtPr>
        <w:tag w:val="goog_rdk_1"/>
      </w:sdtPr>
      <w:sdtContent>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680"/>
              <w:tab w:val="right" w:pos="9360"/>
            </w:tabs>
            <w:spacing w:after="120" w:before="0" w:line="240" w:lineRule="auto"/>
            <w:ind w:left="360" w:right="0" w:hanging="360"/>
            <w:jc w:val="left"/>
            <w:rPr>
              <w:ins w:author="Miss Betty" w:id="0" w:date="2022-03-09T23:28:13Z"/>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Petitioner is an adult of sound mind residing and working for gain in Homabay County within the Republic of Kenya. Her address for purposes of this petition shall be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 ONYANGOOTIENO &amp; CO. ADVO</w:t>
          </w:r>
          <w:sdt>
            <w:sdtPr>
              <w:tag w:val="goog_rdk_0"/>
            </w:sdtPr>
            <w:sdtContent>
              <w:ins w:author="Miss Betty" w:id="0" w:date="2022-03-09T23:28:13Z">
                <w:r w:rsidDel="00000000" w:rsidR="00000000" w:rsidRPr="00000000">
                  <w:rPr>
                    <w:rtl w:val="0"/>
                  </w:rPr>
                </w:r>
              </w:ins>
            </w:sdtContent>
          </w:sdt>
        </w:p>
      </w:sdtContent>
    </w:sdt>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680"/>
          <w:tab w:val="right" w:pos="9360"/>
        </w:tabs>
        <w:spacing w:after="120" w:before="0" w:line="240" w:lineRule="auto"/>
        <w:ind w:left="36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CATES VIEW PARK TOWERS 14</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FLOOR ROOM 4 P.O. BOX 1787-00100, NAIROBI.</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Respondent is the Inspector General of the National Police Service whose office is established under Article 245 (1) of the Constitution of Kenya; having the overall mandate of exercising command over the National Police Service.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2</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Respondent is the principal legal advisor of the Government of the Republic of Kenya whose office is established under Article 156 (1) of the Constitution of Kenya.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spacing w:after="120" w:lineRule="auto"/>
        <w:jc w:val="both"/>
        <w:rPr>
          <w:sz w:val="24"/>
          <w:szCs w:val="24"/>
        </w:rPr>
      </w:pPr>
      <w:r w:rsidDel="00000000" w:rsidR="00000000" w:rsidRPr="00000000">
        <w:rPr>
          <w:sz w:val="24"/>
          <w:szCs w:val="24"/>
          <w:u w:val="single"/>
          <w:rtl w:val="0"/>
        </w:rPr>
        <w:t xml:space="preserve">FACTS RELIED UPON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Petitioner avers that on the 22</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May 2016, her husband, Mr. Mali Yamungu, on whose behalf this petition is brought, was arrested by police officers.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Petitioner avers that subsequent to his arrest, the said Mr. Yamungu was interrogated by the police using techniques that violated his right to freedom from torture guaranteed under Article 25(a) of the Constitution of Kenya.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Petitioner avers that the said Mr. Yamungu has since been in police custody without being formally charged with any offence before a court of law.</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CONSTITUTIONAL PROVISIONS VIOLATED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Petitioner avers that Mr. Yamungu’s right to freedom and security of the person guaranteed under Article 29 of the Constitution of Kenya has been violated and his continued detention has caused untold physical and mental anguish upon him.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Petitioner avers that Mr. Yamungu’s right to be brought before court as soon as reasonably possible following arrest guaranteed under Article 49 (1)(f) of the Constitution of Kenya has been violated </w:t>
      </w:r>
    </w:p>
    <w:p w:rsidR="00000000" w:rsidDel="00000000" w:rsidP="00000000" w:rsidRDefault="00000000" w:rsidRPr="00000000" w14:paraId="0000001F">
      <w:pPr>
        <w:pageBreakBefore w:val="0"/>
        <w:spacing w:after="120" w:lineRule="auto"/>
        <w:jc w:val="both"/>
        <w:rPr>
          <w:sz w:val="24"/>
          <w:szCs w:val="24"/>
        </w:rPr>
      </w:pPr>
      <w:r w:rsidDel="00000000" w:rsidR="00000000" w:rsidRPr="00000000">
        <w:rPr>
          <w:rtl w:val="0"/>
        </w:rPr>
      </w:r>
    </w:p>
    <w:p w:rsidR="00000000" w:rsidDel="00000000" w:rsidP="00000000" w:rsidRDefault="00000000" w:rsidRPr="00000000" w14:paraId="00000020">
      <w:pPr>
        <w:pageBreakBefore w:val="0"/>
        <w:spacing w:after="120" w:lineRule="auto"/>
        <w:jc w:val="both"/>
        <w:rPr>
          <w:sz w:val="24"/>
          <w:szCs w:val="24"/>
        </w:rPr>
      </w:pPr>
      <w:r w:rsidDel="00000000" w:rsidR="00000000" w:rsidRPr="00000000">
        <w:rPr>
          <w:sz w:val="24"/>
          <w:szCs w:val="24"/>
          <w:rtl w:val="0"/>
        </w:rPr>
        <w:t xml:space="preserve">The Petitioner avers that there is no other pending proceeding in any court relating to the petitioner and the respondents over the same subject matter.</w:t>
      </w:r>
    </w:p>
    <w:p w:rsidR="00000000" w:rsidDel="00000000" w:rsidP="00000000" w:rsidRDefault="00000000" w:rsidRPr="00000000" w14:paraId="00000021">
      <w:pPr>
        <w:pageBreakBefore w:val="0"/>
        <w:spacing w:after="120" w:lineRule="auto"/>
        <w:jc w:val="both"/>
        <w:rPr>
          <w:sz w:val="24"/>
          <w:szCs w:val="24"/>
        </w:rPr>
      </w:pPr>
      <w:r w:rsidDel="00000000" w:rsidR="00000000" w:rsidRPr="00000000">
        <w:rPr>
          <w:b w:val="1"/>
          <w:sz w:val="24"/>
          <w:szCs w:val="24"/>
          <w:rtl w:val="0"/>
        </w:rPr>
        <w:t xml:space="preserve">REASONS WHEREOF </w:t>
      </w:r>
      <w:r w:rsidDel="00000000" w:rsidR="00000000" w:rsidRPr="00000000">
        <w:rPr>
          <w:sz w:val="24"/>
          <w:szCs w:val="24"/>
          <w:rtl w:val="0"/>
        </w:rPr>
        <w:t xml:space="preserve">the Petitioner prays for the following reliefs: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declaration that Mr. Yamungu’s right under Article 25(a) of the Constitution has been breached</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declaration that Mr. Yamungu’s rights under Article 29 of the Constitution have been breached</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declaration that Mr. Yamungu’s right under Article 39(1) of the Constitution has been breached</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permanent injunction to restrain the police from further torturing Mr. Yamungu</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order compelling the Inspector General of the National Police Service to produce the said Mr. Mali Yamungu before this Honourable Court.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order that Mr. Mali Yamungu be set at liberty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Compensation be paid by the State, in form of punitive damages, to Mr. Yamungu for unlawful detention.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Costs of this petition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Interest thereon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other remedy that this Honourable Court may deem fit.</w:t>
      </w:r>
    </w:p>
    <w:p w:rsidR="00000000" w:rsidDel="00000000" w:rsidP="00000000" w:rsidRDefault="00000000" w:rsidRPr="00000000" w14:paraId="0000002C">
      <w:pPr>
        <w:pageBreakBefore w:val="0"/>
        <w:rPr>
          <w:sz w:val="24"/>
          <w:szCs w:val="24"/>
        </w:rPr>
      </w:pPr>
      <w:r w:rsidDel="00000000" w:rsidR="00000000" w:rsidRPr="00000000">
        <w:rPr>
          <w:rtl w:val="0"/>
        </w:rPr>
      </w:r>
    </w:p>
    <w:p w:rsidR="00000000" w:rsidDel="00000000" w:rsidP="00000000" w:rsidRDefault="00000000" w:rsidRPr="00000000" w14:paraId="0000002D">
      <w:pPr>
        <w:pageBreakBefore w:val="0"/>
        <w:jc w:val="both"/>
        <w:rPr>
          <w:sz w:val="24"/>
          <w:szCs w:val="24"/>
        </w:rPr>
      </w:pPr>
      <w:r w:rsidDel="00000000" w:rsidR="00000000" w:rsidRPr="00000000">
        <w:rPr>
          <w:sz w:val="24"/>
          <w:szCs w:val="24"/>
          <w:rtl w:val="0"/>
        </w:rPr>
        <w:t xml:space="preserve">DATED at HOMABAY this </w:t>
      </w:r>
      <w:r w:rsidDel="00000000" w:rsidR="00000000" w:rsidRPr="00000000">
        <w:rPr>
          <w:b w:val="1"/>
          <w:sz w:val="24"/>
          <w:szCs w:val="24"/>
          <w:rtl w:val="0"/>
        </w:rPr>
        <w:t xml:space="preserve">26</w:t>
      </w:r>
      <w:r w:rsidDel="00000000" w:rsidR="00000000" w:rsidRPr="00000000">
        <w:rPr>
          <w:b w:val="1"/>
          <w:sz w:val="24"/>
          <w:szCs w:val="24"/>
          <w:vertAlign w:val="superscript"/>
          <w:rtl w:val="0"/>
        </w:rPr>
        <w:t xml:space="preserve">th</w:t>
      </w:r>
      <w:r w:rsidDel="00000000" w:rsidR="00000000" w:rsidRPr="00000000">
        <w:rPr>
          <w:sz w:val="24"/>
          <w:szCs w:val="24"/>
          <w:rtl w:val="0"/>
        </w:rPr>
        <w:t xml:space="preserve">day of </w:t>
      </w:r>
      <w:r w:rsidDel="00000000" w:rsidR="00000000" w:rsidRPr="00000000">
        <w:rPr>
          <w:b w:val="1"/>
          <w:sz w:val="24"/>
          <w:szCs w:val="24"/>
          <w:rtl w:val="0"/>
        </w:rPr>
        <w:t xml:space="preserve">August </w:t>
      </w:r>
      <w:r w:rsidDel="00000000" w:rsidR="00000000" w:rsidRPr="00000000">
        <w:rPr>
          <w:sz w:val="24"/>
          <w:szCs w:val="24"/>
          <w:rtl w:val="0"/>
        </w:rPr>
        <w:t xml:space="preserve">2016.</w:t>
      </w:r>
    </w:p>
    <w:p w:rsidR="00000000" w:rsidDel="00000000" w:rsidP="00000000" w:rsidRDefault="00000000" w:rsidRPr="00000000" w14:paraId="0000002E">
      <w:pPr>
        <w:pageBreakBefore w:val="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ONYANGO OTIENO &amp; CO. ADVOCATES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ADVOCATES FOR THE APPLICANT</w:t>
      </w:r>
    </w:p>
    <w:p w:rsidR="00000000" w:rsidDel="00000000" w:rsidP="00000000" w:rsidRDefault="00000000" w:rsidRPr="00000000" w14:paraId="00000033">
      <w:pPr>
        <w:pageBreakBefore w:val="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DRAWN AND FILED BY: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ONYANGO OTIENO &amp; CO. ADVOCATES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VIEW PARK TOWERS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14</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FLOOR ROOM 4</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 BOX 1787-00100,</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NAIROBI.</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TO BE SERVED UPON: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INSPECTOR GENERAL OF THE NATIONAL POLICE SERVICE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TAIFA ROAD, JOGOO HOUSE ‘A’ 4</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FLOOR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BOX 44249-00100</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NAIROBI.</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HONOURABLE ATTORNEY GENERAL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STATE LAW OFFICE, HARAMBEE AVENUE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BOX 40112-00100</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hanging="72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NAIROBI.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righ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B40C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B40CD"/>
    <w:pPr>
      <w:ind w:left="720"/>
      <w:contextualSpacing w:val="1"/>
    </w:pPr>
  </w:style>
  <w:style w:type="paragraph" w:styleId="Footer">
    <w:name w:val="footer"/>
    <w:basedOn w:val="Normal"/>
    <w:link w:val="FooterChar"/>
    <w:uiPriority w:val="99"/>
    <w:unhideWhenUsed w:val="1"/>
    <w:rsid w:val="00E53710"/>
    <w:pPr>
      <w:tabs>
        <w:tab w:val="center" w:pos="4680"/>
        <w:tab w:val="right" w:pos="9360"/>
      </w:tabs>
      <w:spacing w:after="0" w:line="240" w:lineRule="auto"/>
    </w:pPr>
    <w:rPr>
      <w:lang w:val="en-GB"/>
    </w:rPr>
  </w:style>
  <w:style w:type="character" w:styleId="FooterChar" w:customStyle="1">
    <w:name w:val="Footer Char"/>
    <w:basedOn w:val="DefaultParagraphFont"/>
    <w:link w:val="Footer"/>
    <w:uiPriority w:val="99"/>
    <w:rsid w:val="00E53710"/>
    <w:rPr>
      <w:lang w:val="en-GB"/>
    </w:rPr>
  </w:style>
  <w:style w:type="paragraph" w:styleId="BalloonText">
    <w:name w:val="Balloon Text"/>
    <w:basedOn w:val="Normal"/>
    <w:link w:val="BalloonTextChar"/>
    <w:uiPriority w:val="99"/>
    <w:semiHidden w:val="1"/>
    <w:unhideWhenUsed w:val="1"/>
    <w:rsid w:val="0038499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84991"/>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ZymnemgO8Dmnfmi7H9cumoVMBQ==">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2016-09-25T08:38:00Z</dcterms:created>
  <dc:creator>USER</dc:creator>
</cp:coreProperties>
</file>