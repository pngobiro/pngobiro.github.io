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Palatino Linotype" w:cs="Palatino Linotype" w:eastAsia="Palatino Linotype" w:hAnsi="Palatino Linotype"/>
          <w:b w:val="0"/>
          <w:color w:val="000000"/>
          <w:sz w:val="28"/>
          <w:szCs w:val="28"/>
          <w:vertAlign w:val="baseline"/>
        </w:rPr>
      </w:pPr>
      <w:r w:rsidDel="00000000" w:rsidR="00000000" w:rsidRPr="00000000">
        <w:rPr>
          <w:rFonts w:ascii="Palatino Linotype" w:cs="Palatino Linotype" w:eastAsia="Palatino Linotype" w:hAnsi="Palatino Linotype"/>
          <w:b w:val="1"/>
          <w:color w:val="000000"/>
          <w:sz w:val="28"/>
          <w:szCs w:val="28"/>
          <w:vertAlign w:val="baseline"/>
          <w:rtl w:val="0"/>
        </w:rPr>
        <w:t xml:space="preserve">Human Resource Management</w:t>
      </w:r>
      <w:r w:rsidDel="00000000" w:rsidR="00000000" w:rsidRPr="00000000">
        <w:rPr>
          <w:rtl w:val="0"/>
        </w:rPr>
      </w:r>
    </w:p>
    <w:p w:rsidR="00000000" w:rsidDel="00000000" w:rsidP="00000000" w:rsidRDefault="00000000" w:rsidRPr="00000000" w14:paraId="00000002">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03">
      <w:pPr>
        <w:pageBreakBefore w:val="0"/>
        <w:rPr>
          <w:rFonts w:ascii="Palatino Linotype" w:cs="Palatino Linotype" w:eastAsia="Palatino Linotype" w:hAnsi="Palatino Linotype"/>
          <w:b w:val="0"/>
          <w:color w:val="000000"/>
          <w:vertAlign w:val="baseline"/>
        </w:rPr>
      </w:pPr>
      <w:r w:rsidDel="00000000" w:rsidR="00000000" w:rsidRPr="00000000">
        <w:rPr>
          <w:rFonts w:ascii="Palatino Linotype" w:cs="Palatino Linotype" w:eastAsia="Palatino Linotype" w:hAnsi="Palatino Linotype"/>
          <w:b w:val="1"/>
          <w:color w:val="000000"/>
          <w:vertAlign w:val="baseline"/>
          <w:rtl w:val="0"/>
        </w:rPr>
        <w:t xml:space="preserve">1.  Nature, Scope, and Strategies </w:t>
      </w:r>
      <w:r w:rsidDel="00000000" w:rsidR="00000000" w:rsidRPr="00000000">
        <w:rPr>
          <w:rtl w:val="0"/>
        </w:rPr>
      </w:r>
    </w:p>
    <w:p w:rsidR="00000000" w:rsidDel="00000000" w:rsidP="00000000" w:rsidRDefault="00000000" w:rsidRPr="00000000" w14:paraId="00000004">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05">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There are four types of resources in a firm namely;-</w:t>
      </w:r>
    </w:p>
    <w:p w:rsidR="00000000" w:rsidDel="00000000" w:rsidP="00000000" w:rsidRDefault="00000000" w:rsidRPr="00000000" w14:paraId="00000006">
      <w:pPr>
        <w:pageBreakBefore w:val="0"/>
        <w:numPr>
          <w:ilvl w:val="0"/>
          <w:numId w:val="3"/>
        </w:numPr>
        <w:ind w:left="720" w:hanging="36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Humans,</w:t>
      </w:r>
    </w:p>
    <w:p w:rsidR="00000000" w:rsidDel="00000000" w:rsidP="00000000" w:rsidRDefault="00000000" w:rsidRPr="00000000" w14:paraId="00000007">
      <w:pPr>
        <w:pageBreakBefore w:val="0"/>
        <w:numPr>
          <w:ilvl w:val="0"/>
          <w:numId w:val="3"/>
        </w:numPr>
        <w:ind w:left="720" w:hanging="36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Finance,</w:t>
      </w:r>
    </w:p>
    <w:p w:rsidR="00000000" w:rsidDel="00000000" w:rsidP="00000000" w:rsidRDefault="00000000" w:rsidRPr="00000000" w14:paraId="00000008">
      <w:pPr>
        <w:pageBreakBefore w:val="0"/>
        <w:numPr>
          <w:ilvl w:val="0"/>
          <w:numId w:val="3"/>
        </w:numPr>
        <w:ind w:left="720" w:hanging="36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Machines, and</w:t>
      </w:r>
    </w:p>
    <w:p w:rsidR="00000000" w:rsidDel="00000000" w:rsidP="00000000" w:rsidRDefault="00000000" w:rsidRPr="00000000" w14:paraId="00000009">
      <w:pPr>
        <w:pageBreakBefore w:val="0"/>
        <w:numPr>
          <w:ilvl w:val="0"/>
          <w:numId w:val="3"/>
        </w:numPr>
        <w:ind w:left="720" w:hanging="36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Materials.</w:t>
      </w:r>
    </w:p>
    <w:p w:rsidR="00000000" w:rsidDel="00000000" w:rsidP="00000000" w:rsidRDefault="00000000" w:rsidRPr="00000000" w14:paraId="0000000A">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0B">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Of these four, the humans cause the other resources to achieve the objectives of the firm underscoring the relevance of the adage that the human resources are the most important resources in an organization.</w:t>
      </w:r>
    </w:p>
    <w:p w:rsidR="00000000" w:rsidDel="00000000" w:rsidP="00000000" w:rsidRDefault="00000000" w:rsidRPr="00000000" w14:paraId="0000000C">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0D">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The presence of humans in the midst of finance, materials, and machines, however, will not guarantee the achievement of objectives of the firm!  The achievement of the firm’s objectives can only be guaranteed if the humans present are carefully selected and treated to meet the following criteria:-</w:t>
      </w:r>
    </w:p>
    <w:p w:rsidR="00000000" w:rsidDel="00000000" w:rsidP="00000000" w:rsidRDefault="00000000" w:rsidRPr="00000000" w14:paraId="0000000E">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Optimal number of staff in the firm;</w:t>
      </w:r>
    </w:p>
    <w:p w:rsidR="00000000" w:rsidDel="00000000" w:rsidP="00000000" w:rsidRDefault="00000000" w:rsidRPr="00000000" w14:paraId="0000000F">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Have relevant competencies (skills, knowledge and attitudes);</w:t>
      </w:r>
    </w:p>
    <w:p w:rsidR="00000000" w:rsidDel="00000000" w:rsidP="00000000" w:rsidRDefault="00000000" w:rsidRPr="00000000" w14:paraId="00000010">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Organization structured with staff correctly deployed;</w:t>
      </w:r>
    </w:p>
    <w:p w:rsidR="00000000" w:rsidDel="00000000" w:rsidP="00000000" w:rsidRDefault="00000000" w:rsidRPr="00000000" w14:paraId="00000011">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Motivation correctly addressed;</w:t>
      </w:r>
    </w:p>
    <w:p w:rsidR="00000000" w:rsidDel="00000000" w:rsidP="00000000" w:rsidRDefault="00000000" w:rsidRPr="00000000" w14:paraId="00000012">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Compensated adequately addressed;</w:t>
      </w:r>
    </w:p>
    <w:p w:rsidR="00000000" w:rsidDel="00000000" w:rsidP="00000000" w:rsidRDefault="00000000" w:rsidRPr="00000000" w14:paraId="00000013">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Staff capacity continuously improved and</w:t>
      </w:r>
    </w:p>
    <w:p w:rsidR="00000000" w:rsidDel="00000000" w:rsidP="00000000" w:rsidRDefault="00000000" w:rsidRPr="00000000" w14:paraId="00000014">
      <w:pPr>
        <w:pageBreakBefore w:val="0"/>
        <w:numPr>
          <w:ilvl w:val="0"/>
          <w:numId w:val="4"/>
        </w:numPr>
        <w:ind w:left="1080" w:hanging="72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Performance correctly managed.</w:t>
      </w:r>
    </w:p>
    <w:p w:rsidR="00000000" w:rsidDel="00000000" w:rsidP="00000000" w:rsidRDefault="00000000" w:rsidRPr="00000000" w14:paraId="00000015">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16">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The human resource department is the management arm of the organization that ensures that the above seven “criteria” of the humans in the firm are met. The process of ensuring that these “criteria” are met is referred to as </w:t>
      </w:r>
      <w:r w:rsidDel="00000000" w:rsidR="00000000" w:rsidRPr="00000000">
        <w:rPr>
          <w:rFonts w:ascii="Palatino Linotype" w:cs="Palatino Linotype" w:eastAsia="Palatino Linotype" w:hAnsi="Palatino Linotype"/>
          <w:b w:val="1"/>
          <w:color w:val="000000"/>
          <w:sz w:val="20"/>
          <w:szCs w:val="20"/>
          <w:vertAlign w:val="baseline"/>
          <w:rtl w:val="0"/>
        </w:rPr>
        <w:t xml:space="preserve">the functions of the human resource management</w:t>
      </w:r>
      <w:r w:rsidDel="00000000" w:rsidR="00000000" w:rsidRPr="00000000">
        <w:rPr>
          <w:rFonts w:ascii="Palatino Linotype" w:cs="Palatino Linotype" w:eastAsia="Palatino Linotype" w:hAnsi="Palatino Linotype"/>
          <w:color w:val="000000"/>
          <w:sz w:val="20"/>
          <w:szCs w:val="20"/>
          <w:vertAlign w:val="baseline"/>
          <w:rtl w:val="0"/>
        </w:rPr>
        <w:t xml:space="preserve">.</w:t>
      </w:r>
    </w:p>
    <w:p w:rsidR="00000000" w:rsidDel="00000000" w:rsidP="00000000" w:rsidRDefault="00000000" w:rsidRPr="00000000" w14:paraId="00000017">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18">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In brief the human resource department has the responsibility of ensuring that the firm has the right quality and quantity of  employees required to achieve its objectives. </w:t>
      </w:r>
    </w:p>
    <w:p w:rsidR="00000000" w:rsidDel="00000000" w:rsidP="00000000" w:rsidRDefault="00000000" w:rsidRPr="00000000" w14:paraId="00000019">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1A">
      <w:pPr>
        <w:pageBreakBefore w:val="0"/>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Definition of Human Resource Management</w:t>
      </w:r>
      <w:r w:rsidDel="00000000" w:rsidR="00000000" w:rsidRPr="00000000">
        <w:rPr>
          <w:rtl w:val="0"/>
        </w:rPr>
      </w:r>
    </w:p>
    <w:p w:rsidR="00000000" w:rsidDel="00000000" w:rsidP="00000000" w:rsidRDefault="00000000" w:rsidRPr="00000000" w14:paraId="0000001B">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1C">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“Human resource management (HRM) is the strategic and coherent approach to the management of an organization's most valued assets - the people working there who individually and collectively contribute to the achievement of the objectives of the business” (Armstrong, 2001]</w:t>
      </w:r>
    </w:p>
    <w:p w:rsidR="00000000" w:rsidDel="00000000" w:rsidP="00000000" w:rsidRDefault="00000000" w:rsidRPr="00000000" w14:paraId="0000001D">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1E">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“Human Resource Management is the organizational function that deals with issues related to people such as compensation, hiring, performance management, organization development, safety, wellness, benefits, employee motivation, communication, administration, and training</w:t>
      </w:r>
      <w:r w:rsidDel="00000000" w:rsidR="00000000" w:rsidRPr="00000000">
        <w:rPr>
          <w:rFonts w:ascii="Arial" w:cs="Arial" w:eastAsia="Arial" w:hAnsi="Arial"/>
          <w:color w:val="000000"/>
          <w:sz w:val="18"/>
          <w:szCs w:val="18"/>
          <w:vertAlign w:val="baseline"/>
          <w:rtl w:val="0"/>
        </w:rPr>
        <w:t xml:space="preserve">.</w:t>
      </w:r>
      <w:r w:rsidDel="00000000" w:rsidR="00000000" w:rsidRPr="00000000">
        <w:rPr>
          <w:rFonts w:ascii="Palatino Linotype" w:cs="Palatino Linotype" w:eastAsia="Palatino Linotype" w:hAnsi="Palatino Linotype"/>
          <w:color w:val="000000"/>
          <w:sz w:val="20"/>
          <w:szCs w:val="20"/>
          <w:vertAlign w:val="baseline"/>
          <w:rtl w:val="0"/>
        </w:rPr>
        <w:t xml:space="preserve">” Heathfield, 2007</w:t>
      </w:r>
    </w:p>
    <w:p w:rsidR="00000000" w:rsidDel="00000000" w:rsidP="00000000" w:rsidRDefault="00000000" w:rsidRPr="00000000" w14:paraId="0000001F">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20">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21">
      <w:pPr>
        <w:pageBreakBefore w:val="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“Human Resource Management, concerned with the strategic management of human resources to achieve a competitive advantage” Pearson Education, 2006 </w:t>
      </w:r>
    </w:p>
    <w:p w:rsidR="00000000" w:rsidDel="00000000" w:rsidP="00000000" w:rsidRDefault="00000000" w:rsidRPr="00000000" w14:paraId="00000022">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23">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24">
      <w:pPr>
        <w:pageBreakBefore w:val="0"/>
        <w:rPr>
          <w:rFonts w:ascii="Palatino Linotype" w:cs="Palatino Linotype" w:eastAsia="Palatino Linotype" w:hAnsi="Palatino Linotype"/>
          <w:b w:val="0"/>
          <w:color w:val="000000"/>
          <w:sz w:val="22"/>
          <w:szCs w:val="22"/>
          <w:vertAlign w:val="baseline"/>
        </w:rPr>
      </w:pPr>
      <w:r w:rsidDel="00000000" w:rsidR="00000000" w:rsidRPr="00000000">
        <w:rPr>
          <w:rFonts w:ascii="Palatino Linotype" w:cs="Palatino Linotype" w:eastAsia="Palatino Linotype" w:hAnsi="Palatino Linotype"/>
          <w:b w:val="1"/>
          <w:color w:val="000000"/>
          <w:sz w:val="22"/>
          <w:szCs w:val="22"/>
          <w:vertAlign w:val="baseline"/>
          <w:rtl w:val="0"/>
        </w:rPr>
        <w:t xml:space="preserve">Functions of Human Resource Management</w:t>
      </w:r>
      <w:r w:rsidDel="00000000" w:rsidR="00000000" w:rsidRPr="00000000">
        <w:rPr>
          <w:rtl w:val="0"/>
        </w:rPr>
      </w:r>
    </w:p>
    <w:p w:rsidR="00000000" w:rsidDel="00000000" w:rsidP="00000000" w:rsidRDefault="00000000" w:rsidRPr="00000000" w14:paraId="00000025">
      <w:pPr>
        <w:pageBreakBefore w:val="0"/>
        <w:rPr>
          <w:rFonts w:ascii="Palatino Linotype" w:cs="Palatino Linotype" w:eastAsia="Palatino Linotype" w:hAnsi="Palatino Linotype"/>
          <w:color w:val="000000"/>
          <w:sz w:val="20"/>
          <w:szCs w:val="20"/>
          <w:vertAlign w:val="baseline"/>
        </w:rPr>
      </w:pPr>
      <w:r w:rsidDel="00000000" w:rsidR="00000000" w:rsidRPr="00000000">
        <w:rPr>
          <w:rtl w:val="0"/>
        </w:rPr>
      </w:r>
    </w:p>
    <w:p w:rsidR="00000000" w:rsidDel="00000000" w:rsidP="00000000" w:rsidRDefault="00000000" w:rsidRPr="00000000" w14:paraId="00000026">
      <w:pPr>
        <w:pStyle w:val="Heading2"/>
        <w:pageBreakBefore w:val="0"/>
        <w:spacing w:after="0" w:before="0" w:lineRule="auto"/>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vertAlign w:val="baseline"/>
          <w:rtl w:val="0"/>
        </w:rPr>
        <w:t xml:space="preserve">There are two broad categories of functions of HRM namely;-</w:t>
      </w:r>
    </w:p>
    <w:p w:rsidR="00000000" w:rsidDel="00000000" w:rsidP="00000000" w:rsidRDefault="00000000" w:rsidRPr="00000000" w14:paraId="00000027">
      <w:pPr>
        <w:pStyle w:val="Heading2"/>
        <w:pageBreakBefore w:val="0"/>
        <w:spacing w:after="0" w:before="0" w:lineRule="auto"/>
        <w:rPr>
          <w:rFonts w:ascii="Palatino Linotype" w:cs="Palatino Linotype" w:eastAsia="Palatino Linotype" w:hAnsi="Palatino Linotype"/>
          <w:b w:val="0"/>
          <w:sz w:val="20"/>
          <w:szCs w:val="20"/>
          <w:vertAlign w:val="baseline"/>
        </w:rPr>
      </w:pPr>
      <w:sdt>
        <w:sdtPr>
          <w:tag w:val="goog_rdk_1"/>
        </w:sdtPr>
        <w:sdtContent>
          <w:ins w:author="Ogada Obila" w:id="0" w:date="2021-10-29T07:14:56Z">
            <w:r w:rsidDel="00000000" w:rsidR="00000000" w:rsidRPr="00000000">
              <w:rPr>
                <w:rFonts w:ascii="Palatino Linotype" w:cs="Palatino Linotype" w:eastAsia="Palatino Linotype" w:hAnsi="Palatino Linotype"/>
                <w:b w:val="0"/>
                <w:sz w:val="20"/>
                <w:szCs w:val="20"/>
                <w:vertAlign w:val="baseline"/>
                <w:rtl w:val="0"/>
              </w:rPr>
              <w:t xml:space="preserve"> </w:t>
            </w:r>
          </w:ins>
        </w:sdtContent>
      </w:sdt>
      <w:r w:rsidDel="00000000" w:rsidR="00000000" w:rsidRPr="00000000">
        <w:rPr>
          <w:rtl w:val="0"/>
        </w:rPr>
      </w:r>
    </w:p>
    <w:p w:rsidR="00000000" w:rsidDel="00000000" w:rsidP="00000000" w:rsidRDefault="00000000" w:rsidRPr="00000000" w14:paraId="00000028">
      <w:pPr>
        <w:pStyle w:val="Heading2"/>
        <w:pageBreakBefore w:val="0"/>
        <w:numPr>
          <w:ilvl w:val="0"/>
          <w:numId w:val="5"/>
        </w:numPr>
        <w:spacing w:after="0" w:before="0" w:lineRule="auto"/>
        <w:ind w:left="36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vertAlign w:val="baseline"/>
          <w:rtl w:val="0"/>
        </w:rPr>
        <w:t xml:space="preserve">Managerial functions</w:t>
      </w:r>
    </w:p>
    <w:p w:rsidR="00000000" w:rsidDel="00000000" w:rsidP="00000000" w:rsidRDefault="00000000" w:rsidRPr="00000000" w14:paraId="00000029">
      <w:pPr>
        <w:pStyle w:val="Heading2"/>
        <w:pageBreakBefore w:val="0"/>
        <w:numPr>
          <w:ilvl w:val="0"/>
          <w:numId w:val="5"/>
        </w:numPr>
        <w:spacing w:after="0" w:before="0" w:lineRule="auto"/>
        <w:ind w:left="36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vertAlign w:val="baseline"/>
          <w:rtl w:val="0"/>
        </w:rPr>
        <w:t xml:space="preserve">Operative functions</w:t>
      </w:r>
    </w:p>
    <w:p w:rsidR="00000000" w:rsidDel="00000000" w:rsidP="00000000" w:rsidRDefault="00000000" w:rsidRPr="00000000" w14:paraId="0000002A">
      <w:pPr>
        <w:pStyle w:val="Heading2"/>
        <w:pageBreakBefore w:val="0"/>
        <w:spacing w:after="0" w:before="0" w:lineRule="auto"/>
        <w:rPr>
          <w:rFonts w:ascii="Palatino Linotype" w:cs="Palatino Linotype" w:eastAsia="Palatino Linotype" w:hAnsi="Palatino Linotype"/>
          <w:b w:val="0"/>
          <w:sz w:val="20"/>
          <w:szCs w:val="20"/>
          <w:vertAlign w:val="baseline"/>
        </w:rPr>
      </w:pPr>
      <w:r w:rsidDel="00000000" w:rsidR="00000000" w:rsidRPr="00000000">
        <w:rPr>
          <w:rtl w:val="0"/>
        </w:rPr>
      </w:r>
    </w:p>
    <w:p w:rsidR="00000000" w:rsidDel="00000000" w:rsidP="00000000" w:rsidRDefault="00000000" w:rsidRPr="00000000" w14:paraId="0000002B">
      <w:pPr>
        <w:pStyle w:val="Heading2"/>
        <w:pageBreakBefore w:val="0"/>
        <w:spacing w:after="0" w:before="0" w:lineRule="auto"/>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1"/>
          <w:sz w:val="20"/>
          <w:szCs w:val="20"/>
          <w:vertAlign w:val="baseline"/>
          <w:rtl w:val="0"/>
        </w:rPr>
        <w:t xml:space="preserve">A. Managerial functions</w:t>
      </w:r>
      <w:r w:rsidDel="00000000" w:rsidR="00000000" w:rsidRPr="00000000">
        <w:rPr>
          <w:rFonts w:ascii="Palatino Linotype" w:cs="Palatino Linotype" w:eastAsia="Palatino Linotype" w:hAnsi="Palatino Linotype"/>
          <w:b w:val="0"/>
          <w:sz w:val="20"/>
          <w:szCs w:val="20"/>
          <w:vertAlign w:val="baseline"/>
          <w:rtl w:val="0"/>
        </w:rPr>
        <w:t xml:space="preserve">: These are functions required of any manager and they include:- </w:t>
      </w:r>
    </w:p>
    <w:p w:rsidR="00000000" w:rsidDel="00000000" w:rsidP="00000000" w:rsidRDefault="00000000" w:rsidRPr="00000000" w14:paraId="0000002C">
      <w:pPr>
        <w:pStyle w:val="Heading2"/>
        <w:pageBreakBefore w:val="0"/>
        <w:spacing w:after="0" w:before="0" w:lineRule="auto"/>
        <w:rPr>
          <w:rFonts w:ascii="Palatino Linotype" w:cs="Palatino Linotype" w:eastAsia="Palatino Linotype" w:hAnsi="Palatino Linotype"/>
          <w:b w:val="0"/>
          <w:sz w:val="20"/>
          <w:szCs w:val="20"/>
          <w:vertAlign w:val="baseline"/>
        </w:rPr>
      </w:pPr>
      <w:r w:rsidDel="00000000" w:rsidR="00000000" w:rsidRPr="00000000">
        <w:rPr>
          <w:rtl w:val="0"/>
        </w:rPr>
      </w:r>
    </w:p>
    <w:p w:rsidR="00000000" w:rsidDel="00000000" w:rsidP="00000000" w:rsidRDefault="00000000" w:rsidRPr="00000000" w14:paraId="0000002D">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Planning:</w:t>
      </w:r>
      <w:r w:rsidDel="00000000" w:rsidR="00000000" w:rsidRPr="00000000">
        <w:rPr>
          <w:rFonts w:ascii="Palatino Linotype" w:cs="Palatino Linotype" w:eastAsia="Palatino Linotype" w:hAnsi="Palatino Linotype"/>
          <w:b w:val="0"/>
          <w:sz w:val="20"/>
          <w:szCs w:val="20"/>
          <w:vertAlign w:val="baseline"/>
          <w:rtl w:val="0"/>
        </w:rPr>
        <w:t xml:space="preserve"> Planning</w:t>
      </w:r>
      <w:r w:rsidDel="00000000" w:rsidR="00000000" w:rsidRPr="00000000">
        <w:rPr>
          <w:rFonts w:ascii="Palatino Linotype" w:cs="Palatino Linotype" w:eastAsia="Palatino Linotype" w:hAnsi="Palatino Linotype"/>
          <w:b w:val="0"/>
          <w:sz w:val="20"/>
          <w:szCs w:val="20"/>
          <w:u w:val="single"/>
          <w:vertAlign w:val="baseline"/>
          <w:rtl w:val="0"/>
        </w:rPr>
        <w:t xml:space="preserve"> </w:t>
      </w:r>
      <w:r w:rsidDel="00000000" w:rsidR="00000000" w:rsidRPr="00000000">
        <w:rPr>
          <w:rFonts w:ascii="Palatino Linotype" w:cs="Palatino Linotype" w:eastAsia="Palatino Linotype" w:hAnsi="Palatino Linotype"/>
          <w:b w:val="0"/>
          <w:sz w:val="20"/>
          <w:szCs w:val="20"/>
          <w:vertAlign w:val="baseline"/>
          <w:rtl w:val="0"/>
        </w:rPr>
        <w:t xml:space="preserve">a process of determining the firm’s goals and formulating policies and strategies of achieving them.  For HRM planning is referred to as manpower planning.</w:t>
      </w:r>
    </w:p>
    <w:p w:rsidR="00000000" w:rsidDel="00000000" w:rsidP="00000000" w:rsidRDefault="00000000" w:rsidRPr="00000000" w14:paraId="0000002E">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u w:val="single"/>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Organising:</w:t>
      </w:r>
      <w:r w:rsidDel="00000000" w:rsidR="00000000" w:rsidRPr="00000000">
        <w:rPr>
          <w:rFonts w:ascii="Palatino Linotype" w:cs="Palatino Linotype" w:eastAsia="Palatino Linotype" w:hAnsi="Palatino Linotype"/>
          <w:b w:val="0"/>
          <w:sz w:val="20"/>
          <w:szCs w:val="20"/>
          <w:vertAlign w:val="baseline"/>
          <w:rtl w:val="0"/>
        </w:rPr>
        <w:t xml:space="preserve"> Organising is the process of drawing up an organisation’s chart and allocating specific roles to specific positions.</w:t>
      </w:r>
      <w:r w:rsidDel="00000000" w:rsidR="00000000" w:rsidRPr="00000000">
        <w:rPr>
          <w:rtl w:val="0"/>
        </w:rPr>
      </w:r>
    </w:p>
    <w:p w:rsidR="00000000" w:rsidDel="00000000" w:rsidP="00000000" w:rsidRDefault="00000000" w:rsidRPr="00000000" w14:paraId="0000002F">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u w:val="single"/>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Directing</w:t>
      </w:r>
      <w:r w:rsidDel="00000000" w:rsidR="00000000" w:rsidRPr="00000000">
        <w:rPr>
          <w:rFonts w:ascii="Palatino Linotype" w:cs="Palatino Linotype" w:eastAsia="Palatino Linotype" w:hAnsi="Palatino Linotype"/>
          <w:b w:val="0"/>
          <w:sz w:val="20"/>
          <w:szCs w:val="20"/>
          <w:vertAlign w:val="baseline"/>
          <w:rtl w:val="0"/>
        </w:rPr>
        <w:t xml:space="preserve">: This is the process activating group or individuals efforts to achieve the desired goals. It includes activities like getting subordinates to get the job done, maintaining morale etc.</w:t>
      </w:r>
      <w:r w:rsidDel="00000000" w:rsidR="00000000" w:rsidRPr="00000000">
        <w:rPr>
          <w:rtl w:val="0"/>
        </w:rPr>
      </w:r>
    </w:p>
    <w:p w:rsidR="00000000" w:rsidDel="00000000" w:rsidP="00000000" w:rsidRDefault="00000000" w:rsidRPr="00000000" w14:paraId="00000030">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u w:val="single"/>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Controlling</w:t>
      </w:r>
      <w:r w:rsidDel="00000000" w:rsidR="00000000" w:rsidRPr="00000000">
        <w:rPr>
          <w:rFonts w:ascii="Palatino Linotype" w:cs="Palatino Linotype" w:eastAsia="Palatino Linotype" w:hAnsi="Palatino Linotype"/>
          <w:b w:val="0"/>
          <w:sz w:val="20"/>
          <w:szCs w:val="20"/>
          <w:vertAlign w:val="baseline"/>
          <w:rtl w:val="0"/>
        </w:rPr>
        <w:t xml:space="preserve">:   This is the process of setting performance standards and monitoring to ensure these standards are met and taking corrective action incase standards are not met.</w:t>
      </w:r>
      <w:r w:rsidDel="00000000" w:rsidR="00000000" w:rsidRPr="00000000">
        <w:rPr>
          <w:rtl w:val="0"/>
        </w:rPr>
      </w:r>
    </w:p>
    <w:p w:rsidR="00000000" w:rsidDel="00000000" w:rsidP="00000000" w:rsidRDefault="00000000" w:rsidRPr="00000000" w14:paraId="00000031">
      <w:pPr>
        <w:pStyle w:val="Heading2"/>
        <w:pageBreakBefore w:val="0"/>
        <w:spacing w:after="0" w:before="120" w:lineRule="auto"/>
        <w:rPr>
          <w:rFonts w:ascii="Palatino Linotype" w:cs="Palatino Linotype" w:eastAsia="Palatino Linotype" w:hAnsi="Palatino Linotype"/>
          <w:b w:val="0"/>
          <w:sz w:val="20"/>
          <w:szCs w:val="20"/>
          <w:u w:val="single"/>
          <w:vertAlign w:val="baseline"/>
        </w:rPr>
      </w:pPr>
      <w:r w:rsidDel="00000000" w:rsidR="00000000" w:rsidRPr="00000000">
        <w:rPr>
          <w:rtl w:val="0"/>
        </w:rPr>
      </w:r>
    </w:p>
    <w:p w:rsidR="00000000" w:rsidDel="00000000" w:rsidP="00000000" w:rsidRDefault="00000000" w:rsidRPr="00000000" w14:paraId="00000032">
      <w:pPr>
        <w:pStyle w:val="Heading2"/>
        <w:pageBreakBefore w:val="0"/>
        <w:numPr>
          <w:ilvl w:val="0"/>
          <w:numId w:val="6"/>
        </w:numPr>
        <w:spacing w:after="0" w:before="0" w:lineRule="auto"/>
        <w:ind w:left="36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1"/>
          <w:sz w:val="20"/>
          <w:szCs w:val="20"/>
          <w:vertAlign w:val="baseline"/>
          <w:rtl w:val="0"/>
        </w:rPr>
        <w:t xml:space="preserve">Operative functions: </w:t>
      </w:r>
      <w:r w:rsidDel="00000000" w:rsidR="00000000" w:rsidRPr="00000000">
        <w:rPr>
          <w:rFonts w:ascii="Palatino Linotype" w:cs="Palatino Linotype" w:eastAsia="Palatino Linotype" w:hAnsi="Palatino Linotype"/>
          <w:b w:val="0"/>
          <w:sz w:val="20"/>
          <w:szCs w:val="20"/>
          <w:vertAlign w:val="baseline"/>
          <w:rtl w:val="0"/>
        </w:rPr>
        <w:t xml:space="preserve"> these are department –specific functions which ensure that the firm has the right people for the right jobs at the right time. These functions include:-</w:t>
      </w:r>
    </w:p>
    <w:p w:rsidR="00000000" w:rsidDel="00000000" w:rsidP="00000000" w:rsidRDefault="00000000" w:rsidRPr="00000000" w14:paraId="00000033">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Procurement</w:t>
      </w:r>
      <w:r w:rsidDel="00000000" w:rsidR="00000000" w:rsidRPr="00000000">
        <w:rPr>
          <w:rFonts w:ascii="Palatino Linotype" w:cs="Palatino Linotype" w:eastAsia="Palatino Linotype" w:hAnsi="Palatino Linotype"/>
          <w:b w:val="0"/>
          <w:sz w:val="20"/>
          <w:szCs w:val="20"/>
          <w:vertAlign w:val="baseline"/>
          <w:rtl w:val="0"/>
        </w:rPr>
        <w:t xml:space="preserve">: this is a function commonly called recruitment and selection and includes manpower planning, job analysis, recruitment, selection, induction and placement.</w:t>
      </w:r>
    </w:p>
    <w:p w:rsidR="00000000" w:rsidDel="00000000" w:rsidP="00000000" w:rsidRDefault="00000000" w:rsidRPr="00000000" w14:paraId="00000034">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Development:</w:t>
      </w:r>
      <w:r w:rsidDel="00000000" w:rsidR="00000000" w:rsidRPr="00000000">
        <w:rPr>
          <w:rFonts w:ascii="Palatino Linotype" w:cs="Palatino Linotype" w:eastAsia="Palatino Linotype" w:hAnsi="Palatino Linotype"/>
          <w:b w:val="0"/>
          <w:sz w:val="20"/>
          <w:szCs w:val="20"/>
          <w:vertAlign w:val="baseline"/>
          <w:rtl w:val="0"/>
        </w:rPr>
        <w:t xml:space="preserve"> this includes all strategies put in place to ensure that the knowledge skills of the staff are continuously aligned to the changing needs of the firm.</w:t>
      </w:r>
    </w:p>
    <w:p w:rsidR="00000000" w:rsidDel="00000000" w:rsidP="00000000" w:rsidRDefault="00000000" w:rsidRPr="00000000" w14:paraId="00000035">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Compensation</w:t>
      </w:r>
      <w:r w:rsidDel="00000000" w:rsidR="00000000" w:rsidRPr="00000000">
        <w:rPr>
          <w:rFonts w:ascii="Palatino Linotype" w:cs="Palatino Linotype" w:eastAsia="Palatino Linotype" w:hAnsi="Palatino Linotype"/>
          <w:b w:val="0"/>
          <w:sz w:val="20"/>
          <w:szCs w:val="20"/>
          <w:vertAlign w:val="baseline"/>
          <w:rtl w:val="0"/>
        </w:rPr>
        <w:t xml:space="preserve">:  this function is also called </w:t>
      </w:r>
      <w:r w:rsidDel="00000000" w:rsidR="00000000" w:rsidRPr="00000000">
        <w:rPr>
          <w:rFonts w:ascii="Palatino Linotype" w:cs="Palatino Linotype" w:eastAsia="Palatino Linotype" w:hAnsi="Palatino Linotype"/>
          <w:b w:val="0"/>
          <w:sz w:val="20"/>
          <w:szCs w:val="20"/>
          <w:u w:val="single"/>
          <w:vertAlign w:val="baseline"/>
          <w:rtl w:val="0"/>
        </w:rPr>
        <w:t xml:space="preserve">Rewarding</w:t>
      </w:r>
      <w:r w:rsidDel="00000000" w:rsidR="00000000" w:rsidRPr="00000000">
        <w:rPr>
          <w:rFonts w:ascii="Palatino Linotype" w:cs="Palatino Linotype" w:eastAsia="Palatino Linotype" w:hAnsi="Palatino Linotype"/>
          <w:b w:val="0"/>
          <w:sz w:val="20"/>
          <w:szCs w:val="20"/>
          <w:vertAlign w:val="baseline"/>
          <w:rtl w:val="0"/>
        </w:rPr>
        <w:t xml:space="preserve"> and involves determination of salary and wage levels to ensure equity and competitiveness of the firm in the job market.</w:t>
      </w:r>
    </w:p>
    <w:p w:rsidR="00000000" w:rsidDel="00000000" w:rsidP="00000000" w:rsidRDefault="00000000" w:rsidRPr="00000000" w14:paraId="00000036">
      <w:pPr>
        <w:pStyle w:val="Heading2"/>
        <w:pageBreakBefore w:val="0"/>
        <w:numPr>
          <w:ilvl w:val="1"/>
          <w:numId w:val="6"/>
        </w:numPr>
        <w:spacing w:after="0" w:before="120" w:lineRule="auto"/>
        <w:ind w:left="1440" w:hanging="360"/>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u w:val="single"/>
          <w:vertAlign w:val="baseline"/>
          <w:rtl w:val="0"/>
        </w:rPr>
        <w:t xml:space="preserve">Maintenance</w:t>
      </w:r>
      <w:r w:rsidDel="00000000" w:rsidR="00000000" w:rsidRPr="00000000">
        <w:rPr>
          <w:rFonts w:ascii="Palatino Linotype" w:cs="Palatino Linotype" w:eastAsia="Palatino Linotype" w:hAnsi="Palatino Linotype"/>
          <w:b w:val="0"/>
          <w:sz w:val="20"/>
          <w:szCs w:val="20"/>
          <w:vertAlign w:val="baseline"/>
          <w:rtl w:val="0"/>
        </w:rPr>
        <w:t xml:space="preserve">:  this function is concerned with protecting and promoting employees while at work by availing benefits. The benefits include provision of medical insurance, housing, education, transport, social securities, pensions etc.</w:t>
      </w:r>
    </w:p>
    <w:p w:rsidR="00000000" w:rsidDel="00000000" w:rsidP="00000000" w:rsidRDefault="00000000" w:rsidRPr="00000000" w14:paraId="00000037">
      <w:pPr>
        <w:pStyle w:val="Heading2"/>
        <w:pageBreakBefore w:val="0"/>
        <w:spacing w:after="0" w:before="120" w:lineRule="auto"/>
        <w:rPr>
          <w:rFonts w:ascii="Palatino Linotype" w:cs="Palatino Linotype" w:eastAsia="Palatino Linotype" w:hAnsi="Palatino Linotype"/>
          <w:b w:val="0"/>
          <w:sz w:val="20"/>
          <w:szCs w:val="20"/>
          <w:u w:val="single"/>
          <w:vertAlign w:val="baseline"/>
        </w:rPr>
      </w:pPr>
      <w:r w:rsidDel="00000000" w:rsidR="00000000" w:rsidRPr="00000000">
        <w:rPr>
          <w:rtl w:val="0"/>
        </w:rPr>
      </w:r>
    </w:p>
    <w:p w:rsidR="00000000" w:rsidDel="00000000" w:rsidP="00000000" w:rsidRDefault="00000000" w:rsidRPr="00000000" w14:paraId="00000038">
      <w:pPr>
        <w:pageBreakBefore w:val="0"/>
        <w:rPr>
          <w:rFonts w:ascii="Palatino Linotype" w:cs="Palatino Linotype" w:eastAsia="Palatino Linotype" w:hAnsi="Palatino Linotype"/>
          <w:b w:val="0"/>
          <w:color w:val="000000"/>
          <w:vertAlign w:val="baseline"/>
        </w:rPr>
      </w:pPr>
      <w:r w:rsidDel="00000000" w:rsidR="00000000" w:rsidRPr="00000000">
        <w:rPr>
          <w:rFonts w:ascii="Palatino Linotype" w:cs="Palatino Linotype" w:eastAsia="Palatino Linotype" w:hAnsi="Palatino Linotype"/>
          <w:b w:val="1"/>
          <w:vertAlign w:val="baseline"/>
          <w:rtl w:val="0"/>
        </w:rPr>
        <w:t xml:space="preserve">2.   Strategic Human Resource Management (SHRM)</w:t>
      </w:r>
      <w:r w:rsidDel="00000000" w:rsidR="00000000" w:rsidRPr="00000000">
        <w:rPr>
          <w:rtl w:val="0"/>
        </w:rPr>
      </w:r>
    </w:p>
    <w:p w:rsidR="00000000" w:rsidDel="00000000" w:rsidP="00000000" w:rsidRDefault="00000000" w:rsidRPr="00000000" w14:paraId="00000039">
      <w:pPr>
        <w:pStyle w:val="Heading2"/>
        <w:pageBreakBefore w:val="0"/>
        <w:spacing w:after="280" w:before="280" w:lineRule="auto"/>
        <w:rPr>
          <w:rFonts w:ascii="Palatino Linotype" w:cs="Palatino Linotype" w:eastAsia="Palatino Linotype" w:hAnsi="Palatino Linotype"/>
          <w:b w:val="0"/>
          <w:sz w:val="20"/>
          <w:szCs w:val="20"/>
          <w:vertAlign w:val="baseline"/>
        </w:rPr>
      </w:pPr>
      <w:r w:rsidDel="00000000" w:rsidR="00000000" w:rsidRPr="00000000">
        <w:rPr>
          <w:rFonts w:ascii="Palatino Linotype" w:cs="Palatino Linotype" w:eastAsia="Palatino Linotype" w:hAnsi="Palatino Linotype"/>
          <w:b w:val="0"/>
          <w:sz w:val="20"/>
          <w:szCs w:val="20"/>
          <w:vertAlign w:val="baseline"/>
          <w:rtl w:val="0"/>
        </w:rPr>
        <w:t xml:space="preserve">Strategic Human resource management is a derivative of Strategic Management therefore to understand the concept of SHRM one must first understand the concept of Strategic Management. </w:t>
      </w:r>
    </w:p>
    <w:p w:rsidR="00000000" w:rsidDel="00000000" w:rsidP="00000000" w:rsidRDefault="00000000" w:rsidRPr="00000000" w14:paraId="0000003A">
      <w:pPr>
        <w:pStyle w:val="Heading2"/>
        <w:pageBreakBefore w:val="0"/>
        <w:spacing w:after="280" w:before="280" w:lineRule="auto"/>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1"/>
          <w:sz w:val="20"/>
          <w:szCs w:val="20"/>
          <w:vertAlign w:val="baseline"/>
          <w:rtl w:val="0"/>
        </w:rPr>
        <w:t xml:space="preserve">Strategic management may be defined as </w:t>
      </w:r>
      <w:r w:rsidDel="00000000" w:rsidR="00000000" w:rsidRPr="00000000">
        <w:rPr>
          <w:rFonts w:ascii="Palatino Linotype" w:cs="Palatino Linotype" w:eastAsia="Palatino Linotype" w:hAnsi="Palatino Linotype"/>
          <w:b w:val="0"/>
          <w:color w:val="000000"/>
          <w:sz w:val="20"/>
          <w:szCs w:val="20"/>
          <w:vertAlign w:val="baseline"/>
          <w:rtl w:val="0"/>
        </w:rPr>
        <w:t xml:space="preserve">the art and science of formulating, implementing and evaluating cross-functional decisions that will enable an organization to achieve its objectives. </w:t>
      </w:r>
    </w:p>
    <w:p w:rsidR="00000000" w:rsidDel="00000000" w:rsidP="00000000" w:rsidRDefault="00000000" w:rsidRPr="00000000" w14:paraId="0000003B">
      <w:pPr>
        <w:pStyle w:val="Heading2"/>
        <w:pageBreakBefore w:val="0"/>
        <w:spacing w:after="280" w:before="280" w:lineRule="auto"/>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0"/>
          <w:color w:val="000000"/>
          <w:sz w:val="20"/>
          <w:szCs w:val="20"/>
          <w:vertAlign w:val="baseline"/>
          <w:rtl w:val="0"/>
        </w:rPr>
        <w:t xml:space="preserve">It is the process of specifying the organization's objectives, developing policies and plans to achieve these objectives, and allocating resources to implement the policies and plans to achieve the organization's objectives. Strategic management, therefore, combines the activities of the various functional areas of a firm to achieve objectives. It is the highest level of managerial activity, usually formulated by the </w:t>
      </w:r>
      <w:r w:rsidDel="00000000" w:rsidR="00000000" w:rsidRPr="00000000">
        <w:rPr>
          <w:rFonts w:ascii="Palatino Linotype" w:cs="Palatino Linotype" w:eastAsia="Palatino Linotype" w:hAnsi="Palatino Linotype"/>
          <w:b w:val="1"/>
          <w:color w:val="000000"/>
          <w:sz w:val="20"/>
          <w:szCs w:val="20"/>
          <w:vertAlign w:val="baseline"/>
          <w:rtl w:val="0"/>
        </w:rPr>
        <w:t xml:space="preserve">Board of directors</w:t>
      </w:r>
      <w:r w:rsidDel="00000000" w:rsidR="00000000" w:rsidRPr="00000000">
        <w:rPr>
          <w:rFonts w:ascii="Palatino Linotype" w:cs="Palatino Linotype" w:eastAsia="Palatino Linotype" w:hAnsi="Palatino Linotype"/>
          <w:b w:val="0"/>
          <w:color w:val="000000"/>
          <w:sz w:val="20"/>
          <w:szCs w:val="20"/>
          <w:vertAlign w:val="baseline"/>
          <w:rtl w:val="0"/>
        </w:rPr>
        <w:t xml:space="preserve"> and performed by the organization's </w:t>
      </w:r>
      <w:hyperlink r:id="rId7">
        <w:r w:rsidDel="00000000" w:rsidR="00000000" w:rsidRPr="00000000">
          <w:rPr>
            <w:rFonts w:ascii="Palatino Linotype" w:cs="Palatino Linotype" w:eastAsia="Palatino Linotype" w:hAnsi="Palatino Linotype"/>
            <w:b w:val="0"/>
            <w:color w:val="000000"/>
            <w:sz w:val="20"/>
            <w:szCs w:val="20"/>
            <w:vertAlign w:val="baseline"/>
            <w:rtl w:val="0"/>
          </w:rPr>
          <w:t xml:space="preserve">Chief Executive Officer</w:t>
        </w:r>
      </w:hyperlink>
      <w:r w:rsidDel="00000000" w:rsidR="00000000" w:rsidRPr="00000000">
        <w:rPr>
          <w:rFonts w:ascii="Palatino Linotype" w:cs="Palatino Linotype" w:eastAsia="Palatino Linotype" w:hAnsi="Palatino Linotype"/>
          <w:b w:val="0"/>
          <w:color w:val="000000"/>
          <w:sz w:val="20"/>
          <w:szCs w:val="20"/>
          <w:vertAlign w:val="baseline"/>
          <w:rtl w:val="0"/>
        </w:rPr>
        <w:t xml:space="preserve"> (CEO) and executive </w:t>
      </w:r>
      <w:hyperlink r:id="rId8">
        <w:r w:rsidDel="00000000" w:rsidR="00000000" w:rsidRPr="00000000">
          <w:rPr>
            <w:rFonts w:ascii="Palatino Linotype" w:cs="Palatino Linotype" w:eastAsia="Palatino Linotype" w:hAnsi="Palatino Linotype"/>
            <w:b w:val="0"/>
            <w:color w:val="000000"/>
            <w:sz w:val="20"/>
            <w:szCs w:val="20"/>
            <w:vertAlign w:val="baseline"/>
            <w:rtl w:val="0"/>
          </w:rPr>
          <w:t xml:space="preserve">team</w:t>
        </w:r>
      </w:hyperlink>
      <w:r w:rsidDel="00000000" w:rsidR="00000000" w:rsidRPr="00000000">
        <w:rPr>
          <w:rFonts w:ascii="Palatino Linotype" w:cs="Palatino Linotype" w:eastAsia="Palatino Linotype" w:hAnsi="Palatino Linotype"/>
          <w:b w:val="0"/>
          <w:color w:val="000000"/>
          <w:sz w:val="20"/>
          <w:szCs w:val="20"/>
          <w:vertAlign w:val="baseline"/>
          <w:rtl w:val="0"/>
        </w:rPr>
        <w:t xml:space="preserve">. Strategic management provides overall direction to the enterprise and is closely related to the field of </w:t>
      </w:r>
      <w:hyperlink r:id="rId9">
        <w:r w:rsidDel="00000000" w:rsidR="00000000" w:rsidRPr="00000000">
          <w:rPr>
            <w:rFonts w:ascii="Palatino Linotype" w:cs="Palatino Linotype" w:eastAsia="Palatino Linotype" w:hAnsi="Palatino Linotype"/>
            <w:b w:val="0"/>
            <w:color w:val="000000"/>
            <w:sz w:val="20"/>
            <w:szCs w:val="20"/>
            <w:vertAlign w:val="baseline"/>
            <w:rtl w:val="0"/>
          </w:rPr>
          <w:t xml:space="preserve">Organization Studies</w:t>
        </w:r>
      </w:hyperlink>
      <w:r w:rsidDel="00000000" w:rsidR="00000000" w:rsidRPr="00000000">
        <w:rPr>
          <w:rFonts w:ascii="Palatino Linotype" w:cs="Palatino Linotype" w:eastAsia="Palatino Linotype" w:hAnsi="Palatino Linotype"/>
          <w:b w:val="0"/>
          <w:color w:val="000000"/>
          <w:sz w:val="20"/>
          <w:szCs w:val="20"/>
          <w:vertAlign w:val="baseline"/>
          <w:rtl w:val="0"/>
        </w:rPr>
        <w:t xml:space="preserve">.</w:t>
      </w:r>
    </w:p>
    <w:p w:rsidR="00000000" w:rsidDel="00000000" w:rsidP="00000000" w:rsidRDefault="00000000" w:rsidRPr="00000000" w14:paraId="0000003C">
      <w:pPr>
        <w:pStyle w:val="Heading2"/>
        <w:pageBreakBefore w:val="0"/>
        <w:spacing w:after="280" w:before="280" w:lineRule="auto"/>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0"/>
          <w:color w:val="000000"/>
          <w:sz w:val="20"/>
          <w:szCs w:val="20"/>
          <w:vertAlign w:val="baseline"/>
          <w:rtl w:val="0"/>
        </w:rPr>
        <w:t xml:space="preserve">The strategic process has two phases:-</w:t>
      </w:r>
    </w:p>
    <w:p w:rsidR="00000000" w:rsidDel="00000000" w:rsidP="00000000" w:rsidRDefault="00000000" w:rsidRPr="00000000" w14:paraId="0000003D">
      <w:pPr>
        <w:pStyle w:val="Heading2"/>
        <w:pageBreakBefore w:val="0"/>
        <w:numPr>
          <w:ilvl w:val="0"/>
          <w:numId w:val="1"/>
        </w:numPr>
        <w:spacing w:after="0" w:before="280" w:lineRule="auto"/>
        <w:ind w:left="720" w:hanging="360"/>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Strategy formulation</w:t>
      </w:r>
      <w:r w:rsidDel="00000000" w:rsidR="00000000" w:rsidRPr="00000000">
        <w:rPr>
          <w:rFonts w:ascii="Palatino Linotype" w:cs="Palatino Linotype" w:eastAsia="Palatino Linotype" w:hAnsi="Palatino Linotype"/>
          <w:b w:val="0"/>
          <w:color w:val="000000"/>
          <w:sz w:val="20"/>
          <w:szCs w:val="20"/>
          <w:vertAlign w:val="baseline"/>
          <w:rtl w:val="0"/>
        </w:rPr>
        <w:t xml:space="preserve"> which involves decision about the vision and mission of the firm, establishing long and short term objectives and selecting the strategies and activities to be implemented to achieve these objectives.</w:t>
      </w:r>
    </w:p>
    <w:p w:rsidR="00000000" w:rsidDel="00000000" w:rsidP="00000000" w:rsidRDefault="00000000" w:rsidRPr="00000000" w14:paraId="0000003E">
      <w:pPr>
        <w:pStyle w:val="Heading2"/>
        <w:pageBreakBefore w:val="0"/>
        <w:numPr>
          <w:ilvl w:val="0"/>
          <w:numId w:val="1"/>
        </w:numPr>
        <w:spacing w:after="280" w:before="0" w:lineRule="auto"/>
        <w:ind w:left="720" w:hanging="360"/>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Strategy implementation </w:t>
      </w:r>
      <w:r w:rsidDel="00000000" w:rsidR="00000000" w:rsidRPr="00000000">
        <w:rPr>
          <w:rFonts w:ascii="Palatino Linotype" w:cs="Palatino Linotype" w:eastAsia="Palatino Linotype" w:hAnsi="Palatino Linotype"/>
          <w:b w:val="0"/>
          <w:color w:val="000000"/>
          <w:sz w:val="20"/>
          <w:szCs w:val="20"/>
          <w:vertAlign w:val="baseline"/>
          <w:rtl w:val="0"/>
        </w:rPr>
        <w:t xml:space="preserve"> involves the alignment of the firms resources, structures, systems, processes with the strategies. It involves providing leadership pertinent to the strategy and monitoring the effectiveness of the strategy in achieving the organizational objectives.</w:t>
      </w:r>
      <w:r w:rsidDel="00000000" w:rsidR="00000000" w:rsidRPr="00000000">
        <w:rPr>
          <w:rtl w:val="0"/>
        </w:rPr>
      </w:r>
    </w:p>
    <w:p w:rsidR="00000000" w:rsidDel="00000000" w:rsidP="00000000" w:rsidRDefault="00000000" w:rsidRPr="00000000" w14:paraId="0000003F">
      <w:pPr>
        <w:pStyle w:val="Heading2"/>
        <w:pageBreakBefore w:val="0"/>
        <w:spacing w:after="280" w:before="280" w:lineRule="auto"/>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List advantages of strategic management</w:t>
      </w:r>
      <w:r w:rsidDel="00000000" w:rsidR="00000000" w:rsidRPr="00000000">
        <w:rPr>
          <w:rtl w:val="0"/>
        </w:rPr>
      </w:r>
    </w:p>
    <w:p w:rsidR="00000000" w:rsidDel="00000000" w:rsidP="00000000" w:rsidRDefault="00000000" w:rsidRPr="00000000" w14:paraId="00000040">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1">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2">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3">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4">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5">
      <w:pPr>
        <w:pStyle w:val="Heading2"/>
        <w:pageBreakBefore w:val="0"/>
        <w:numPr>
          <w:ilvl w:val="0"/>
          <w:numId w:val="2"/>
        </w:numPr>
        <w:spacing w:after="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6">
      <w:pPr>
        <w:pStyle w:val="Heading2"/>
        <w:pageBreakBefore w:val="0"/>
        <w:numPr>
          <w:ilvl w:val="0"/>
          <w:numId w:val="2"/>
        </w:numPr>
        <w:spacing w:after="280" w:before="0" w:lineRule="auto"/>
        <w:ind w:left="720" w:hanging="360"/>
        <w:rPr>
          <w:rFonts w:ascii="Palatino Linotype" w:cs="Palatino Linotype" w:eastAsia="Palatino Linotype" w:hAnsi="Palatino Linotype"/>
          <w:b w:val="0"/>
          <w:i w:val="0"/>
          <w:color w:val="000000"/>
          <w:sz w:val="20"/>
          <w:szCs w:val="20"/>
          <w:vertAlign w:val="baseline"/>
        </w:rPr>
      </w:pPr>
      <w:r w:rsidDel="00000000" w:rsidR="00000000" w:rsidRPr="00000000">
        <w:rPr>
          <w:rFonts w:ascii="Palatino Linotype" w:cs="Palatino Linotype" w:eastAsia="Palatino Linotype" w:hAnsi="Palatino Linotype"/>
          <w:b w:val="0"/>
          <w:i w:val="1"/>
          <w:color w:val="000000"/>
          <w:sz w:val="20"/>
          <w:szCs w:val="20"/>
          <w:vertAlign w:val="baseline"/>
          <w:rtl w:val="0"/>
        </w:rPr>
        <w:t xml:space="preserve">………………………………………………………………………….</w:t>
      </w:r>
      <w:r w:rsidDel="00000000" w:rsidR="00000000" w:rsidRPr="00000000">
        <w:rPr>
          <w:rtl w:val="0"/>
        </w:rPr>
      </w:r>
    </w:p>
    <w:p w:rsidR="00000000" w:rsidDel="00000000" w:rsidP="00000000" w:rsidRDefault="00000000" w:rsidRPr="00000000" w14:paraId="00000047">
      <w:pPr>
        <w:pStyle w:val="Heading2"/>
        <w:pageBreakBefore w:val="0"/>
        <w:spacing w:after="0" w:before="0" w:lineRule="auto"/>
        <w:ind w:left="360"/>
        <w:rPr>
          <w:rFonts w:ascii="Palatino Linotype" w:cs="Palatino Linotype" w:eastAsia="Palatino Linotype" w:hAnsi="Palatino Linotype"/>
          <w:b w:val="0"/>
          <w:i w:val="0"/>
          <w:color w:val="000000"/>
          <w:sz w:val="20"/>
          <w:szCs w:val="20"/>
          <w:vertAlign w:val="baseline"/>
        </w:rPr>
      </w:pPr>
      <w:r w:rsidDel="00000000" w:rsidR="00000000" w:rsidRPr="00000000">
        <w:rPr>
          <w:rtl w:val="0"/>
        </w:rPr>
      </w:r>
    </w:p>
    <w:p w:rsidR="00000000" w:rsidDel="00000000" w:rsidP="00000000" w:rsidRDefault="00000000" w:rsidRPr="00000000" w14:paraId="00000048">
      <w:pPr>
        <w:pStyle w:val="Heading2"/>
        <w:pageBreakBefore w:val="0"/>
        <w:spacing w:after="280" w:before="280" w:lineRule="auto"/>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Description of SHRM</w:t>
      </w:r>
      <w:r w:rsidDel="00000000" w:rsidR="00000000" w:rsidRPr="00000000">
        <w:rPr>
          <w:rtl w:val="0"/>
        </w:rPr>
      </w:r>
    </w:p>
    <w:p w:rsidR="00000000" w:rsidDel="00000000" w:rsidP="00000000" w:rsidRDefault="00000000" w:rsidRPr="00000000" w14:paraId="00000049">
      <w:pPr>
        <w:pageBreakBefore w:val="0"/>
        <w:rPr>
          <w:rFonts w:ascii="Palatino Linotype" w:cs="Palatino Linotype" w:eastAsia="Palatino Linotype" w:hAnsi="Palatino Linotype"/>
          <w:color w:val="000000"/>
          <w:sz w:val="25"/>
          <w:szCs w:val="25"/>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SHRM or Strategic human resource management is a branch of Human resource management or HRM. Strategic human resource management is a fairly new field, which has emerged out of the parent discipline of human resource management. Much of the early HRM literature treats the notion of strategy superficially, rather as a purely operational matter the results of which cascade down throughout the organisation</w:t>
      </w:r>
      <w:r w:rsidDel="00000000" w:rsidR="00000000" w:rsidRPr="00000000">
        <w:rPr>
          <w:rFonts w:ascii="Palatino Linotype" w:cs="Palatino Linotype" w:eastAsia="Palatino Linotype" w:hAnsi="Palatino Linotype"/>
          <w:color w:val="000000"/>
          <w:sz w:val="25"/>
          <w:szCs w:val="25"/>
          <w:vertAlign w:val="baseline"/>
          <w:rtl w:val="0"/>
        </w:rPr>
        <w:t xml:space="preserve">. </w:t>
      </w:r>
    </w:p>
    <w:p w:rsidR="00000000" w:rsidDel="00000000" w:rsidP="00000000" w:rsidRDefault="00000000" w:rsidRPr="00000000" w14:paraId="0000004A">
      <w:pPr>
        <w:pageBreakBefore w:val="0"/>
        <w:rPr>
          <w:rFonts w:ascii="Palatino Linotype" w:cs="Palatino Linotype" w:eastAsia="Palatino Linotype" w:hAnsi="Palatino Linotype"/>
          <w:color w:val="000000"/>
          <w:sz w:val="25"/>
          <w:szCs w:val="25"/>
          <w:vertAlign w:val="baseline"/>
        </w:rPr>
      </w:pPr>
      <w:r w:rsidDel="00000000" w:rsidR="00000000" w:rsidRPr="00000000">
        <w:rPr>
          <w:rtl w:val="0"/>
        </w:rPr>
      </w:r>
    </w:p>
    <w:p w:rsidR="00000000" w:rsidDel="00000000" w:rsidP="00000000" w:rsidRDefault="00000000" w:rsidRPr="00000000" w14:paraId="0000004B">
      <w:pPr>
        <w:pageBreakBefore w:val="0"/>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Definition of SHRM</w:t>
      </w:r>
      <w:r w:rsidDel="00000000" w:rsidR="00000000" w:rsidRPr="00000000">
        <w:rPr>
          <w:rtl w:val="0"/>
        </w:rPr>
      </w:r>
    </w:p>
    <w:p w:rsidR="00000000" w:rsidDel="00000000" w:rsidP="00000000" w:rsidRDefault="00000000" w:rsidRPr="00000000" w14:paraId="0000004C">
      <w:pPr>
        <w:pageBreakBefore w:val="0"/>
        <w:rPr>
          <w:rFonts w:ascii="Palatino Linotype" w:cs="Palatino Linotype" w:eastAsia="Palatino Linotype" w:hAnsi="Palatino Linotype"/>
          <w:color w:val="000000"/>
          <w:sz w:val="25"/>
          <w:szCs w:val="25"/>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SHRM Is the initiation and implementation of human resource policies and plans aimed at aligning the human resource function with the overall business strategy</w:t>
      </w:r>
      <w:r w:rsidDel="00000000" w:rsidR="00000000" w:rsidRPr="00000000">
        <w:rPr>
          <w:rFonts w:ascii="Palatino Linotype" w:cs="Palatino Linotype" w:eastAsia="Palatino Linotype" w:hAnsi="Palatino Linotype"/>
          <w:color w:val="000000"/>
          <w:sz w:val="25"/>
          <w:szCs w:val="25"/>
          <w:vertAlign w:val="baseline"/>
          <w:rtl w:val="0"/>
        </w:rPr>
        <w:t xml:space="preserve">.</w:t>
      </w:r>
      <w:bookmarkStart w:colFirst="0" w:colLast="0" w:name="bookmark=id.gjdgxs" w:id="0"/>
      <w:bookmarkEnd w:id="0"/>
      <w:r w:rsidDel="00000000" w:rsidR="00000000" w:rsidRPr="00000000">
        <w:rPr>
          <w:rtl w:val="0"/>
        </w:rPr>
      </w:r>
    </w:p>
    <w:p w:rsidR="00000000" w:rsidDel="00000000" w:rsidP="00000000" w:rsidRDefault="00000000" w:rsidRPr="00000000" w14:paraId="0000004D">
      <w:pPr>
        <w:pageBreakBefore w:val="0"/>
        <w:rPr>
          <w:rFonts w:ascii="Palatino Linotype" w:cs="Palatino Linotype" w:eastAsia="Palatino Linotype" w:hAnsi="Palatino Linotype"/>
          <w:b w:val="0"/>
          <w:color w:val="000000"/>
          <w:sz w:val="20"/>
          <w:szCs w:val="20"/>
          <w:vertAlign w:val="baseline"/>
        </w:rPr>
      </w:pPr>
      <w:r w:rsidDel="00000000" w:rsidR="00000000" w:rsidRPr="00000000">
        <w:rPr>
          <w:rtl w:val="0"/>
        </w:rPr>
      </w:r>
    </w:p>
    <w:p w:rsidR="00000000" w:rsidDel="00000000" w:rsidP="00000000" w:rsidRDefault="00000000" w:rsidRPr="00000000" w14:paraId="0000004E">
      <w:pPr>
        <w:pageBreakBefore w:val="0"/>
        <w:rPr>
          <w:rFonts w:ascii="Palatino Linotype" w:cs="Palatino Linotype" w:eastAsia="Palatino Linotype" w:hAnsi="Palatino Linotype"/>
          <w:b w:val="0"/>
          <w:color w:val="000000"/>
          <w:sz w:val="20"/>
          <w:szCs w:val="20"/>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Academic theories behind SHRM</w:t>
      </w:r>
      <w:r w:rsidDel="00000000" w:rsidR="00000000" w:rsidRPr="00000000">
        <w:rPr>
          <w:rtl w:val="0"/>
        </w:rPr>
      </w:r>
    </w:p>
    <w:p w:rsidR="00000000" w:rsidDel="00000000" w:rsidP="00000000" w:rsidRDefault="00000000" w:rsidRPr="00000000" w14:paraId="0000004F">
      <w:pPr>
        <w:pageBreakBefore w:val="0"/>
        <w:shd w:fill="f8fcff" w:val="clear"/>
        <w:spacing w:after="120" w:before="96" w:lineRule="auto"/>
        <w:rPr>
          <w:rFonts w:ascii="Palatino Linotype" w:cs="Palatino Linotype" w:eastAsia="Palatino Linotype" w:hAnsi="Palatino Linotype"/>
          <w:color w:val="000000"/>
          <w:sz w:val="25"/>
          <w:szCs w:val="25"/>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Strategic human resource management can be defined as the linking of human resources with strategic goals and objectives in order to improve business performance and develop organizational culture that foster innovation, flexibility and competitive advantage. In an organization SHRM means accepting and involving the HR function as a strategic partner in the formulation and implementation of the company’s strategies through HR activities such as recruiting, selecting, training and rewarding personnel</w:t>
      </w:r>
      <w:bookmarkStart w:colFirst="0" w:colLast="0" w:name="bookmark=id.30j0zll" w:id="1"/>
      <w:bookmarkEnd w:id="1"/>
      <w:r w:rsidDel="00000000" w:rsidR="00000000" w:rsidRPr="00000000">
        <w:rPr>
          <w:rFonts w:ascii="Palatino Linotype" w:cs="Palatino Linotype" w:eastAsia="Palatino Linotype" w:hAnsi="Palatino Linotype"/>
          <w:color w:val="000000"/>
          <w:sz w:val="25"/>
          <w:szCs w:val="25"/>
          <w:vertAlign w:val="baseline"/>
          <w:rtl w:val="0"/>
        </w:rPr>
        <w:t xml:space="preserve">.</w:t>
      </w:r>
    </w:p>
    <w:p w:rsidR="00000000" w:rsidDel="00000000" w:rsidP="00000000" w:rsidRDefault="00000000" w:rsidRPr="00000000" w14:paraId="00000050">
      <w:pPr>
        <w:pageBreakBefore w:val="0"/>
        <w:pBdr>
          <w:bottom w:color="aaaaaa" w:space="2" w:sz="6" w:val="single"/>
        </w:pBdr>
        <w:shd w:fill="f8fcff" w:val="clear"/>
        <w:spacing w:after="144" w:lineRule="auto"/>
        <w:rPr>
          <w:rFonts w:ascii="Palatino Linotype" w:cs="Palatino Linotype" w:eastAsia="Palatino Linotype" w:hAnsi="Palatino Linotype"/>
          <w:b w:val="0"/>
          <w:color w:val="000000"/>
          <w:sz w:val="38"/>
          <w:szCs w:val="38"/>
          <w:vertAlign w:val="baseline"/>
        </w:rPr>
      </w:pPr>
      <w:r w:rsidDel="00000000" w:rsidR="00000000" w:rsidRPr="00000000">
        <w:rPr>
          <w:rFonts w:ascii="Palatino Linotype" w:cs="Palatino Linotype" w:eastAsia="Palatino Linotype" w:hAnsi="Palatino Linotype"/>
          <w:b w:val="1"/>
          <w:color w:val="000000"/>
          <w:sz w:val="20"/>
          <w:szCs w:val="20"/>
          <w:vertAlign w:val="baseline"/>
          <w:rtl w:val="0"/>
        </w:rPr>
        <w:t xml:space="preserve">Evolution and difference from earlier HRM</w:t>
      </w:r>
      <w:r w:rsidDel="00000000" w:rsidR="00000000" w:rsidRPr="00000000">
        <w:rPr>
          <w:rtl w:val="0"/>
        </w:rPr>
      </w:r>
    </w:p>
    <w:p w:rsidR="00000000" w:rsidDel="00000000" w:rsidP="00000000" w:rsidRDefault="00000000" w:rsidRPr="00000000" w14:paraId="00000051">
      <w:pPr>
        <w:pageBreakBefore w:val="0"/>
        <w:shd w:fill="f8fcff" w:val="clear"/>
        <w:spacing w:after="120" w:before="96" w:lineRule="auto"/>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Many writers in the late 1980’s, started clamouring for a more strategic approach to the management of people than what the standard practices of traditional management of people or industrial relations models followed.</w:t>
      </w:r>
    </w:p>
    <w:bookmarkStart w:colFirst="0" w:colLast="0" w:name="bookmark=id.1fob9te" w:id="2"/>
    <w:bookmarkEnd w:id="2"/>
    <w:p w:rsidR="00000000" w:rsidDel="00000000" w:rsidP="00000000" w:rsidRDefault="00000000" w:rsidRPr="00000000" w14:paraId="00000052">
      <w:pPr>
        <w:pageBreakBefore w:val="0"/>
        <w:shd w:fill="f8fcff" w:val="clear"/>
        <w:spacing w:after="120" w:before="96" w:lineRule="auto"/>
        <w:rPr>
          <w:rFonts w:ascii="Palatino Linotype" w:cs="Palatino Linotype" w:eastAsia="Palatino Linotype" w:hAnsi="Palatino Linotype"/>
          <w:color w:val="000000"/>
          <w:sz w:val="20"/>
          <w:szCs w:val="20"/>
          <w:vertAlign w:val="baseline"/>
        </w:rPr>
      </w:pPr>
      <w:r w:rsidDel="00000000" w:rsidR="00000000" w:rsidRPr="00000000">
        <w:rPr>
          <w:rFonts w:ascii="Palatino Linotype" w:cs="Palatino Linotype" w:eastAsia="Palatino Linotype" w:hAnsi="Palatino Linotype"/>
          <w:color w:val="000000"/>
          <w:sz w:val="20"/>
          <w:szCs w:val="20"/>
          <w:vertAlign w:val="baseline"/>
          <w:rtl w:val="0"/>
        </w:rPr>
        <w:t xml:space="preserve">Strategic human resource managements focuses on human resource programmes with long-term objectives. Instead of focusing on internal human resource issues, the focus is on addressing and solving problems that effect people management programmes in the long run and often globally. Therefore the primary goal of strategic human resource is to increase employee productivity by focusing on business obstacles that occur outside of human resources. The primary actions of a strategic human resource manager are to identify key HR areas where strategies can be implemented in the long run to improve the overall employee motivation and productivity.</w:t>
      </w:r>
    </w:p>
    <w:p w:rsidR="00000000" w:rsidDel="00000000" w:rsidP="00000000" w:rsidRDefault="00000000" w:rsidRPr="00000000" w14:paraId="00000053">
      <w:pPr>
        <w:pStyle w:val="Heading2"/>
        <w:pageBreakBefore w:val="0"/>
        <w:spacing w:after="280" w:before="280" w:lineRule="auto"/>
        <w:rPr>
          <w:sz w:val="20"/>
          <w:szCs w:val="20"/>
          <w:vertAlign w:val="baseline"/>
        </w:rPr>
      </w:pPr>
      <w:r w:rsidDel="00000000" w:rsidR="00000000" w:rsidRPr="00000000">
        <w:rPr>
          <w:b w:val="1"/>
          <w:sz w:val="20"/>
          <w:szCs w:val="20"/>
          <w:vertAlign w:val="baseline"/>
          <w:rtl w:val="0"/>
        </w:rPr>
        <w:t xml:space="preserve">Examples of application of SHRM in the </w:t>
      </w:r>
      <w:r w:rsidDel="00000000" w:rsidR="00000000" w:rsidRPr="00000000">
        <w:rPr>
          <w:rtl w:val="0"/>
        </w:rPr>
      </w:r>
    </w:p>
    <w:p w:rsidR="00000000" w:rsidDel="00000000" w:rsidP="00000000" w:rsidRDefault="00000000" w:rsidRPr="00000000" w14:paraId="00000054">
      <w:pPr>
        <w:pStyle w:val="Heading2"/>
        <w:pageBreakBefore w:val="0"/>
        <w:spacing w:after="280" w:before="280" w:lineRule="auto"/>
        <w:rPr>
          <w:b w:val="0"/>
          <w:i w:val="0"/>
          <w:sz w:val="20"/>
          <w:szCs w:val="20"/>
          <w:vertAlign w:val="baseline"/>
        </w:rPr>
      </w:pPr>
      <w:r w:rsidDel="00000000" w:rsidR="00000000" w:rsidRPr="00000000">
        <w:rPr>
          <w:b w:val="0"/>
          <w:i w:val="1"/>
          <w:sz w:val="20"/>
          <w:szCs w:val="20"/>
          <w:vertAlign w:val="baseline"/>
          <w:rtl w:val="0"/>
        </w:rPr>
        <w:t xml:space="preserve">The recruitment and selection function of the organization.</w:t>
      </w:r>
      <w:r w:rsidDel="00000000" w:rsidR="00000000" w:rsidRPr="00000000">
        <w:rPr>
          <w:rtl w:val="0"/>
        </w:rPr>
      </w:r>
    </w:p>
    <w:p w:rsidR="00000000" w:rsidDel="00000000" w:rsidP="00000000" w:rsidRDefault="00000000" w:rsidRPr="00000000" w14:paraId="00000055">
      <w:pPr>
        <w:pStyle w:val="Heading2"/>
        <w:pageBreakBefore w:val="0"/>
        <w:spacing w:after="280" w:before="280" w:lineRule="auto"/>
        <w:rPr>
          <w:sz w:val="20"/>
          <w:szCs w:val="20"/>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56">
      <w:pPr>
        <w:pStyle w:val="Heading2"/>
        <w:pageBreakBefore w:val="0"/>
        <w:spacing w:before="280" w:lineRule="auto"/>
        <w:rPr>
          <w:sz w:val="20"/>
          <w:szCs w:val="20"/>
          <w:vertAlign w:val="baseline"/>
        </w:rPr>
      </w:pPr>
      <w:r w:rsidDel="00000000" w:rsidR="00000000" w:rsidRPr="00000000">
        <w:rPr>
          <w:rtl w:val="0"/>
        </w:rPr>
      </w:r>
    </w:p>
    <w:sectPr>
      <w:footerReference r:id="rId10" w:type="default"/>
      <w:footerReference r:id="rId11" w:type="even"/>
      <w:pgSz w:h="15840" w:w="12240" w:orient="portrait"/>
      <w:pgMar w:bottom="1440" w:top="1440" w:left="18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5">
    <w:lvl w:ilvl="0">
      <w:start w:val="1"/>
      <w:numFmt w:val="upperLetter"/>
      <w:lvlText w:val="%1."/>
      <w:lvlJc w:val="left"/>
      <w:pPr>
        <w:ind w:left="72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right"/>
      <w:pPr>
        <w:ind w:left="1440" w:hanging="180"/>
      </w:pPr>
      <w:rPr>
        <w:vertAlign w:val="baseline"/>
      </w:rPr>
    </w:lvl>
    <w:lvl w:ilvl="3">
      <w:start w:val="1"/>
      <w:numFmt w:val="decimal"/>
      <w:lvlText w:val="%4."/>
      <w:lvlJc w:val="left"/>
      <w:pPr>
        <w:ind w:left="2160" w:hanging="360"/>
      </w:pPr>
      <w:rPr>
        <w:vertAlign w:val="baseline"/>
      </w:rPr>
    </w:lvl>
    <w:lvl w:ilvl="4">
      <w:start w:val="1"/>
      <w:numFmt w:val="lowerLetter"/>
      <w:lvlText w:val="%5."/>
      <w:lvlJc w:val="left"/>
      <w:pPr>
        <w:ind w:left="2880" w:hanging="360"/>
      </w:pPr>
      <w:rPr>
        <w:vertAlign w:val="baseline"/>
      </w:rPr>
    </w:lvl>
    <w:lvl w:ilvl="5">
      <w:start w:val="1"/>
      <w:numFmt w:val="lowerRoman"/>
      <w:lvlText w:val="%6."/>
      <w:lvlJc w:val="right"/>
      <w:pPr>
        <w:ind w:left="3600" w:hanging="180"/>
      </w:pPr>
      <w:rPr>
        <w:vertAlign w:val="baseline"/>
      </w:rPr>
    </w:lvl>
    <w:lvl w:ilvl="6">
      <w:start w:val="1"/>
      <w:numFmt w:val="decimal"/>
      <w:lvlText w:val="%7."/>
      <w:lvlJc w:val="left"/>
      <w:pPr>
        <w:ind w:left="4320" w:hanging="360"/>
      </w:pPr>
      <w:rPr>
        <w:vertAlign w:val="baseline"/>
      </w:rPr>
    </w:lvl>
    <w:lvl w:ilvl="7">
      <w:start w:val="1"/>
      <w:numFmt w:val="lowerLetter"/>
      <w:lvlText w:val="%8."/>
      <w:lvlJc w:val="left"/>
      <w:pPr>
        <w:ind w:left="5040" w:hanging="360"/>
      </w:pPr>
      <w:rPr>
        <w:vertAlign w:val="baseline"/>
      </w:rPr>
    </w:lvl>
    <w:lvl w:ilvl="8">
      <w:start w:val="1"/>
      <w:numFmt w:val="lowerRoman"/>
      <w:lvlText w:val="%9."/>
      <w:lvlJc w:val="right"/>
      <w:pPr>
        <w:ind w:left="5760" w:hanging="180"/>
      </w:pPr>
      <w:rPr>
        <w:vertAlign w:val="baseline"/>
      </w:rPr>
    </w:lvl>
  </w:abstractNum>
  <w:abstractNum w:abstractNumId="6">
    <w:lvl w:ilvl="0">
      <w:start w:val="1"/>
      <w:numFmt w:val="upp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48"/>
      <w:szCs w:val="48"/>
      <w:vertAlign w:val="baseline"/>
    </w:rPr>
  </w:style>
  <w:style w:type="paragraph" w:styleId="Heading2">
    <w:name w:val="heading 2"/>
    <w:basedOn w:val="Normal"/>
    <w:next w:val="Normal"/>
    <w:pPr>
      <w:pageBreakBefore w:val="0"/>
    </w:pPr>
    <w:rPr>
      <w:b w:val="1"/>
      <w:sz w:val="36"/>
      <w:szCs w:val="36"/>
      <w:vertAlign w:val="baseline"/>
    </w:rPr>
  </w:style>
  <w:style w:type="paragraph" w:styleId="Heading3">
    <w:name w:val="heading 3"/>
    <w:basedOn w:val="Normal"/>
    <w:next w:val="Normal"/>
    <w:pPr>
      <w:keepNext w:val="1"/>
      <w:pageBreakBefore w:val="0"/>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pageBreakBefore w:val="0"/>
      <w:spacing w:after="60" w:before="240" w:lineRule="auto"/>
    </w:pPr>
    <w:rPr>
      <w:b w:val="1"/>
      <w:sz w:val="28"/>
      <w:szCs w:val="28"/>
      <w:vertAlign w:val="baseline"/>
    </w:rPr>
  </w:style>
  <w:style w:type="paragraph" w:styleId="Heading5">
    <w:name w:val="heading 5"/>
    <w:basedOn w:val="Normal"/>
    <w:next w:val="Normal"/>
    <w:pPr>
      <w:pageBreakBefore w:val="0"/>
      <w:spacing w:after="60" w:before="240" w:lineRule="auto"/>
    </w:pPr>
    <w:rPr>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b w:val="1"/>
      <w:bCs w:val="1"/>
      <w:w w:val="100"/>
      <w:kern w:val="36"/>
      <w:position w:val="-1"/>
      <w:sz w:val="48"/>
      <w:szCs w:val="48"/>
      <w:effect w:val="none"/>
      <w:vertAlign w:val="baseline"/>
      <w:cs w:val="0"/>
      <w:em w:val="none"/>
      <w:lang w:bidi="ar-SA" w:eastAsia="en-US" w:val="en-US"/>
    </w:rPr>
  </w:style>
  <w:style w:type="paragraph" w:styleId="Heading2">
    <w:name w:val="Heading 2"/>
    <w:basedOn w:val="Normal"/>
    <w:next w:val="Heading2"/>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1"/>
    </w:pPr>
    <w:rPr>
      <w:b w:val="1"/>
      <w:bCs w:val="1"/>
      <w:w w:val="100"/>
      <w:position w:val="-1"/>
      <w:sz w:val="36"/>
      <w:szCs w:val="36"/>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2bb8"/>
      <w:w w:val="100"/>
      <w:position w:val="-1"/>
      <w:u w:val="non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editsection7">
    <w:name w:val="editsection7"/>
    <w:basedOn w:val="DefaultParagraphFont"/>
    <w:next w:val="editsection7"/>
    <w:autoRedefine w:val="0"/>
    <w:hidden w:val="0"/>
    <w:qFormat w:val="0"/>
    <w:rPr>
      <w:w w:val="100"/>
      <w:position w:val="-1"/>
      <w:sz w:val="16"/>
      <w:szCs w:val="16"/>
      <w:effect w:val="none"/>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en.wikipedia.org/wiki/Organization_Stud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n.wikipedia.org/wiki/Chief_Executive_Officer" TargetMode="External"/><Relationship Id="rId8" Type="http://schemas.openxmlformats.org/officeDocument/2006/relationships/hyperlink" Target="http://en.wikipedia.org/wiki/Te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OKORtDGeY7cboS/zwfuQJfWoWQ==">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2008-02-03T10:38:00Z</dcterms:created>
  <dc:creator>dobondo</dc:creator>
</cp:coreProperties>
</file>

<file path=docProps/custom.xml><?xml version="1.0" encoding="utf-8"?>
<Properties xmlns="http://schemas.openxmlformats.org/officeDocument/2006/custom-properties" xmlns:vt="http://schemas.openxmlformats.org/officeDocument/2006/docPropsVTypes"/>
</file>