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ADVOCATES TRAINING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LEGAL PRACTICE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Contact Hours: 72 Hours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lecture and learning strategy is to ensure that learning Legal Practice Management is;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Relevant to the needs of practice &amp; promotes business, financial &amp; commercial awareness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Effective in developing legal problem solving abilities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Inculcating the practical management outlook in a legal environment by equipping lawyers with the necessary skills and tools of management.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Learning Outcomes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At the end of this course the learner should be able to: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the general law practice (Legal, Financial, Marketing and Customer Management).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Appreciate the protocols and procedure of a practice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the various statutes relating to the human resource function and office practice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Aid to develop knowledge and skills necessary to manage various components of a practice successfully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Cultivate the ability to evaluate and apply theories of social science disciplines to workplace issues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provide basic analytical skills for individual accounting skills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bottom w:color="000000" w:space="1" w:sz="4" w:val="single"/>
        </w:pBdr>
        <w:spacing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OFFICE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Course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 w:val="0"/>
        <w:numPr>
          <w:ilvl w:val="0"/>
          <w:numId w:val="20"/>
        </w:num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Understand the general practice of an office.</w:t>
      </w:r>
    </w:p>
    <w:p w:rsidR="00000000" w:rsidDel="00000000" w:rsidP="00000000" w:rsidRDefault="00000000" w:rsidRPr="00000000" w14:paraId="00000017">
      <w:pPr>
        <w:pageBreakBefore w:val="0"/>
        <w:widowControl w:val="0"/>
        <w:numPr>
          <w:ilvl w:val="0"/>
          <w:numId w:val="20"/>
        </w:num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Appreciate the protocols and procedure of an office.</w:t>
      </w:r>
    </w:p>
    <w:p w:rsidR="00000000" w:rsidDel="00000000" w:rsidP="00000000" w:rsidRDefault="00000000" w:rsidRPr="00000000" w14:paraId="00000018">
      <w:pPr>
        <w:pageBreakBefore w:val="0"/>
        <w:widowControl w:val="0"/>
        <w:numPr>
          <w:ilvl w:val="0"/>
          <w:numId w:val="20"/>
        </w:num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Apply the various statutes relating to office practice.</w:t>
      </w:r>
      <w:sdt>
        <w:sdtPr>
          <w:tag w:val="goog_rdk_0"/>
        </w:sdtPr>
        <w:sdtContent>
          <w:ins w:author="Sylviah Imbusi" w:id="0" w:date="2021-06-16T06:18:20Z"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s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numPr>
          <w:ilvl w:val="0"/>
          <w:numId w:val="20"/>
        </w:num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Aid to develop knowledge and skills necessary to manage various components of a practice.</w:t>
      </w:r>
    </w:p>
    <w:p w:rsidR="00000000" w:rsidDel="00000000" w:rsidP="00000000" w:rsidRDefault="00000000" w:rsidRPr="00000000" w14:paraId="0000001A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Course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red"/>
          <w:vertAlign w:val="baseline"/>
          <w:rtl w:val="0"/>
        </w:rPr>
        <w:t xml:space="preserve">Week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spacing w:before="120" w:line="24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Introduction to Office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spacing w:after="120" w:before="120" w:line="240" w:lineRule="auto"/>
        <w:ind w:left="144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i.</w:t>
        <w:tab/>
        <w:t xml:space="preserve">Office defined</w:t>
      </w:r>
    </w:p>
    <w:p w:rsidR="00000000" w:rsidDel="00000000" w:rsidP="00000000" w:rsidRDefault="00000000" w:rsidRPr="00000000" w14:paraId="0000001E">
      <w:pPr>
        <w:pageBreakBefore w:val="0"/>
        <w:widowControl w:val="0"/>
        <w:spacing w:after="120" w:before="120" w:line="240" w:lineRule="auto"/>
        <w:ind w:left="144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ii.</w:t>
        <w:tab/>
        <w:t xml:space="preserve">Types of business organizations</w:t>
      </w:r>
    </w:p>
    <w:p w:rsidR="00000000" w:rsidDel="00000000" w:rsidP="00000000" w:rsidRDefault="00000000" w:rsidRPr="00000000" w14:paraId="0000001F">
      <w:pPr>
        <w:pageBreakBefore w:val="0"/>
        <w:widowControl w:val="0"/>
        <w:spacing w:after="120" w:before="120" w:line="240" w:lineRule="auto"/>
        <w:ind w:left="144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iii.</w:t>
        <w:tab/>
        <w:t xml:space="preserve">Purpose of an office to each organization</w:t>
      </w:r>
    </w:p>
    <w:p w:rsidR="00000000" w:rsidDel="00000000" w:rsidP="00000000" w:rsidRDefault="00000000" w:rsidRPr="00000000" w14:paraId="00000020">
      <w:pPr>
        <w:pageBreakBefore w:val="0"/>
        <w:widowControl w:val="0"/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red"/>
          <w:vertAlign w:val="baseline"/>
          <w:rtl w:val="0"/>
        </w:rPr>
        <w:t xml:space="preserve">Week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widowControl w:val="0"/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Office Location and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widowControl w:val="0"/>
        <w:spacing w:after="120" w:line="240" w:lineRule="auto"/>
        <w:ind w:left="144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i.</w:t>
        <w:tab/>
        <w:t xml:space="preserve">Locating an office</w:t>
      </w:r>
    </w:p>
    <w:p w:rsidR="00000000" w:rsidDel="00000000" w:rsidP="00000000" w:rsidRDefault="00000000" w:rsidRPr="00000000" w14:paraId="00000023">
      <w:pPr>
        <w:pageBreakBefore w:val="0"/>
        <w:widowControl w:val="0"/>
        <w:spacing w:after="120" w:line="240" w:lineRule="auto"/>
        <w:ind w:left="144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ii.</w:t>
        <w:tab/>
        <w:t xml:space="preserve">Types of layout</w:t>
      </w:r>
    </w:p>
    <w:p w:rsidR="00000000" w:rsidDel="00000000" w:rsidP="00000000" w:rsidRDefault="00000000" w:rsidRPr="00000000" w14:paraId="00000024">
      <w:pPr>
        <w:pageBreakBefore w:val="0"/>
        <w:widowControl w:val="0"/>
        <w:spacing w:after="120" w:line="240" w:lineRule="auto"/>
        <w:ind w:left="144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iii.</w:t>
        <w:tab/>
        <w:t xml:space="preserve">Office interior design</w:t>
      </w:r>
    </w:p>
    <w:p w:rsidR="00000000" w:rsidDel="00000000" w:rsidP="00000000" w:rsidRDefault="00000000" w:rsidRPr="00000000" w14:paraId="00000025">
      <w:pPr>
        <w:pageBreakBefore w:val="0"/>
        <w:widowControl w:val="0"/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red"/>
          <w:vertAlign w:val="baseline"/>
          <w:rtl w:val="0"/>
        </w:rPr>
        <w:t xml:space="preserve">Week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Front Office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widowControl w:val="0"/>
        <w:spacing w:after="120" w:line="240" w:lineRule="auto"/>
        <w:ind w:left="144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i.</w:t>
        <w:tab/>
        <w:t xml:space="preserve">Location and layout</w:t>
      </w:r>
    </w:p>
    <w:p w:rsidR="00000000" w:rsidDel="00000000" w:rsidP="00000000" w:rsidRDefault="00000000" w:rsidRPr="00000000" w14:paraId="00000028">
      <w:pPr>
        <w:pageBreakBefore w:val="0"/>
        <w:widowControl w:val="0"/>
        <w:spacing w:after="120" w:line="240" w:lineRule="auto"/>
        <w:ind w:left="144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ii.</w:t>
        <w:tab/>
        <w:t xml:space="preserve">Functions</w:t>
      </w:r>
    </w:p>
    <w:p w:rsidR="00000000" w:rsidDel="00000000" w:rsidP="00000000" w:rsidRDefault="00000000" w:rsidRPr="00000000" w14:paraId="00000029">
      <w:pPr>
        <w:pageBreakBefore w:val="0"/>
        <w:widowControl w:val="0"/>
        <w:spacing w:after="120" w:line="240" w:lineRule="auto"/>
        <w:ind w:left="144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iii.</w:t>
        <w:tab/>
        <w:t xml:space="preserve">Front Office Management</w:t>
      </w:r>
    </w:p>
    <w:p w:rsidR="00000000" w:rsidDel="00000000" w:rsidP="00000000" w:rsidRDefault="00000000" w:rsidRPr="00000000" w14:paraId="0000002A">
      <w:pPr>
        <w:pageBreakBefore w:val="0"/>
        <w:widowControl w:val="0"/>
        <w:spacing w:after="120" w:line="240" w:lineRule="auto"/>
        <w:ind w:left="144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iv.</w:t>
        <w:tab/>
        <w:t xml:space="preserve">Customer Service Management</w:t>
      </w:r>
    </w:p>
    <w:p w:rsidR="00000000" w:rsidDel="00000000" w:rsidP="00000000" w:rsidRDefault="00000000" w:rsidRPr="00000000" w14:paraId="0000002B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Legal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Constitution of Kenya 2010, Chapter 1 of the Laws of Kenya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Advocates Act Chapter 16 of the Laws of Kenya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Advocates (Marketing and Advertising) Rule 2014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Trade Descriptions Act Chapter of the Laws of Kenya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Standards Act Chapter of the Laws of Kenya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Evidence Act Chapter 80 of the Laws of Kenya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Universal Declaration of Human Rights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International Covenant on Civil and Political Rights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UN Basic Principles on the Role of Lawyers</w:t>
      </w:r>
    </w:p>
    <w:p w:rsidR="00000000" w:rsidDel="00000000" w:rsidP="00000000" w:rsidRDefault="00000000" w:rsidRPr="00000000" w14:paraId="00000035">
      <w:pPr>
        <w:pageBreakBefore w:val="0"/>
        <w:widowControl w:val="0"/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0"/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red"/>
          <w:vertAlign w:val="baseline"/>
          <w:rtl w:val="0"/>
        </w:rPr>
        <w:t xml:space="preserve">Week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0"/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Standards, Policies and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spacing w:after="120" w:line="240" w:lineRule="auto"/>
        <w:ind w:left="144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i.</w:t>
        <w:tab/>
        <w:t xml:space="preserve">Standards</w:t>
      </w:r>
    </w:p>
    <w:p w:rsidR="00000000" w:rsidDel="00000000" w:rsidP="00000000" w:rsidRDefault="00000000" w:rsidRPr="00000000" w14:paraId="00000039">
      <w:pPr>
        <w:pageBreakBefore w:val="0"/>
        <w:widowControl w:val="0"/>
        <w:spacing w:after="120" w:line="240" w:lineRule="auto"/>
        <w:ind w:left="144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ii.</w:t>
        <w:tab/>
        <w:t xml:space="preserve">Procedures</w:t>
      </w:r>
    </w:p>
    <w:p w:rsidR="00000000" w:rsidDel="00000000" w:rsidP="00000000" w:rsidRDefault="00000000" w:rsidRPr="00000000" w14:paraId="0000003A">
      <w:pPr>
        <w:pageBreakBefore w:val="0"/>
        <w:widowControl w:val="0"/>
        <w:spacing w:after="120" w:line="240" w:lineRule="auto"/>
        <w:ind w:left="144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iii.</w:t>
        <w:tab/>
        <w:t xml:space="preserve">Policies</w:t>
      </w:r>
    </w:p>
    <w:p w:rsidR="00000000" w:rsidDel="00000000" w:rsidP="00000000" w:rsidRDefault="00000000" w:rsidRPr="00000000" w14:paraId="0000003B">
      <w:pPr>
        <w:pageBreakBefore w:val="0"/>
        <w:widowControl w:val="0"/>
        <w:spacing w:after="120" w:line="240" w:lineRule="auto"/>
        <w:ind w:left="144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iv.</w:t>
        <w:tab/>
        <w:t xml:space="preserve">Systems</w:t>
      </w:r>
    </w:p>
    <w:p w:rsidR="00000000" w:rsidDel="00000000" w:rsidP="00000000" w:rsidRDefault="00000000" w:rsidRPr="00000000" w14:paraId="0000003C">
      <w:pPr>
        <w:pageBreakBefore w:val="0"/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Legal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The Constitution of Kenya 2010</w:t>
      </w:r>
    </w:p>
    <w:p w:rsidR="00000000" w:rsidDel="00000000" w:rsidP="00000000" w:rsidRDefault="00000000" w:rsidRPr="00000000" w14:paraId="0000003E">
      <w:pPr>
        <w:pageBreakBefore w:val="0"/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ab/>
        <w:t xml:space="preserve">Law Society Act</w:t>
      </w:r>
    </w:p>
    <w:p w:rsidR="00000000" w:rsidDel="00000000" w:rsidP="00000000" w:rsidRDefault="00000000" w:rsidRPr="00000000" w14:paraId="0000003F">
      <w:pPr>
        <w:pageBreakBefore w:val="0"/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ab/>
        <w:t xml:space="preserve">Advocates Act</w:t>
      </w:r>
    </w:p>
    <w:p w:rsidR="00000000" w:rsidDel="00000000" w:rsidP="00000000" w:rsidRDefault="00000000" w:rsidRPr="00000000" w14:paraId="00000040">
      <w:pPr>
        <w:pageBreakBefore w:val="0"/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ab/>
        <w:t xml:space="preserve">Standards Act</w:t>
      </w:r>
    </w:p>
    <w:p w:rsidR="00000000" w:rsidDel="00000000" w:rsidP="00000000" w:rsidRDefault="00000000" w:rsidRPr="00000000" w14:paraId="00000041">
      <w:pPr>
        <w:pageBreakBefore w:val="0"/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ab/>
        <w:t xml:space="preserve">Legal Education Act</w:t>
      </w:r>
    </w:p>
    <w:p w:rsidR="00000000" w:rsidDel="00000000" w:rsidP="00000000" w:rsidRDefault="00000000" w:rsidRPr="00000000" w14:paraId="00000042">
      <w:pPr>
        <w:pageBreakBefore w:val="0"/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 w:val="0"/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red"/>
          <w:vertAlign w:val="baseline"/>
          <w:rtl w:val="0"/>
        </w:rPr>
        <w:t xml:space="preserve">Week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widowControl w:val="0"/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Information and Communication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widowControl w:val="0"/>
        <w:spacing w:after="120" w:line="240" w:lineRule="auto"/>
        <w:ind w:left="144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i.</w:t>
        <w:tab/>
        <w:t xml:space="preserve">Automation</w:t>
      </w:r>
    </w:p>
    <w:p w:rsidR="00000000" w:rsidDel="00000000" w:rsidP="00000000" w:rsidRDefault="00000000" w:rsidRPr="00000000" w14:paraId="00000046">
      <w:pPr>
        <w:pageBreakBefore w:val="0"/>
        <w:widowControl w:val="0"/>
        <w:spacing w:after="120" w:line="240" w:lineRule="auto"/>
        <w:ind w:left="144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ii.</w:t>
        <w:tab/>
        <w:t xml:space="preserve">ICT application in Office Management</w:t>
      </w:r>
    </w:p>
    <w:p w:rsidR="00000000" w:rsidDel="00000000" w:rsidP="00000000" w:rsidRDefault="00000000" w:rsidRPr="00000000" w14:paraId="00000047">
      <w:pPr>
        <w:pageBreakBefore w:val="0"/>
        <w:widowControl w:val="0"/>
        <w:spacing w:after="120" w:line="240" w:lineRule="auto"/>
        <w:ind w:left="216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a.</w:t>
        <w:tab/>
        <w:t xml:space="preserve">Word processing</w:t>
      </w:r>
    </w:p>
    <w:p w:rsidR="00000000" w:rsidDel="00000000" w:rsidP="00000000" w:rsidRDefault="00000000" w:rsidRPr="00000000" w14:paraId="00000048">
      <w:pPr>
        <w:pageBreakBefore w:val="0"/>
        <w:widowControl w:val="0"/>
        <w:spacing w:after="120" w:line="240" w:lineRule="auto"/>
        <w:ind w:left="216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b.</w:t>
        <w:tab/>
        <w:t xml:space="preserve">Spreadsheets</w:t>
      </w:r>
    </w:p>
    <w:p w:rsidR="00000000" w:rsidDel="00000000" w:rsidP="00000000" w:rsidRDefault="00000000" w:rsidRPr="00000000" w14:paraId="00000049">
      <w:pPr>
        <w:pageBreakBefore w:val="0"/>
        <w:widowControl w:val="0"/>
        <w:spacing w:after="120" w:line="240" w:lineRule="auto"/>
        <w:ind w:left="216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c.</w:t>
        <w:tab/>
        <w:t xml:space="preserve">Databases</w:t>
      </w:r>
    </w:p>
    <w:p w:rsidR="00000000" w:rsidDel="00000000" w:rsidP="00000000" w:rsidRDefault="00000000" w:rsidRPr="00000000" w14:paraId="0000004A">
      <w:pPr>
        <w:pageBreakBefore w:val="0"/>
        <w:widowControl w:val="0"/>
        <w:spacing w:after="120" w:line="240" w:lineRule="auto"/>
        <w:ind w:left="144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iii.</w:t>
        <w:tab/>
        <w:t xml:space="preserve"> Document Management Systems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FRAMEWORK: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 of Kenya, 2010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Evidence Act, Cap. 80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Science Technology and Innovation Act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Kenya Information and Communication Act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Copyright Act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INTERNATIONAL INSTRUMENTS: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Universal Declaration of Human Rights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International Covenant on Civil and Political Rights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International Covenant on Economic, Social and Cultural Rights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African (Banjul) Charter on Human and People’s Rights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REGULATORY FRAMEWORK: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Kenya Information and Communications (Dispute Resolution) Regulations, 2010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Kenya Information and Communications (Tariff) Regulations, 2010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Kenya Information and Communications (Compliance Monitoring, Inspections, and Enforcement) Regulations, 2010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Kenya Information and Communications (fair competition and equality of treatment) Regulations, 2010</w:t>
      </w:r>
    </w:p>
    <w:p w:rsidR="00000000" w:rsidDel="00000000" w:rsidP="00000000" w:rsidRDefault="00000000" w:rsidRPr="00000000" w14:paraId="0000005D">
      <w:pPr>
        <w:pageBreakBefore w:val="0"/>
        <w:widowControl w:val="0"/>
        <w:spacing w:line="240" w:lineRule="auto"/>
        <w:ind w:left="1080" w:firstLine="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widowControl w:val="0"/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red"/>
          <w:vertAlign w:val="baseline"/>
          <w:rtl w:val="0"/>
        </w:rPr>
        <w:t xml:space="preserve">Week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widowControl w:val="0"/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Record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widowControl w:val="0"/>
        <w:spacing w:after="120" w:line="240" w:lineRule="auto"/>
        <w:ind w:left="144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i.</w:t>
        <w:tab/>
        <w:t xml:space="preserve">Records</w:t>
      </w:r>
    </w:p>
    <w:p w:rsidR="00000000" w:rsidDel="00000000" w:rsidP="00000000" w:rsidRDefault="00000000" w:rsidRPr="00000000" w14:paraId="00000061">
      <w:pPr>
        <w:pageBreakBefore w:val="0"/>
        <w:widowControl w:val="0"/>
        <w:spacing w:after="120" w:line="240" w:lineRule="auto"/>
        <w:ind w:left="144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ii.</w:t>
        <w:tab/>
        <w:t xml:space="preserve">Record Management</w:t>
      </w:r>
    </w:p>
    <w:p w:rsidR="00000000" w:rsidDel="00000000" w:rsidP="00000000" w:rsidRDefault="00000000" w:rsidRPr="00000000" w14:paraId="00000062">
      <w:pPr>
        <w:pageBreakBefore w:val="0"/>
        <w:widowControl w:val="0"/>
        <w:spacing w:after="120" w:line="240" w:lineRule="auto"/>
        <w:ind w:left="144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iii.</w:t>
        <w:tab/>
        <w:t xml:space="preserve">Filling systems</w:t>
      </w:r>
    </w:p>
    <w:p w:rsidR="00000000" w:rsidDel="00000000" w:rsidP="00000000" w:rsidRDefault="00000000" w:rsidRPr="00000000" w14:paraId="00000063">
      <w:pPr>
        <w:pageBreakBefore w:val="0"/>
        <w:widowControl w:val="0"/>
        <w:spacing w:after="120" w:line="240" w:lineRule="auto"/>
        <w:ind w:left="144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iv.</w:t>
        <w:tab/>
        <w:t xml:space="preserve">Application of modern technology in records management.</w:t>
      </w:r>
    </w:p>
    <w:p w:rsidR="00000000" w:rsidDel="00000000" w:rsidP="00000000" w:rsidRDefault="00000000" w:rsidRPr="00000000" w14:paraId="00000064">
      <w:pPr>
        <w:pageBreakBefore w:val="0"/>
        <w:widowControl w:val="0"/>
        <w:spacing w:line="240" w:lineRule="auto"/>
        <w:ind w:firstLine="720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Legal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widowControl w:val="0"/>
        <w:spacing w:line="240" w:lineRule="auto"/>
        <w:ind w:left="720"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hyperlink w:anchor="_heading=h.30j0zll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0"/>
            <w:szCs w:val="20"/>
            <w:u w:val="none"/>
            <w:vertAlign w:val="baseline"/>
            <w:rtl w:val="0"/>
          </w:rPr>
          <w:t xml:space="preserve">The Constitution of Keny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 w:val="0"/>
        <w:spacing w:line="240" w:lineRule="auto"/>
        <w:ind w:left="720"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hyperlink w:anchor="_heading=h.1fob9te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0"/>
            <w:szCs w:val="20"/>
            <w:u w:val="none"/>
            <w:vertAlign w:val="baseline"/>
            <w:rtl w:val="0"/>
          </w:rPr>
          <w:t xml:space="preserve">Public Archives and Documentation Service Act,  Cap 19 2003 [Rev. 2012]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widowControl w:val="0"/>
        <w:spacing w:line="240" w:lineRule="auto"/>
        <w:ind w:left="720"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hyperlink w:anchor="_heading=h.3znysh7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0"/>
            <w:szCs w:val="20"/>
            <w:u w:val="none"/>
            <w:vertAlign w:val="baseline"/>
            <w:rtl w:val="0"/>
          </w:rPr>
          <w:t xml:space="preserve">The Official Secrets Act of 1968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widowControl w:val="0"/>
        <w:spacing w:line="240" w:lineRule="auto"/>
        <w:ind w:left="720"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hyperlink w:anchor="_heading=h.2et92p0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0"/>
            <w:szCs w:val="20"/>
            <w:u w:val="none"/>
            <w:vertAlign w:val="baseline"/>
            <w:rtl w:val="0"/>
          </w:rPr>
          <w:t xml:space="preserve">The Statistics 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widowControl w:val="0"/>
        <w:spacing w:line="240" w:lineRule="auto"/>
        <w:ind w:left="720"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hyperlink w:anchor="_heading=h.tyjcwt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0"/>
            <w:szCs w:val="20"/>
            <w:u w:val="none"/>
            <w:vertAlign w:val="baseline"/>
            <w:rtl w:val="0"/>
          </w:rPr>
          <w:t xml:space="preserve">Penal Code Cap 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widowControl w:val="0"/>
        <w:spacing w:line="240" w:lineRule="auto"/>
        <w:ind w:left="720"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hyperlink w:anchor="_heading=h.3dy6vkm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0"/>
            <w:szCs w:val="20"/>
            <w:u w:val="none"/>
            <w:vertAlign w:val="baseline"/>
            <w:rtl w:val="0"/>
          </w:rPr>
          <w:t xml:space="preserve">The Records Disposal Ac</w:t>
        </w:r>
      </w:hyperlink>
      <w:hyperlink w:anchor="_heading=h.3dy6vkm">
        <w:r w:rsidDel="00000000" w:rsidR="00000000" w:rsidRPr="00000000">
          <w:rPr>
            <w:rFonts w:ascii="Times New Roman" w:cs="Times New Roman" w:eastAsia="Times New Roman" w:hAnsi="Times New Roman"/>
            <w:b w:val="1"/>
            <w:sz w:val="20"/>
            <w:szCs w:val="20"/>
            <w:vertAlign w:val="baseline"/>
            <w:rtl w:val="0"/>
          </w:rPr>
          <w:t xml:space="preserve">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widowControl w:val="0"/>
        <w:spacing w:line="240" w:lineRule="auto"/>
        <w:ind w:left="720" w:firstLine="720"/>
        <w:jc w:val="both"/>
        <w:rPr>
          <w:rFonts w:ascii="Times New Roman" w:cs="Times New Roman" w:eastAsia="Times New Roman" w:hAnsi="Times New Roman"/>
          <w:b w:val="0"/>
          <w:sz w:val="20"/>
          <w:szCs w:val="20"/>
          <w:vertAlign w:val="baseline"/>
        </w:rPr>
      </w:pPr>
      <w:hyperlink w:anchor="_heading=h.1t3h5sf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0"/>
            <w:szCs w:val="20"/>
            <w:u w:val="none"/>
            <w:vertAlign w:val="baseline"/>
            <w:rtl w:val="0"/>
          </w:rPr>
          <w:t xml:space="preserve">The Employment 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widowControl w:val="0"/>
        <w:spacing w:line="240" w:lineRule="auto"/>
        <w:ind w:left="720" w:firstLine="720"/>
        <w:jc w:val="both"/>
        <w:rPr>
          <w:rFonts w:ascii="Times New Roman" w:cs="Times New Roman" w:eastAsia="Times New Roman" w:hAnsi="Times New Roman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Land 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widowControl w:val="0"/>
        <w:spacing w:line="240" w:lineRule="auto"/>
        <w:ind w:left="720" w:firstLine="720"/>
        <w:jc w:val="both"/>
        <w:rPr>
          <w:rFonts w:ascii="Times New Roman" w:cs="Times New Roman" w:eastAsia="Times New Roman" w:hAnsi="Times New Roman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Land Registration 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widowControl w:val="0"/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red"/>
          <w:vertAlign w:val="baseline"/>
          <w:rtl w:val="0"/>
        </w:rPr>
        <w:t xml:space="preserve">Week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widowControl w:val="0"/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Procurement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widowControl w:val="0"/>
        <w:spacing w:after="120" w:line="240" w:lineRule="auto"/>
        <w:ind w:left="144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i.</w:t>
        <w:tab/>
        <w:t xml:space="preserve">Basic concepts</w:t>
      </w:r>
    </w:p>
    <w:p w:rsidR="00000000" w:rsidDel="00000000" w:rsidP="00000000" w:rsidRDefault="00000000" w:rsidRPr="00000000" w14:paraId="00000071">
      <w:pPr>
        <w:pageBreakBefore w:val="0"/>
        <w:widowControl w:val="0"/>
        <w:spacing w:after="120" w:line="240" w:lineRule="auto"/>
        <w:ind w:left="144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ii.</w:t>
        <w:tab/>
        <w:t xml:space="preserve">Procurement Process</w:t>
      </w:r>
    </w:p>
    <w:p w:rsidR="00000000" w:rsidDel="00000000" w:rsidP="00000000" w:rsidRDefault="00000000" w:rsidRPr="00000000" w14:paraId="00000072">
      <w:pPr>
        <w:pageBreakBefore w:val="0"/>
        <w:widowControl w:val="0"/>
        <w:spacing w:after="120" w:line="240" w:lineRule="auto"/>
        <w:ind w:left="144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iii.</w:t>
        <w:tab/>
        <w:t xml:space="preserve">Basic Supplies Management</w:t>
      </w:r>
    </w:p>
    <w:p w:rsidR="00000000" w:rsidDel="00000000" w:rsidP="00000000" w:rsidRDefault="00000000" w:rsidRPr="00000000" w14:paraId="00000073">
      <w:pPr>
        <w:pageBreakBefore w:val="0"/>
        <w:widowControl w:val="0"/>
        <w:spacing w:after="120" w:line="240" w:lineRule="auto"/>
        <w:ind w:left="144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iv.</w:t>
        <w:tab/>
        <w:t xml:space="preserve">Stock control and inventory management</w:t>
      </w:r>
    </w:p>
    <w:p w:rsidR="00000000" w:rsidDel="00000000" w:rsidP="00000000" w:rsidRDefault="00000000" w:rsidRPr="00000000" w14:paraId="00000074">
      <w:pPr>
        <w:pageBreakBefore w:val="0"/>
        <w:widowControl w:val="0"/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Legal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Constitution of Kenya 2010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 Procurement and Disposal Act 2005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Suppliers Practitioners Management Act 2007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Public Procurement and Disposal (Preference and Reservations) Regulations 2011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Public Private Partnership Act 2013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Public Procurement and Disposal (County Governments) Regulations 2013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Public Procurement and Asset Disposal  2015</w:t>
      </w:r>
    </w:p>
    <w:p w:rsidR="00000000" w:rsidDel="00000000" w:rsidP="00000000" w:rsidRDefault="00000000" w:rsidRPr="00000000" w14:paraId="0000007C">
      <w:pPr>
        <w:pageBreakBefore w:val="0"/>
        <w:widowControl w:val="0"/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red"/>
          <w:vertAlign w:val="baseline"/>
          <w:rtl w:val="0"/>
        </w:rPr>
        <w:t xml:space="preserve">Week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widowControl w:val="0"/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Safety &amp; Security</w:t>
      </w:r>
    </w:p>
    <w:p w:rsidR="00000000" w:rsidDel="00000000" w:rsidP="00000000" w:rsidRDefault="00000000" w:rsidRPr="00000000" w14:paraId="0000007E">
      <w:pPr>
        <w:pageBreakBefore w:val="0"/>
        <w:widowControl w:val="0"/>
        <w:spacing w:line="240" w:lineRule="auto"/>
        <w:ind w:firstLine="360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Legal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The Constitution of Kenya 2010</w:t>
      </w:r>
    </w:p>
    <w:p w:rsidR="00000000" w:rsidDel="00000000" w:rsidP="00000000" w:rsidRDefault="00000000" w:rsidRPr="00000000" w14:paraId="00000080">
      <w:pPr>
        <w:pageBreakBefore w:val="0"/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The Occupational Safety and Health Act of 2007 Act No. 15 of 2007</w:t>
      </w:r>
    </w:p>
    <w:p w:rsidR="00000000" w:rsidDel="00000000" w:rsidP="00000000" w:rsidRDefault="00000000" w:rsidRPr="00000000" w14:paraId="00000081">
      <w:pPr>
        <w:pageBreakBefore w:val="0"/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The Work Injury Benefits Act, No. 15 of 2007</w:t>
      </w:r>
    </w:p>
    <w:p w:rsidR="00000000" w:rsidDel="00000000" w:rsidP="00000000" w:rsidRDefault="00000000" w:rsidRPr="00000000" w14:paraId="00000082">
      <w:pPr>
        <w:pageBreakBefore w:val="0"/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The Biosafety Act, No. 2, 2009</w:t>
      </w:r>
    </w:p>
    <w:p w:rsidR="00000000" w:rsidDel="00000000" w:rsidP="00000000" w:rsidRDefault="00000000" w:rsidRPr="00000000" w14:paraId="00000083">
      <w:pPr>
        <w:pageBreakBefore w:val="0"/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The Environmental Management and Coordination Act, No. 8, 1999</w:t>
      </w:r>
    </w:p>
    <w:p w:rsidR="00000000" w:rsidDel="00000000" w:rsidP="00000000" w:rsidRDefault="00000000" w:rsidRPr="00000000" w14:paraId="00000084">
      <w:pPr>
        <w:pageBreakBefore w:val="0"/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The Public Health Act, Cap. 242</w:t>
      </w:r>
    </w:p>
    <w:p w:rsidR="00000000" w:rsidDel="00000000" w:rsidP="00000000" w:rsidRDefault="00000000" w:rsidRPr="00000000" w14:paraId="00000085">
      <w:pPr>
        <w:pageBreakBefore w:val="0"/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The Employment Act, No. 11, 2007</w:t>
      </w:r>
    </w:p>
    <w:p w:rsidR="00000000" w:rsidDel="00000000" w:rsidP="00000000" w:rsidRDefault="00000000" w:rsidRPr="00000000" w14:paraId="00000086">
      <w:pPr>
        <w:pageBreakBefore w:val="0"/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The Energy Act, No. 12, 2006</w:t>
      </w:r>
    </w:p>
    <w:p w:rsidR="00000000" w:rsidDel="00000000" w:rsidP="00000000" w:rsidRDefault="00000000" w:rsidRPr="00000000" w14:paraId="00000087">
      <w:pPr>
        <w:pageBreakBefore w:val="0"/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The Food, Drugs and Chemical Substances Act, Cap. 254</w:t>
      </w:r>
    </w:p>
    <w:p w:rsidR="00000000" w:rsidDel="00000000" w:rsidP="00000000" w:rsidRDefault="00000000" w:rsidRPr="00000000" w14:paraId="00000088">
      <w:pPr>
        <w:pageBreakBefore w:val="0"/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The Mining Act, Cap. 306</w:t>
      </w:r>
    </w:p>
    <w:p w:rsidR="00000000" w:rsidDel="00000000" w:rsidP="00000000" w:rsidRDefault="00000000" w:rsidRPr="00000000" w14:paraId="00000089">
      <w:pPr>
        <w:pageBreakBefore w:val="0"/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The Pest Control and Product Act, Cap. 346</w:t>
      </w:r>
    </w:p>
    <w:p w:rsidR="00000000" w:rsidDel="00000000" w:rsidP="00000000" w:rsidRDefault="00000000" w:rsidRPr="00000000" w14:paraId="0000008A">
      <w:pPr>
        <w:pageBreakBefore w:val="0"/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The Petroleum (Exploration and Production) Act, Cap. 308</w:t>
      </w:r>
    </w:p>
    <w:p w:rsidR="00000000" w:rsidDel="00000000" w:rsidP="00000000" w:rsidRDefault="00000000" w:rsidRPr="00000000" w14:paraId="0000008B">
      <w:pPr>
        <w:pageBreakBefore w:val="0"/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The Radiation and Protection Act, Cap. 243</w:t>
      </w:r>
    </w:p>
    <w:p w:rsidR="00000000" w:rsidDel="00000000" w:rsidP="00000000" w:rsidRDefault="00000000" w:rsidRPr="00000000" w14:paraId="0000008C">
      <w:pPr>
        <w:pageBreakBefore w:val="0"/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The Standards Act, Cap. 496</w:t>
      </w:r>
    </w:p>
    <w:p w:rsidR="00000000" w:rsidDel="00000000" w:rsidP="00000000" w:rsidRDefault="00000000" w:rsidRPr="00000000" w14:paraId="0000008D">
      <w:pPr>
        <w:pageBreakBefore w:val="0"/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Armed Forces Act, Cap. 199</w:t>
      </w:r>
    </w:p>
    <w:p w:rsidR="00000000" w:rsidDel="00000000" w:rsidP="00000000" w:rsidRDefault="00000000" w:rsidRPr="00000000" w14:paraId="0000008E">
      <w:pPr>
        <w:pageBreakBefore w:val="0"/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Constitution of Kenya, 2010</w:t>
      </w:r>
    </w:p>
    <w:p w:rsidR="00000000" w:rsidDel="00000000" w:rsidP="00000000" w:rsidRDefault="00000000" w:rsidRPr="00000000" w14:paraId="0000008F">
      <w:pPr>
        <w:pageBreakBefore w:val="0"/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color w:val="333333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Extradition (Contiguous and Foreign Countries) Act, Cap 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highlight w:val="white"/>
          <w:vertAlign w:val="baseline"/>
          <w:rtl w:val="0"/>
        </w:rPr>
        <w:t xml:space="preserve">HIV/AIDS Prevention and Control Act, No.14 of 2006.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vertAlign w:val="baseline"/>
          <w:rtl w:val="0"/>
        </w:rPr>
        <w:t xml:space="preserve">Kenya Defence Forces Act, No. 25 of 2012</w:t>
      </w:r>
    </w:p>
    <w:p w:rsidR="00000000" w:rsidDel="00000000" w:rsidP="00000000" w:rsidRDefault="00000000" w:rsidRPr="00000000" w14:paraId="00000092">
      <w:pPr>
        <w:pageBreakBefore w:val="0"/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vertAlign w:val="baseline"/>
          <w:rtl w:val="0"/>
        </w:rPr>
        <w:t xml:space="preserve">Kenya Citizenship and Immigration Act, No. 12 of 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vertAlign w:val="baseline"/>
          <w:rtl w:val="0"/>
        </w:rPr>
        <w:t xml:space="preserve">National Social Security Fund Act, No. 45 of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vertAlign w:val="baseline"/>
          <w:rtl w:val="0"/>
        </w:rPr>
        <w:t xml:space="preserve">National Hospital Insurance Fund Act, Cap. 255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vertAlign w:val="baseline"/>
          <w:rtl w:val="0"/>
        </w:rPr>
        <w:t xml:space="preserve">National Police Service Act, 2011</w:t>
      </w:r>
    </w:p>
    <w:p w:rsidR="00000000" w:rsidDel="00000000" w:rsidP="00000000" w:rsidRDefault="00000000" w:rsidRPr="00000000" w14:paraId="00000096">
      <w:pPr>
        <w:pageBreakBefore w:val="0"/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vertAlign w:val="baseline"/>
          <w:rtl w:val="0"/>
        </w:rPr>
        <w:t xml:space="preserve">National Police Service (Amendment) Act, No. 11 of 2014</w:t>
      </w:r>
    </w:p>
    <w:p w:rsidR="00000000" w:rsidDel="00000000" w:rsidP="00000000" w:rsidRDefault="00000000" w:rsidRPr="00000000" w14:paraId="00000097">
      <w:pPr>
        <w:pageBreakBefore w:val="0"/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vertAlign w:val="baseline"/>
          <w:rtl w:val="0"/>
        </w:rPr>
        <w:t xml:space="preserve">National Security Council Act, No. 23 of 2012</w:t>
      </w:r>
    </w:p>
    <w:p w:rsidR="00000000" w:rsidDel="00000000" w:rsidP="00000000" w:rsidRDefault="00000000" w:rsidRPr="00000000" w14:paraId="00000098">
      <w:pPr>
        <w:pageBreakBefore w:val="0"/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Occupational Safety and Health Act, 2007</w:t>
      </w:r>
    </w:p>
    <w:p w:rsidR="00000000" w:rsidDel="00000000" w:rsidP="00000000" w:rsidRDefault="00000000" w:rsidRPr="00000000" w14:paraId="00000099">
      <w:pPr>
        <w:pageBreakBefore w:val="0"/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vertAlign w:val="baseline"/>
          <w:rtl w:val="0"/>
        </w:rPr>
        <w:t xml:space="preserve">Security Laws (Amendment) Act, No. 19 of 2014</w:t>
      </w:r>
    </w:p>
    <w:p w:rsidR="00000000" w:rsidDel="00000000" w:rsidP="00000000" w:rsidRDefault="00000000" w:rsidRPr="00000000" w14:paraId="0000009A">
      <w:pPr>
        <w:pageBreakBefore w:val="0"/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vertAlign w:val="baseline"/>
          <w:rtl w:val="0"/>
        </w:rPr>
        <w:t xml:space="preserve">Sexual Offences Act, No. 3 of 2006</w:t>
      </w:r>
    </w:p>
    <w:p w:rsidR="00000000" w:rsidDel="00000000" w:rsidP="00000000" w:rsidRDefault="00000000" w:rsidRPr="00000000" w14:paraId="0000009B">
      <w:pPr>
        <w:pageBreakBefore w:val="0"/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vertAlign w:val="baseline"/>
          <w:rtl w:val="0"/>
        </w:rPr>
        <w:t xml:space="preserve">Treaty Making and Ratification Act, No. 45 of 2012</w:t>
      </w:r>
    </w:p>
    <w:p w:rsidR="00000000" w:rsidDel="00000000" w:rsidP="00000000" w:rsidRDefault="00000000" w:rsidRPr="00000000" w14:paraId="0000009C">
      <w:pPr>
        <w:pageBreakBefore w:val="0"/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vertAlign w:val="baseline"/>
          <w:rtl w:val="0"/>
        </w:rPr>
        <w:t xml:space="preserve">Work Injury Benefits Act 2007</w:t>
      </w:r>
    </w:p>
    <w:p w:rsidR="00000000" w:rsidDel="00000000" w:rsidP="00000000" w:rsidRDefault="00000000" w:rsidRPr="00000000" w14:paraId="0000009D">
      <w:pPr>
        <w:pageBreakBefore w:val="0"/>
        <w:tabs>
          <w:tab w:val="left" w:pos="2980"/>
        </w:tabs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widowControl w:val="0"/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red"/>
          <w:vertAlign w:val="baseline"/>
          <w:rtl w:val="0"/>
        </w:rPr>
        <w:t xml:space="preserve">Week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widowControl w:val="0"/>
        <w:spacing w:before="120" w:line="24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widowControl w:val="0"/>
        <w:spacing w:after="120" w:before="120" w:line="240" w:lineRule="auto"/>
        <w:ind w:left="144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I.</w:t>
        <w:tab/>
        <w:t xml:space="preserve">Oral Communication</w:t>
      </w:r>
    </w:p>
    <w:p w:rsidR="00000000" w:rsidDel="00000000" w:rsidP="00000000" w:rsidRDefault="00000000" w:rsidRPr="00000000" w14:paraId="000000A1">
      <w:pPr>
        <w:pageBreakBefore w:val="0"/>
        <w:widowControl w:val="0"/>
        <w:spacing w:after="120" w:before="120" w:line="240" w:lineRule="auto"/>
        <w:ind w:left="216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i.</w:t>
        <w:tab/>
        <w:t xml:space="preserve">Face to face communication</w:t>
      </w:r>
    </w:p>
    <w:p w:rsidR="00000000" w:rsidDel="00000000" w:rsidP="00000000" w:rsidRDefault="00000000" w:rsidRPr="00000000" w14:paraId="000000A2">
      <w:pPr>
        <w:pageBreakBefore w:val="0"/>
        <w:widowControl w:val="0"/>
        <w:spacing w:after="120" w:before="120" w:line="240" w:lineRule="auto"/>
        <w:ind w:left="216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ii.</w:t>
        <w:tab/>
        <w:t xml:space="preserve">Telephone communication</w:t>
      </w:r>
    </w:p>
    <w:p w:rsidR="00000000" w:rsidDel="00000000" w:rsidP="00000000" w:rsidRDefault="00000000" w:rsidRPr="00000000" w14:paraId="000000A3">
      <w:pPr>
        <w:pageBreakBefore w:val="0"/>
        <w:widowControl w:val="0"/>
        <w:spacing w:after="120" w:before="120" w:line="240" w:lineRule="auto"/>
        <w:ind w:left="216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iii.</w:t>
        <w:tab/>
        <w:t xml:space="preserve">Meetings</w:t>
      </w:r>
    </w:p>
    <w:p w:rsidR="00000000" w:rsidDel="00000000" w:rsidP="00000000" w:rsidRDefault="00000000" w:rsidRPr="00000000" w14:paraId="000000A4">
      <w:pPr>
        <w:pageBreakBefore w:val="0"/>
        <w:widowControl w:val="0"/>
        <w:spacing w:after="120" w:before="120" w:line="240" w:lineRule="auto"/>
        <w:ind w:left="2160" w:firstLine="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widowControl w:val="0"/>
        <w:spacing w:after="120" w:before="120" w:line="240" w:lineRule="auto"/>
        <w:ind w:left="144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II.</w:t>
        <w:tab/>
        <w:t xml:space="preserve">Written Communication</w:t>
      </w:r>
    </w:p>
    <w:p w:rsidR="00000000" w:rsidDel="00000000" w:rsidP="00000000" w:rsidRDefault="00000000" w:rsidRPr="00000000" w14:paraId="000000A6">
      <w:pPr>
        <w:pageBreakBefore w:val="0"/>
        <w:widowControl w:val="0"/>
        <w:spacing w:after="120" w:before="120" w:line="240" w:lineRule="auto"/>
        <w:ind w:left="216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i.</w:t>
        <w:tab/>
        <w:t xml:space="preserve">Letters</w:t>
      </w:r>
    </w:p>
    <w:p w:rsidR="00000000" w:rsidDel="00000000" w:rsidP="00000000" w:rsidRDefault="00000000" w:rsidRPr="00000000" w14:paraId="000000A7">
      <w:pPr>
        <w:pageBreakBefore w:val="0"/>
        <w:widowControl w:val="0"/>
        <w:spacing w:after="120" w:before="120" w:line="240" w:lineRule="auto"/>
        <w:ind w:left="216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ii.</w:t>
        <w:tab/>
        <w:t xml:space="preserve">Memorandums</w:t>
      </w:r>
    </w:p>
    <w:p w:rsidR="00000000" w:rsidDel="00000000" w:rsidP="00000000" w:rsidRDefault="00000000" w:rsidRPr="00000000" w14:paraId="000000A8">
      <w:pPr>
        <w:pageBreakBefore w:val="0"/>
        <w:widowControl w:val="0"/>
        <w:spacing w:after="120" w:before="120" w:line="240" w:lineRule="auto"/>
        <w:ind w:left="216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iii.</w:t>
        <w:tab/>
        <w:t xml:space="preserve">Minutes of meeting</w:t>
      </w:r>
    </w:p>
    <w:p w:rsidR="00000000" w:rsidDel="00000000" w:rsidP="00000000" w:rsidRDefault="00000000" w:rsidRPr="00000000" w14:paraId="000000A9">
      <w:pPr>
        <w:pageBreakBefore w:val="0"/>
        <w:widowControl w:val="0"/>
        <w:spacing w:after="120" w:lineRule="auto"/>
        <w:ind w:left="360" w:firstLine="0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Legal framework</w:t>
      </w:r>
      <w:r w:rsidDel="00000000" w:rsidR="00000000" w:rsidRPr="00000000">
        <w:rPr>
          <w:b w:val="1"/>
          <w:color w:val="000000"/>
          <w:sz w:val="54"/>
          <w:szCs w:val="5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widowControl w:val="0"/>
        <w:spacing w:after="120" w:lineRule="auto"/>
        <w:ind w:left="360" w:firstLine="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Constitution of Kenya 2010</w:t>
      </w:r>
    </w:p>
    <w:p w:rsidR="00000000" w:rsidDel="00000000" w:rsidP="00000000" w:rsidRDefault="00000000" w:rsidRPr="00000000" w14:paraId="000000AB">
      <w:pPr>
        <w:pageBreakBefore w:val="0"/>
        <w:widowControl w:val="0"/>
        <w:spacing w:after="120" w:line="240" w:lineRule="auto"/>
        <w:ind w:left="360" w:firstLine="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Communication Act 2013</w:t>
      </w:r>
    </w:p>
    <w:p w:rsidR="00000000" w:rsidDel="00000000" w:rsidP="00000000" w:rsidRDefault="00000000" w:rsidRPr="00000000" w14:paraId="000000AC">
      <w:pPr>
        <w:pageBreakBefore w:val="0"/>
        <w:widowControl w:val="0"/>
        <w:spacing w:after="120" w:line="240" w:lineRule="auto"/>
        <w:ind w:firstLine="36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Media Act 2012</w:t>
      </w:r>
    </w:p>
    <w:p w:rsidR="00000000" w:rsidDel="00000000" w:rsidP="00000000" w:rsidRDefault="00000000" w:rsidRPr="00000000" w14:paraId="000000AD">
      <w:pPr>
        <w:pageBreakBefore w:val="0"/>
        <w:widowControl w:val="0"/>
        <w:spacing w:after="120" w:line="240" w:lineRule="auto"/>
        <w:ind w:left="360" w:firstLine="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Security bill 2014</w:t>
      </w:r>
    </w:p>
    <w:p w:rsidR="00000000" w:rsidDel="00000000" w:rsidP="00000000" w:rsidRDefault="00000000" w:rsidRPr="00000000" w14:paraId="000000AE">
      <w:pPr>
        <w:pageBreakBefore w:val="0"/>
        <w:widowControl w:val="0"/>
        <w:spacing w:after="120" w:line="240" w:lineRule="auto"/>
        <w:ind w:left="360" w:firstLine="0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Parliament Privileges bill 2014</w:t>
      </w:r>
    </w:p>
    <w:p w:rsidR="00000000" w:rsidDel="00000000" w:rsidP="00000000" w:rsidRDefault="00000000" w:rsidRPr="00000000" w14:paraId="000000AF">
      <w:pPr>
        <w:pageBreakBefore w:val="0"/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red"/>
          <w:vertAlign w:val="baseline"/>
          <w:rtl w:val="0"/>
        </w:rPr>
        <w:t xml:space="preserve">Week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widowControl w:val="0"/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Disaster Management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of disasters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Disaster risk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Disaster management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Disaster management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Legal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 of Kenya, 2010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County government 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Physical planning 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Draft national policy for disaster management in Kenya, February 2009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Environment Management Coordination Act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Grass Fires Act (Cap 327)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Kenya Red Cross Society Act (Cap 265)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Prevention of Terrorism Act (No 3 of 2012)</w:t>
      </w:r>
    </w:p>
    <w:p w:rsidR="00000000" w:rsidDel="00000000" w:rsidP="00000000" w:rsidRDefault="00000000" w:rsidRPr="00000000" w14:paraId="000000C0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International legal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Hyogo-framework for action: building the resilience of nation and communities to disasters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Sendai framework for disaster risk reduction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united nation framework convention on climate change and the Kyoto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red"/>
          <w:vertAlign w:val="baseline"/>
          <w:rtl w:val="0"/>
        </w:rPr>
        <w:t xml:space="preserve">Week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widowControl w:val="0"/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Discrimination and sexual harassment at the workplace</w:t>
      </w:r>
    </w:p>
    <w:p w:rsidR="00000000" w:rsidDel="00000000" w:rsidP="00000000" w:rsidRDefault="00000000" w:rsidRPr="00000000" w14:paraId="000000C7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Sexual harassment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of sexual harassment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Forms of sexual harassment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Causes of sexual harassment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 of sexual harassment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Ingredients for a charge of sexual harassment</w:t>
      </w:r>
    </w:p>
    <w:p w:rsidR="00000000" w:rsidDel="00000000" w:rsidP="00000000" w:rsidRDefault="00000000" w:rsidRPr="00000000" w14:paraId="000000CE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Legal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Constitution of Kenya,2010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Employment 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Sexual harassment 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 officers’ ethics 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industrial relations charter of Kenya 1984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Occupational safety and health Act no. 15 of 2007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International legal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General assembly resolution 48/104 on the declaration on the elimination of violence against women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convention on the elimination of all forms of discrimination against women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Beijing platform for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protocol to the African charter on human and people’s rights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Specific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widowControl w:val="0"/>
        <w:numPr>
          <w:ilvl w:val="0"/>
          <w:numId w:val="19"/>
        </w:num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Understand the key terms and processes in Human Resource Management.</w:t>
      </w:r>
    </w:p>
    <w:p w:rsidR="00000000" w:rsidDel="00000000" w:rsidP="00000000" w:rsidRDefault="00000000" w:rsidRPr="00000000" w14:paraId="000000E7">
      <w:pPr>
        <w:pageBreakBefore w:val="0"/>
        <w:widowControl w:val="0"/>
        <w:numPr>
          <w:ilvl w:val="0"/>
          <w:numId w:val="19"/>
        </w:num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Appreciate the value of human resource.</w:t>
      </w:r>
    </w:p>
    <w:p w:rsidR="00000000" w:rsidDel="00000000" w:rsidP="00000000" w:rsidRDefault="00000000" w:rsidRPr="00000000" w14:paraId="000000E8">
      <w:pPr>
        <w:pageBreakBefore w:val="0"/>
        <w:widowControl w:val="0"/>
        <w:numPr>
          <w:ilvl w:val="0"/>
          <w:numId w:val="19"/>
        </w:num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Apply the various statutes relating to human resource and its management.</w:t>
      </w:r>
    </w:p>
    <w:p w:rsidR="00000000" w:rsidDel="00000000" w:rsidP="00000000" w:rsidRDefault="00000000" w:rsidRPr="00000000" w14:paraId="000000E9">
      <w:pPr>
        <w:pageBreakBefore w:val="0"/>
        <w:widowControl w:val="0"/>
        <w:numPr>
          <w:ilvl w:val="0"/>
          <w:numId w:val="19"/>
        </w:num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Aid to develop knowledge, skills &amp; attitudes (S.K.A, s) necessary to manage human resource and its complexity.</w:t>
      </w:r>
    </w:p>
    <w:p w:rsidR="00000000" w:rsidDel="00000000" w:rsidP="00000000" w:rsidRDefault="00000000" w:rsidRPr="00000000" w14:paraId="000000EA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Course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red"/>
          <w:u w:val="single"/>
          <w:vertAlign w:val="baseline"/>
          <w:rtl w:val="0"/>
        </w:rPr>
        <w:t xml:space="preserve">Lesson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Human Resource</w:t>
      </w:r>
    </w:p>
    <w:p w:rsidR="00000000" w:rsidDel="00000000" w:rsidP="00000000" w:rsidRDefault="00000000" w:rsidRPr="00000000" w14:paraId="000000EF">
      <w:pPr>
        <w:pageBreakBefore w:val="0"/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Human Resource Management</w:t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Strategic Human Resource Management</w:t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Human Resource  Management Professionals Act,2012</w:t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red"/>
          <w:u w:val="single"/>
          <w:vertAlign w:val="baseline"/>
          <w:rtl w:val="0"/>
        </w:rPr>
        <w:t xml:space="preserve">Lesson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Human Resource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Legal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3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constitution of Kenya, 2010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3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Leadership and Integrity Act Cap 182 Laws of Kenya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3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Judicial Service Commission Act Cap 185b, Laws of Kenya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3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 Service Commission Act No. 13 of 2012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3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Teachers service commission Act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No. 20 of 2012.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3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employment Act, 2007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3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work injury Benefits Act, 2007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3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labour Institutions Act, 2007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3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labour Relations Act, 2007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340"/>
        </w:tabs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occupational safety and health Act, 2007</w:t>
      </w:r>
    </w:p>
    <w:p w:rsidR="00000000" w:rsidDel="00000000" w:rsidP="00000000" w:rsidRDefault="00000000" w:rsidRPr="00000000" w14:paraId="00000101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International Instruments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ILO Convention No. 142 on Human Resource Development of 1975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Equal Remuneration Convention of 1951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CEDAW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Weekly Rest Industry Convention of 1921</w:t>
      </w:r>
    </w:p>
    <w:p w:rsidR="00000000" w:rsidDel="00000000" w:rsidP="00000000" w:rsidRDefault="00000000" w:rsidRPr="00000000" w14:paraId="00000107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red"/>
          <w:u w:val="single"/>
          <w:vertAlign w:val="baseline"/>
          <w:rtl w:val="0"/>
        </w:rPr>
        <w:t xml:space="preserve">Lesson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Job Analysis &amp;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Legal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The Constitution of Kenya 2010</w:t>
      </w:r>
    </w:p>
    <w:p w:rsidR="00000000" w:rsidDel="00000000" w:rsidP="00000000" w:rsidRDefault="00000000" w:rsidRPr="00000000" w14:paraId="0000010C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Employment Act 2007</w:t>
      </w:r>
    </w:p>
    <w:p w:rsidR="00000000" w:rsidDel="00000000" w:rsidP="00000000" w:rsidRDefault="00000000" w:rsidRPr="00000000" w14:paraId="0000010D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Labour Institutions Act Cap 234</w:t>
      </w:r>
    </w:p>
    <w:p w:rsidR="00000000" w:rsidDel="00000000" w:rsidP="00000000" w:rsidRDefault="00000000" w:rsidRPr="00000000" w14:paraId="0000010E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Occupation, Safety and Health Act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9350"/>
          <w:tab w:val="left" w:pos="880"/>
          <w:tab w:val="right" w:pos="9377"/>
        </w:tabs>
        <w:spacing w:after="100" w:before="0" w:line="240" w:lineRule="auto"/>
        <w:ind w:left="0" w:right="-33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County Government Act</w:t>
      </w:r>
    </w:p>
    <w:p w:rsidR="00000000" w:rsidDel="00000000" w:rsidP="00000000" w:rsidRDefault="00000000" w:rsidRPr="00000000" w14:paraId="00000110">
      <w:pPr>
        <w:pageBreakBefore w:val="0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Public Service Commission ActNo.4 of 2010</w:t>
      </w:r>
    </w:p>
    <w:p w:rsidR="00000000" w:rsidDel="00000000" w:rsidP="00000000" w:rsidRDefault="00000000" w:rsidRPr="00000000" w14:paraId="00000111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red"/>
          <w:vertAlign w:val="baseline"/>
          <w:rtl w:val="0"/>
        </w:rPr>
        <w:t xml:space="preserve">Lesson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Recruitment &amp;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Legal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The Constitution of Kenya 2010</w:t>
      </w:r>
    </w:p>
    <w:p w:rsidR="00000000" w:rsidDel="00000000" w:rsidP="00000000" w:rsidRDefault="00000000" w:rsidRPr="00000000" w14:paraId="00000116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color w:val="333333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highlight w:val="white"/>
          <w:vertAlign w:val="baseline"/>
          <w:rtl w:val="0"/>
        </w:rPr>
        <w:t xml:space="preserve">The Employment Act 2007</w:t>
      </w:r>
    </w:p>
    <w:p w:rsidR="00000000" w:rsidDel="00000000" w:rsidP="00000000" w:rsidRDefault="00000000" w:rsidRPr="00000000" w14:paraId="00000117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color w:val="333333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highlight w:val="white"/>
          <w:vertAlign w:val="baseline"/>
          <w:rtl w:val="0"/>
        </w:rPr>
        <w:t xml:space="preserve">County Government Act No. 17 of 2012</w:t>
      </w:r>
    </w:p>
    <w:p w:rsidR="00000000" w:rsidDel="00000000" w:rsidP="00000000" w:rsidRDefault="00000000" w:rsidRPr="00000000" w14:paraId="00000118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The National Cohesion and Integration Act No. 12 of 2008</w:t>
      </w:r>
    </w:p>
    <w:p w:rsidR="00000000" w:rsidDel="00000000" w:rsidP="00000000" w:rsidRDefault="00000000" w:rsidRPr="00000000" w14:paraId="00000119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color w:val="252525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0"/>
          <w:szCs w:val="20"/>
          <w:highlight w:val="white"/>
          <w:vertAlign w:val="baseline"/>
          <w:rtl w:val="0"/>
        </w:rPr>
        <w:t xml:space="preserve">The International Covenant on Economic, Social and Cultural Rights (ICESCR1966)</w:t>
      </w:r>
    </w:p>
    <w:p w:rsidR="00000000" w:rsidDel="00000000" w:rsidP="00000000" w:rsidRDefault="00000000" w:rsidRPr="00000000" w14:paraId="0000011A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National Policy on Gender and Development</w:t>
      </w:r>
    </w:p>
    <w:p w:rsidR="00000000" w:rsidDel="00000000" w:rsidP="00000000" w:rsidRDefault="00000000" w:rsidRPr="00000000" w14:paraId="0000011B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The Kenya National Youth Policy</w:t>
      </w:r>
    </w:p>
    <w:p w:rsidR="00000000" w:rsidDel="00000000" w:rsidP="00000000" w:rsidRDefault="00000000" w:rsidRPr="00000000" w14:paraId="0000011C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red"/>
          <w:vertAlign w:val="baseline"/>
          <w:rtl w:val="0"/>
        </w:rPr>
        <w:t xml:space="preserve">Lesson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Placement socialization and induction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Legal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 of Kenya 2010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County Government Act, 2012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Employment Act 2007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Transition to Devolved Government Act, 2012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red"/>
          <w:vertAlign w:val="baseline"/>
          <w:rtl w:val="0"/>
        </w:rPr>
        <w:t xml:space="preserve">Lesson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Training and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vertAlign w:val="baseline"/>
          <w:rtl w:val="0"/>
        </w:rPr>
        <w:t xml:space="preserve">Legal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Legal Education Act</w:t>
      </w:r>
    </w:p>
    <w:p w:rsidR="00000000" w:rsidDel="00000000" w:rsidP="00000000" w:rsidRDefault="00000000" w:rsidRPr="00000000" w14:paraId="00000129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Kenya School of Law Act</w:t>
      </w:r>
    </w:p>
    <w:p w:rsidR="00000000" w:rsidDel="00000000" w:rsidP="00000000" w:rsidRDefault="00000000" w:rsidRPr="00000000" w14:paraId="0000012A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Law Society of Kenya Act</w:t>
      </w:r>
    </w:p>
    <w:p w:rsidR="00000000" w:rsidDel="00000000" w:rsidP="00000000" w:rsidRDefault="00000000" w:rsidRPr="00000000" w14:paraId="0000012B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Advocates (Continuing Professional Development), Regulations 2014</w:t>
      </w:r>
    </w:p>
    <w:p w:rsidR="00000000" w:rsidDel="00000000" w:rsidP="00000000" w:rsidRDefault="00000000" w:rsidRPr="00000000" w14:paraId="0000012C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The Advocates Act </w:t>
      </w:r>
    </w:p>
    <w:p w:rsidR="00000000" w:rsidDel="00000000" w:rsidP="00000000" w:rsidRDefault="00000000" w:rsidRPr="00000000" w14:paraId="0000012D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The Judicial Service Code of Conduct</w:t>
      </w:r>
    </w:p>
    <w:p w:rsidR="00000000" w:rsidDel="00000000" w:rsidP="00000000" w:rsidRDefault="00000000" w:rsidRPr="00000000" w14:paraId="0000012E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The Judicial Service Act of 2011</w:t>
      </w:r>
    </w:p>
    <w:p w:rsidR="00000000" w:rsidDel="00000000" w:rsidP="00000000" w:rsidRDefault="00000000" w:rsidRPr="00000000" w14:paraId="0000012F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Work Injuries and Benefits Act of 2007</w:t>
      </w:r>
    </w:p>
    <w:p w:rsidR="00000000" w:rsidDel="00000000" w:rsidP="00000000" w:rsidRDefault="00000000" w:rsidRPr="00000000" w14:paraId="00000130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Occupational Safety and Health Act </w:t>
      </w:r>
    </w:p>
    <w:p w:rsidR="00000000" w:rsidDel="00000000" w:rsidP="00000000" w:rsidRDefault="00000000" w:rsidRPr="00000000" w14:paraId="00000131">
      <w:pPr>
        <w:pageBreakBefore w:val="0"/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red"/>
          <w:vertAlign w:val="baseline"/>
          <w:rtl w:val="0"/>
        </w:rPr>
        <w:t xml:space="preserve">Lesson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Career development and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Legal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Constitution of Kenya, 2010</w:t>
      </w:r>
    </w:p>
    <w:p w:rsidR="00000000" w:rsidDel="00000000" w:rsidP="00000000" w:rsidRDefault="00000000" w:rsidRPr="00000000" w14:paraId="0000013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Advocates Act, Cap 16 </w:t>
      </w:r>
    </w:p>
    <w:p w:rsidR="00000000" w:rsidDel="00000000" w:rsidP="00000000" w:rsidRDefault="00000000" w:rsidRPr="00000000" w14:paraId="0000013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Legal Education Act, </w:t>
      </w:r>
    </w:p>
    <w:p w:rsidR="00000000" w:rsidDel="00000000" w:rsidP="00000000" w:rsidRDefault="00000000" w:rsidRPr="00000000" w14:paraId="0000013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Employment Act, 2007</w:t>
      </w:r>
    </w:p>
    <w:p w:rsidR="00000000" w:rsidDel="00000000" w:rsidP="00000000" w:rsidRDefault="00000000" w:rsidRPr="00000000" w14:paraId="0000013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Kenya School of Law Act, 2012</w:t>
      </w:r>
    </w:p>
    <w:p w:rsidR="00000000" w:rsidDel="00000000" w:rsidP="00000000" w:rsidRDefault="00000000" w:rsidRPr="00000000" w14:paraId="0000013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Law Society of Kenya Act, Cap 18 </w:t>
      </w:r>
    </w:p>
    <w:p w:rsidR="00000000" w:rsidDel="00000000" w:rsidP="00000000" w:rsidRDefault="00000000" w:rsidRPr="00000000" w14:paraId="0000013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Judicature Act Cap 8</w:t>
      </w:r>
    </w:p>
    <w:p w:rsidR="00000000" w:rsidDel="00000000" w:rsidP="00000000" w:rsidRDefault="00000000" w:rsidRPr="00000000" w14:paraId="0000013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Paid Educational Leave Convention No.  140</w:t>
      </w:r>
    </w:p>
    <w:p w:rsidR="00000000" w:rsidDel="00000000" w:rsidP="00000000" w:rsidRDefault="00000000" w:rsidRPr="00000000" w14:paraId="0000013D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The office of the Director of Public Prosecutors Act, 2013</w:t>
      </w:r>
    </w:p>
    <w:p w:rsidR="00000000" w:rsidDel="00000000" w:rsidP="00000000" w:rsidRDefault="00000000" w:rsidRPr="00000000" w14:paraId="0000013E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red"/>
          <w:vertAlign w:val="baseline"/>
          <w:rtl w:val="0"/>
        </w:rPr>
        <w:t xml:space="preserve">Lesson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Internal Mobility and Separation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0"/>
          <w:i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u w:val="single"/>
          <w:vertAlign w:val="baseline"/>
          <w:rtl w:val="0"/>
        </w:rPr>
        <w:t xml:space="preserve">Legal Framework: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 of Kenya 2010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Employment Act Cap 226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Labour Relations Act Cap 336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Retirement Authority Benefits Act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National Police Service Act Cap 84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NSSF Act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Security Laws Amendment Act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Termination of Employment Contract 1982 (No.158)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Universal Declaration of Human Rights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International Labour Organization (ILO) Convention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pBdr>
          <w:bottom w:color="000000" w:space="1" w:sz="4" w:val="single"/>
        </w:pBdr>
        <w:spacing w:line="240" w:lineRule="auto"/>
        <w:jc w:val="center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ACCOUNTING FOR LAWYERS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Specific 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teach the basics of accounting to those students entering the ATP program who do not have any background in accounting.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prepare all ATP students for Legal practices that may require basic appreciation of fundamental accounting tools and skills.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provide basic analytical skills for individual accounting skills</w:t>
      </w:r>
    </w:p>
    <w:p w:rsidR="00000000" w:rsidDel="00000000" w:rsidP="00000000" w:rsidRDefault="00000000" w:rsidRPr="00000000" w14:paraId="00000158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COURSE CONTENTS</w:t>
      </w:r>
      <w:r w:rsidDel="00000000" w:rsidR="00000000" w:rsidRPr="00000000">
        <w:rPr>
          <w:rtl w:val="0"/>
        </w:rPr>
      </w:r>
    </w:p>
    <w:tbl>
      <w:tblPr>
        <w:tblStyle w:val="Table1"/>
        <w:tblW w:w="9456.0" w:type="dxa"/>
        <w:jc w:val="left"/>
        <w:tblInd w:w="0.0" w:type="dxa"/>
        <w:tblLayout w:type="fixed"/>
        <w:tblLook w:val="0000"/>
      </w:tblPr>
      <w:tblGrid>
        <w:gridCol w:w="1176"/>
        <w:gridCol w:w="192"/>
        <w:gridCol w:w="8088"/>
        <w:tblGridChange w:id="0">
          <w:tblGrid>
            <w:gridCol w:w="1176"/>
            <w:gridCol w:w="192"/>
            <w:gridCol w:w="8088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red"/>
                <w:vertAlign w:val="baseline"/>
                <w:rtl w:val="0"/>
              </w:rPr>
              <w:t xml:space="preserve">Week 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C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5D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INTRODUCTION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accounting?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Nature and Purpose of Accounting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Difference between accounting and Bookkeeping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Specializations in Accounting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Accounting as information System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Users of Accounting information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6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red"/>
                <w:vertAlign w:val="baseline"/>
                <w:rtl w:val="0"/>
              </w:rPr>
              <w:t xml:space="preserve">Two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67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CONCEPTUAL FRAMEWORK OF ACCOUNTING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 and Purpose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Objectives of accounting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Elements of accounting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Qualitative Characteristics of Accounting Information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Accounting Concepts and Principles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Accounting standards-IFRS1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1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red"/>
                <w:vertAlign w:val="baseline"/>
                <w:rtl w:val="0"/>
              </w:rPr>
              <w:t xml:space="preserve">Three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72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BOOK KEEPING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Basic Accounting Equation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Transactional Analysis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Concept of Debit and Credit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Recording of Transactions in a T account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9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red"/>
                <w:vertAlign w:val="baseline"/>
                <w:rtl w:val="0"/>
              </w:rPr>
              <w:t xml:space="preserve">Four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7A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BOOK KEEPING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Ledger Entries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Journal entries and Journalizing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Balancing off  Ledger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Trial Balance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1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red"/>
                <w:vertAlign w:val="baseline"/>
                <w:rtl w:val="0"/>
              </w:rPr>
              <w:t xml:space="preserve">Five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82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END YEAR ADJUSTMENTS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Prepayments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Accruals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Depreciation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8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red"/>
                <w:vertAlign w:val="baseline"/>
                <w:rtl w:val="0"/>
              </w:rPr>
              <w:t xml:space="preserve">Six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89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END YEAR ADJUSTMENTS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Bad Debts and Provision for bad Debts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Discounts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Effects of adjustments on the trial Balance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Adjusted Trial Balance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0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red"/>
                <w:vertAlign w:val="baseline"/>
                <w:rtl w:val="0"/>
              </w:rPr>
              <w:t xml:space="preserve">Seven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91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PREPARATION OF FINAL ACCOUNTS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Comprehensive Income Statement for a Sole Trader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Balance Sheet For a Sole Trader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6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red"/>
                <w:vertAlign w:val="baseline"/>
                <w:rtl w:val="0"/>
              </w:rPr>
              <w:t xml:space="preserve">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97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BANK RECONCILIATION STATEMENTS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A bank reconciliation statement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Steps in drawing Reconciliations statement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Benefits of Reconciliation statements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D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red"/>
                <w:vertAlign w:val="baseline"/>
                <w:rtl w:val="0"/>
              </w:rPr>
              <w:t xml:space="preserve">Nine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9E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CASH FLOW STATEMENT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Purpose of Cash flow Statements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Difference between Cash balance in the Balance Sheet and income statement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Direct Method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Indirect method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5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red"/>
                <w:vertAlign w:val="baseline"/>
                <w:rtl w:val="0"/>
              </w:rPr>
              <w:t xml:space="preserve">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A6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COST ACCOUNTING AND BUDGETING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 classification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 statements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Types of Budgets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C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red"/>
                <w:vertAlign w:val="baseline"/>
                <w:rtl w:val="0"/>
              </w:rPr>
              <w:t xml:space="preserve">Eleven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AD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ADVOCATE ACCOUNTS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pageBreakBefore w:val="0"/>
              <w:numPr>
                <w:ilvl w:val="0"/>
                <w:numId w:val="12"/>
              </w:numPr>
              <w:spacing w:after="0" w:line="240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Income Account</w:t>
            </w:r>
          </w:p>
          <w:p w:rsidR="00000000" w:rsidDel="00000000" w:rsidP="00000000" w:rsidRDefault="00000000" w:rsidRPr="00000000" w14:paraId="000001AF">
            <w:pPr>
              <w:pageBreakBefore w:val="0"/>
              <w:numPr>
                <w:ilvl w:val="0"/>
                <w:numId w:val="12"/>
              </w:numPr>
              <w:spacing w:after="0" w:line="240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Client Accounts</w:t>
            </w:r>
          </w:p>
          <w:p w:rsidR="00000000" w:rsidDel="00000000" w:rsidP="00000000" w:rsidRDefault="00000000" w:rsidRPr="00000000" w14:paraId="000001B0">
            <w:pPr>
              <w:pageBreakBefore w:val="0"/>
              <w:numPr>
                <w:ilvl w:val="0"/>
                <w:numId w:val="12"/>
              </w:numPr>
              <w:spacing w:after="0" w:line="240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Cashbook</w:t>
            </w:r>
          </w:p>
          <w:p w:rsidR="00000000" w:rsidDel="00000000" w:rsidP="00000000" w:rsidRDefault="00000000" w:rsidRPr="00000000" w14:paraId="000001B1">
            <w:pPr>
              <w:pageBreakBefore w:val="0"/>
              <w:numPr>
                <w:ilvl w:val="0"/>
                <w:numId w:val="12"/>
              </w:numPr>
              <w:spacing w:after="0" w:line="240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Comprehensive income Statements</w:t>
            </w:r>
          </w:p>
          <w:p w:rsidR="00000000" w:rsidDel="00000000" w:rsidP="00000000" w:rsidRDefault="00000000" w:rsidRPr="00000000" w14:paraId="000001B2">
            <w:pPr>
              <w:pageBreakBefore w:val="0"/>
              <w:numPr>
                <w:ilvl w:val="0"/>
                <w:numId w:val="12"/>
              </w:numPr>
              <w:spacing w:after="0" w:line="240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Balance Sheet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pageBreakBefore w:val="0"/>
              <w:spacing w:after="0" w:line="240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5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red"/>
                <w:vertAlign w:val="baseline"/>
                <w:rtl w:val="0"/>
              </w:rPr>
              <w:t xml:space="preserve">Twelve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B6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PARTNERSHIP ACCOUNTS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Comprehensive Income Statement for partners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Balance Sheet For a Partners</w:t>
            </w:r>
          </w:p>
        </w:tc>
      </w:tr>
    </w:tbl>
    <w:p w:rsidR="00000000" w:rsidDel="00000000" w:rsidP="00000000" w:rsidRDefault="00000000" w:rsidRPr="00000000" w14:paraId="000001BA">
      <w:pPr>
        <w:pageBreakBefore w:val="0"/>
        <w:tabs>
          <w:tab w:val="left" w:pos="3120"/>
        </w:tabs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COURSE CONDUCT/METHODOLOGY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Lectures in class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Point slides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Exercise and Demonstrations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Copies of financial statements</w:t>
      </w:r>
    </w:p>
    <w:p w:rsidR="00000000" w:rsidDel="00000000" w:rsidP="00000000" w:rsidRDefault="00000000" w:rsidRPr="00000000" w14:paraId="000001C0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COURSE TEXTS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Kimari Mary (2012) Accounting for lawyers; Law Africa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Nzomo,N.D  (2002) Basic  Financial Accounting, Kenya Literature Bureau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 Wood (2010) Business Accounting Volume I  11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IFRS Edition Prentice Hall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90"/>
        </w:tabs>
        <w:spacing w:after="0" w:before="0" w:line="240" w:lineRule="auto"/>
        <w:ind w:left="21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Kimuda D (2008) Financial Accounting East African Educational Publishers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90"/>
        </w:tabs>
        <w:spacing w:after="0" w:before="0" w:line="240" w:lineRule="auto"/>
        <w:ind w:left="21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Glautier,M.W&amp;Underdown (2008), Accounting Theory and Practice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080"/>
          <w:tab w:val="left" w:pos="1890"/>
        </w:tabs>
        <w:spacing w:after="0" w:before="0" w:line="240" w:lineRule="auto"/>
        <w:ind w:left="21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Meigs &amp;Meigs(2009), Accounting Basis for Business Decisions, 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Edition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introduction to Financial Accounting Book</w:t>
      </w:r>
    </w:p>
    <w:p w:rsidR="00000000" w:rsidDel="00000000" w:rsidP="00000000" w:rsidRDefault="00000000" w:rsidRPr="00000000" w14:paraId="000001C8">
      <w:pPr>
        <w:pageBreakBefore w:val="0"/>
        <w:spacing w:after="280" w:before="280"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ageBreakBefore w:val="0"/>
        <w:spacing w:after="280" w:before="280" w:line="240" w:lineRule="auto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INSTRUCTIONAL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ageBreakBefore w:val="0"/>
        <w:spacing w:after="280" w:before="280" w:line="240" w:lineRule="auto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Smart board, Computers, Projectors, and teaching notes.</w:t>
      </w:r>
    </w:p>
    <w:p w:rsidR="00000000" w:rsidDel="00000000" w:rsidP="00000000" w:rsidRDefault="00000000" w:rsidRPr="00000000" w14:paraId="000001CB">
      <w:pPr>
        <w:pageBreakBefore w:val="0"/>
        <w:spacing w:after="280" w:before="280" w:line="240" w:lineRule="auto"/>
        <w:jc w:val="both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COURSE ASSESMENT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spacing w:after="280" w:before="280" w:line="240" w:lineRule="auto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Project Work</w:t>
      </w:r>
    </w:p>
    <w:p w:rsidR="00000000" w:rsidDel="00000000" w:rsidP="00000000" w:rsidRDefault="00000000" w:rsidRPr="00000000" w14:paraId="000001CD">
      <w:pPr>
        <w:pageBreakBefore w:val="0"/>
        <w:spacing w:after="280" w:before="280" w:line="240" w:lineRule="auto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Orals Examination</w:t>
      </w:r>
    </w:p>
    <w:p w:rsidR="00000000" w:rsidDel="00000000" w:rsidP="00000000" w:rsidRDefault="00000000" w:rsidRPr="00000000" w14:paraId="000001CE">
      <w:pPr>
        <w:pageBreakBefore w:val="0"/>
        <w:spacing w:before="280" w:line="240" w:lineRule="auto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Written Examination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21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vertAlign w:val="baseline"/>
      </w:rPr>
    </w:lvl>
  </w:abstractNum>
  <w:abstractNum w:abstractNumId="4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9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4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5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8"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9"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0"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1073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93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13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33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53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73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93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13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33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="276" w:lineRule="auto"/>
    </w:pPr>
    <w:rPr>
      <w:rFonts w:ascii="Cambria" w:cs="Cambria" w:eastAsia="Cambria" w:hAnsi="Cambria"/>
      <w:b w:val="1"/>
      <w:color w:val="4f81bd"/>
      <w:sz w:val="26"/>
      <w:szCs w:val="2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Heading2">
    <w:name w:val="Heading 2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after="0" w:before="200" w:line="276" w:lineRule="auto"/>
      <w:ind w:leftChars="-1" w:rightChars="0" w:firstLineChars="-1"/>
      <w:textDirection w:val="btLr"/>
      <w:textAlignment w:val="top"/>
      <w:outlineLvl w:val="1"/>
    </w:pPr>
    <w:rPr>
      <w:rFonts w:ascii="Cambria" w:cs="Times New Roman" w:eastAsia="Times New Roman" w:hAnsi="Cambria"/>
      <w:b w:val="1"/>
      <w:bCs w:val="1"/>
      <w:color w:val="4f81bd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FootnoteText">
    <w:name w:val="Footnote Text"/>
    <w:basedOn w:val="Normal"/>
    <w:next w:val="Footnote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FootnoteTextChar">
    <w:name w:val="Footnote Text Char"/>
    <w:next w:val="FootnoteTextChar"/>
    <w:autoRedefine w:val="0"/>
    <w:hidden w:val="0"/>
    <w:qFormat w:val="0"/>
    <w:rPr>
      <w:rFonts w:ascii="Calibri" w:cs="Times New Roman" w:eastAsia="Calibri" w:hAnsi="Calibri"/>
      <w:w w:val="100"/>
      <w:position w:val="-1"/>
      <w:effect w:val="none"/>
      <w:vertAlign w:val="baseline"/>
      <w:cs w:val="0"/>
      <w:em w:val="none"/>
      <w:lang/>
    </w:rPr>
  </w:style>
  <w:style w:type="character" w:styleId="Emphasis">
    <w:name w:val="Emphasis"/>
    <w:next w:val="Emph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character" w:styleId="apple-converted-space">
    <w:name w:val="apple-converted-space"/>
    <w:basedOn w:val="DefaultParagraphFont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eading2Char">
    <w:name w:val="Heading 2 Char"/>
    <w:next w:val="Heading2Char"/>
    <w:autoRedefine w:val="0"/>
    <w:hidden w:val="0"/>
    <w:qFormat w:val="0"/>
    <w:rPr>
      <w:rFonts w:ascii="Cambria" w:cs="Times New Roman" w:eastAsia="Times New Roman" w:hAnsi="Cambria"/>
      <w:b w:val="1"/>
      <w:bCs w:val="1"/>
      <w:color w:val="4f81bd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OC2">
    <w:name w:val="TOC 2"/>
    <w:basedOn w:val="Normal"/>
    <w:next w:val="Normal"/>
    <w:autoRedefine w:val="0"/>
    <w:hidden w:val="0"/>
    <w:qFormat w:val="1"/>
    <w:pPr>
      <w:tabs>
        <w:tab w:val="right" w:leader="dot" w:pos="9350"/>
      </w:tabs>
      <w:suppressAutoHyphens w:val="1"/>
      <w:spacing w:after="10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noProof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und"/>
    </w:rPr>
  </w:style>
  <w:style w:type="character" w:styleId="FollowedHyperlink">
    <w:name w:val="FollowedHyperlink"/>
    <w:next w:val="FollowedHyperlink"/>
    <w:autoRedefine w:val="0"/>
    <w:hidden w:val="0"/>
    <w:qFormat w:val="1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wEkDmFUy1E+An1oHUV84rBtLKw==">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2018-02-16T05:40:00Z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