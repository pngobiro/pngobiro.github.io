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tasked to discuss the following topics in relation to a will;</w:t>
      </w:r>
    </w:p>
    <w:p w:rsidR="00000000" w:rsidDel="00000000" w:rsidP="00000000" w:rsidRDefault="00000000" w:rsidRPr="00000000" w14:paraId="0000000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a will?</w:t>
      </w:r>
    </w:p>
    <w:p w:rsidR="00000000" w:rsidDel="00000000" w:rsidP="00000000" w:rsidRDefault="00000000" w:rsidRPr="00000000" w14:paraId="0000000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law govern the drafting of wills in Kenya? and</w:t>
      </w:r>
    </w:p>
    <w:p w:rsidR="00000000" w:rsidDel="00000000" w:rsidP="00000000" w:rsidRDefault="00000000" w:rsidRPr="00000000" w14:paraId="0000000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components of a will?</w:t>
      </w:r>
    </w:p>
    <w:p w:rsidR="00000000" w:rsidDel="00000000" w:rsidP="00000000" w:rsidRDefault="00000000" w:rsidRPr="00000000" w14:paraId="0000000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 we are to come up with a sample of a will.</w:t>
      </w:r>
    </w:p>
    <w:p w:rsidR="00000000" w:rsidDel="00000000" w:rsidP="00000000" w:rsidRDefault="00000000" w:rsidRPr="00000000" w14:paraId="00000006">
      <w:pPr>
        <w:pageBreakBefore w:val="0"/>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What is a will? </w:t>
      </w:r>
    </w:p>
    <w:p w:rsidR="00000000" w:rsidDel="00000000" w:rsidP="00000000" w:rsidRDefault="00000000" w:rsidRPr="00000000" w14:paraId="00000007">
      <w:pPr>
        <w:pageBreakBefore w:val="0"/>
        <w:spacing w:line="36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sz w:val="24"/>
          <w:szCs w:val="24"/>
          <w:rtl w:val="0"/>
        </w:rPr>
        <w:t xml:space="preserve">The Law of Succession Act Cap 160 Section 3 define a will to mean </w:t>
      </w:r>
      <w:r w:rsidDel="00000000" w:rsidR="00000000" w:rsidRPr="00000000">
        <w:rPr>
          <w:rFonts w:ascii="Times New Roman" w:cs="Times New Roman" w:eastAsia="Times New Roman" w:hAnsi="Times New Roman"/>
          <w:color w:val="000000"/>
          <w:sz w:val="24"/>
          <w:szCs w:val="24"/>
          <w:rtl w:val="0"/>
        </w:rPr>
        <w:t xml:space="preserve">a </w:t>
      </w:r>
      <w:r w:rsidDel="00000000" w:rsidR="00000000" w:rsidRPr="00000000">
        <w:rPr>
          <w:rFonts w:ascii="Times New Roman" w:cs="Times New Roman" w:eastAsia="Times New Roman" w:hAnsi="Times New Roman"/>
          <w:i w:val="1"/>
          <w:color w:val="000000"/>
          <w:sz w:val="24"/>
          <w:szCs w:val="24"/>
          <w:rtl w:val="0"/>
        </w:rPr>
        <w:t xml:space="preserve">legal declaration by a person of his wishes or intentions regarding the disposition of his property after his death, duly made and executed according to the provisions of Part II, and includes a codicil.</w:t>
      </w:r>
    </w:p>
    <w:p w:rsidR="00000000" w:rsidDel="00000000" w:rsidP="00000000" w:rsidRDefault="00000000" w:rsidRPr="00000000" w14:paraId="00000008">
      <w:pPr>
        <w:pageBreakBefore w:val="0"/>
        <w:spacing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000000"/>
          <w:sz w:val="24"/>
          <w:szCs w:val="24"/>
          <w:rtl w:val="0"/>
        </w:rPr>
        <w:t xml:space="preserve">Common law has defined a will to mean</w:t>
      </w:r>
      <w:r w:rsidDel="00000000" w:rsidR="00000000" w:rsidRPr="00000000">
        <w:rPr>
          <w:rFonts w:ascii="Times New Roman" w:cs="Times New Roman" w:eastAsia="Times New Roman" w:hAnsi="Times New Roman"/>
          <w:color w:val="000000"/>
          <w:sz w:val="24"/>
          <w:szCs w:val="24"/>
          <w:vertAlign w:val="superscript"/>
        </w:rPr>
        <w:footnoteReference w:customMarkFollows="0" w:id="0"/>
      </w:r>
      <w:r w:rsidDel="00000000" w:rsidR="00000000" w:rsidRPr="00000000">
        <w:rPr>
          <w:rFonts w:ascii="Times New Roman" w:cs="Times New Roman" w:eastAsia="Times New Roman" w:hAnsi="Times New Roman"/>
          <w:color w:val="000000"/>
          <w:sz w:val="24"/>
          <w:szCs w:val="24"/>
          <w:rtl w:val="0"/>
        </w:rPr>
        <w:t xml:space="preserve"> an</w:t>
      </w:r>
      <w:r w:rsidDel="00000000" w:rsidR="00000000" w:rsidRPr="00000000">
        <w:rPr>
          <w:rFonts w:ascii="Times New Roman" w:cs="Times New Roman" w:eastAsia="Times New Roman" w:hAnsi="Times New Roman"/>
          <w:i w:val="1"/>
          <w:sz w:val="24"/>
          <w:szCs w:val="24"/>
          <w:rtl w:val="0"/>
        </w:rPr>
        <w:t xml:space="preserve">aggregate of a man’s testamentary intentions, so far as they are manifested in writing, and duly executed according to the statute.</w:t>
      </w:r>
    </w:p>
    <w:p w:rsidR="00000000" w:rsidDel="00000000" w:rsidP="00000000" w:rsidRDefault="00000000" w:rsidRPr="00000000" w14:paraId="00000009">
      <w:pPr>
        <w:pageBreakBefore w:val="0"/>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What is the law governing the drafting of will in Kenya?</w:t>
      </w:r>
    </w:p>
    <w:p w:rsidR="00000000" w:rsidDel="00000000" w:rsidP="00000000" w:rsidRDefault="00000000" w:rsidRPr="00000000" w14:paraId="0000000A">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governing the drafting of will in Kenya is the Law of Succession Act Cap 160. It provide for; the meaning of a will, persons who can draw-up a will and the elements to be satisfied for a document to be considered a will. section 8 of the succession Act stipulates the form of a will that is it sould either be made orally or written. </w:t>
      </w:r>
    </w:p>
    <w:p w:rsidR="00000000" w:rsidDel="00000000" w:rsidP="00000000" w:rsidRDefault="00000000" w:rsidRPr="00000000" w14:paraId="0000000B">
      <w:pPr>
        <w:pageBreakBefore w:val="0"/>
        <w:spacing w:line="360" w:lineRule="auto"/>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Contents of a will </w:t>
      </w:r>
    </w:p>
    <w:p w:rsidR="00000000" w:rsidDel="00000000" w:rsidP="00000000" w:rsidRDefault="00000000" w:rsidRPr="00000000" w14:paraId="0000000C">
      <w:pPr>
        <w:pageBreakBefore w:val="0"/>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is no hard set rule as to what a will should contain, but the following must be present in all wills; it must identify the testator/ testatrix, must identify the property being bequeathed and the beneficiary/s.</w:t>
      </w:r>
    </w:p>
    <w:p w:rsidR="00000000" w:rsidDel="00000000" w:rsidP="00000000" w:rsidRDefault="00000000" w:rsidRPr="00000000" w14:paraId="0000000D">
      <w:pPr>
        <w:pageBreakBefore w:val="0"/>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Most wills are drafted by lawyers and are more detailed. The following is a general outline of what to expect in a professionally drafted will;</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7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Heading/title</w:t>
      </w:r>
    </w:p>
    <w:p w:rsidR="00000000" w:rsidDel="00000000" w:rsidP="00000000" w:rsidRDefault="00000000" w:rsidRPr="00000000" w14:paraId="0000000F">
      <w:pPr>
        <w:pStyle w:val="Heading1"/>
        <w:pageBreakBefore w:val="0"/>
        <w:rPr/>
      </w:pPr>
      <w:r w:rsidDel="00000000" w:rsidR="00000000" w:rsidRPr="00000000">
        <w:rPr>
          <w:rFonts w:ascii="Times New Roman" w:cs="Times New Roman" w:eastAsia="Times New Roman" w:hAnsi="Times New Roman"/>
          <w:rtl w:val="0"/>
        </w:rPr>
        <w:t xml:space="preserve">Typically the headline would be: LAST WILL AND TESTAMENT.  Will and testament mean the same thing, thus this traditional way of titling a will is redundant. Therefore LAST WILL/ LAST TESTAMENT will do.</w:t>
      </w:r>
      <w:r w:rsidDel="00000000" w:rsidR="00000000" w:rsidRPr="00000000">
        <w:rPr>
          <w:rtl w:val="0"/>
        </w:rPr>
        <w:t xml:space="preserve"> </w:t>
      </w:r>
    </w:p>
    <w:p w:rsidR="00000000" w:rsidDel="00000000" w:rsidP="00000000" w:rsidRDefault="00000000" w:rsidRPr="00000000" w14:paraId="00000010">
      <w:pPr>
        <w:pStyle w:val="Heading1"/>
        <w:pageBreakBefore w:val="0"/>
        <w:rPr/>
      </w:pPr>
      <w:r w:rsidDel="00000000" w:rsidR="00000000" w:rsidRPr="00000000">
        <w:rPr>
          <w:rtl w:val="0"/>
        </w:rPr>
      </w:r>
    </w:p>
    <w:p w:rsidR="00000000" w:rsidDel="00000000" w:rsidP="00000000" w:rsidRDefault="00000000" w:rsidRPr="00000000" w14:paraId="00000011">
      <w:pPr>
        <w:pStyle w:val="Heading1"/>
        <w:pageBreakBefore w:val="0"/>
        <w:rPr>
          <w:b w:val="0"/>
        </w:rPr>
      </w:pPr>
      <w:r w:rsidDel="00000000" w:rsidR="00000000" w:rsidRPr="00000000">
        <w:rPr>
          <w:b w:val="0"/>
          <w:rtl w:val="0"/>
        </w:rPr>
        <w:t xml:space="preserve">   2  Express Revocation</w:t>
      </w:r>
    </w:p>
    <w:p w:rsidR="00000000" w:rsidDel="00000000" w:rsidP="00000000" w:rsidRDefault="00000000" w:rsidRPr="00000000" w14:paraId="00000012">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This is provided for under Section 18(1) which provides for the revocation of a Will or Codicil by another will or Codicil declaring an intention to revoke the previous will or codicil.  Read together with S 17 S 18(1) enables the testator to revoke his will so long as he has capacity to do so.  Professionally drafted Wills and Testaments invariably contain an express revocation clause.  “ I revoke all former Wills and Testamentary dispositions previously made by me..” any professionally drafted will will contain such a clause.  It is not sufficient however to say “.. this is the last will and testament made by me..” that does not have the effect of revoking the previous will.  It is preferable that the revocation clause says that you revoke the testament.  This is the last will made by me is not a revocation clause.  Refer to </w:t>
      </w:r>
      <w:r w:rsidDel="00000000" w:rsidR="00000000" w:rsidRPr="00000000">
        <w:rPr>
          <w:rFonts w:ascii="Georgia" w:cs="Georgia" w:eastAsia="Georgia" w:hAnsi="Georgia"/>
          <w:b w:val="0"/>
          <w:i w:val="1"/>
          <w:smallCaps w:val="0"/>
          <w:strike w:val="0"/>
          <w:color w:val="0000ff"/>
          <w:sz w:val="24"/>
          <w:szCs w:val="24"/>
          <w:u w:val="single"/>
          <w:shd w:fill="auto" w:val="clear"/>
          <w:vertAlign w:val="baseline"/>
          <w:rtl w:val="0"/>
        </w:rPr>
        <w:t xml:space="preserve">Re Hawkesley’s Settlement</w:t>
      </w: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 where that point was made, that the description of the Will as the Last will and testament is not a sufficient express clause.  </w:t>
      </w:r>
    </w:p>
    <w:p w:rsidR="00000000" w:rsidDel="00000000" w:rsidP="00000000" w:rsidRDefault="00000000" w:rsidRPr="00000000" w14:paraId="00000014">
      <w:pPr>
        <w:pageBreakBefore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7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Detailed identification of the testator/testatrix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Their postal address and capacity to make the will should be stated.age,account no,rep of kenyamale adult.name,</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7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account of the testator property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 property an chores in action,This is a list of all the assets owned by the testator at the time of making the will. The description of the property should be detailed.</w:t>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7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Liabilities of the testator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should be clearly stated in the will all the liabilities within the knowledge of the testator. Advocates fees,medical,burial,loan,mortgage</w:t>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7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Appointment of executor/s and alternates</w:t>
      </w:r>
    </w:p>
    <w:p w:rsidR="00000000" w:rsidDel="00000000" w:rsidP="00000000" w:rsidRDefault="00000000" w:rsidRPr="00000000" w14:paraId="0000001E">
      <w:pPr>
        <w:pageBreakBefore w:val="0"/>
        <w:spacing w:line="360" w:lineRule="auto"/>
        <w:ind w:left="41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Who is an executor?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executor appointed should preferably be somebody who has knowledge of the property.</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7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detailed identification of beneficiaries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 list of all the testator’s dependants. Part 3 of the Act contains provisions to the effect that a testator must make a reasonable provision for his dependants in his Will and that if the dependants are not adequately provided for by Will or intestacy, they may make an application to court before the grant of probate or a grant of letters for administration for an order of adequate provision.</w:t>
      </w:r>
    </w:p>
    <w:p w:rsidR="00000000" w:rsidDel="00000000" w:rsidP="00000000" w:rsidRDefault="00000000" w:rsidRPr="00000000" w14:paraId="00000022">
      <w:pPr>
        <w:pageBreakBefore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23">
      <w:pPr>
        <w:pageBreakBefore w:val="0"/>
        <w:jc w:val="both"/>
        <w:rPr>
          <w:rFonts w:ascii="Georgia" w:cs="Georgia" w:eastAsia="Georgia" w:hAnsi="Georgia"/>
        </w:rPr>
      </w:pPr>
      <w:r w:rsidDel="00000000" w:rsidR="00000000" w:rsidRPr="00000000">
        <w:rPr>
          <w:rFonts w:ascii="Georgia" w:cs="Georgia" w:eastAsia="Georgia" w:hAnsi="Georgia"/>
          <w:rtl w:val="0"/>
        </w:rPr>
        <w:t xml:space="preserve">S.26 is a clear departure from the English law theory of testamentary freedom. The spirit of s.26 is derived from traditional african practice in which a person is under obligation to provide for members of his immediate family and those of the extended family provided it was his duty to maintain them while he was alive.</w:t>
      </w:r>
    </w:p>
    <w:p w:rsidR="00000000" w:rsidDel="00000000" w:rsidP="00000000" w:rsidRDefault="00000000" w:rsidRPr="00000000" w14:paraId="00000024">
      <w:pPr>
        <w:pageBreakBefore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25">
      <w:pPr>
        <w:pageBreakBefore w:val="0"/>
        <w:jc w:val="both"/>
        <w:rPr>
          <w:rFonts w:ascii="Georgia" w:cs="Georgia" w:eastAsia="Georgia" w:hAnsi="Georgia"/>
        </w:rPr>
      </w:pPr>
      <w:r w:rsidDel="00000000" w:rsidR="00000000" w:rsidRPr="00000000">
        <w:rPr>
          <w:rFonts w:ascii="Georgia" w:cs="Georgia" w:eastAsia="Georgia" w:hAnsi="Georgia"/>
          <w:rtl w:val="0"/>
        </w:rPr>
        <w:t xml:space="preserve">Furthermore, there is a deliberate effort to provide for all children belonging to the deceased. The definition of a under s.3(2) includes an unborn child who had been recognised by the deceased as his own e.g an adopted child.</w:t>
      </w:r>
    </w:p>
    <w:p w:rsidR="00000000" w:rsidDel="00000000" w:rsidP="00000000" w:rsidRDefault="00000000" w:rsidRPr="00000000" w14:paraId="00000026">
      <w:pPr>
        <w:pageBreakBefore w:val="0"/>
        <w:rPr>
          <w:rFonts w:ascii="Georgia" w:cs="Georgia" w:eastAsia="Georgia" w:hAnsi="Georgia"/>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7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bequest </w:t>
      </w:r>
    </w:p>
    <w:p w:rsidR="00000000" w:rsidDel="00000000" w:rsidP="00000000" w:rsidRDefault="00000000" w:rsidRPr="00000000" w14:paraId="00000029">
      <w:pPr>
        <w:pageBreakBefore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dependants stated above are bequeathed the estate of the testator.</w:t>
      </w:r>
      <w:r w:rsidDel="00000000" w:rsidR="00000000" w:rsidRPr="00000000">
        <w:rPr>
          <w:rFonts w:ascii="Times New Roman" w:cs="Times New Roman" w:eastAsia="Times New Roman" w:hAnsi="Times New Roman"/>
          <w:sz w:val="24"/>
          <w:szCs w:val="24"/>
          <w:rtl w:val="0"/>
        </w:rPr>
        <w:t xml:space="preserve"> A bequest under a will is usually described as a legacy or as an inheritance. A legacy is a bequest of a specified thing, sum of money, right, or collection of things for example, a library ,art etc.  An inheritance is a disposition of the residue of the estate after the legacies have been deducted</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pageBreakBefore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essential to have an heir in a will, and though there were basic differences formerly, there are very few differences in law today between the heir and the legatee. The main difference is that the legatees receive preference in payment over the heir, who is thus often referred to as the residuary legatee</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pageBreakBefore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there is a shortfall in the estate after payment of the legacies, the heirs alone suffer a diminution of their shares. If there are not sufficient funds, after payment of creditors, to satisfy all the legacies in full, the legacies are abated – that is, each legacy is reduced in the proportion that it bears to the total value of the legacies – whatever the nature of the legacy, whether it be of a specific thing, or general (of a sum of money)</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pageBreakBefore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 legacy fails for any reason, it falls into the residue of the estate for the benefit of the heirs, unless the will indicates the contrary. If an heir is for any reason unable to benefit, there is usually intestacy as to his share, unless the will indicates the contrary</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pageBreakBefore w:val="0"/>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legatee or heir may for various reasons be debarred from taking under a will, either because he </w:t>
      </w:r>
    </w:p>
    <w:p w:rsidR="00000000" w:rsidDel="00000000" w:rsidP="00000000" w:rsidRDefault="00000000" w:rsidRPr="00000000" w14:paraId="0000002E">
      <w:pPr>
        <w:pageBreakBefore w:val="0"/>
        <w:numPr>
          <w:ilvl w:val="0"/>
          <w:numId w:val="9"/>
        </w:numPr>
        <w:tabs>
          <w:tab w:val="left" w:pos="720"/>
        </w:tabs>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he/she signed as a witness or wrote or on the testator’s behalf signed the will  or</w:t>
      </w:r>
    </w:p>
    <w:p w:rsidR="00000000" w:rsidDel="00000000" w:rsidP="00000000" w:rsidRDefault="00000000" w:rsidRPr="00000000" w14:paraId="0000002F">
      <w:pPr>
        <w:pageBreakBefore w:val="0"/>
        <w:numPr>
          <w:ilvl w:val="0"/>
          <w:numId w:val="9"/>
        </w:numPr>
        <w:tabs>
          <w:tab w:val="left" w:pos="72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unworthy in relation to the deceased (for example, he unlawfully caused the deceased’s death) or</w:t>
      </w:r>
    </w:p>
    <w:p w:rsidR="00000000" w:rsidDel="00000000" w:rsidP="00000000" w:rsidRDefault="00000000" w:rsidRPr="00000000" w14:paraId="00000030">
      <w:pPr>
        <w:pageBreakBefore w:val="0"/>
        <w:numPr>
          <w:ilvl w:val="0"/>
          <w:numId w:val="9"/>
        </w:numPr>
        <w:tabs>
          <w:tab w:val="left" w:pos="720"/>
        </w:tabs>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because he/she obtained the benefit through fraud, duress or undue influence over the deceased. </w:t>
      </w:r>
    </w:p>
    <w:p w:rsidR="00000000" w:rsidDel="00000000" w:rsidP="00000000" w:rsidRDefault="00000000" w:rsidRPr="00000000" w14:paraId="00000031">
      <w:pPr>
        <w:pageBreakBefore w:val="0"/>
        <w:numPr>
          <w:ilvl w:val="0"/>
          <w:numId w:val="9"/>
        </w:numPr>
        <w:tabs>
          <w:tab w:val="left" w:pos="720"/>
        </w:tabs>
        <w:spacing w:after="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incestuous child, it would seem, may take under a will only so much as is necessary for its necessary maintenance; but other illegitimate children, if specifically given a bequest in the will, may inherit without limit under the will. If, however, a testator makes a bequest to children generally, illegitimate children are deemed not to be included unless the will clearly indicates the contrary. Adopted children, being legitimate, are included except where they were adopted after execution of the will.</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7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residuary clause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to ensure that any property that the testator may have forgotten is not governed by the rules of intestacy.</w:t>
      </w:r>
    </w:p>
    <w:p w:rsidR="00000000" w:rsidDel="00000000" w:rsidP="00000000" w:rsidRDefault="00000000" w:rsidRPr="00000000" w14:paraId="000000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7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Funeral arrangements </w:t>
      </w:r>
    </w:p>
    <w:p w:rsidR="00000000" w:rsidDel="00000000" w:rsidP="00000000" w:rsidRDefault="00000000" w:rsidRPr="00000000" w14:paraId="000000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74"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attestation and witnessing </w:t>
      </w:r>
    </w:p>
    <w:p w:rsidR="00000000" w:rsidDel="00000000" w:rsidP="00000000" w:rsidRDefault="00000000" w:rsidRPr="00000000" w14:paraId="00000037">
      <w:pPr>
        <w:pageBreakBefore w:val="0"/>
        <w:jc w:val="both"/>
        <w:rPr/>
      </w:pPr>
      <w:r w:rsidDel="00000000" w:rsidR="00000000" w:rsidRPr="00000000">
        <w:rPr>
          <w:rFonts w:ascii="Times New Roman" w:cs="Times New Roman" w:eastAsia="Times New Roman" w:hAnsi="Times New Roman"/>
          <w:color w:val="000000"/>
          <w:sz w:val="24"/>
          <w:szCs w:val="24"/>
          <w:rtl w:val="0"/>
        </w:rPr>
        <w:t xml:space="preserve">This should be done by two competent and independent individuals who are preferably not beneficiaries. This is because their attestation would require further attestation.</w:t>
      </w:r>
      <w:r w:rsidDel="00000000" w:rsidR="00000000" w:rsidRPr="00000000">
        <w:rPr>
          <w:rtl w:val="0"/>
        </w:rPr>
        <w:t xml:space="preserve"> </w:t>
      </w:r>
    </w:p>
    <w:p w:rsidR="00000000" w:rsidDel="00000000" w:rsidP="00000000" w:rsidRDefault="00000000" w:rsidRPr="00000000" w14:paraId="00000038">
      <w:pPr>
        <w:pageBreakBefore w:val="0"/>
        <w:jc w:val="both"/>
        <w:rPr>
          <w:rFonts w:ascii="Georgia" w:cs="Georgia" w:eastAsia="Georgia" w:hAnsi="Georgia"/>
          <w:u w:val="single"/>
        </w:rPr>
      </w:pPr>
      <w:r w:rsidDel="00000000" w:rsidR="00000000" w:rsidRPr="00000000">
        <w:rPr>
          <w:rtl w:val="0"/>
        </w:rPr>
        <w:t xml:space="preserve">Section 11 (b) deals with position of signature or mark on the document and the provision states that the signature or mark should be so placed as to make it appear that the testator intended by the signature or mark to give effect to the Will.  Under this provision the signature can theoretically be placed anywhere on the document so long as it is apparent from the position that it is intended to give effect to the will.  The law doesn’t require that the signature be placed at some point on the document, it can be anywhere on the document even on the envelope, it all depends on circumstances.  The mark will be regarded to give effect to the will depending on the circumstances of the case.</w:t>
      </w:r>
      <w:r w:rsidDel="00000000" w:rsidR="00000000" w:rsidRPr="00000000">
        <w:rPr>
          <w:rFonts w:ascii="Georgia" w:cs="Georgia" w:eastAsia="Georgia" w:hAnsi="Georgia"/>
          <w:u w:val="single"/>
          <w:rtl w:val="0"/>
        </w:rPr>
        <w:t xml:space="preserve"> </w:t>
      </w:r>
    </w:p>
    <w:p w:rsidR="00000000" w:rsidDel="00000000" w:rsidP="00000000" w:rsidRDefault="00000000" w:rsidRPr="00000000" w14:paraId="00000039">
      <w:pPr>
        <w:pageBreakBefore w:val="0"/>
        <w:jc w:val="both"/>
        <w:rPr>
          <w:rFonts w:ascii="Georgia" w:cs="Georgia" w:eastAsia="Georgia" w:hAnsi="Georgia"/>
        </w:rPr>
      </w:pPr>
      <w:r w:rsidDel="00000000" w:rsidR="00000000" w:rsidRPr="00000000">
        <w:rPr>
          <w:rFonts w:ascii="Georgia" w:cs="Georgia" w:eastAsia="Georgia" w:hAnsi="Georgia"/>
          <w:u w:val="single"/>
          <w:rtl w:val="0"/>
        </w:rPr>
        <w:t xml:space="preserve">Requirement of Witnesses</w:t>
      </w:r>
      <w:r w:rsidDel="00000000" w:rsidR="00000000" w:rsidRPr="00000000">
        <w:rPr>
          <w:rFonts w:ascii="Georgia" w:cs="Georgia" w:eastAsia="Georgia" w:hAnsi="Georgia"/>
          <w:rtl w:val="0"/>
        </w:rPr>
        <w:t xml:space="preserve">: witnesses are important for purposes of authenticating the signature of the testator to remove any doubts regarding the free-will of the testator at the time of signing the document.  The witnesses are important in that evidence can be obtained after the testator’s death as to what actually happened particularly where the validity of the will is being questioned.  For this reason it is advisable to select persons who are younger than the testator as these are more likely to survive the testator.  It is also advisable to choose persons who can be easily be traced in preference to total strangers, persons of no fixed abode or a person who is likely to be far away at the time of the testator’s death as they may be needed for the purpose of providing evidence.</w:t>
      </w:r>
    </w:p>
    <w:p w:rsidR="00000000" w:rsidDel="00000000" w:rsidP="00000000" w:rsidRDefault="00000000" w:rsidRPr="00000000" w14:paraId="0000003A">
      <w:pPr>
        <w:pageBreakBefore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tl w:val="0"/>
        </w:rPr>
        <w:t xml:space="preserve">Section 11(c) is not specific on who may be a witness.  The provision just talks about the witness being present and does not set out qualifications of a witness.  Section 11 (c) however does require that the witnesses must be capable of seeing the signature and understanding what they are doing.  This would mean that blind and illiterate witnesses are not suitable.  It also means that minors, drunkards and insane persons should not be chosen as witnesses.  Section 11  (c) requires that each witness must sign the will in the presence of the testator.  It further provides that the witnesses need not sign in the presence of each other.  This is because the witnesses put their signatures on the document with the intention of validating the testator’s signature and not each others signature.  Section 11 (c) does not provide a particular form of attestation, the signature of the witness need not be in particular place on the will but it should be so positioned as to show the intention to ratify the testator’s signature.   </w:t>
      </w:r>
    </w:p>
    <w:p w:rsidR="00000000" w:rsidDel="00000000" w:rsidP="00000000" w:rsidRDefault="00000000" w:rsidRPr="00000000" w14:paraId="0000003C">
      <w:pPr>
        <w:pageBreakBefore w:val="0"/>
        <w:jc w:val="both"/>
        <w:rPr>
          <w:rFonts w:ascii="Georgia" w:cs="Georgia" w:eastAsia="Georgia" w:hAnsi="Georgia"/>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Characteristic/elements of a will?</w:t>
      </w:r>
      <w:r w:rsidDel="00000000" w:rsidR="00000000" w:rsidRPr="00000000">
        <w:rPr>
          <w:rtl w:val="0"/>
        </w:rPr>
      </w:r>
    </w:p>
    <w:p w:rsidR="00000000" w:rsidDel="00000000" w:rsidP="00000000" w:rsidRDefault="00000000" w:rsidRPr="00000000" w14:paraId="0000004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governing writing of wills in Kenya is the Law of Succession Act</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specify Part II of the Act. To be valid will, a document must satisfy the following legal requirements; </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person making it must have capacity to make a will, secondly</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He/she must have knowledge and approve when making the will, thirdly</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will must be attested and witnessed.</w:t>
      </w:r>
    </w:p>
    <w:p w:rsidR="00000000" w:rsidDel="00000000" w:rsidP="00000000" w:rsidRDefault="00000000" w:rsidRPr="00000000" w14:paraId="0000004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On capacity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In Kenya any one can make a will</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except infants and persons of unsound mind. The burn on mentally unsound persons is not absolute, the law</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provide that insane person can make a will during their moments of lucidness</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the test as to whether a person is lucid enough to make a valid will was stated in the case of </w:t>
      </w:r>
      <w:r w:rsidDel="00000000" w:rsidR="00000000" w:rsidRPr="00000000">
        <w:rPr>
          <w:rFonts w:ascii="Times New Roman" w:cs="Times New Roman" w:eastAsia="Times New Roman" w:hAnsi="Times New Roman"/>
          <w:b w:val="1"/>
          <w:sz w:val="24"/>
          <w:szCs w:val="24"/>
          <w:rtl w:val="0"/>
        </w:rPr>
        <w:t xml:space="preserve">Banks v Goodfellow</w:t>
      </w:r>
      <w:r w:rsidDel="00000000" w:rsidR="00000000" w:rsidRPr="00000000">
        <w:rPr>
          <w:rFonts w:ascii="Times New Roman" w:cs="Times New Roman" w:eastAsia="Times New Roman" w:hAnsi="Times New Roman"/>
          <w:b w:val="1"/>
          <w:sz w:val="24"/>
          <w:szCs w:val="24"/>
          <w:vertAlign w:val="superscript"/>
        </w:rPr>
        <w:footnoteReference w:customMarkFollows="0" w:id="9"/>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 insane person is said to be lucid if he satisfy the following elements;</w:t>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understand the nature of the act</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have sound memory enabling him to recollect his property, and</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remember his responsibilities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0"/>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On knowledge and approval</w:t>
      </w:r>
      <w:r w:rsidDel="00000000" w:rsidR="00000000" w:rsidRPr="00000000">
        <w:rPr>
          <w:rFonts w:ascii="Times New Roman" w:cs="Times New Roman" w:eastAsia="Times New Roman" w:hAnsi="Times New Roman"/>
          <w:sz w:val="24"/>
          <w:szCs w:val="24"/>
          <w:rtl w:val="0"/>
        </w:rPr>
        <w:t xml:space="preserve">: the element has two areas; first knowledge which requires that the testator must know the nature of the act he/she is undertaking, second approval which requires that the testator approve, out of his/her own free will, the terms/content of the will.</w:t>
      </w:r>
    </w:p>
    <w:p w:rsidR="00000000" w:rsidDel="00000000" w:rsidP="00000000" w:rsidRDefault="00000000" w:rsidRPr="00000000" w14:paraId="0000004D">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element is viewed as unsatisfied if the knowledge and approval of the testator is obtained by; coercion or undue influence, mistake, fraud or the surrounding circumstances are suspicious.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Coercion or undue influence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knowledge or approval may be absent owing to coercion or undue influence being exercised on the testator. Undue influence occurs when a testator is coerced into making a will or some part of it that he/she does not want to make. Undue influence is proved if it can be shown that the testator was induced or coerced into making dispositions that he/she did not really intend to make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11"/>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distinction should be drawn between undue influence and persuasion, this distinction was discussed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Hall vs. Hall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Pr>
        <w:footnoteReference w:customMarkFollows="0" w:id="1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it was held that persuasion is not unlawful, but pressure of whatever character if so exerted as to overpower the volition without convincing the judgement of the testator will constitute undue influence though no force is either used or threatened.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Wingrove vs. Wingrove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Pr>
        <w:footnoteReference w:customMarkFollows="0" w:id="13"/>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a young man had bequeathed a harlot disinheriting his wife and children it was held not to constitute coercion because, per Sir James Hannen,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make a good will a man must be a free agent. But all influences are not unlawful. Persuasion appeals to the affections or ties of kindred, to a sentiment of gratitude for past services or pity for future destitution or the like – these are all legitimate and may fairly be pressed on a testator. On the other hand, pressure of whatever character whether acting on the fears or hopes if so exerted as to overpower the volition without convincing the judgement is a species of restraint under which no valid will can be made. Importunity or threats such as the testator has no courage to resist, moral command asserted and yielded to for the sake of peace and quiet, or of escaping from distress of mind or social discomfort, these if carried to a degree in which the free play of the testator’s judgement, discretion or wishes is overborne will constitute undue influence though no force is either used or threatened. In a word a testator may be led but not driven and his will must be the offspring of his own volition and not the record of someone else.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Fraud</w:t>
      </w:r>
      <w:r w:rsidDel="00000000" w:rsidR="00000000" w:rsidRPr="00000000">
        <w:rPr>
          <w:rtl w:val="0"/>
        </w:rPr>
      </w:r>
    </w:p>
    <w:p w:rsidR="00000000" w:rsidDel="00000000" w:rsidP="00000000" w:rsidRDefault="00000000" w:rsidRPr="00000000" w14:paraId="00000051">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and approval will also be absent if the testator makes a gift by will or excludes a person from benefit as a result of false statements which have been made about an intended beneficiary’s character or conduct</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Mistake </w:t>
      </w:r>
    </w:p>
    <w:p w:rsidR="00000000" w:rsidDel="00000000" w:rsidP="00000000" w:rsidRDefault="00000000" w:rsidRPr="00000000" w14:paraId="00000053">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knowledge and approval of the testator may be absent because of a mistake on the part of the testator or of a person employed by him to draft the will. The mistake may relate to part or whole of the will. A mistake relating to the whole will renders it invalid, while a partial mistake may be corrected or otherwise that portion of the will revoked</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On attestation and witnessing:</w:t>
      </w:r>
      <w:r w:rsidDel="00000000" w:rsidR="00000000" w:rsidRPr="00000000">
        <w:rPr>
          <w:rFonts w:ascii="Times New Roman" w:cs="Times New Roman" w:eastAsia="Times New Roman" w:hAnsi="Times New Roman"/>
          <w:sz w:val="24"/>
          <w:szCs w:val="24"/>
          <w:rtl w:val="0"/>
        </w:rPr>
        <w:t xml:space="preserve"> the will is not valid until it is attested by the testator or a person under his instructions</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rtl w:val="0"/>
        </w:rPr>
        <w:t xml:space="preserve">. The testator attest by either signing the will or affixing his/her mark on the will e.g. thumb print, initials, assumed name, mark by a rubber stamp with the testator’s name have all been held to amount to valid signatures.</w:t>
      </w:r>
    </w:p>
    <w:p w:rsidR="00000000" w:rsidDel="00000000" w:rsidP="00000000" w:rsidRDefault="00000000" w:rsidRPr="00000000" w14:paraId="00000055">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will is signed by another person this should be done in the testator’s presence and under his direction. The concept of “presence” has a physical and mental dimension. Since the signature has to be made under the testator’s direction, the testator’s physical and mental condition must be such that he could either object to or assent to the signature made on his behalf. A will normally be signed on behalf of a testator in circumstances where he is too weak through illness to sign for himself.</w:t>
      </w:r>
    </w:p>
    <w:p w:rsidR="00000000" w:rsidDel="00000000" w:rsidP="00000000" w:rsidRDefault="00000000" w:rsidRPr="00000000" w14:paraId="00000056">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11 (b) states that the signature or mark should be so placed as to make it appear that he intended by the signature or mark to give effect to the will. Under this provision the signature can theoretically be placed anywhere on the document so long as it is apparent from the position that it is intended to give effect to the will</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pageBreakBefore w:val="0"/>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will to be valid must be witnessed by two witnesses</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Fonts w:ascii="Times New Roman" w:cs="Times New Roman" w:eastAsia="Times New Roman" w:hAnsi="Times New Roman"/>
          <w:color w:val="000000"/>
          <w:sz w:val="24"/>
          <w:szCs w:val="24"/>
          <w:rtl w:val="0"/>
        </w:rPr>
        <w:t xml:space="preserve">each of whom must have seen the testator sign or affix his mark to the will, or have seen some other person sign the will, in the presence and by the direction of the testator, or have received from the testator a personal acknowledgement of his signature or mark, orof the signature of that other person; and each of the witnesses must sign the will in the presence of the testator, but it shall not be necessary that more than one witness be present at the same time, and no particular form of attestation shall be necessary.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dt>
      <w:sdtPr>
        <w:tag w:val="goog_rdk_3"/>
      </w:sdtPr>
      <w:sdtConten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4" w:right="0" w:firstLine="0"/>
            <w:jc w:val="left"/>
            <w:rPr>
              <w:del w:author="charles kamau" w:id="0" w:date="2021-09-14T09:53:54Z"/>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
            </w:sdtPr>
            <w:sdtContent>
              <w:ins w:author="charles kamau" w:id="0" w:date="2021-09-14T09:53:54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ab/>
                  <w:tab/>
                  <w:tab/>
                  <w:tab/>
                  <w:tab/>
                </w:r>
              </w:ins>
            </w:sdtContent>
          </w:sdt>
          <w:sdt>
            <w:sdtPr>
              <w:tag w:val="goog_rdk_2"/>
            </w:sdtPr>
            <w:sdtContent>
              <w:del w:author="charles kamau" w:id="0" w:date="2021-09-14T09:53:54Z">
                <w:r w:rsidDel="00000000" w:rsidR="00000000" w:rsidRPr="00000000">
                  <w:rPr>
                    <w:rtl w:val="0"/>
                  </w:rPr>
                </w:r>
              </w:del>
            </w:sdtContent>
          </w:sdt>
        </w:p>
      </w:sdtContent>
    </w:sdt>
    <w:sdt>
      <w:sdtPr>
        <w:tag w:val="goog_rdk_5"/>
      </w:sdtPr>
      <w:sdtContent>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del w:author="charles kamau" w:id="0" w:date="2021-09-14T09:53:54Z"/>
              <w:rFonts w:ascii="Times New Roman" w:cs="Times New Roman" w:eastAsia="Times New Roman" w:hAnsi="Times New Roman"/>
              <w:b w:val="0"/>
              <w:i w:val="0"/>
              <w:smallCaps w:val="0"/>
              <w:strike w:val="0"/>
              <w:color w:val="000000"/>
              <w:sz w:val="24"/>
              <w:szCs w:val="24"/>
              <w:u w:val="none"/>
              <w:shd w:fill="auto" w:val="clear"/>
              <w:vertAlign w:val="baseline"/>
            </w:rPr>
            <w:pPrChange w:author="charles kamau" w:id="0" w:date="2021-09-14T09:53:54Z">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74" w:right="0" w:firstLine="0"/>
                <w:jc w:val="left"/>
              </w:pPr>
            </w:pPrChange>
          </w:pPr>
          <w:sdt>
            <w:sdtPr>
              <w:tag w:val="goog_rdk_4"/>
            </w:sdtPr>
            <w:sdtContent>
              <w:del w:author="charles kamau" w:id="0" w:date="2021-09-14T09:53:54Z">
                <w:r w:rsidDel="00000000" w:rsidR="00000000" w:rsidRPr="00000000">
                  <w:rPr>
                    <w:rtl w:val="0"/>
                  </w:rPr>
                </w:r>
              </w:del>
            </w:sdtContent>
          </w:sdt>
        </w:p>
      </w:sdtContent>
    </w:sdt>
    <w:sdt>
      <w:sdtPr>
        <w:tag w:val="goog_rdk_7"/>
      </w:sdtPr>
      <w:sdtContent>
        <w:p w:rsidR="00000000" w:rsidDel="00000000" w:rsidP="00000000" w:rsidRDefault="00000000" w:rsidRPr="00000000" w14:paraId="00000065">
          <w:pPr>
            <w:pageBreakBefore w:val="0"/>
            <w:spacing w:line="360" w:lineRule="auto"/>
            <w:rPr>
              <w:del w:author="charles kamau" w:id="0" w:date="2021-09-14T09:53:54Z"/>
              <w:rFonts w:ascii="Times New Roman" w:cs="Times New Roman" w:eastAsia="Times New Roman" w:hAnsi="Times New Roman"/>
              <w:i w:val="1"/>
              <w:sz w:val="24"/>
              <w:szCs w:val="24"/>
            </w:rPr>
          </w:pPr>
          <w:sdt>
            <w:sdtPr>
              <w:tag w:val="goog_rdk_6"/>
            </w:sdtPr>
            <w:sdtContent>
              <w:del w:author="charles kamau" w:id="0" w:date="2021-09-14T09:53:54Z">
                <w:r w:rsidDel="00000000" w:rsidR="00000000" w:rsidRPr="00000000">
                  <w:rPr>
                    <w:rtl w:val="0"/>
                  </w:rPr>
                </w:r>
              </w:del>
            </w:sdtContent>
          </w:sdt>
        </w:p>
      </w:sdtContent>
    </w:sdt>
    <w:sdt>
      <w:sdtPr>
        <w:tag w:val="goog_rdk_8"/>
      </w:sdtPr>
      <w:sdtContent>
        <w:p w:rsidR="00000000" w:rsidDel="00000000" w:rsidP="00000000" w:rsidRDefault="00000000" w:rsidRPr="00000000" w14:paraId="00000066">
          <w:pPr>
            <w:pageBreakBefore w:val="0"/>
            <w:tabs>
              <w:tab w:val="left" w:pos="-720"/>
            </w:tabs>
            <w:jc w:val="left"/>
            <w:rPr>
              <w:rFonts w:ascii="Times New Roman" w:cs="Times New Roman" w:eastAsia="Times New Roman" w:hAnsi="Times New Roman"/>
              <w:b w:val="1"/>
              <w:sz w:val="28"/>
              <w:szCs w:val="28"/>
            </w:rPr>
            <w:pPrChange w:author="charles kamau" w:id="0" w:date="2021-09-14T09:53:51Z">
              <w:pPr>
                <w:pageBreakBefore w:val="0"/>
                <w:tabs>
                  <w:tab w:val="left" w:pos="-720"/>
                </w:tabs>
                <w:jc w:val="center"/>
              </w:pPr>
            </w:pPrChange>
          </w:pPr>
          <w:r w:rsidDel="00000000" w:rsidR="00000000" w:rsidRPr="00000000">
            <w:rPr>
              <w:rtl w:val="0"/>
            </w:rPr>
          </w:r>
        </w:p>
      </w:sdtContent>
    </w:sdt>
    <w:p w:rsidR="00000000" w:rsidDel="00000000" w:rsidP="00000000" w:rsidRDefault="00000000" w:rsidRPr="00000000" w14:paraId="00000067">
      <w:pPr>
        <w:pageBreakBefore w:val="0"/>
        <w:tabs>
          <w:tab w:val="left" w:pos="-720"/>
        </w:tabs>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8">
      <w:pPr>
        <w:pageBreakBefore w:val="0"/>
        <w:tabs>
          <w:tab w:val="left" w:pos="-720"/>
        </w:tabs>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WILL OF</w:t>
      </w:r>
    </w:p>
    <w:p w:rsidR="00000000" w:rsidDel="00000000" w:rsidP="00000000" w:rsidRDefault="00000000" w:rsidRPr="00000000" w14:paraId="00000069">
      <w:pPr>
        <w:pageBreakBefore w:val="0"/>
        <w:tabs>
          <w:tab w:val="left" w:pos="-720"/>
        </w:tabs>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ARTHUR MASANDUKU</w:t>
      </w:r>
    </w:p>
    <w:p w:rsidR="00000000" w:rsidDel="00000000" w:rsidP="00000000" w:rsidRDefault="00000000" w:rsidRPr="00000000" w14:paraId="0000006A">
      <w:pPr>
        <w:pageBreakBefore w:val="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ageBreakBefore w:val="0"/>
        <w:tabs>
          <w:tab w:val="left" w:pos="-72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b w:val="1"/>
          <w:sz w:val="24"/>
          <w:szCs w:val="24"/>
          <w:rtl w:val="0"/>
        </w:rPr>
        <w:t xml:space="preserve"> ARTHUR MASANDUKU of </w:t>
      </w:r>
      <w:r w:rsidDel="00000000" w:rsidR="00000000" w:rsidRPr="00000000">
        <w:rPr>
          <w:rFonts w:ascii="Times New Roman" w:cs="Times New Roman" w:eastAsia="Times New Roman" w:hAnsi="Times New Roman"/>
          <w:sz w:val="24"/>
          <w:szCs w:val="24"/>
          <w:rtl w:val="0"/>
        </w:rPr>
        <w:t xml:space="preserve"> Post Office Box Number 12 Nairobi in the Republic of Kenya, an adult of sound mind hereby revoke all my previous wills, codicils and testamentary disposition made by me and declare, on this 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day of May 2012, that this is my last will.</w:t>
      </w:r>
    </w:p>
    <w:p w:rsidR="00000000" w:rsidDel="00000000" w:rsidP="00000000" w:rsidRDefault="00000000" w:rsidRPr="00000000" w14:paraId="0000006C">
      <w:pPr>
        <w:pageBreakBefore w:val="0"/>
        <w:tabs>
          <w:tab w:val="left" w:pos="-720"/>
        </w:tabs>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FAMILY INFORMATION</w:t>
      </w:r>
    </w:p>
    <w:p w:rsidR="00000000" w:rsidDel="00000000" w:rsidP="00000000" w:rsidRDefault="00000000" w:rsidRPr="00000000" w14:paraId="0000006D">
      <w:pPr>
        <w:pageBreakBefore w:val="0"/>
        <w:tabs>
          <w:tab w:val="left" w:pos="-7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married to Mary Masanduku. All references of "my wife" are to her.</w:t>
      </w:r>
    </w:p>
    <w:p w:rsidR="00000000" w:rsidDel="00000000" w:rsidP="00000000" w:rsidRDefault="00000000" w:rsidRPr="00000000" w14:paraId="0000006E">
      <w:pPr>
        <w:pageBreakBefore w:val="0"/>
        <w:tabs>
          <w:tab w:val="left" w:pos="-72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two (2) children, namely, David Masanduku and Cynthia Masanduku.  All references to "my children" refer to the two children named in this paragraph.</w:t>
      </w:r>
    </w:p>
    <w:p w:rsidR="00000000" w:rsidDel="00000000" w:rsidP="00000000" w:rsidRDefault="00000000" w:rsidRPr="00000000" w14:paraId="0000006F">
      <w:pPr>
        <w:pageBreakBefore w:val="0"/>
        <w:tabs>
          <w:tab w:val="left" w:pos="-720"/>
        </w:tabs>
        <w:spacing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70">
      <w:pPr>
        <w:pageBreakBefore w:val="0"/>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MY ESTATE</w:t>
      </w:r>
    </w:p>
    <w:p w:rsidR="00000000" w:rsidDel="00000000" w:rsidP="00000000" w:rsidRDefault="00000000" w:rsidRPr="00000000" w14:paraId="00000071">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LANDS</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Fifty (50) acres of land in Kitengela on LR No. 542 Nairobi.</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Plot in Buruburu phase IV on LR no. 12 Nairobi.</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Twenty (20) acres of land in Nakuru on LR No. 005 Nakuru.</w:t>
      </w:r>
    </w:p>
    <w:p w:rsidR="00000000" w:rsidDel="00000000" w:rsidP="00000000" w:rsidRDefault="00000000" w:rsidRPr="00000000" w14:paraId="00000075">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ACCOUNTS</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HSBC bank Account Number 42576252 in London, Wingroove Street Branch.</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Commercial Bank (KCB) Account Number 566487558 in Kenya, Moi Avenue Street Branch.</w:t>
      </w:r>
    </w:p>
    <w:p w:rsidR="00000000" w:rsidDel="00000000" w:rsidP="00000000" w:rsidRDefault="00000000" w:rsidRPr="00000000" w14:paraId="00000078">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CHATTELS</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Pajero KBZ 211 E.</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Range Rover Classic KZX 456A.</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cows in Nakuru farm.</w:t>
      </w:r>
    </w:p>
    <w:p w:rsidR="00000000" w:rsidDel="00000000" w:rsidP="00000000" w:rsidRDefault="00000000" w:rsidRPr="00000000" w14:paraId="0000007C">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SECURITIES</w:t>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Shares at the Kenya Airways worth Kshs. 1 million, share certificate No. 245.</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Shares at Safaricom worth Kshs. 2.3 million, share certificate No. 72.</w:t>
      </w:r>
    </w:p>
    <w:p w:rsidR="00000000" w:rsidDel="00000000" w:rsidP="00000000" w:rsidRDefault="00000000" w:rsidRPr="00000000" w14:paraId="0000007F">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LIABILITIES</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Kenya Commercial Bank (KCB) bank loan of Five Hundred Thousands (Kshs 500,000/=).</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expenses at Meridian hospital Nairobi worth Kshs. 300,000/=. </w:t>
      </w:r>
    </w:p>
    <w:p w:rsidR="00000000" w:rsidDel="00000000" w:rsidP="00000000" w:rsidRDefault="00000000" w:rsidRPr="00000000" w14:paraId="00000082">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BENEFICIARIES</w:t>
      </w:r>
    </w:p>
    <w:p w:rsidR="00000000" w:rsidDel="00000000" w:rsidP="00000000" w:rsidRDefault="00000000" w:rsidRPr="00000000" w14:paraId="00000084">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give my property to the following persons:</w:t>
        <w:br w:type="textWrapping"/>
        <w:br w:type="textWrapping"/>
        <w:t xml:space="preserve">To my wife , I bequeath the family property of 10 acres, LR 234 Kitengela, being the land upon which our matrimonial home is built and my shares in Kenya Airways.</w:t>
      </w:r>
    </w:p>
    <w:p w:rsidR="00000000" w:rsidDel="00000000" w:rsidP="00000000" w:rsidRDefault="00000000" w:rsidRPr="00000000" w14:paraId="00000085">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son David Masanduku, I bequeath the Plot in Buruburu phase IV on LR no. 12 Nairobi, Shares at Safaricom worth Kshs. 2.3 million, share certificate No. 72, Pajero KBZ 211 E and Range Rover Classic KZX 456A.</w:t>
      </w:r>
    </w:p>
    <w:p w:rsidR="00000000" w:rsidDel="00000000" w:rsidP="00000000" w:rsidRDefault="00000000" w:rsidRPr="00000000" w14:paraId="00000086">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my daughter Cynthia Masanduku I bequeath twenty (20) acres of land in Nakuru on LR No. 005 Nakuru, HSBC bank Account Number 42576252 in London, Wingroove Street Branch and 5 cows in the Nakuru farm.</w:t>
      </w:r>
    </w:p>
    <w:p w:rsidR="00000000" w:rsidDel="00000000" w:rsidP="00000000" w:rsidRDefault="00000000" w:rsidRPr="00000000" w14:paraId="00000087">
      <w:pPr>
        <w:pageBreakBefore w:val="0"/>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RESIDUARY CLAUSE</w:t>
      </w:r>
    </w:p>
    <w:p w:rsidR="00000000" w:rsidDel="00000000" w:rsidP="00000000" w:rsidRDefault="00000000" w:rsidRPr="00000000" w14:paraId="0000008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give to my wife my residuary estate to hold in trust for my two children until such a time they attain the age of 18 upon which she shall divide it equally amongst them.</w:t>
      </w:r>
    </w:p>
    <w:p w:rsidR="00000000" w:rsidDel="00000000" w:rsidP="00000000" w:rsidRDefault="00000000" w:rsidRPr="00000000" w14:paraId="00000089">
      <w:pPr>
        <w:pageBreakBefore w:val="0"/>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pageBreakBefore w:val="0"/>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PERSONAL REPRESENTATIVE OR EXECUTOR</w:t>
      </w:r>
    </w:p>
    <w:p w:rsidR="00000000" w:rsidDel="00000000" w:rsidP="00000000" w:rsidRDefault="00000000" w:rsidRPr="00000000" w14:paraId="0000008B">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appoint my wife as Executor of my Will, and if she is unable or unwilling to serve, then I name my advocate FIRM NINE &amp; Company Advocates as the alternate Executor. My Executor and alternate shall have all powers granted by applicable laws to carry out all provisions of this Will. They shall use provisions and procedures for the simplified handling of my estate and shall hold in trust the share of any minor beneficiary until they attain age of 18.</w:t>
      </w:r>
    </w:p>
    <w:p w:rsidR="00000000" w:rsidDel="00000000" w:rsidP="00000000" w:rsidRDefault="00000000" w:rsidRPr="00000000" w14:paraId="0000008C">
      <w:pPr>
        <w:pageBreakBefore w:val="0"/>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MY LIABILITIES </w:t>
      </w:r>
    </w:p>
    <w:p w:rsidR="00000000" w:rsidDel="00000000" w:rsidP="00000000" w:rsidRDefault="00000000" w:rsidRPr="00000000" w14:paraId="0000008D">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liabilities should be settled by the monies in the HSBC bank Account Number 42576252 in London, Wingroove Street Branch.</w:t>
      </w:r>
    </w:p>
    <w:p w:rsidR="00000000" w:rsidDel="00000000" w:rsidP="00000000" w:rsidRDefault="00000000" w:rsidRPr="00000000" w14:paraId="0000008E">
      <w:pPr>
        <w:pageBreakBefore w:val="0"/>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FUNERAL ARRANGEMENTS</w:t>
      </w:r>
    </w:p>
    <w:p w:rsidR="00000000" w:rsidDel="00000000" w:rsidP="00000000" w:rsidRDefault="00000000" w:rsidRPr="00000000" w14:paraId="0000008F">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body should be interred in my family farm in Port Elizabeth next to my father and mother. All expenses are to be settled from my HSBC bank Account Number 42576252 in London, Wingroove Street Branch.</w:t>
      </w:r>
      <w:sdt>
        <w:sdtPr>
          <w:tag w:val="goog_rdk_9"/>
        </w:sdtPr>
        <w:sdtContent>
          <w:ins w:author="CATHERINE NGUMBAU" w:id="3" w:date="2022-03-27T06:07:04Z">
            <w:r w:rsidDel="00000000" w:rsidR="00000000" w:rsidRPr="00000000">
              <w:rPr>
                <w:rFonts w:ascii="Times New Roman" w:cs="Times New Roman" w:eastAsia="Times New Roman" w:hAnsi="Times New Roman"/>
                <w:sz w:val="24"/>
                <w:szCs w:val="24"/>
                <w:rtl w:val="0"/>
              </w:rPr>
              <w:t xml:space="preserve">/</w:t>
            </w:r>
          </w:ins>
        </w:sdtContent>
      </w:sdt>
      <w:r w:rsidDel="00000000" w:rsidR="00000000" w:rsidRPr="00000000">
        <w:rPr>
          <w:rtl w:val="0"/>
        </w:rPr>
      </w:r>
    </w:p>
    <w:p w:rsidR="00000000" w:rsidDel="00000000" w:rsidP="00000000" w:rsidRDefault="00000000" w:rsidRPr="00000000" w14:paraId="00000090">
      <w:pPr>
        <w:pageBreakBefore w:val="0"/>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br w:type="textWrapping"/>
        <w:br w:type="textWrapping"/>
      </w:r>
    </w:p>
    <w:p w:rsidR="00000000" w:rsidDel="00000000" w:rsidP="00000000" w:rsidRDefault="00000000" w:rsidRPr="00000000" w14:paraId="00000091">
      <w:pPr>
        <w:pageBreakBefore w:val="0"/>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TESTATOR</w:t>
      </w:r>
    </w:p>
    <w:p w:rsidR="00000000" w:rsidDel="00000000" w:rsidP="00000000" w:rsidRDefault="00000000" w:rsidRPr="00000000" w14:paraId="00000092">
      <w:pPr>
        <w:pageBreakBefore w:val="0"/>
        <w:spacing w:line="360" w:lineRule="auto"/>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sz w:val="24"/>
          <w:szCs w:val="24"/>
          <w:rtl w:val="0"/>
        </w:rPr>
        <w:t xml:space="preserve">Mr. ARTHUR MASANDUKU</w:t>
      </w:r>
      <w:r w:rsidDel="00000000" w:rsidR="00000000" w:rsidRPr="00000000">
        <w:rPr>
          <w:rFonts w:ascii="Times New Roman" w:cs="Times New Roman" w:eastAsia="Times New Roman" w:hAnsi="Times New Roman"/>
          <w:sz w:val="24"/>
          <w:szCs w:val="24"/>
          <w:rtl w:val="0"/>
        </w:rPr>
        <w:t xml:space="preserve">, hereby sign this Will in </w:t>
      </w:r>
      <w:r w:rsidDel="00000000" w:rsidR="00000000" w:rsidRPr="00000000">
        <w:rPr>
          <w:rFonts w:ascii="Times New Roman" w:cs="Times New Roman" w:eastAsia="Times New Roman" w:hAnsi="Times New Roman"/>
          <w:b w:val="1"/>
          <w:sz w:val="24"/>
          <w:szCs w:val="24"/>
          <w:rtl w:val="0"/>
        </w:rPr>
        <w:t xml:space="preserve">NAIROBI COUNTY</w:t>
      </w:r>
      <w:r w:rsidDel="00000000" w:rsidR="00000000" w:rsidRPr="00000000">
        <w:rPr>
          <w:rFonts w:ascii="Times New Roman" w:cs="Times New Roman" w:eastAsia="Times New Roman" w:hAnsi="Times New Roman"/>
          <w:sz w:val="24"/>
          <w:szCs w:val="24"/>
          <w:rtl w:val="0"/>
        </w:rPr>
        <w:t xml:space="preserve"> on this 12</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day of JUNE, 2012.</w:t>
        <w:br w:type="textWrapping"/>
      </w:r>
      <w:r w:rsidDel="00000000" w:rsidR="00000000" w:rsidRPr="00000000">
        <w:rPr>
          <w:rFonts w:ascii="Times New Roman" w:cs="Times New Roman" w:eastAsia="Times New Roman" w:hAnsi="Times New Roman"/>
          <w:sz w:val="24"/>
          <w:szCs w:val="24"/>
          <w:u w:val="single"/>
          <w:rtl w:val="0"/>
        </w:rPr>
        <w:tab/>
        <w:tab/>
        <w:tab/>
      </w:r>
    </w:p>
    <w:p w:rsidR="00000000" w:rsidDel="00000000" w:rsidP="00000000" w:rsidRDefault="00000000" w:rsidRPr="00000000" w14:paraId="00000093">
      <w:pPr>
        <w:pageBreakBefore w:val="0"/>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WITNESSES</w:t>
      </w:r>
    </w:p>
    <w:p w:rsidR="00000000" w:rsidDel="00000000" w:rsidP="00000000" w:rsidRDefault="00000000" w:rsidRPr="00000000" w14:paraId="00000094">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Mrs. PRISCILLA MOSHI</w:t>
      </w:r>
      <w:r w:rsidDel="00000000" w:rsidR="00000000" w:rsidRPr="00000000">
        <w:rPr>
          <w:rFonts w:ascii="Times New Roman" w:cs="Times New Roman" w:eastAsia="Times New Roman" w:hAnsi="Times New Roman"/>
          <w:sz w:val="24"/>
          <w:szCs w:val="24"/>
          <w:rtl w:val="0"/>
        </w:rPr>
        <w:t xml:space="preserve"> </w:t>
        <w:tab/>
        <w:tab/>
        <w:t xml:space="preserve">] …………………………………..</w:t>
      </w:r>
    </w:p>
    <w:p w:rsidR="00000000" w:rsidDel="00000000" w:rsidP="00000000" w:rsidRDefault="00000000" w:rsidRPr="00000000" w14:paraId="00000095">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P.O. Box 567-00100, Nairobi</w:t>
        <w:tab/>
        <w:t xml:space="preserve">]</w:t>
      </w:r>
    </w:p>
    <w:p w:rsidR="00000000" w:rsidDel="00000000" w:rsidP="00000000" w:rsidRDefault="00000000" w:rsidRPr="00000000" w14:paraId="00000096">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this</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 xml:space="preserve">day 12</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day of June 2012</w:t>
        <w:tab/>
        <w:t xml:space="preserve">]</w:t>
      </w:r>
    </w:p>
    <w:p w:rsidR="00000000" w:rsidDel="00000000" w:rsidP="00000000" w:rsidRDefault="00000000" w:rsidRPr="00000000" w14:paraId="0000009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Mr. IDD AMIN DADA</w:t>
      </w:r>
      <w:r w:rsidDel="00000000" w:rsidR="00000000" w:rsidRPr="00000000">
        <w:rPr>
          <w:rFonts w:ascii="Times New Roman" w:cs="Times New Roman" w:eastAsia="Times New Roman" w:hAnsi="Times New Roman"/>
          <w:sz w:val="24"/>
          <w:szCs w:val="24"/>
          <w:rtl w:val="0"/>
        </w:rPr>
        <w:tab/>
        <w:tab/>
        <w:t xml:space="preserve">] ……………………………………</w:t>
      </w:r>
    </w:p>
    <w:p w:rsidR="00000000" w:rsidDel="00000000" w:rsidP="00000000" w:rsidRDefault="00000000" w:rsidRPr="00000000" w14:paraId="00000099">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P.O. Box 567-00100, Nairobi</w:t>
        <w:tab/>
        <w:t xml:space="preserve">]</w:t>
      </w:r>
    </w:p>
    <w:p w:rsidR="00000000" w:rsidDel="00000000" w:rsidP="00000000" w:rsidRDefault="00000000" w:rsidRPr="00000000" w14:paraId="0000009A">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this</w:t>
      </w:r>
      <w:r w:rsidDel="00000000" w:rsidR="00000000" w:rsidRPr="00000000">
        <w:rPr>
          <w:rFonts w:ascii="Times New Roman" w:cs="Times New Roman" w:eastAsia="Times New Roman" w:hAnsi="Times New Roman"/>
          <w:sz w:val="24"/>
          <w:szCs w:val="24"/>
          <w:u w:val="single"/>
          <w:rtl w:val="0"/>
        </w:rPr>
        <w:tab/>
      </w:r>
      <w:r w:rsidDel="00000000" w:rsidR="00000000" w:rsidRPr="00000000">
        <w:rPr>
          <w:rFonts w:ascii="Times New Roman" w:cs="Times New Roman" w:eastAsia="Times New Roman" w:hAnsi="Times New Roman"/>
          <w:sz w:val="24"/>
          <w:szCs w:val="24"/>
          <w:rtl w:val="0"/>
        </w:rPr>
        <w:t xml:space="preserve">day 12</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day of June 2012</w:t>
        <w:tab/>
        <w:t xml:space="preserve">]</w:t>
      </w:r>
    </w:p>
    <w:p w:rsidR="00000000" w:rsidDel="00000000" w:rsidP="00000000" w:rsidRDefault="00000000" w:rsidRPr="00000000" w14:paraId="0000009B">
      <w:pPr>
        <w:pageBreakBefore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ageBreakBefore w:val="0"/>
        <w:spacing w:line="36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Noto Sans Symbol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Lemage .v. Goodban</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(1865) LR 1 P &amp; D 57</w:t>
      </w:r>
    </w:p>
  </w:footnote>
  <w:footnote w:id="1">
    <w:p w:rsidR="00000000" w:rsidDel="00000000" w:rsidP="00000000" w:rsidRDefault="00000000" w:rsidRPr="00000000" w14:paraId="0000009E">
      <w:pPr>
        <w:pageBreakBefore w:val="0"/>
        <w:spacing w:after="280" w:line="240" w:lineRule="auto"/>
        <w:rPr>
          <w:rFonts w:ascii="Times New Roman" w:cs="Times New Roman" w:eastAsia="Times New Roman" w:hAnsi="Times New Roman"/>
          <w:b w:val="1"/>
          <w:sz w:val="18"/>
          <w:szCs w:val="18"/>
        </w:rPr>
      </w:pPr>
      <w:r w:rsidDel="00000000" w:rsidR="00000000" w:rsidRPr="00000000">
        <w:rPr>
          <w:rStyle w:val="FootnoteReference"/>
          <w:vertAlign w:val="superscript"/>
        </w:rPr>
        <w:footnoteRef/>
      </w:r>
      <w:r w:rsidDel="00000000" w:rsidR="00000000" w:rsidRPr="00000000">
        <w:rPr>
          <w:rtl w:val="0"/>
        </w:rPr>
        <w:tab/>
        <w:t xml:space="preserve"> </w:t>
      </w:r>
      <w:hyperlink r:id="rId1">
        <w:r w:rsidDel="00000000" w:rsidR="00000000" w:rsidRPr="00000000">
          <w:rPr>
            <w:rFonts w:ascii="Times New Roman" w:cs="Times New Roman" w:eastAsia="Times New Roman" w:hAnsi="Times New Roman"/>
            <w:color w:val="0000ff"/>
            <w:u w:val="single"/>
            <w:rtl w:val="0"/>
          </w:rPr>
          <w:t xml:space="preserve">http://www</w:t>
        </w:r>
      </w:hyperlink>
      <w:r w:rsidDel="00000000" w:rsidR="00000000" w:rsidRPr="00000000">
        <w:rPr>
          <w:rFonts w:ascii="Times New Roman" w:cs="Times New Roman" w:eastAsia="Times New Roman" w:hAnsi="Times New Roman"/>
          <w:b w:val="1"/>
          <w:sz w:val="18"/>
          <w:szCs w:val="18"/>
          <w:rtl w:val="0"/>
        </w:rPr>
        <w:t xml:space="preserve">.ancestry24.com/learning-centre/deceased-estates-and-the-law-of-succession/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 ibid</w:t>
      </w:r>
    </w:p>
  </w:footnote>
  <w:footnote w:id="3">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 ibid</w:t>
      </w:r>
    </w:p>
  </w:footnote>
  <w:footnote w:id="4">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ab/>
        <w:t xml:space="preserve"> ibid</w:t>
      </w:r>
    </w:p>
  </w:footnote>
  <w:footnote w:id="5">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6">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7">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8">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Vijay shah v public trustee</w:t>
      </w:r>
    </w:p>
  </w:footnote>
  <w:footnote w:id="9">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10">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Hardwood v Baker</w:t>
      </w:r>
    </w:p>
  </w:footnote>
  <w:footnote w:id="11">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Beth WambuiWanguiGikonyo vs. GathoniGikonyo and others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Nairobi CACA No. 82 of 1983 (Gachuhi JA).</w:t>
      </w:r>
    </w:p>
  </w:footnote>
  <w:footnote w:id="12">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(1869) LR 1 P &amp; D 481</w:t>
      </w:r>
    </w:p>
  </w:footnote>
  <w:footnote w:id="13">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(1885) 11 PD 81</w:t>
      </w:r>
    </w:p>
  </w:footnote>
  <w:footnote w:id="14">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Estate of Posner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(1953) P. 557 a</w:t>
      </w:r>
    </w:p>
  </w:footnote>
  <w:footnote w:id="15">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In the Goods of Hunt </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(1875) LR P &amp; D 250</w:t>
      </w:r>
    </w:p>
  </w:footnote>
  <w:footnote w:id="16">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Section 11 (a)</w:t>
      </w:r>
    </w:p>
  </w:footnote>
  <w:footnote w:id="17">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Karanja and another vs. Karanja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(2002) 2 KLR 22 (Githinji J</w:t>
      </w:r>
    </w:p>
  </w:footnote>
  <w:footnote w:id="18">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Section 11(c)</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74" w:hanging="359.99999999999994"/>
      </w:pPr>
      <w:rPr/>
    </w:lvl>
    <w:lvl w:ilvl="1">
      <w:start w:val="1"/>
      <w:numFmt w:val="lowerLetter"/>
      <w:lvlText w:val="%2."/>
      <w:lvlJc w:val="left"/>
      <w:pPr>
        <w:ind w:left="1494" w:hanging="360"/>
      </w:pPr>
      <w:rPr/>
    </w:lvl>
    <w:lvl w:ilvl="2">
      <w:start w:val="1"/>
      <w:numFmt w:val="lowerRoman"/>
      <w:lvlText w:val="%3."/>
      <w:lvlJc w:val="right"/>
      <w:pPr>
        <w:ind w:left="2214" w:hanging="180"/>
      </w:pPr>
      <w:rPr/>
    </w:lvl>
    <w:lvl w:ilvl="3">
      <w:start w:val="1"/>
      <w:numFmt w:val="decimal"/>
      <w:lvlText w:val="%4."/>
      <w:lvlJc w:val="left"/>
      <w:pPr>
        <w:ind w:left="2934" w:hanging="360"/>
      </w:pPr>
      <w:rPr/>
    </w:lvl>
    <w:lvl w:ilvl="4">
      <w:start w:val="1"/>
      <w:numFmt w:val="lowerLetter"/>
      <w:lvlText w:val="%5."/>
      <w:lvlJc w:val="left"/>
      <w:pPr>
        <w:ind w:left="3654" w:hanging="360"/>
      </w:pPr>
      <w:rPr/>
    </w:lvl>
    <w:lvl w:ilvl="5">
      <w:start w:val="1"/>
      <w:numFmt w:val="lowerRoman"/>
      <w:lvlText w:val="%6."/>
      <w:lvlJc w:val="right"/>
      <w:pPr>
        <w:ind w:left="4374" w:hanging="180"/>
      </w:pPr>
      <w:rPr/>
    </w:lvl>
    <w:lvl w:ilvl="6">
      <w:start w:val="1"/>
      <w:numFmt w:val="decimal"/>
      <w:lvlText w:val="%7."/>
      <w:lvlJc w:val="left"/>
      <w:pPr>
        <w:ind w:left="5094" w:hanging="360"/>
      </w:pPr>
      <w:rPr/>
    </w:lvl>
    <w:lvl w:ilvl="7">
      <w:start w:val="1"/>
      <w:numFmt w:val="lowerLetter"/>
      <w:lvlText w:val="%8."/>
      <w:lvlJc w:val="left"/>
      <w:pPr>
        <w:ind w:left="5814" w:hanging="360"/>
      </w:pPr>
      <w:rPr/>
    </w:lvl>
    <w:lvl w:ilvl="8">
      <w:start w:val="1"/>
      <w:numFmt w:val="lowerRoman"/>
      <w:lvlText w:val="%9."/>
      <w:lvlJc w:val="right"/>
      <w:pPr>
        <w:ind w:left="6534"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3"/>
      <w:numFmt w:val="decimal"/>
      <w:lvlText w:val="%1."/>
      <w:lvlJc w:val="left"/>
      <w:pPr>
        <w:ind w:left="774" w:hanging="359.99999999999994"/>
      </w:pPr>
      <w:rPr/>
    </w:lvl>
    <w:lvl w:ilvl="1">
      <w:start w:val="1"/>
      <w:numFmt w:val="lowerLetter"/>
      <w:lvlText w:val="%2."/>
      <w:lvlJc w:val="left"/>
      <w:pPr>
        <w:ind w:left="1494" w:hanging="360"/>
      </w:pPr>
      <w:rPr/>
    </w:lvl>
    <w:lvl w:ilvl="2">
      <w:start w:val="1"/>
      <w:numFmt w:val="lowerRoman"/>
      <w:lvlText w:val="%3."/>
      <w:lvlJc w:val="right"/>
      <w:pPr>
        <w:ind w:left="2214" w:hanging="180"/>
      </w:pPr>
      <w:rPr/>
    </w:lvl>
    <w:lvl w:ilvl="3">
      <w:start w:val="1"/>
      <w:numFmt w:val="decimal"/>
      <w:lvlText w:val="%4."/>
      <w:lvlJc w:val="left"/>
      <w:pPr>
        <w:ind w:left="2934" w:hanging="360"/>
      </w:pPr>
      <w:rPr/>
    </w:lvl>
    <w:lvl w:ilvl="4">
      <w:start w:val="1"/>
      <w:numFmt w:val="lowerLetter"/>
      <w:lvlText w:val="%5."/>
      <w:lvlJc w:val="left"/>
      <w:pPr>
        <w:ind w:left="3654" w:hanging="360"/>
      </w:pPr>
      <w:rPr/>
    </w:lvl>
    <w:lvl w:ilvl="5">
      <w:start w:val="1"/>
      <w:numFmt w:val="lowerRoman"/>
      <w:lvlText w:val="%6."/>
      <w:lvlJc w:val="right"/>
      <w:pPr>
        <w:ind w:left="4374" w:hanging="180"/>
      </w:pPr>
      <w:rPr/>
    </w:lvl>
    <w:lvl w:ilvl="6">
      <w:start w:val="1"/>
      <w:numFmt w:val="decimal"/>
      <w:lvlText w:val="%7."/>
      <w:lvlJc w:val="left"/>
      <w:pPr>
        <w:ind w:left="5094" w:hanging="360"/>
      </w:pPr>
      <w:rPr/>
    </w:lvl>
    <w:lvl w:ilvl="7">
      <w:start w:val="1"/>
      <w:numFmt w:val="lowerLetter"/>
      <w:lvlText w:val="%8."/>
      <w:lvlJc w:val="left"/>
      <w:pPr>
        <w:ind w:left="5814" w:hanging="360"/>
      </w:pPr>
      <w:rPr/>
    </w:lvl>
    <w:lvl w:ilvl="8">
      <w:start w:val="1"/>
      <w:numFmt w:val="lowerRoman"/>
      <w:lvlText w:val="%9."/>
      <w:lvlJc w:val="right"/>
      <w:pPr>
        <w:ind w:left="6534"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0" w:line="240" w:lineRule="auto"/>
    </w:pPr>
    <w:rPr>
      <w:rFonts w:ascii="Georgia" w:cs="Georgia" w:eastAsia="Georgia" w:hAnsi="Georgia"/>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A65B6"/>
  </w:style>
  <w:style w:type="paragraph" w:styleId="Heading1">
    <w:name w:val="heading 1"/>
    <w:basedOn w:val="Normal"/>
    <w:next w:val="Normal"/>
    <w:link w:val="Heading1Char"/>
    <w:qFormat w:val="1"/>
    <w:rsid w:val="00064D0F"/>
    <w:pPr>
      <w:keepNext w:val="1"/>
      <w:spacing w:after="0" w:line="240" w:lineRule="auto"/>
      <w:outlineLvl w:val="0"/>
    </w:pPr>
    <w:rPr>
      <w:rFonts w:ascii="Georgia" w:cs="Times New Roman" w:eastAsia="Times New Roman" w:hAnsi="Georgia"/>
      <w:b w:val="1"/>
      <w:bCs w:val="1"/>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E5EB7"/>
    <w:pPr>
      <w:ind w:left="720"/>
      <w:contextualSpacing w:val="1"/>
    </w:pPr>
  </w:style>
  <w:style w:type="paragraph" w:styleId="FootnoteText">
    <w:name w:val="footnote text"/>
    <w:basedOn w:val="Normal"/>
    <w:link w:val="FootnoteTextChar"/>
    <w:semiHidden w:val="1"/>
    <w:unhideWhenUsed w:val="1"/>
    <w:rsid w:val="007C7A4A"/>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7C7A4A"/>
    <w:rPr>
      <w:sz w:val="20"/>
      <w:szCs w:val="20"/>
    </w:rPr>
  </w:style>
  <w:style w:type="character" w:styleId="FootnoteReference">
    <w:name w:val="footnote reference"/>
    <w:basedOn w:val="DefaultParagraphFont"/>
    <w:uiPriority w:val="99"/>
    <w:semiHidden w:val="1"/>
    <w:unhideWhenUsed w:val="1"/>
    <w:rsid w:val="007C7A4A"/>
    <w:rPr>
      <w:vertAlign w:val="superscript"/>
    </w:rPr>
  </w:style>
  <w:style w:type="paragraph" w:styleId="Default" w:customStyle="1">
    <w:name w:val="Default"/>
    <w:rsid w:val="004371F2"/>
    <w:pPr>
      <w:autoSpaceDE w:val="0"/>
      <w:autoSpaceDN w:val="0"/>
      <w:adjustRightInd w:val="0"/>
      <w:spacing w:after="0" w:line="240" w:lineRule="auto"/>
    </w:pPr>
    <w:rPr>
      <w:rFonts w:ascii="Times New Roman" w:cs="Times New Roman" w:hAnsi="Times New Roman"/>
      <w:color w:val="000000"/>
      <w:sz w:val="24"/>
      <w:szCs w:val="24"/>
    </w:rPr>
  </w:style>
  <w:style w:type="character" w:styleId="Heading1Char" w:customStyle="1">
    <w:name w:val="Heading 1 Char"/>
    <w:basedOn w:val="DefaultParagraphFont"/>
    <w:link w:val="Heading1"/>
    <w:rsid w:val="00064D0F"/>
    <w:rPr>
      <w:rFonts w:ascii="Georgia" w:cs="Times New Roman" w:eastAsia="Times New Roman" w:hAnsi="Georgia"/>
      <w:b w:val="1"/>
      <w:bCs w:val="1"/>
      <w:sz w:val="24"/>
      <w:szCs w:val="24"/>
    </w:rPr>
  </w:style>
  <w:style w:type="paragraph" w:styleId="BodyText">
    <w:name w:val="Body Text"/>
    <w:basedOn w:val="Normal"/>
    <w:link w:val="BodyTextChar"/>
    <w:rsid w:val="00064D0F"/>
    <w:pPr>
      <w:spacing w:after="0" w:line="240" w:lineRule="auto"/>
      <w:jc w:val="both"/>
    </w:pPr>
    <w:rPr>
      <w:rFonts w:ascii="Georgia" w:cs="Times New Roman" w:eastAsia="Times New Roman" w:hAnsi="Georgia"/>
      <w:sz w:val="24"/>
      <w:szCs w:val="24"/>
    </w:rPr>
  </w:style>
  <w:style w:type="character" w:styleId="BodyTextChar" w:customStyle="1">
    <w:name w:val="Body Text Char"/>
    <w:basedOn w:val="DefaultParagraphFont"/>
    <w:link w:val="BodyText"/>
    <w:rsid w:val="00064D0F"/>
    <w:rPr>
      <w:rFonts w:ascii="Georgia" w:cs="Times New Roman" w:eastAsia="Times New Roman" w:hAnsi="Georgia"/>
      <w:sz w:val="24"/>
      <w:szCs w:val="24"/>
    </w:rPr>
  </w:style>
  <w:style w:type="paragraph" w:styleId="BodyText2">
    <w:name w:val="Body Text 2"/>
    <w:basedOn w:val="Normal"/>
    <w:link w:val="BodyText2Char"/>
    <w:uiPriority w:val="99"/>
    <w:semiHidden w:val="1"/>
    <w:unhideWhenUsed w:val="1"/>
    <w:rsid w:val="0092292C"/>
    <w:pPr>
      <w:spacing w:after="120" w:line="480" w:lineRule="auto"/>
    </w:pPr>
    <w:rPr>
      <w:rFonts w:ascii="Times New Roman" w:cs="Times New Roman" w:eastAsia="Times New Roman" w:hAnsi="Times New Roman"/>
      <w:sz w:val="24"/>
      <w:szCs w:val="24"/>
    </w:rPr>
  </w:style>
  <w:style w:type="character" w:styleId="BodyText2Char" w:customStyle="1">
    <w:name w:val="Body Text 2 Char"/>
    <w:basedOn w:val="DefaultParagraphFont"/>
    <w:link w:val="BodyText2"/>
    <w:uiPriority w:val="99"/>
    <w:semiHidden w:val="1"/>
    <w:rsid w:val="0092292C"/>
    <w:rPr>
      <w:rFonts w:ascii="Times New Roman" w:cs="Times New Roman" w:eastAsia="Times New Roman" w:hAnsi="Times New Roman"/>
      <w:sz w:val="24"/>
      <w:szCs w:val="24"/>
    </w:rPr>
  </w:style>
  <w:style w:type="character" w:styleId="FootnoteCharacters" w:customStyle="1">
    <w:name w:val="Footnote Characters"/>
    <w:rsid w:val="00A07240"/>
    <w:rPr>
      <w:vertAlign w:val="superscript"/>
    </w:rPr>
  </w:style>
  <w:style w:type="character" w:styleId="Hyperlink">
    <w:name w:val="Hyperlink"/>
    <w:semiHidden w:val="1"/>
    <w:rsid w:val="00A07240"/>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1" Type="http://schemas.openxmlformats.org/officeDocument/2006/relationships/hyperlink" Target="http://ww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g7eApWr/RUs0l9SF+BGYYtaHLLw==">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2012-06-12T15:49:00Z</dcterms:created>
  <dc:creator>PAPA</dc:creator>
</cp:coreProperties>
</file>