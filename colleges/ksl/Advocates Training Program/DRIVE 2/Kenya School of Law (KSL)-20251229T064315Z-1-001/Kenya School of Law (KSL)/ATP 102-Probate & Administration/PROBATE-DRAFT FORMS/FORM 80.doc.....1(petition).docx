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 80 (r. 7)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REPUBLIC OF KENYA</w:t>
      </w:r>
    </w:p>
    <w:p w:rsidR="00000000" w:rsidDel="00000000" w:rsidP="00000000" w:rsidRDefault="00000000" w:rsidRPr="00000000" w14:paraId="00000004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 THE HIGH COURT OF KENYA AT NAIROBI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u w:val="single"/>
          <w:rtl w:val="0"/>
        </w:rPr>
        <w:t xml:space="preserve">SUCCESSION CAUSE NO.           </w:t>
      </w:r>
      <w:sdt>
        <w:sdtPr>
          <w:tag w:val="goog_rdk_0"/>
        </w:sdtPr>
        <w:sdtContent>
          <w:del w:author="Leo" w:id="1" w:date="2021-08-19T06:33:54Z">
            <w:r w:rsidDel="00000000" w:rsidR="00000000" w:rsidRPr="00000000">
              <w:rPr>
                <w:b w:val="1"/>
                <w:u w:val="single"/>
                <w:rtl w:val="0"/>
              </w:rPr>
              <w:delText xml:space="preserve"> </w:delText>
            </w:r>
          </w:del>
        </w:sdtContent>
      </w:sdt>
      <w:r w:rsidDel="00000000" w:rsidR="00000000" w:rsidRPr="00000000">
        <w:rPr>
          <w:b w:val="1"/>
          <w:u w:val="single"/>
          <w:rtl w:val="0"/>
        </w:rPr>
        <w:t xml:space="preserve">      OF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IN THE MATTER OF THE ESTATE OF MR</w:t>
      </w:r>
      <w:sdt>
        <w:sdtPr>
          <w:tag w:val="goog_rdk_1"/>
        </w:sdtPr>
        <w:sdtContent>
          <w:ins w:author="Leo" w:id="2" w:date="2021-08-19T06:34:06Z">
            <w:r w:rsidDel="00000000" w:rsidR="00000000" w:rsidRPr="00000000">
              <w:rPr>
                <w:b w:val="1"/>
                <w:rtl w:val="0"/>
              </w:rPr>
              <w:t xml:space="preserve">. WAMU.</w:t>
            </w:r>
          </w:ins>
        </w:sdtContent>
      </w:sdt>
      <w:sdt>
        <w:sdtPr>
          <w:tag w:val="goog_rdk_2"/>
        </w:sdtPr>
        <w:sdtContent>
          <w:del w:author="Leo" w:id="2" w:date="2021-08-19T06:34:06Z">
            <w:r w:rsidDel="00000000" w:rsidR="00000000" w:rsidRPr="00000000">
              <w:rPr>
                <w:b w:val="1"/>
                <w:rtl w:val="0"/>
              </w:rPr>
              <w:delText xml:space="preserve">. NJERU LIMO </w:delText>
            </w:r>
          </w:del>
        </w:sdtContent>
      </w:sdt>
      <w:r w:rsidDel="00000000" w:rsidR="00000000" w:rsidRPr="00000000">
        <w:rPr>
          <w:b w:val="1"/>
          <w:rtl w:val="0"/>
        </w:rPr>
        <w:t xml:space="preserve">(DECEASED)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PETITION FOR LETTERS OF ADMINISTRATION INTESTATE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Jumbo Limo of P. O. Box 23443-00200, Nairobi, ID No. 23934597 HEREBY PETITION this Honourable Court for a grant of letters of administration intestate of the estate of the above-named MR. KUJUANGA LEO (DECEASED) of P. O. Box 3344-00200 Nairobi, I.D. No. 3344455 who died on the 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February, 2012.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8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AND SAY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follows: -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220" w:hanging="2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The deceased died intestate domiciled in Kenya.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220" w:hanging="2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I present this petition in my capacity as the son of the deceased. 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220" w:hanging="2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Every person having an equal or prior right to a grant of representation herein has consented hereto.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0" w:right="220" w:hanging="20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 will faithfully administer according to law all the estate which by law devolves upon and vests in the personal representative of the deceased and I will render a just and true account of such estate whenever required by law so to do and I will when required by this Court deliver up thereto the said grant.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SWORN</w:t>
      </w:r>
      <w:r w:rsidDel="00000000" w:rsidR="00000000" w:rsidRPr="00000000">
        <w:rPr>
          <w:rtl w:val="0"/>
        </w:rPr>
        <w:t xml:space="preserve"> by the said</w:t>
        <w:tab/>
        <w:tab/>
        <w:tab/>
        <w:tab/>
        <w:t xml:space="preserve">)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WILSON LEO</w:t>
      </w:r>
      <w:r w:rsidDel="00000000" w:rsidR="00000000" w:rsidRPr="00000000">
        <w:rPr>
          <w:b w:val="1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  <w:tab/>
        <w:tab/>
        <w:t xml:space="preserve">)</w:t>
      </w:r>
    </w:p>
    <w:p w:rsidR="00000000" w:rsidDel="00000000" w:rsidP="00000000" w:rsidRDefault="00000000" w:rsidRPr="00000000" w14:paraId="0000001A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 Nairobi this         day of                2012</w:t>
        <w:tab/>
        <w:t xml:space="preserve">)  </w:t>
        <w:tab/>
        <w:t xml:space="preserve">____________________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)  </w:t>
        <w:tab/>
      </w:r>
      <w:r w:rsidDel="00000000" w:rsidR="00000000" w:rsidRPr="00000000">
        <w:rPr>
          <w:b w:val="1"/>
          <w:rtl w:val="0"/>
        </w:rPr>
        <w:t xml:space="preserve">DEPONENT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b w:val="1"/>
          <w:rtl w:val="0"/>
        </w:rPr>
        <w:t xml:space="preserve">BEFORE ME</w:t>
        <w:tab/>
      </w:r>
      <w:r w:rsidDel="00000000" w:rsidR="00000000" w:rsidRPr="00000000">
        <w:rPr>
          <w:rtl w:val="0"/>
        </w:rPr>
        <w:tab/>
        <w:tab/>
        <w:tab/>
        <w:tab/>
        <w:t xml:space="preserve">)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)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COMMISSIONER FOR OATHS</w:t>
      </w:r>
      <w:r w:rsidDel="00000000" w:rsidR="00000000" w:rsidRPr="00000000">
        <w:rPr>
          <w:rtl w:val="0"/>
        </w:rPr>
        <w:tab/>
        <w:tab/>
        <w:t xml:space="preserve">) </w:t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b w:val="0"/>
          <w:i w:val="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z w:val="20"/>
          <w:szCs w:val="20"/>
          <w:rtl w:val="0"/>
        </w:rPr>
        <w:t xml:space="preserve">DRAWN AND FILED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MWINZI &amp; CO ADVOCATES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P.O.BOX 8489100</w:t>
      </w:r>
    </w:p>
    <w:p w:rsidR="00000000" w:rsidDel="00000000" w:rsidP="00000000" w:rsidRDefault="00000000" w:rsidRPr="00000000" w14:paraId="00000023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TWIGA TOWERS</w:t>
      </w:r>
    </w:p>
    <w:p w:rsidR="00000000" w:rsidDel="00000000" w:rsidP="00000000" w:rsidRDefault="00000000" w:rsidRPr="00000000" w14:paraId="00000024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</w:t>
      </w:r>
      <w:r w:rsidDel="00000000" w:rsidR="00000000" w:rsidRPr="00000000">
        <w:rPr>
          <w:b w:val="1"/>
          <w:sz w:val="20"/>
          <w:szCs w:val="20"/>
          <w:vertAlign w:val="superscript"/>
          <w:rtl w:val="0"/>
        </w:rPr>
        <w:t xml:space="preserve">RD</w:t>
      </w:r>
      <w:r w:rsidDel="00000000" w:rsidR="00000000" w:rsidRPr="00000000">
        <w:rPr>
          <w:b w:val="1"/>
          <w:sz w:val="20"/>
          <w:szCs w:val="20"/>
          <w:rtl w:val="0"/>
        </w:rPr>
        <w:t xml:space="preserve"> FLOOR ROOM 124</w:t>
      </w:r>
    </w:p>
    <w:p w:rsidR="00000000" w:rsidDel="00000000" w:rsidP="00000000" w:rsidRDefault="00000000" w:rsidRPr="00000000" w14:paraId="00000025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NAIROBI-KENYA</w:t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TEL: 0722685422</w:t>
        <w:tab/>
        <w:tab/>
        <w:tab/>
        <w:tab/>
        <w:tab/>
        <w:t xml:space="preserve">mwinzico@gmail.com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  <w:sectPrChange w:author="Leo" w:id="0" w:date="2021-08-19T06:35:13Z">
        <w:sectPr w:rsidR="000000" w:rsidDel="000000" w:rsidRPr="000000" w:rsidSect="000000">
          <w:pgMar w:bottom="1440" w:top="1440" w:left="1800" w:right="1800" w:header="720" w:footer="720"/>
          <w:pgNumType w:start="1"/>
          <w:pgSz w:h="15840" w:w="12240" w:orient="portrait"/>
        </w:sectPr>
      </w:sectPrChange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sdt>
    <w:sdtPr>
      <w:tag w:val="goog_rdk_5"/>
    </w:sdtPr>
    <w:sdtContent>
      <w:p w:rsidR="00000000" w:rsidDel="00000000" w:rsidP="00000000" w:rsidRDefault="00000000" w:rsidRPr="00000000" w14:paraId="00000027">
        <w:pPr>
          <w:rPr>
            <w:ins w:author="Leo" w:id="3" w:date="2021-08-19T06:35:13Z"/>
            <w:b w:val="1"/>
            <w:sz w:val="20"/>
            <w:szCs w:val="20"/>
          </w:rPr>
        </w:pPr>
        <w:sdt>
          <w:sdtPr>
            <w:tag w:val="goog_rdk_4"/>
          </w:sdtPr>
          <w:sdtContent>
            <w:ins w:author="Leo" w:id="3" w:date="2021-08-19T06:35:13Z">
              <w:r w:rsidDel="00000000" w:rsidR="00000000" w:rsidRPr="00000000">
                <w:rPr>
                  <w:rtl w:val="0"/>
                </w:rPr>
              </w:r>
            </w:ins>
          </w:sdtContent>
        </w:sdt>
      </w:p>
    </w:sdtContent>
  </w:sdt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Arial" w:cs="Arial" w:eastAsia="Arial" w:hAnsi="Arial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4297B"/>
    <w:rPr>
      <w:sz w:val="24"/>
      <w:szCs w:val="24"/>
      <w:lang w:eastAsia="en-US" w:val="en-US"/>
    </w:rPr>
  </w:style>
  <w:style w:type="paragraph" w:styleId="Heading1">
    <w:name w:val="heading 1"/>
    <w:basedOn w:val="Normal"/>
    <w:next w:val="Normal"/>
    <w:qFormat w:val="1"/>
    <w:rsid w:val="00C4297B"/>
    <w:pPr>
      <w:keepNext w:val="1"/>
      <w:jc w:val="both"/>
      <w:outlineLvl w:val="0"/>
    </w:pPr>
    <w:rPr>
      <w:rFonts w:ascii="Arial" w:hAnsi="Arial"/>
      <w:szCs w:val="20"/>
    </w:rPr>
  </w:style>
  <w:style w:type="paragraph" w:styleId="Heading2">
    <w:name w:val="heading 2"/>
    <w:basedOn w:val="Normal"/>
    <w:next w:val="Normal"/>
    <w:qFormat w:val="1"/>
    <w:rsid w:val="00C4297B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a4" w:customStyle="1">
    <w:name w:val="Pa4"/>
    <w:basedOn w:val="Normal"/>
    <w:next w:val="Normal"/>
    <w:rsid w:val="00C4297B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styleId="Pa6" w:customStyle="1">
    <w:name w:val="Pa6"/>
    <w:basedOn w:val="Normal"/>
    <w:next w:val="Normal"/>
    <w:rsid w:val="00C4297B"/>
    <w:pPr>
      <w:autoSpaceDE w:val="0"/>
      <w:autoSpaceDN w:val="0"/>
      <w:adjustRightInd w:val="0"/>
      <w:spacing w:line="221" w:lineRule="atLeast"/>
    </w:pPr>
    <w:rPr>
      <w:rFonts w:ascii="Times" w:hAnsi="Times"/>
    </w:rPr>
  </w:style>
  <w:style w:type="paragraph" w:styleId="Pa2" w:customStyle="1">
    <w:name w:val="Pa2"/>
    <w:basedOn w:val="Normal"/>
    <w:next w:val="Normal"/>
    <w:rsid w:val="00C4297B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styleId="Pa8" w:customStyle="1">
    <w:name w:val="Pa8"/>
    <w:basedOn w:val="Normal"/>
    <w:next w:val="Normal"/>
    <w:rsid w:val="00C4297B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styleId="Pa14" w:customStyle="1">
    <w:name w:val="Pa14"/>
    <w:basedOn w:val="Normal"/>
    <w:next w:val="Normal"/>
    <w:rsid w:val="00C4297B"/>
    <w:pPr>
      <w:autoSpaceDE w:val="0"/>
      <w:autoSpaceDN w:val="0"/>
      <w:adjustRightInd w:val="0"/>
      <w:spacing w:line="201" w:lineRule="atLeast"/>
    </w:pPr>
    <w:rPr>
      <w:rFonts w:ascii="Times" w:hAnsi="Time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I3Oc6mF9kiW5Ee2VPg7yBKNHCA==">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2012-05-27T15:30:00Z</dcterms:created>
  <dc:creator>BOMBO</dc:creator>
</cp:coreProperties>
</file>