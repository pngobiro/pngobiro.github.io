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bookmarkStart w:colFirst="0" w:colLast="0" w:name="_heading=h.gjdgxs" w:id="0"/>
      <w:bookmarkEnd w:id="0"/>
      <w:r w:rsidDel="00000000" w:rsidR="00000000" w:rsidRPr="00000000">
        <w:rPr>
          <w:rtl w:val="0"/>
        </w:rPr>
        <w:t xml:space="preserve">PROFESIONAL ETHICS AND RESPONSIBILITY ASSIGNMENT</w:t>
      </w:r>
    </w:p>
    <w:p w:rsidR="00000000" w:rsidDel="00000000" w:rsidP="00000000" w:rsidRDefault="00000000" w:rsidRPr="00000000" w14:paraId="00000002">
      <w:pPr>
        <w:pageBreakBefore w:val="0"/>
        <w:rPr>
          <w:i w:val="1"/>
        </w:rPr>
      </w:pPr>
      <w:r w:rsidDel="00000000" w:rsidR="00000000" w:rsidRPr="00000000">
        <w:rPr>
          <w:rtl w:val="0"/>
        </w:rPr>
        <w:t xml:space="preserve">QUESTION: </w:t>
      </w:r>
      <w:r w:rsidDel="00000000" w:rsidR="00000000" w:rsidRPr="00000000">
        <w:rPr>
          <w:i w:val="1"/>
          <w:rtl w:val="0"/>
        </w:rPr>
        <w:t xml:space="preserve">What are the Rights obligations and duties of an advocate to client, court and society?</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32"/>
          <w:szCs w:val="32"/>
          <w:u w:val="singl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CLIENT</w:t>
      </w:r>
    </w:p>
    <w:p w:rsidR="00000000" w:rsidDel="00000000" w:rsidP="00000000" w:rsidRDefault="00000000" w:rsidRPr="00000000" w14:paraId="00000004">
      <w:pPr>
        <w:pageBreakBefore w:val="0"/>
        <w:rPr/>
      </w:pPr>
      <w:r w:rsidDel="00000000" w:rsidR="00000000" w:rsidRPr="00000000">
        <w:rPr>
          <w:rtl w:val="0"/>
        </w:rPr>
        <w:t xml:space="preserve">The definition of a client can be found in sections 2 and 60A (7) of the Advocates Act. Pursuant to section 2, a client includes any person who, as a principal or on behalf of another, or as a trustee or personal representative, or in any other capacity, has power, express or implied, to retain or employ, and retains or employs, or is about to retain or employ an advocate and any person who is or may be liable to pay to an advocate any costs. Then section 60A (7) provides that for the purposes of this section, ―client, in relation to any matter in which an advocate or firm of advocates has been instructed, includes any person on whose behalf the person who gave the instructions was acting.</w:t>
      </w:r>
    </w:p>
    <w:p w:rsidR="00000000" w:rsidDel="00000000" w:rsidP="00000000" w:rsidRDefault="00000000" w:rsidRPr="00000000" w14:paraId="00000005">
      <w:pPr>
        <w:pageBreakBefore w:val="0"/>
        <w:rPr/>
      </w:pPr>
      <w:r w:rsidDel="00000000" w:rsidR="00000000" w:rsidRPr="00000000">
        <w:rPr>
          <w:rtl w:val="0"/>
        </w:rPr>
        <w:t xml:space="preserve">According to Lord Brougham“An advocate, by the sacred duty which he owes his client, knows in the discharge of that office but one person in the world – the client and none other. To save the client by all expedient means, to protect the client at all hazards and costs to all others and among others to himself, is the highest and most unquestioned of his duties; and he must not regard the alarm, the suffering, the torment, the destruction which he may bring on any other. Nay, separating even the duties of a patriot from those of an advocate and casting them if need be to the wind, he must go on reckless of the consequences, if his fate it should unhappily be to involve his country in confusion for his client’s protection.”</w:t>
      </w:r>
    </w:p>
    <w:p w:rsidR="00000000" w:rsidDel="00000000" w:rsidP="00000000" w:rsidRDefault="00000000" w:rsidRPr="00000000" w14:paraId="00000006">
      <w:pPr>
        <w:pageBreakBefore w:val="0"/>
        <w:rPr>
          <w:u w:val="single"/>
        </w:rPr>
      </w:pPr>
      <w:r w:rsidDel="00000000" w:rsidR="00000000" w:rsidRPr="00000000">
        <w:rPr>
          <w:u w:val="single"/>
          <w:rtl w:val="0"/>
        </w:rPr>
        <w:t xml:space="preserve">CONFIDENTIALITY</w:t>
      </w:r>
    </w:p>
    <w:p w:rsidR="00000000" w:rsidDel="00000000" w:rsidP="00000000" w:rsidRDefault="00000000" w:rsidRPr="00000000" w14:paraId="00000007">
      <w:pPr>
        <w:pageBreakBefore w:val="0"/>
        <w:rPr/>
      </w:pPr>
      <w:r w:rsidDel="00000000" w:rsidR="00000000" w:rsidRPr="00000000">
        <w:rPr>
          <w:rtl w:val="0"/>
        </w:rPr>
        <w:t xml:space="preserve">The case of Norton v Ashburton brings out a principle that the duties owed by an advocate to his client can be seen to be drawn from the duties of an agent to his principal. It applies only to oral and written communication made by the client to the advocate with the intention of seeking legal advice or instituting legal proceedings. An advocate is under a duty to keep all information provided by his client completely confidential.</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An advocates obligations to his/her client are sanctified in the constitution</w:t>
      </w:r>
      <w:sdt>
        <w:sdtPr>
          <w:tag w:val="goog_rdk_0"/>
        </w:sdtPr>
        <w:sdtContent>
          <w:ins w:author="Shaka Timothy" w:id="0" w:date="2021-09-14T09:55:37Z">
            <w:r w:rsidDel="00000000" w:rsidR="00000000" w:rsidRPr="00000000">
              <w:rPr>
                <w:rtl w:val="0"/>
              </w:rPr>
              <w:t xml:space="preserve"> </w:t>
            </w:r>
          </w:ins>
        </w:sdtContent>
      </w:sdt>
      <w:r w:rsidDel="00000000" w:rsidR="00000000" w:rsidRPr="00000000">
        <w:rPr>
          <w:rtl w:val="0"/>
        </w:rPr>
        <w:t xml:space="preserve">of Kenya, the Advocates Act, the council of legal education Act as well as the Advocates Code of Ethics. Article 50 of the Constitution of Kenya which provides for a fair hearing in case of an accused person. A fair hearing can only be done when an accused person is well represented either by himself/herself or by an advocate of own choice.</w:t>
      </w:r>
    </w:p>
    <w:p w:rsidR="00000000" w:rsidDel="00000000" w:rsidP="00000000" w:rsidRDefault="00000000" w:rsidRPr="00000000" w14:paraId="00000009">
      <w:pPr>
        <w:pageBreakBefore w:val="0"/>
        <w:rPr/>
      </w:pPr>
      <w:r w:rsidDel="00000000" w:rsidR="00000000" w:rsidRPr="00000000">
        <w:rPr>
          <w:rtl w:val="0"/>
        </w:rPr>
        <w:t xml:space="preserve">Article 50(2) (g ) and (h), every accused person has the right to a fair trial, which includes the right— to choose, and be represented by, an advocate, and to be informed of this right promptly; to have an advocate assigned to the accused person by the State and at State expense, if substantial injustice would otherwise result, and to be informed of this right promptly. These constitutional provisions appear to recognize the fact that substantial justice may occur where an accused person is not competently represented by an advocate.</w:t>
      </w:r>
    </w:p>
    <w:p w:rsidR="00000000" w:rsidDel="00000000" w:rsidP="00000000" w:rsidRDefault="00000000" w:rsidRPr="00000000" w14:paraId="0000000A">
      <w:pPr>
        <w:pageBreakBefore w:val="0"/>
        <w:rPr/>
      </w:pPr>
      <w:r w:rsidDel="00000000" w:rsidR="00000000" w:rsidRPr="00000000">
        <w:rPr>
          <w:rtl w:val="0"/>
        </w:rPr>
        <w:t xml:space="preserve">An advocate is obligated to maintain the secrets of the client at all times during the subsistence of the advocate and client relationship and even after the relationship ceases. This duty flows from the fiduciary nature of the relationship which makes all the communications between an advocate and the client privileged thus protected from disclosure unless the client waives that right. This position is premised under sections 134, 135, 136 of the Evidence Act. Accordingly, no advocate shall at any time be permitted unless with his clients express consent to disclose any communication made to him/her in the course of and for the purpose of his employment as and advocate by or on behalf of his client or to state the content and condition of any document with which he has become acquainted in the course of and for the purpose of his professional employment or to disclose any advice given by him to his client in the course and for the purpose of such employment</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the privilege contemplated in section 134 does not extend to any communication made in the furtherance of any illegal act, and to any fact observed by any advocate in the course of his employment as such showing that any crime or fraud has been committed since thecommencement of his employment whether the attention of such advocate was or was not directed to the fact by or on behalf of the client.</w:t>
      </w:r>
      <w:r w:rsidDel="00000000" w:rsidR="00000000" w:rsidRPr="00000000">
        <w:rPr>
          <w:b w:val="1"/>
          <w:rtl w:val="0"/>
        </w:rPr>
        <w:t xml:space="preserve">In King Woolen Mills and Another –vs– Kaplan and Stratton Advocates</w:t>
      </w:r>
      <w:r w:rsidDel="00000000" w:rsidR="00000000" w:rsidRPr="00000000">
        <w:rPr>
          <w:vertAlign w:val="superscript"/>
        </w:rPr>
        <w:footnoteReference w:customMarkFollows="0" w:id="2"/>
      </w:r>
      <w:r w:rsidDel="00000000" w:rsidR="00000000" w:rsidRPr="00000000">
        <w:rPr>
          <w:rtl w:val="0"/>
        </w:rPr>
        <w:t xml:space="preserve">the court held that the fiduciary relationship created by the retainer between client and advocate demands that the knowledge acquired by the advocate while acting for the client be treated as confidential and should not be disclosed to anyone else without that client‘s consent.</w:t>
      </w:r>
    </w:p>
    <w:p w:rsidR="00000000" w:rsidDel="00000000" w:rsidP="00000000" w:rsidRDefault="00000000" w:rsidRPr="00000000" w14:paraId="0000000C">
      <w:pPr>
        <w:pageBreakBefore w:val="0"/>
        <w:rPr/>
      </w:pPr>
      <w:r w:rsidDel="00000000" w:rsidR="00000000" w:rsidRPr="00000000">
        <w:rPr>
          <w:rtl w:val="0"/>
        </w:rPr>
        <w:t xml:space="preserve">Section 137 extends privilege to other parties communicating with Advocates. The exceptions to privilege are:-</w:t>
      </w:r>
    </w:p>
    <w:p w:rsidR="00000000" w:rsidDel="00000000" w:rsidP="00000000" w:rsidRDefault="00000000" w:rsidRPr="00000000" w14:paraId="0000000D">
      <w:pPr>
        <w:pageBreakBefore w:val="0"/>
        <w:rPr/>
      </w:pPr>
      <w:r w:rsidDel="00000000" w:rsidR="00000000" w:rsidRPr="00000000">
        <w:rPr>
          <w:rtl w:val="0"/>
        </w:rPr>
        <w:t xml:space="preserve">a) If there is any fraud or illegality</w:t>
      </w:r>
    </w:p>
    <w:p w:rsidR="00000000" w:rsidDel="00000000" w:rsidP="00000000" w:rsidRDefault="00000000" w:rsidRPr="00000000" w14:paraId="0000000E">
      <w:pPr>
        <w:pageBreakBefore w:val="0"/>
        <w:rPr/>
      </w:pPr>
      <w:r w:rsidDel="00000000" w:rsidR="00000000" w:rsidRPr="00000000">
        <w:rPr>
          <w:rtl w:val="0"/>
        </w:rPr>
        <w:t xml:space="preserve">b) Where there is a joint retainer</w:t>
      </w:r>
    </w:p>
    <w:p w:rsidR="00000000" w:rsidDel="00000000" w:rsidP="00000000" w:rsidRDefault="00000000" w:rsidRPr="00000000" w14:paraId="0000000F">
      <w:pPr>
        <w:pageBreakBefore w:val="0"/>
        <w:rPr/>
      </w:pPr>
      <w:r w:rsidDel="00000000" w:rsidR="00000000" w:rsidRPr="00000000">
        <w:rPr>
          <w:rtl w:val="0"/>
        </w:rPr>
        <w:t xml:space="preserve">c) The names of your client, his address or the fact he has sworn an affidavit.</w:t>
      </w:r>
    </w:p>
    <w:p w:rsidR="00000000" w:rsidDel="00000000" w:rsidP="00000000" w:rsidRDefault="00000000" w:rsidRPr="00000000" w14:paraId="00000010">
      <w:pPr>
        <w:pageBreakBefore w:val="0"/>
        <w:rPr/>
      </w:pPr>
      <w:r w:rsidDel="00000000" w:rsidR="00000000" w:rsidRPr="00000000">
        <w:rPr>
          <w:rtl w:val="0"/>
        </w:rPr>
        <w:t xml:space="preserve">d) If there is an independent source of information.</w:t>
      </w:r>
    </w:p>
    <w:p w:rsidR="00000000" w:rsidDel="00000000" w:rsidP="00000000" w:rsidRDefault="00000000" w:rsidRPr="00000000" w14:paraId="00000011">
      <w:pPr>
        <w:pageBreakBefore w:val="0"/>
        <w:rPr/>
      </w:pPr>
      <w:r w:rsidDel="00000000" w:rsidR="00000000" w:rsidRPr="00000000">
        <w:rPr>
          <w:rtl w:val="0"/>
        </w:rPr>
        <w:t xml:space="preserve">e) Letter before action or communication between co-plaintiffs.</w:t>
      </w:r>
    </w:p>
    <w:p w:rsidR="00000000" w:rsidDel="00000000" w:rsidP="00000000" w:rsidRDefault="00000000" w:rsidRPr="00000000" w14:paraId="00000012">
      <w:pPr>
        <w:pageBreakBefore w:val="0"/>
        <w:rPr/>
      </w:pPr>
      <w:r w:rsidDel="00000000" w:rsidR="00000000" w:rsidRPr="00000000">
        <w:rPr>
          <w:rtl w:val="0"/>
        </w:rPr>
        <w:t xml:space="preserve">f) If any advocate‘s clerk joins another firm that is acting for an adversary, it is prudent that you stop acting.</w:t>
      </w:r>
    </w:p>
    <w:p w:rsidR="00000000" w:rsidDel="00000000" w:rsidP="00000000" w:rsidRDefault="00000000" w:rsidRPr="00000000" w14:paraId="00000013">
      <w:pPr>
        <w:pageBreakBefore w:val="0"/>
        <w:rPr>
          <w:u w:val="single"/>
        </w:rPr>
      </w:pPr>
      <w:r w:rsidDel="00000000" w:rsidR="00000000" w:rsidRPr="00000000">
        <w:rPr>
          <w:u w:val="single"/>
          <w:rtl w:val="0"/>
        </w:rPr>
        <w:t xml:space="preserve">HONEST AND GOOD FAITH</w:t>
      </w:r>
    </w:p>
    <w:p w:rsidR="00000000" w:rsidDel="00000000" w:rsidP="00000000" w:rsidRDefault="00000000" w:rsidRPr="00000000" w14:paraId="00000014">
      <w:pPr>
        <w:pageBreakBefore w:val="0"/>
        <w:rPr/>
      </w:pPr>
      <w:r w:rsidDel="00000000" w:rsidR="00000000" w:rsidRPr="00000000">
        <w:rPr>
          <w:rtl w:val="0"/>
        </w:rPr>
        <w:t xml:space="preserve">The advocate is supposed to represent his/her client in honesty and good faith. This is such a wide duty that implies that the advocate should not pursue his/her own interests in the matter but should always have the interest of the client as first priority. Again, the advocate is supposed to inform the client about the progress of the case and other matters that may be relevant to the client. The law prohibits an advocate from engaging in matters or situation that may lead to conflict of interest in the course of representation.</w:t>
      </w:r>
    </w:p>
    <w:p w:rsidR="00000000" w:rsidDel="00000000" w:rsidP="00000000" w:rsidRDefault="00000000" w:rsidRPr="00000000" w14:paraId="00000015">
      <w:pPr>
        <w:pageBreakBefore w:val="0"/>
        <w:rPr>
          <w:u w:val="single"/>
        </w:rPr>
      </w:pPr>
      <w:r w:rsidDel="00000000" w:rsidR="00000000" w:rsidRPr="00000000">
        <w:rPr>
          <w:u w:val="single"/>
          <w:rtl w:val="0"/>
        </w:rPr>
        <w:t xml:space="preserve">EFFECTIVE REPRESENTATION/ ZEALOUS ADVOCACY</w:t>
      </w:r>
    </w:p>
    <w:p w:rsidR="00000000" w:rsidDel="00000000" w:rsidP="00000000" w:rsidRDefault="00000000" w:rsidRPr="00000000" w14:paraId="00000016">
      <w:pPr>
        <w:pageBreakBefore w:val="0"/>
        <w:rPr/>
      </w:pPr>
      <w:r w:rsidDel="00000000" w:rsidR="00000000" w:rsidRPr="00000000">
        <w:rPr>
          <w:rtl w:val="0"/>
        </w:rPr>
        <w:t xml:space="preserve">An advocate should use all his/he skill to represent the clients competently to the best of his/ her ability. The law presumes that advocates are highly learned people who should use their knowledge for the benefit of the society. Accordingly, there is a heavy duty on the advocate to show his/her competence in the representation of their clients at all times because the advocate- client relationship entrusts the advocate with the rights, liberties, money and the hopes of the client which should be protected at all times.The requirement of competent and zealous advocacy happens to be promised on the ground that only qualified people should be allowed to practice law. No armature should be entrusted with such serious interest.</w:t>
      </w:r>
    </w:p>
    <w:p w:rsidR="00000000" w:rsidDel="00000000" w:rsidP="00000000" w:rsidRDefault="00000000" w:rsidRPr="00000000" w14:paraId="00000017">
      <w:pPr>
        <w:pageBreakBefore w:val="0"/>
        <w:rPr>
          <w:u w:val="single"/>
        </w:rPr>
      </w:pPr>
      <w:r w:rsidDel="00000000" w:rsidR="00000000" w:rsidRPr="00000000">
        <w:rPr>
          <w:u w:val="single"/>
          <w:rtl w:val="0"/>
        </w:rPr>
        <w:t xml:space="preserve">DUTY TO FOLLOW THE DIRECTIONS OF THE CLIENT</w:t>
      </w:r>
    </w:p>
    <w:p w:rsidR="00000000" w:rsidDel="00000000" w:rsidP="00000000" w:rsidRDefault="00000000" w:rsidRPr="00000000" w14:paraId="00000018">
      <w:pPr>
        <w:pageBreakBefore w:val="0"/>
        <w:rPr/>
      </w:pPr>
      <w:r w:rsidDel="00000000" w:rsidR="00000000" w:rsidRPr="00000000">
        <w:rPr>
          <w:rtl w:val="0"/>
        </w:rPr>
        <w:t xml:space="preserve">An advocate is engaged by a client to pursue the interests of his client. He is not employed to promote and pursue and litigate in self-interest with a passion. An advocate should not decide for the client, instead should follow the client‘s instructions. However, the advocate must exercise control not to injure other third parties and the legal profession just because he/she is following the instructions of the client. This is because in as much as the advocate represents the client, he/she is also a member of the legal profession an officer of court, to which he/she is also obligated.</w:t>
      </w:r>
    </w:p>
    <w:p w:rsidR="00000000" w:rsidDel="00000000" w:rsidP="00000000" w:rsidRDefault="00000000" w:rsidRPr="00000000" w14:paraId="00000019">
      <w:pPr>
        <w:pageBreakBefore w:val="0"/>
        <w:rPr/>
      </w:pPr>
      <w:r w:rsidDel="00000000" w:rsidR="00000000" w:rsidRPr="00000000">
        <w:rPr>
          <w:rtl w:val="0"/>
        </w:rPr>
        <w:t xml:space="preserve">Consequently, the advocate should not accept instructions from a client to pursue a matter or to engage in an act or conduct which will breach the code of ethics. Again, it is the advocate who has control of the matters before the court and should not be instructed on what to do before the court of on what defenses to plead or on what evidence to tender in court as this would breach the ethical standards required of an advocate.</w:t>
      </w:r>
    </w:p>
    <w:p w:rsidR="00000000" w:rsidDel="00000000" w:rsidP="00000000" w:rsidRDefault="00000000" w:rsidRPr="00000000" w14:paraId="0000001A">
      <w:pPr>
        <w:pageBreakBefore w:val="0"/>
        <w:rPr>
          <w:u w:val="single"/>
        </w:rPr>
      </w:pPr>
      <w:r w:rsidDel="00000000" w:rsidR="00000000" w:rsidRPr="00000000">
        <w:rPr>
          <w:u w:val="single"/>
          <w:rtl w:val="0"/>
        </w:rPr>
        <w:t xml:space="preserve">DUTY TO KEEP CLIENT INFORMED</w:t>
      </w:r>
    </w:p>
    <w:p w:rsidR="00000000" w:rsidDel="00000000" w:rsidP="00000000" w:rsidRDefault="00000000" w:rsidRPr="00000000" w14:paraId="0000001B">
      <w:pPr>
        <w:pageBreakBefore w:val="0"/>
        <w:rPr/>
      </w:pPr>
      <w:r w:rsidDel="00000000" w:rsidR="00000000" w:rsidRPr="00000000">
        <w:rPr>
          <w:rtl w:val="0"/>
        </w:rPr>
        <w:t xml:space="preserve">An advocate must always keep his client informed of any new legislation that may affect his client‘s case. He must not deceive his client nor should he deceive third parties. While handling a matter for a client, he should not disclose any details of the matter to a third party even if he is related to the client. Under Rule 4 of the 1998 Advocates (Practice) Rules, where an advocate acts in a suit on the instructions of a client, the advocate must furnish the client with filed copies of all pleadings in the suit bearing the stamp of the registry of the court in which the suit was filed</w:t>
      </w:r>
    </w:p>
    <w:p w:rsidR="00000000" w:rsidDel="00000000" w:rsidP="00000000" w:rsidRDefault="00000000" w:rsidRPr="00000000" w14:paraId="0000001C">
      <w:pPr>
        <w:pageBreakBefore w:val="0"/>
        <w:rPr>
          <w:u w:val="single"/>
        </w:rPr>
      </w:pPr>
      <w:r w:rsidDel="00000000" w:rsidR="00000000" w:rsidRPr="00000000">
        <w:rPr>
          <w:u w:val="single"/>
          <w:rtl w:val="0"/>
        </w:rPr>
        <w:t xml:space="preserve">DUTY TO DISCLOSE PROFIT</w:t>
      </w:r>
    </w:p>
    <w:p w:rsidR="00000000" w:rsidDel="00000000" w:rsidP="00000000" w:rsidRDefault="00000000" w:rsidRPr="00000000" w14:paraId="0000001D">
      <w:pPr>
        <w:pageBreakBefore w:val="0"/>
        <w:rPr/>
      </w:pPr>
      <w:r w:rsidDel="00000000" w:rsidR="00000000" w:rsidRPr="00000000">
        <w:rPr>
          <w:rtl w:val="0"/>
        </w:rPr>
        <w:t xml:space="preserve">An advocate while acting must always disclose all financial benefits to his client. The duty to disclose profit arises from the agency relationship between an advocate and his client that demands, inter alia, good faithand transparency. In United Insurance Co. Ltd –v– DorcasAmungain</w:t>
      </w:r>
      <w:r w:rsidDel="00000000" w:rsidR="00000000" w:rsidRPr="00000000">
        <w:rPr>
          <w:vertAlign w:val="superscript"/>
        </w:rPr>
        <w:footnoteReference w:customMarkFollows="0" w:id="3"/>
      </w:r>
      <w:r w:rsidDel="00000000" w:rsidR="00000000" w:rsidRPr="00000000">
        <w:rPr>
          <w:rtl w:val="0"/>
        </w:rPr>
        <w:t xml:space="preserve">,AL NasirVisram stated that an advocate is the agent of his client. Their relationship is governed by the retainer which is the contract that determines their rights and liabilities subject to terms which the law will infer in the particular circumstances. The authority of an advocate to act for his client will therefore arise from the retainer. The conduct of the advocate under the retainer will also be governed by the Advocates Act</w:t>
      </w:r>
      <w:sdt>
        <w:sdtPr>
          <w:tag w:val="goog_rdk_1"/>
        </w:sdtPr>
        <w:sdtContent>
          <w:ins w:author="annette anyango" w:id="1" w:date="2022-03-17T11:09:40Z">
            <w:r w:rsidDel="00000000" w:rsidR="00000000" w:rsidRPr="00000000">
              <w:rPr>
                <w:rtl w:val="0"/>
              </w:rPr>
              <w:t xml:space="preserve"> </w:t>
            </w:r>
          </w:ins>
        </w:sdtContent>
      </w:sdt>
      <w:r w:rsidDel="00000000" w:rsidR="00000000" w:rsidRPr="00000000">
        <w:rPr>
          <w:rtl w:val="0"/>
        </w:rPr>
      </w:r>
    </w:p>
    <w:p w:rsidR="00000000" w:rsidDel="00000000" w:rsidP="00000000" w:rsidRDefault="00000000" w:rsidRPr="00000000" w14:paraId="0000001E">
      <w:pPr>
        <w:pageBreakBefore w:val="0"/>
        <w:rPr>
          <w:u w:val="single"/>
        </w:rPr>
      </w:pPr>
      <w:r w:rsidDel="00000000" w:rsidR="00000000" w:rsidRPr="00000000">
        <w:rPr>
          <w:u w:val="single"/>
          <w:rtl w:val="0"/>
        </w:rPr>
        <w:t xml:space="preserve">DUTY TO DISCLOSE CONFLICT OF INTEREST</w:t>
      </w:r>
    </w:p>
    <w:p w:rsidR="00000000" w:rsidDel="00000000" w:rsidP="00000000" w:rsidRDefault="00000000" w:rsidRPr="00000000" w14:paraId="0000001F">
      <w:pPr>
        <w:pageBreakBefore w:val="0"/>
        <w:rPr/>
      </w:pPr>
      <w:r w:rsidDel="00000000" w:rsidR="00000000" w:rsidRPr="00000000">
        <w:rPr>
          <w:rtl w:val="0"/>
        </w:rPr>
        <w:t xml:space="preserve">An advocate should not act in a matter where he is likely to be called as a witness. An advocate must ensure that there‘s no conflict of interest and there is no likelihood of such a conflict arising subsequently during the trial process. In King Woolen Mills and Another –v– Kaplan and Stratton Advocatesthe respondent firm of advocates had acted in a mortgage transaction for the lenders during the negotiations and the preparation of the loan agreement and security documents. Thereafter, the firm had acted as the common advocate for both the lender and the borrower. The firm had prepared the loan agreement, the guarantee, the debenture and the legal charge on behalf of both parties and also furnished the requisite legal opinion subsequently, the borrower had defaulted on repayment and had questioned the validity of the security documents. Subsequently, the firm had purported to enforce the said security and the appellant sought a grant of injunction to stop the firm. The Court of Appeal held that since the firm was aware that there was likely to arise a conflict between the lender and the borrower, and since having acted for both parties they were in a position to be privy to information pertaining to the appellant‘s case, they would not purport to enforce the said securities to the prejudice of the appellants.</w:t>
      </w:r>
    </w:p>
    <w:p w:rsidR="00000000" w:rsidDel="00000000" w:rsidP="00000000" w:rsidRDefault="00000000" w:rsidRPr="00000000" w14:paraId="00000020">
      <w:pPr>
        <w:pageBreakBefore w:val="0"/>
        <w:rPr>
          <w:u w:val="single"/>
        </w:rPr>
      </w:pPr>
      <w:r w:rsidDel="00000000" w:rsidR="00000000" w:rsidRPr="00000000">
        <w:rPr>
          <w:u w:val="single"/>
          <w:rtl w:val="0"/>
        </w:rPr>
        <w:t xml:space="preserve">DUTY OF DUE CARE AND DILIGENCE</w:t>
      </w:r>
    </w:p>
    <w:sdt>
      <w:sdtPr>
        <w:tag w:val="goog_rdk_3"/>
      </w:sdtPr>
      <w:sdtContent>
        <w:p w:rsidR="00000000" w:rsidDel="00000000" w:rsidP="00000000" w:rsidRDefault="00000000" w:rsidRPr="00000000" w14:paraId="00000021">
          <w:pPr>
            <w:pageBreakBefore w:val="0"/>
            <w:numPr>
              <w:ilvl w:val="0"/>
              <w:numId w:val="1"/>
            </w:numPr>
            <w:ind w:left="720" w:hanging="360"/>
            <w:rPr>
              <w:u w:val="none"/>
              <w:rPrChange w:author="Shaka Timothy" w:id="3" w:date="2021-10-03T10:03:45Z">
                <w:rPr/>
              </w:rPrChange>
            </w:rPr>
            <w:pPrChange w:author="Shaka Timothy" w:id="0" w:date="2021-10-03T10:03:45Z">
              <w:pPr>
                <w:pageBreakBefore w:val="0"/>
              </w:pPr>
            </w:pPrChange>
          </w:pPr>
          <w:r w:rsidDel="00000000" w:rsidR="00000000" w:rsidRPr="00000000">
            <w:rPr>
              <w:rtl w:val="0"/>
            </w:rPr>
            <w:t xml:space="preserve">A lawyer owes a duty of care to the client as a result of the professional relationship between them in which the lawyer is expected to act professional and not negligently.</w:t>
          </w:r>
          <w:sdt>
            <w:sdtPr>
              <w:tag w:val="goog_rdk_2"/>
            </w:sdtPr>
            <w:sdtContent>
              <w:r w:rsidDel="00000000" w:rsidR="00000000" w:rsidRPr="00000000">
                <w:rPr>
                  <w:rtl w:val="0"/>
                </w:rPr>
              </w:r>
            </w:sdtContent>
          </w:sdt>
        </w:p>
      </w:sdtContent>
    </w:sdt>
    <w:sdt>
      <w:sdtPr>
        <w:tag w:val="goog_rdk_6"/>
      </w:sdtPr>
      <w:sdtContent>
        <w:p w:rsidR="00000000" w:rsidDel="00000000" w:rsidP="00000000" w:rsidRDefault="00000000" w:rsidRPr="00000000" w14:paraId="00000022">
          <w:pPr>
            <w:pageBreakBefore w:val="0"/>
            <w:rPr>
              <w:ins w:author="Shaka Timothy" w:id="5" w:date="2021-10-03T09:42:38Z"/>
            </w:rPr>
          </w:pPr>
          <w:r w:rsidDel="00000000" w:rsidR="00000000" w:rsidRPr="00000000">
            <w:rPr>
              <w:rtl w:val="0"/>
            </w:rPr>
            <w:t xml:space="preserve">Lord Denning MR in Abraham –v–Justsun stated that “[It is an] advocate’s duty to take any point which he believes to be fairly arguable on behalf of his client. An advocate is not to usurp the province of the judge. He is not to determine </w:t>
          </w:r>
          <w:sdt>
            <w:sdtPr>
              <w:tag w:val="goog_rdk_4"/>
            </w:sdtPr>
            <w:sdtContent>
              <w:ins w:author="Shaka Timothy" w:id="4" w:date="2021-10-03T09:53:37Z">
                <w:r w:rsidDel="00000000" w:rsidR="00000000" w:rsidRPr="00000000">
                  <w:rPr>
                    <w:rtl w:val="0"/>
                  </w:rPr>
                  <w:t xml:space="preserve">p</w:t>
                </w:r>
              </w:ins>
            </w:sdtContent>
          </w:sdt>
          <w:r w:rsidDel="00000000" w:rsidR="00000000" w:rsidRPr="00000000">
            <w:rPr>
              <w:rtl w:val="0"/>
            </w:rPr>
            <w:t xml:space="preserve">what shall be the effect of legal argument. He is not guilty of misconduct simply because he takes a point which the</w:t>
          </w:r>
          <w:sdt>
            <w:sdtPr>
              <w:tag w:val="goog_rdk_5"/>
            </w:sdtPr>
            <w:sdtContent>
              <w:ins w:author="Shaka Timothy" w:id="5" w:date="2021-10-03T09:42:38Z">
                <w:r w:rsidDel="00000000" w:rsidR="00000000" w:rsidRPr="00000000">
                  <w:rPr>
                    <w:rtl w:val="0"/>
                  </w:rPr>
                </w:r>
              </w:ins>
            </w:sdtContent>
          </w:sdt>
        </w:p>
      </w:sdtContent>
    </w:sdt>
    <w:p w:rsidR="00000000" w:rsidDel="00000000" w:rsidP="00000000" w:rsidRDefault="00000000" w:rsidRPr="00000000" w14:paraId="00000023">
      <w:pPr>
        <w:pageBreakBefore w:val="0"/>
        <w:rPr/>
      </w:pPr>
      <w:r w:rsidDel="00000000" w:rsidR="00000000" w:rsidRPr="00000000">
        <w:rPr>
          <w:rtl w:val="0"/>
        </w:rPr>
        <w:t xml:space="preserve"> tribunal holds to be bad. He only becomes guilty of misconduct if he is dishonest. That is, if he knowingly takes a bad point and thereby deceives the court.”</w:t>
      </w:r>
    </w:p>
    <w:p w:rsidR="00000000" w:rsidDel="00000000" w:rsidP="00000000" w:rsidRDefault="00000000" w:rsidRPr="00000000" w14:paraId="00000024">
      <w:pPr>
        <w:pageBreakBefore w:val="0"/>
        <w:rPr/>
      </w:pPr>
      <w:r w:rsidDel="00000000" w:rsidR="00000000" w:rsidRPr="00000000">
        <w:rPr>
          <w:rtl w:val="0"/>
        </w:rPr>
        <w:t xml:space="preserve">In Ross –v–Caunters</w:t>
      </w:r>
      <w:r w:rsidDel="00000000" w:rsidR="00000000" w:rsidRPr="00000000">
        <w:rPr>
          <w:vertAlign w:val="superscript"/>
        </w:rPr>
        <w:footnoteReference w:customMarkFollows="0" w:id="4"/>
      </w:r>
      <w:r w:rsidDel="00000000" w:rsidR="00000000" w:rsidRPr="00000000">
        <w:rPr>
          <w:rtl w:val="0"/>
        </w:rPr>
        <w:t xml:space="preserve">, it was held that lawyers owe a duty of care both to their clients and to third parties who suffer loss or damage. In that case, the lawyers failed to prevent a beneficiary from attesting the will. The holding in Hedley Byrne –v– Heller &amp; Partners</w:t>
      </w:r>
      <w:r w:rsidDel="00000000" w:rsidR="00000000" w:rsidRPr="00000000">
        <w:rPr>
          <w:vertAlign w:val="superscript"/>
        </w:rPr>
        <w:footnoteReference w:customMarkFollows="0" w:id="5"/>
      </w:r>
      <w:r w:rsidDel="00000000" w:rsidR="00000000" w:rsidRPr="00000000">
        <w:rPr>
          <w:rtl w:val="0"/>
        </w:rPr>
        <w:t xml:space="preserve">suggests that an advocate who gives out professional advice aware that the person to whom the advice is given would be relying thereon could not argue that because there was not contract for the service, he could not be held liable. In that case, the court found that there was a special relationship between an advocate and a client that gave rise to a duty of care.</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32"/>
          <w:szCs w:val="32"/>
          <w:u w:val="singl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COURT</w:t>
      </w:r>
    </w:p>
    <w:p w:rsidR="00000000" w:rsidDel="00000000" w:rsidP="00000000" w:rsidRDefault="00000000" w:rsidRPr="00000000" w14:paraId="0000002A">
      <w:pPr>
        <w:pageBreakBefore w:val="0"/>
        <w:rPr/>
      </w:pPr>
      <w:r w:rsidDel="00000000" w:rsidR="00000000" w:rsidRPr="00000000">
        <w:rPr>
          <w:rtl w:val="0"/>
        </w:rPr>
        <w:t xml:space="preserve">An attorney must act as an officer of the court, respecting the need for truth and truth-seeking within the confines of the adversary system and as an active participant of a system that places justice as a core value. Lawyers cannot be hired guns – they cannot be hired to advance a stand just because their client wants them to.</w:t>
      </w:r>
    </w:p>
    <w:p w:rsidR="00000000" w:rsidDel="00000000" w:rsidP="00000000" w:rsidRDefault="00000000" w:rsidRPr="00000000" w14:paraId="0000002B">
      <w:pPr>
        <w:pageBreakBefore w:val="0"/>
        <w:rPr/>
      </w:pPr>
      <w:r w:rsidDel="00000000" w:rsidR="00000000" w:rsidRPr="00000000">
        <w:rPr>
          <w:rtl w:val="0"/>
        </w:rPr>
        <w:t xml:space="preserve">In </w:t>
      </w:r>
      <w:r w:rsidDel="00000000" w:rsidR="00000000" w:rsidRPr="00000000">
        <w:rPr>
          <w:b w:val="1"/>
          <w:rtl w:val="0"/>
        </w:rPr>
        <w:t xml:space="preserve">Rondel v Wosely</w:t>
      </w:r>
      <w:r w:rsidDel="00000000" w:rsidR="00000000" w:rsidRPr="00000000">
        <w:rPr>
          <w:rtl w:val="0"/>
        </w:rPr>
        <w:t xml:space="preserve">  as per Lord Reid it was held that </w:t>
      </w:r>
    </w:p>
    <w:p w:rsidR="00000000" w:rsidDel="00000000" w:rsidP="00000000" w:rsidRDefault="00000000" w:rsidRPr="00000000" w14:paraId="0000002C">
      <w:pPr>
        <w:pageBreakBefore w:val="0"/>
        <w:rPr/>
      </w:pPr>
      <w:r w:rsidDel="00000000" w:rsidR="00000000" w:rsidRPr="00000000">
        <w:rPr>
          <w:rtl w:val="0"/>
        </w:rPr>
        <w:t xml:space="preserve">Though 'everycounsel has a duty to his client fearlessly to raise every issue, advance every argument, and ask every question, however distasteful, whichhe thinks will help his client's case', nevertheless 'as an officer of thecourt concerned in the administration of justice, he has an overriding duty to the court, to the standards of his profession, and to the public,which may, and often does, lead to a conflict with his client's wishesor with what the client thinks are his personal interests. Counsel mustnot mislead the court, he must not lend himself to casting aspersionson the other party or witnesses for which there is no sufficient basisin the information in his possession, he must not withhold authoritiesor documents which may tell against his clients but which the lawor the standards of his profession require him to produce.</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2D">
      <w:pPr>
        <w:pageBreakBefore w:val="0"/>
        <w:rPr>
          <w:u w:val="single"/>
        </w:rPr>
      </w:pPr>
      <w:r w:rsidDel="00000000" w:rsidR="00000000" w:rsidRPr="00000000">
        <w:rPr>
          <w:u w:val="single"/>
          <w:rtl w:val="0"/>
        </w:rPr>
        <w:t xml:space="preserve">DUTY OF DISCLOSURE</w:t>
      </w:r>
    </w:p>
    <w:p w:rsidR="00000000" w:rsidDel="00000000" w:rsidP="00000000" w:rsidRDefault="00000000" w:rsidRPr="00000000" w14:paraId="0000002E">
      <w:pPr>
        <w:pageBreakBefore w:val="0"/>
        <w:rPr/>
      </w:pPr>
      <w:r w:rsidDel="00000000" w:rsidR="00000000" w:rsidRPr="00000000">
        <w:rPr>
          <w:rtl w:val="0"/>
        </w:rPr>
        <w:t xml:space="preserve">An advocate must withdraw from the case if the client instructs him not to disclose a relevant non-privileged document or not to draw an adverse authority to the attention of the court because the advocate is under a duty to the court to ensure that proper disclosure is made and that the court is aware of all relevant authorities, even if they do not support that advocate‘s argument</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The 'implicit trust between Bench and Barwhich does so much to promote the smooth and speedy conduct of the administration of justice</w:t>
      </w:r>
      <w:r w:rsidDel="00000000" w:rsidR="00000000" w:rsidRPr="00000000">
        <w:rPr>
          <w:vertAlign w:val="superscript"/>
        </w:rPr>
        <w:footnoteReference w:customMarkFollows="0" w:id="7"/>
      </w:r>
      <w:r w:rsidDel="00000000" w:rsidR="00000000" w:rsidRPr="00000000">
        <w:rPr>
          <w:rtl w:val="0"/>
        </w:rPr>
        <w:t xml:space="preserve">springs from the confident expectation of the Bench that where counsel is in any doubt about some detailedmode of putting his client's case he will put his public duty beforethe apparent interests of his client’</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An advocate as a friend of court, an advocate is regarded as a friend of the court. This means that he/she is allowed by the law to address the court at any stage on any matter to which he/she is not a party. The reason why the advocate may address the court is to help the court resolve a matter.To a certain extent every advocateis amicus curiae'</w:t>
      </w:r>
      <w:r w:rsidDel="00000000" w:rsidR="00000000" w:rsidRPr="00000000">
        <w:rPr>
          <w:vertAlign w:val="superscript"/>
        </w:rPr>
        <w:footnoteReference w:customMarkFollows="0" w:id="9"/>
      </w:r>
      <w:r w:rsidDel="00000000" w:rsidR="00000000" w:rsidRPr="00000000">
        <w:rPr>
          <w:rtl w:val="0"/>
        </w:rPr>
        <w:t xml:space="preserve">with 'a prior and perpetual retainer on behalf of truth and justice'</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32">
      <w:pPr>
        <w:pageBreakBefore w:val="0"/>
        <w:rPr>
          <w:u w:val="single"/>
        </w:rPr>
      </w:pPr>
      <w:r w:rsidDel="00000000" w:rsidR="00000000" w:rsidRPr="00000000">
        <w:rPr>
          <w:u w:val="single"/>
          <w:rtl w:val="0"/>
        </w:rPr>
        <w:t xml:space="preserve">DUTY OF BREVITY (DUTY NOT TO PROLONG CASES)</w:t>
      </w:r>
    </w:p>
    <w:p w:rsidR="00000000" w:rsidDel="00000000" w:rsidP="00000000" w:rsidRDefault="00000000" w:rsidRPr="00000000" w14:paraId="00000033">
      <w:pPr>
        <w:pageBreakBefore w:val="0"/>
        <w:rPr/>
      </w:pPr>
      <w:r w:rsidDel="00000000" w:rsidR="00000000" w:rsidRPr="00000000">
        <w:rPr>
          <w:rtl w:val="0"/>
        </w:rPr>
        <w:t xml:space="preserve">An advocate owes a duty of brevity</w:t>
      </w:r>
      <w:r w:rsidDel="00000000" w:rsidR="00000000" w:rsidRPr="00000000">
        <w:rPr>
          <w:vertAlign w:val="superscript"/>
        </w:rPr>
        <w:footnoteReference w:customMarkFollows="0" w:id="11"/>
      </w:r>
      <w:r w:rsidDel="00000000" w:rsidR="00000000" w:rsidRPr="00000000">
        <w:rPr>
          <w:rtl w:val="0"/>
        </w:rPr>
        <w:t xml:space="preserve"> tothe court, a duty which fortuitously overlaps with the interest of theclient.‘Far more cases have been lost by going on too long than by stopping too soon’</w:t>
      </w:r>
      <w:r w:rsidDel="00000000" w:rsidR="00000000" w:rsidRPr="00000000">
        <w:rPr>
          <w:vertAlign w:val="superscript"/>
        </w:rPr>
        <w:footnoteReference w:customMarkFollows="0" w:id="12"/>
      </w:r>
      <w:r w:rsidDel="00000000" w:rsidR="00000000" w:rsidRPr="00000000">
        <w:rPr>
          <w:rtl w:val="0"/>
        </w:rPr>
        <w:t xml:space="preserve">so this raises a big question.Laymen, Lord Reid thinks, Laymen may nevertheless not appreciate the virtues of brevity, 'so I think it notat all improbable that the possibility of being sued for negligence.At any rate, for better or worse public policy is the basis relied upon by the House of Lords to justify a denial of liability for negligence.At any rate, for better or worse public policy is the basis relied upon by the House of Lords to justify a denial of liability for negligence. Lord Reid and Lord Morris both stressed that to permit a barrister to be sued for negligence was to permit the possibility of a re-trial of the merits of the original case. Lawyers have duty to present the issues in a case as clearly as possible and to avoid waste of time, prolixity and repetition. This duty will be breached when lawyers fail to observe the usual courtesies.</w:t>
      </w:r>
    </w:p>
    <w:p w:rsidR="00000000" w:rsidDel="00000000" w:rsidP="00000000" w:rsidRDefault="00000000" w:rsidRPr="00000000" w14:paraId="00000034">
      <w:pPr>
        <w:pageBreakBefore w:val="0"/>
        <w:rPr>
          <w:u w:val="single"/>
        </w:rPr>
      </w:pPr>
      <w:r w:rsidDel="00000000" w:rsidR="00000000" w:rsidRPr="00000000">
        <w:rPr>
          <w:u w:val="single"/>
          <w:rtl w:val="0"/>
        </w:rPr>
        <w:t xml:space="preserve">DUTY NOT TO ABUSE THE COURT PROCESS</w:t>
      </w:r>
    </w:p>
    <w:p w:rsidR="00000000" w:rsidDel="00000000" w:rsidP="00000000" w:rsidRDefault="00000000" w:rsidRPr="00000000" w14:paraId="00000035">
      <w:pPr>
        <w:pageBreakBefore w:val="0"/>
        <w:rPr/>
      </w:pPr>
      <w:r w:rsidDel="00000000" w:rsidR="00000000" w:rsidRPr="00000000">
        <w:rPr>
          <w:rtl w:val="0"/>
        </w:rPr>
        <w:t xml:space="preserve">The integrity of judicial process requires lawyers to desist from making allegations or bringing proceedings for ulterior purposes; that is, not to settle scores. A lawyer should not take a matter to gratify the client‘s own malice for to do so, he will be acting improperly.</w:t>
      </w:r>
      <w:r w:rsidDel="00000000" w:rsidR="00000000" w:rsidRPr="00000000">
        <w:rPr>
          <w:vertAlign w:val="superscript"/>
        </w:rPr>
        <w:footnoteReference w:customMarkFollows="0" w:id="13"/>
      </w:r>
      <w:r w:rsidDel="00000000" w:rsidR="00000000" w:rsidRPr="00000000">
        <w:rPr>
          <w:rtl w:val="0"/>
        </w:rPr>
        <w:t xml:space="preserve"> An undertaking which is not honored may result to process ofcourt being abused; furthermore, courts should have confidence that lawyers, as officers of the court, will honor their undertakings.</w:t>
      </w:r>
    </w:p>
    <w:p w:rsidR="00000000" w:rsidDel="00000000" w:rsidP="00000000" w:rsidRDefault="00000000" w:rsidRPr="00000000" w14:paraId="00000036">
      <w:pPr>
        <w:pageBreakBefore w:val="0"/>
        <w:rPr/>
      </w:pPr>
      <w:r w:rsidDel="00000000" w:rsidR="00000000" w:rsidRPr="00000000">
        <w:rPr>
          <w:rtl w:val="0"/>
        </w:rPr>
        <w:t xml:space="preserve">An advocate as an officer of court-An officer of the court, means any person who has an obligation to promote justice and effective operation of the judicial system, including judges, the attorneys who appear in court, bailiffs, clerks, and other personnel.</w:t>
      </w:r>
      <w:r w:rsidDel="00000000" w:rsidR="00000000" w:rsidRPr="00000000">
        <w:rPr>
          <w:rFonts w:ascii="ArialMT" w:cs="ArialMT" w:eastAsia="ArialMT" w:hAnsi="ArialMT"/>
          <w:sz w:val="20"/>
          <w:szCs w:val="20"/>
          <w:rtl w:val="0"/>
        </w:rPr>
        <w:t xml:space="preserve">Section 55 of the Advocates act stipulates that </w:t>
      </w:r>
      <w:r w:rsidDel="00000000" w:rsidR="00000000" w:rsidRPr="00000000">
        <w:rPr>
          <w:rtl w:val="0"/>
        </w:rPr>
        <w:t xml:space="preserve">every advocate and every person otherwise entitled to act as an advocate shall be an officer of the Court and shall be subject to the jurisdiction thereof and, subjectto this Act, to the jurisdiction of the Disciplinary Tribunal.</w:t>
      </w:r>
      <w:r w:rsidDel="00000000" w:rsidR="00000000" w:rsidRPr="00000000">
        <w:rPr>
          <w:vertAlign w:val="superscript"/>
        </w:rPr>
        <w:footnoteReference w:customMarkFollows="0" w:id="14"/>
      </w:r>
      <w:r w:rsidDel="00000000" w:rsidR="00000000" w:rsidRPr="00000000">
        <w:rPr>
          <w:rtl w:val="0"/>
        </w:rPr>
        <w:t xml:space="preserve">Accordingly, as officers of the court advocates have an absolute ethical duty to tell judges the truth, including avoiding dishonesty or evasion about reasons the attorney or his/her client is not appearing, the location of documents and other matters related to conduct of the courts</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037">
      <w:pPr>
        <w:pageBreakBefore w:val="0"/>
        <w:rPr>
          <w:u w:val="single"/>
        </w:rPr>
      </w:pPr>
      <w:r w:rsidDel="00000000" w:rsidR="00000000" w:rsidRPr="00000000">
        <w:rPr>
          <w:u w:val="single"/>
          <w:rtl w:val="0"/>
        </w:rPr>
        <w:t xml:space="preserve">OVERRIDING DUTY TO THE INTEREST OF JUSTICE</w:t>
      </w:r>
    </w:p>
    <w:p w:rsidR="00000000" w:rsidDel="00000000" w:rsidP="00000000" w:rsidRDefault="00000000" w:rsidRPr="00000000" w14:paraId="00000038">
      <w:pPr>
        <w:pageBreakBefore w:val="0"/>
        <w:rPr/>
      </w:pPr>
      <w:r w:rsidDel="00000000" w:rsidR="00000000" w:rsidRPr="00000000">
        <w:rPr>
          <w:rtl w:val="0"/>
        </w:rPr>
        <w:t xml:space="preserve">In</w:t>
      </w:r>
      <w:r w:rsidDel="00000000" w:rsidR="00000000" w:rsidRPr="00000000">
        <w:rPr>
          <w:b w:val="1"/>
          <w:rtl w:val="0"/>
        </w:rPr>
        <w:t xml:space="preserve">Aaron Gitonga Ringera &amp; 3 Others –v– Paul K. Muite&amp; 10 0thers</w:t>
      </w:r>
      <w:r w:rsidDel="00000000" w:rsidR="00000000" w:rsidRPr="00000000">
        <w:rPr>
          <w:vertAlign w:val="superscript"/>
        </w:rPr>
        <w:footnoteReference w:customMarkFollows="0" w:id="16"/>
      </w:r>
      <w:r w:rsidDel="00000000" w:rsidR="00000000" w:rsidRPr="00000000">
        <w:rPr>
          <w:rtl w:val="0"/>
        </w:rPr>
        <w:t xml:space="preserve"> J.W Mwera, J stated that an advocate has the duty to the court that supersedes the one that he owes to the client and where a client instructs an advocate to do that which will compromise the advocate‘s duty to the court, then the advocate should be better off declining to execute such instructions.</w:t>
      </w:r>
    </w:p>
    <w:p w:rsidR="00000000" w:rsidDel="00000000" w:rsidP="00000000" w:rsidRDefault="00000000" w:rsidRPr="00000000" w14:paraId="00000039">
      <w:pPr>
        <w:pageBreakBefore w:val="0"/>
        <w:rPr/>
      </w:pPr>
      <w:r w:rsidDel="00000000" w:rsidR="00000000" w:rsidRPr="00000000">
        <w:rPr>
          <w:rtl w:val="0"/>
        </w:rPr>
        <w:t xml:space="preserve">An advocate, as an officer of the court by oath and by law, has an overriding duty to the court to act with independence in the interests of justice; he must not deceive or knowingly or recklessly mislead the court. An advocate must not compromise his professional standards in order to please his client, the court or a third party.</w:t>
      </w:r>
    </w:p>
    <w:p w:rsidR="00000000" w:rsidDel="00000000" w:rsidP="00000000" w:rsidRDefault="00000000" w:rsidRPr="00000000" w14:paraId="0000003A">
      <w:pPr>
        <w:pageBreakBefore w:val="0"/>
        <w:rPr/>
      </w:pPr>
      <w:r w:rsidDel="00000000" w:rsidR="00000000" w:rsidRPr="00000000">
        <w:rPr>
          <w:rtl w:val="0"/>
        </w:rPr>
        <w:t xml:space="preserve">An advocate must never assert as true that which is not true nor attempt to substantiate a fraud; if a client makes a confession to a lawyer before a trial he should withdraw. When an advocate holds himself out as a hired gun‘, he goes against the fundamentals of fairness because there will be many instances in which the interests of fairness will best be served by the victory of the opponent. The advocate is not to employ shrewdness at the expense of truth.</w:t>
      </w:r>
    </w:p>
    <w:p w:rsidR="00000000" w:rsidDel="00000000" w:rsidP="00000000" w:rsidRDefault="00000000" w:rsidRPr="00000000" w14:paraId="0000003B">
      <w:pPr>
        <w:pageBreakBefore w:val="0"/>
        <w:rPr/>
      </w:pPr>
      <w:r w:rsidDel="00000000" w:rsidR="00000000" w:rsidRPr="00000000">
        <w:rPr>
          <w:rtl w:val="0"/>
        </w:rPr>
        <w:t xml:space="preserve">If a client instructs an advocate to act in a manner that would be contrary to the advocate‘s duty to the court, then the advocate must advise the client that it is his duty to act in compliance with his duty to the court. If the client refuses to allow the advocate to do so, the advocate should withdraw from the case.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32"/>
          <w:szCs w:val="32"/>
          <w:u w:val="singl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SOCIETY</w:t>
      </w:r>
    </w:p>
    <w:p w:rsidR="00000000" w:rsidDel="00000000" w:rsidP="00000000" w:rsidRDefault="00000000" w:rsidRPr="00000000" w14:paraId="0000003D">
      <w:pPr>
        <w:pageBreakBefore w:val="0"/>
        <w:rPr/>
      </w:pPr>
      <w:r w:rsidDel="00000000" w:rsidR="00000000" w:rsidRPr="00000000">
        <w:rPr>
          <w:rtl w:val="0"/>
        </w:rPr>
        <w:t xml:space="preserve">The role of lawyers is set out in the objects of the Law Society of Kenya Act at Section 4. There are several but two are crucial</w:t>
      </w:r>
    </w:p>
    <w:p w:rsidR="00000000" w:rsidDel="00000000" w:rsidP="00000000" w:rsidRDefault="00000000" w:rsidRPr="00000000" w14:paraId="0000003E">
      <w:pPr>
        <w:pageBreakBefore w:val="0"/>
        <w:rPr/>
      </w:pPr>
      <w:r w:rsidDel="00000000" w:rsidR="00000000" w:rsidRPr="00000000">
        <w:rPr>
          <w:rtl w:val="0"/>
        </w:rPr>
        <w:t xml:space="preserve">(c) To assist the Government and the courts in all matters affecting legislation and the administration and practice of the law in Kenya</w:t>
      </w:r>
    </w:p>
    <w:p w:rsidR="00000000" w:rsidDel="00000000" w:rsidP="00000000" w:rsidRDefault="00000000" w:rsidRPr="00000000" w14:paraId="0000003F">
      <w:pPr>
        <w:pageBreakBefore w:val="0"/>
        <w:rPr/>
      </w:pPr>
      <w:r w:rsidDel="00000000" w:rsidR="00000000" w:rsidRPr="00000000">
        <w:rPr>
          <w:rtl w:val="0"/>
        </w:rPr>
        <w:t xml:space="preserve">(e) To protect and assist the public in Kenya in all matters touching, ancillary or incidental to the law.</w:t>
      </w:r>
    </w:p>
    <w:p w:rsidR="00000000" w:rsidDel="00000000" w:rsidP="00000000" w:rsidRDefault="00000000" w:rsidRPr="00000000" w14:paraId="00000040">
      <w:pPr>
        <w:pageBreakBefore w:val="0"/>
        <w:rPr/>
      </w:pPr>
      <w:r w:rsidDel="00000000" w:rsidR="00000000" w:rsidRPr="00000000">
        <w:rPr>
          <w:rtl w:val="0"/>
        </w:rPr>
        <w:t xml:space="preserve">An advocate has a responsibility to promote a just and effective legal system. In this regard, an advocate should be interested in the pursuit of truth and veracity and not victory as the ultimate goal. This obligation calls for respect of the core values such as honesty, fairness and good faith which form the foundation of a justice system.</w:t>
      </w:r>
    </w:p>
    <w:p w:rsidR="00000000" w:rsidDel="00000000" w:rsidP="00000000" w:rsidRDefault="00000000" w:rsidRPr="00000000" w14:paraId="00000041">
      <w:pPr>
        <w:pageBreakBefore w:val="0"/>
        <w:rPr/>
      </w:pPr>
      <w:r w:rsidDel="00000000" w:rsidR="00000000" w:rsidRPr="00000000">
        <w:rPr>
          <w:rtl w:val="0"/>
        </w:rPr>
        <w:t xml:space="preserve">An advocate should help to develop a wide range of appropriate dispute resolution processes that can respond to particular individual and societal interests at stake. It should be emphasized at this stage that dispute resolution is not all about going to court. Best solutions are sometimes made through the use of Alternative Dispute Resolution [ADR] processes. It is for this reason that the Constitution and the civil procedure Act and rules emphasize on the use of ADR techniques where appropriate.</w:t>
      </w:r>
    </w:p>
    <w:p w:rsidR="00000000" w:rsidDel="00000000" w:rsidP="00000000" w:rsidRDefault="00000000" w:rsidRPr="00000000" w14:paraId="00000042">
      <w:pPr>
        <w:pageBreakBefore w:val="0"/>
        <w:rPr/>
      </w:pPr>
      <w:r w:rsidDel="00000000" w:rsidR="00000000" w:rsidRPr="00000000">
        <w:rPr>
          <w:rtl w:val="0"/>
        </w:rPr>
        <w:t xml:space="preserve">Affordable and convenient access to justice. This obligates an advocate not to charge exorbitant prices for their legal services. However, in an effort to make legal services affordable, an advocate is not supposed to charge less than the amount prescribed in the Advocates (Remuneration) Order. Lawyers have an obligation to work outside the context of representing clients to improve, reform, and maintain the framework of justice.</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b w:val="1"/>
          <w:rtl w:val="0"/>
        </w:rPr>
        <w:t xml:space="preserve">The International Commission of Jurists in a Congress held in Rio de Janeiro in 1962</w:t>
      </w:r>
      <w:r w:rsidDel="00000000" w:rsidR="00000000" w:rsidRPr="00000000">
        <w:rPr>
          <w:rtl w:val="0"/>
        </w:rPr>
        <w:t xml:space="preserve"> in Brazil defined the role of the lawyer in a changing world as follows: </w:t>
      </w:r>
    </w:p>
    <w:p w:rsidR="00000000" w:rsidDel="00000000" w:rsidP="00000000" w:rsidRDefault="00000000" w:rsidRPr="00000000" w14:paraId="00000044">
      <w:pPr>
        <w:pageBreakBefore w:val="0"/>
        <w:rPr/>
      </w:pPr>
      <w:r w:rsidDel="00000000" w:rsidR="00000000" w:rsidRPr="00000000">
        <w:rPr>
          <w:rtl w:val="0"/>
        </w:rPr>
        <w:t xml:space="preserve">1. They stated that the scale and knowledge of lawyers are not to be employed solely for the benefit of clients but should be regarded as held in trust for society – that is why we are saying that the calling of a lawyer is to public service </w:t>
      </w:r>
    </w:p>
    <w:p w:rsidR="00000000" w:rsidDel="00000000" w:rsidP="00000000" w:rsidRDefault="00000000" w:rsidRPr="00000000" w14:paraId="00000045">
      <w:pPr>
        <w:pageBreakBefore w:val="0"/>
        <w:rPr/>
      </w:pPr>
      <w:r w:rsidDel="00000000" w:rsidR="00000000" w:rsidRPr="00000000">
        <w:rPr>
          <w:rtl w:val="0"/>
        </w:rPr>
        <w:t xml:space="preserve">2. It is the duty of lawyers in every country both in the conduct of their practice and in public life to help ensure the existence of a responsible legislature. They should help in ensuring a responsible legislature elected by a public process and an independent judiciary and to be always vigilant in the protection of civil liberties and human rights; </w:t>
      </w:r>
    </w:p>
    <w:p w:rsidR="00000000" w:rsidDel="00000000" w:rsidP="00000000" w:rsidRDefault="00000000" w:rsidRPr="00000000" w14:paraId="00000046">
      <w:pPr>
        <w:pageBreakBefore w:val="0"/>
        <w:rPr/>
      </w:pPr>
      <w:r w:rsidDel="00000000" w:rsidR="00000000" w:rsidRPr="00000000">
        <w:rPr>
          <w:rtl w:val="0"/>
        </w:rPr>
        <w:t xml:space="preserve">3. Lawyers should be concerned with the prevalence of poverty, ignorance and inequality in human society and they should take a leading role in providing measures which will help eradicate these evils. This is of concern to lawyers because so long as these evils prevail in the society human beings cannot fully enjoy their civil rights and liberties; lawyers are therefore required to engage actively in promotion of legal aid providing services to poor free of charge so that the poor can have access to justice and enjoy their civil rights. </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4. Lawyers should endeavor to promote knowledge of and to inspire the rule of law and an appreciation of all people of their rights under the law. Therefore the responsibility on the shoulders of lawyers is immense as society expects a lot from lawyers. This is because lawyers are called to perform higher duties i.e. they have a higher duty than that of ordinary citizens and it is this higher duty which demands a higher degree of personal integrity on the lawyers part and it is failure to attain this high standard of integrity and discipline that exposes lawyers to failure; </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br w:type="textWrapping"/>
        <w:tab/>
      </w: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(1914) AC 932</w:t>
      </w:r>
    </w:p>
  </w:footnote>
  <w:footnote w:id="1">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Section 134 of the Evidence Act</w:t>
      </w:r>
    </w:p>
  </w:footnote>
  <w:footnote w:id="2">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Nairobi Civil Appeal No.55 of 1993</w:t>
      </w:r>
    </w:p>
  </w:footnote>
  <w:footnote w:id="3">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Nairobi HCCC No. 462 of 2000</w:t>
      </w:r>
    </w:p>
  </w:footnote>
  <w:footnote w:id="4">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[1970] 3 AER 580</w:t>
      </w:r>
    </w:p>
  </w:footnote>
  <w:footnote w:id="5">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[1963] 2 All E.R. 575</w:t>
      </w:r>
    </w:p>
  </w:footnote>
  <w:footnote w:id="7">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Id. at 999</w:t>
      </w:r>
    </w:p>
  </w:footnote>
  <w:footnote w:id="8">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Ibid.</w:t>
      </w:r>
    </w:p>
  </w:footnote>
  <w:footnote w:id="9">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 Lord Morris, at 1011.</w:t>
      </w:r>
    </w:p>
  </w:footnote>
  <w:footnote w:id="10">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Ibid., quoting Crampton J. in R. v. O'Connell, (1844) 7 I.L.R. 261, 313.</w:t>
      </w:r>
    </w:p>
  </w:footnote>
  <w:footnote w:id="11">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Duty to express much in few words, shortness of time or duration</w:t>
      </w:r>
    </w:p>
  </w:footnote>
  <w:footnote w:id="12">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[1967] 8 All E.R. 993, 999</w:t>
      </w:r>
    </w:p>
  </w:footnote>
  <w:footnote w:id="13">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See R v Weisz</w:t>
      </w:r>
    </w:p>
  </w:footnote>
  <w:footnote w:id="14">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Section 55 of advocates act.</w:t>
      </w:r>
    </w:p>
  </w:footnote>
  <w:footnote w:id="15">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Ibid.</w:t>
      </w:r>
    </w:p>
  </w:footnote>
  <w:footnote w:id="16">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Nairobi HCCC No. 1330 of 1991</w:t>
      </w:r>
    </w:p>
  </w:footnote>
  <w:footnote w:id="17">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(1966) EA 491-492,Sewava vs. Uganda</w:t>
      </w:r>
    </w:p>
  </w:footnote>
  <w:footnote w:id="6">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 Lord Reid, id. at 998</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90A4D"/>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EndnoteText">
    <w:name w:val="endnote text"/>
    <w:basedOn w:val="Normal"/>
    <w:link w:val="EndnoteTextChar"/>
    <w:uiPriority w:val="99"/>
    <w:semiHidden w:val="1"/>
    <w:unhideWhenUsed w:val="1"/>
    <w:rsid w:val="00EF73D6"/>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EF73D6"/>
    <w:rPr>
      <w:sz w:val="20"/>
      <w:szCs w:val="20"/>
    </w:rPr>
  </w:style>
  <w:style w:type="character" w:styleId="EndnoteReference">
    <w:name w:val="endnote reference"/>
    <w:basedOn w:val="DefaultParagraphFont"/>
    <w:uiPriority w:val="99"/>
    <w:semiHidden w:val="1"/>
    <w:unhideWhenUsed w:val="1"/>
    <w:rsid w:val="00EF73D6"/>
    <w:rPr>
      <w:vertAlign w:val="superscript"/>
    </w:rPr>
  </w:style>
  <w:style w:type="paragraph" w:styleId="FootnoteText">
    <w:name w:val="footnote text"/>
    <w:basedOn w:val="Normal"/>
    <w:link w:val="FootnoteTextChar"/>
    <w:uiPriority w:val="99"/>
    <w:semiHidden w:val="1"/>
    <w:unhideWhenUsed w:val="1"/>
    <w:rsid w:val="00EF73D6"/>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EF73D6"/>
    <w:rPr>
      <w:sz w:val="20"/>
      <w:szCs w:val="20"/>
    </w:rPr>
  </w:style>
  <w:style w:type="character" w:styleId="FootnoteReference">
    <w:name w:val="footnote reference"/>
    <w:basedOn w:val="DefaultParagraphFont"/>
    <w:uiPriority w:val="99"/>
    <w:semiHidden w:val="1"/>
    <w:unhideWhenUsed w:val="1"/>
    <w:rsid w:val="00EF73D6"/>
    <w:rPr>
      <w:vertAlign w:val="superscript"/>
    </w:rPr>
  </w:style>
  <w:style w:type="paragraph" w:styleId="Header">
    <w:name w:val="header"/>
    <w:basedOn w:val="Normal"/>
    <w:link w:val="HeaderChar"/>
    <w:uiPriority w:val="99"/>
    <w:unhideWhenUsed w:val="1"/>
    <w:rsid w:val="005E2895"/>
    <w:pPr>
      <w:tabs>
        <w:tab w:val="center" w:pos="4680"/>
        <w:tab w:val="right" w:pos="9360"/>
      </w:tabs>
      <w:spacing w:after="0" w:line="240" w:lineRule="auto"/>
    </w:pPr>
  </w:style>
  <w:style w:type="character" w:styleId="HeaderChar" w:customStyle="1">
    <w:name w:val="Header Char"/>
    <w:basedOn w:val="DefaultParagraphFont"/>
    <w:link w:val="Header"/>
    <w:uiPriority w:val="99"/>
    <w:rsid w:val="005E2895"/>
  </w:style>
  <w:style w:type="paragraph" w:styleId="Footer">
    <w:name w:val="footer"/>
    <w:basedOn w:val="Normal"/>
    <w:link w:val="FooterChar"/>
    <w:uiPriority w:val="99"/>
    <w:unhideWhenUsed w:val="1"/>
    <w:rsid w:val="005E2895"/>
    <w:pPr>
      <w:tabs>
        <w:tab w:val="center" w:pos="4680"/>
        <w:tab w:val="right" w:pos="9360"/>
      </w:tabs>
      <w:spacing w:after="0" w:line="240" w:lineRule="auto"/>
    </w:pPr>
  </w:style>
  <w:style w:type="character" w:styleId="FooterChar" w:customStyle="1">
    <w:name w:val="Footer Char"/>
    <w:basedOn w:val="DefaultParagraphFont"/>
    <w:link w:val="Footer"/>
    <w:uiPriority w:val="99"/>
    <w:rsid w:val="005E2895"/>
  </w:style>
  <w:style w:type="paragraph" w:styleId="ListParagraph">
    <w:name w:val="List Paragraph"/>
    <w:basedOn w:val="Normal"/>
    <w:uiPriority w:val="34"/>
    <w:qFormat w:val="1"/>
    <w:rsid w:val="003E5DF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cvDII4YEcIuHhJaILKXVpcMqOw==">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2016-03-21T07:54:00Z</dcterms:created>
  <dc:creator>stephen sampao</dc:creator>
</cp:coreProperties>
</file>