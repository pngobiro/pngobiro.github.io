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spacing w:line="240" w:lineRule="auto"/>
        <w:rPr/>
      </w:pPr>
      <w:sdt>
        <w:sdtPr>
          <w:tag w:val="goog_rdk_1"/>
        </w:sdtPr>
        <w:sdtContent>
          <w:ins w:author="Shristine Nanjala" w:id="0" w:date="2022-02-11T09:15:4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bookmarkStart w:colFirst="0" w:colLast="0" w:name="bookmark=id.gjdgxs" w:id="0"/>
      <w:bookmarkEnd w:id="0"/>
      <w:r w:rsidDel="00000000" w:rsidR="00000000" w:rsidRPr="00000000">
        <w:rPr>
          <w:rFonts w:ascii="Calibri" w:cs="Calibri" w:eastAsia="Calibri" w:hAnsi="Calibri"/>
          <w:sz w:val="24"/>
          <w:szCs w:val="24"/>
          <w:rtl w:val="0"/>
        </w:rPr>
        <w:t xml:space="preserve">ETHICAL DILEMMAS IN THE LEGAL PROFESSION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ab/>
      </w:r>
    </w:p>
    <w:p w:rsidR="00000000" w:rsidDel="00000000" w:rsidP="00000000" w:rsidRDefault="00000000" w:rsidRPr="00000000" w14:paraId="00000003">
      <w:pPr>
        <w:pageBreakBefore w:val="0"/>
        <w:ind w:left="360" w:firstLine="0"/>
        <w:rPr/>
      </w:pPr>
      <w:hyperlink w:anchor="bookmark=id.30j0zll">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4">
      <w:pPr>
        <w:pageBreakBefore w:val="0"/>
        <w:ind w:left="360" w:firstLine="0"/>
        <w:rPr/>
      </w:pPr>
      <w:hyperlink w:anchor="bookmark=id.1fob9te">
        <w:r w:rsidDel="00000000" w:rsidR="00000000" w:rsidRPr="00000000">
          <w:rPr>
            <w:color w:val="1155cc"/>
            <w:u w:val="single"/>
            <w:rtl w:val="0"/>
          </w:rPr>
          <w:t xml:space="preserve">ETHICAL DECISION-MAKING</w:t>
        </w:r>
      </w:hyperlink>
      <w:r w:rsidDel="00000000" w:rsidR="00000000" w:rsidRPr="00000000">
        <w:rPr>
          <w:rtl w:val="0"/>
        </w:rPr>
      </w:r>
    </w:p>
    <w:p w:rsidR="00000000" w:rsidDel="00000000" w:rsidP="00000000" w:rsidRDefault="00000000" w:rsidRPr="00000000" w14:paraId="00000005">
      <w:pPr>
        <w:pageBreakBefore w:val="0"/>
        <w:ind w:left="720" w:firstLine="0"/>
        <w:rPr/>
      </w:pPr>
      <w:hyperlink w:anchor="bookmark=id.3znysh7">
        <w:r w:rsidDel="00000000" w:rsidR="00000000" w:rsidRPr="00000000">
          <w:rPr>
            <w:color w:val="1155cc"/>
            <w:u w:val="single"/>
            <w:rtl w:val="0"/>
          </w:rPr>
          <w:t xml:space="preserve">What is Ethical Congruence?</w:t>
        </w:r>
      </w:hyperlink>
      <w:r w:rsidDel="00000000" w:rsidR="00000000" w:rsidRPr="00000000">
        <w:rPr>
          <w:rtl w:val="0"/>
        </w:rPr>
      </w:r>
    </w:p>
    <w:p w:rsidR="00000000" w:rsidDel="00000000" w:rsidP="00000000" w:rsidRDefault="00000000" w:rsidRPr="00000000" w14:paraId="00000006">
      <w:pPr>
        <w:pageBreakBefore w:val="0"/>
        <w:ind w:left="720" w:firstLine="0"/>
        <w:rPr/>
      </w:pPr>
      <w:hyperlink w:anchor="bookmark=id.2et92p0">
        <w:r w:rsidDel="00000000" w:rsidR="00000000" w:rsidRPr="00000000">
          <w:rPr>
            <w:color w:val="1155cc"/>
            <w:u w:val="single"/>
            <w:rtl w:val="0"/>
          </w:rPr>
          <w:t xml:space="preserve">What is involved in Ethical Decision-Making?</w:t>
        </w:r>
      </w:hyperlink>
      <w:r w:rsidDel="00000000" w:rsidR="00000000" w:rsidRPr="00000000">
        <w:rPr>
          <w:rtl w:val="0"/>
        </w:rPr>
      </w:r>
    </w:p>
    <w:p w:rsidR="00000000" w:rsidDel="00000000" w:rsidP="00000000" w:rsidRDefault="00000000" w:rsidRPr="00000000" w14:paraId="00000007">
      <w:pPr>
        <w:pageBreakBefore w:val="0"/>
        <w:ind w:left="720" w:firstLine="0"/>
        <w:rPr/>
      </w:pPr>
      <w:hyperlink w:anchor="bookmark=id.tyjcwt">
        <w:r w:rsidDel="00000000" w:rsidR="00000000" w:rsidRPr="00000000">
          <w:rPr>
            <w:color w:val="1155cc"/>
            <w:u w:val="single"/>
            <w:rtl w:val="0"/>
          </w:rPr>
          <w:t xml:space="preserve">The Seven Steps to Ethical Decision Making</w:t>
        </w:r>
      </w:hyperlink>
      <w:r w:rsidDel="00000000" w:rsidR="00000000" w:rsidRPr="00000000">
        <w:rPr>
          <w:rtl w:val="0"/>
        </w:rPr>
      </w:r>
    </w:p>
    <w:p w:rsidR="00000000" w:rsidDel="00000000" w:rsidP="00000000" w:rsidRDefault="00000000" w:rsidRPr="00000000" w14:paraId="00000008">
      <w:pPr>
        <w:pageBreakBefore w:val="0"/>
        <w:ind w:left="360" w:firstLine="0"/>
        <w:rPr/>
      </w:pPr>
      <w:hyperlink w:anchor="bookmark=id.3dy6vkm">
        <w:r w:rsidDel="00000000" w:rsidR="00000000" w:rsidRPr="00000000">
          <w:rPr>
            <w:color w:val="1155cc"/>
            <w:u w:val="single"/>
            <w:rtl w:val="0"/>
          </w:rPr>
          <w:t xml:space="preserve">THEORETICAL FOUNDATIONS OF CONDUCT IN ETHICAL DILEMMAS</w:t>
        </w:r>
      </w:hyperlink>
      <w:r w:rsidDel="00000000" w:rsidR="00000000" w:rsidRPr="00000000">
        <w:rPr>
          <w:rtl w:val="0"/>
        </w:rPr>
      </w:r>
    </w:p>
    <w:p w:rsidR="00000000" w:rsidDel="00000000" w:rsidP="00000000" w:rsidRDefault="00000000" w:rsidRPr="00000000" w14:paraId="00000009">
      <w:pPr>
        <w:pageBreakBefore w:val="0"/>
        <w:ind w:left="720" w:firstLine="0"/>
        <w:rPr/>
      </w:pPr>
      <w:hyperlink w:anchor="bookmark=id.1t3h5sf">
        <w:r w:rsidDel="00000000" w:rsidR="00000000" w:rsidRPr="00000000">
          <w:rPr>
            <w:color w:val="1155cc"/>
            <w:u w:val="single"/>
            <w:rtl w:val="0"/>
          </w:rPr>
          <w:t xml:space="preserve">Utilitarian views</w:t>
        </w:r>
      </w:hyperlink>
      <w:r w:rsidDel="00000000" w:rsidR="00000000" w:rsidRPr="00000000">
        <w:rPr>
          <w:rtl w:val="0"/>
        </w:rPr>
      </w:r>
    </w:p>
    <w:p w:rsidR="00000000" w:rsidDel="00000000" w:rsidP="00000000" w:rsidRDefault="00000000" w:rsidRPr="00000000" w14:paraId="0000000A">
      <w:pPr>
        <w:pageBreakBefore w:val="0"/>
        <w:ind w:left="720" w:firstLine="0"/>
        <w:rPr/>
      </w:pPr>
      <w:hyperlink w:anchor="bookmark=id.4d34og8">
        <w:r w:rsidDel="00000000" w:rsidR="00000000" w:rsidRPr="00000000">
          <w:rPr>
            <w:color w:val="1155cc"/>
            <w:u w:val="single"/>
            <w:rtl w:val="0"/>
          </w:rPr>
          <w:t xml:space="preserve">Deontological ethics</w:t>
        </w:r>
      </w:hyperlink>
      <w:r w:rsidDel="00000000" w:rsidR="00000000" w:rsidRPr="00000000">
        <w:rPr>
          <w:rtl w:val="0"/>
        </w:rPr>
      </w:r>
    </w:p>
    <w:p w:rsidR="00000000" w:rsidDel="00000000" w:rsidP="00000000" w:rsidRDefault="00000000" w:rsidRPr="00000000" w14:paraId="0000000B">
      <w:pPr>
        <w:pageBreakBefore w:val="0"/>
        <w:ind w:left="720" w:firstLine="0"/>
        <w:rPr/>
      </w:pPr>
      <w:hyperlink w:anchor="bookmark=id.2s8eyo1">
        <w:r w:rsidDel="00000000" w:rsidR="00000000" w:rsidRPr="00000000">
          <w:rPr>
            <w:color w:val="1155cc"/>
            <w:u w:val="single"/>
            <w:rtl w:val="0"/>
          </w:rPr>
          <w:t xml:space="preserve">Consequentialism</w:t>
        </w:r>
      </w:hyperlink>
      <w:r w:rsidDel="00000000" w:rsidR="00000000" w:rsidRPr="00000000">
        <w:rPr>
          <w:rtl w:val="0"/>
        </w:rPr>
      </w:r>
    </w:p>
    <w:p w:rsidR="00000000" w:rsidDel="00000000" w:rsidP="00000000" w:rsidRDefault="00000000" w:rsidRPr="00000000" w14:paraId="0000000C">
      <w:pPr>
        <w:pageBreakBefore w:val="0"/>
        <w:ind w:left="720" w:firstLine="0"/>
        <w:rPr/>
      </w:pPr>
      <w:hyperlink w:anchor="bookmark=id.17dp8vu">
        <w:r w:rsidDel="00000000" w:rsidR="00000000" w:rsidRPr="00000000">
          <w:rPr>
            <w:color w:val="1155cc"/>
            <w:u w:val="single"/>
            <w:rtl w:val="0"/>
          </w:rPr>
          <w:t xml:space="preserve">Professionalism in ethical dilemmas</w:t>
        </w:r>
      </w:hyperlink>
      <w:r w:rsidDel="00000000" w:rsidR="00000000" w:rsidRPr="00000000">
        <w:rPr>
          <w:rtl w:val="0"/>
        </w:rPr>
      </w:r>
    </w:p>
    <w:p w:rsidR="00000000" w:rsidDel="00000000" w:rsidP="00000000" w:rsidRDefault="00000000" w:rsidRPr="00000000" w14:paraId="0000000D">
      <w:pPr>
        <w:pageBreakBefore w:val="0"/>
        <w:ind w:left="720" w:firstLine="0"/>
        <w:rPr/>
      </w:pPr>
      <w:hyperlink w:anchor="bookmark=id.35nkun2">
        <w:r w:rsidDel="00000000" w:rsidR="00000000" w:rsidRPr="00000000">
          <w:rPr>
            <w:color w:val="1155cc"/>
            <w:u w:val="single"/>
            <w:rtl w:val="0"/>
          </w:rPr>
          <w:t xml:space="preserve">Professional attitude</w:t>
        </w:r>
      </w:hyperlink>
      <w:r w:rsidDel="00000000" w:rsidR="00000000" w:rsidRPr="00000000">
        <w:rPr>
          <w:rtl w:val="0"/>
        </w:rPr>
      </w:r>
    </w:p>
    <w:p w:rsidR="00000000" w:rsidDel="00000000" w:rsidP="00000000" w:rsidRDefault="00000000" w:rsidRPr="00000000" w14:paraId="0000000E">
      <w:pPr>
        <w:pageBreakBefore w:val="0"/>
        <w:ind w:left="360" w:firstLine="0"/>
        <w:rPr/>
      </w:pPr>
      <w:hyperlink w:anchor="bookmark=id.3rdcrjn">
        <w:r w:rsidDel="00000000" w:rsidR="00000000" w:rsidRPr="00000000">
          <w:rPr>
            <w:color w:val="1155cc"/>
            <w:u w:val="single"/>
            <w:rtl w:val="0"/>
          </w:rPr>
          <w:t xml:space="preserve">COMMON ETHICAL DILEMMAS THAT LAWYERS FACE</w:t>
        </w:r>
      </w:hyperlink>
      <w:r w:rsidDel="00000000" w:rsidR="00000000" w:rsidRPr="00000000">
        <w:rPr>
          <w:rtl w:val="0"/>
        </w:rPr>
      </w:r>
    </w:p>
    <w:p w:rsidR="00000000" w:rsidDel="00000000" w:rsidP="00000000" w:rsidRDefault="00000000" w:rsidRPr="00000000" w14:paraId="0000000F">
      <w:pPr>
        <w:pageBreakBefore w:val="0"/>
        <w:ind w:left="360" w:firstLine="0"/>
        <w:rPr/>
      </w:pPr>
      <w:hyperlink w:anchor="bookmark=id.26in1rg">
        <w:r w:rsidDel="00000000" w:rsidR="00000000" w:rsidRPr="00000000">
          <w:rPr>
            <w:color w:val="1155cc"/>
            <w:u w:val="single"/>
            <w:rtl w:val="0"/>
          </w:rPr>
          <w:t xml:space="preserve">PRINCIPLES AND GUIDELINES TO RESOLVE ETHICAL DILEMMAS</w:t>
        </w:r>
      </w:hyperlink>
      <w:r w:rsidDel="00000000" w:rsidR="00000000" w:rsidRPr="00000000">
        <w:rPr>
          <w:rtl w:val="0"/>
        </w:rPr>
      </w:r>
    </w:p>
    <w:p w:rsidR="00000000" w:rsidDel="00000000" w:rsidP="00000000" w:rsidRDefault="00000000" w:rsidRPr="00000000" w14:paraId="00000010">
      <w:pPr>
        <w:pageBreakBefore w:val="0"/>
        <w:ind w:left="360" w:firstLine="0"/>
        <w:rPr/>
      </w:pPr>
      <w:hyperlink w:anchor="bookmark=id.lnxbz9">
        <w:r w:rsidDel="00000000" w:rsidR="00000000" w:rsidRPr="00000000">
          <w:rPr>
            <w:color w:val="1155cc"/>
            <w:u w:val="single"/>
            <w:rtl w:val="0"/>
          </w:rPr>
          <w:t xml:space="preserve">CONCLUSION</w:t>
        </w:r>
      </w:hyperlink>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spacing w:line="240" w:lineRule="auto"/>
        <w:rPr/>
      </w:pPr>
      <w:r w:rsidDel="00000000" w:rsidR="00000000" w:rsidRPr="00000000">
        <w:rPr>
          <w:rtl w:val="0"/>
        </w:rPr>
      </w:r>
    </w:p>
    <w:bookmarkStart w:colFirst="0" w:colLast="0" w:name="bookmark=id.30j0zll" w:id="1"/>
    <w:bookmarkEnd w:id="1"/>
    <w:p w:rsidR="00000000" w:rsidDel="00000000" w:rsidP="00000000" w:rsidRDefault="00000000" w:rsidRPr="00000000" w14:paraId="00000014">
      <w:pPr>
        <w:pStyle w:val="Heading1"/>
        <w:pageBreakBefore w:val="0"/>
        <w:spacing w:line="240" w:lineRule="auto"/>
        <w:rPr/>
      </w:pPr>
      <w:r w:rsidDel="00000000" w:rsidR="00000000" w:rsidRPr="00000000">
        <w:rPr>
          <w:rFonts w:ascii="Calibri" w:cs="Calibri" w:eastAsia="Calibri" w:hAnsi="Calibri"/>
          <w:b w:val="1"/>
          <w:sz w:val="24"/>
          <w:szCs w:val="24"/>
          <w:rtl w:val="0"/>
        </w:rPr>
        <w:t xml:space="preserve">INTRODUCTION</w:t>
      </w:r>
      <w:r w:rsidDel="00000000" w:rsidR="00000000" w:rsidRPr="00000000">
        <w:rPr>
          <w:rtl w:val="0"/>
        </w:rPr>
      </w:r>
    </w:p>
    <w:p w:rsidR="00000000" w:rsidDel="00000000" w:rsidP="00000000" w:rsidRDefault="00000000" w:rsidRPr="00000000" w14:paraId="00000015">
      <w:pPr>
        <w:pageBreakBefore w:val="0"/>
        <w:spacing w:line="240" w:lineRule="auto"/>
        <w:rPr/>
      </w:pPr>
      <w:r w:rsidDel="00000000" w:rsidR="00000000" w:rsidRPr="00000000">
        <w:rPr>
          <w:rFonts w:ascii="Calibri" w:cs="Calibri" w:eastAsia="Calibri" w:hAnsi="Calibri"/>
          <w:color w:val="404b55"/>
          <w:sz w:val="24"/>
          <w:szCs w:val="24"/>
          <w:highlight w:val="white"/>
          <w:rtl w:val="0"/>
        </w:rPr>
        <w:t xml:space="preserve">Legal professionals in private practice, corporate world, state law office and civil society continuously face ethical dilemmas. Poor firm management, advocates remuneration, greedy clients, increasing number of firms, and high profile cases are some of the factors escalating the dilemmas that lawyers face. Response to emerging ethical dilemmas is informed by the statutory regulations and codes governing conduct of advocates, individual temperament, and previous experiences of similar dilemmas. </w:t>
      </w:r>
      <w:r w:rsidDel="00000000" w:rsidR="00000000" w:rsidRPr="00000000">
        <w:rPr>
          <w:rtl w:val="0"/>
        </w:rPr>
      </w:r>
    </w:p>
    <w:p w:rsidR="00000000" w:rsidDel="00000000" w:rsidP="00000000" w:rsidRDefault="00000000" w:rsidRPr="00000000" w14:paraId="00000016">
      <w:pPr>
        <w:pageBreakBefore w:val="0"/>
        <w:spacing w:line="240" w:lineRule="auto"/>
        <w:ind w:firstLine="720"/>
        <w:rPr/>
      </w:pPr>
      <w:r w:rsidDel="00000000" w:rsidR="00000000" w:rsidRPr="00000000">
        <w:rPr>
          <w:rFonts w:ascii="Calibri" w:cs="Calibri" w:eastAsia="Calibri" w:hAnsi="Calibri"/>
          <w:b w:val="1"/>
          <w:color w:val="333333"/>
          <w:sz w:val="24"/>
          <w:szCs w:val="24"/>
          <w:highlight w:val="white"/>
          <w:rtl w:val="0"/>
        </w:rPr>
        <w:t xml:space="preserve">Professional ethics</w:t>
      </w:r>
      <w:r w:rsidDel="00000000" w:rsidR="00000000" w:rsidRPr="00000000">
        <w:rPr>
          <w:rFonts w:ascii="Calibri" w:cs="Calibri" w:eastAsia="Calibri" w:hAnsi="Calibri"/>
          <w:color w:val="333333"/>
          <w:sz w:val="24"/>
          <w:szCs w:val="24"/>
          <w:highlight w:val="white"/>
          <w:rtl w:val="0"/>
        </w:rPr>
        <w:t xml:space="preserve"> provides the means to solve ethical issues that arise within the legal profession. The distinctiveness of various situations presenting ethical dilemmas call for the exercise of not only morals values but also for the balancing of clients interests against professional rules and regulations.</w:t>
      </w:r>
      <w:r w:rsidDel="00000000" w:rsidR="00000000" w:rsidRPr="00000000">
        <w:rPr>
          <w:rtl w:val="0"/>
        </w:rPr>
      </w:r>
    </w:p>
    <w:p w:rsidR="00000000" w:rsidDel="00000000" w:rsidP="00000000" w:rsidRDefault="00000000" w:rsidRPr="00000000" w14:paraId="00000017">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The Advocates Act and LSK Act contain a set of ethical values and principles that govern professional conduct. The Bangalore Principles of Judicial Conduct is another source of ethical guidelines for judicial officers. Chapter 6 of the Constitution also offers a rich source of values that should govern conduct of state officers (As officers of the Court, advocates are to be treated as public officers, thus subject to Chapter 6 of the Constitution.) Some of the ethical values espoused in aforementioned laws include integrity, fairness, honesty, respect, and responsibility.</w:t>
      </w:r>
      <w:r w:rsidDel="00000000" w:rsidR="00000000" w:rsidRPr="00000000">
        <w:rPr>
          <w:rtl w:val="0"/>
        </w:rPr>
      </w:r>
    </w:p>
    <w:p w:rsidR="00000000" w:rsidDel="00000000" w:rsidP="00000000" w:rsidRDefault="00000000" w:rsidRPr="00000000" w14:paraId="00000018">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Moral courage is the commitment and willingness to stand up for and/or act upon one’s ethical beliefs. It emboldens one to uphold the ethical duties associated with a profession in accordance with values that the particular profession advances. Philosophers opine that morally courageous people actualize ethical principles by ascribing and practicing the professional values at all times irrespective of risks involved. Such risks may involve termination of employment, ostracization and isolation by colleagues, and even tarnished personal reputation.</w:t>
      </w:r>
      <w:r w:rsidDel="00000000" w:rsidR="00000000" w:rsidRPr="00000000">
        <w:rPr>
          <w:rtl w:val="0"/>
        </w:rPr>
      </w:r>
    </w:p>
    <w:p w:rsidR="00000000" w:rsidDel="00000000" w:rsidP="00000000" w:rsidRDefault="00000000" w:rsidRPr="00000000" w14:paraId="00000019">
      <w:pPr>
        <w:pageBreakBefore w:val="0"/>
        <w:spacing w:line="240" w:lineRule="auto"/>
        <w:ind w:firstLine="720"/>
        <w:rPr/>
      </w:pPr>
      <w:r w:rsidDel="00000000" w:rsidR="00000000" w:rsidRPr="00000000">
        <w:rPr>
          <w:rtl w:val="0"/>
        </w:rPr>
      </w:r>
    </w:p>
    <w:p w:rsidR="00000000" w:rsidDel="00000000" w:rsidP="00000000" w:rsidRDefault="00000000" w:rsidRPr="00000000" w14:paraId="0000001A">
      <w:pPr>
        <w:pageBreakBefore w:val="0"/>
        <w:spacing w:line="240" w:lineRule="auto"/>
        <w:ind w:left="0" w:firstLine="0"/>
        <w:rPr/>
      </w:pPr>
      <w:r w:rsidDel="00000000" w:rsidR="00000000" w:rsidRPr="00000000">
        <w:rPr>
          <w:rFonts w:ascii="Calibri" w:cs="Calibri" w:eastAsia="Calibri" w:hAnsi="Calibri"/>
          <w:color w:val="0000ff"/>
          <w:sz w:val="24"/>
          <w:szCs w:val="24"/>
          <w:highlight w:val="white"/>
          <w:u w:val="single"/>
          <w:rtl w:val="0"/>
        </w:rPr>
        <w:t xml:space="preserve">The table below shows a model test for evaluating one’s moral courage in situations of moral dilemmas:</w:t>
      </w:r>
      <w:r w:rsidDel="00000000" w:rsidR="00000000" w:rsidRPr="00000000">
        <w:rPr>
          <w:rFonts w:ascii="Calibri" w:cs="Calibri" w:eastAsia="Calibri" w:hAnsi="Calibri"/>
          <w:color w:val="404b55"/>
          <w:sz w:val="24"/>
          <w:szCs w:val="24"/>
          <w:highlight w:val="white"/>
          <w:rtl w:val="0"/>
        </w:rPr>
        <w:t xml:space="preserve"> </w:t>
      </w:r>
      <w:r w:rsidDel="00000000" w:rsidR="00000000" w:rsidRPr="00000000">
        <w:rPr>
          <w:rtl w:val="0"/>
        </w:rPr>
      </w:r>
    </w:p>
    <w:tbl>
      <w:tblPr>
        <w:tblStyle w:val="Table1"/>
        <w:tblW w:w="6370.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30"/>
        <w:gridCol w:w="4940"/>
        <w:tblGridChange w:id="0">
          <w:tblGrid>
            <w:gridCol w:w="1430"/>
            <w:gridCol w:w="4940"/>
          </w:tblGrid>
        </w:tblGridChange>
      </w:tblGrid>
      <w:tr>
        <w:trPr>
          <w:cantSplit w:val="0"/>
          <w:tblHeader w:val="0"/>
        </w:trPr>
        <w:tc>
          <w:tcPr>
            <w:gridSpan w:val="2"/>
            <w:shd w:fill="999999" w:val="clear"/>
            <w:tcMar>
              <w:top w:w="100.0" w:type="dxa"/>
              <w:left w:w="100.0" w:type="dxa"/>
              <w:bottom w:w="100.0" w:type="dxa"/>
              <w:right w:w="100.0" w:type="dxa"/>
            </w:tcMar>
          </w:tcPr>
          <w:p w:rsidR="00000000" w:rsidDel="00000000" w:rsidP="00000000" w:rsidRDefault="00000000" w:rsidRPr="00000000" w14:paraId="0000001B">
            <w:pPr>
              <w:pageBreakBefore w:val="0"/>
              <w:spacing w:line="240" w:lineRule="auto"/>
              <w:ind w:firstLine="720"/>
              <w:rPr/>
            </w:pPr>
            <w:r w:rsidDel="00000000" w:rsidR="00000000" w:rsidRPr="00000000">
              <w:rPr>
                <w:rFonts w:ascii="Calibri" w:cs="Calibri" w:eastAsia="Calibri" w:hAnsi="Calibri"/>
                <w:b w:val="1"/>
                <w:color w:val="404b55"/>
                <w:sz w:val="24"/>
                <w:szCs w:val="24"/>
                <w:shd w:fill="999999" w:val="clear"/>
                <w:rtl w:val="0"/>
              </w:rPr>
              <w:t xml:space="preserve">Table 1. Critical Checkpoints in using Moral Courage for Ethical Decision Making</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D">
            <w:pPr>
              <w:pageBreakBefore w:val="0"/>
              <w:spacing w:line="240" w:lineRule="auto"/>
              <w:ind w:left="0" w:firstLine="0"/>
              <w:rPr/>
            </w:pPr>
            <w:r w:rsidDel="00000000" w:rsidR="00000000" w:rsidRPr="00000000">
              <w:rPr>
                <w:rFonts w:ascii="Calibri" w:cs="Calibri" w:eastAsia="Calibri" w:hAnsi="Calibri"/>
                <w:b w:val="1"/>
                <w:color w:val="404b55"/>
                <w:sz w:val="24"/>
                <w:szCs w:val="24"/>
                <w:shd w:fill="cccccc" w:val="clear"/>
                <w:rtl w:val="0"/>
              </w:rPr>
              <w:t xml:space="preserve">Steps</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1E">
            <w:pPr>
              <w:pageBreakBefore w:val="0"/>
              <w:spacing w:line="240" w:lineRule="auto"/>
              <w:ind w:firstLine="720"/>
              <w:rPr/>
            </w:pPr>
            <w:r w:rsidDel="00000000" w:rsidR="00000000" w:rsidRPr="00000000">
              <w:rPr>
                <w:rFonts w:ascii="Calibri" w:cs="Calibri" w:eastAsia="Calibri" w:hAnsi="Calibri"/>
                <w:b w:val="1"/>
                <w:color w:val="404b55"/>
                <w:sz w:val="24"/>
                <w:szCs w:val="24"/>
                <w:shd w:fill="cccccc" w:val="clear"/>
                <w:rtl w:val="0"/>
              </w:rPr>
              <w:t xml:space="preserve">Checkpoint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Evaluate the circumstances to establish whether moral courage is needed in the situation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Determine what moral values and ethical principles are at risk or in question of being compromised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Ascertain what principles need to be expressed and defended in the situation – focus on one or two of the more critical values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Consider the possible adverse consequences/risks associated with taking action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Assess whether or not the adversity can be endured – determine what support/resources are available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Avoid stumbling blocks that might restrain moral courage, such as apprehension or over reflection leading to reasoning oneself out of being morally courageous in the situation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pageBreakBefore w:val="0"/>
              <w:spacing w:line="240" w:lineRule="auto"/>
              <w:ind w:firstLine="720"/>
              <w:rPr/>
            </w:pPr>
            <w:r w:rsidDel="00000000" w:rsidR="00000000" w:rsidRPr="00000000">
              <w:rPr>
                <w:rFonts w:ascii="Calibri" w:cs="Calibri" w:eastAsia="Calibri" w:hAnsi="Calibri"/>
                <w:color w:val="404b55"/>
                <w:sz w:val="24"/>
                <w:szCs w:val="24"/>
                <w:highlight w:val="white"/>
                <w:rtl w:val="0"/>
              </w:rPr>
              <w:t xml:space="preserve">Continue to develop moral courage through education, training, and practice</w:t>
            </w:r>
            <w:r w:rsidDel="00000000" w:rsidR="00000000" w:rsidRPr="00000000">
              <w:rPr>
                <w:rtl w:val="0"/>
              </w:rPr>
            </w:r>
          </w:p>
        </w:tc>
      </w:tr>
    </w:tbl>
    <w:p w:rsidR="00000000" w:rsidDel="00000000" w:rsidP="00000000" w:rsidRDefault="00000000" w:rsidRPr="00000000" w14:paraId="0000002D">
      <w:pPr>
        <w:pageBreakBefore w:val="0"/>
        <w:spacing w:line="240" w:lineRule="auto"/>
        <w:ind w:firstLine="720"/>
        <w:rPr/>
      </w:pPr>
      <w:r w:rsidDel="00000000" w:rsidR="00000000" w:rsidRPr="00000000">
        <w:rPr>
          <w:rFonts w:ascii="Calibri" w:cs="Calibri" w:eastAsia="Calibri" w:hAnsi="Calibri"/>
          <w:i w:val="1"/>
          <w:color w:val="404b55"/>
          <w:sz w:val="24"/>
          <w:szCs w:val="24"/>
          <w:highlight w:val="white"/>
          <w:rtl w:val="0"/>
        </w:rPr>
        <w:t xml:space="preserve">(Adapted from </w:t>
      </w:r>
      <w:r w:rsidDel="00000000" w:rsidR="00000000" w:rsidRPr="00000000">
        <w:rPr>
          <w:rFonts w:ascii="Calibri" w:cs="Calibri" w:eastAsia="Calibri" w:hAnsi="Calibri"/>
          <w:i w:val="1"/>
          <w:color w:val="252626"/>
          <w:sz w:val="24"/>
          <w:szCs w:val="24"/>
          <w:highlight w:val="white"/>
          <w:rtl w:val="0"/>
        </w:rPr>
        <w:t xml:space="preserve">Kidder, R.M. (2005). Moral courage. New York, NY: Harper Collins Publishers. pg 17</w:t>
      </w:r>
      <w:r w:rsidDel="00000000" w:rsidR="00000000" w:rsidRPr="00000000">
        <w:rPr>
          <w:rtl w:val="0"/>
        </w:rPr>
      </w:r>
    </w:p>
    <w:p w:rsidR="00000000" w:rsidDel="00000000" w:rsidP="00000000" w:rsidRDefault="00000000" w:rsidRPr="00000000" w14:paraId="0000002E">
      <w:pPr>
        <w:pageBreakBefore w:val="0"/>
        <w:spacing w:line="240" w:lineRule="auto"/>
        <w:ind w:left="0" w:firstLine="0"/>
        <w:rPr/>
      </w:pPr>
      <w:r w:rsidDel="00000000" w:rsidR="00000000" w:rsidRPr="00000000">
        <w:rPr>
          <w:rtl w:val="0"/>
        </w:rPr>
      </w:r>
    </w:p>
    <w:p w:rsidR="00000000" w:rsidDel="00000000" w:rsidP="00000000" w:rsidRDefault="00000000" w:rsidRPr="00000000" w14:paraId="0000002F">
      <w:pPr>
        <w:pageBreakBefore w:val="0"/>
        <w:spacing w:line="240" w:lineRule="auto"/>
        <w:rPr/>
      </w:pPr>
      <w:r w:rsidDel="00000000" w:rsidR="00000000" w:rsidRPr="00000000">
        <w:rPr>
          <w:rFonts w:ascii="Calibri" w:cs="Calibri" w:eastAsia="Calibri" w:hAnsi="Calibri"/>
          <w:color w:val="0000ff"/>
          <w:sz w:val="24"/>
          <w:szCs w:val="24"/>
          <w:highlight w:val="white"/>
          <w:u w:val="single"/>
          <w:rtl w:val="0"/>
        </w:rPr>
        <w:t xml:space="preserve">The table below shows a list for inhibitors of moral courage in ethical dilemmas</w:t>
      </w:r>
      <w:r w:rsidDel="00000000" w:rsidR="00000000" w:rsidRPr="00000000">
        <w:rPr>
          <w:rFonts w:ascii="Calibri" w:cs="Calibri" w:eastAsia="Calibri" w:hAnsi="Calibri"/>
          <w:color w:val="404b55"/>
          <w:sz w:val="24"/>
          <w:szCs w:val="24"/>
          <w:highlight w:val="white"/>
          <w:rtl w:val="0"/>
        </w:rPr>
        <w:t xml:space="preserve"> </w:t>
      </w:r>
      <w:r w:rsidDel="00000000" w:rsidR="00000000" w:rsidRPr="00000000">
        <w:rPr>
          <w:rtl w:val="0"/>
        </w:rPr>
      </w:r>
    </w:p>
    <w:p w:rsidR="00000000" w:rsidDel="00000000" w:rsidP="00000000" w:rsidRDefault="00000000" w:rsidRPr="00000000" w14:paraId="00000030">
      <w:pPr>
        <w:pageBreakBefore w:val="0"/>
        <w:spacing w:line="240" w:lineRule="auto"/>
        <w:rPr/>
      </w:pPr>
      <w:r w:rsidDel="00000000" w:rsidR="00000000" w:rsidRPr="00000000">
        <w:rPr>
          <w:rtl w:val="0"/>
        </w:rPr>
      </w:r>
    </w:p>
    <w:tbl>
      <w:tblPr>
        <w:tblStyle w:val="Table2"/>
        <w:tblW w:w="6230.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230"/>
        <w:tblGridChange w:id="0">
          <w:tblGrid>
            <w:gridCol w:w="6230"/>
          </w:tblGrid>
        </w:tblGridChange>
      </w:tblGrid>
      <w:tr>
        <w:trPr>
          <w:cantSplit w:val="0"/>
          <w:trHeight w:val="260" w:hRule="atLeast"/>
          <w:tblHeader w:val="0"/>
        </w:trPr>
        <w:tc>
          <w:tcPr>
            <w:shd w:fill="999999" w:val="clear"/>
            <w:tcMar>
              <w:top w:w="100.0" w:type="dxa"/>
              <w:left w:w="100.0" w:type="dxa"/>
              <w:bottom w:w="100.0" w:type="dxa"/>
              <w:right w:w="100.0" w:type="dxa"/>
            </w:tcMar>
          </w:tcPr>
          <w:p w:rsidR="00000000" w:rsidDel="00000000" w:rsidP="00000000" w:rsidRDefault="00000000" w:rsidRPr="00000000" w14:paraId="00000031">
            <w:pPr>
              <w:pageBreakBefore w:val="0"/>
              <w:spacing w:line="240" w:lineRule="auto"/>
              <w:rPr/>
            </w:pPr>
            <w:r w:rsidDel="00000000" w:rsidR="00000000" w:rsidRPr="00000000">
              <w:rPr>
                <w:rFonts w:ascii="Calibri" w:cs="Calibri" w:eastAsia="Calibri" w:hAnsi="Calibri"/>
                <w:b w:val="1"/>
                <w:color w:val="404b55"/>
                <w:sz w:val="24"/>
                <w:szCs w:val="24"/>
                <w:shd w:fill="999999" w:val="clear"/>
                <w:rtl w:val="0"/>
              </w:rPr>
              <w:t xml:space="preserve">Table 2. Inhibitors of Moral Courage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pageBreakBefore w:val="0"/>
              <w:numPr>
                <w:ilvl w:val="0"/>
                <w:numId w:val="9"/>
              </w:numPr>
              <w:spacing w:line="240" w:lineRule="auto"/>
              <w:ind w:left="720" w:hanging="360"/>
              <w:rPr>
                <w:rFonts w:ascii="Calibri" w:cs="Calibri" w:eastAsia="Calibri" w:hAnsi="Calibri"/>
                <w:color w:val="252626"/>
                <w:sz w:val="24"/>
                <w:szCs w:val="24"/>
                <w:highlight w:val="white"/>
              </w:rPr>
            </w:pPr>
            <w:r w:rsidDel="00000000" w:rsidR="00000000" w:rsidRPr="00000000">
              <w:rPr>
                <w:rFonts w:ascii="Calibri" w:cs="Calibri" w:eastAsia="Calibri" w:hAnsi="Calibri"/>
                <w:color w:val="252626"/>
                <w:sz w:val="24"/>
                <w:szCs w:val="24"/>
                <w:highlight w:val="white"/>
                <w:rtl w:val="0"/>
              </w:rPr>
              <w:t xml:space="preserve">Organizational cultures that stifle discussion regarding unethical behaviors and tolerate unethical acts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pageBreakBefore w:val="0"/>
              <w:numPr>
                <w:ilvl w:val="0"/>
                <w:numId w:val="11"/>
              </w:numPr>
              <w:spacing w:line="240" w:lineRule="auto"/>
              <w:ind w:left="720" w:hanging="360"/>
              <w:rPr>
                <w:rFonts w:ascii="Calibri" w:cs="Calibri" w:eastAsia="Calibri" w:hAnsi="Calibri"/>
                <w:color w:val="252626"/>
                <w:sz w:val="24"/>
                <w:szCs w:val="24"/>
                <w:highlight w:val="white"/>
              </w:rPr>
            </w:pPr>
            <w:r w:rsidDel="00000000" w:rsidR="00000000" w:rsidRPr="00000000">
              <w:rPr>
                <w:rFonts w:ascii="Calibri" w:cs="Calibri" w:eastAsia="Calibri" w:hAnsi="Calibri"/>
                <w:color w:val="252626"/>
                <w:sz w:val="24"/>
                <w:szCs w:val="24"/>
                <w:highlight w:val="white"/>
                <w:rtl w:val="0"/>
              </w:rPr>
              <w:t xml:space="preserve">Willingness to compromise personal and professional standards in order to avoid social isolation from peers or to secure a promotion/favoritism within the organization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pageBreakBefore w:val="0"/>
              <w:numPr>
                <w:ilvl w:val="0"/>
                <w:numId w:val="3"/>
              </w:numPr>
              <w:spacing w:line="240" w:lineRule="auto"/>
              <w:ind w:left="720" w:hanging="360"/>
              <w:rPr>
                <w:rFonts w:ascii="Calibri" w:cs="Calibri" w:eastAsia="Calibri" w:hAnsi="Calibri"/>
                <w:color w:val="404b55"/>
                <w:sz w:val="24"/>
                <w:szCs w:val="24"/>
                <w:highlight w:val="white"/>
              </w:rPr>
            </w:pPr>
            <w:r w:rsidDel="00000000" w:rsidR="00000000" w:rsidRPr="00000000">
              <w:rPr>
                <w:rFonts w:ascii="Calibri" w:cs="Calibri" w:eastAsia="Calibri" w:hAnsi="Calibri"/>
                <w:color w:val="404b55"/>
                <w:sz w:val="24"/>
                <w:szCs w:val="24"/>
                <w:highlight w:val="white"/>
                <w:rtl w:val="0"/>
              </w:rPr>
              <w:t xml:space="preserve">Unwillingness to face the tough challenge of addressing unethical behaviors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pageBreakBefore w:val="0"/>
              <w:numPr>
                <w:ilvl w:val="0"/>
                <w:numId w:val="8"/>
              </w:numPr>
              <w:spacing w:line="240" w:lineRule="auto"/>
              <w:ind w:left="720" w:hanging="360"/>
              <w:rPr>
                <w:rFonts w:ascii="Calibri" w:cs="Calibri" w:eastAsia="Calibri" w:hAnsi="Calibri"/>
                <w:color w:val="404b55"/>
                <w:sz w:val="24"/>
                <w:szCs w:val="24"/>
                <w:highlight w:val="white"/>
              </w:rPr>
            </w:pPr>
            <w:r w:rsidDel="00000000" w:rsidR="00000000" w:rsidRPr="00000000">
              <w:rPr>
                <w:rFonts w:ascii="Calibri" w:cs="Calibri" w:eastAsia="Calibri" w:hAnsi="Calibri"/>
                <w:color w:val="404b55"/>
                <w:sz w:val="24"/>
                <w:szCs w:val="24"/>
                <w:highlight w:val="white"/>
                <w:rtl w:val="0"/>
              </w:rPr>
              <w:t xml:space="preserve">Indifference to ethical values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pageBreakBefore w:val="0"/>
              <w:numPr>
                <w:ilvl w:val="0"/>
                <w:numId w:val="4"/>
              </w:numPr>
              <w:spacing w:line="240" w:lineRule="auto"/>
              <w:ind w:left="720" w:hanging="360"/>
              <w:rPr>
                <w:rFonts w:ascii="Calibri" w:cs="Calibri" w:eastAsia="Calibri" w:hAnsi="Calibri"/>
                <w:color w:val="252626"/>
                <w:sz w:val="24"/>
                <w:szCs w:val="24"/>
                <w:highlight w:val="white"/>
              </w:rPr>
            </w:pPr>
            <w:r w:rsidDel="00000000" w:rsidR="00000000" w:rsidRPr="00000000">
              <w:rPr>
                <w:rFonts w:ascii="Calibri" w:cs="Calibri" w:eastAsia="Calibri" w:hAnsi="Calibri"/>
                <w:color w:val="252626"/>
                <w:sz w:val="24"/>
                <w:szCs w:val="24"/>
                <w:highlight w:val="white"/>
                <w:rtl w:val="0"/>
              </w:rPr>
              <w:t xml:space="preserve">Apathy of bystanders who lack the moral courage to take 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pageBreakBefore w:val="0"/>
              <w:numPr>
                <w:ilvl w:val="0"/>
                <w:numId w:val="1"/>
              </w:numPr>
              <w:spacing w:line="240" w:lineRule="auto"/>
              <w:ind w:left="720" w:hanging="360"/>
              <w:rPr>
                <w:rFonts w:ascii="Calibri" w:cs="Calibri" w:eastAsia="Calibri" w:hAnsi="Calibri"/>
                <w:color w:val="252626"/>
                <w:sz w:val="24"/>
                <w:szCs w:val="24"/>
                <w:highlight w:val="white"/>
              </w:rPr>
            </w:pPr>
            <w:r w:rsidDel="00000000" w:rsidR="00000000" w:rsidRPr="00000000">
              <w:rPr>
                <w:rFonts w:ascii="Calibri" w:cs="Calibri" w:eastAsia="Calibri" w:hAnsi="Calibri"/>
                <w:color w:val="252626"/>
                <w:sz w:val="24"/>
                <w:szCs w:val="24"/>
                <w:highlight w:val="white"/>
                <w:rtl w:val="0"/>
              </w:rPr>
              <w:t xml:space="preserve">Groupthink that supports a united decision to turn the other way when unethical behaviors are taking place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pageBreakBefore w:val="0"/>
              <w:numPr>
                <w:ilvl w:val="0"/>
                <w:numId w:val="2"/>
              </w:numPr>
              <w:spacing w:line="240" w:lineRule="auto"/>
              <w:ind w:left="720" w:hanging="360"/>
              <w:rPr>
                <w:rFonts w:ascii="Calibri" w:cs="Calibri" w:eastAsia="Calibri" w:hAnsi="Calibri"/>
                <w:color w:val="252626"/>
                <w:sz w:val="24"/>
                <w:szCs w:val="24"/>
                <w:highlight w:val="white"/>
              </w:rPr>
            </w:pPr>
            <w:r w:rsidDel="00000000" w:rsidR="00000000" w:rsidRPr="00000000">
              <w:rPr>
                <w:rFonts w:ascii="Calibri" w:cs="Calibri" w:eastAsia="Calibri" w:hAnsi="Calibri"/>
                <w:color w:val="252626"/>
                <w:sz w:val="24"/>
                <w:szCs w:val="24"/>
                <w:highlight w:val="white"/>
                <w:rtl w:val="0"/>
              </w:rPr>
              <w:t xml:space="preserve">Tendency to redefine unethical behaviors as acceptable</w:t>
            </w:r>
          </w:p>
        </w:tc>
      </w:tr>
    </w:tbl>
    <w:p w:rsidR="00000000" w:rsidDel="00000000" w:rsidP="00000000" w:rsidRDefault="00000000" w:rsidRPr="00000000" w14:paraId="00000039">
      <w:pPr>
        <w:pageBreakBefore w:val="0"/>
        <w:spacing w:line="240" w:lineRule="auto"/>
        <w:ind w:firstLine="720"/>
        <w:rPr/>
      </w:pPr>
      <w:r w:rsidDel="00000000" w:rsidR="00000000" w:rsidRPr="00000000">
        <w:rPr>
          <w:rFonts w:ascii="Calibri" w:cs="Calibri" w:eastAsia="Calibri" w:hAnsi="Calibri"/>
          <w:i w:val="1"/>
          <w:color w:val="404b55"/>
          <w:sz w:val="24"/>
          <w:szCs w:val="24"/>
          <w:highlight w:val="white"/>
          <w:rtl w:val="0"/>
        </w:rPr>
        <w:t xml:space="preserve">(Adapted from </w:t>
      </w:r>
      <w:r w:rsidDel="00000000" w:rsidR="00000000" w:rsidRPr="00000000">
        <w:rPr>
          <w:rFonts w:ascii="Calibri" w:cs="Calibri" w:eastAsia="Calibri" w:hAnsi="Calibri"/>
          <w:i w:val="1"/>
          <w:color w:val="252626"/>
          <w:sz w:val="24"/>
          <w:szCs w:val="24"/>
          <w:highlight w:val="white"/>
          <w:rtl w:val="0"/>
        </w:rPr>
        <w:t xml:space="preserve">Kidder, R.M. (2005). Moral courage. New York, NY: Harper Collins Publishers</w:t>
      </w:r>
      <w:r w:rsidDel="00000000" w:rsidR="00000000" w:rsidRPr="00000000">
        <w:rPr>
          <w:rFonts w:ascii="Calibri" w:cs="Calibri" w:eastAsia="Calibri" w:hAnsi="Calibri"/>
          <w:i w:val="1"/>
          <w:color w:val="404b55"/>
          <w:sz w:val="24"/>
          <w:szCs w:val="24"/>
          <w:highlight w:val="white"/>
          <w:rtl w:val="0"/>
        </w:rPr>
        <w:t xml:space="preserve">, p. 211)</w:t>
      </w:r>
      <w:r w:rsidDel="00000000" w:rsidR="00000000" w:rsidRPr="00000000">
        <w:rPr>
          <w:rtl w:val="0"/>
        </w:rPr>
      </w:r>
    </w:p>
    <w:p w:rsidR="00000000" w:rsidDel="00000000" w:rsidP="00000000" w:rsidRDefault="00000000" w:rsidRPr="00000000" w14:paraId="0000003A">
      <w:pPr>
        <w:pageBreakBefore w:val="0"/>
        <w:spacing w:line="240" w:lineRule="auto"/>
        <w:ind w:firstLine="720"/>
        <w:rPr/>
      </w:pPr>
      <w:r w:rsidDel="00000000" w:rsidR="00000000" w:rsidRPr="00000000">
        <w:rPr>
          <w:rtl w:val="0"/>
        </w:rPr>
      </w:r>
    </w:p>
    <w:bookmarkStart w:colFirst="0" w:colLast="0" w:name="bookmark=id.1fob9te" w:id="2"/>
    <w:bookmarkEnd w:id="2"/>
    <w:p w:rsidR="00000000" w:rsidDel="00000000" w:rsidP="00000000" w:rsidRDefault="00000000" w:rsidRPr="00000000" w14:paraId="0000003B">
      <w:pPr>
        <w:pStyle w:val="Heading1"/>
        <w:pageBreakBefore w:val="0"/>
        <w:spacing w:after="120" w:line="240" w:lineRule="auto"/>
        <w:ind w:left="0" w:firstLine="0"/>
        <w:rPr/>
      </w:pPr>
      <w:r w:rsidDel="00000000" w:rsidR="00000000" w:rsidRPr="00000000">
        <w:rPr>
          <w:rFonts w:ascii="Calibri" w:cs="Calibri" w:eastAsia="Calibri" w:hAnsi="Calibri"/>
          <w:b w:val="1"/>
          <w:sz w:val="24"/>
          <w:szCs w:val="24"/>
          <w:rtl w:val="0"/>
        </w:rPr>
        <w:t xml:space="preserve">ETHICAL DECISION-MAKING</w:t>
      </w:r>
      <w:r w:rsidDel="00000000" w:rsidR="00000000" w:rsidRPr="00000000">
        <w:rPr>
          <w:rtl w:val="0"/>
        </w:rPr>
      </w:r>
    </w:p>
    <w:bookmarkStart w:colFirst="0" w:colLast="0" w:name="bookmark=id.3znysh7" w:id="3"/>
    <w:bookmarkEnd w:id="3"/>
    <w:p w:rsidR="00000000" w:rsidDel="00000000" w:rsidP="00000000" w:rsidRDefault="00000000" w:rsidRPr="00000000" w14:paraId="0000003C">
      <w:pPr>
        <w:pStyle w:val="Heading2"/>
        <w:pageBreakBefore w:val="0"/>
        <w:spacing w:after="120" w:line="240" w:lineRule="auto"/>
        <w:ind w:firstLine="720"/>
        <w:rPr/>
      </w:pPr>
      <w:r w:rsidDel="00000000" w:rsidR="00000000" w:rsidRPr="00000000">
        <w:rPr>
          <w:rFonts w:ascii="Calibri" w:cs="Calibri" w:eastAsia="Calibri" w:hAnsi="Calibri"/>
          <w:sz w:val="24"/>
          <w:szCs w:val="24"/>
          <w:rtl w:val="0"/>
        </w:rPr>
        <w:t xml:space="preserve">What is Ethical Congruence?</w:t>
      </w:r>
      <w:r w:rsidDel="00000000" w:rsidR="00000000" w:rsidRPr="00000000">
        <w:rPr>
          <w:rtl w:val="0"/>
        </w:rPr>
      </w:r>
    </w:p>
    <w:p w:rsidR="00000000" w:rsidDel="00000000" w:rsidP="00000000" w:rsidRDefault="00000000" w:rsidRPr="00000000" w14:paraId="0000003D">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Ethical congruence is defined as a situation where </w:t>
      </w:r>
      <w:r w:rsidDel="00000000" w:rsidR="00000000" w:rsidRPr="00000000">
        <w:rPr>
          <w:rFonts w:ascii="Calibri" w:cs="Calibri" w:eastAsia="Calibri" w:hAnsi="Calibri"/>
          <w:b w:val="1"/>
          <w:color w:val="333333"/>
          <w:sz w:val="24"/>
          <w:szCs w:val="24"/>
          <w:highlight w:val="white"/>
          <w:rtl w:val="0"/>
        </w:rPr>
        <w:t xml:space="preserve">one's decision is consistent with, aligns with, the applicable set(s) of values</w:t>
      </w:r>
      <w:r w:rsidDel="00000000" w:rsidR="00000000" w:rsidRPr="00000000">
        <w:rPr>
          <w:rFonts w:ascii="Calibri" w:cs="Calibri" w:eastAsia="Calibri" w:hAnsi="Calibri"/>
          <w:color w:val="333333"/>
          <w:sz w:val="24"/>
          <w:szCs w:val="24"/>
          <w:highlight w:val="white"/>
          <w:rtl w:val="0"/>
        </w:rPr>
        <w:t xml:space="preserve">. Under these circumstances, a choice to take some </w:t>
      </w:r>
      <w:r w:rsidDel="00000000" w:rsidR="00000000" w:rsidRPr="00000000">
        <w:rPr>
          <w:rFonts w:ascii="Calibri" w:cs="Calibri" w:eastAsia="Calibri" w:hAnsi="Calibri"/>
          <w:b w:val="1"/>
          <w:i w:val="1"/>
          <w:color w:val="333333"/>
          <w:sz w:val="24"/>
          <w:szCs w:val="24"/>
          <w:highlight w:val="white"/>
          <w:u w:val="single"/>
          <w:rtl w:val="0"/>
        </w:rPr>
        <w:t xml:space="preserve">action will harmonize with the decision-maker's values</w:t>
      </w:r>
      <w:r w:rsidDel="00000000" w:rsidR="00000000" w:rsidRPr="00000000">
        <w:rPr>
          <w:rFonts w:ascii="Calibri" w:cs="Calibri" w:eastAsia="Calibri" w:hAnsi="Calibri"/>
          <w:color w:val="333333"/>
          <w:sz w:val="24"/>
          <w:szCs w:val="24"/>
          <w:highlight w:val="white"/>
          <w:rtl w:val="0"/>
        </w:rPr>
        <w:t xml:space="preserve">. Succinctly put, it is the organizational </w:t>
      </w:r>
      <w:r w:rsidDel="00000000" w:rsidR="00000000" w:rsidRPr="00000000">
        <w:rPr>
          <w:rFonts w:ascii="Calibri" w:cs="Calibri" w:eastAsia="Calibri" w:hAnsi="Calibri"/>
          <w:b w:val="1"/>
          <w:color w:val="333333"/>
          <w:sz w:val="24"/>
          <w:szCs w:val="24"/>
          <w:highlight w:val="white"/>
          <w:rtl w:val="0"/>
        </w:rPr>
        <w:t xml:space="preserve">state where values, behaviors and perceptions are aligned</w:t>
      </w:r>
      <w:r w:rsidDel="00000000" w:rsidR="00000000" w:rsidRPr="00000000">
        <w:rPr>
          <w:rFonts w:ascii="Calibri" w:cs="Calibri" w:eastAsia="Calibri" w:hAnsi="Calibri"/>
          <w:color w:val="333333"/>
          <w:sz w:val="24"/>
          <w:szCs w:val="24"/>
          <w:highlight w:val="white"/>
          <w:rtl w:val="0"/>
        </w:rPr>
        <w:t xml:space="preserve">.</w:t>
      </w:r>
      <w:r w:rsidDel="00000000" w:rsidR="00000000" w:rsidRPr="00000000">
        <w:rPr>
          <w:rtl w:val="0"/>
        </w:rPr>
      </w:r>
    </w:p>
    <w:bookmarkStart w:colFirst="0" w:colLast="0" w:name="bookmark=id.2et92p0" w:id="4"/>
    <w:bookmarkEnd w:id="4"/>
    <w:p w:rsidR="00000000" w:rsidDel="00000000" w:rsidP="00000000" w:rsidRDefault="00000000" w:rsidRPr="00000000" w14:paraId="0000003E">
      <w:pPr>
        <w:pStyle w:val="Heading2"/>
        <w:pageBreakBefore w:val="0"/>
        <w:spacing w:after="120" w:line="240" w:lineRule="auto"/>
        <w:ind w:firstLine="720"/>
        <w:rPr/>
      </w:pPr>
      <w:r w:rsidDel="00000000" w:rsidR="00000000" w:rsidRPr="00000000">
        <w:rPr>
          <w:rFonts w:ascii="Calibri" w:cs="Calibri" w:eastAsia="Calibri" w:hAnsi="Calibri"/>
          <w:sz w:val="24"/>
          <w:szCs w:val="24"/>
          <w:rtl w:val="0"/>
        </w:rPr>
        <w:t xml:space="preserve">What is involved in Ethical Decision-Making?</w:t>
      </w:r>
      <w:r w:rsidDel="00000000" w:rsidR="00000000" w:rsidRPr="00000000">
        <w:rPr>
          <w:rtl w:val="0"/>
        </w:rPr>
      </w:r>
    </w:p>
    <w:p w:rsidR="00000000" w:rsidDel="00000000" w:rsidP="00000000" w:rsidRDefault="00000000" w:rsidRPr="00000000" w14:paraId="0000003F">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Decisions that involve ethical considerations. Factors to be considered include:</w:t>
      </w:r>
      <w:r w:rsidDel="00000000" w:rsidR="00000000" w:rsidRPr="00000000">
        <w:rPr>
          <w:rtl w:val="0"/>
        </w:rPr>
      </w:r>
    </w:p>
    <w:p w:rsidR="00000000" w:rsidDel="00000000" w:rsidP="00000000" w:rsidRDefault="00000000" w:rsidRPr="00000000" w14:paraId="00000040">
      <w:pPr>
        <w:pageBreakBefore w:val="0"/>
        <w:numPr>
          <w:ilvl w:val="0"/>
          <w:numId w:val="6"/>
        </w:numPr>
        <w:spacing w:after="0" w:before="2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Impact of the action or decision on others or relationships with them (altruistic considerations)</w:t>
      </w:r>
    </w:p>
    <w:p w:rsidR="00000000" w:rsidDel="00000000" w:rsidP="00000000" w:rsidRDefault="00000000" w:rsidRPr="00000000" w14:paraId="00000041">
      <w:pPr>
        <w:pageBreakBefore w:val="0"/>
        <w:numPr>
          <w:ilvl w:val="0"/>
          <w:numId w:val="6"/>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Determination of the "right thing to do" - as defined by the values and principles which apply to this situation (idealistic considerations)</w:t>
      </w:r>
    </w:p>
    <w:p w:rsidR="00000000" w:rsidDel="00000000" w:rsidP="00000000" w:rsidRDefault="00000000" w:rsidRPr="00000000" w14:paraId="00000042">
      <w:pPr>
        <w:pageBreakBefore w:val="0"/>
        <w:numPr>
          <w:ilvl w:val="0"/>
          <w:numId w:val="6"/>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Potential consequences of the action or decision (individualistic considerations)</w:t>
      </w:r>
    </w:p>
    <w:p w:rsidR="00000000" w:rsidDel="00000000" w:rsidP="00000000" w:rsidRDefault="00000000" w:rsidRPr="00000000" w14:paraId="00000043">
      <w:pPr>
        <w:pageBreakBefore w:val="0"/>
        <w:numPr>
          <w:ilvl w:val="0"/>
          <w:numId w:val="6"/>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Business consequences of this action or decision (pragmatic considerations)</w:t>
      </w:r>
    </w:p>
    <w:p w:rsidR="00000000" w:rsidDel="00000000" w:rsidP="00000000" w:rsidRDefault="00000000" w:rsidRPr="00000000" w14:paraId="00000044">
      <w:pPr>
        <w:pageBreakBefore w:val="0"/>
        <w:spacing w:after="120" w:line="240" w:lineRule="auto"/>
        <w:rPr/>
      </w:pPr>
      <w:r w:rsidDel="00000000" w:rsidR="00000000" w:rsidRPr="00000000">
        <w:rPr>
          <w:rtl w:val="0"/>
        </w:rPr>
      </w:r>
    </w:p>
    <w:bookmarkStart w:colFirst="0" w:colLast="0" w:name="bookmark=id.tyjcwt" w:id="5"/>
    <w:bookmarkEnd w:id="5"/>
    <w:p w:rsidR="00000000" w:rsidDel="00000000" w:rsidP="00000000" w:rsidRDefault="00000000" w:rsidRPr="00000000" w14:paraId="00000045">
      <w:pPr>
        <w:pStyle w:val="Heading2"/>
        <w:pageBreakBefore w:val="0"/>
        <w:spacing w:after="120" w:line="240" w:lineRule="auto"/>
        <w:ind w:firstLine="720"/>
        <w:rPr/>
      </w:pPr>
      <w:r w:rsidDel="00000000" w:rsidR="00000000" w:rsidRPr="00000000">
        <w:rPr>
          <w:rFonts w:ascii="Calibri" w:cs="Calibri" w:eastAsia="Calibri" w:hAnsi="Calibri"/>
          <w:sz w:val="24"/>
          <w:szCs w:val="24"/>
          <w:rtl w:val="0"/>
        </w:rPr>
        <w:t xml:space="preserve">The Seven Steps to Ethical Decision Making</w:t>
      </w:r>
      <w:r w:rsidDel="00000000" w:rsidR="00000000" w:rsidRPr="00000000">
        <w:rPr>
          <w:rtl w:val="0"/>
        </w:rPr>
      </w:r>
    </w:p>
    <w:p w:rsidR="00000000" w:rsidDel="00000000" w:rsidP="00000000" w:rsidRDefault="00000000" w:rsidRPr="00000000" w14:paraId="00000046">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1: Define the problem </w:t>
      </w:r>
      <w:r w:rsidDel="00000000" w:rsidR="00000000" w:rsidRPr="00000000">
        <w:rPr>
          <w:rtl w:val="0"/>
        </w:rPr>
      </w:r>
    </w:p>
    <w:p w:rsidR="00000000" w:rsidDel="00000000" w:rsidP="00000000" w:rsidRDefault="00000000" w:rsidRPr="00000000" w14:paraId="00000047">
      <w:pPr>
        <w:pageBreakBefore w:val="0"/>
        <w:spacing w:after="120" w:line="240" w:lineRule="auto"/>
        <w:ind w:left="720" w:firstLine="0"/>
        <w:rPr/>
      </w:pPr>
      <w:r w:rsidDel="00000000" w:rsidR="00000000" w:rsidRPr="00000000">
        <w:rPr>
          <w:rFonts w:ascii="Calibri" w:cs="Calibri" w:eastAsia="Calibri" w:hAnsi="Calibri"/>
          <w:color w:val="333333"/>
          <w:sz w:val="24"/>
          <w:szCs w:val="24"/>
          <w:highlight w:val="white"/>
          <w:rtl w:val="0"/>
        </w:rPr>
        <w:t xml:space="preserve">This involves exploring the</w:t>
      </w:r>
      <w:r w:rsidDel="00000000" w:rsidR="00000000" w:rsidRPr="00000000">
        <w:rPr>
          <w:rFonts w:ascii="Calibri" w:cs="Calibri" w:eastAsia="Calibri" w:hAnsi="Calibri"/>
          <w:b w:val="1"/>
          <w:color w:val="333333"/>
          <w:sz w:val="24"/>
          <w:szCs w:val="24"/>
          <w:highlight w:val="white"/>
          <w:rtl w:val="0"/>
        </w:rPr>
        <w:t xml:space="preserve"> difference between what you expect and/or desire and the current reality</w:t>
      </w:r>
      <w:r w:rsidDel="00000000" w:rsidR="00000000" w:rsidRPr="00000000">
        <w:rPr>
          <w:rFonts w:ascii="Calibri" w:cs="Calibri" w:eastAsia="Calibri" w:hAnsi="Calibri"/>
          <w:color w:val="333333"/>
          <w:sz w:val="24"/>
          <w:szCs w:val="24"/>
          <w:highlight w:val="white"/>
          <w:rtl w:val="0"/>
        </w:rPr>
        <w:t xml:space="preserve">. By defining the problem in terms of outcomes, you can clearly state the problem</w:t>
      </w:r>
      <w:r w:rsidDel="00000000" w:rsidR="00000000" w:rsidRPr="00000000">
        <w:rPr>
          <w:rtl w:val="0"/>
        </w:rPr>
      </w:r>
    </w:p>
    <w:p w:rsidR="00000000" w:rsidDel="00000000" w:rsidP="00000000" w:rsidRDefault="00000000" w:rsidRPr="00000000" w14:paraId="00000048">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2: Seek out relevant assistance, guidance and support </w:t>
      </w:r>
      <w:r w:rsidDel="00000000" w:rsidR="00000000" w:rsidRPr="00000000">
        <w:rPr>
          <w:rtl w:val="0"/>
        </w:rPr>
      </w:r>
    </w:p>
    <w:p w:rsidR="00000000" w:rsidDel="00000000" w:rsidP="00000000" w:rsidRDefault="00000000" w:rsidRPr="00000000" w14:paraId="00000049">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3: Identify alternatives</w:t>
      </w:r>
      <w:r w:rsidDel="00000000" w:rsidR="00000000" w:rsidRPr="00000000">
        <w:rPr>
          <w:rtl w:val="0"/>
        </w:rPr>
      </w:r>
    </w:p>
    <w:p w:rsidR="00000000" w:rsidDel="00000000" w:rsidP="00000000" w:rsidRDefault="00000000" w:rsidRPr="00000000" w14:paraId="0000004A">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4: Evaluate the alternatives </w:t>
      </w:r>
      <w:r w:rsidDel="00000000" w:rsidR="00000000" w:rsidRPr="00000000">
        <w:rPr>
          <w:rtl w:val="0"/>
        </w:rPr>
      </w:r>
    </w:p>
    <w:p w:rsidR="00000000" w:rsidDel="00000000" w:rsidP="00000000" w:rsidRDefault="00000000" w:rsidRPr="00000000" w14:paraId="0000004B">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5: Make the decision</w:t>
      </w:r>
      <w:r w:rsidDel="00000000" w:rsidR="00000000" w:rsidRPr="00000000">
        <w:rPr>
          <w:rtl w:val="0"/>
        </w:rPr>
      </w:r>
    </w:p>
    <w:p w:rsidR="00000000" w:rsidDel="00000000" w:rsidP="00000000" w:rsidRDefault="00000000" w:rsidRPr="00000000" w14:paraId="0000004C">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6: Implement the decision</w:t>
      </w:r>
      <w:r w:rsidDel="00000000" w:rsidR="00000000" w:rsidRPr="00000000">
        <w:rPr>
          <w:rtl w:val="0"/>
        </w:rPr>
      </w:r>
    </w:p>
    <w:p w:rsidR="00000000" w:rsidDel="00000000" w:rsidP="00000000" w:rsidRDefault="00000000" w:rsidRPr="00000000" w14:paraId="0000004D">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 Step 7: Evaluate the decision </w:t>
      </w:r>
      <w:r w:rsidDel="00000000" w:rsidR="00000000" w:rsidRPr="00000000">
        <w:rPr>
          <w:rtl w:val="0"/>
        </w:rPr>
      </w:r>
    </w:p>
    <w:p w:rsidR="00000000" w:rsidDel="00000000" w:rsidP="00000000" w:rsidRDefault="00000000" w:rsidRPr="00000000" w14:paraId="0000004E">
      <w:pPr>
        <w:pageBreakBefore w:val="0"/>
        <w:spacing w:after="120" w:before="20" w:line="240" w:lineRule="auto"/>
        <w:ind w:left="0" w:firstLine="720"/>
        <w:rPr/>
      </w:pPr>
      <w:r w:rsidDel="00000000" w:rsidR="00000000" w:rsidRPr="00000000">
        <w:rPr>
          <w:rFonts w:ascii="Calibri" w:cs="Calibri" w:eastAsia="Calibri" w:hAnsi="Calibri"/>
          <w:color w:val="333333"/>
          <w:sz w:val="24"/>
          <w:szCs w:val="24"/>
          <w:highlight w:val="white"/>
          <w:rtl w:val="0"/>
        </w:rPr>
        <w:t xml:space="preserve">The above steps should be assessed against a filter to ensure that the ethical issues involved are considered in a holistic manner. At key steps in the process, you should stop and work through these filters, ensuring that the ethics issues imbedded in the decision are given consideration.</w:t>
      </w:r>
      <w:r w:rsidDel="00000000" w:rsidR="00000000" w:rsidRPr="00000000">
        <w:rPr>
          <w:rtl w:val="0"/>
        </w:rPr>
      </w:r>
    </w:p>
    <w:p w:rsidR="00000000" w:rsidDel="00000000" w:rsidP="00000000" w:rsidRDefault="00000000" w:rsidRPr="00000000" w14:paraId="0000004F">
      <w:pPr>
        <w:pageBreakBefore w:val="0"/>
        <w:spacing w:after="120" w:before="20" w:line="240" w:lineRule="auto"/>
        <w:ind w:left="0" w:firstLine="720"/>
        <w:rPr/>
      </w:pPr>
      <w:r w:rsidDel="00000000" w:rsidR="00000000" w:rsidRPr="00000000">
        <w:rPr>
          <w:rFonts w:ascii="Calibri" w:cs="Calibri" w:eastAsia="Calibri" w:hAnsi="Calibri"/>
          <w:color w:val="333333"/>
          <w:sz w:val="24"/>
          <w:szCs w:val="24"/>
          <w:highlight w:val="white"/>
          <w:rtl w:val="0"/>
        </w:rPr>
        <w:t xml:space="preserve">The issues arising out of the ethical dilemma should be assessed against the following formula( mnemonic </w:t>
      </w:r>
      <w:r w:rsidDel="00000000" w:rsidR="00000000" w:rsidRPr="00000000">
        <w:rPr>
          <w:rFonts w:ascii="Calibri" w:cs="Calibri" w:eastAsia="Calibri" w:hAnsi="Calibri"/>
          <w:b w:val="1"/>
          <w:color w:val="333333"/>
          <w:sz w:val="24"/>
          <w:szCs w:val="24"/>
          <w:highlight w:val="white"/>
          <w:rtl w:val="0"/>
        </w:rPr>
        <w:t xml:space="preserve">PLUS</w:t>
      </w:r>
      <w:r w:rsidDel="00000000" w:rsidR="00000000" w:rsidRPr="00000000">
        <w:rPr>
          <w:rFonts w:ascii="Calibri" w:cs="Calibri" w:eastAsia="Calibri" w:hAnsi="Calibri"/>
          <w:color w:val="333333"/>
          <w:sz w:val="24"/>
          <w:szCs w:val="24"/>
          <w:highlight w:val="white"/>
          <w:rtl w:val="0"/>
        </w:rPr>
        <w:t xml:space="preserve">):</w:t>
      </w:r>
      <w:r w:rsidDel="00000000" w:rsidR="00000000" w:rsidRPr="00000000">
        <w:rPr>
          <w:rtl w:val="0"/>
        </w:rPr>
      </w:r>
    </w:p>
    <w:p w:rsidR="00000000" w:rsidDel="00000000" w:rsidP="00000000" w:rsidRDefault="00000000" w:rsidRPr="00000000" w14:paraId="00000050">
      <w:pPr>
        <w:pageBreakBefore w:val="0"/>
        <w:numPr>
          <w:ilvl w:val="0"/>
          <w:numId w:val="7"/>
        </w:numPr>
        <w:spacing w:after="0" w:before="2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b w:val="1"/>
          <w:color w:val="333333"/>
          <w:sz w:val="24"/>
          <w:szCs w:val="24"/>
          <w:highlight w:val="white"/>
          <w:rtl w:val="0"/>
        </w:rPr>
        <w:t xml:space="preserve">P</w:t>
      </w:r>
      <w:r w:rsidDel="00000000" w:rsidR="00000000" w:rsidRPr="00000000">
        <w:rPr>
          <w:rFonts w:ascii="Calibri" w:cs="Calibri" w:eastAsia="Calibri" w:hAnsi="Calibri"/>
          <w:color w:val="333333"/>
          <w:sz w:val="24"/>
          <w:szCs w:val="24"/>
          <w:highlight w:val="white"/>
          <w:rtl w:val="0"/>
        </w:rPr>
        <w:t xml:space="preserve"> = Policies</w:t>
      </w:r>
    </w:p>
    <w:p w:rsidR="00000000" w:rsidDel="00000000" w:rsidP="00000000" w:rsidRDefault="00000000" w:rsidRPr="00000000" w14:paraId="00000051">
      <w:pPr>
        <w:pageBreakBefore w:val="0"/>
        <w:spacing w:after="20" w:before="0" w:line="240" w:lineRule="auto"/>
        <w:ind w:firstLine="720"/>
        <w:rPr/>
      </w:pPr>
      <w:r w:rsidDel="00000000" w:rsidR="00000000" w:rsidRPr="00000000">
        <w:rPr>
          <w:rFonts w:ascii="Calibri" w:cs="Calibri" w:eastAsia="Calibri" w:hAnsi="Calibri"/>
          <w:color w:val="333333"/>
          <w:sz w:val="24"/>
          <w:szCs w:val="24"/>
          <w:highlight w:val="white"/>
          <w:rtl w:val="0"/>
        </w:rPr>
        <w:t xml:space="preserve">Does the decision conform to my organization's policies, procedures and guidelines?</w:t>
      </w:r>
      <w:r w:rsidDel="00000000" w:rsidR="00000000" w:rsidRPr="00000000">
        <w:rPr>
          <w:rtl w:val="0"/>
        </w:rPr>
      </w:r>
    </w:p>
    <w:p w:rsidR="00000000" w:rsidDel="00000000" w:rsidP="00000000" w:rsidRDefault="00000000" w:rsidRPr="00000000" w14:paraId="00000052">
      <w:pPr>
        <w:pageBreakBefore w:val="0"/>
        <w:numPr>
          <w:ilvl w:val="0"/>
          <w:numId w:val="7"/>
        </w:numPr>
        <w:spacing w:after="0" w:before="2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b w:val="1"/>
          <w:color w:val="333333"/>
          <w:sz w:val="24"/>
          <w:szCs w:val="24"/>
          <w:highlight w:val="white"/>
          <w:rtl w:val="0"/>
        </w:rPr>
        <w:t xml:space="preserve">L</w:t>
      </w:r>
      <w:r w:rsidDel="00000000" w:rsidR="00000000" w:rsidRPr="00000000">
        <w:rPr>
          <w:rFonts w:ascii="Calibri" w:cs="Calibri" w:eastAsia="Calibri" w:hAnsi="Calibri"/>
          <w:color w:val="333333"/>
          <w:sz w:val="24"/>
          <w:szCs w:val="24"/>
          <w:highlight w:val="white"/>
          <w:rtl w:val="0"/>
        </w:rPr>
        <w:t xml:space="preserve">= Legal</w:t>
      </w:r>
    </w:p>
    <w:p w:rsidR="00000000" w:rsidDel="00000000" w:rsidP="00000000" w:rsidRDefault="00000000" w:rsidRPr="00000000" w14:paraId="00000053">
      <w:pPr>
        <w:pageBreakBefore w:val="0"/>
        <w:spacing w:after="20" w:before="0" w:line="240" w:lineRule="auto"/>
        <w:ind w:firstLine="720"/>
        <w:rPr/>
      </w:pPr>
      <w:r w:rsidDel="00000000" w:rsidR="00000000" w:rsidRPr="00000000">
        <w:rPr>
          <w:rFonts w:ascii="Calibri" w:cs="Calibri" w:eastAsia="Calibri" w:hAnsi="Calibri"/>
          <w:color w:val="333333"/>
          <w:sz w:val="24"/>
          <w:szCs w:val="24"/>
          <w:highlight w:val="white"/>
          <w:rtl w:val="0"/>
        </w:rPr>
        <w:t xml:space="preserve">Is the decision acceptable under the applicable laws and regulations?</w:t>
      </w:r>
      <w:r w:rsidDel="00000000" w:rsidR="00000000" w:rsidRPr="00000000">
        <w:rPr>
          <w:rtl w:val="0"/>
        </w:rPr>
      </w:r>
    </w:p>
    <w:p w:rsidR="00000000" w:rsidDel="00000000" w:rsidP="00000000" w:rsidRDefault="00000000" w:rsidRPr="00000000" w14:paraId="00000054">
      <w:pPr>
        <w:pageBreakBefore w:val="0"/>
        <w:numPr>
          <w:ilvl w:val="0"/>
          <w:numId w:val="7"/>
        </w:numPr>
        <w:spacing w:after="0" w:before="2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b w:val="1"/>
          <w:color w:val="333333"/>
          <w:sz w:val="24"/>
          <w:szCs w:val="24"/>
          <w:highlight w:val="white"/>
          <w:rtl w:val="0"/>
        </w:rPr>
        <w:t xml:space="preserve">U</w:t>
      </w:r>
      <w:r w:rsidDel="00000000" w:rsidR="00000000" w:rsidRPr="00000000">
        <w:rPr>
          <w:rFonts w:ascii="Calibri" w:cs="Calibri" w:eastAsia="Calibri" w:hAnsi="Calibri"/>
          <w:color w:val="333333"/>
          <w:sz w:val="24"/>
          <w:szCs w:val="24"/>
          <w:highlight w:val="white"/>
          <w:rtl w:val="0"/>
        </w:rPr>
        <w:t xml:space="preserve"> = Universal</w:t>
      </w:r>
    </w:p>
    <w:p w:rsidR="00000000" w:rsidDel="00000000" w:rsidP="00000000" w:rsidRDefault="00000000" w:rsidRPr="00000000" w14:paraId="00000055">
      <w:pPr>
        <w:pageBreakBefore w:val="0"/>
        <w:spacing w:after="20" w:before="0" w:line="240" w:lineRule="auto"/>
        <w:ind w:firstLine="720"/>
        <w:rPr/>
      </w:pPr>
      <w:r w:rsidDel="00000000" w:rsidR="00000000" w:rsidRPr="00000000">
        <w:rPr>
          <w:rFonts w:ascii="Calibri" w:cs="Calibri" w:eastAsia="Calibri" w:hAnsi="Calibri"/>
          <w:color w:val="333333"/>
          <w:sz w:val="24"/>
          <w:szCs w:val="24"/>
          <w:highlight w:val="white"/>
          <w:rtl w:val="0"/>
        </w:rPr>
        <w:t xml:space="preserve">Does it conform to the universal principles/values my organization has adopted?</w:t>
      </w:r>
      <w:r w:rsidDel="00000000" w:rsidR="00000000" w:rsidRPr="00000000">
        <w:rPr>
          <w:rtl w:val="0"/>
        </w:rPr>
      </w:r>
    </w:p>
    <w:p w:rsidR="00000000" w:rsidDel="00000000" w:rsidP="00000000" w:rsidRDefault="00000000" w:rsidRPr="00000000" w14:paraId="00000056">
      <w:pPr>
        <w:pageBreakBefore w:val="0"/>
        <w:numPr>
          <w:ilvl w:val="0"/>
          <w:numId w:val="7"/>
        </w:numPr>
        <w:spacing w:after="0" w:before="2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b w:val="1"/>
          <w:color w:val="333333"/>
          <w:sz w:val="24"/>
          <w:szCs w:val="24"/>
          <w:highlight w:val="white"/>
          <w:rtl w:val="0"/>
        </w:rPr>
        <w:t xml:space="preserve">S</w:t>
      </w:r>
      <w:r w:rsidDel="00000000" w:rsidR="00000000" w:rsidRPr="00000000">
        <w:rPr>
          <w:rFonts w:ascii="Calibri" w:cs="Calibri" w:eastAsia="Calibri" w:hAnsi="Calibri"/>
          <w:color w:val="333333"/>
          <w:sz w:val="24"/>
          <w:szCs w:val="24"/>
          <w:highlight w:val="white"/>
          <w:rtl w:val="0"/>
        </w:rPr>
        <w:t xml:space="preserve">= Self</w:t>
      </w:r>
    </w:p>
    <w:p w:rsidR="00000000" w:rsidDel="00000000" w:rsidP="00000000" w:rsidRDefault="00000000" w:rsidRPr="00000000" w14:paraId="00000057">
      <w:pPr>
        <w:pageBreakBefore w:val="0"/>
        <w:spacing w:after="20" w:before="0" w:line="240" w:lineRule="auto"/>
        <w:ind w:firstLine="720"/>
        <w:rPr/>
      </w:pPr>
      <w:r w:rsidDel="00000000" w:rsidR="00000000" w:rsidRPr="00000000">
        <w:rPr>
          <w:rFonts w:ascii="Calibri" w:cs="Calibri" w:eastAsia="Calibri" w:hAnsi="Calibri"/>
          <w:color w:val="333333"/>
          <w:sz w:val="24"/>
          <w:szCs w:val="24"/>
          <w:highlight w:val="white"/>
          <w:rtl w:val="0"/>
        </w:rPr>
        <w:t xml:space="preserve">Does it satisfy my personal definition of right, good and fair?</w:t>
      </w:r>
      <w:r w:rsidDel="00000000" w:rsidR="00000000" w:rsidRPr="00000000">
        <w:rPr>
          <w:rtl w:val="0"/>
        </w:rPr>
      </w:r>
    </w:p>
    <w:p w:rsidR="00000000" w:rsidDel="00000000" w:rsidP="00000000" w:rsidRDefault="00000000" w:rsidRPr="00000000" w14:paraId="00000058">
      <w:pPr>
        <w:pageBreakBefore w:val="0"/>
        <w:spacing w:after="120" w:before="20" w:line="240" w:lineRule="auto"/>
        <w:ind w:left="360" w:firstLine="0"/>
        <w:rPr/>
      </w:pPr>
      <w:r w:rsidDel="00000000" w:rsidR="00000000" w:rsidRPr="00000000">
        <w:rPr>
          <w:rtl w:val="0"/>
        </w:rPr>
      </w:r>
    </w:p>
    <w:p w:rsidR="00000000" w:rsidDel="00000000" w:rsidP="00000000" w:rsidRDefault="00000000" w:rsidRPr="00000000" w14:paraId="00000059">
      <w:pPr>
        <w:pageBreakBefore w:val="0"/>
        <w:spacing w:after="120" w:before="20" w:line="240" w:lineRule="auto"/>
        <w:ind w:left="0" w:firstLine="720"/>
        <w:rPr/>
      </w:pPr>
      <w:r w:rsidDel="00000000" w:rsidR="00000000" w:rsidRPr="00000000">
        <w:rPr>
          <w:rFonts w:ascii="Calibri" w:cs="Calibri" w:eastAsia="Calibri" w:hAnsi="Calibri"/>
          <w:color w:val="333333"/>
          <w:sz w:val="24"/>
          <w:szCs w:val="24"/>
          <w:highlight w:val="white"/>
          <w:rtl w:val="0"/>
        </w:rPr>
        <w:t xml:space="preserve">The PLUS filters work as an integral part of steps 1, 4 and 7 of the decision-making process. The decision maker applies the four PLUS filters to determine if the ethical component(s) of the decision are being surfaced/addressed/satisfied.</w:t>
      </w:r>
      <w:r w:rsidDel="00000000" w:rsidR="00000000" w:rsidRPr="00000000">
        <w:rPr>
          <w:rtl w:val="0"/>
        </w:rPr>
      </w:r>
    </w:p>
    <w:p w:rsidR="00000000" w:rsidDel="00000000" w:rsidP="00000000" w:rsidRDefault="00000000" w:rsidRPr="00000000" w14:paraId="0000005A">
      <w:pPr>
        <w:pageBreakBefore w:val="0"/>
        <w:numPr>
          <w:ilvl w:val="0"/>
          <w:numId w:val="10"/>
        </w:numPr>
        <w:spacing w:after="0" w:before="2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1: Define the problem (use PLUS to surface the ethics issues)</w:t>
      </w:r>
    </w:p>
    <w:p w:rsidR="00000000" w:rsidDel="00000000" w:rsidP="00000000" w:rsidRDefault="00000000" w:rsidRPr="00000000" w14:paraId="0000005B">
      <w:pPr>
        <w:pageBreakBefore w:val="0"/>
        <w:numPr>
          <w:ilvl w:val="2"/>
          <w:numId w:val="10"/>
        </w:numPr>
        <w:spacing w:after="0" w:before="0" w:line="240" w:lineRule="auto"/>
        <w:ind w:left="216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Does the existing situation violate any of the PLUS considerations?</w:t>
      </w:r>
    </w:p>
    <w:p w:rsidR="00000000" w:rsidDel="00000000" w:rsidP="00000000" w:rsidRDefault="00000000" w:rsidRPr="00000000" w14:paraId="0000005C">
      <w:pPr>
        <w:pageBreakBefore w:val="0"/>
        <w:numPr>
          <w:ilvl w:val="0"/>
          <w:numId w:val="10"/>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2:</w:t>
      </w:r>
      <w:r w:rsidDel="00000000" w:rsidR="00000000" w:rsidRPr="00000000">
        <w:rPr>
          <w:rFonts w:ascii="Calibri" w:cs="Calibri" w:eastAsia="Calibri" w:hAnsi="Calibri"/>
          <w:b w:val="1"/>
          <w:color w:val="333333"/>
          <w:sz w:val="24"/>
          <w:szCs w:val="24"/>
          <w:highlight w:val="white"/>
          <w:rtl w:val="0"/>
        </w:rPr>
        <w:t xml:space="preserve"> </w:t>
      </w:r>
      <w:r w:rsidDel="00000000" w:rsidR="00000000" w:rsidRPr="00000000">
        <w:rPr>
          <w:rFonts w:ascii="Calibri" w:cs="Calibri" w:eastAsia="Calibri" w:hAnsi="Calibri"/>
          <w:color w:val="333333"/>
          <w:sz w:val="24"/>
          <w:szCs w:val="24"/>
          <w:highlight w:val="white"/>
          <w:rtl w:val="0"/>
        </w:rPr>
        <w:t xml:space="preserve">Seek out relevant assistance, guidance and support</w:t>
      </w:r>
    </w:p>
    <w:p w:rsidR="00000000" w:rsidDel="00000000" w:rsidP="00000000" w:rsidRDefault="00000000" w:rsidRPr="00000000" w14:paraId="0000005D">
      <w:pPr>
        <w:pageBreakBefore w:val="0"/>
        <w:numPr>
          <w:ilvl w:val="0"/>
          <w:numId w:val="10"/>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3: Identify available alternative solutions to the problem</w:t>
      </w:r>
    </w:p>
    <w:p w:rsidR="00000000" w:rsidDel="00000000" w:rsidP="00000000" w:rsidRDefault="00000000" w:rsidRPr="00000000" w14:paraId="0000005E">
      <w:pPr>
        <w:pageBreakBefore w:val="0"/>
        <w:numPr>
          <w:ilvl w:val="0"/>
          <w:numId w:val="10"/>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4: Evaluate the identified alternatives (use PLUS to assess their ethical impact)</w:t>
      </w:r>
    </w:p>
    <w:p w:rsidR="00000000" w:rsidDel="00000000" w:rsidP="00000000" w:rsidRDefault="00000000" w:rsidRPr="00000000" w14:paraId="0000005F">
      <w:pPr>
        <w:pageBreakBefore w:val="0"/>
        <w:numPr>
          <w:ilvl w:val="2"/>
          <w:numId w:val="10"/>
        </w:numPr>
        <w:spacing w:after="0" w:before="0" w:line="240" w:lineRule="auto"/>
        <w:ind w:left="216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Will the alternative I am considering resolve the PLUS violations?</w:t>
      </w:r>
    </w:p>
    <w:p w:rsidR="00000000" w:rsidDel="00000000" w:rsidP="00000000" w:rsidRDefault="00000000" w:rsidRPr="00000000" w14:paraId="00000060">
      <w:pPr>
        <w:pageBreakBefore w:val="0"/>
        <w:numPr>
          <w:ilvl w:val="2"/>
          <w:numId w:val="10"/>
        </w:numPr>
        <w:spacing w:after="0" w:before="0" w:line="240" w:lineRule="auto"/>
        <w:ind w:left="216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Will the alternative being considered create any new PLUS considerations?</w:t>
      </w:r>
    </w:p>
    <w:p w:rsidR="00000000" w:rsidDel="00000000" w:rsidP="00000000" w:rsidRDefault="00000000" w:rsidRPr="00000000" w14:paraId="00000061">
      <w:pPr>
        <w:pageBreakBefore w:val="0"/>
        <w:numPr>
          <w:ilvl w:val="2"/>
          <w:numId w:val="10"/>
        </w:numPr>
        <w:spacing w:after="0" w:before="0" w:line="240" w:lineRule="auto"/>
        <w:ind w:left="216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Are the ethical trade-offs acceptable?</w:t>
      </w:r>
    </w:p>
    <w:p w:rsidR="00000000" w:rsidDel="00000000" w:rsidP="00000000" w:rsidRDefault="00000000" w:rsidRPr="00000000" w14:paraId="00000062">
      <w:pPr>
        <w:pageBreakBefore w:val="0"/>
        <w:numPr>
          <w:ilvl w:val="0"/>
          <w:numId w:val="10"/>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5: Make the decision</w:t>
      </w:r>
    </w:p>
    <w:p w:rsidR="00000000" w:rsidDel="00000000" w:rsidP="00000000" w:rsidRDefault="00000000" w:rsidRPr="00000000" w14:paraId="00000063">
      <w:pPr>
        <w:pageBreakBefore w:val="0"/>
        <w:numPr>
          <w:ilvl w:val="0"/>
          <w:numId w:val="10"/>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6: Implement the decision</w:t>
      </w:r>
    </w:p>
    <w:p w:rsidR="00000000" w:rsidDel="00000000" w:rsidP="00000000" w:rsidRDefault="00000000" w:rsidRPr="00000000" w14:paraId="00000064">
      <w:pPr>
        <w:pageBreakBefore w:val="0"/>
        <w:numPr>
          <w:ilvl w:val="0"/>
          <w:numId w:val="10"/>
        </w:numPr>
        <w:spacing w:after="0" w:before="0" w:line="240" w:lineRule="auto"/>
        <w:ind w:left="72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Step 7: Evaluate the decision (use PLUS to assess any remaining/new ethical issues)</w:t>
      </w:r>
    </w:p>
    <w:p w:rsidR="00000000" w:rsidDel="00000000" w:rsidP="00000000" w:rsidRDefault="00000000" w:rsidRPr="00000000" w14:paraId="00000065">
      <w:pPr>
        <w:pageBreakBefore w:val="0"/>
        <w:numPr>
          <w:ilvl w:val="2"/>
          <w:numId w:val="10"/>
        </w:numPr>
        <w:spacing w:after="0" w:before="0" w:line="240" w:lineRule="auto"/>
        <w:ind w:left="216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Does the resultant situation resolve the earlier PLUS considerations?</w:t>
      </w:r>
    </w:p>
    <w:p w:rsidR="00000000" w:rsidDel="00000000" w:rsidP="00000000" w:rsidRDefault="00000000" w:rsidRPr="00000000" w14:paraId="00000066">
      <w:pPr>
        <w:pageBreakBefore w:val="0"/>
        <w:numPr>
          <w:ilvl w:val="2"/>
          <w:numId w:val="10"/>
        </w:numPr>
        <w:spacing w:after="0" w:before="0" w:line="240" w:lineRule="auto"/>
        <w:ind w:left="2160" w:hanging="360"/>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Are there any new PLUS considerations to be addressed?</w:t>
      </w:r>
    </w:p>
    <w:p w:rsidR="00000000" w:rsidDel="00000000" w:rsidP="00000000" w:rsidRDefault="00000000" w:rsidRPr="00000000" w14:paraId="00000067">
      <w:pPr>
        <w:pageBreakBefore w:val="0"/>
        <w:spacing w:after="120" w:line="240" w:lineRule="auto"/>
        <w:rPr/>
      </w:pPr>
      <w:r w:rsidDel="00000000" w:rsidR="00000000" w:rsidRPr="00000000">
        <w:rPr>
          <w:rtl w:val="0"/>
        </w:rPr>
      </w:r>
    </w:p>
    <w:bookmarkStart w:colFirst="0" w:colLast="0" w:name="bookmark=id.3dy6vkm" w:id="6"/>
    <w:bookmarkEnd w:id="6"/>
    <w:p w:rsidR="00000000" w:rsidDel="00000000" w:rsidP="00000000" w:rsidRDefault="00000000" w:rsidRPr="00000000" w14:paraId="00000068">
      <w:pPr>
        <w:pStyle w:val="Heading1"/>
        <w:pageBreakBefore w:val="0"/>
        <w:spacing w:after="120" w:line="240" w:lineRule="auto"/>
        <w:jc w:val="left"/>
        <w:rPr/>
      </w:pPr>
      <w:r w:rsidDel="00000000" w:rsidR="00000000" w:rsidRPr="00000000">
        <w:rPr>
          <w:rFonts w:ascii="Calibri" w:cs="Calibri" w:eastAsia="Calibri" w:hAnsi="Calibri"/>
          <w:b w:val="1"/>
          <w:sz w:val="24"/>
          <w:szCs w:val="24"/>
          <w:rtl w:val="0"/>
        </w:rPr>
        <w:t xml:space="preserve">THEORETICAL FOUNDATIONS OF CONDUCT IN ETHICAL DILEMMAS</w:t>
      </w:r>
      <w:r w:rsidDel="00000000" w:rsidR="00000000" w:rsidRPr="00000000">
        <w:rPr>
          <w:rtl w:val="0"/>
        </w:rPr>
      </w:r>
    </w:p>
    <w:p w:rsidR="00000000" w:rsidDel="00000000" w:rsidP="00000000" w:rsidRDefault="00000000" w:rsidRPr="00000000" w14:paraId="00000069">
      <w:pPr>
        <w:pageBreakBefore w:val="0"/>
        <w:spacing w:line="240" w:lineRule="auto"/>
        <w:ind w:firstLine="720"/>
        <w:rPr/>
      </w:pPr>
      <w:r w:rsidDel="00000000" w:rsidR="00000000" w:rsidRPr="00000000">
        <w:rPr>
          <w:rFonts w:ascii="Calibri" w:cs="Calibri" w:eastAsia="Calibri" w:hAnsi="Calibri"/>
          <w:color w:val="333333"/>
          <w:sz w:val="24"/>
          <w:szCs w:val="24"/>
          <w:highlight w:val="white"/>
          <w:rtl w:val="0"/>
        </w:rPr>
        <w:t xml:space="preserve">Ethical thinking within the legal profession is connected to virtue ethics, deontological ethics, utilitarianism, and consequentialism. </w:t>
      </w:r>
      <w:r w:rsidDel="00000000" w:rsidR="00000000" w:rsidRPr="00000000">
        <w:rPr>
          <w:rtl w:val="0"/>
        </w:rPr>
      </w:r>
    </w:p>
    <w:bookmarkStart w:colFirst="0" w:colLast="0" w:name="bookmark=id.1t3h5sf" w:id="7"/>
    <w:bookmarkEnd w:id="7"/>
    <w:p w:rsidR="00000000" w:rsidDel="00000000" w:rsidP="00000000" w:rsidRDefault="00000000" w:rsidRPr="00000000" w14:paraId="0000006A">
      <w:pPr>
        <w:pStyle w:val="Heading2"/>
        <w:pageBreakBefore w:val="0"/>
        <w:spacing w:line="240" w:lineRule="auto"/>
        <w:ind w:firstLine="720"/>
        <w:rPr/>
      </w:pPr>
      <w:r w:rsidDel="00000000" w:rsidR="00000000" w:rsidRPr="00000000">
        <w:rPr>
          <w:rFonts w:ascii="Calibri" w:cs="Calibri" w:eastAsia="Calibri" w:hAnsi="Calibri"/>
          <w:sz w:val="24"/>
          <w:szCs w:val="24"/>
          <w:rtl w:val="0"/>
        </w:rPr>
        <w:t xml:space="preserve">Utilitarian views</w:t>
      </w:r>
      <w:r w:rsidDel="00000000" w:rsidR="00000000" w:rsidRPr="00000000">
        <w:rPr>
          <w:rtl w:val="0"/>
        </w:rPr>
      </w:r>
    </w:p>
    <w:p w:rsidR="00000000" w:rsidDel="00000000" w:rsidP="00000000" w:rsidRDefault="00000000" w:rsidRPr="00000000" w14:paraId="0000006B">
      <w:pPr>
        <w:pageBreakBefore w:val="0"/>
        <w:spacing w:line="240" w:lineRule="auto"/>
        <w:ind w:firstLine="720"/>
        <w:rPr/>
      </w:pPr>
      <w:r w:rsidDel="00000000" w:rsidR="00000000" w:rsidRPr="00000000">
        <w:rPr>
          <w:rFonts w:ascii="Calibri" w:cs="Calibri" w:eastAsia="Calibri" w:hAnsi="Calibri"/>
          <w:color w:val="333333"/>
          <w:sz w:val="24"/>
          <w:szCs w:val="24"/>
          <w:highlight w:val="white"/>
          <w:rtl w:val="0"/>
        </w:rPr>
        <w:t xml:space="preserve">The utmost duty of a lawyer is to the client. In utilitarian ethics, the goodness of any conduct by the advocate is evaluated by asking whether it promotes good, or more precisely,</w:t>
      </w:r>
      <w:r w:rsidDel="00000000" w:rsidR="00000000" w:rsidRPr="00000000">
        <w:rPr>
          <w:rFonts w:ascii="Calibri" w:cs="Calibri" w:eastAsia="Calibri" w:hAnsi="Calibri"/>
          <w:b w:val="1"/>
          <w:color w:val="333333"/>
          <w:sz w:val="24"/>
          <w:szCs w:val="24"/>
          <w:highlight w:val="white"/>
          <w:rtl w:val="0"/>
        </w:rPr>
        <w:t xml:space="preserve"> </w:t>
      </w:r>
      <w:r w:rsidDel="00000000" w:rsidR="00000000" w:rsidRPr="00000000">
        <w:rPr>
          <w:rFonts w:ascii="Calibri" w:cs="Calibri" w:eastAsia="Calibri" w:hAnsi="Calibri"/>
          <w:b w:val="1"/>
          <w:i w:val="1"/>
          <w:color w:val="333333"/>
          <w:sz w:val="24"/>
          <w:szCs w:val="24"/>
          <w:highlight w:val="white"/>
          <w:rtl w:val="0"/>
        </w:rPr>
        <w:t xml:space="preserve">improves the client’s interest as much as possible.</w:t>
      </w:r>
      <w:r w:rsidDel="00000000" w:rsidR="00000000" w:rsidRPr="00000000">
        <w:rPr>
          <w:rtl w:val="0"/>
        </w:rPr>
      </w:r>
    </w:p>
    <w:p w:rsidR="00000000" w:rsidDel="00000000" w:rsidP="00000000" w:rsidRDefault="00000000" w:rsidRPr="00000000" w14:paraId="0000006C">
      <w:pPr>
        <w:pageBreakBefore w:val="0"/>
        <w:spacing w:line="240" w:lineRule="auto"/>
        <w:rPr/>
      </w:pPr>
      <w:r w:rsidDel="00000000" w:rsidR="00000000" w:rsidRPr="00000000">
        <w:rPr>
          <w:rFonts w:ascii="Calibri" w:cs="Calibri" w:eastAsia="Calibri" w:hAnsi="Calibri"/>
          <w:color w:val="333333"/>
          <w:sz w:val="24"/>
          <w:szCs w:val="24"/>
          <w:highlight w:val="white"/>
          <w:rtl w:val="0"/>
        </w:rPr>
        <w:t xml:space="preserve">The duty of care and indemnities against legal firms corrects the notion of promoting good to one group at the expense of the other. Existing legislations and professional code of conduct places an obligation on all lawyers to offer legal advice indiscriminately.</w:t>
      </w:r>
      <w:r w:rsidDel="00000000" w:rsidR="00000000" w:rsidRPr="00000000">
        <w:rPr>
          <w:rtl w:val="0"/>
        </w:rPr>
      </w:r>
    </w:p>
    <w:bookmarkStart w:colFirst="0" w:colLast="0" w:name="bookmark=id.4d34og8" w:id="8"/>
    <w:bookmarkEnd w:id="8"/>
    <w:p w:rsidR="00000000" w:rsidDel="00000000" w:rsidP="00000000" w:rsidRDefault="00000000" w:rsidRPr="00000000" w14:paraId="0000006D">
      <w:pPr>
        <w:pStyle w:val="Heading2"/>
        <w:pageBreakBefore w:val="0"/>
        <w:spacing w:line="240" w:lineRule="auto"/>
        <w:ind w:firstLine="720"/>
        <w:rPr/>
      </w:pPr>
      <w:r w:rsidDel="00000000" w:rsidR="00000000" w:rsidRPr="00000000">
        <w:rPr>
          <w:rFonts w:ascii="Calibri" w:cs="Calibri" w:eastAsia="Calibri" w:hAnsi="Calibri"/>
          <w:sz w:val="24"/>
          <w:szCs w:val="24"/>
          <w:rtl w:val="0"/>
        </w:rPr>
        <w:t xml:space="preserve">Deontological ethics</w:t>
      </w:r>
      <w:r w:rsidDel="00000000" w:rsidR="00000000" w:rsidRPr="00000000">
        <w:rPr>
          <w:rtl w:val="0"/>
        </w:rPr>
      </w:r>
    </w:p>
    <w:p w:rsidR="00000000" w:rsidDel="00000000" w:rsidP="00000000" w:rsidRDefault="00000000" w:rsidRPr="00000000" w14:paraId="0000006E">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This ethical view is based on the concept of duty. A person is doing the right thing if she follows her ethical duties. The code of conducts, rules and regulations, and statutes governing legal practice are deontologically motivated. They describe what the most important duties in some particular field or profession are. Doing one’s duty is of course one basic pillar of all morality. However, it can be also the source of moral blindness, for duties can also be harmful sometimes.</w:t>
      </w:r>
      <w:r w:rsidDel="00000000" w:rsidR="00000000" w:rsidRPr="00000000">
        <w:rPr>
          <w:rtl w:val="0"/>
        </w:rPr>
      </w:r>
    </w:p>
    <w:p w:rsidR="00000000" w:rsidDel="00000000" w:rsidP="00000000" w:rsidRDefault="00000000" w:rsidRPr="00000000" w14:paraId="0000006F">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The duty perspective is very important in professional ethics, but it should always be viewed with critical thinking. It must be asked what the real consequences of following a duty are, and what kind of circumstances could make the duty harmful and, thus force us to reconsider.</w:t>
      </w:r>
      <w:r w:rsidDel="00000000" w:rsidR="00000000" w:rsidRPr="00000000">
        <w:rPr>
          <w:rtl w:val="0"/>
        </w:rPr>
      </w:r>
    </w:p>
    <w:bookmarkStart w:colFirst="0" w:colLast="0" w:name="bookmark=id.2s8eyo1" w:id="9"/>
    <w:bookmarkEnd w:id="9"/>
    <w:p w:rsidR="00000000" w:rsidDel="00000000" w:rsidP="00000000" w:rsidRDefault="00000000" w:rsidRPr="00000000" w14:paraId="00000070">
      <w:pPr>
        <w:pStyle w:val="Heading2"/>
        <w:pageBreakBefore w:val="0"/>
        <w:spacing w:line="240" w:lineRule="auto"/>
        <w:ind w:firstLine="720"/>
        <w:rPr/>
      </w:pPr>
      <w:r w:rsidDel="00000000" w:rsidR="00000000" w:rsidRPr="00000000">
        <w:rPr>
          <w:rFonts w:ascii="Calibri" w:cs="Calibri" w:eastAsia="Calibri" w:hAnsi="Calibri"/>
          <w:sz w:val="24"/>
          <w:szCs w:val="24"/>
          <w:rtl w:val="0"/>
        </w:rPr>
        <w:t xml:space="preserve">Consequentialism</w:t>
      </w:r>
      <w:r w:rsidDel="00000000" w:rsidR="00000000" w:rsidRPr="00000000">
        <w:rPr>
          <w:rtl w:val="0"/>
        </w:rPr>
      </w:r>
    </w:p>
    <w:p w:rsidR="00000000" w:rsidDel="00000000" w:rsidP="00000000" w:rsidRDefault="00000000" w:rsidRPr="00000000" w14:paraId="00000071">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All ethical assessment usually boils down to the question: What are the actual consequences of an action, decision or principle? From this point of view, it can be said that any activity that causes unjustified harm, serious or unnecessary risk or offence, is morally wrong. Both the duty approach and the utilitarian assessment of goodness eventually needs some connection to consequentialist thinking.</w:t>
      </w:r>
      <w:r w:rsidDel="00000000" w:rsidR="00000000" w:rsidRPr="00000000">
        <w:rPr>
          <w:rtl w:val="0"/>
        </w:rPr>
      </w:r>
    </w:p>
    <w:p w:rsidR="00000000" w:rsidDel="00000000" w:rsidP="00000000" w:rsidRDefault="00000000" w:rsidRPr="00000000" w14:paraId="00000072">
      <w:pPr>
        <w:pageBreakBefore w:val="0"/>
        <w:spacing w:line="240" w:lineRule="auto"/>
        <w:rPr/>
      </w:pPr>
      <w:r w:rsidDel="00000000" w:rsidR="00000000" w:rsidRPr="00000000">
        <w:rPr>
          <w:rtl w:val="0"/>
        </w:rPr>
      </w:r>
    </w:p>
    <w:bookmarkStart w:colFirst="0" w:colLast="0" w:name="bookmark=id.17dp8vu" w:id="10"/>
    <w:bookmarkEnd w:id="10"/>
    <w:p w:rsidR="00000000" w:rsidDel="00000000" w:rsidP="00000000" w:rsidRDefault="00000000" w:rsidRPr="00000000" w14:paraId="00000073">
      <w:pPr>
        <w:pStyle w:val="Heading2"/>
        <w:pageBreakBefore w:val="0"/>
        <w:spacing w:line="240" w:lineRule="auto"/>
        <w:ind w:firstLine="720"/>
        <w:rPr/>
      </w:pPr>
      <w:r w:rsidDel="00000000" w:rsidR="00000000" w:rsidRPr="00000000">
        <w:rPr>
          <w:rFonts w:ascii="Calibri" w:cs="Calibri" w:eastAsia="Calibri" w:hAnsi="Calibri"/>
          <w:b w:val="1"/>
          <w:sz w:val="24"/>
          <w:szCs w:val="24"/>
          <w:rtl w:val="0"/>
        </w:rPr>
        <w:t xml:space="preserve">Professionalism in ethical dilemmas</w:t>
      </w:r>
      <w:r w:rsidDel="00000000" w:rsidR="00000000" w:rsidRPr="00000000">
        <w:rPr>
          <w:rtl w:val="0"/>
        </w:rPr>
      </w:r>
    </w:p>
    <w:p w:rsidR="00000000" w:rsidDel="00000000" w:rsidP="00000000" w:rsidRDefault="00000000" w:rsidRPr="00000000" w14:paraId="00000074">
      <w:pPr>
        <w:pageBreakBefore w:val="0"/>
        <w:spacing w:after="120" w:line="240" w:lineRule="auto"/>
        <w:ind w:firstLine="720"/>
        <w:rPr/>
      </w:pPr>
      <w:r w:rsidDel="00000000" w:rsidR="00000000" w:rsidRPr="00000000">
        <w:rPr>
          <w:rFonts w:ascii="Calibri" w:cs="Calibri" w:eastAsia="Calibri" w:hAnsi="Calibri"/>
          <w:b w:val="1"/>
          <w:color w:val="333333"/>
          <w:sz w:val="24"/>
          <w:szCs w:val="24"/>
          <w:highlight w:val="white"/>
          <w:rtl w:val="0"/>
        </w:rPr>
        <w:t xml:space="preserve">A professional is committed to the principles and aims of the work and is </w:t>
      </w:r>
      <w:r w:rsidDel="00000000" w:rsidR="00000000" w:rsidRPr="00000000">
        <w:rPr>
          <w:rFonts w:ascii="Calibri" w:cs="Calibri" w:eastAsia="Calibri" w:hAnsi="Calibri"/>
          <w:color w:val="333333"/>
          <w:sz w:val="24"/>
          <w:szCs w:val="24"/>
          <w:highlight w:val="white"/>
          <w:rtl w:val="0"/>
        </w:rPr>
        <w:t xml:space="preserve">aware of her own limitations and values. The most important questions in acquiring high ethical standards in professional work are: </w:t>
      </w:r>
      <w:r w:rsidDel="00000000" w:rsidR="00000000" w:rsidRPr="00000000">
        <w:rPr>
          <w:rtl w:val="0"/>
        </w:rPr>
      </w:r>
    </w:p>
    <w:p w:rsidR="00000000" w:rsidDel="00000000" w:rsidP="00000000" w:rsidRDefault="00000000" w:rsidRPr="00000000" w14:paraId="00000075">
      <w:pPr>
        <w:pageBreakBefore w:val="0"/>
        <w:numPr>
          <w:ilvl w:val="0"/>
          <w:numId w:val="5"/>
        </w:numPr>
        <w:spacing w:after="0" w:line="240" w:lineRule="auto"/>
        <w:ind w:left="720" w:hanging="360"/>
        <w:rPr>
          <w:rFonts w:ascii="Calibri" w:cs="Calibri" w:eastAsia="Calibri" w:hAnsi="Calibri"/>
          <w:color w:val="333333"/>
          <w:sz w:val="24"/>
          <w:szCs w:val="24"/>
          <w:highlight w:val="white"/>
          <w:u w:val="none"/>
        </w:rPr>
      </w:pPr>
      <w:r w:rsidDel="00000000" w:rsidR="00000000" w:rsidRPr="00000000">
        <w:rPr>
          <w:rFonts w:ascii="Calibri" w:cs="Calibri" w:eastAsia="Calibri" w:hAnsi="Calibri"/>
          <w:color w:val="333333"/>
          <w:sz w:val="24"/>
          <w:szCs w:val="24"/>
          <w:highlight w:val="white"/>
          <w:rtl w:val="0"/>
        </w:rPr>
        <w:t xml:space="preserve">Why is the work being done?</w:t>
      </w:r>
      <w:r w:rsidDel="00000000" w:rsidR="00000000" w:rsidRPr="00000000">
        <w:rPr>
          <w:rtl w:val="0"/>
        </w:rPr>
      </w:r>
    </w:p>
    <w:p w:rsidR="00000000" w:rsidDel="00000000" w:rsidP="00000000" w:rsidRDefault="00000000" w:rsidRPr="00000000" w14:paraId="00000076">
      <w:pPr>
        <w:pageBreakBefore w:val="0"/>
        <w:numPr>
          <w:ilvl w:val="0"/>
          <w:numId w:val="5"/>
        </w:numPr>
        <w:spacing w:after="0" w:line="240" w:lineRule="auto"/>
        <w:ind w:left="720" w:hanging="360"/>
        <w:rPr>
          <w:rFonts w:ascii="Calibri" w:cs="Calibri" w:eastAsia="Calibri" w:hAnsi="Calibri"/>
          <w:color w:val="333333"/>
          <w:sz w:val="24"/>
          <w:szCs w:val="24"/>
          <w:highlight w:val="white"/>
          <w:u w:val="none"/>
        </w:rPr>
      </w:pPr>
      <w:r w:rsidDel="00000000" w:rsidR="00000000" w:rsidRPr="00000000">
        <w:rPr>
          <w:rFonts w:ascii="Calibri" w:cs="Calibri" w:eastAsia="Calibri" w:hAnsi="Calibri"/>
          <w:color w:val="333333"/>
          <w:sz w:val="24"/>
          <w:szCs w:val="24"/>
          <w:highlight w:val="white"/>
          <w:rtl w:val="0"/>
        </w:rPr>
        <w:t xml:space="preserve">What are the necessary components of high quality?</w:t>
      </w:r>
      <w:r w:rsidDel="00000000" w:rsidR="00000000" w:rsidRPr="00000000">
        <w:rPr>
          <w:rtl w:val="0"/>
        </w:rPr>
      </w:r>
    </w:p>
    <w:p w:rsidR="00000000" w:rsidDel="00000000" w:rsidP="00000000" w:rsidRDefault="00000000" w:rsidRPr="00000000" w14:paraId="00000077">
      <w:pPr>
        <w:pageBreakBefore w:val="0"/>
        <w:numPr>
          <w:ilvl w:val="0"/>
          <w:numId w:val="5"/>
        </w:numPr>
        <w:spacing w:after="0" w:line="240" w:lineRule="auto"/>
        <w:ind w:left="720" w:hanging="360"/>
        <w:rPr>
          <w:rFonts w:ascii="Calibri" w:cs="Calibri" w:eastAsia="Calibri" w:hAnsi="Calibri"/>
          <w:color w:val="333333"/>
          <w:sz w:val="24"/>
          <w:szCs w:val="24"/>
          <w:highlight w:val="white"/>
          <w:u w:val="none"/>
        </w:rPr>
      </w:pPr>
      <w:r w:rsidDel="00000000" w:rsidR="00000000" w:rsidRPr="00000000">
        <w:rPr>
          <w:rFonts w:ascii="Calibri" w:cs="Calibri" w:eastAsia="Calibri" w:hAnsi="Calibri"/>
          <w:color w:val="333333"/>
          <w:sz w:val="24"/>
          <w:szCs w:val="24"/>
          <w:highlight w:val="white"/>
          <w:rtl w:val="0"/>
        </w:rPr>
        <w:t xml:space="preserve">What is the professional attitude? </w:t>
      </w:r>
      <w:r w:rsidDel="00000000" w:rsidR="00000000" w:rsidRPr="00000000">
        <w:rPr>
          <w:rtl w:val="0"/>
        </w:rPr>
      </w:r>
    </w:p>
    <w:p w:rsidR="00000000" w:rsidDel="00000000" w:rsidP="00000000" w:rsidRDefault="00000000" w:rsidRPr="00000000" w14:paraId="00000078">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These questions concerning ‘good work’ can be summarized in the 3 E’s: excellence, ethics and engagement. Another way of looking at the professional working role is to ask what the virtues of a high-grade professional worker are. Virtues mean acquired capabilities that enable excellence in the practice according to its objectives, e.g. fairness, justice, integrity and hard-working.</w:t>
      </w:r>
      <w:r w:rsidDel="00000000" w:rsidR="00000000" w:rsidRPr="00000000">
        <w:rPr>
          <w:rtl w:val="0"/>
        </w:rPr>
      </w:r>
    </w:p>
    <w:p w:rsidR="00000000" w:rsidDel="00000000" w:rsidP="00000000" w:rsidRDefault="00000000" w:rsidRPr="00000000" w14:paraId="00000079">
      <w:pPr>
        <w:pageBreakBefore w:val="0"/>
        <w:spacing w:line="240" w:lineRule="auto"/>
        <w:rPr/>
      </w:pPr>
      <w:r w:rsidDel="00000000" w:rsidR="00000000" w:rsidRPr="00000000">
        <w:rPr>
          <w:rFonts w:ascii="Calibri" w:cs="Calibri" w:eastAsia="Calibri" w:hAnsi="Calibri"/>
          <w:b w:val="1"/>
          <w:color w:val="333333"/>
          <w:sz w:val="24"/>
          <w:szCs w:val="24"/>
          <w:highlight w:val="white"/>
          <w:rtl w:val="0"/>
        </w:rPr>
        <w:t xml:space="preserve">Why and how?</w:t>
      </w:r>
      <w:r w:rsidDel="00000000" w:rsidR="00000000" w:rsidRPr="00000000">
        <w:rPr>
          <w:rtl w:val="0"/>
        </w:rPr>
      </w:r>
    </w:p>
    <w:p w:rsidR="00000000" w:rsidDel="00000000" w:rsidP="00000000" w:rsidRDefault="00000000" w:rsidRPr="00000000" w14:paraId="0000007A">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Aims, principles and values direct the work, but it is also important to think about its functionality and pragmatic dimensions. How are the aims of the work realized in the best way? And how is this done without neglecting the key principles and values of the work? Pragmatism is not only about finding the best solution for some concrete problem at hand, but also about connecting aims with means. If a certain procedure is fast and efficient, but violates a lawyer’s duty to courts, it is not pragmatic, considering not only the immediate task but the expectation of advancing justice.</w:t>
      </w:r>
      <w:r w:rsidDel="00000000" w:rsidR="00000000" w:rsidRPr="00000000">
        <w:rPr>
          <w:rtl w:val="0"/>
        </w:rPr>
      </w:r>
    </w:p>
    <w:p w:rsidR="00000000" w:rsidDel="00000000" w:rsidP="00000000" w:rsidRDefault="00000000" w:rsidRPr="00000000" w14:paraId="0000007B">
      <w:pPr>
        <w:pageBreakBefore w:val="0"/>
        <w:spacing w:after="120" w:line="240" w:lineRule="auto"/>
        <w:ind w:firstLine="720"/>
        <w:rPr/>
      </w:pPr>
      <w:r w:rsidDel="00000000" w:rsidR="00000000" w:rsidRPr="00000000">
        <w:rPr>
          <w:rFonts w:ascii="Calibri" w:cs="Calibri" w:eastAsia="Calibri" w:hAnsi="Calibri"/>
          <w:color w:val="333333"/>
          <w:sz w:val="24"/>
          <w:szCs w:val="24"/>
          <w:highlight w:val="white"/>
          <w:rtl w:val="0"/>
        </w:rPr>
        <w:t xml:space="preserve">It is a common mistake to think that professionalism is based only on personal competence of a worker. The fact is that maintaining a high quality of work requires a lot more. Key factors are continuing education, professional pride and good management. It is also essential that there is a functioning work society and group dynamics with reasonable workload and reasonable resources. Maintaining a high level of professionalism is a matter of cooperation in the work society, but also a responsibility of the management and leaders.</w:t>
      </w:r>
      <w:r w:rsidDel="00000000" w:rsidR="00000000" w:rsidRPr="00000000">
        <w:rPr>
          <w:rtl w:val="0"/>
        </w:rPr>
      </w:r>
    </w:p>
    <w:bookmarkStart w:colFirst="0" w:colLast="0" w:name="bookmark=id.3rdcrjn" w:id="11"/>
    <w:bookmarkEnd w:id="11"/>
    <w:p w:rsidR="00000000" w:rsidDel="00000000" w:rsidP="00000000" w:rsidRDefault="00000000" w:rsidRPr="00000000" w14:paraId="0000007C">
      <w:pPr>
        <w:pStyle w:val="Heading1"/>
        <w:pageBreakBefore w:val="0"/>
        <w:spacing w:after="120" w:line="240" w:lineRule="auto"/>
        <w:jc w:val="left"/>
        <w:rPr/>
      </w:pPr>
      <w:r w:rsidDel="00000000" w:rsidR="00000000" w:rsidRPr="00000000">
        <w:rPr>
          <w:rFonts w:ascii="Calibri" w:cs="Calibri" w:eastAsia="Calibri" w:hAnsi="Calibri"/>
          <w:b w:val="1"/>
          <w:sz w:val="24"/>
          <w:szCs w:val="24"/>
          <w:rtl w:val="0"/>
        </w:rPr>
        <w:t xml:space="preserve">COMMON ETHICAL DILEMMAS THAT LAWYERS FACE</w:t>
      </w:r>
      <w:r w:rsidDel="00000000" w:rsidR="00000000" w:rsidRPr="00000000">
        <w:rPr>
          <w:rtl w:val="0"/>
        </w:rPr>
      </w:r>
    </w:p>
    <w:p w:rsidR="00000000" w:rsidDel="00000000" w:rsidP="00000000" w:rsidRDefault="00000000" w:rsidRPr="00000000" w14:paraId="0000007D">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Truth vs Loyalty to client</w:t>
      </w:r>
      <w:r w:rsidDel="00000000" w:rsidR="00000000" w:rsidRPr="00000000">
        <w:rPr>
          <w:rtl w:val="0"/>
        </w:rPr>
      </w:r>
    </w:p>
    <w:p w:rsidR="00000000" w:rsidDel="00000000" w:rsidP="00000000" w:rsidRDefault="00000000" w:rsidRPr="00000000" w14:paraId="0000007E">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ab/>
        <w:t xml:space="preserve">Personal honesty and integrity is at times weighed against advancing client’s interests when client confesses to a past unprosecuted crime.</w:t>
      </w:r>
      <w:r w:rsidDel="00000000" w:rsidR="00000000" w:rsidRPr="00000000">
        <w:rPr>
          <w:rtl w:val="0"/>
        </w:rPr>
      </w:r>
    </w:p>
    <w:p w:rsidR="00000000" w:rsidDel="00000000" w:rsidP="00000000" w:rsidRDefault="00000000" w:rsidRPr="00000000" w14:paraId="0000007F">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Individual (client’s) vs Public interest</w:t>
      </w:r>
      <w:r w:rsidDel="00000000" w:rsidR="00000000" w:rsidRPr="00000000">
        <w:rPr>
          <w:rtl w:val="0"/>
        </w:rPr>
      </w:r>
    </w:p>
    <w:p w:rsidR="00000000" w:rsidDel="00000000" w:rsidP="00000000" w:rsidRDefault="00000000" w:rsidRPr="00000000" w14:paraId="00000080">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ab/>
        <w:t xml:space="preserve">An advocate is at times torn between representing their client against public interest. for instance, state counsels may participate in drafting unpopular bills, or representing the government in judicial reviews in actions that are injurious to public interests.</w:t>
      </w:r>
      <w:r w:rsidDel="00000000" w:rsidR="00000000" w:rsidRPr="00000000">
        <w:rPr>
          <w:rtl w:val="0"/>
        </w:rPr>
      </w:r>
    </w:p>
    <w:p w:rsidR="00000000" w:rsidDel="00000000" w:rsidP="00000000" w:rsidRDefault="00000000" w:rsidRPr="00000000" w14:paraId="00000081">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Short-term vs long-term fiduciary relationships</w:t>
      </w:r>
      <w:r w:rsidDel="00000000" w:rsidR="00000000" w:rsidRPr="00000000">
        <w:rPr>
          <w:rtl w:val="0"/>
        </w:rPr>
      </w:r>
    </w:p>
    <w:p w:rsidR="00000000" w:rsidDel="00000000" w:rsidP="00000000" w:rsidRDefault="00000000" w:rsidRPr="00000000" w14:paraId="00000082">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ab/>
        <w:t xml:space="preserve">The lure of money may tempt a counsel to prolong a case especially in high profile cases. Some attorneys are also reluctant to accept a certain calibre of clientele due to the monetary amounts involved.</w:t>
      </w:r>
      <w:r w:rsidDel="00000000" w:rsidR="00000000" w:rsidRPr="00000000">
        <w:rPr>
          <w:rtl w:val="0"/>
        </w:rPr>
      </w:r>
    </w:p>
    <w:p w:rsidR="00000000" w:rsidDel="00000000" w:rsidP="00000000" w:rsidRDefault="00000000" w:rsidRPr="00000000" w14:paraId="00000083">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 xml:space="preserve">Justice vs Client’s interests and/or compassion for client</w:t>
      </w:r>
      <w:r w:rsidDel="00000000" w:rsidR="00000000" w:rsidRPr="00000000">
        <w:rPr>
          <w:rtl w:val="0"/>
        </w:rPr>
      </w:r>
    </w:p>
    <w:p w:rsidR="00000000" w:rsidDel="00000000" w:rsidP="00000000" w:rsidRDefault="00000000" w:rsidRPr="00000000" w14:paraId="00000084">
      <w:pPr>
        <w:pageBreakBefore w:val="0"/>
        <w:spacing w:after="120" w:line="240" w:lineRule="auto"/>
        <w:rPr/>
      </w:pPr>
      <w:r w:rsidDel="00000000" w:rsidR="00000000" w:rsidRPr="00000000">
        <w:rPr>
          <w:rFonts w:ascii="Calibri" w:cs="Calibri" w:eastAsia="Calibri" w:hAnsi="Calibri"/>
          <w:color w:val="333333"/>
          <w:sz w:val="24"/>
          <w:szCs w:val="24"/>
          <w:highlight w:val="white"/>
          <w:rtl w:val="0"/>
        </w:rPr>
        <w:tab/>
        <w:t xml:space="preserve">Some advocates may bend rules so as to defeat justice in a bid to secure a win  for their clients.</w:t>
      </w:r>
      <w:r w:rsidDel="00000000" w:rsidR="00000000" w:rsidRPr="00000000">
        <w:rPr>
          <w:rtl w:val="0"/>
        </w:rPr>
      </w:r>
    </w:p>
    <w:bookmarkStart w:colFirst="0" w:colLast="0" w:name="bookmark=id.26in1rg" w:id="12"/>
    <w:bookmarkEnd w:id="12"/>
    <w:p w:rsidR="00000000" w:rsidDel="00000000" w:rsidP="00000000" w:rsidRDefault="00000000" w:rsidRPr="00000000" w14:paraId="00000085">
      <w:pPr>
        <w:pStyle w:val="Heading1"/>
        <w:pageBreakBefore w:val="0"/>
        <w:spacing w:after="120" w:line="240" w:lineRule="auto"/>
        <w:jc w:val="left"/>
        <w:rPr/>
      </w:pPr>
      <w:r w:rsidDel="00000000" w:rsidR="00000000" w:rsidRPr="00000000">
        <w:rPr>
          <w:rFonts w:ascii="Calibri" w:cs="Calibri" w:eastAsia="Calibri" w:hAnsi="Calibri"/>
          <w:b w:val="1"/>
          <w:sz w:val="24"/>
          <w:szCs w:val="24"/>
          <w:rtl w:val="0"/>
        </w:rPr>
        <w:t xml:space="preserve">PRINCIPLES AND GUIDELINES TO RESOLVE ETHICAL DILEMMAS</w:t>
      </w:r>
      <w:r w:rsidDel="00000000" w:rsidR="00000000" w:rsidRPr="00000000">
        <w:rPr>
          <w:rtl w:val="0"/>
        </w:rPr>
      </w:r>
    </w:p>
    <w:p w:rsidR="00000000" w:rsidDel="00000000" w:rsidP="00000000" w:rsidRDefault="00000000" w:rsidRPr="00000000" w14:paraId="00000086">
      <w:pPr>
        <w:pageBreakBefore w:val="0"/>
        <w:spacing w:after="120" w:line="240" w:lineRule="auto"/>
        <w:jc w:val="left"/>
        <w:rPr/>
      </w:pPr>
      <w:r w:rsidDel="00000000" w:rsidR="00000000" w:rsidRPr="00000000">
        <w:rPr>
          <w:rFonts w:ascii="Calibri" w:cs="Calibri" w:eastAsia="Calibri" w:hAnsi="Calibri"/>
          <w:color w:val="333333"/>
          <w:sz w:val="24"/>
          <w:szCs w:val="24"/>
          <w:highlight w:val="white"/>
          <w:rtl w:val="0"/>
        </w:rPr>
        <w:t xml:space="preserve">Ends or consequence?</w:t>
      </w:r>
      <w:r w:rsidDel="00000000" w:rsidR="00000000" w:rsidRPr="00000000">
        <w:rPr>
          <w:rtl w:val="0"/>
        </w:rPr>
      </w:r>
    </w:p>
    <w:p w:rsidR="00000000" w:rsidDel="00000000" w:rsidP="00000000" w:rsidRDefault="00000000" w:rsidRPr="00000000" w14:paraId="00000087">
      <w:pPr>
        <w:pageBreakBefore w:val="0"/>
        <w:spacing w:after="120" w:line="240" w:lineRule="auto"/>
        <w:ind w:left="720" w:firstLine="0"/>
        <w:jc w:val="left"/>
        <w:rPr/>
      </w:pPr>
      <w:r w:rsidDel="00000000" w:rsidR="00000000" w:rsidRPr="00000000">
        <w:rPr>
          <w:rFonts w:ascii="Calibri" w:cs="Calibri" w:eastAsia="Calibri" w:hAnsi="Calibri"/>
          <w:color w:val="333333"/>
          <w:sz w:val="24"/>
          <w:szCs w:val="24"/>
          <w:highlight w:val="white"/>
          <w:rtl w:val="0"/>
        </w:rPr>
        <w:t xml:space="preserve">Should ends justify means? An advocate may opt for a course of action that maximizes the benefits of their clients. This utilitarian thinking is gaining hold in corporate disputes where most organisations are opting for out-of-court settlements with respect to commercial arbitration. The end result is that the involved parties spend less time in courts litigation; suffer little or no taint to public image- a factor that is vital for maintaining the stability of shares and stocks of listed companies.</w:t>
      </w:r>
      <w:r w:rsidDel="00000000" w:rsidR="00000000" w:rsidRPr="00000000">
        <w:rPr>
          <w:rtl w:val="0"/>
        </w:rPr>
      </w:r>
    </w:p>
    <w:p w:rsidR="00000000" w:rsidDel="00000000" w:rsidP="00000000" w:rsidRDefault="00000000" w:rsidRPr="00000000" w14:paraId="00000088">
      <w:pPr>
        <w:pageBreakBefore w:val="0"/>
        <w:spacing w:after="120" w:line="240" w:lineRule="auto"/>
        <w:jc w:val="left"/>
        <w:rPr/>
      </w:pPr>
      <w:r w:rsidDel="00000000" w:rsidR="00000000" w:rsidRPr="00000000">
        <w:rPr>
          <w:rFonts w:ascii="Calibri" w:cs="Calibri" w:eastAsia="Calibri" w:hAnsi="Calibri"/>
          <w:color w:val="333333"/>
          <w:sz w:val="24"/>
          <w:szCs w:val="24"/>
          <w:highlight w:val="white"/>
          <w:rtl w:val="0"/>
        </w:rPr>
        <w:t xml:space="preserve">Rules or means</w:t>
      </w:r>
      <w:r w:rsidDel="00000000" w:rsidR="00000000" w:rsidRPr="00000000">
        <w:rPr>
          <w:rtl w:val="0"/>
        </w:rPr>
      </w:r>
    </w:p>
    <w:p w:rsidR="00000000" w:rsidDel="00000000" w:rsidP="00000000" w:rsidRDefault="00000000" w:rsidRPr="00000000" w14:paraId="00000089">
      <w:pPr>
        <w:pageBreakBefore w:val="0"/>
        <w:spacing w:after="120" w:line="240" w:lineRule="auto"/>
        <w:ind w:left="720" w:firstLine="0"/>
        <w:jc w:val="left"/>
        <w:rPr/>
      </w:pPr>
      <w:r w:rsidDel="00000000" w:rsidR="00000000" w:rsidRPr="00000000">
        <w:rPr>
          <w:rFonts w:ascii="Calibri" w:cs="Calibri" w:eastAsia="Calibri" w:hAnsi="Calibri"/>
          <w:color w:val="333333"/>
          <w:sz w:val="24"/>
          <w:szCs w:val="24"/>
          <w:highlight w:val="white"/>
          <w:rtl w:val="0"/>
        </w:rPr>
        <w:t xml:space="preserve">Advocates adopting a rules or means reasoning in ethical dilemmas are guided by the unpredictability of the end results. They act within the rules, duties, rights and obligations created by the specific set of circumstances arising in a case.</w:t>
      </w:r>
      <w:r w:rsidDel="00000000" w:rsidR="00000000" w:rsidRPr="00000000">
        <w:rPr>
          <w:rtl w:val="0"/>
        </w:rPr>
      </w:r>
    </w:p>
    <w:p w:rsidR="00000000" w:rsidDel="00000000" w:rsidP="00000000" w:rsidRDefault="00000000" w:rsidRPr="00000000" w14:paraId="0000008A">
      <w:pPr>
        <w:pageBreakBefore w:val="0"/>
        <w:spacing w:after="120" w:line="240" w:lineRule="auto"/>
        <w:jc w:val="left"/>
        <w:rPr/>
      </w:pPr>
      <w:r w:rsidDel="00000000" w:rsidR="00000000" w:rsidRPr="00000000">
        <w:rPr>
          <w:rFonts w:ascii="Calibri" w:cs="Calibri" w:eastAsia="Calibri" w:hAnsi="Calibri"/>
          <w:color w:val="333333"/>
          <w:sz w:val="24"/>
          <w:szCs w:val="24"/>
          <w:highlight w:val="white"/>
          <w:rtl w:val="0"/>
        </w:rPr>
        <w:t xml:space="preserve">Virtue based resolution of ethical dilemmas</w:t>
      </w:r>
      <w:r w:rsidDel="00000000" w:rsidR="00000000" w:rsidRPr="00000000">
        <w:rPr>
          <w:rtl w:val="0"/>
        </w:rPr>
      </w:r>
    </w:p>
    <w:p w:rsidR="00000000" w:rsidDel="00000000" w:rsidP="00000000" w:rsidRDefault="00000000" w:rsidRPr="00000000" w14:paraId="0000008B">
      <w:pPr>
        <w:pageBreakBefore w:val="0"/>
        <w:spacing w:after="120" w:line="240" w:lineRule="auto"/>
        <w:ind w:left="720" w:firstLine="0"/>
        <w:jc w:val="left"/>
        <w:rPr/>
      </w:pPr>
      <w:r w:rsidDel="00000000" w:rsidR="00000000" w:rsidRPr="00000000">
        <w:rPr>
          <w:rFonts w:ascii="Calibri" w:cs="Calibri" w:eastAsia="Calibri" w:hAnsi="Calibri"/>
          <w:color w:val="333333"/>
          <w:sz w:val="24"/>
          <w:szCs w:val="24"/>
          <w:highlight w:val="white"/>
          <w:rtl w:val="0"/>
        </w:rPr>
        <w:t xml:space="preserve">Confronted by moral dilemmas, the advocate relies on moral values to choose a decision. The reasoning is based on the Golden Rule of “Do unto others, as you would want them to do unto you”. The reciprocity of fairness espoused by the virtue-based ethics provides a vista for enhancing delivery of justice in a transparent and accountable manner.</w:t>
      </w:r>
      <w:r w:rsidDel="00000000" w:rsidR="00000000" w:rsidRPr="00000000">
        <w:rPr>
          <w:rtl w:val="0"/>
        </w:rPr>
      </w:r>
    </w:p>
    <w:bookmarkStart w:colFirst="0" w:colLast="0" w:name="bookmark=id.lnxbz9" w:id="13"/>
    <w:bookmarkEnd w:id="13"/>
    <w:p w:rsidR="00000000" w:rsidDel="00000000" w:rsidP="00000000" w:rsidRDefault="00000000" w:rsidRPr="00000000" w14:paraId="0000008C">
      <w:pPr>
        <w:pStyle w:val="Heading1"/>
        <w:pageBreakBefore w:val="0"/>
        <w:spacing w:after="120" w:line="235.63636363636365" w:lineRule="auto"/>
        <w:ind w:left="0" w:firstLine="0"/>
        <w:jc w:val="left"/>
        <w:rPr/>
      </w:pPr>
      <w:r w:rsidDel="00000000" w:rsidR="00000000" w:rsidRPr="00000000">
        <w:rPr>
          <w:b w:val="1"/>
          <w:sz w:val="24"/>
          <w:szCs w:val="24"/>
          <w:rtl w:val="0"/>
        </w:rPr>
        <w:t xml:space="preserve">CONCLUSION</w:t>
      </w:r>
      <w:r w:rsidDel="00000000" w:rsidR="00000000" w:rsidRPr="00000000">
        <w:rPr>
          <w:rtl w:val="0"/>
        </w:rPr>
      </w:r>
    </w:p>
    <w:p w:rsidR="00000000" w:rsidDel="00000000" w:rsidP="00000000" w:rsidRDefault="00000000" w:rsidRPr="00000000" w14:paraId="0000008D">
      <w:pPr>
        <w:pageBreakBefore w:val="0"/>
        <w:spacing w:after="120" w:line="235.63636363636365" w:lineRule="auto"/>
        <w:ind w:left="0" w:firstLine="0"/>
        <w:rPr/>
      </w:pPr>
      <w:r w:rsidDel="00000000" w:rsidR="00000000" w:rsidRPr="00000000">
        <w:rPr>
          <w:rFonts w:ascii="Calibri" w:cs="Calibri" w:eastAsia="Calibri" w:hAnsi="Calibri"/>
          <w:color w:val="48505a"/>
          <w:sz w:val="24"/>
          <w:szCs w:val="24"/>
          <w:highlight w:val="white"/>
          <w:rtl w:val="0"/>
        </w:rPr>
        <w:tab/>
        <w:t xml:space="preserve">Ethical theories shape the professional conduct of an advocate. An advocate must exercise professional ethics in the working relationships which involve rights, duties, privileges, and obligations. These professional relationships include relationships with clients, co-professionals, the Court and society. The advocate must at all times be conscious of the applicable professional rules in the above mentioned professional relationships. To avoid situations of conflict and tension, the advocate must conduct themselves with probity, integrity, competence, and responsibility for work. With above ethical theories and regulations governing professional conduct, one should sufficiently handle difficult ethical decisions with honesty and confidence.</w:t>
      </w:r>
      <w:r w:rsidDel="00000000" w:rsidR="00000000" w:rsidRPr="00000000">
        <w:rPr>
          <w:rtl w:val="0"/>
        </w:rPr>
      </w:r>
    </w:p>
    <w:p w:rsidR="00000000" w:rsidDel="00000000" w:rsidP="00000000" w:rsidRDefault="00000000" w:rsidRPr="00000000" w14:paraId="0000008E">
      <w:pPr>
        <w:pageBreakBefore w:val="0"/>
        <w:spacing w:after="120" w:line="240" w:lineRule="auto"/>
        <w:ind w:lef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if5aCICyLoYheo/D8bFtoDHJwQ==">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