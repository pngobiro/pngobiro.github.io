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b w:val="1"/>
          <w:u w:val="single"/>
        </w:rPr>
      </w:pPr>
      <w:sdt>
        <w:sdtPr>
          <w:tag w:val="goog_rdk_1"/>
        </w:sdtPr>
        <w:sdtContent>
          <w:ins w:author="Irene Jackson" w:id="1" w:date="2021-11-22T20:22:2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VARIOUS</w:t>
            </w:r>
          </w:ins>
        </w:sdtContent>
      </w:sdt>
      <w:sdt>
        <w:sdtPr>
          <w:tag w:val="goog_rdk_2"/>
        </w:sdtPr>
        <w:sdtContent>
          <w:del w:author="Irene Jackson" w:id="1" w:date="2021-11-22T20:22:23Z">
            <w:r w:rsidDel="00000000" w:rsidR="00000000" w:rsidRPr="00000000">
              <w:rPr>
                <w:b w:val="1"/>
                <w:u w:val="single"/>
                <w:rtl w:val="0"/>
              </w:rPr>
              <w:delText xml:space="preserve">VARIOS</w:delText>
            </w:r>
          </w:del>
        </w:sdtContent>
      </w:sdt>
      <w:r w:rsidDel="00000000" w:rsidR="00000000" w:rsidRPr="00000000">
        <w:rPr>
          <w:b w:val="1"/>
          <w:u w:val="single"/>
          <w:rtl w:val="0"/>
        </w:rPr>
        <w:t xml:space="preserve"> LEGAL LETTERS</w:t>
      </w:r>
    </w:p>
    <w:p w:rsidR="00000000" w:rsidDel="00000000" w:rsidP="00000000" w:rsidRDefault="00000000" w:rsidRPr="00000000" w14:paraId="00000002">
      <w:pPr>
        <w:pageBreakBefore w:val="0"/>
        <w:rPr>
          <w:b w:val="1"/>
        </w:rPr>
      </w:pPr>
      <w:r w:rsidDel="00000000" w:rsidR="00000000" w:rsidRPr="00000000">
        <w:rPr>
          <w:b w:val="1"/>
          <w:rtl w:val="0"/>
        </w:rPr>
        <w:t xml:space="preserve">1,   </w:t>
      </w:r>
      <w:r w:rsidDel="00000000" w:rsidR="00000000" w:rsidRPr="00000000">
        <w:rPr>
          <w:b w:val="1"/>
          <w:u w:val="single"/>
          <w:rtl w:val="0"/>
        </w:rPr>
        <w:t xml:space="preserve">CLIENT CARE LETTER</w:t>
      </w:r>
      <w:r w:rsidDel="00000000" w:rsidR="00000000" w:rsidRPr="00000000">
        <w:rPr>
          <w:b w:val="1"/>
          <w:rtl w:val="0"/>
        </w:rPr>
        <w:t xml:space="preserve">,------a letter tht an advovate  </w:t>
      </w:r>
      <w:sdt>
        <w:sdtPr>
          <w:tag w:val="goog_rdk_3"/>
        </w:sdtPr>
        <w:sdtContent>
          <w:ins w:author="J Kan" w:id="2" w:date="2022-02-23T14:40:15Z">
            <w:r w:rsidDel="00000000" w:rsidR="00000000" w:rsidRPr="00000000">
              <w:rPr>
                <w:b w:val="1"/>
                <w:rtl w:val="0"/>
              </w:rPr>
              <w:t xml:space="preserve">Aa</w:t>
            </w:r>
          </w:ins>
        </w:sdtContent>
      </w:sdt>
      <w:r w:rsidDel="00000000" w:rsidR="00000000" w:rsidRPr="00000000">
        <w:rPr>
          <w:b w:val="1"/>
          <w:rtl w:val="0"/>
        </w:rPr>
        <w:t xml:space="preserve">writes to the client after being given instructions!</w:t>
      </w:r>
    </w:p>
    <w:p w:rsidR="00000000" w:rsidDel="00000000" w:rsidP="00000000" w:rsidRDefault="00000000" w:rsidRPr="00000000" w14:paraId="00000003">
      <w:pPr>
        <w:pageBreakBefore w:val="0"/>
        <w:rPr>
          <w:b w:val="1"/>
        </w:rPr>
      </w:pPr>
      <w:r w:rsidDel="00000000" w:rsidR="00000000" w:rsidRPr="00000000">
        <w:rPr>
          <w:b w:val="1"/>
          <w:rtl w:val="0"/>
        </w:rPr>
        <w:t xml:space="preserve">             - Rules of engagement-fees,tax,complaints handling mechanism</w:t>
      </w:r>
    </w:p>
    <w:p w:rsidR="00000000" w:rsidDel="00000000" w:rsidP="00000000" w:rsidRDefault="00000000" w:rsidRPr="00000000" w14:paraId="00000004">
      <w:pPr>
        <w:pageBreakBefore w:val="0"/>
        <w:rPr>
          <w:b w:val="1"/>
        </w:rPr>
      </w:pPr>
      <w:r w:rsidDel="00000000" w:rsidR="00000000" w:rsidRPr="00000000">
        <w:rPr>
          <w:b w:val="1"/>
          <w:rtl w:val="0"/>
        </w:rPr>
        <w:t xml:space="preserve">            - Fees,according to the advocates remuneration order,it should not be less than tht stipulated    under the order. court attendance</w:t>
      </w:r>
    </w:p>
    <w:p w:rsidR="00000000" w:rsidDel="00000000" w:rsidP="00000000" w:rsidRDefault="00000000" w:rsidRPr="00000000" w14:paraId="00000005">
      <w:pPr>
        <w:pageBreakBefore w:val="0"/>
        <w:rPr>
          <w:b w:val="1"/>
        </w:rPr>
      </w:pPr>
      <w:r w:rsidDel="00000000" w:rsidR="00000000" w:rsidRPr="00000000">
        <w:rPr>
          <w:b w:val="1"/>
          <w:rtl w:val="0"/>
        </w:rPr>
        <w:t xml:space="preserve">-how to be meeting,every time we meet face to face we charge consultation fees per hour,seek an appointment with the secretary</w:t>
      </w:r>
    </w:p>
    <w:p w:rsidR="00000000" w:rsidDel="00000000" w:rsidP="00000000" w:rsidRDefault="00000000" w:rsidRPr="00000000" w14:paraId="00000006">
      <w:pPr>
        <w:pageBreakBefore w:val="0"/>
        <w:rPr>
          <w:b w:val="1"/>
        </w:rPr>
      </w:pPr>
      <w:r w:rsidDel="00000000" w:rsidR="00000000" w:rsidRPr="00000000">
        <w:rPr>
          <w:b w:val="1"/>
          <w:rtl w:val="0"/>
        </w:rPr>
        <w:t xml:space="preserve">-how to fire ur </w:t>
      </w:r>
      <w:sdt>
        <w:sdtPr>
          <w:tag w:val="goog_rdk_4"/>
        </w:sdtPr>
        <w:sdtContent>
          <w:del w:author="LORNAH KANANA" w:id="3" w:date="2021-06-29T17:54:11Z">
            <w:r w:rsidDel="00000000" w:rsidR="00000000" w:rsidRPr="00000000">
              <w:rPr>
                <w:b w:val="1"/>
                <w:rtl w:val="0"/>
              </w:rPr>
              <w:delText xml:space="preserve"> </w:delText>
            </w:r>
          </w:del>
        </w:sdtContent>
      </w:sdt>
      <w:r w:rsidDel="00000000" w:rsidR="00000000" w:rsidRPr="00000000">
        <w:rPr>
          <w:b w:val="1"/>
          <w:rtl w:val="0"/>
        </w:rPr>
        <w:t xml:space="preserve">the advocate,have to give notice of a number of days!</w:t>
      </w:r>
    </w:p>
    <w:p w:rsidR="00000000" w:rsidDel="00000000" w:rsidP="00000000" w:rsidRDefault="00000000" w:rsidRPr="00000000" w14:paraId="00000007">
      <w:pPr>
        <w:pageBreakBefore w:val="0"/>
        <w:rPr>
          <w:b w:val="1"/>
        </w:rPr>
      </w:pPr>
      <w:r w:rsidDel="00000000" w:rsidR="00000000" w:rsidRPr="00000000">
        <w:rPr>
          <w:b w:val="1"/>
          <w:rtl w:val="0"/>
        </w:rPr>
        <w:t xml:space="preserve">-imbursements, includes  transport fees,an is not part of the fees!</w:t>
      </w:r>
    </w:p>
    <w:p w:rsidR="00000000" w:rsidDel="00000000" w:rsidP="00000000" w:rsidRDefault="00000000" w:rsidRPr="00000000" w14:paraId="00000008">
      <w:pPr>
        <w:pageBreakBefore w:val="0"/>
        <w:rPr>
          <w:b w:val="1"/>
        </w:rPr>
      </w:pPr>
      <w:r w:rsidDel="00000000" w:rsidR="00000000" w:rsidRPr="00000000">
        <w:rPr>
          <w:b w:val="1"/>
          <w:rtl w:val="0"/>
        </w:rPr>
        <w:t xml:space="preserve">-When to send the letter!when u have received instructions.open the letter with thanking them for instructing you,and that u accept the instructions.</w:t>
      </w:r>
    </w:p>
    <w:p w:rsidR="00000000" w:rsidDel="00000000" w:rsidP="00000000" w:rsidRDefault="00000000" w:rsidRPr="00000000" w14:paraId="00000009">
      <w:pPr>
        <w:pageBreakBefore w:val="0"/>
        <w:rPr>
          <w:b w:val="1"/>
        </w:rPr>
      </w:pPr>
      <w:r w:rsidDel="00000000" w:rsidR="00000000" w:rsidRPr="00000000">
        <w:rPr>
          <w:b w:val="1"/>
          <w:rtl w:val="0"/>
        </w:rPr>
        <w:t xml:space="preserve">-basis of carrying out </w:t>
      </w:r>
      <w:sdt>
        <w:sdtPr>
          <w:tag w:val="goog_rdk_5"/>
        </w:sdtPr>
        <w:sdtContent>
          <w:ins w:author="Silvia Muthoni" w:id="4" w:date="2022-02-21T12:37:26Z">
            <w:r w:rsidDel="00000000" w:rsidR="00000000" w:rsidRPr="00000000">
              <w:rPr>
                <w:b w:val="1"/>
                <w:rtl w:val="0"/>
              </w:rPr>
              <w:t xml:space="preserve">your professional</w:t>
            </w:r>
          </w:ins>
        </w:sdtContent>
      </w:sdt>
      <w:sdt>
        <w:sdtPr>
          <w:tag w:val="goog_rdk_6"/>
        </w:sdtPr>
        <w:sdtContent>
          <w:del w:author="Silvia Muthoni" w:id="4" w:date="2022-02-21T12:37:26Z">
            <w:r w:rsidDel="00000000" w:rsidR="00000000" w:rsidRPr="00000000">
              <w:rPr>
                <w:b w:val="1"/>
                <w:rtl w:val="0"/>
              </w:rPr>
              <w:delText xml:space="preserve">ur professional</w:delText>
            </w:r>
          </w:del>
        </w:sdtContent>
      </w:sdt>
      <w:r w:rsidDel="00000000" w:rsidR="00000000" w:rsidRPr="00000000">
        <w:rPr>
          <w:b w:val="1"/>
          <w:rtl w:val="0"/>
        </w:rPr>
        <w:t xml:space="preserve"> work</w:t>
      </w:r>
    </w:p>
    <w:p w:rsidR="00000000" w:rsidDel="00000000" w:rsidP="00000000" w:rsidRDefault="00000000" w:rsidRPr="00000000" w14:paraId="0000000A">
      <w:pPr>
        <w:pageBreakBefore w:val="0"/>
        <w:rPr>
          <w:b w:val="1"/>
        </w:rPr>
      </w:pPr>
      <w:r w:rsidDel="00000000" w:rsidR="00000000" w:rsidRPr="00000000">
        <w:rPr>
          <w:b w:val="1"/>
          <w:rtl w:val="0"/>
        </w:rPr>
        <w:t xml:space="preserve">-how often you will be </w:t>
      </w:r>
      <w:sdt>
        <w:sdtPr>
          <w:tag w:val="goog_rdk_7"/>
        </w:sdtPr>
        <w:sdtContent>
          <w:ins w:author="Silvia Muthoni" w:id="5" w:date="2022-02-21T12:37:29Z">
            <w:r w:rsidDel="00000000" w:rsidR="00000000" w:rsidRPr="00000000">
              <w:rPr>
                <w:b w:val="1"/>
                <w:rtl w:val="0"/>
              </w:rPr>
              <w:t xml:space="preserve">calling</w:t>
            </w:r>
          </w:ins>
        </w:sdtContent>
      </w:sdt>
      <w:sdt>
        <w:sdtPr>
          <w:tag w:val="goog_rdk_8"/>
        </w:sdtPr>
        <w:sdtContent>
          <w:del w:author="Silvia Muthoni" w:id="5" w:date="2022-02-21T12:37:29Z">
            <w:r w:rsidDel="00000000" w:rsidR="00000000" w:rsidRPr="00000000">
              <w:rPr>
                <w:b w:val="1"/>
                <w:rtl w:val="0"/>
              </w:rPr>
              <w:delText xml:space="preserve">callin</w:delText>
            </w:r>
          </w:del>
        </w:sdtContent>
      </w:sdt>
      <w:r w:rsidDel="00000000" w:rsidR="00000000" w:rsidRPr="00000000">
        <w:rPr>
          <w:b w:val="1"/>
          <w:rtl w:val="0"/>
        </w:rPr>
        <w:t xml:space="preserve"> them</w:t>
      </w:r>
    </w:p>
    <w:p w:rsidR="00000000" w:rsidDel="00000000" w:rsidP="00000000" w:rsidRDefault="00000000" w:rsidRPr="00000000" w14:paraId="0000000B">
      <w:pPr>
        <w:pageBreakBefore w:val="0"/>
        <w:rPr>
          <w:b w:val="1"/>
        </w:rPr>
      </w:pPr>
      <w:r w:rsidDel="00000000" w:rsidR="00000000" w:rsidRPr="00000000">
        <w:rPr>
          <w:b w:val="1"/>
          <w:rtl w:val="0"/>
        </w:rPr>
        <w:t xml:space="preserve">-range of work ull be carrying out!</w:t>
      </w:r>
    </w:p>
    <w:p w:rsidR="00000000" w:rsidDel="00000000" w:rsidP="00000000" w:rsidRDefault="00000000" w:rsidRPr="00000000" w14:paraId="0000000C">
      <w:pPr>
        <w:pageBreakBefore w:val="0"/>
        <w:rPr>
          <w:b w:val="1"/>
        </w:rPr>
      </w:pPr>
      <w:r w:rsidDel="00000000" w:rsidR="00000000" w:rsidRPr="00000000">
        <w:rPr>
          <w:b w:val="1"/>
          <w:rtl w:val="0"/>
        </w:rPr>
        <w:t xml:space="preserve">-what happens when  ur not able to be available,the firm will be available to take on the matter!</w:t>
      </w:r>
    </w:p>
    <w:p w:rsidR="00000000" w:rsidDel="00000000" w:rsidP="00000000" w:rsidRDefault="00000000" w:rsidRPr="00000000" w14:paraId="0000000D">
      <w:pPr>
        <w:pageBreakBefore w:val="0"/>
        <w:rPr>
          <w:b w:val="1"/>
        </w:rPr>
      </w:pPr>
      <w:r w:rsidDel="00000000" w:rsidR="00000000" w:rsidRPr="00000000">
        <w:rPr>
          <w:b w:val="1"/>
          <w:rtl w:val="0"/>
        </w:rPr>
        <w:t xml:space="preserve">-</w:t>
      </w:r>
      <w:sdt>
        <w:sdtPr>
          <w:tag w:val="goog_rdk_9"/>
        </w:sdtPr>
        <w:sdtContent>
          <w:ins w:author="Silvia Muthoni" w:id="6" w:date="2022-02-21T12:37:13Z">
            <w:r w:rsidDel="00000000" w:rsidR="00000000" w:rsidRPr="00000000">
              <w:rPr>
                <w:b w:val="1"/>
                <w:rtl w:val="0"/>
              </w:rPr>
              <w:t xml:space="preserve">professional</w:t>
            </w:r>
          </w:ins>
        </w:sdtContent>
      </w:sdt>
      <w:sdt>
        <w:sdtPr>
          <w:tag w:val="goog_rdk_10"/>
        </w:sdtPr>
        <w:sdtContent>
          <w:del w:author="Silvia Muthoni" w:id="6" w:date="2022-02-21T12:37:13Z">
            <w:r w:rsidDel="00000000" w:rsidR="00000000" w:rsidRPr="00000000">
              <w:rPr>
                <w:b w:val="1"/>
                <w:rtl w:val="0"/>
              </w:rPr>
              <w:delText xml:space="preserve">poffesional</w:delText>
            </w:r>
          </w:del>
        </w:sdtContent>
      </w:sdt>
      <w:r w:rsidDel="00000000" w:rsidR="00000000" w:rsidRPr="00000000">
        <w:rPr>
          <w:b w:val="1"/>
          <w:rtl w:val="0"/>
        </w:rPr>
        <w:t xml:space="preserve"> confidence</w:t>
      </w:r>
    </w:p>
    <w:p w:rsidR="00000000" w:rsidDel="00000000" w:rsidP="00000000" w:rsidRDefault="00000000" w:rsidRPr="00000000" w14:paraId="0000000E">
      <w:pPr>
        <w:pageBreakBefore w:val="0"/>
        <w:rPr>
          <w:b w:val="1"/>
        </w:rPr>
      </w:pPr>
      <w:r w:rsidDel="00000000" w:rsidR="00000000" w:rsidRPr="00000000">
        <w:rPr>
          <w:b w:val="1"/>
          <w:rtl w:val="0"/>
        </w:rPr>
        <w:t xml:space="preserve">-</w:t>
      </w:r>
      <w:sdt>
        <w:sdtPr>
          <w:tag w:val="goog_rdk_11"/>
        </w:sdtPr>
        <w:sdtContent>
          <w:ins w:author="Silvia Muthoni" w:id="7" w:date="2022-02-21T12:37:18Z">
            <w:r w:rsidDel="00000000" w:rsidR="00000000" w:rsidRPr="00000000">
              <w:rPr>
                <w:b w:val="1"/>
                <w:rtl w:val="0"/>
              </w:rPr>
              <w:t xml:space="preserve">complaints</w:t>
            </w:r>
          </w:ins>
        </w:sdtContent>
      </w:sdt>
      <w:sdt>
        <w:sdtPr>
          <w:tag w:val="goog_rdk_12"/>
        </w:sdtPr>
        <w:sdtContent>
          <w:del w:author="Silvia Muthoni" w:id="7" w:date="2022-02-21T12:37:18Z">
            <w:r w:rsidDel="00000000" w:rsidR="00000000" w:rsidRPr="00000000">
              <w:rPr>
                <w:b w:val="1"/>
                <w:rtl w:val="0"/>
              </w:rPr>
              <w:delText xml:space="preserve">comlaints</w:delText>
            </w:r>
          </w:del>
        </w:sdtContent>
      </w:sdt>
      <w:r w:rsidDel="00000000" w:rsidR="00000000" w:rsidRPr="00000000">
        <w:rPr>
          <w:rtl w:val="0"/>
        </w:rPr>
      </w:r>
    </w:p>
    <w:p w:rsidR="00000000" w:rsidDel="00000000" w:rsidP="00000000" w:rsidRDefault="00000000" w:rsidRPr="00000000" w14:paraId="0000000F">
      <w:pPr>
        <w:pageBreakBefore w:val="0"/>
        <w:rPr>
          <w:b w:val="1"/>
        </w:rPr>
      </w:pPr>
      <w:r w:rsidDel="00000000" w:rsidR="00000000" w:rsidRPr="00000000">
        <w:rPr>
          <w:b w:val="1"/>
          <w:rtl w:val="0"/>
        </w:rPr>
        <w:t xml:space="preserve">-</w:t>
      </w:r>
      <w:sdt>
        <w:sdtPr>
          <w:tag w:val="goog_rdk_13"/>
        </w:sdtPr>
        <w:sdtContent>
          <w:ins w:author="Silvia Muthoni" w:id="8" w:date="2022-02-21T12:37:21Z">
            <w:r w:rsidDel="00000000" w:rsidR="00000000" w:rsidRPr="00000000">
              <w:rPr>
                <w:b w:val="1"/>
                <w:rtl w:val="0"/>
              </w:rPr>
              <w:t xml:space="preserve">attach</w:t>
            </w:r>
          </w:ins>
        </w:sdtContent>
      </w:sdt>
      <w:sdt>
        <w:sdtPr>
          <w:tag w:val="goog_rdk_14"/>
        </w:sdtPr>
        <w:sdtContent>
          <w:del w:author="Silvia Muthoni" w:id="8" w:date="2022-02-21T12:37:21Z">
            <w:r w:rsidDel="00000000" w:rsidR="00000000" w:rsidRPr="00000000">
              <w:rPr>
                <w:b w:val="1"/>
                <w:rtl w:val="0"/>
              </w:rPr>
              <w:delText xml:space="preserve">attarch</w:delText>
            </w:r>
          </w:del>
        </w:sdtContent>
      </w:sdt>
      <w:r w:rsidDel="00000000" w:rsidR="00000000" w:rsidRPr="00000000">
        <w:rPr>
          <w:b w:val="1"/>
          <w:rtl w:val="0"/>
        </w:rPr>
        <w:t xml:space="preserve"> some form of contract,where the client will sighn to commit</w:t>
      </w:r>
    </w:p>
    <w:p w:rsidR="00000000" w:rsidDel="00000000" w:rsidP="00000000" w:rsidRDefault="00000000" w:rsidRPr="00000000" w14:paraId="00000010">
      <w:pPr>
        <w:pageBreakBefore w:val="0"/>
        <w:rPr>
          <w:b w:val="1"/>
        </w:rPr>
      </w:pPr>
      <w:r w:rsidDel="00000000" w:rsidR="00000000" w:rsidRPr="00000000">
        <w:rPr>
          <w:b w:val="1"/>
          <w:rtl w:val="0"/>
        </w:rPr>
        <w:t xml:space="preserve">-How to sighn off –yours faithfully when u have a personal relationship with the client…,or the law firm,the partner writting</w:t>
      </w:r>
    </w:p>
    <w:p w:rsidR="00000000" w:rsidDel="00000000" w:rsidP="00000000" w:rsidRDefault="00000000" w:rsidRPr="00000000" w14:paraId="00000011">
      <w:pPr>
        <w:pageBreakBefore w:val="0"/>
        <w:rPr>
          <w:b w:val="1"/>
        </w:rPr>
      </w:pPr>
      <w:r w:rsidDel="00000000" w:rsidR="00000000" w:rsidRPr="00000000">
        <w:rPr>
          <w:b w:val="1"/>
          <w:rtl w:val="0"/>
        </w:rPr>
        <w:t xml:space="preserve">2    </w:t>
      </w:r>
      <w:r w:rsidDel="00000000" w:rsidR="00000000" w:rsidRPr="00000000">
        <w:rPr>
          <w:b w:val="1"/>
          <w:u w:val="single"/>
          <w:rtl w:val="0"/>
        </w:rPr>
        <w:t xml:space="preserve">DEMAND LETTER</w:t>
      </w:r>
      <w:r w:rsidDel="00000000" w:rsidR="00000000" w:rsidRPr="00000000">
        <w:rPr>
          <w:b w:val="1"/>
          <w:rtl w:val="0"/>
        </w:rPr>
        <w:t xml:space="preserve">,----it is a formal letter by an aggrieved party to the party in breach/(opposing party) asking the other party to make good.</w:t>
      </w:r>
    </w:p>
    <w:p w:rsidR="00000000" w:rsidDel="00000000" w:rsidP="00000000" w:rsidRDefault="00000000" w:rsidRPr="00000000" w14:paraId="00000012">
      <w:pPr>
        <w:pageBreakBefore w:val="0"/>
        <w:rPr>
          <w:b w:val="1"/>
        </w:rPr>
      </w:pPr>
      <w:r w:rsidDel="00000000" w:rsidR="00000000" w:rsidRPr="00000000">
        <w:rPr>
          <w:b w:val="1"/>
          <w:rtl w:val="0"/>
        </w:rPr>
        <w:t xml:space="preserve">Formal demang to accept the liability and make  good</w:t>
      </w:r>
    </w:p>
    <w:p w:rsidR="00000000" w:rsidDel="00000000" w:rsidP="00000000" w:rsidRDefault="00000000" w:rsidRPr="00000000" w14:paraId="00000013">
      <w:pPr>
        <w:pageBreakBefore w:val="0"/>
        <w:rPr>
          <w:b w:val="1"/>
        </w:rPr>
      </w:pPr>
      <w:r w:rsidDel="00000000" w:rsidR="00000000" w:rsidRPr="00000000">
        <w:rPr>
          <w:b w:val="1"/>
          <w:rtl w:val="0"/>
        </w:rPr>
        <w:t xml:space="preserve">It is  to initiate a dispute settlin process,</w:t>
      </w:r>
    </w:p>
    <w:p w:rsidR="00000000" w:rsidDel="00000000" w:rsidP="00000000" w:rsidRDefault="00000000" w:rsidRPr="00000000" w14:paraId="00000014">
      <w:pPr>
        <w:pageBreakBefore w:val="0"/>
        <w:rPr>
          <w:b w:val="1"/>
        </w:rPr>
      </w:pPr>
      <w:r w:rsidDel="00000000" w:rsidR="00000000" w:rsidRPr="00000000">
        <w:rPr>
          <w:b w:val="1"/>
          <w:rtl w:val="0"/>
        </w:rPr>
        <w:t xml:space="preserve">It should be persuasive</w:t>
      </w:r>
    </w:p>
    <w:p w:rsidR="00000000" w:rsidDel="00000000" w:rsidP="00000000" w:rsidRDefault="00000000" w:rsidRPr="00000000" w14:paraId="00000015">
      <w:pPr>
        <w:pageBreakBefore w:val="0"/>
        <w:rPr>
          <w:b w:val="1"/>
        </w:rPr>
      </w:pPr>
      <w:r w:rsidDel="00000000" w:rsidR="00000000" w:rsidRPr="00000000">
        <w:rPr>
          <w:b w:val="1"/>
          <w:rtl w:val="0"/>
        </w:rPr>
        <w:t xml:space="preserve">Incase the is no response,then the final demand letter is sent</w:t>
      </w:r>
    </w:p>
    <w:p w:rsidR="00000000" w:rsidDel="00000000" w:rsidP="00000000" w:rsidRDefault="00000000" w:rsidRPr="00000000" w14:paraId="00000016">
      <w:pPr>
        <w:pageBreakBefore w:val="0"/>
        <w:rPr>
          <w:b w:val="1"/>
        </w:rPr>
      </w:pPr>
      <w:r w:rsidDel="00000000" w:rsidR="00000000" w:rsidRPr="00000000">
        <w:rPr>
          <w:b w:val="1"/>
          <w:rtl w:val="0"/>
        </w:rPr>
        <w:t xml:space="preserve">             </w:t>
      </w:r>
    </w:p>
    <w:p w:rsidR="00000000" w:rsidDel="00000000" w:rsidP="00000000" w:rsidRDefault="00000000" w:rsidRPr="00000000" w14:paraId="00000017">
      <w:pPr>
        <w:pageBreakBefore w:val="0"/>
        <w:rPr>
          <w:b w:val="1"/>
          <w:u w:val="single"/>
        </w:rPr>
      </w:pPr>
      <w:r w:rsidDel="00000000" w:rsidR="00000000" w:rsidRPr="00000000">
        <w:rPr>
          <w:b w:val="1"/>
          <w:rtl w:val="0"/>
        </w:rPr>
        <w:t xml:space="preserve">             </w:t>
      </w:r>
      <w:r w:rsidDel="00000000" w:rsidR="00000000" w:rsidRPr="00000000">
        <w:rPr>
          <w:b w:val="1"/>
          <w:u w:val="single"/>
          <w:rtl w:val="0"/>
        </w:rPr>
        <w:t xml:space="preserve">Components of a demand letter</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Senders address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 address of the recipient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Reference number-----tba-to be advised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Date-very </w:t>
      </w:r>
      <w:sdt>
        <w:sdtPr>
          <w:tag w:val="goog_rdk_15"/>
        </w:sdtPr>
        <w:sdtContent>
          <w:ins w:author="LORNAH KANANA" w:id="9" w:date="2021-06-29T17:54:47Z">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crucial</w:t>
            </w:r>
          </w:ins>
        </w:sdtContent>
      </w:sdt>
      <w:sdt>
        <w:sdtPr>
          <w:tag w:val="goog_rdk_16"/>
        </w:sdtPr>
        <w:sdtContent>
          <w:del w:author="LORNAH KANANA" w:id="9" w:date="2021-06-29T17:54:47Z">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delText xml:space="preserve">crutial</w:delText>
            </w:r>
          </w:del>
        </w:sdtContent>
      </w:sd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read cp rules,when does time start running,it carrys mo marks!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Salutation-dear sir or madam</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Reference/heading/tittle.if it is  the second or third letter,then all the demand letters must carry the same title.try to give the subject matter here.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Opening paragraph-authority paragraph-u have authority from so an so,who has instructed u to demand as follows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Fonts w:ascii="Calibri" w:cs="Calibri" w:eastAsia="Calibri" w:hAnsi="Calibri"/>
          <w:b w:val="1"/>
          <w:i w:val="0"/>
          <w:smallCaps w:val="0"/>
          <w:strike w:val="0"/>
          <w:color w:val="000000"/>
          <w:sz w:val="22"/>
          <w:szCs w:val="22"/>
          <w:u w:val="none"/>
          <w:shd w:fill="auto" w:val="clear"/>
          <w:vertAlign w:val="superscript"/>
          <w:rtl w:val="0"/>
        </w:rPr>
        <w:t xml:space="preserve">nd</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paragraph -Critical Facts that give rise to the demand.particulars which are are well known to u.if it is a second demand bring out the fact that u have tried but no response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Make  the demand-what u want them to do.either to pay up the amount plus interest,accept /admission for liability to pave way for the next depositions.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Action to be taken with the tie limit…take note that if u do not acct with in 3o days for the first demand letter,14 for the second letter,final demand letterone wik.underline the take note,and the time given.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tell them what happens when the y do not comply..legal proceedings at their own cost!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Sign off! do not use yours sensearly.</w:t>
      </w:r>
    </w:p>
    <w:p w:rsidR="00000000" w:rsidDel="00000000" w:rsidP="00000000" w:rsidRDefault="00000000" w:rsidRPr="00000000" w14:paraId="00000024">
      <w:pPr>
        <w:pageBreakBefore w:val="0"/>
        <w:rPr>
          <w:b w:val="1"/>
        </w:rPr>
      </w:pPr>
      <w:r w:rsidDel="00000000" w:rsidR="00000000" w:rsidRPr="00000000">
        <w:rPr>
          <w:b w:val="1"/>
          <w:rtl w:val="0"/>
        </w:rPr>
        <w:t xml:space="preserve">3) letter of information</w:t>
      </w:r>
    </w:p>
    <w:p w:rsidR="00000000" w:rsidDel="00000000" w:rsidP="00000000" w:rsidRDefault="00000000" w:rsidRPr="00000000" w14:paraId="00000025">
      <w:pPr>
        <w:pageBreakBefore w:val="0"/>
        <w:rPr>
          <w:b w:val="1"/>
        </w:rPr>
      </w:pPr>
      <w:r w:rsidDel="00000000" w:rsidR="00000000" w:rsidRPr="00000000">
        <w:rPr>
          <w:b w:val="1"/>
          <w:rtl w:val="0"/>
        </w:rPr>
        <w:t xml:space="preserve">4)letter inviting the client to prepare for the hearing</w:t>
      </w:r>
    </w:p>
    <w:p w:rsidR="00000000" w:rsidDel="00000000" w:rsidP="00000000" w:rsidRDefault="00000000" w:rsidRPr="00000000" w14:paraId="00000026">
      <w:pPr>
        <w:pageBreakBefore w:val="0"/>
        <w:rPr>
          <w:b w:val="1"/>
        </w:rPr>
      </w:pPr>
      <w:r w:rsidDel="00000000" w:rsidR="00000000" w:rsidRPr="00000000">
        <w:rPr>
          <w:b w:val="1"/>
          <w:rtl w:val="0"/>
        </w:rPr>
        <w:t xml:space="preserve">5)   </w:t>
      </w:r>
      <w:r w:rsidDel="00000000" w:rsidR="00000000" w:rsidRPr="00000000">
        <w:rPr>
          <w:b w:val="1"/>
          <w:u w:val="single"/>
          <w:rtl w:val="0"/>
        </w:rPr>
        <w:t xml:space="preserve">OPINION WRITING-</w:t>
      </w:r>
      <w:r w:rsidDel="00000000" w:rsidR="00000000" w:rsidRPr="00000000">
        <w:rPr>
          <w:b w:val="1"/>
          <w:rtl w:val="0"/>
        </w:rPr>
        <w:t xml:space="preserve">fall under persuasive writing</w:t>
      </w:r>
    </w:p>
    <w:p w:rsidR="00000000" w:rsidDel="00000000" w:rsidP="00000000" w:rsidRDefault="00000000" w:rsidRPr="00000000" w14:paraId="00000027">
      <w:pPr>
        <w:pageBreakBefore w:val="0"/>
        <w:rPr>
          <w:b w:val="1"/>
        </w:rPr>
      </w:pPr>
      <w:r w:rsidDel="00000000" w:rsidR="00000000" w:rsidRPr="00000000">
        <w:rPr>
          <w:b w:val="1"/>
          <w:rtl w:val="0"/>
        </w:rPr>
        <w:t xml:space="preserve">    -trying to persuade the judge to rule in favour of ur client</w:t>
      </w:r>
    </w:p>
    <w:p w:rsidR="00000000" w:rsidDel="00000000" w:rsidP="00000000" w:rsidRDefault="00000000" w:rsidRPr="00000000" w14:paraId="00000028">
      <w:pPr>
        <w:pageBreakBefore w:val="0"/>
        <w:rPr>
          <w:b w:val="1"/>
        </w:rPr>
      </w:pPr>
      <w:r w:rsidDel="00000000" w:rsidR="00000000" w:rsidRPr="00000000">
        <w:rPr>
          <w:b w:val="1"/>
          <w:rtl w:val="0"/>
        </w:rPr>
        <w:t xml:space="preserve">    -judgement is also a persuasive opinion-read charlse taylor judgement when sentencing 50 years</w:t>
      </w:r>
    </w:p>
    <w:p w:rsidR="00000000" w:rsidDel="00000000" w:rsidP="00000000" w:rsidRDefault="00000000" w:rsidRPr="00000000" w14:paraId="00000029">
      <w:pPr>
        <w:pageBreakBefore w:val="0"/>
        <w:rPr>
          <w:b w:val="1"/>
        </w:rPr>
      </w:pPr>
      <w:r w:rsidDel="00000000" w:rsidR="00000000" w:rsidRPr="00000000">
        <w:rPr>
          <w:b w:val="1"/>
          <w:rtl w:val="0"/>
        </w:rPr>
        <w:t xml:space="preserve">  -memos are also opinion</w:t>
      </w:r>
    </w:p>
    <w:p w:rsidR="00000000" w:rsidDel="00000000" w:rsidP="00000000" w:rsidRDefault="00000000" w:rsidRPr="00000000" w14:paraId="0000002A">
      <w:pPr>
        <w:pageBreakBefore w:val="0"/>
        <w:rPr>
          <w:b w:val="1"/>
        </w:rPr>
      </w:pPr>
      <w:r w:rsidDel="00000000" w:rsidR="00000000" w:rsidRPr="00000000">
        <w:rPr>
          <w:b w:val="1"/>
          <w:rtl w:val="0"/>
        </w:rPr>
        <w:t xml:space="preserve">-Office memos,give a legal advice on a particular case-facts</w:t>
      </w:r>
    </w:p>
    <w:p w:rsidR="00000000" w:rsidDel="00000000" w:rsidP="00000000" w:rsidRDefault="00000000" w:rsidRPr="00000000" w14:paraId="0000002B">
      <w:pPr>
        <w:pageBreakBefore w:val="0"/>
        <w:rPr>
          <w:b w:val="1"/>
        </w:rPr>
      </w:pPr>
      <w:r w:rsidDel="00000000" w:rsidR="00000000" w:rsidRPr="00000000">
        <w:rPr>
          <w:b w:val="1"/>
          <w:rtl w:val="0"/>
        </w:rPr>
        <w:t xml:space="preserve">                                                                                                -issues</w:t>
      </w:r>
    </w:p>
    <w:p w:rsidR="00000000" w:rsidDel="00000000" w:rsidP="00000000" w:rsidRDefault="00000000" w:rsidRPr="00000000" w14:paraId="0000002C">
      <w:pPr>
        <w:pageBreakBefore w:val="0"/>
        <w:rPr>
          <w:b w:val="1"/>
        </w:rPr>
      </w:pPr>
      <w:r w:rsidDel="00000000" w:rsidR="00000000" w:rsidRPr="00000000">
        <w:rPr>
          <w:b w:val="1"/>
          <w:rtl w:val="0"/>
        </w:rPr>
        <w:t xml:space="preserve">                                                                                             -legal answers</w:t>
      </w:r>
    </w:p>
    <w:p w:rsidR="00000000" w:rsidDel="00000000" w:rsidP="00000000" w:rsidRDefault="00000000" w:rsidRPr="00000000" w14:paraId="0000002D">
      <w:pPr>
        <w:pageBreakBefore w:val="0"/>
        <w:rPr>
          <w:b w:val="1"/>
        </w:rPr>
      </w:pPr>
      <w:r w:rsidDel="00000000" w:rsidR="00000000" w:rsidRPr="00000000">
        <w:rPr>
          <w:b w:val="1"/>
          <w:rtl w:val="0"/>
        </w:rPr>
        <w:t xml:space="preserve">                                                                                               - Applicability</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498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recomendations</w:t>
      </w:r>
      <w:r w:rsidDel="00000000" w:rsidR="00000000" w:rsidRPr="00000000">
        <w:rPr>
          <w:rtl w:val="0"/>
        </w:rPr>
      </w:r>
    </w:p>
    <w:p w:rsidR="00000000" w:rsidDel="00000000" w:rsidP="00000000" w:rsidRDefault="00000000" w:rsidRPr="00000000" w14:paraId="0000002F">
      <w:pPr>
        <w:pageBreakBefore w:val="0"/>
        <w:rPr>
          <w:b w:val="1"/>
        </w:rPr>
      </w:pPr>
      <w:r w:rsidDel="00000000" w:rsidR="00000000" w:rsidRPr="00000000">
        <w:rPr>
          <w:b w:val="1"/>
          <w:u w:val="single"/>
          <w:rtl w:val="0"/>
        </w:rPr>
        <w:t xml:space="preserve">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IRAC OR CREAC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-PLANING TOOLS FOR PLANNING A LEGAL DOCUMENT,ORGANISATIONAL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I-ISSUE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R-RULE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A-APPLICATION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C-CONCLUSION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GIVE A SUMMARY OF THE  RELEVANT FACTS</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IDENTIFY THE LEGAL ISSUES EMERGING-it must take the form of a question.the oriante the reader to know exactly what the issues are.eg whether X broke into the house and enterd at night?the issue shoud  be stated in a single sentence.each issue must be discussed in its own paragraph</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Rule/.the legal rules applicable to the issue,legal answers.start with the general rules first/also known as umbrella rules.then move to specific rules.the rules applicable may emanate from statutes or juditial precedent.f it is judicial,give the latest rule(local decision that was domiscated from another foreign case) foreign decisions are only persuasive!..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Application .discuss?domesticate how the legal rules u dicused apply to the case at hand!present ur reasoning.analysis.u can surport it with another case.give a sub conclusion on each paragraph.ur expected to give ur substantive argument.disqualify the </w:t>
      </w:r>
      <w:sdt>
        <w:sdtPr>
          <w:tag w:val="goog_rdk_17"/>
        </w:sdtPr>
        <w:sdtContent>
          <w:ins w:author="DAVID MWANGI" w:id="10" w:date="2021-11-23T11:32:51Z">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ins>
        </w:sdtContent>
      </w:sd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basis the other opponent mite bring as a defence.be objective.analys the case from both sides ie plaittiff and defendant,give a conclusion that gives a fact inference chain/ur drawing ur conclusion from the facts.use  predictive or edge words ie words that we use when the outcome is not cetain</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Conclusion .final conclusion.my client is not liable….state whether all elements have been met.it should be drawn from the sub conclusions that you arrived at.it gives the reader the overall picture.</w:t>
      </w:r>
    </w:p>
    <w:p w:rsidR="00000000" w:rsidDel="00000000" w:rsidP="00000000" w:rsidRDefault="00000000" w:rsidRPr="00000000" w14:paraId="0000003D">
      <w:pPr>
        <w:pageBreakBefore w:val="0"/>
        <w:rPr>
          <w:b w:val="1"/>
        </w:rPr>
      </w:pPr>
      <w:r w:rsidDel="00000000" w:rsidR="00000000" w:rsidRPr="00000000">
        <w:rPr>
          <w:rtl w:val="0"/>
        </w:rPr>
      </w:r>
    </w:p>
    <w:p w:rsidR="00000000" w:rsidDel="00000000" w:rsidP="00000000" w:rsidRDefault="00000000" w:rsidRPr="00000000" w14:paraId="0000003E">
      <w:pPr>
        <w:pageBreakBefore w:val="0"/>
        <w:rPr>
          <w:b w:val="1"/>
          <w:u w:val="single"/>
        </w:rPr>
      </w:pPr>
      <w:r w:rsidDel="00000000" w:rsidR="00000000" w:rsidRPr="00000000">
        <w:rPr>
          <w:b w:val="1"/>
          <w:rtl w:val="0"/>
        </w:rPr>
        <w:t xml:space="preserve">           </w:t>
      </w:r>
      <w:r w:rsidDel="00000000" w:rsidR="00000000" w:rsidRPr="00000000">
        <w:rPr>
          <w:b w:val="1"/>
          <w:u w:val="single"/>
          <w:rtl w:val="0"/>
        </w:rPr>
        <w:t xml:space="preserve"> CREAC</w:t>
      </w:r>
    </w:p>
    <w:p w:rsidR="00000000" w:rsidDel="00000000" w:rsidP="00000000" w:rsidRDefault="00000000" w:rsidRPr="00000000" w14:paraId="0000003F">
      <w:pPr>
        <w:pageBreakBefore w:val="0"/>
        <w:rPr/>
      </w:pPr>
      <w:r w:rsidDel="00000000" w:rsidR="00000000" w:rsidRPr="00000000">
        <w:rPr>
          <w:rtl w:val="0"/>
        </w:rPr>
        <w:t xml:space="preserve">C-CONCLUSION OR SUMMARY CONCLUSION</w:t>
      </w:r>
    </w:p>
    <w:p w:rsidR="00000000" w:rsidDel="00000000" w:rsidP="00000000" w:rsidRDefault="00000000" w:rsidRPr="00000000" w14:paraId="00000040">
      <w:pPr>
        <w:pageBreakBefore w:val="0"/>
        <w:rPr/>
      </w:pPr>
      <w:r w:rsidDel="00000000" w:rsidR="00000000" w:rsidRPr="00000000">
        <w:rPr>
          <w:rtl w:val="0"/>
        </w:rPr>
        <w:t xml:space="preserve">R-RULE</w:t>
      </w:r>
    </w:p>
    <w:p w:rsidR="00000000" w:rsidDel="00000000" w:rsidP="00000000" w:rsidRDefault="00000000" w:rsidRPr="00000000" w14:paraId="00000041">
      <w:pPr>
        <w:pageBreakBefore w:val="0"/>
        <w:rPr/>
      </w:pPr>
      <w:r w:rsidDel="00000000" w:rsidR="00000000" w:rsidRPr="00000000">
        <w:rPr>
          <w:rtl w:val="0"/>
        </w:rPr>
        <w:t xml:space="preserve">E-EXPLANATION</w:t>
      </w:r>
    </w:p>
    <w:p w:rsidR="00000000" w:rsidDel="00000000" w:rsidP="00000000" w:rsidRDefault="00000000" w:rsidRPr="00000000" w14:paraId="00000042">
      <w:pPr>
        <w:pageBreakBefore w:val="0"/>
        <w:rPr/>
      </w:pPr>
      <w:r w:rsidDel="00000000" w:rsidR="00000000" w:rsidRPr="00000000">
        <w:rPr>
          <w:rtl w:val="0"/>
        </w:rPr>
        <w:t xml:space="preserve">A-APPLICATION </w:t>
      </w:r>
    </w:p>
    <w:p w:rsidR="00000000" w:rsidDel="00000000" w:rsidP="00000000" w:rsidRDefault="00000000" w:rsidRPr="00000000" w14:paraId="00000043">
      <w:pPr>
        <w:pageBreakBefore w:val="0"/>
        <w:rPr/>
      </w:pPr>
      <w:r w:rsidDel="00000000" w:rsidR="00000000" w:rsidRPr="00000000">
        <w:rPr>
          <w:rtl w:val="0"/>
        </w:rPr>
        <w:t xml:space="preserve">C-CONCLUSION</w:t>
      </w:r>
    </w:p>
    <w:p w:rsidR="00000000" w:rsidDel="00000000" w:rsidP="00000000" w:rsidRDefault="00000000" w:rsidRPr="00000000" w14:paraId="00000044">
      <w:pPr>
        <w:pageBreakBefore w:val="0"/>
        <w:rPr/>
      </w:pPr>
      <w:r w:rsidDel="00000000" w:rsidR="00000000" w:rsidRPr="00000000">
        <w:rPr>
          <w:rtl w:val="0"/>
        </w:rPr>
        <w:t xml:space="preserve">Conclusion is a one sentence summary of the writers conclusion</w:t>
      </w:r>
    </w:p>
    <w:p w:rsidR="00000000" w:rsidDel="00000000" w:rsidP="00000000" w:rsidRDefault="00000000" w:rsidRPr="00000000" w14:paraId="00000045">
      <w:pPr>
        <w:pageBreakBefore w:val="0"/>
        <w:rPr/>
      </w:pPr>
      <w:r w:rsidDel="00000000" w:rsidR="00000000" w:rsidRPr="00000000">
        <w:rPr>
          <w:rtl w:val="0"/>
        </w:rPr>
        <w:t xml:space="preserve">Rule includes legal questions and the legal answers</w:t>
      </w:r>
    </w:p>
    <w:p w:rsidR="00000000" w:rsidDel="00000000" w:rsidP="00000000" w:rsidRDefault="00000000" w:rsidRPr="00000000" w14:paraId="00000046">
      <w:pPr>
        <w:pageBreakBefore w:val="0"/>
        <w:rPr/>
      </w:pPr>
      <w:r w:rsidDel="00000000" w:rsidR="00000000" w:rsidRPr="00000000">
        <w:rPr>
          <w:rtl w:val="0"/>
        </w:rPr>
        <w:t xml:space="preserve">Explanation-discus the case.only tie your facts to decided cases.connect your facts,legal issues and precedent.</w:t>
      </w:r>
    </w:p>
    <w:p w:rsidR="00000000" w:rsidDel="00000000" w:rsidP="00000000" w:rsidRDefault="00000000" w:rsidRPr="00000000" w14:paraId="00000047">
      <w:pPr>
        <w:pageBreakBefore w:val="0"/>
        <w:rPr/>
      </w:pPr>
      <w:r w:rsidDel="00000000" w:rsidR="00000000" w:rsidRPr="00000000">
        <w:rPr>
          <w:rtl w:val="0"/>
        </w:rPr>
        <w:t xml:space="preserve">Application-apply the legal rules to the clients facts.case distinction,comparisons</w:t>
      </w:r>
    </w:p>
    <w:p w:rsidR="00000000" w:rsidDel="00000000" w:rsidP="00000000" w:rsidRDefault="00000000" w:rsidRPr="00000000" w14:paraId="00000048">
      <w:pPr>
        <w:pageBreakBefore w:val="0"/>
        <w:rPr/>
      </w:pPr>
      <w:r w:rsidDel="00000000" w:rsidR="00000000" w:rsidRPr="00000000">
        <w:rPr>
          <w:rtl w:val="0"/>
        </w:rPr>
        <w:t xml:space="preserve">Conclusion is the writers overall conclusion of the matter</w:t>
      </w:r>
    </w:p>
    <w:p w:rsidR="00000000" w:rsidDel="00000000" w:rsidP="00000000" w:rsidRDefault="00000000" w:rsidRPr="00000000" w14:paraId="00000049">
      <w:pPr>
        <w:pageBreakBefore w:val="0"/>
        <w:rPr/>
      </w:pPr>
      <w:r w:rsidDel="00000000" w:rsidR="00000000" w:rsidRPr="00000000">
        <w:rPr>
          <w:rtl w:val="0"/>
        </w:rPr>
        <w:t xml:space="preserve">PLEASE NOTE</w:t>
      </w:r>
    </w:p>
    <w:p w:rsidR="00000000" w:rsidDel="00000000" w:rsidP="00000000" w:rsidRDefault="00000000" w:rsidRPr="00000000" w14:paraId="0000004A">
      <w:pPr>
        <w:pageBreakBefore w:val="0"/>
        <w:rPr/>
      </w:pPr>
      <w:r w:rsidDel="00000000" w:rsidR="00000000" w:rsidRPr="00000000">
        <w:rPr>
          <w:rtl w:val="0"/>
        </w:rPr>
        <w:t xml:space="preserve">-Use 1</w:t>
      </w:r>
      <w:r w:rsidDel="00000000" w:rsidR="00000000" w:rsidRPr="00000000">
        <w:rPr>
          <w:vertAlign w:val="superscript"/>
          <w:rtl w:val="0"/>
        </w:rPr>
        <w:t xml:space="preserve">st</w:t>
      </w:r>
      <w:r w:rsidDel="00000000" w:rsidR="00000000" w:rsidRPr="00000000">
        <w:rPr>
          <w:rtl w:val="0"/>
        </w:rPr>
        <w:t xml:space="preserve"> person when it is your opinion </w:t>
      </w:r>
    </w:p>
    <w:p w:rsidR="00000000" w:rsidDel="00000000" w:rsidP="00000000" w:rsidRDefault="00000000" w:rsidRPr="00000000" w14:paraId="0000004B">
      <w:pPr>
        <w:pageBreakBefore w:val="0"/>
        <w:rPr/>
      </w:pPr>
      <w:r w:rsidDel="00000000" w:rsidR="00000000" w:rsidRPr="00000000">
        <w:rPr>
          <w:rtl w:val="0"/>
        </w:rPr>
        <w:t xml:space="preserve">-use WE if it’s a firms idea.</w:t>
      </w:r>
    </w:p>
    <w:p w:rsidR="00000000" w:rsidDel="00000000" w:rsidP="00000000" w:rsidRDefault="00000000" w:rsidRPr="00000000" w14:paraId="0000004C">
      <w:pPr>
        <w:pageBreakBefore w:val="0"/>
        <w:rPr/>
      </w:pPr>
      <w:r w:rsidDel="00000000" w:rsidR="00000000" w:rsidRPr="00000000">
        <w:rPr>
          <w:rtl w:val="0"/>
        </w:rPr>
        <w:t xml:space="preserve">-use  connecting words when issues are inter connected.</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b w:val="1"/>
        </w:rPr>
      </w:pPr>
      <w:r w:rsidDel="00000000" w:rsidR="00000000" w:rsidRPr="00000000">
        <w:rPr>
          <w:b w:val="1"/>
          <w:rtl w:val="0"/>
        </w:rPr>
        <w:t xml:space="preserve">LEGAL  MEMORANDUM</w:t>
      </w:r>
    </w:p>
    <w:p w:rsidR="00000000" w:rsidDel="00000000" w:rsidP="00000000" w:rsidRDefault="00000000" w:rsidRPr="00000000" w14:paraId="0000004F">
      <w:pPr>
        <w:pageBreakBefore w:val="0"/>
        <w:rPr/>
      </w:pPr>
      <w:r w:rsidDel="00000000" w:rsidR="00000000" w:rsidRPr="00000000">
        <w:rPr>
          <w:rtl w:val="0"/>
        </w:rPr>
        <w:t xml:space="preserve">Its either</w:t>
      </w:r>
      <w:r w:rsidDel="00000000" w:rsidR="00000000" w:rsidRPr="00000000">
        <w:rPr>
          <w:b w:val="1"/>
          <w:rtl w:val="0"/>
        </w:rPr>
        <w:t xml:space="preserve"> </w:t>
      </w:r>
      <w:r w:rsidDel="00000000" w:rsidR="00000000" w:rsidRPr="00000000">
        <w:rPr>
          <w:rtl w:val="0"/>
        </w:rPr>
        <w:t xml:space="preserve">an internal or external memorandum.</w:t>
      </w:r>
    </w:p>
    <w:p w:rsidR="00000000" w:rsidDel="00000000" w:rsidP="00000000" w:rsidRDefault="00000000" w:rsidRPr="00000000" w14:paraId="00000050">
      <w:pPr>
        <w:pageBreakBefore w:val="0"/>
        <w:rPr/>
      </w:pPr>
      <w:r w:rsidDel="00000000" w:rsidR="00000000" w:rsidRPr="00000000">
        <w:rPr>
          <w:rtl w:val="0"/>
        </w:rPr>
        <w:t xml:space="preserve">1)  heading.internal memorandum or external memorandum</w:t>
      </w:r>
    </w:p>
    <w:p w:rsidR="00000000" w:rsidDel="00000000" w:rsidP="00000000" w:rsidRDefault="00000000" w:rsidRPr="00000000" w14:paraId="00000051">
      <w:pPr>
        <w:pageBreakBefore w:val="0"/>
        <w:rPr/>
      </w:pPr>
      <w:r w:rsidDel="00000000" w:rsidR="00000000" w:rsidRPr="00000000">
        <w:rPr>
          <w:rtl w:val="0"/>
        </w:rPr>
        <w:t xml:space="preserve">2)  To:</w:t>
      </w:r>
    </w:p>
    <w:p w:rsidR="00000000" w:rsidDel="00000000" w:rsidP="00000000" w:rsidRDefault="00000000" w:rsidRPr="00000000" w14:paraId="00000052">
      <w:pPr>
        <w:pageBreakBefore w:val="0"/>
        <w:rPr/>
      </w:pPr>
      <w:r w:rsidDel="00000000" w:rsidR="00000000" w:rsidRPr="00000000">
        <w:rPr>
          <w:rtl w:val="0"/>
        </w:rPr>
        <w:t xml:space="preserve">3) From:</w:t>
      </w:r>
    </w:p>
    <w:p w:rsidR="00000000" w:rsidDel="00000000" w:rsidP="00000000" w:rsidRDefault="00000000" w:rsidRPr="00000000" w14:paraId="00000053">
      <w:pPr>
        <w:pageBreakBefore w:val="0"/>
        <w:rPr/>
      </w:pPr>
      <w:r w:rsidDel="00000000" w:rsidR="00000000" w:rsidRPr="00000000">
        <w:rPr>
          <w:rtl w:val="0"/>
        </w:rPr>
        <w:t xml:space="preserve">4) Date :</w:t>
      </w:r>
    </w:p>
    <w:p w:rsidR="00000000" w:rsidDel="00000000" w:rsidP="00000000" w:rsidRDefault="00000000" w:rsidRPr="00000000" w14:paraId="00000054">
      <w:pPr>
        <w:pageBreakBefore w:val="0"/>
        <w:rPr/>
      </w:pPr>
      <w:r w:rsidDel="00000000" w:rsidR="00000000" w:rsidRPr="00000000">
        <w:rPr>
          <w:rtl w:val="0"/>
        </w:rPr>
        <w:t xml:space="preserve">5) Subject:</w:t>
      </w:r>
    </w:p>
    <w:p w:rsidR="00000000" w:rsidDel="00000000" w:rsidP="00000000" w:rsidRDefault="00000000" w:rsidRPr="00000000" w14:paraId="00000055">
      <w:pPr>
        <w:pageBreakBefore w:val="0"/>
        <w:rPr/>
      </w:pPr>
      <w:r w:rsidDel="00000000" w:rsidR="00000000" w:rsidRPr="00000000">
        <w:rPr>
          <w:rtl w:val="0"/>
        </w:rPr>
        <w:t xml:space="preserve">PLEASE NOTE</w:t>
      </w:r>
    </w:p>
    <w:p w:rsidR="00000000" w:rsidDel="00000000" w:rsidP="00000000" w:rsidRDefault="00000000" w:rsidRPr="00000000" w14:paraId="00000056">
      <w:pPr>
        <w:pageBreakBefore w:val="0"/>
        <w:rPr/>
      </w:pPr>
      <w:r w:rsidDel="00000000" w:rsidR="00000000" w:rsidRPr="00000000">
        <w:rPr>
          <w:rtl w:val="0"/>
        </w:rPr>
        <w:t xml:space="preserve">Use sentence case</w:t>
      </w:r>
    </w:p>
    <w:p w:rsidR="00000000" w:rsidDel="00000000" w:rsidP="00000000" w:rsidRDefault="00000000" w:rsidRPr="00000000" w14:paraId="00000057">
      <w:pPr>
        <w:pageBreakBefore w:val="0"/>
        <w:rPr/>
      </w:pPr>
      <w:r w:rsidDel="00000000" w:rsidR="00000000" w:rsidRPr="00000000">
        <w:rPr>
          <w:rtl w:val="0"/>
        </w:rPr>
        <w:t xml:space="preserve">The headind on one side or block</w:t>
      </w:r>
    </w:p>
    <w:p w:rsidR="00000000" w:rsidDel="00000000" w:rsidP="00000000" w:rsidRDefault="00000000" w:rsidRPr="00000000" w14:paraId="00000058">
      <w:pPr>
        <w:pageBreakBefore w:val="0"/>
        <w:rPr/>
      </w:pPr>
      <w:r w:rsidDel="00000000" w:rsidR="00000000" w:rsidRPr="00000000">
        <w:rPr>
          <w:rtl w:val="0"/>
        </w:rPr>
        <w:t xml:space="preserve">Use first personal singular ie I and you when meaning audience</w:t>
      </w:r>
    </w:p>
    <w:p w:rsidR="00000000" w:rsidDel="00000000" w:rsidP="00000000" w:rsidRDefault="00000000" w:rsidRPr="00000000" w14:paraId="00000059">
      <w:pPr>
        <w:pageBreakBefore w:val="0"/>
        <w:rPr/>
      </w:pPr>
      <w:r w:rsidDel="00000000" w:rsidR="00000000" w:rsidRPr="00000000">
        <w:rPr>
          <w:rtl w:val="0"/>
        </w:rPr>
        <w:t xml:space="preserve">When discussing legal issues remember your doing a lot of analysis,try as much as possible to describe the weight of the evidence in detail to make your reader understand how important you evidence is.</w:t>
      </w:r>
    </w:p>
    <w:p w:rsidR="00000000" w:rsidDel="00000000" w:rsidP="00000000" w:rsidRDefault="00000000" w:rsidRPr="00000000" w14:paraId="0000005A">
      <w:pPr>
        <w:pageBreakBefore w:val="0"/>
        <w:rPr/>
      </w:pPr>
      <w:r w:rsidDel="00000000" w:rsidR="00000000" w:rsidRPr="00000000">
        <w:rPr>
          <w:rtl w:val="0"/>
        </w:rPr>
        <w:t xml:space="preserve">Avoid scientific,technical jagons</w:t>
      </w:r>
    </w:p>
    <w:p w:rsidR="00000000" w:rsidDel="00000000" w:rsidP="00000000" w:rsidRDefault="00000000" w:rsidRPr="00000000" w14:paraId="0000005B">
      <w:pPr>
        <w:pageBreakBefore w:val="0"/>
        <w:rPr/>
      </w:pPr>
      <w:r w:rsidDel="00000000" w:rsidR="00000000" w:rsidRPr="00000000">
        <w:rPr>
          <w:rtl w:val="0"/>
        </w:rPr>
        <w:t xml:space="preserve">Use the following flow-facts,issues,legal answers,applicability,and recommendation.the recommendation should return to everything in the sub conclusions.</w:t>
      </w:r>
    </w:p>
    <w:p w:rsidR="00000000" w:rsidDel="00000000" w:rsidP="00000000" w:rsidRDefault="00000000" w:rsidRPr="00000000" w14:paraId="0000005C">
      <w:pPr>
        <w:pageBreakBefore w:val="0"/>
        <w:rPr/>
      </w:pPr>
      <w:r w:rsidDel="00000000" w:rsidR="00000000" w:rsidRPr="00000000">
        <w:rPr>
          <w:rtl w:val="0"/>
        </w:rPr>
        <w:t xml:space="preserve">Do not introduce new evidence in the conclusion.</w:t>
      </w:r>
    </w:p>
    <w:p w:rsidR="00000000" w:rsidDel="00000000" w:rsidP="00000000" w:rsidRDefault="00000000" w:rsidRPr="00000000" w14:paraId="0000005D">
      <w:pPr>
        <w:pageBreakBefore w:val="0"/>
        <w:rPr/>
      </w:pPr>
      <w:r w:rsidDel="00000000" w:rsidR="00000000" w:rsidRPr="00000000">
        <w:rPr>
          <w:rtl w:val="0"/>
        </w:rPr>
        <w:t xml:space="preserve">A memo represents you so try to write it with a lot of care.</w:t>
      </w:r>
    </w:p>
    <w:p w:rsidR="00000000" w:rsidDel="00000000" w:rsidP="00000000" w:rsidRDefault="00000000" w:rsidRPr="00000000" w14:paraId="0000005E">
      <w:pPr>
        <w:pageBreakBefore w:val="0"/>
        <w:rPr/>
      </w:pPr>
      <w:r w:rsidDel="00000000" w:rsidR="00000000" w:rsidRPr="00000000">
        <w:rPr>
          <w:rtl w:val="0"/>
        </w:rPr>
        <w:t xml:space="preserve">Signing off-just use your name and sign.if you to sign off with your name and signature don’t mention your name under sender,just use you title.</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ASSIGNMENT</w:t>
      </w:r>
    </w:p>
    <w:p w:rsidR="00000000" w:rsidDel="00000000" w:rsidP="00000000" w:rsidRDefault="00000000" w:rsidRPr="00000000" w14:paraId="00000061">
      <w:pPr>
        <w:pageBreakBefore w:val="0"/>
        <w:rPr/>
      </w:pPr>
      <w:r w:rsidDel="00000000" w:rsidR="00000000" w:rsidRPr="00000000">
        <w:rPr>
          <w:rtl w:val="0"/>
        </w:rPr>
        <w:t xml:space="preserve">FIRM NINE AND TEN</w:t>
      </w:r>
    </w:p>
    <w:p w:rsidR="00000000" w:rsidDel="00000000" w:rsidP="00000000" w:rsidRDefault="00000000" w:rsidRPr="00000000" w14:paraId="00000062">
      <w:pPr>
        <w:pageBreakBefore w:val="0"/>
        <w:rPr/>
      </w:pPr>
      <w:r w:rsidDel="00000000" w:rsidR="00000000" w:rsidRPr="00000000">
        <w:rPr>
          <w:rtl w:val="0"/>
        </w:rPr>
        <w:t xml:space="preserve">DISSCUSS THE COMPONENTS AND THE LAW THAT GOVERNS A WILL</w:t>
      </w:r>
    </w:p>
    <w:p w:rsidR="00000000" w:rsidDel="00000000" w:rsidP="00000000" w:rsidRDefault="00000000" w:rsidRPr="00000000" w14:paraId="00000063">
      <w:pPr>
        <w:pageBreakBefore w:val="0"/>
        <w:rPr/>
      </w:pPr>
      <w:r w:rsidDel="00000000" w:rsidR="00000000" w:rsidRPr="00000000">
        <w:rPr>
          <w:rtl w:val="0"/>
        </w:rPr>
        <w:t xml:space="preserve">GIVE A SAMPLE OF THE WILL</w:t>
      </w:r>
    </w:p>
    <w:p w:rsidR="00000000" w:rsidDel="00000000" w:rsidP="00000000" w:rsidRDefault="00000000" w:rsidRPr="00000000" w14:paraId="00000064">
      <w:pPr>
        <w:pageBreakBefore w:val="0"/>
        <w:rPr>
          <w:b w:val="1"/>
        </w:rPr>
      </w:pPr>
      <w:r w:rsidDel="00000000" w:rsidR="00000000" w:rsidRPr="00000000">
        <w:rPr>
          <w:rtl w:val="0"/>
        </w:rPr>
      </w:r>
    </w:p>
    <w:sectPr>
      <w:headerReference r:id="rId7" w:type="default"/>
      <w:pgSz w:h="15840" w:w="12240" w:orient="portrait"/>
      <w:pgMar w:bottom="1440" w:top="1440" w:left="1440" w:right="1440" w:header="720" w:footer="720"/>
      <w:pgNumType w:start="1"/>
      <w:sectPrChange w:author="Mary Kathike" w:id="0" w:date="2021-11-19T08:44:23Z">
        <w:sectPr w:rsidR="000000" w:rsidDel="000000" w:rsidRPr="000000" w:rsidSect="000000">
          <w:pgMar w:bottom="1440" w:top="1440" w:left="1440" w:right="1440" w:header="720" w:footer="720"/>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sdt>
    <w:sdtPr>
      <w:tag w:val="goog_rdk_20"/>
    </w:sdtPr>
    <w:sdtContent>
      <w:p w:rsidR="00000000" w:rsidDel="00000000" w:rsidP="00000000" w:rsidRDefault="00000000" w:rsidRPr="00000000" w14:paraId="00000065">
        <w:pPr>
          <w:rPr>
            <w:ins w:author="Mary Kathike" w:id="11" w:date="2021-11-19T08:44:23Z"/>
            <w:b w:val="1"/>
          </w:rPr>
        </w:pPr>
        <w:sdt>
          <w:sdtPr>
            <w:tag w:val="goog_rdk_19"/>
          </w:sdtPr>
          <w:sdtContent>
            <w:ins w:author="Mary Kathike" w:id="11" w:date="2021-11-19T08:44:23Z">
              <w:r w:rsidDel="00000000" w:rsidR="00000000" w:rsidRPr="00000000">
                <w:rPr>
                  <w:rtl w:val="0"/>
                </w:rPr>
              </w:r>
            </w:ins>
          </w:sdtContent>
        </w:sdt>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5"/>
      <w:numFmt w:val="bullet"/>
      <w:lvlText w:val="-"/>
      <w:lvlJc w:val="left"/>
      <w:pPr>
        <w:ind w:left="4980" w:hanging="360"/>
      </w:pPr>
      <w:rPr>
        <w:rFonts w:ascii="Calibri" w:cs="Calibri" w:eastAsia="Calibri" w:hAnsi="Calibri"/>
        <w:u w:val="none"/>
      </w:rPr>
    </w:lvl>
    <w:lvl w:ilvl="1">
      <w:start w:val="1"/>
      <w:numFmt w:val="bullet"/>
      <w:lvlText w:val="o"/>
      <w:lvlJc w:val="left"/>
      <w:pPr>
        <w:ind w:left="5700" w:hanging="360"/>
      </w:pPr>
      <w:rPr>
        <w:rFonts w:ascii="Courier New" w:cs="Courier New" w:eastAsia="Courier New" w:hAnsi="Courier New"/>
      </w:rPr>
    </w:lvl>
    <w:lvl w:ilvl="2">
      <w:start w:val="1"/>
      <w:numFmt w:val="bullet"/>
      <w:lvlText w:val="▪"/>
      <w:lvlJc w:val="left"/>
      <w:pPr>
        <w:ind w:left="6420" w:hanging="360"/>
      </w:pPr>
      <w:rPr>
        <w:rFonts w:ascii="Noto Sans Symbols" w:cs="Noto Sans Symbols" w:eastAsia="Noto Sans Symbols" w:hAnsi="Noto Sans Symbols"/>
      </w:rPr>
    </w:lvl>
    <w:lvl w:ilvl="3">
      <w:start w:val="1"/>
      <w:numFmt w:val="bullet"/>
      <w:lvlText w:val="●"/>
      <w:lvlJc w:val="left"/>
      <w:pPr>
        <w:ind w:left="7140" w:hanging="360"/>
      </w:pPr>
      <w:rPr>
        <w:rFonts w:ascii="Noto Sans Symbols" w:cs="Noto Sans Symbols" w:eastAsia="Noto Sans Symbols" w:hAnsi="Noto Sans Symbols"/>
      </w:rPr>
    </w:lvl>
    <w:lvl w:ilvl="4">
      <w:start w:val="1"/>
      <w:numFmt w:val="bullet"/>
      <w:lvlText w:val="o"/>
      <w:lvlJc w:val="left"/>
      <w:pPr>
        <w:ind w:left="7860" w:hanging="360"/>
      </w:pPr>
      <w:rPr>
        <w:rFonts w:ascii="Courier New" w:cs="Courier New" w:eastAsia="Courier New" w:hAnsi="Courier New"/>
      </w:rPr>
    </w:lvl>
    <w:lvl w:ilvl="5">
      <w:start w:val="1"/>
      <w:numFmt w:val="bullet"/>
      <w:lvlText w:val="▪"/>
      <w:lvlJc w:val="left"/>
      <w:pPr>
        <w:ind w:left="8580" w:hanging="360"/>
      </w:pPr>
      <w:rPr>
        <w:rFonts w:ascii="Noto Sans Symbols" w:cs="Noto Sans Symbols" w:eastAsia="Noto Sans Symbols" w:hAnsi="Noto Sans Symbols"/>
      </w:rPr>
    </w:lvl>
    <w:lvl w:ilvl="6">
      <w:start w:val="1"/>
      <w:numFmt w:val="bullet"/>
      <w:lvlText w:val="●"/>
      <w:lvlJc w:val="left"/>
      <w:pPr>
        <w:ind w:left="9300" w:hanging="360"/>
      </w:pPr>
      <w:rPr>
        <w:rFonts w:ascii="Noto Sans Symbols" w:cs="Noto Sans Symbols" w:eastAsia="Noto Sans Symbols" w:hAnsi="Noto Sans Symbols"/>
      </w:rPr>
    </w:lvl>
    <w:lvl w:ilvl="7">
      <w:start w:val="1"/>
      <w:numFmt w:val="bullet"/>
      <w:lvlText w:val="o"/>
      <w:lvlJc w:val="left"/>
      <w:pPr>
        <w:ind w:left="10020" w:hanging="360"/>
      </w:pPr>
      <w:rPr>
        <w:rFonts w:ascii="Courier New" w:cs="Courier New" w:eastAsia="Courier New" w:hAnsi="Courier New"/>
      </w:rPr>
    </w:lvl>
    <w:lvl w:ilvl="8">
      <w:start w:val="1"/>
      <w:numFmt w:val="bullet"/>
      <w:lvlText w:val="▪"/>
      <w:lvlJc w:val="left"/>
      <w:pPr>
        <w:ind w:left="10740" w:hanging="360"/>
      </w:pPr>
      <w:rPr>
        <w:rFonts w:ascii="Noto Sans Symbols" w:cs="Noto Sans Symbols" w:eastAsia="Noto Sans Symbols" w:hAnsi="Noto Sans Symbols"/>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C741A"/>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34D07"/>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QMcvYxIVaE3Kxsz0dfKdVQ2AEA==">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2012-05-05T11:07:00Z</dcterms:created>
  <dc:creator>Valued Acer Customer</dc:creator>
</cp:coreProperties>
</file>