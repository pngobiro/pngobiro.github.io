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0" w:right="0" w:firstLine="0"/>
        <w:jc w:val="center"/>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KENYA SCHOOL OF LAW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ADVOCATES TRAINING PROGRAM 2018</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GROUP 29 PRESENTATION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21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2819400" cy="306705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194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LEGAL WRITING AND DRAFTING</w:t>
      </w:r>
    </w:p>
    <w:p w:rsidR="00000000" w:rsidDel="00000000" w:rsidP="00000000" w:rsidRDefault="00000000" w:rsidRPr="00000000" w14:paraId="00000009">
      <w:pPr>
        <w:pageBreakBefore w:val="0"/>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FACILITATOR:    MR. JUSTUS MAITHYA MUNYITHYA</w:t>
      </w:r>
    </w:p>
    <w:p w:rsidR="00000000" w:rsidDel="00000000" w:rsidP="00000000" w:rsidRDefault="00000000" w:rsidRPr="00000000" w14:paraId="0000000A">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1</w:t>
      </w:r>
      <w:r w:rsidDel="00000000" w:rsidR="00000000" w:rsidRPr="00000000">
        <w:rPr>
          <w:rFonts w:ascii="Times New Roman" w:cs="Times New Roman" w:eastAsia="Times New Roman" w:hAnsi="Times New Roman"/>
          <w:b w:val="1"/>
          <w:sz w:val="24"/>
          <w:szCs w:val="24"/>
          <w:vertAlign w:val="superscript"/>
          <w:rtl w:val="0"/>
        </w:rPr>
        <w:t xml:space="preserve">ST</w:t>
      </w:r>
      <w:r w:rsidDel="00000000" w:rsidR="00000000" w:rsidRPr="00000000">
        <w:rPr>
          <w:rFonts w:ascii="Times New Roman" w:cs="Times New Roman" w:eastAsia="Times New Roman" w:hAnsi="Times New Roman"/>
          <w:b w:val="1"/>
          <w:sz w:val="24"/>
          <w:szCs w:val="24"/>
          <w:rtl w:val="0"/>
        </w:rPr>
        <w:t xml:space="preserve"> FEBRUARY 2018</w:t>
      </w:r>
      <w:r w:rsidDel="00000000" w:rsidR="00000000" w:rsidRPr="00000000">
        <w:br w:type="page"/>
      </w:r>
      <w:r w:rsidDel="00000000" w:rsidR="00000000" w:rsidRPr="00000000">
        <w:rPr>
          <w:rtl w:val="0"/>
        </w:rPr>
      </w:r>
    </w:p>
    <w:p w:rsidR="00000000" w:rsidDel="00000000" w:rsidP="00000000" w:rsidRDefault="00000000" w:rsidRPr="00000000" w14:paraId="0000000B">
      <w:pPr>
        <w:pageBreakBefore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29 MEMBERS</w:t>
      </w:r>
    </w:p>
    <w:p w:rsidR="00000000" w:rsidDel="00000000" w:rsidP="00000000" w:rsidRDefault="00000000" w:rsidRPr="00000000" w14:paraId="0000000C">
      <w:pPr>
        <w:pageBreakBefore w:val="0"/>
        <w:spacing w:line="48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1"/>
        <w:tblW w:w="8289.999999999998"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7"/>
        <w:gridCol w:w="3249"/>
        <w:gridCol w:w="2274"/>
        <w:tblGridChange w:id="0">
          <w:tblGrid>
            <w:gridCol w:w="2767"/>
            <w:gridCol w:w="3249"/>
            <w:gridCol w:w="2274"/>
          </w:tblGrid>
        </w:tblGridChange>
      </w:tblGrid>
      <w:tr>
        <w:trPr>
          <w:cantSplit w:val="0"/>
          <w:tblHeader w:val="0"/>
        </w:trPr>
        <w:tc>
          <w:tcPr/>
          <w:p w:rsidR="00000000" w:rsidDel="00000000" w:rsidP="00000000" w:rsidRDefault="00000000" w:rsidRPr="00000000" w14:paraId="0000000D">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ADMISSION NUMBER   </w:t>
            </w:r>
            <w:r w:rsidDel="00000000" w:rsidR="00000000" w:rsidRPr="00000000">
              <w:rPr>
                <w:rtl w:val="0"/>
              </w:rPr>
            </w:r>
          </w:p>
        </w:tc>
        <w:tc>
          <w:tcPr/>
          <w:p w:rsidR="00000000" w:rsidDel="00000000" w:rsidP="00000000" w:rsidRDefault="00000000" w:rsidRPr="00000000" w14:paraId="0000000E">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tl w:val="0"/>
              </w:rPr>
            </w:r>
          </w:p>
        </w:tc>
        <w:tc>
          <w:tcPr/>
          <w:p w:rsidR="00000000" w:rsidDel="00000000" w:rsidP="00000000" w:rsidRDefault="00000000" w:rsidRPr="00000000" w14:paraId="0000000F">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w:t>
            </w:r>
            <w:r w:rsidDel="00000000" w:rsidR="00000000" w:rsidRPr="00000000">
              <w:rPr>
                <w:rtl w:val="0"/>
              </w:rPr>
            </w:r>
          </w:p>
        </w:tc>
      </w:tr>
      <w:tr>
        <w:trPr>
          <w:cantSplit w:val="0"/>
          <w:tblHeader w:val="0"/>
        </w:trPr>
        <w:tc>
          <w:tcPr/>
          <w:p w:rsidR="00000000" w:rsidDel="00000000" w:rsidP="00000000" w:rsidRDefault="00000000" w:rsidRPr="00000000" w14:paraId="00000010">
            <w:pPr>
              <w:pageBreakBefore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20180033</w:t>
            </w:r>
          </w:p>
        </w:tc>
        <w:tc>
          <w:tcPr/>
          <w:p w:rsidR="00000000" w:rsidDel="00000000" w:rsidP="00000000" w:rsidRDefault="00000000" w:rsidRPr="00000000" w14:paraId="00000011">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Mumbua Fidelma</w:t>
            </w:r>
          </w:p>
        </w:tc>
        <w:tc>
          <w:tcPr/>
          <w:p w:rsidR="00000000" w:rsidDel="00000000" w:rsidP="00000000" w:rsidRDefault="00000000" w:rsidRPr="00000000" w14:paraId="00000012">
            <w:pPr>
              <w:pageBreakBefore w:val="0"/>
              <w:spacing w:line="48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3">
            <w:pPr>
              <w:pageBreakBefore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20180950</w:t>
            </w:r>
          </w:p>
        </w:tc>
        <w:tc>
          <w:tcPr/>
          <w:p w:rsidR="00000000" w:rsidDel="00000000" w:rsidP="00000000" w:rsidRDefault="00000000" w:rsidRPr="00000000" w14:paraId="00000014">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Kirui Ivy Sharon Chepngeno</w:t>
            </w:r>
          </w:p>
        </w:tc>
        <w:tc>
          <w:tcPr/>
          <w:p w:rsidR="00000000" w:rsidDel="00000000" w:rsidP="00000000" w:rsidRDefault="00000000" w:rsidRPr="00000000" w14:paraId="00000015">
            <w:pPr>
              <w:pageBreakBefore w:val="0"/>
              <w:spacing w:line="48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6">
            <w:pPr>
              <w:pageBreakBefore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20181059</w:t>
            </w:r>
          </w:p>
        </w:tc>
        <w:tc>
          <w:tcPr/>
          <w:p w:rsidR="00000000" w:rsidDel="00000000" w:rsidP="00000000" w:rsidRDefault="00000000" w:rsidRPr="00000000" w14:paraId="00000017">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Manyara M. Joseph</w:t>
            </w:r>
          </w:p>
        </w:tc>
        <w:tc>
          <w:tcPr/>
          <w:p w:rsidR="00000000" w:rsidDel="00000000" w:rsidP="00000000" w:rsidRDefault="00000000" w:rsidRPr="00000000" w14:paraId="00000018">
            <w:pPr>
              <w:pageBreakBefore w:val="0"/>
              <w:spacing w:line="48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9">
            <w:pPr>
              <w:pageBreakBefore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20180763</w:t>
            </w:r>
          </w:p>
        </w:tc>
        <w:tc>
          <w:tcPr/>
          <w:p w:rsidR="00000000" w:rsidDel="00000000" w:rsidP="00000000" w:rsidRDefault="00000000" w:rsidRPr="00000000" w14:paraId="0000001A">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Kifaya Ibrahim</w:t>
            </w:r>
          </w:p>
        </w:tc>
        <w:tc>
          <w:tcPr/>
          <w:p w:rsidR="00000000" w:rsidDel="00000000" w:rsidP="00000000" w:rsidRDefault="00000000" w:rsidRPr="00000000" w14:paraId="0000001B">
            <w:pPr>
              <w:pageBreakBefore w:val="0"/>
              <w:spacing w:line="48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C">
            <w:pPr>
              <w:pageBreakBefore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20181100</w:t>
            </w:r>
          </w:p>
        </w:tc>
        <w:tc>
          <w:tcPr/>
          <w:p w:rsidR="00000000" w:rsidDel="00000000" w:rsidP="00000000" w:rsidRDefault="00000000" w:rsidRPr="00000000" w14:paraId="0000001D">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Kimiri Tessy Karimi</w:t>
            </w:r>
          </w:p>
        </w:tc>
        <w:tc>
          <w:tcPr/>
          <w:p w:rsidR="00000000" w:rsidDel="00000000" w:rsidP="00000000" w:rsidRDefault="00000000" w:rsidRPr="00000000" w14:paraId="0000001E">
            <w:pPr>
              <w:pageBreakBefore w:val="0"/>
              <w:spacing w:line="48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F">
            <w:pPr>
              <w:pageBreakBefore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20180161</w:t>
            </w:r>
          </w:p>
        </w:tc>
        <w:tc>
          <w:tcPr/>
          <w:p w:rsidR="00000000" w:rsidDel="00000000" w:rsidP="00000000" w:rsidRDefault="00000000" w:rsidRPr="00000000" w14:paraId="00000020">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Mkombe Grace Mkarye</w:t>
            </w:r>
          </w:p>
        </w:tc>
        <w:tc>
          <w:tcPr/>
          <w:p w:rsidR="00000000" w:rsidDel="00000000" w:rsidP="00000000" w:rsidRDefault="00000000" w:rsidRPr="00000000" w14:paraId="00000021">
            <w:pPr>
              <w:pageBreakBefore w:val="0"/>
              <w:spacing w:line="48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2">
            <w:pPr>
              <w:pageBreakBefore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20181106</w:t>
            </w:r>
          </w:p>
        </w:tc>
        <w:tc>
          <w:tcPr/>
          <w:p w:rsidR="00000000" w:rsidDel="00000000" w:rsidP="00000000" w:rsidRDefault="00000000" w:rsidRPr="00000000" w14:paraId="00000023">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Njoroge Alex Ndungu</w:t>
            </w:r>
          </w:p>
        </w:tc>
        <w:tc>
          <w:tcPr/>
          <w:p w:rsidR="00000000" w:rsidDel="00000000" w:rsidP="00000000" w:rsidRDefault="00000000" w:rsidRPr="00000000" w14:paraId="00000024">
            <w:pPr>
              <w:pageBreakBefore w:val="0"/>
              <w:spacing w:line="48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5">
            <w:pPr>
              <w:pageBreakBefore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20180699</w:t>
            </w:r>
          </w:p>
        </w:tc>
        <w:tc>
          <w:tcPr/>
          <w:p w:rsidR="00000000" w:rsidDel="00000000" w:rsidP="00000000" w:rsidRDefault="00000000" w:rsidRPr="00000000" w14:paraId="00000026">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Bundi Farida Kaari</w:t>
            </w:r>
          </w:p>
        </w:tc>
        <w:tc>
          <w:tcPr/>
          <w:p w:rsidR="00000000" w:rsidDel="00000000" w:rsidP="00000000" w:rsidRDefault="00000000" w:rsidRPr="00000000" w14:paraId="00000027">
            <w:pPr>
              <w:pageBreakBefore w:val="0"/>
              <w:spacing w:line="48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8">
            <w:pPr>
              <w:pageBreakBefore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20180181</w:t>
            </w:r>
          </w:p>
        </w:tc>
        <w:tc>
          <w:tcPr/>
          <w:p w:rsidR="00000000" w:rsidDel="00000000" w:rsidP="00000000" w:rsidRDefault="00000000" w:rsidRPr="00000000" w14:paraId="00000029">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Mweu Justus Mutunga</w:t>
            </w:r>
          </w:p>
        </w:tc>
        <w:tc>
          <w:tcPr/>
          <w:p w:rsidR="00000000" w:rsidDel="00000000" w:rsidP="00000000" w:rsidRDefault="00000000" w:rsidRPr="00000000" w14:paraId="0000002A">
            <w:pPr>
              <w:pageBreakBefore w:val="0"/>
              <w:spacing w:line="48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B">
            <w:pPr>
              <w:pageBreakBefore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20180109</w:t>
            </w:r>
          </w:p>
        </w:tc>
        <w:tc>
          <w:tcPr/>
          <w:p w:rsidR="00000000" w:rsidDel="00000000" w:rsidP="00000000" w:rsidRDefault="00000000" w:rsidRPr="00000000" w14:paraId="0000002C">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 Judith Mwende</w:t>
            </w:r>
          </w:p>
        </w:tc>
        <w:tc>
          <w:tcPr/>
          <w:p w:rsidR="00000000" w:rsidDel="00000000" w:rsidP="00000000" w:rsidRDefault="00000000" w:rsidRPr="00000000" w14:paraId="0000002D">
            <w:pPr>
              <w:pageBreakBefore w:val="0"/>
              <w:spacing w:line="48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E">
            <w:pPr>
              <w:pageBreakBefore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20180663</w:t>
            </w:r>
          </w:p>
        </w:tc>
        <w:tc>
          <w:tcPr/>
          <w:p w:rsidR="00000000" w:rsidDel="00000000" w:rsidP="00000000" w:rsidRDefault="00000000" w:rsidRPr="00000000" w14:paraId="0000002F">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Ogoti Patricia </w:t>
            </w:r>
          </w:p>
        </w:tc>
        <w:tc>
          <w:tcPr/>
          <w:p w:rsidR="00000000" w:rsidDel="00000000" w:rsidP="00000000" w:rsidRDefault="00000000" w:rsidRPr="00000000" w14:paraId="00000030">
            <w:pPr>
              <w:pageBreakBefore w:val="0"/>
              <w:spacing w:line="480" w:lineRule="auto"/>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31">
      <w:pPr>
        <w:pageBreakBefore w:val="0"/>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pageBreakBefore w:val="0"/>
        <w:spacing w:line="48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QUESTION 2.</w:t>
      </w:r>
    </w:p>
    <w:p w:rsidR="00000000" w:rsidDel="00000000" w:rsidP="00000000" w:rsidRDefault="00000000" w:rsidRPr="00000000" w14:paraId="00000034">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 brief on the judgement of the court in a criminal case. Rewrite the brief, beginning with a topic sentence summarizing the holding of the court, re-casting the facts and using the transitions in the IRAC process. (Issue, Rule, Application and Conclusion)</w:t>
      </w:r>
    </w:p>
    <w:p w:rsidR="00000000" w:rsidDel="00000000" w:rsidP="00000000" w:rsidRDefault="00000000" w:rsidRPr="00000000" w14:paraId="00000035">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ageBreakBefore w:val="0"/>
        <w:spacing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 this case the accused was charged with the murder of his mother. When the hearing commenced the accused objected to the trial on the grounds that he had been brought to court 23 days after his arrest. This, he said, was contrary to the provisions of the constitution. The prosecution claimed that the exercise of tracing eyewitnesses was time consuming and this caused the delay in bringing the accused to court. The high court was to decide whether the fundamental rights of the accused were violated by the delay in bringing the accused to trial for the alleged murder of his mother was satisfactory.</w:t>
      </w:r>
    </w:p>
    <w:sdt>
      <w:sdtPr>
        <w:tag w:val="goog_rdk_2"/>
      </w:sdtPr>
      <w:sdtContent>
        <w:p w:rsidR="00000000" w:rsidDel="00000000" w:rsidP="00000000" w:rsidRDefault="00000000" w:rsidRPr="00000000" w14:paraId="00000037">
          <w:pPr>
            <w:pageBreakBefore w:val="0"/>
            <w:spacing w:line="480" w:lineRule="auto"/>
            <w:jc w:val="both"/>
            <w:rPr>
              <w:del w:author="Felisters Kyalo" w:id="0" w:date="2021-08-30T05:43:07Z"/>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Section 72(3) (b) of the constitution stipulates that a person arrested on reasonable suspicion or having committed a capital offence must be brought to court as soon as is reasonably practicable but at any rate before the expiry of 14 days from the time of his arrest. This section also places burden of compliance upon </w:t>
          </w:r>
          <w:sdt>
            <w:sdtPr>
              <w:tag w:val="goog_rdk_0"/>
            </w:sdtPr>
            <w:sdtContent>
              <w:ins w:author="Felisters Kyalo" w:id="0" w:date="2021-08-30T05:43:07Z">
                <w:r w:rsidDel="00000000" w:rsidR="00000000" w:rsidRPr="00000000">
                  <w:rPr>
                    <w:rFonts w:ascii="Times New Roman" w:cs="Times New Roman" w:eastAsia="Times New Roman" w:hAnsi="Times New Roman"/>
                    <w:i w:val="1"/>
                    <w:sz w:val="24"/>
                    <w:szCs w:val="24"/>
                    <w:rtl w:val="0"/>
                  </w:rPr>
                  <w:t xml:space="preserve">0</w:t>
                </w:r>
              </w:ins>
            </w:sdtContent>
          </w:sdt>
          <w:sdt>
            <w:sdtPr>
              <w:tag w:val="goog_rdk_1"/>
            </w:sdtPr>
            <w:sdtContent>
              <w:del w:author="Felisters Kyalo" w:id="0" w:date="2021-08-30T05:43:07Z">
                <w:r w:rsidDel="00000000" w:rsidR="00000000" w:rsidRPr="00000000">
                  <w:rPr>
                    <w:rFonts w:ascii="Times New Roman" w:cs="Times New Roman" w:eastAsia="Times New Roman" w:hAnsi="Times New Roman"/>
                    <w:i w:val="1"/>
                    <w:sz w:val="24"/>
                    <w:szCs w:val="24"/>
                    <w:rtl w:val="0"/>
                  </w:rPr>
                  <w:delText xml:space="preserve">the prosecution. </w:delText>
                </w:r>
              </w:del>
            </w:sdtContent>
          </w:sdt>
        </w:p>
      </w:sdtContent>
    </w:sdt>
    <w:p w:rsidR="00000000" w:rsidDel="00000000" w:rsidP="00000000" w:rsidRDefault="00000000" w:rsidRPr="00000000" w14:paraId="00000038">
      <w:pPr>
        <w:pageBreakBefore w:val="0"/>
        <w:spacing w:line="480" w:lineRule="auto"/>
        <w:jc w:val="both"/>
        <w:rPr>
          <w:rFonts w:ascii="Times New Roman" w:cs="Times New Roman" w:eastAsia="Times New Roman" w:hAnsi="Times New Roman"/>
          <w:i w:val="1"/>
          <w:sz w:val="24"/>
          <w:szCs w:val="24"/>
        </w:rPr>
      </w:pPr>
      <w:sdt>
        <w:sdtPr>
          <w:tag w:val="goog_rdk_3"/>
        </w:sdtPr>
        <w:sdtContent>
          <w:del w:author="Felisters Kyalo" w:id="0" w:date="2021-08-30T05:43:07Z">
            <w:r w:rsidDel="00000000" w:rsidR="00000000" w:rsidRPr="00000000">
              <w:rPr>
                <w:rFonts w:ascii="Times New Roman" w:cs="Times New Roman" w:eastAsia="Times New Roman" w:hAnsi="Times New Roman"/>
                <w:i w:val="1"/>
                <w:sz w:val="24"/>
                <w:szCs w:val="24"/>
                <w:rtl w:val="0"/>
              </w:rPr>
              <w:delText xml:space="preserve">The court of appeal in Eliud Njeri Nyaga</w:delText>
            </w:r>
          </w:del>
        </w:sdtContent>
      </w:sdt>
      <w:sdt>
        <w:sdtPr>
          <w:tag w:val="goog_rdk_4"/>
        </w:sdtPr>
        <w:sdtContent>
          <w:ins w:author="Felisters Kyalo" w:id="0" w:date="2021-08-30T05:43:07Z">
            <w:sdt>
              <w:sdtPr>
                <w:tag w:val="goog_rdk_5"/>
              </w:sdtPr>
              <w:sdtContent>
                <w:del w:author="Felisters Kyalo" w:id="0" w:date="2021-08-30T05:43:07Z">
                  <w:r w:rsidDel="00000000" w:rsidR="00000000" w:rsidRPr="00000000">
                    <w:rPr>
                      <w:rFonts w:ascii="Times New Roman" w:cs="Times New Roman" w:eastAsia="Times New Roman" w:hAnsi="Times New Roman"/>
                      <w:i w:val="1"/>
                      <w:sz w:val="24"/>
                      <w:szCs w:val="24"/>
                      <w:rtl w:val="0"/>
                    </w:rPr>
                    <w:delText xml:space="preserve">a</w:delText>
                  </w:r>
                </w:del>
              </w:sdtContent>
            </w:sdt>
          </w:ins>
        </w:sdtContent>
      </w:sdt>
      <w:sdt>
        <w:sdtPr>
          <w:tag w:val="goog_rdk_6"/>
        </w:sdtPr>
        <w:sdtContent>
          <w:del w:author="Felisters Kyalo" w:id="0" w:date="2021-08-30T05:43:07Z">
            <w:r w:rsidDel="00000000" w:rsidR="00000000" w:rsidRPr="00000000">
              <w:rPr>
                <w:rFonts w:ascii="Times New Roman" w:cs="Times New Roman" w:eastAsia="Times New Roman" w:hAnsi="Times New Roman"/>
                <w:i w:val="1"/>
                <w:sz w:val="24"/>
                <w:szCs w:val="24"/>
                <w:rtl w:val="0"/>
              </w:rPr>
              <w:delText xml:space="preserve"> v</w:delText>
            </w:r>
          </w:del>
        </w:sdtContent>
      </w:sdt>
      <w:r w:rsidDel="00000000" w:rsidR="00000000" w:rsidRPr="00000000">
        <w:rPr>
          <w:rFonts w:ascii="Times New Roman" w:cs="Times New Roman" w:eastAsia="Times New Roman" w:hAnsi="Times New Roman"/>
          <w:i w:val="1"/>
          <w:sz w:val="24"/>
          <w:szCs w:val="24"/>
          <w:rtl w:val="0"/>
        </w:rPr>
        <w:t xml:space="preserve"> Republic (Criminal Appeal Number 182 of 2006) provides incidents that would constitute satisfactory explanation for delay in bringing the accused to court. These include a case where an arrested person is taken ill within the stipulated 14 days and cannot therefore be produced in court or when there is no court of competent jurisdiction to which the accused can be taken. </w:t>
      </w:r>
    </w:p>
    <w:p w:rsidR="00000000" w:rsidDel="00000000" w:rsidP="00000000" w:rsidRDefault="00000000" w:rsidRPr="00000000" w14:paraId="00000039">
      <w:pPr>
        <w:pageBreakBefore w:val="0"/>
        <w:spacing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court found that the delay in bringing the accused to court after 23 days instead of within 14 days of his arrest was contrary to Section 72(2)(b). The court also found that looking at the evidence produced by the prosecution, it was clear that the delay was based on administrative and bureaucratic reasons. Difficulties in tracing eyewitnesses to the crime did not fall within satisfactory explanation for delay. </w:t>
      </w:r>
    </w:p>
    <w:p w:rsidR="00000000" w:rsidDel="00000000" w:rsidP="00000000" w:rsidRDefault="00000000" w:rsidRPr="00000000" w14:paraId="0000003A">
      <w:pPr>
        <w:pageBreakBefore w:val="0"/>
        <w:spacing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courts conclusion, accordingly, was that the fundamental rights of the accused were violated and further that there was no cure to the nullity of the proceedings instituted after the expiry of the 14 days and the court therefore ordered the immediate release of the accused from the custody.’</w:t>
      </w:r>
    </w:p>
    <w:p w:rsidR="00000000" w:rsidDel="00000000" w:rsidP="00000000" w:rsidRDefault="00000000" w:rsidRPr="00000000" w14:paraId="0000003B">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ageBreakBefore w:val="0"/>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ANSWER</w:t>
      </w:r>
    </w:p>
    <w:p w:rsidR="00000000" w:rsidDel="00000000" w:rsidP="00000000" w:rsidRDefault="00000000" w:rsidRPr="00000000" w14:paraId="0000004E">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Every accused person has a non-derogable right to be brought to court as soon as is reasonably possible</w:t>
      </w:r>
      <w:r w:rsidDel="00000000" w:rsidR="00000000" w:rsidRPr="00000000">
        <w:rPr>
          <w:rFonts w:ascii="Times New Roman" w:cs="Times New Roman" w:eastAsia="Times New Roman" w:hAnsi="Times New Roman"/>
          <w:sz w:val="24"/>
          <w:szCs w:val="24"/>
          <w:rtl w:val="0"/>
        </w:rPr>
        <w:t xml:space="preserve">. If the accused person is not brought to court within the stipulated time frame, his continued detention amounts to unmitigated illegality and a violation of his fundamental rights and any prosecution against him would be a nullity. </w:t>
      </w:r>
    </w:p>
    <w:p w:rsidR="00000000" w:rsidDel="00000000" w:rsidP="00000000" w:rsidRDefault="00000000" w:rsidRPr="00000000" w14:paraId="0000004F">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accused person in this case was </w:t>
      </w:r>
      <w:r w:rsidDel="00000000" w:rsidR="00000000" w:rsidRPr="00000000">
        <w:rPr>
          <w:rFonts w:ascii="Times New Roman" w:cs="Times New Roman" w:eastAsia="Times New Roman" w:hAnsi="Times New Roman"/>
          <w:sz w:val="24"/>
          <w:szCs w:val="24"/>
          <w:highlight w:val="cyan"/>
          <w:rtl w:val="0"/>
        </w:rPr>
        <w:t xml:space="preserve">charged with the offence of murder of his mother</w:t>
      </w:r>
      <w:r w:rsidDel="00000000" w:rsidR="00000000" w:rsidRPr="00000000">
        <w:rPr>
          <w:rFonts w:ascii="Times New Roman" w:cs="Times New Roman" w:eastAsia="Times New Roman" w:hAnsi="Times New Roman"/>
          <w:sz w:val="24"/>
          <w:szCs w:val="24"/>
          <w:rtl w:val="0"/>
        </w:rPr>
        <w:t xml:space="preserve"> contrary to section 203 as read together with section 204 of the Penal Code. When this matter came up for hearing before the court, the accused person objected to his trial on the grounds that he had been brought to court 23 days after his arrest, which was contrary to Section 72(3)(b) of the Constitution (repealed). The accused thus submitted that his trial was an illegality. </w:t>
      </w:r>
    </w:p>
    <w:p w:rsidR="00000000" w:rsidDel="00000000" w:rsidP="00000000" w:rsidRDefault="00000000" w:rsidRPr="00000000" w14:paraId="00000050">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On the other hand</w:t>
      </w:r>
      <w:r w:rsidDel="00000000" w:rsidR="00000000" w:rsidRPr="00000000">
        <w:rPr>
          <w:rFonts w:ascii="Times New Roman" w:cs="Times New Roman" w:eastAsia="Times New Roman" w:hAnsi="Times New Roman"/>
          <w:sz w:val="24"/>
          <w:szCs w:val="24"/>
          <w:rtl w:val="0"/>
        </w:rPr>
        <w:t xml:space="preserve">, the prosecution submitted that </w:t>
      </w:r>
      <w:r w:rsidDel="00000000" w:rsidR="00000000" w:rsidRPr="00000000">
        <w:rPr>
          <w:rFonts w:ascii="Times New Roman" w:cs="Times New Roman" w:eastAsia="Times New Roman" w:hAnsi="Times New Roman"/>
          <w:sz w:val="24"/>
          <w:szCs w:val="24"/>
          <w:highlight w:val="cyan"/>
          <w:rtl w:val="0"/>
        </w:rPr>
        <w:t xml:space="preserve">the exercise of tracing eyewitnesses was time consuming</w:t>
      </w:r>
      <w:r w:rsidDel="00000000" w:rsidR="00000000" w:rsidRPr="00000000">
        <w:rPr>
          <w:rFonts w:ascii="Times New Roman" w:cs="Times New Roman" w:eastAsia="Times New Roman" w:hAnsi="Times New Roman"/>
          <w:sz w:val="24"/>
          <w:szCs w:val="24"/>
          <w:rtl w:val="0"/>
        </w:rPr>
        <w:t xml:space="preserve"> and this caused the delay in bringing the accused person to court.</w:t>
      </w:r>
    </w:p>
    <w:p w:rsidR="00000000" w:rsidDel="00000000" w:rsidP="00000000" w:rsidRDefault="00000000" w:rsidRPr="00000000" w14:paraId="00000051">
      <w:pPr>
        <w:pageBreakBefore w:val="0"/>
        <w:spacing w:line="48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The issues for determination before the court were; whether the fundamental rights of the accused person were violated by the delay in bringing him to court; and, whether the explanation offered by the prosecution for the delay in bringing the accused to court was satisfactory.</w:t>
      </w:r>
    </w:p>
    <w:p w:rsidR="00000000" w:rsidDel="00000000" w:rsidP="00000000" w:rsidRDefault="00000000" w:rsidRPr="00000000" w14:paraId="00000052">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72(3) (b) of the Constitution provided:-</w:t>
      </w:r>
    </w:p>
    <w:p w:rsidR="00000000" w:rsidDel="00000000" w:rsidP="00000000" w:rsidRDefault="00000000" w:rsidRPr="00000000" w14:paraId="00000053">
      <w:pPr>
        <w:pageBreakBefore w:val="0"/>
        <w:spacing w:line="4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 person who is arrested or detained—upon reasonable suspicion of his having committed, or being about to commit, a criminal offence, and who is not released, shall be brought before a court as soon as is reasonably practicable, and where he is not brought before a court within twenty-four hours of his arrest or from the commencement of his detention, or within fourteen days of his arrest or detention where he is arrested or detained upon reasonable suspicion of his having committed or about to commit an offence punishable by death, the burden of proving that the person arrested or detained has been brought before a court as soon as is reasonably practicable shall rest upon any person alleging that the provisions of this subsection have been complied with.”</w:t>
      </w:r>
    </w:p>
    <w:p w:rsidR="00000000" w:rsidDel="00000000" w:rsidP="00000000" w:rsidRDefault="00000000" w:rsidRPr="00000000" w14:paraId="00000054">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respect, the Court of Appeal in </w:t>
      </w:r>
      <w:r w:rsidDel="00000000" w:rsidR="00000000" w:rsidRPr="00000000">
        <w:rPr>
          <w:rFonts w:ascii="Times New Roman" w:cs="Times New Roman" w:eastAsia="Times New Roman" w:hAnsi="Times New Roman"/>
          <w:b w:val="1"/>
          <w:i w:val="1"/>
          <w:sz w:val="24"/>
          <w:szCs w:val="24"/>
          <w:rtl w:val="0"/>
        </w:rPr>
        <w:t xml:space="preserve">Eliud Njeru Nyaga vs Republic Criminal Appeal No. 182 of 2006 </w:t>
      </w:r>
      <w:r w:rsidDel="00000000" w:rsidR="00000000" w:rsidRPr="00000000">
        <w:rPr>
          <w:rFonts w:ascii="Times New Roman" w:cs="Times New Roman" w:eastAsia="Times New Roman" w:hAnsi="Times New Roman"/>
          <w:sz w:val="24"/>
          <w:szCs w:val="24"/>
          <w:rtl w:val="0"/>
        </w:rPr>
        <w:t xml:space="preserve">considered incidents which would constitute a </w:t>
      </w:r>
      <w:r w:rsidDel="00000000" w:rsidR="00000000" w:rsidRPr="00000000">
        <w:rPr>
          <w:rFonts w:ascii="Times New Roman" w:cs="Times New Roman" w:eastAsia="Times New Roman" w:hAnsi="Times New Roman"/>
          <w:sz w:val="24"/>
          <w:szCs w:val="24"/>
          <w:highlight w:val="cyan"/>
          <w:rtl w:val="0"/>
        </w:rPr>
        <w:t xml:space="preserve">satisfactory explanation</w:t>
      </w:r>
      <w:r w:rsidDel="00000000" w:rsidR="00000000" w:rsidRPr="00000000">
        <w:rPr>
          <w:rFonts w:ascii="Times New Roman" w:cs="Times New Roman" w:eastAsia="Times New Roman" w:hAnsi="Times New Roman"/>
          <w:sz w:val="24"/>
          <w:szCs w:val="24"/>
          <w:rtl w:val="0"/>
        </w:rPr>
        <w:t xml:space="preserve"> for bringing the accused person to court. The court found that such incidents include a case where an arrested person is taken ill within the stipulated period and cannot therefore be produced in court, or, when there is no Court of competent jurisdiction to which the accused can be taken.  </w:t>
      </w:r>
    </w:p>
    <w:p w:rsidR="00000000" w:rsidDel="00000000" w:rsidP="00000000" w:rsidRDefault="00000000" w:rsidRPr="00000000" w14:paraId="00000055">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Based on the foregoing</w:t>
      </w:r>
      <w:r w:rsidDel="00000000" w:rsidR="00000000" w:rsidRPr="00000000">
        <w:rPr>
          <w:rFonts w:ascii="Times New Roman" w:cs="Times New Roman" w:eastAsia="Times New Roman" w:hAnsi="Times New Roman"/>
          <w:sz w:val="24"/>
          <w:szCs w:val="24"/>
          <w:rtl w:val="0"/>
        </w:rPr>
        <w:t xml:space="preserve">, the court in the present matter found that the </w:t>
      </w:r>
      <w:r w:rsidDel="00000000" w:rsidR="00000000" w:rsidRPr="00000000">
        <w:rPr>
          <w:rFonts w:ascii="Times New Roman" w:cs="Times New Roman" w:eastAsia="Times New Roman" w:hAnsi="Times New Roman"/>
          <w:sz w:val="24"/>
          <w:szCs w:val="24"/>
          <w:highlight w:val="cyan"/>
          <w:rtl w:val="0"/>
        </w:rPr>
        <w:t xml:space="preserve">delay in bringing the accused person to court</w:t>
      </w:r>
      <w:r w:rsidDel="00000000" w:rsidR="00000000" w:rsidRPr="00000000">
        <w:rPr>
          <w:rFonts w:ascii="Times New Roman" w:cs="Times New Roman" w:eastAsia="Times New Roman" w:hAnsi="Times New Roman"/>
          <w:sz w:val="24"/>
          <w:szCs w:val="24"/>
          <w:rtl w:val="0"/>
        </w:rPr>
        <w:t xml:space="preserve"> after 23 days was contrary to section 72(3) of the Repealed Constitution. </w:t>
      </w:r>
      <w:r w:rsidDel="00000000" w:rsidR="00000000" w:rsidRPr="00000000">
        <w:rPr>
          <w:rFonts w:ascii="Times New Roman" w:cs="Times New Roman" w:eastAsia="Times New Roman" w:hAnsi="Times New Roman"/>
          <w:sz w:val="24"/>
          <w:szCs w:val="24"/>
          <w:highlight w:val="yellow"/>
          <w:rtl w:val="0"/>
        </w:rPr>
        <w:t xml:space="preserve">Further,</w:t>
      </w:r>
      <w:r w:rsidDel="00000000" w:rsidR="00000000" w:rsidRPr="00000000">
        <w:rPr>
          <w:rFonts w:ascii="Times New Roman" w:cs="Times New Roman" w:eastAsia="Times New Roman" w:hAnsi="Times New Roman"/>
          <w:sz w:val="24"/>
          <w:szCs w:val="24"/>
          <w:rtl w:val="0"/>
        </w:rPr>
        <w:t xml:space="preserve"> the Court found the explanation tendered by the prosecution for failing to bring the accused to court within the stipulated timeline to be unsatisfactory. </w:t>
      </w:r>
      <w:r w:rsidDel="00000000" w:rsidR="00000000" w:rsidRPr="00000000">
        <w:rPr>
          <w:rFonts w:ascii="Times New Roman" w:cs="Times New Roman" w:eastAsia="Times New Roman" w:hAnsi="Times New Roman"/>
          <w:sz w:val="24"/>
          <w:szCs w:val="24"/>
          <w:highlight w:val="yellow"/>
          <w:rtl w:val="0"/>
        </w:rPr>
        <w:t xml:space="preserve">Further still</w:t>
      </w:r>
      <w:r w:rsidDel="00000000" w:rsidR="00000000" w:rsidRPr="00000000">
        <w:rPr>
          <w:rFonts w:ascii="Times New Roman" w:cs="Times New Roman" w:eastAsia="Times New Roman" w:hAnsi="Times New Roman"/>
          <w:sz w:val="24"/>
          <w:szCs w:val="24"/>
          <w:rtl w:val="0"/>
        </w:rPr>
        <w:t xml:space="preserve">, looking at the evidence tendered by the prosecution, the court made a finding that the delay in bringing the accused to court was based on administrative and bureaucratic reasons.</w:t>
      </w:r>
    </w:p>
    <w:p w:rsidR="00000000" w:rsidDel="00000000" w:rsidP="00000000" w:rsidRDefault="00000000" w:rsidRPr="00000000" w14:paraId="00000056">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In conclusion</w:t>
      </w:r>
      <w:r w:rsidDel="00000000" w:rsidR="00000000" w:rsidRPr="00000000">
        <w:rPr>
          <w:rFonts w:ascii="Times New Roman" w:cs="Times New Roman" w:eastAsia="Times New Roman" w:hAnsi="Times New Roman"/>
          <w:sz w:val="24"/>
          <w:szCs w:val="24"/>
          <w:rtl w:val="0"/>
        </w:rPr>
        <w:t xml:space="preserve">, the court found that the delay in bringing the accused to court 23 days after his arrest was a </w:t>
      </w:r>
      <w:r w:rsidDel="00000000" w:rsidR="00000000" w:rsidRPr="00000000">
        <w:rPr>
          <w:rFonts w:ascii="Times New Roman" w:cs="Times New Roman" w:eastAsia="Times New Roman" w:hAnsi="Times New Roman"/>
          <w:sz w:val="24"/>
          <w:szCs w:val="24"/>
          <w:highlight w:val="cyan"/>
          <w:rtl w:val="0"/>
        </w:rPr>
        <w:t xml:space="preserve">violation of his constitutional rights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highlight w:val="yellow"/>
          <w:rtl w:val="0"/>
        </w:rPr>
        <w:t xml:space="preserve">accordingly </w:t>
      </w:r>
      <w:r w:rsidDel="00000000" w:rsidR="00000000" w:rsidRPr="00000000">
        <w:rPr>
          <w:rFonts w:ascii="Times New Roman" w:cs="Times New Roman" w:eastAsia="Times New Roman" w:hAnsi="Times New Roman"/>
          <w:sz w:val="24"/>
          <w:szCs w:val="24"/>
          <w:rtl w:val="0"/>
        </w:rPr>
        <w:t xml:space="preserve">ordered that the accused person be released. </w:t>
      </w:r>
    </w:p>
    <w:p w:rsidR="00000000" w:rsidDel="00000000" w:rsidP="00000000" w:rsidRDefault="00000000" w:rsidRPr="00000000" w14:paraId="00000057">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Key</w:t>
      </w:r>
    </w:p>
    <w:p w:rsidR="00000000" w:rsidDel="00000000" w:rsidP="00000000" w:rsidRDefault="00000000" w:rsidRPr="00000000" w14:paraId="00000058">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Transition words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12700</wp:posOffset>
                </wp:positionV>
                <wp:extent cx="282575" cy="215900"/>
                <wp:effectExtent b="0" l="0" r="0" t="0"/>
                <wp:wrapNone/>
                <wp:docPr id="4" name=""/>
                <a:graphic>
                  <a:graphicData uri="http://schemas.microsoft.com/office/word/2010/wordprocessingShape">
                    <wps:wsp>
                      <wps:cNvSpPr/>
                      <wps:cNvPr id="2" name="Shape 2"/>
                      <wps:spPr>
                        <a:xfrm>
                          <a:off x="5217413" y="3684750"/>
                          <a:ext cx="257175" cy="190500"/>
                        </a:xfrm>
                        <a:prstGeom prst="rect">
                          <a:avLst/>
                        </a:prstGeom>
                        <a:solidFill>
                          <a:srgbClr val="FFFF00"/>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12700</wp:posOffset>
                </wp:positionV>
                <wp:extent cx="282575" cy="215900"/>
                <wp:effectExtent b="0" l="0" r="0" t="0"/>
                <wp:wrapNone/>
                <wp:docPr id="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82575" cy="215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317500</wp:posOffset>
                </wp:positionV>
                <wp:extent cx="311150" cy="244475"/>
                <wp:effectExtent b="0" l="0" r="0" t="0"/>
                <wp:wrapNone/>
                <wp:docPr id="5" name=""/>
                <a:graphic>
                  <a:graphicData uri="http://schemas.microsoft.com/office/word/2010/wordprocessingShape">
                    <wps:wsp>
                      <wps:cNvSpPr/>
                      <wps:cNvPr id="3" name="Shape 3"/>
                      <wps:spPr>
                        <a:xfrm>
                          <a:off x="5203125" y="3670463"/>
                          <a:ext cx="285750" cy="219075"/>
                        </a:xfrm>
                        <a:prstGeom prst="rect">
                          <a:avLst/>
                        </a:prstGeom>
                        <a:solidFill>
                          <a:srgbClr val="00FFFF"/>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317500</wp:posOffset>
                </wp:positionV>
                <wp:extent cx="311150" cy="244475"/>
                <wp:effectExtent b="0" l="0" r="0" t="0"/>
                <wp:wrapNone/>
                <wp:docPr id="5"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311150" cy="244475"/>
                        </a:xfrm>
                        <a:prstGeom prst="rect"/>
                        <a:ln/>
                      </pic:spPr>
                    </pic:pic>
                  </a:graphicData>
                </a:graphic>
              </wp:anchor>
            </w:drawing>
          </mc:Fallback>
        </mc:AlternateContent>
      </w:r>
    </w:p>
    <w:p w:rsidR="00000000" w:rsidDel="00000000" w:rsidP="00000000" w:rsidRDefault="00000000" w:rsidRPr="00000000" w14:paraId="00000059">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Topic sentences</w:t>
      </w:r>
      <w:r w:rsidDel="00000000" w:rsidR="00000000" w:rsidRPr="00000000">
        <w:rPr>
          <w:rtl w:val="0"/>
        </w:rPr>
      </w:r>
    </w:p>
    <w:sectPr>
      <w:footerReference r:id="rId10" w:type="default"/>
      <w:footerReference r:id="rId11" w:type="even"/>
      <w:pgSz w:h="16840" w:w="1190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F768D"/>
    <w:pPr>
      <w:spacing w:after="160" w:line="259" w:lineRule="auto"/>
      <w:ind w:left="720"/>
      <w:contextualSpacing w:val="1"/>
    </w:pPr>
    <w:rPr>
      <w:rFonts w:asciiTheme="minorHAnsi" w:cstheme="minorBidi" w:eastAsiaTheme="minorHAnsi" w:hAnsiTheme="minorHAnsi"/>
    </w:rPr>
  </w:style>
  <w:style w:type="paragraph" w:styleId="NormalWeb">
    <w:name w:val="Normal (Web)"/>
    <w:basedOn w:val="Normal"/>
    <w:uiPriority w:val="99"/>
    <w:unhideWhenUsed w:val="1"/>
    <w:rsid w:val="003D05E5"/>
    <w:pPr>
      <w:spacing w:after="100" w:afterAutospacing="1" w:before="100" w:beforeAutospacing="1"/>
    </w:pPr>
    <w:rPr>
      <w:rFonts w:ascii="Times" w:hAnsi="Times"/>
      <w:sz w:val="20"/>
      <w:szCs w:val="20"/>
      <w:lang w:val="en-GB"/>
    </w:rPr>
  </w:style>
  <w:style w:type="table" w:styleId="TableGrid">
    <w:name w:val="Table Grid"/>
    <w:basedOn w:val="TableNormal"/>
    <w:uiPriority w:val="59"/>
    <w:rsid w:val="003D05E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C422BE"/>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C422BE"/>
    <w:rPr>
      <w:rFonts w:ascii="Lucida Grande" w:cs="Lucida Grande" w:hAnsi="Lucida Grande"/>
      <w:sz w:val="18"/>
      <w:szCs w:val="18"/>
    </w:rPr>
  </w:style>
  <w:style w:type="paragraph" w:styleId="Footer">
    <w:name w:val="footer"/>
    <w:basedOn w:val="Normal"/>
    <w:link w:val="FooterChar"/>
    <w:uiPriority w:val="99"/>
    <w:unhideWhenUsed w:val="1"/>
    <w:rsid w:val="00BA75DC"/>
    <w:pPr>
      <w:tabs>
        <w:tab w:val="center" w:pos="4320"/>
        <w:tab w:val="right" w:pos="8640"/>
      </w:tabs>
    </w:pPr>
  </w:style>
  <w:style w:type="character" w:styleId="FooterChar" w:customStyle="1">
    <w:name w:val="Footer Char"/>
    <w:basedOn w:val="DefaultParagraphFont"/>
    <w:link w:val="Footer"/>
    <w:uiPriority w:val="99"/>
    <w:rsid w:val="00BA75DC"/>
  </w:style>
  <w:style w:type="character" w:styleId="PageNumber">
    <w:name w:val="page number"/>
    <w:basedOn w:val="DefaultParagraphFont"/>
    <w:uiPriority w:val="99"/>
    <w:semiHidden w:val="1"/>
    <w:unhideWhenUsed w:val="1"/>
    <w:rsid w:val="00BA75D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v2Z23t7RiWVPw843oDZAX1W2Wg==">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2018-03-02T07:33:00Z</dcterms:created>
  <dc:creator>Kifaya Abdulkadir</dc:creator>
</cp:coreProperties>
</file>