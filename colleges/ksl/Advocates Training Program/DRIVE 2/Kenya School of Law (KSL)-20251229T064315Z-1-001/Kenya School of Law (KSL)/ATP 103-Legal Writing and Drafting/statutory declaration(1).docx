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40" w:before="240" w:line="48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2">
      <w:pPr>
        <w:pageBreakBefore w:val="0"/>
        <w:spacing w:after="240" w:before="240" w:line="48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3">
      <w:pPr>
        <w:pageBreakBefore w:val="0"/>
        <w:spacing w:after="240" w:before="240"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Legal Drafting Assignment; Discuss what affidavits and statutory declarations are; their elements; and give a sample of both.</w:t>
      </w:r>
    </w:p>
    <w:p w:rsidR="00000000" w:rsidDel="00000000" w:rsidP="00000000" w:rsidRDefault="00000000" w:rsidRPr="00000000" w14:paraId="00000004">
      <w:pPr>
        <w:pageBreakBefore w:val="0"/>
        <w:spacing w:after="240" w:before="240" w:line="48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5">
      <w:pPr>
        <w:pageBreakBefore w:val="0"/>
        <w:numPr>
          <w:ilvl w:val="0"/>
          <w:numId w:val="6"/>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vertAlign w:val="baseline"/>
          <w:rtl w:val="0"/>
        </w:rPr>
        <w:t xml:space="preserve">Introduction; definitions</w:t>
      </w:r>
      <w:r w:rsidDel="00000000" w:rsidR="00000000" w:rsidRPr="00000000">
        <w:rPr>
          <w:rtl w:val="0"/>
        </w:rPr>
      </w:r>
    </w:p>
    <w:p w:rsidR="00000000" w:rsidDel="00000000" w:rsidP="00000000" w:rsidRDefault="00000000" w:rsidRPr="00000000" w14:paraId="00000006">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is a voluntary declaration of facts written down and sworn by the declarant before an officer authorised to administer oaths to be filed in court and used as evidence in the proceedings. Section 3 (1) of the Interpretation and General Provisions Act</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vertAlign w:val="baseline"/>
          <w:rtl w:val="0"/>
        </w:rPr>
        <w:t xml:space="preserve"> defines a </w:t>
      </w:r>
      <w:r w:rsidDel="00000000" w:rsidR="00000000" w:rsidRPr="00000000">
        <w:rPr>
          <w:rFonts w:ascii="Times New Roman" w:cs="Times New Roman" w:eastAsia="Times New Roman" w:hAnsi="Times New Roman"/>
          <w:i w:val="1"/>
          <w:sz w:val="24"/>
          <w:szCs w:val="24"/>
          <w:vertAlign w:val="baseline"/>
          <w:rtl w:val="0"/>
        </w:rPr>
        <w:t xml:space="preserve">statutory declaration</w:t>
      </w:r>
      <w:r w:rsidDel="00000000" w:rsidR="00000000" w:rsidRPr="00000000">
        <w:rPr>
          <w:rFonts w:ascii="Times New Roman" w:cs="Times New Roman" w:eastAsia="Times New Roman" w:hAnsi="Times New Roman"/>
          <w:sz w:val="24"/>
          <w:szCs w:val="24"/>
          <w:vertAlign w:val="baseline"/>
          <w:rtl w:val="0"/>
        </w:rPr>
        <w:t xml:space="preserve"> thus; ‘</w:t>
      </w:r>
      <w:r w:rsidDel="00000000" w:rsidR="00000000" w:rsidRPr="00000000">
        <w:rPr>
          <w:rFonts w:ascii="Times New Roman" w:cs="Times New Roman" w:eastAsia="Times New Roman" w:hAnsi="Times New Roman"/>
          <w:i w:val="1"/>
          <w:color w:val="000000"/>
          <w:sz w:val="24"/>
          <w:szCs w:val="24"/>
          <w:vertAlign w:val="baseline"/>
          <w:rtl w:val="0"/>
        </w:rPr>
        <w:t xml:space="preserve">Statutory declaration</w:t>
      </w:r>
      <w:r w:rsidDel="00000000" w:rsidR="00000000" w:rsidRPr="00000000">
        <w:rPr>
          <w:rFonts w:ascii="Times New Roman" w:cs="Times New Roman" w:eastAsia="Times New Roman" w:hAnsi="Times New Roman"/>
          <w:color w:val="000000"/>
          <w:sz w:val="24"/>
          <w:szCs w:val="24"/>
          <w:vertAlign w:val="baseline"/>
          <w:rtl w:val="0"/>
        </w:rPr>
        <w:t xml:space="preserve">, if made; in Kenya, means a declaration made under the Oaths and Statutory Declarations Act’. This is a loose definition which only stresses the importance of attestation before a Commissioner of Oaths. </w:t>
      </w: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Fonts w:ascii="Times New Roman" w:cs="Times New Roman" w:eastAsia="Times New Roman" w:hAnsi="Times New Roman"/>
          <w:b w:val="1"/>
          <w:sz w:val="24"/>
          <w:szCs w:val="24"/>
          <w:vertAlign w:val="baseline"/>
          <w:rtl w:val="0"/>
        </w:rPr>
        <w:t xml:space="preserve">Black’s Law Dictionary</w:t>
      </w:r>
      <w:r w:rsidDel="00000000" w:rsidR="00000000" w:rsidRPr="00000000">
        <w:rPr>
          <w:rFonts w:ascii="Times New Roman" w:cs="Times New Roman" w:eastAsia="Times New Roman" w:hAnsi="Times New Roman"/>
          <w:sz w:val="24"/>
          <w:szCs w:val="24"/>
          <w:vertAlign w:val="baseline"/>
          <w:rtl w:val="0"/>
        </w:rPr>
        <w:t xml:space="preserve"> defines a </w:t>
      </w:r>
      <w:r w:rsidDel="00000000" w:rsidR="00000000" w:rsidRPr="00000000">
        <w:rPr>
          <w:rFonts w:ascii="Times New Roman" w:cs="Times New Roman" w:eastAsia="Times New Roman" w:hAnsi="Times New Roman"/>
          <w:i w:val="1"/>
          <w:sz w:val="24"/>
          <w:szCs w:val="24"/>
          <w:vertAlign w:val="baseline"/>
          <w:rtl w:val="0"/>
        </w:rPr>
        <w:t xml:space="preserve">declaration</w:t>
      </w:r>
      <w:r w:rsidDel="00000000" w:rsidR="00000000" w:rsidRPr="00000000">
        <w:rPr>
          <w:rFonts w:ascii="Times New Roman" w:cs="Times New Roman" w:eastAsia="Times New Roman" w:hAnsi="Times New Roman"/>
          <w:sz w:val="24"/>
          <w:szCs w:val="24"/>
          <w:vertAlign w:val="baseline"/>
          <w:rtl w:val="0"/>
        </w:rPr>
        <w:t xml:space="preserve"> as a formal statement, proclamation or announcement. A </w:t>
      </w:r>
      <w:r w:rsidDel="00000000" w:rsidR="00000000" w:rsidRPr="00000000">
        <w:rPr>
          <w:rFonts w:ascii="Times New Roman" w:cs="Times New Roman" w:eastAsia="Times New Roman" w:hAnsi="Times New Roman"/>
          <w:i w:val="1"/>
          <w:sz w:val="24"/>
          <w:szCs w:val="24"/>
          <w:vertAlign w:val="baseline"/>
          <w:rtl w:val="0"/>
        </w:rPr>
        <w:t xml:space="preserve">statutory declaration</w:t>
      </w:r>
      <w:r w:rsidDel="00000000" w:rsidR="00000000" w:rsidRPr="00000000">
        <w:rPr>
          <w:rFonts w:ascii="Times New Roman" w:cs="Times New Roman" w:eastAsia="Times New Roman" w:hAnsi="Times New Roman"/>
          <w:sz w:val="24"/>
          <w:szCs w:val="24"/>
          <w:vertAlign w:val="baseline"/>
          <w:rtl w:val="0"/>
        </w:rPr>
        <w:t xml:space="preserve"> is therefore a voluntary declaration, announcement or proclamation of facts, written down and sworn to by the declarant before an officer to administer oaths.</w:t>
      </w:r>
    </w:p>
    <w:p w:rsidR="00000000" w:rsidDel="00000000" w:rsidP="00000000" w:rsidRDefault="00000000" w:rsidRPr="00000000" w14:paraId="00000007">
      <w:pPr>
        <w:pageBreakBefore w:val="0"/>
        <w:numPr>
          <w:ilvl w:val="0"/>
          <w:numId w:val="6"/>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Statutory declaration</w:t>
      </w:r>
      <w:r w:rsidDel="00000000" w:rsidR="00000000" w:rsidRPr="00000000">
        <w:rPr>
          <w:rtl w:val="0"/>
        </w:rPr>
      </w:r>
    </w:p>
    <w:p w:rsidR="00000000" w:rsidDel="00000000" w:rsidP="00000000" w:rsidRDefault="00000000" w:rsidRPr="00000000" w14:paraId="00000008">
      <w:pPr>
        <w:pageBreakBefore w:val="0"/>
        <w:numPr>
          <w:ilvl w:val="1"/>
          <w:numId w:val="6"/>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Requirements as to form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general format of all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statutory declarations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provided in the Schedule to the Oaths and Statutory Declarations Act. The format includes a heading, plus the attestation part at the tail end of the document.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heading comes in first at the upper part of the document. The heading includes words indicating the country in which it is sought to be used (e.g. Republic of Kenya), then the citation of the statute pursuant to which it is made (e.g. in the matter of the Oaths and Statutory Declarations Act and Marriage Act) and then the phrase Statutory Declaration.</w:t>
      </w:r>
    </w:p>
    <w:p w:rsidR="00000000" w:rsidDel="00000000" w:rsidP="00000000" w:rsidRDefault="00000000" w:rsidRPr="00000000" w14:paraId="0000000B">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first paragraph after the heading is made of the name of the declarant, the residence, description and postal address</w:t>
      </w:r>
    </w:p>
    <w:p w:rsidR="00000000" w:rsidDel="00000000" w:rsidP="00000000" w:rsidRDefault="00000000" w:rsidRPr="00000000" w14:paraId="0000000C">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is followed by the main body of the </w:t>
      </w:r>
      <w:r w:rsidDel="00000000" w:rsidR="00000000" w:rsidRPr="00000000">
        <w:rPr>
          <w:rFonts w:ascii="Times New Roman" w:cs="Times New Roman" w:eastAsia="Times New Roman" w:hAnsi="Times New Roman"/>
          <w:i w:val="1"/>
          <w:sz w:val="24"/>
          <w:szCs w:val="24"/>
          <w:vertAlign w:val="baseline"/>
          <w:rtl w:val="0"/>
        </w:rPr>
        <w:t xml:space="preserve">statutory declaration</w:t>
      </w:r>
      <w:r w:rsidDel="00000000" w:rsidR="00000000" w:rsidRPr="00000000">
        <w:rPr>
          <w:rFonts w:ascii="Times New Roman" w:cs="Times New Roman" w:eastAsia="Times New Roman" w:hAnsi="Times New Roman"/>
          <w:sz w:val="24"/>
          <w:szCs w:val="24"/>
          <w:vertAlign w:val="baseline"/>
          <w:rtl w:val="0"/>
        </w:rPr>
        <w:t xml:space="preserve"> which is drawn in the first person and divided into paragraphs numbered consecutively. The concept and the language should flow in order to communicate its ideas in a logical and concise manner. The last paragraph of the main body contains words to the effect that </w:t>
      </w:r>
      <w:r w:rsidDel="00000000" w:rsidR="00000000" w:rsidRPr="00000000">
        <w:rPr>
          <w:rFonts w:ascii="Times New Roman" w:cs="Times New Roman" w:eastAsia="Times New Roman" w:hAnsi="Times New Roman"/>
          <w:color w:val="000000"/>
          <w:sz w:val="24"/>
          <w:szCs w:val="24"/>
          <w:vertAlign w:val="baseline"/>
          <w:rtl w:val="0"/>
        </w:rPr>
        <w:t xml:space="preserve">the declarant has made the ‘Declaration conscientiously believing the same to be true and according to the Oaths and Statutory Declarations Act’.</w:t>
      </w:r>
    </w:p>
    <w:p w:rsidR="00000000" w:rsidDel="00000000" w:rsidP="00000000" w:rsidRDefault="00000000" w:rsidRPr="00000000" w14:paraId="0000000D">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last part of the </w:t>
      </w:r>
      <w:r w:rsidDel="00000000" w:rsidR="00000000" w:rsidRPr="00000000">
        <w:rPr>
          <w:rFonts w:ascii="Times New Roman" w:cs="Times New Roman" w:eastAsia="Times New Roman" w:hAnsi="Times New Roman"/>
          <w:i w:val="1"/>
          <w:color w:val="000000"/>
          <w:sz w:val="24"/>
          <w:szCs w:val="24"/>
          <w:vertAlign w:val="baseline"/>
          <w:rtl w:val="0"/>
        </w:rPr>
        <w:t xml:space="preserve">statutory declaration</w:t>
      </w:r>
      <w:r w:rsidDel="00000000" w:rsidR="00000000" w:rsidRPr="00000000">
        <w:rPr>
          <w:rFonts w:ascii="Times New Roman" w:cs="Times New Roman" w:eastAsia="Times New Roman" w:hAnsi="Times New Roman"/>
          <w:color w:val="000000"/>
          <w:sz w:val="24"/>
          <w:szCs w:val="24"/>
          <w:vertAlign w:val="baseline"/>
          <w:rtl w:val="0"/>
        </w:rPr>
        <w:t xml:space="preserve"> is the execution and attestation part which is at the tail end of the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 The execution is done when the declarant signs or affixes their mark on this part of the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 The oaths officer then attests to the declarant’s execution by signing immediately after their signature or mark and stamping it with the officer’s stamp. The oaths officer is a Commissioner for Oaths who, as per Part II of the Oaths and Statutory Declaration Act shall ‘administer any oath or take any </w:t>
      </w:r>
      <w:r w:rsidDel="00000000" w:rsidR="00000000" w:rsidRPr="00000000">
        <w:rPr>
          <w:rFonts w:ascii="Times New Roman" w:cs="Times New Roman" w:eastAsia="Times New Roman" w:hAnsi="Times New Roman"/>
          <w:i w:val="1"/>
          <w:color w:val="000000"/>
          <w:sz w:val="24"/>
          <w:szCs w:val="24"/>
          <w:vertAlign w:val="baseline"/>
          <w:rtl w:val="0"/>
        </w:rPr>
        <w:t xml:space="preserve">affidavit </w:t>
      </w:r>
      <w:r w:rsidDel="00000000" w:rsidR="00000000" w:rsidRPr="00000000">
        <w:rPr>
          <w:rFonts w:ascii="Times New Roman" w:cs="Times New Roman" w:eastAsia="Times New Roman" w:hAnsi="Times New Roman"/>
          <w:color w:val="000000"/>
          <w:sz w:val="24"/>
          <w:szCs w:val="24"/>
          <w:vertAlign w:val="baseline"/>
          <w:rtl w:val="0"/>
        </w:rPr>
        <w:t xml:space="preserve">for the purpose of any court or matter in Kenya. For </w:t>
      </w:r>
      <w:r w:rsidDel="00000000" w:rsidR="00000000" w:rsidRPr="00000000">
        <w:rPr>
          <w:rFonts w:ascii="Times New Roman" w:cs="Times New Roman" w:eastAsia="Times New Roman" w:hAnsi="Times New Roman"/>
          <w:i w:val="1"/>
          <w:color w:val="000000"/>
          <w:sz w:val="24"/>
          <w:szCs w:val="24"/>
          <w:vertAlign w:val="baseline"/>
          <w:rtl w:val="0"/>
        </w:rPr>
        <w:t xml:space="preserve">statutory declarations</w:t>
      </w:r>
      <w:r w:rsidDel="00000000" w:rsidR="00000000" w:rsidRPr="00000000">
        <w:rPr>
          <w:rFonts w:ascii="Times New Roman" w:cs="Times New Roman" w:eastAsia="Times New Roman" w:hAnsi="Times New Roman"/>
          <w:color w:val="000000"/>
          <w:sz w:val="24"/>
          <w:szCs w:val="24"/>
          <w:vertAlign w:val="baseline"/>
          <w:rtl w:val="0"/>
        </w:rPr>
        <w:t xml:space="preserve"> made elsewhere than in Kenya, </w:t>
      </w:r>
      <w:r w:rsidDel="00000000" w:rsidR="00000000" w:rsidRPr="00000000">
        <w:rPr>
          <w:rFonts w:ascii="Times New Roman" w:cs="Times New Roman" w:eastAsia="Times New Roman" w:hAnsi="Times New Roman"/>
          <w:sz w:val="24"/>
          <w:szCs w:val="24"/>
          <w:vertAlign w:val="baseline"/>
          <w:rtl w:val="0"/>
        </w:rPr>
        <w:t xml:space="preserve">section 3 (1) of the Interpretation and General Provisions Act</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vertAlign w:val="baseline"/>
          <w:rtl w:val="0"/>
        </w:rPr>
        <w:t xml:space="preserve"> provides that, if </w:t>
      </w:r>
      <w:r w:rsidDel="00000000" w:rsidR="00000000" w:rsidRPr="00000000">
        <w:rPr>
          <w:rFonts w:ascii="Times New Roman" w:cs="Times New Roman" w:eastAsia="Times New Roman" w:hAnsi="Times New Roman"/>
          <w:color w:val="000000"/>
          <w:sz w:val="24"/>
          <w:szCs w:val="24"/>
          <w:vertAlign w:val="baseline"/>
          <w:rtl w:val="0"/>
        </w:rPr>
        <w:t xml:space="preserve">in the Commonwealth,</w:t>
      </w:r>
      <w:r w:rsidDel="00000000" w:rsidR="00000000" w:rsidRPr="00000000">
        <w:rPr>
          <w:rFonts w:ascii="Times New Roman" w:cs="Times New Roman" w:eastAsia="Times New Roman" w:hAnsi="Times New Roman"/>
          <w:sz w:val="24"/>
          <w:szCs w:val="24"/>
          <w:vertAlign w:val="baseline"/>
          <w:rtl w:val="0"/>
        </w:rPr>
        <w:t xml:space="preserve"> they can be made </w:t>
      </w:r>
      <w:r w:rsidDel="00000000" w:rsidR="00000000" w:rsidRPr="00000000">
        <w:rPr>
          <w:rFonts w:ascii="Times New Roman" w:cs="Times New Roman" w:eastAsia="Times New Roman" w:hAnsi="Times New Roman"/>
          <w:color w:val="000000"/>
          <w:sz w:val="24"/>
          <w:szCs w:val="24"/>
          <w:vertAlign w:val="baseline"/>
          <w:rtl w:val="0"/>
        </w:rPr>
        <w:t xml:space="preserve">before a justice of the peace, notary public, commissioner for oaths or other person having authority therein under any law for the time being in force to take or receive a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 and if not in the Commonwealth, can be made before a Kenya consular officer or pro-consul, or a British consular officer or pro-consul, or before any person having authority under any Act or imperial enactment for the time being in force to take or receive a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0E">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phrase ‘before an oaths officer’ means that both acts of execution and attestation should happen not only on the day and date shown on the execution and attestation part but also before the oaths officer.</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A </w:t>
      </w:r>
      <w:r w:rsidDel="00000000" w:rsidR="00000000" w:rsidRPr="00000000">
        <w:rPr>
          <w:rFonts w:ascii="Times New Roman" w:cs="Times New Roman" w:eastAsia="Times New Roman" w:hAnsi="Times New Roman"/>
          <w:i w:val="1"/>
          <w:color w:val="000000"/>
          <w:sz w:val="24"/>
          <w:szCs w:val="24"/>
          <w:vertAlign w:val="baseline"/>
          <w:rtl w:val="0"/>
        </w:rPr>
        <w:t xml:space="preserve">statutory declaration</w:t>
      </w:r>
      <w:r w:rsidDel="00000000" w:rsidR="00000000" w:rsidRPr="00000000">
        <w:rPr>
          <w:rFonts w:ascii="Times New Roman" w:cs="Times New Roman" w:eastAsia="Times New Roman" w:hAnsi="Times New Roman"/>
          <w:color w:val="000000"/>
          <w:sz w:val="24"/>
          <w:szCs w:val="24"/>
          <w:vertAlign w:val="baseline"/>
          <w:rtl w:val="0"/>
        </w:rPr>
        <w:t xml:space="preserve"> must therefore be signed by the declarant in the presence of a Commissioner of Oaths who affixes his signature and stamp on the document.</w:t>
      </w:r>
    </w:p>
    <w:p w:rsidR="00000000" w:rsidDel="00000000" w:rsidP="00000000" w:rsidRDefault="00000000" w:rsidRPr="00000000" w14:paraId="0000000F">
      <w:pPr>
        <w:pageBreakBefore w:val="0"/>
        <w:spacing w:after="240" w:before="240" w:line="480" w:lineRule="auto"/>
        <w:jc w:val="both"/>
        <w:rPr>
          <w:rFonts w:ascii="Times New Roman" w:cs="Times New Roman" w:eastAsia="Times New Roman" w:hAnsi="Times New Roman"/>
          <w:b w:val="0"/>
          <w:i w:val="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See attached sample statutory declaration</w:t>
      </w:r>
      <w:r w:rsidDel="00000000" w:rsidR="00000000" w:rsidRPr="00000000">
        <w:rPr>
          <w:rtl w:val="0"/>
        </w:rPr>
      </w:r>
    </w:p>
    <w:p w:rsidR="00000000" w:rsidDel="00000000" w:rsidP="00000000" w:rsidRDefault="00000000" w:rsidRPr="00000000" w14:paraId="00000010">
      <w:pPr>
        <w:pageBreakBefore w:val="0"/>
        <w:numPr>
          <w:ilvl w:val="1"/>
          <w:numId w:val="6"/>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Instances where a statutory declaration is required</w:t>
      </w:r>
      <w:r w:rsidDel="00000000" w:rsidR="00000000" w:rsidRPr="00000000">
        <w:rPr>
          <w:rtl w:val="0"/>
        </w:rPr>
      </w:r>
    </w:p>
    <w:sdt>
      <w:sdtPr>
        <w:tag w:val="goog_rdk_3"/>
      </w:sdtPr>
      <w:sdtContent>
        <w:p w:rsidR="00000000" w:rsidDel="00000000" w:rsidP="00000000" w:rsidRDefault="00000000" w:rsidRPr="00000000" w14:paraId="00000011">
          <w:pPr>
            <w:pageBreakBefore w:val="0"/>
            <w:spacing w:after="240" w:before="240" w:line="480" w:lineRule="auto"/>
            <w:jc w:val="both"/>
            <w:rPr>
              <w:rFonts w:ascii="Times New Roman" w:cs="Times New Roman" w:eastAsia="Times New Roman" w:hAnsi="Times New Roman"/>
              <w:b w:val="1"/>
              <w:sz w:val="24"/>
              <w:szCs w:val="24"/>
              <w:vertAlign w:val="baseline"/>
              <w:rPrChange w:author="Claire Wangari" w:id="0" w:date="2021-09-14T16:18:48Z">
                <w:rPr>
                  <w:rFonts w:ascii="Times New Roman" w:cs="Times New Roman" w:eastAsia="Times New Roman" w:hAnsi="Times New Roman"/>
                  <w:sz w:val="24"/>
                  <w:szCs w:val="24"/>
                  <w:vertAlign w:val="baseline"/>
                </w:rPr>
              </w:rPrChange>
            </w:rPr>
          </w:pPr>
          <w:r w:rsidDel="00000000" w:rsidR="00000000" w:rsidRPr="00000000">
            <w:rPr>
              <w:rFonts w:ascii="Times New Roman" w:cs="Times New Roman" w:eastAsia="Times New Roman" w:hAnsi="Times New Roman"/>
              <w:i w:val="1"/>
              <w:sz w:val="24"/>
              <w:szCs w:val="24"/>
              <w:vertAlign w:val="baseline"/>
              <w:rtl w:val="0"/>
            </w:rPr>
            <w:t xml:space="preserve">Statutory declarations</w:t>
          </w:r>
          <w:r w:rsidDel="00000000" w:rsidR="00000000" w:rsidRPr="00000000">
            <w:rPr>
              <w:rFonts w:ascii="Times New Roman" w:cs="Times New Roman" w:eastAsia="Times New Roman" w:hAnsi="Times New Roman"/>
              <w:sz w:val="24"/>
              <w:szCs w:val="24"/>
              <w:vertAlign w:val="baseline"/>
              <w:rtl w:val="0"/>
            </w:rPr>
            <w:t xml:space="preserve"> are utilised to allow someone to assert that a certain claim is valid and true just to fulfill some legal conditions, especially when evidence is hardly available. </w:t>
          </w:r>
          <w:r w:rsidDel="00000000" w:rsidR="00000000" w:rsidRPr="00000000">
            <w:rPr>
              <w:rFonts w:ascii="Times New Roman" w:cs="Times New Roman" w:eastAsia="Times New Roman" w:hAnsi="Times New Roman"/>
              <w:i w:val="1"/>
              <w:sz w:val="24"/>
              <w:szCs w:val="24"/>
              <w:vertAlign w:val="baseline"/>
              <w:rtl w:val="0"/>
            </w:rPr>
            <w:t xml:space="preserve">Statutory declarations</w:t>
          </w:r>
          <w:r w:rsidDel="00000000" w:rsidR="00000000" w:rsidRPr="00000000">
            <w:rPr>
              <w:rFonts w:ascii="Times New Roman" w:cs="Times New Roman" w:eastAsia="Times New Roman" w:hAnsi="Times New Roman"/>
              <w:sz w:val="24"/>
              <w:szCs w:val="24"/>
              <w:vertAlign w:val="baseline"/>
              <w:rtl w:val="0"/>
            </w:rPr>
            <w:t xml:space="preserve"> vary depending on the location or field of influence (jurisdiction). The common uses of </w:t>
          </w:r>
          <w:r w:rsidDel="00000000" w:rsidR="00000000" w:rsidRPr="00000000">
            <w:rPr>
              <w:rFonts w:ascii="Times New Roman" w:cs="Times New Roman" w:eastAsia="Times New Roman" w:hAnsi="Times New Roman"/>
              <w:i w:val="1"/>
              <w:sz w:val="24"/>
              <w:szCs w:val="24"/>
              <w:vertAlign w:val="baseline"/>
              <w:rtl w:val="0"/>
            </w:rPr>
            <w:t xml:space="preserve">statutory declarations</w:t>
          </w:r>
          <w:r w:rsidDel="00000000" w:rsidR="00000000" w:rsidRPr="00000000">
            <w:rPr>
              <w:rFonts w:ascii="Times New Roman" w:cs="Times New Roman" w:eastAsia="Times New Roman" w:hAnsi="Times New Roman"/>
              <w:sz w:val="24"/>
              <w:szCs w:val="24"/>
              <w:vertAlign w:val="baseline"/>
              <w:rtl w:val="0"/>
            </w:rPr>
            <w:t xml:space="preserve"> include; </w:t>
          </w:r>
          <w:sdt>
            <w:sdtPr>
              <w:tag w:val="goog_rdk_0"/>
            </w:sdtPr>
            <w:sdtContent>
              <w:r w:rsidDel="00000000" w:rsidR="00000000" w:rsidRPr="00000000">
                <w:rPr>
                  <w:rFonts w:ascii="Times New Roman" w:cs="Times New Roman" w:eastAsia="Times New Roman" w:hAnsi="Times New Roman"/>
                  <w:b w:val="1"/>
                  <w:sz w:val="24"/>
                  <w:szCs w:val="24"/>
                  <w:vertAlign w:val="baseline"/>
                  <w:rtl w:val="0"/>
                  <w:rPrChange w:author="Claire Wangari" w:id="0" w:date="2021-09-14T16:18:48Z">
                    <w:rPr>
                      <w:rFonts w:ascii="Times New Roman" w:cs="Times New Roman" w:eastAsia="Times New Roman" w:hAnsi="Times New Roman"/>
                      <w:sz w:val="24"/>
                      <w:szCs w:val="24"/>
                      <w:vertAlign w:val="baseline"/>
                    </w:rPr>
                  </w:rPrChange>
                </w:rPr>
                <w:t xml:space="preserve">changing an individual’s name; applying for patenting; asserting the origin of certain goods for </w:t>
              </w:r>
            </w:sdtContent>
          </w:sdt>
          <w:sdt>
            <w:sdtPr>
              <w:tag w:val="goog_rdk_1"/>
            </w:sdtPr>
            <w:sdtContent>
              <w:r w:rsidDel="00000000" w:rsidR="00000000" w:rsidRPr="00000000">
                <w:rPr>
                  <w:rFonts w:ascii="Times New Roman" w:cs="Times New Roman" w:eastAsia="Times New Roman" w:hAnsi="Times New Roman"/>
                  <w:b w:val="1"/>
                  <w:color w:val="000000"/>
                  <w:sz w:val="24"/>
                  <w:szCs w:val="24"/>
                  <w:vertAlign w:val="baseline"/>
                  <w:rtl w:val="0"/>
                  <w:rPrChange w:author="Claire Wangari" w:id="0" w:date="2021-09-14T16:18:48Z">
                    <w:rPr>
                      <w:rFonts w:ascii="Times New Roman" w:cs="Times New Roman" w:eastAsia="Times New Roman" w:hAnsi="Times New Roman"/>
                      <w:color w:val="000000"/>
                      <w:sz w:val="24"/>
                      <w:szCs w:val="24"/>
                      <w:vertAlign w:val="baseline"/>
                    </w:rPr>
                  </w:rPrChange>
                </w:rPr>
                <w:t xml:space="preserve">marketing</w:t>
              </w:r>
            </w:sdtContent>
          </w:sdt>
          <w:sdt>
            <w:sdtPr>
              <w:tag w:val="goog_rdk_2"/>
            </w:sdtPr>
            <w:sdtContent>
              <w:r w:rsidDel="00000000" w:rsidR="00000000" w:rsidRPr="00000000">
                <w:rPr>
                  <w:rFonts w:ascii="Times New Roman" w:cs="Times New Roman" w:eastAsia="Times New Roman" w:hAnsi="Times New Roman"/>
                  <w:b w:val="1"/>
                  <w:sz w:val="24"/>
                  <w:szCs w:val="24"/>
                  <w:vertAlign w:val="baseline"/>
                  <w:rtl w:val="0"/>
                  <w:rPrChange w:author="Claire Wangari" w:id="0" w:date="2021-09-14T16:18:48Z">
                    <w:rPr>
                      <w:rFonts w:ascii="Times New Roman" w:cs="Times New Roman" w:eastAsia="Times New Roman" w:hAnsi="Times New Roman"/>
                      <w:sz w:val="24"/>
                      <w:szCs w:val="24"/>
                      <w:vertAlign w:val="baseline"/>
                    </w:rPr>
                  </w:rPrChange>
                </w:rPr>
                <w:t xml:space="preserve">; declaring identity and nationality and/or citizenship where written evidences are unavailable; couples asserting they are legally married by dint of cohabitation; company’s returns, e.g. declaration of dividends</w:t>
              </w:r>
            </w:sdtContent>
          </w:sdt>
        </w:p>
      </w:sdtContent>
    </w:sdt>
    <w:p w:rsidR="00000000" w:rsidDel="00000000" w:rsidP="00000000" w:rsidRDefault="00000000" w:rsidRPr="00000000" w14:paraId="00000012">
      <w:pPr>
        <w:pageBreakBefore w:val="0"/>
        <w:numPr>
          <w:ilvl w:val="1"/>
          <w:numId w:val="6"/>
        </w:numPr>
        <w:spacing w:after="240" w:before="240" w:line="48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Legal effect of a valid statutory declaration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statutory declaration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subsequently be admitted in court as evidence of the affirmations stated therein. For instance, </w:t>
      </w:r>
      <w:sdt>
        <w:sdtPr>
          <w:tag w:val="goog_rdk_4"/>
        </w:sdtPr>
        <w:sdtContent>
          <w:ins w:author="Claire Wangari" w:id="1" w:date="2021-09-14T16:19:5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court</w:t>
            </w:r>
          </w:ins>
        </w:sdtContent>
      </w:sdt>
      <w:sdt>
        <w:sdtPr>
          <w:tag w:val="goog_rdk_5"/>
        </w:sdtPr>
        <w:sdtContent>
          <w:del w:author="Claire Wangari" w:id="1" w:date="2021-09-14T16:19:5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court</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admit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statutory declaration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marriage by cohabitation as evidence of the existence of that marriage. </w:t>
      </w:r>
    </w:p>
    <w:p w:rsidR="00000000" w:rsidDel="00000000" w:rsidP="00000000" w:rsidRDefault="00000000" w:rsidRPr="00000000" w14:paraId="00000014">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 validly executed and attested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 allows the declarant to enjoy certain rights and advantages as well as create legal obligations. For instance, a </w:t>
      </w:r>
      <w:r w:rsidDel="00000000" w:rsidR="00000000" w:rsidRPr="00000000">
        <w:rPr>
          <w:rFonts w:ascii="Times New Roman" w:cs="Times New Roman" w:eastAsia="Times New Roman" w:hAnsi="Times New Roman"/>
          <w:i w:val="1"/>
          <w:color w:val="000000"/>
          <w:sz w:val="24"/>
          <w:szCs w:val="24"/>
          <w:vertAlign w:val="baseline"/>
          <w:rtl w:val="0"/>
        </w:rPr>
        <w:t xml:space="preserve">statutory declaration</w:t>
      </w:r>
      <w:r w:rsidDel="00000000" w:rsidR="00000000" w:rsidRPr="00000000">
        <w:rPr>
          <w:rFonts w:ascii="Times New Roman" w:cs="Times New Roman" w:eastAsia="Times New Roman" w:hAnsi="Times New Roman"/>
          <w:color w:val="000000"/>
          <w:sz w:val="24"/>
          <w:szCs w:val="24"/>
          <w:vertAlign w:val="baseline"/>
          <w:rtl w:val="0"/>
        </w:rPr>
        <w:t xml:space="preserve"> to effect change of name would allow the declarant to use their new name in their new engagements on the strength of that </w:t>
      </w:r>
      <w:r w:rsidDel="00000000" w:rsidR="00000000" w:rsidRPr="00000000">
        <w:rPr>
          <w:rFonts w:ascii="Times New Roman" w:cs="Times New Roman" w:eastAsia="Times New Roman" w:hAnsi="Times New Roman"/>
          <w:i w:val="1"/>
          <w:color w:val="000000"/>
          <w:sz w:val="24"/>
          <w:szCs w:val="24"/>
          <w:vertAlign w:val="baseline"/>
          <w:rtl w:val="0"/>
        </w:rPr>
        <w:t xml:space="preserve">declaration</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48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Affidavits</w:t>
      </w:r>
      <w:r w:rsidDel="00000000" w:rsidR="00000000" w:rsidRPr="00000000">
        <w:rPr>
          <w:rtl w:val="0"/>
        </w:rPr>
      </w:r>
    </w:p>
    <w:p w:rsidR="00000000" w:rsidDel="00000000" w:rsidP="00000000" w:rsidRDefault="00000000" w:rsidRPr="00000000" w14:paraId="00000016">
      <w:pPr>
        <w:pageBreakBefore w:val="0"/>
        <w:numPr>
          <w:ilvl w:val="1"/>
          <w:numId w:val="6"/>
        </w:numPr>
        <w:spacing w:after="240" w:before="240" w:line="48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Requirements as to form</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affidavit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essentially a pleading drawn and filed by parties in a suit in court. As a pleading, it must therefore be drawn and filed in the same manner and form as other pleadings like a Plaint and a Statement of Defence.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heading and title comes in first at the upper part of the document. The heading includes words indicating the country in whose courts it is produced (e.g. Republic of Kenya), then the name of the court and the location of that court (the seat of the court), the suit number, followed by the track of the case, then the title of the action which includes the names of the parties, indicating who is the Plaintiff and the Defendant and then the description of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affidavit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Verifying Affidavit).</w:t>
      </w:r>
    </w:p>
    <w:p w:rsidR="00000000" w:rsidDel="00000000" w:rsidP="00000000" w:rsidRDefault="00000000" w:rsidRPr="00000000" w14:paraId="00000019">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Order 19 Rule 4 of the Civil Procedure Rules, 2010 demands that ‘</w:t>
      </w:r>
      <w:r w:rsidDel="00000000" w:rsidR="00000000" w:rsidRPr="00000000">
        <w:rPr>
          <w:rFonts w:ascii="Times New Roman" w:cs="Times New Roman" w:eastAsia="Times New Roman" w:hAnsi="Times New Roman"/>
          <w:sz w:val="24"/>
          <w:szCs w:val="24"/>
          <w:vertAlign w:val="baseline"/>
          <w:rtl w:val="0"/>
        </w:rPr>
        <w:t xml:space="preserve">every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shall state the description, true place of abode and postal address of the deponent, and if the deponent is a minor shall state his age’. Consequently, the first paragraph after the heading is made of the name of the deponent, their residence, description and postal address.</w:t>
      </w:r>
    </w:p>
    <w:sdt>
      <w:sdtPr>
        <w:tag w:val="goog_rdk_7"/>
      </w:sdtPr>
      <w:sdtContent>
        <w:p w:rsidR="00000000" w:rsidDel="00000000" w:rsidP="00000000" w:rsidRDefault="00000000" w:rsidRPr="00000000" w14:paraId="0000001A">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first paragraph is followed by the main body of the affidavit which embodies the pleadings intended to be communicated.  As a general rule in the drafting of pleadings, they must be set out in summary form, adducing only the material facts on which the parties rely in support of their claim or in defence of their case. It is drawn in the first person and divided into paragraphs numbered consecutively as provided by </w:t>
          </w:r>
          <w:r w:rsidDel="00000000" w:rsidR="00000000" w:rsidRPr="00000000">
            <w:rPr>
              <w:rFonts w:ascii="Times New Roman" w:cs="Times New Roman" w:eastAsia="Times New Roman" w:hAnsi="Times New Roman"/>
              <w:color w:val="000000"/>
              <w:sz w:val="24"/>
              <w:szCs w:val="24"/>
              <w:vertAlign w:val="baseline"/>
              <w:rtl w:val="0"/>
            </w:rPr>
            <w:t xml:space="preserve">Order 19 Rule 5 of the Civil Procedure Rules 2010 to ensure clarity and avoid long narratives</w:t>
          </w:r>
          <w:r w:rsidDel="00000000" w:rsidR="00000000" w:rsidRPr="00000000">
            <w:rPr>
              <w:rFonts w:ascii="Times New Roman" w:cs="Times New Roman" w:eastAsia="Times New Roman" w:hAnsi="Times New Roman"/>
              <w:sz w:val="24"/>
              <w:szCs w:val="24"/>
              <w:vertAlign w:val="baseline"/>
              <w:rtl w:val="0"/>
            </w:rPr>
            <w:t xml:space="preserve">. Each separate and distinct pleading should be stated in its own paragraph to ensure that the averments within are presented in a logical and concise manner. The main body is made of averments of facts, and not law, which ‘the deponent is able of his own knowledge to prove’ as provided for by </w:t>
          </w:r>
          <w:r w:rsidDel="00000000" w:rsidR="00000000" w:rsidRPr="00000000">
            <w:rPr>
              <w:rFonts w:ascii="Times New Roman" w:cs="Times New Roman" w:eastAsia="Times New Roman" w:hAnsi="Times New Roman"/>
              <w:color w:val="000000"/>
              <w:sz w:val="24"/>
              <w:szCs w:val="24"/>
              <w:vertAlign w:val="baseline"/>
              <w:rtl w:val="0"/>
            </w:rPr>
            <w:t xml:space="preserve">Order 19 Rule 3 (1) of the Civil Procedure Rules, 2010. </w:t>
          </w:r>
          <w:r w:rsidDel="00000000" w:rsidR="00000000" w:rsidRPr="00000000">
            <w:rPr>
              <w:rFonts w:ascii="Times New Roman" w:cs="Times New Roman" w:eastAsia="Times New Roman" w:hAnsi="Times New Roman"/>
              <w:sz w:val="24"/>
              <w:szCs w:val="24"/>
              <w:vertAlign w:val="baseline"/>
              <w:rtl w:val="0"/>
            </w:rPr>
            <w:t xml:space="preserve">The deponent may however put statements of information and belief, but their sources and grounds must be indicated. To this end, </w:t>
          </w:r>
          <w:r w:rsidDel="00000000" w:rsidR="00000000" w:rsidRPr="00000000">
            <w:rPr>
              <w:rFonts w:ascii="Times New Roman" w:cs="Times New Roman" w:eastAsia="Times New Roman" w:hAnsi="Times New Roman"/>
              <w:i w:val="1"/>
              <w:color w:val="000000"/>
              <w:sz w:val="24"/>
              <w:szCs w:val="24"/>
              <w:vertAlign w:val="baseline"/>
              <w:rtl w:val="0"/>
            </w:rPr>
            <w:t xml:space="preserve">affidavits</w:t>
          </w:r>
          <w:r w:rsidDel="00000000" w:rsidR="00000000" w:rsidRPr="00000000">
            <w:rPr>
              <w:rFonts w:ascii="Times New Roman" w:cs="Times New Roman" w:eastAsia="Times New Roman" w:hAnsi="Times New Roman"/>
              <w:color w:val="000000"/>
              <w:sz w:val="24"/>
              <w:szCs w:val="24"/>
              <w:vertAlign w:val="baseline"/>
              <w:rtl w:val="0"/>
            </w:rPr>
            <w:t xml:space="preserve"> can be filed together with annextures to prove such averments and supported by a list of authorities whenever necessary. The</w:t>
          </w:r>
          <w:sdt>
            <w:sdtPr>
              <w:tag w:val="goog_rdk_6"/>
            </w:sdtPr>
            <w:sdtContent>
              <w:ins w:author="David Githaiga" w:id="2" w:date="2021-09-22T17:48:17Z">
                <w:r w:rsidDel="00000000" w:rsidR="00000000" w:rsidRPr="00000000">
                  <w:rPr>
                    <w:rtl w:val="0"/>
                  </w:rPr>
                </w:r>
              </w:ins>
            </w:sdtContent>
          </w:sdt>
        </w:p>
      </w:sdtContent>
    </w:sdt>
    <w:sdt>
      <w:sdtPr>
        <w:tag w:val="goog_rdk_9"/>
      </w:sdtPr>
      <w:sdtContent>
        <w:p w:rsidR="00000000" w:rsidDel="00000000" w:rsidP="00000000" w:rsidRDefault="00000000" w:rsidRPr="00000000" w14:paraId="0000001B">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8"/>
            </w:sdtPr>
            <w:sdtContent>
              <w:ins w:author="David Githaiga" w:id="2" w:date="2021-09-22T17:48:17Z">
                <w:r w:rsidDel="00000000" w:rsidR="00000000" w:rsidRPr="00000000">
                  <w:rPr>
                    <w:rtl w:val="0"/>
                  </w:rPr>
                </w:r>
              </w:ins>
            </w:sdtContent>
          </w:sdt>
        </w:p>
      </w:sdtContent>
    </w:sdt>
    <w:sdt>
      <w:sdtPr>
        <w:tag w:val="goog_rdk_11"/>
      </w:sdtPr>
      <w:sdtContent>
        <w:p w:rsidR="00000000" w:rsidDel="00000000" w:rsidP="00000000" w:rsidRDefault="00000000" w:rsidRPr="00000000" w14:paraId="0000001C">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0"/>
            </w:sdtPr>
            <w:sdtContent>
              <w:ins w:author="David Githaiga" w:id="2" w:date="2021-09-22T17:48:17Z">
                <w:r w:rsidDel="00000000" w:rsidR="00000000" w:rsidRPr="00000000">
                  <w:rPr>
                    <w:rtl w:val="0"/>
                  </w:rPr>
                </w:r>
              </w:ins>
            </w:sdtContent>
          </w:sdt>
        </w:p>
      </w:sdtContent>
    </w:sdt>
    <w:sdt>
      <w:sdtPr>
        <w:tag w:val="goog_rdk_13"/>
      </w:sdtPr>
      <w:sdtContent>
        <w:p w:rsidR="00000000" w:rsidDel="00000000" w:rsidP="00000000" w:rsidRDefault="00000000" w:rsidRPr="00000000" w14:paraId="0000001D">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2"/>
            </w:sdtPr>
            <w:sdtContent>
              <w:ins w:author="David Githaiga" w:id="2" w:date="2021-09-22T17:48:17Z">
                <w:r w:rsidDel="00000000" w:rsidR="00000000" w:rsidRPr="00000000">
                  <w:rPr>
                    <w:rtl w:val="0"/>
                  </w:rPr>
                </w:r>
              </w:ins>
            </w:sdtContent>
          </w:sdt>
        </w:p>
      </w:sdtContent>
    </w:sdt>
    <w:sdt>
      <w:sdtPr>
        <w:tag w:val="goog_rdk_15"/>
      </w:sdtPr>
      <w:sdtContent>
        <w:p w:rsidR="00000000" w:rsidDel="00000000" w:rsidP="00000000" w:rsidRDefault="00000000" w:rsidRPr="00000000" w14:paraId="0000001E">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4"/>
            </w:sdtPr>
            <w:sdtContent>
              <w:ins w:author="David Githaiga" w:id="2" w:date="2021-09-22T17:48:17Z">
                <w:r w:rsidDel="00000000" w:rsidR="00000000" w:rsidRPr="00000000">
                  <w:rPr>
                    <w:rtl w:val="0"/>
                  </w:rPr>
                </w:r>
              </w:ins>
            </w:sdtContent>
          </w:sdt>
        </w:p>
      </w:sdtContent>
    </w:sdt>
    <w:sdt>
      <w:sdtPr>
        <w:tag w:val="goog_rdk_17"/>
      </w:sdtPr>
      <w:sdtContent>
        <w:p w:rsidR="00000000" w:rsidDel="00000000" w:rsidP="00000000" w:rsidRDefault="00000000" w:rsidRPr="00000000" w14:paraId="0000001F">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6"/>
            </w:sdtPr>
            <w:sdtContent>
              <w:ins w:author="David Githaiga" w:id="2" w:date="2021-09-22T17:48:17Z">
                <w:r w:rsidDel="00000000" w:rsidR="00000000" w:rsidRPr="00000000">
                  <w:rPr>
                    <w:rtl w:val="0"/>
                  </w:rPr>
                </w:r>
              </w:ins>
            </w:sdtContent>
          </w:sdt>
        </w:p>
      </w:sdtContent>
    </w:sdt>
    <w:sdt>
      <w:sdtPr>
        <w:tag w:val="goog_rdk_19"/>
      </w:sdtPr>
      <w:sdtContent>
        <w:p w:rsidR="00000000" w:rsidDel="00000000" w:rsidP="00000000" w:rsidRDefault="00000000" w:rsidRPr="00000000" w14:paraId="00000020">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8"/>
            </w:sdtPr>
            <w:sdtContent>
              <w:ins w:author="David Githaiga" w:id="2" w:date="2021-09-22T17:48:17Z">
                <w:r w:rsidDel="00000000" w:rsidR="00000000" w:rsidRPr="00000000">
                  <w:rPr>
                    <w:rtl w:val="0"/>
                  </w:rPr>
                </w:r>
              </w:ins>
            </w:sdtContent>
          </w:sdt>
        </w:p>
      </w:sdtContent>
    </w:sdt>
    <w:sdt>
      <w:sdtPr>
        <w:tag w:val="goog_rdk_21"/>
      </w:sdtPr>
      <w:sdtContent>
        <w:p w:rsidR="00000000" w:rsidDel="00000000" w:rsidP="00000000" w:rsidRDefault="00000000" w:rsidRPr="00000000" w14:paraId="00000021">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20"/>
            </w:sdtPr>
            <w:sdtContent>
              <w:ins w:author="David Githaiga" w:id="2" w:date="2021-09-22T17:48:17Z">
                <w:r w:rsidDel="00000000" w:rsidR="00000000" w:rsidRPr="00000000">
                  <w:rPr>
                    <w:rtl w:val="0"/>
                  </w:rPr>
                </w:r>
              </w:ins>
            </w:sdtContent>
          </w:sdt>
        </w:p>
      </w:sdtContent>
    </w:sdt>
    <w:sdt>
      <w:sdtPr>
        <w:tag w:val="goog_rdk_23"/>
      </w:sdtPr>
      <w:sdtContent>
        <w:p w:rsidR="00000000" w:rsidDel="00000000" w:rsidP="00000000" w:rsidRDefault="00000000" w:rsidRPr="00000000" w14:paraId="00000022">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22"/>
            </w:sdtPr>
            <w:sdtContent>
              <w:ins w:author="David Githaiga" w:id="2" w:date="2021-09-22T17:48:17Z">
                <w:r w:rsidDel="00000000" w:rsidR="00000000" w:rsidRPr="00000000">
                  <w:rPr>
                    <w:rtl w:val="0"/>
                  </w:rPr>
                </w:r>
              </w:ins>
            </w:sdtContent>
          </w:sdt>
        </w:p>
      </w:sdtContent>
    </w:sdt>
    <w:sdt>
      <w:sdtPr>
        <w:tag w:val="goog_rdk_25"/>
      </w:sdtPr>
      <w:sdtContent>
        <w:p w:rsidR="00000000" w:rsidDel="00000000" w:rsidP="00000000" w:rsidRDefault="00000000" w:rsidRPr="00000000" w14:paraId="00000023">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24"/>
            </w:sdtPr>
            <w:sdtContent>
              <w:ins w:author="David Githaiga" w:id="2" w:date="2021-09-22T17:48:17Z">
                <w:r w:rsidDel="00000000" w:rsidR="00000000" w:rsidRPr="00000000">
                  <w:rPr>
                    <w:rtl w:val="0"/>
                  </w:rPr>
                </w:r>
              </w:ins>
            </w:sdtContent>
          </w:sdt>
        </w:p>
      </w:sdtContent>
    </w:sdt>
    <w:sdt>
      <w:sdtPr>
        <w:tag w:val="goog_rdk_27"/>
      </w:sdtPr>
      <w:sdtContent>
        <w:p w:rsidR="00000000" w:rsidDel="00000000" w:rsidP="00000000" w:rsidRDefault="00000000" w:rsidRPr="00000000" w14:paraId="00000024">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26"/>
            </w:sdtPr>
            <w:sdtContent>
              <w:ins w:author="David Githaiga" w:id="2" w:date="2021-09-22T17:48:17Z">
                <w:r w:rsidDel="00000000" w:rsidR="00000000" w:rsidRPr="00000000">
                  <w:rPr>
                    <w:rtl w:val="0"/>
                  </w:rPr>
                </w:r>
              </w:ins>
            </w:sdtContent>
          </w:sdt>
        </w:p>
      </w:sdtContent>
    </w:sdt>
    <w:sdt>
      <w:sdtPr>
        <w:tag w:val="goog_rdk_29"/>
      </w:sdtPr>
      <w:sdtContent>
        <w:p w:rsidR="00000000" w:rsidDel="00000000" w:rsidP="00000000" w:rsidRDefault="00000000" w:rsidRPr="00000000" w14:paraId="00000025">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28"/>
            </w:sdtPr>
            <w:sdtContent>
              <w:ins w:author="David Githaiga" w:id="2" w:date="2021-09-22T17:48:17Z">
                <w:r w:rsidDel="00000000" w:rsidR="00000000" w:rsidRPr="00000000">
                  <w:rPr>
                    <w:rtl w:val="0"/>
                  </w:rPr>
                </w:r>
              </w:ins>
            </w:sdtContent>
          </w:sdt>
        </w:p>
      </w:sdtContent>
    </w:sdt>
    <w:sdt>
      <w:sdtPr>
        <w:tag w:val="goog_rdk_31"/>
      </w:sdtPr>
      <w:sdtContent>
        <w:p w:rsidR="00000000" w:rsidDel="00000000" w:rsidP="00000000" w:rsidRDefault="00000000" w:rsidRPr="00000000" w14:paraId="00000026">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30"/>
            </w:sdtPr>
            <w:sdtContent>
              <w:ins w:author="David Githaiga" w:id="2" w:date="2021-09-22T17:48:17Z">
                <w:r w:rsidDel="00000000" w:rsidR="00000000" w:rsidRPr="00000000">
                  <w:rPr>
                    <w:rtl w:val="0"/>
                  </w:rPr>
                </w:r>
              </w:ins>
            </w:sdtContent>
          </w:sdt>
        </w:p>
      </w:sdtContent>
    </w:sdt>
    <w:sdt>
      <w:sdtPr>
        <w:tag w:val="goog_rdk_33"/>
      </w:sdtPr>
      <w:sdtContent>
        <w:p w:rsidR="00000000" w:rsidDel="00000000" w:rsidP="00000000" w:rsidRDefault="00000000" w:rsidRPr="00000000" w14:paraId="00000027">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32"/>
            </w:sdtPr>
            <w:sdtContent>
              <w:ins w:author="David Githaiga" w:id="2" w:date="2021-09-22T17:48:17Z">
                <w:r w:rsidDel="00000000" w:rsidR="00000000" w:rsidRPr="00000000">
                  <w:rPr>
                    <w:rtl w:val="0"/>
                  </w:rPr>
                </w:r>
              </w:ins>
            </w:sdtContent>
          </w:sdt>
        </w:p>
      </w:sdtContent>
    </w:sdt>
    <w:sdt>
      <w:sdtPr>
        <w:tag w:val="goog_rdk_35"/>
      </w:sdtPr>
      <w:sdtContent>
        <w:p w:rsidR="00000000" w:rsidDel="00000000" w:rsidP="00000000" w:rsidRDefault="00000000" w:rsidRPr="00000000" w14:paraId="00000028">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34"/>
            </w:sdtPr>
            <w:sdtContent>
              <w:ins w:author="David Githaiga" w:id="2" w:date="2021-09-22T17:48:17Z">
                <w:r w:rsidDel="00000000" w:rsidR="00000000" w:rsidRPr="00000000">
                  <w:rPr>
                    <w:rtl w:val="0"/>
                  </w:rPr>
                </w:r>
              </w:ins>
            </w:sdtContent>
          </w:sdt>
        </w:p>
      </w:sdtContent>
    </w:sdt>
    <w:sdt>
      <w:sdtPr>
        <w:tag w:val="goog_rdk_37"/>
      </w:sdtPr>
      <w:sdtContent>
        <w:p w:rsidR="00000000" w:rsidDel="00000000" w:rsidP="00000000" w:rsidRDefault="00000000" w:rsidRPr="00000000" w14:paraId="00000029">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36"/>
            </w:sdtPr>
            <w:sdtContent>
              <w:ins w:author="David Githaiga" w:id="2" w:date="2021-09-22T17:48:17Z">
                <w:r w:rsidDel="00000000" w:rsidR="00000000" w:rsidRPr="00000000">
                  <w:rPr>
                    <w:rtl w:val="0"/>
                  </w:rPr>
                </w:r>
              </w:ins>
            </w:sdtContent>
          </w:sdt>
        </w:p>
      </w:sdtContent>
    </w:sdt>
    <w:sdt>
      <w:sdtPr>
        <w:tag w:val="goog_rdk_39"/>
      </w:sdtPr>
      <w:sdtContent>
        <w:p w:rsidR="00000000" w:rsidDel="00000000" w:rsidP="00000000" w:rsidRDefault="00000000" w:rsidRPr="00000000" w14:paraId="0000002A">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38"/>
            </w:sdtPr>
            <w:sdtContent>
              <w:ins w:author="David Githaiga" w:id="2" w:date="2021-09-22T17:48:17Z">
                <w:r w:rsidDel="00000000" w:rsidR="00000000" w:rsidRPr="00000000">
                  <w:rPr>
                    <w:rtl w:val="0"/>
                  </w:rPr>
                </w:r>
              </w:ins>
            </w:sdtContent>
          </w:sdt>
        </w:p>
      </w:sdtContent>
    </w:sdt>
    <w:sdt>
      <w:sdtPr>
        <w:tag w:val="goog_rdk_41"/>
      </w:sdtPr>
      <w:sdtContent>
        <w:p w:rsidR="00000000" w:rsidDel="00000000" w:rsidP="00000000" w:rsidRDefault="00000000" w:rsidRPr="00000000" w14:paraId="0000002B">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40"/>
            </w:sdtPr>
            <w:sdtContent>
              <w:ins w:author="David Githaiga" w:id="2" w:date="2021-09-22T17:48:17Z">
                <w:r w:rsidDel="00000000" w:rsidR="00000000" w:rsidRPr="00000000">
                  <w:rPr>
                    <w:rtl w:val="0"/>
                  </w:rPr>
                </w:r>
              </w:ins>
            </w:sdtContent>
          </w:sdt>
        </w:p>
      </w:sdtContent>
    </w:sdt>
    <w:sdt>
      <w:sdtPr>
        <w:tag w:val="goog_rdk_43"/>
      </w:sdtPr>
      <w:sdtContent>
        <w:p w:rsidR="00000000" w:rsidDel="00000000" w:rsidP="00000000" w:rsidRDefault="00000000" w:rsidRPr="00000000" w14:paraId="0000002C">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42"/>
            </w:sdtPr>
            <w:sdtContent>
              <w:ins w:author="David Githaiga" w:id="2" w:date="2021-09-22T17:48:17Z">
                <w:r w:rsidDel="00000000" w:rsidR="00000000" w:rsidRPr="00000000">
                  <w:rPr>
                    <w:rtl w:val="0"/>
                  </w:rPr>
                </w:r>
              </w:ins>
            </w:sdtContent>
          </w:sdt>
        </w:p>
      </w:sdtContent>
    </w:sdt>
    <w:sdt>
      <w:sdtPr>
        <w:tag w:val="goog_rdk_45"/>
      </w:sdtPr>
      <w:sdtContent>
        <w:p w:rsidR="00000000" w:rsidDel="00000000" w:rsidP="00000000" w:rsidRDefault="00000000" w:rsidRPr="00000000" w14:paraId="0000002D">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44"/>
            </w:sdtPr>
            <w:sdtContent>
              <w:ins w:author="David Githaiga" w:id="2" w:date="2021-09-22T17:48:17Z">
                <w:r w:rsidDel="00000000" w:rsidR="00000000" w:rsidRPr="00000000">
                  <w:rPr>
                    <w:rtl w:val="0"/>
                  </w:rPr>
                </w:r>
              </w:ins>
            </w:sdtContent>
          </w:sdt>
        </w:p>
      </w:sdtContent>
    </w:sdt>
    <w:sdt>
      <w:sdtPr>
        <w:tag w:val="goog_rdk_47"/>
      </w:sdtPr>
      <w:sdtContent>
        <w:p w:rsidR="00000000" w:rsidDel="00000000" w:rsidP="00000000" w:rsidRDefault="00000000" w:rsidRPr="00000000" w14:paraId="0000002E">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46"/>
            </w:sdtPr>
            <w:sdtContent>
              <w:ins w:author="David Githaiga" w:id="2" w:date="2021-09-22T17:48:17Z">
                <w:r w:rsidDel="00000000" w:rsidR="00000000" w:rsidRPr="00000000">
                  <w:rPr>
                    <w:rtl w:val="0"/>
                  </w:rPr>
                </w:r>
              </w:ins>
            </w:sdtContent>
          </w:sdt>
        </w:p>
      </w:sdtContent>
    </w:sdt>
    <w:sdt>
      <w:sdtPr>
        <w:tag w:val="goog_rdk_49"/>
      </w:sdtPr>
      <w:sdtContent>
        <w:p w:rsidR="00000000" w:rsidDel="00000000" w:rsidP="00000000" w:rsidRDefault="00000000" w:rsidRPr="00000000" w14:paraId="0000002F">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48"/>
            </w:sdtPr>
            <w:sdtContent>
              <w:ins w:author="David Githaiga" w:id="2" w:date="2021-09-22T17:48:17Z">
                <w:r w:rsidDel="00000000" w:rsidR="00000000" w:rsidRPr="00000000">
                  <w:rPr>
                    <w:rtl w:val="0"/>
                  </w:rPr>
                </w:r>
              </w:ins>
            </w:sdtContent>
          </w:sdt>
        </w:p>
      </w:sdtContent>
    </w:sdt>
    <w:sdt>
      <w:sdtPr>
        <w:tag w:val="goog_rdk_51"/>
      </w:sdtPr>
      <w:sdtContent>
        <w:p w:rsidR="00000000" w:rsidDel="00000000" w:rsidP="00000000" w:rsidRDefault="00000000" w:rsidRPr="00000000" w14:paraId="00000030">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50"/>
            </w:sdtPr>
            <w:sdtContent>
              <w:ins w:author="David Githaiga" w:id="2" w:date="2021-09-22T17:48:17Z">
                <w:r w:rsidDel="00000000" w:rsidR="00000000" w:rsidRPr="00000000">
                  <w:rPr>
                    <w:rtl w:val="0"/>
                  </w:rPr>
                </w:r>
              </w:ins>
            </w:sdtContent>
          </w:sdt>
        </w:p>
      </w:sdtContent>
    </w:sdt>
    <w:sdt>
      <w:sdtPr>
        <w:tag w:val="goog_rdk_53"/>
      </w:sdtPr>
      <w:sdtContent>
        <w:p w:rsidR="00000000" w:rsidDel="00000000" w:rsidP="00000000" w:rsidRDefault="00000000" w:rsidRPr="00000000" w14:paraId="00000031">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52"/>
            </w:sdtPr>
            <w:sdtContent>
              <w:ins w:author="David Githaiga" w:id="2" w:date="2021-09-22T17:48:17Z">
                <w:r w:rsidDel="00000000" w:rsidR="00000000" w:rsidRPr="00000000">
                  <w:rPr>
                    <w:rtl w:val="0"/>
                  </w:rPr>
                </w:r>
              </w:ins>
            </w:sdtContent>
          </w:sdt>
        </w:p>
      </w:sdtContent>
    </w:sdt>
    <w:sdt>
      <w:sdtPr>
        <w:tag w:val="goog_rdk_55"/>
      </w:sdtPr>
      <w:sdtContent>
        <w:p w:rsidR="00000000" w:rsidDel="00000000" w:rsidP="00000000" w:rsidRDefault="00000000" w:rsidRPr="00000000" w14:paraId="00000032">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54"/>
            </w:sdtPr>
            <w:sdtContent>
              <w:ins w:author="David Githaiga" w:id="2" w:date="2021-09-22T17:48:17Z">
                <w:r w:rsidDel="00000000" w:rsidR="00000000" w:rsidRPr="00000000">
                  <w:rPr>
                    <w:rtl w:val="0"/>
                  </w:rPr>
                </w:r>
              </w:ins>
            </w:sdtContent>
          </w:sdt>
        </w:p>
      </w:sdtContent>
    </w:sdt>
    <w:sdt>
      <w:sdtPr>
        <w:tag w:val="goog_rdk_57"/>
      </w:sdtPr>
      <w:sdtContent>
        <w:p w:rsidR="00000000" w:rsidDel="00000000" w:rsidP="00000000" w:rsidRDefault="00000000" w:rsidRPr="00000000" w14:paraId="00000033">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56"/>
            </w:sdtPr>
            <w:sdtContent>
              <w:ins w:author="David Githaiga" w:id="2" w:date="2021-09-22T17:48:17Z">
                <w:r w:rsidDel="00000000" w:rsidR="00000000" w:rsidRPr="00000000">
                  <w:rPr>
                    <w:rtl w:val="0"/>
                  </w:rPr>
                </w:r>
              </w:ins>
            </w:sdtContent>
          </w:sdt>
        </w:p>
      </w:sdtContent>
    </w:sdt>
    <w:sdt>
      <w:sdtPr>
        <w:tag w:val="goog_rdk_59"/>
      </w:sdtPr>
      <w:sdtContent>
        <w:p w:rsidR="00000000" w:rsidDel="00000000" w:rsidP="00000000" w:rsidRDefault="00000000" w:rsidRPr="00000000" w14:paraId="00000034">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58"/>
            </w:sdtPr>
            <w:sdtContent>
              <w:ins w:author="David Githaiga" w:id="2" w:date="2021-09-22T17:48:17Z">
                <w:r w:rsidDel="00000000" w:rsidR="00000000" w:rsidRPr="00000000">
                  <w:rPr>
                    <w:rtl w:val="0"/>
                  </w:rPr>
                </w:r>
              </w:ins>
            </w:sdtContent>
          </w:sdt>
        </w:p>
      </w:sdtContent>
    </w:sdt>
    <w:sdt>
      <w:sdtPr>
        <w:tag w:val="goog_rdk_61"/>
      </w:sdtPr>
      <w:sdtContent>
        <w:p w:rsidR="00000000" w:rsidDel="00000000" w:rsidP="00000000" w:rsidRDefault="00000000" w:rsidRPr="00000000" w14:paraId="00000035">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60"/>
            </w:sdtPr>
            <w:sdtContent>
              <w:ins w:author="David Githaiga" w:id="2" w:date="2021-09-22T17:48:17Z">
                <w:r w:rsidDel="00000000" w:rsidR="00000000" w:rsidRPr="00000000">
                  <w:rPr>
                    <w:rtl w:val="0"/>
                  </w:rPr>
                </w:r>
              </w:ins>
            </w:sdtContent>
          </w:sdt>
        </w:p>
      </w:sdtContent>
    </w:sdt>
    <w:sdt>
      <w:sdtPr>
        <w:tag w:val="goog_rdk_63"/>
      </w:sdtPr>
      <w:sdtContent>
        <w:p w:rsidR="00000000" w:rsidDel="00000000" w:rsidP="00000000" w:rsidRDefault="00000000" w:rsidRPr="00000000" w14:paraId="00000036">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62"/>
            </w:sdtPr>
            <w:sdtContent>
              <w:ins w:author="David Githaiga" w:id="2" w:date="2021-09-22T17:48:17Z">
                <w:r w:rsidDel="00000000" w:rsidR="00000000" w:rsidRPr="00000000">
                  <w:rPr>
                    <w:rtl w:val="0"/>
                  </w:rPr>
                </w:r>
              </w:ins>
            </w:sdtContent>
          </w:sdt>
        </w:p>
      </w:sdtContent>
    </w:sdt>
    <w:sdt>
      <w:sdtPr>
        <w:tag w:val="goog_rdk_65"/>
      </w:sdtPr>
      <w:sdtContent>
        <w:p w:rsidR="00000000" w:rsidDel="00000000" w:rsidP="00000000" w:rsidRDefault="00000000" w:rsidRPr="00000000" w14:paraId="00000037">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64"/>
            </w:sdtPr>
            <w:sdtContent>
              <w:ins w:author="David Githaiga" w:id="2" w:date="2021-09-22T17:48:17Z">
                <w:r w:rsidDel="00000000" w:rsidR="00000000" w:rsidRPr="00000000">
                  <w:rPr>
                    <w:rtl w:val="0"/>
                  </w:rPr>
                </w:r>
              </w:ins>
            </w:sdtContent>
          </w:sdt>
        </w:p>
      </w:sdtContent>
    </w:sdt>
    <w:sdt>
      <w:sdtPr>
        <w:tag w:val="goog_rdk_67"/>
      </w:sdtPr>
      <w:sdtContent>
        <w:p w:rsidR="00000000" w:rsidDel="00000000" w:rsidP="00000000" w:rsidRDefault="00000000" w:rsidRPr="00000000" w14:paraId="00000038">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66"/>
            </w:sdtPr>
            <w:sdtContent>
              <w:ins w:author="David Githaiga" w:id="2" w:date="2021-09-22T17:48:17Z">
                <w:r w:rsidDel="00000000" w:rsidR="00000000" w:rsidRPr="00000000">
                  <w:rPr>
                    <w:rtl w:val="0"/>
                  </w:rPr>
                </w:r>
              </w:ins>
            </w:sdtContent>
          </w:sdt>
        </w:p>
      </w:sdtContent>
    </w:sdt>
    <w:sdt>
      <w:sdtPr>
        <w:tag w:val="goog_rdk_69"/>
      </w:sdtPr>
      <w:sdtContent>
        <w:p w:rsidR="00000000" w:rsidDel="00000000" w:rsidP="00000000" w:rsidRDefault="00000000" w:rsidRPr="00000000" w14:paraId="00000039">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68"/>
            </w:sdtPr>
            <w:sdtContent>
              <w:ins w:author="David Githaiga" w:id="2" w:date="2021-09-22T17:48:17Z">
                <w:r w:rsidDel="00000000" w:rsidR="00000000" w:rsidRPr="00000000">
                  <w:rPr>
                    <w:rtl w:val="0"/>
                  </w:rPr>
                </w:r>
              </w:ins>
            </w:sdtContent>
          </w:sdt>
        </w:p>
      </w:sdtContent>
    </w:sdt>
    <w:sdt>
      <w:sdtPr>
        <w:tag w:val="goog_rdk_71"/>
      </w:sdtPr>
      <w:sdtContent>
        <w:p w:rsidR="00000000" w:rsidDel="00000000" w:rsidP="00000000" w:rsidRDefault="00000000" w:rsidRPr="00000000" w14:paraId="0000003A">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70"/>
            </w:sdtPr>
            <w:sdtContent>
              <w:ins w:author="David Githaiga" w:id="2" w:date="2021-09-22T17:48:17Z">
                <w:r w:rsidDel="00000000" w:rsidR="00000000" w:rsidRPr="00000000">
                  <w:rPr>
                    <w:rtl w:val="0"/>
                  </w:rPr>
                </w:r>
              </w:ins>
            </w:sdtContent>
          </w:sdt>
        </w:p>
      </w:sdtContent>
    </w:sdt>
    <w:sdt>
      <w:sdtPr>
        <w:tag w:val="goog_rdk_73"/>
      </w:sdtPr>
      <w:sdtContent>
        <w:p w:rsidR="00000000" w:rsidDel="00000000" w:rsidP="00000000" w:rsidRDefault="00000000" w:rsidRPr="00000000" w14:paraId="0000003B">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72"/>
            </w:sdtPr>
            <w:sdtContent>
              <w:ins w:author="David Githaiga" w:id="2" w:date="2021-09-22T17:48:17Z">
                <w:r w:rsidDel="00000000" w:rsidR="00000000" w:rsidRPr="00000000">
                  <w:rPr>
                    <w:rtl w:val="0"/>
                  </w:rPr>
                </w:r>
              </w:ins>
            </w:sdtContent>
          </w:sdt>
        </w:p>
      </w:sdtContent>
    </w:sdt>
    <w:sdt>
      <w:sdtPr>
        <w:tag w:val="goog_rdk_75"/>
      </w:sdtPr>
      <w:sdtContent>
        <w:p w:rsidR="00000000" w:rsidDel="00000000" w:rsidP="00000000" w:rsidRDefault="00000000" w:rsidRPr="00000000" w14:paraId="0000003C">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74"/>
            </w:sdtPr>
            <w:sdtContent>
              <w:ins w:author="David Githaiga" w:id="2" w:date="2021-09-22T17:48:17Z">
                <w:r w:rsidDel="00000000" w:rsidR="00000000" w:rsidRPr="00000000">
                  <w:rPr>
                    <w:rtl w:val="0"/>
                  </w:rPr>
                </w:r>
              </w:ins>
            </w:sdtContent>
          </w:sdt>
        </w:p>
      </w:sdtContent>
    </w:sdt>
    <w:sdt>
      <w:sdtPr>
        <w:tag w:val="goog_rdk_77"/>
      </w:sdtPr>
      <w:sdtContent>
        <w:p w:rsidR="00000000" w:rsidDel="00000000" w:rsidP="00000000" w:rsidRDefault="00000000" w:rsidRPr="00000000" w14:paraId="0000003D">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76"/>
            </w:sdtPr>
            <w:sdtContent>
              <w:ins w:author="David Githaiga" w:id="2" w:date="2021-09-22T17:48:17Z">
                <w:r w:rsidDel="00000000" w:rsidR="00000000" w:rsidRPr="00000000">
                  <w:rPr>
                    <w:rtl w:val="0"/>
                  </w:rPr>
                </w:r>
              </w:ins>
            </w:sdtContent>
          </w:sdt>
        </w:p>
      </w:sdtContent>
    </w:sdt>
    <w:sdt>
      <w:sdtPr>
        <w:tag w:val="goog_rdk_79"/>
      </w:sdtPr>
      <w:sdtContent>
        <w:p w:rsidR="00000000" w:rsidDel="00000000" w:rsidP="00000000" w:rsidRDefault="00000000" w:rsidRPr="00000000" w14:paraId="0000003E">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78"/>
            </w:sdtPr>
            <w:sdtContent>
              <w:ins w:author="David Githaiga" w:id="2" w:date="2021-09-22T17:48:17Z">
                <w:r w:rsidDel="00000000" w:rsidR="00000000" w:rsidRPr="00000000">
                  <w:rPr>
                    <w:rtl w:val="0"/>
                  </w:rPr>
                </w:r>
              </w:ins>
            </w:sdtContent>
          </w:sdt>
        </w:p>
      </w:sdtContent>
    </w:sdt>
    <w:sdt>
      <w:sdtPr>
        <w:tag w:val="goog_rdk_81"/>
      </w:sdtPr>
      <w:sdtContent>
        <w:p w:rsidR="00000000" w:rsidDel="00000000" w:rsidP="00000000" w:rsidRDefault="00000000" w:rsidRPr="00000000" w14:paraId="0000003F">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80"/>
            </w:sdtPr>
            <w:sdtContent>
              <w:ins w:author="David Githaiga" w:id="2" w:date="2021-09-22T17:48:17Z">
                <w:r w:rsidDel="00000000" w:rsidR="00000000" w:rsidRPr="00000000">
                  <w:rPr>
                    <w:rtl w:val="0"/>
                  </w:rPr>
                </w:r>
              </w:ins>
            </w:sdtContent>
          </w:sdt>
        </w:p>
      </w:sdtContent>
    </w:sdt>
    <w:sdt>
      <w:sdtPr>
        <w:tag w:val="goog_rdk_83"/>
      </w:sdtPr>
      <w:sdtContent>
        <w:p w:rsidR="00000000" w:rsidDel="00000000" w:rsidP="00000000" w:rsidRDefault="00000000" w:rsidRPr="00000000" w14:paraId="00000040">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82"/>
            </w:sdtPr>
            <w:sdtContent>
              <w:ins w:author="David Githaiga" w:id="2" w:date="2021-09-22T17:48:17Z">
                <w:r w:rsidDel="00000000" w:rsidR="00000000" w:rsidRPr="00000000">
                  <w:rPr>
                    <w:rtl w:val="0"/>
                  </w:rPr>
                </w:r>
              </w:ins>
            </w:sdtContent>
          </w:sdt>
        </w:p>
      </w:sdtContent>
    </w:sdt>
    <w:sdt>
      <w:sdtPr>
        <w:tag w:val="goog_rdk_85"/>
      </w:sdtPr>
      <w:sdtContent>
        <w:p w:rsidR="00000000" w:rsidDel="00000000" w:rsidP="00000000" w:rsidRDefault="00000000" w:rsidRPr="00000000" w14:paraId="00000041">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84"/>
            </w:sdtPr>
            <w:sdtContent>
              <w:ins w:author="David Githaiga" w:id="2" w:date="2021-09-22T17:48:17Z">
                <w:r w:rsidDel="00000000" w:rsidR="00000000" w:rsidRPr="00000000">
                  <w:rPr>
                    <w:rtl w:val="0"/>
                  </w:rPr>
                </w:r>
              </w:ins>
            </w:sdtContent>
          </w:sdt>
        </w:p>
      </w:sdtContent>
    </w:sdt>
    <w:sdt>
      <w:sdtPr>
        <w:tag w:val="goog_rdk_87"/>
      </w:sdtPr>
      <w:sdtContent>
        <w:p w:rsidR="00000000" w:rsidDel="00000000" w:rsidP="00000000" w:rsidRDefault="00000000" w:rsidRPr="00000000" w14:paraId="00000042">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86"/>
            </w:sdtPr>
            <w:sdtContent>
              <w:ins w:author="David Githaiga" w:id="2" w:date="2021-09-22T17:48:17Z">
                <w:r w:rsidDel="00000000" w:rsidR="00000000" w:rsidRPr="00000000">
                  <w:rPr>
                    <w:rtl w:val="0"/>
                  </w:rPr>
                </w:r>
              </w:ins>
            </w:sdtContent>
          </w:sdt>
        </w:p>
      </w:sdtContent>
    </w:sdt>
    <w:sdt>
      <w:sdtPr>
        <w:tag w:val="goog_rdk_89"/>
      </w:sdtPr>
      <w:sdtContent>
        <w:p w:rsidR="00000000" w:rsidDel="00000000" w:rsidP="00000000" w:rsidRDefault="00000000" w:rsidRPr="00000000" w14:paraId="00000043">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88"/>
            </w:sdtPr>
            <w:sdtContent>
              <w:ins w:author="David Githaiga" w:id="2" w:date="2021-09-22T17:48:17Z">
                <w:r w:rsidDel="00000000" w:rsidR="00000000" w:rsidRPr="00000000">
                  <w:rPr>
                    <w:rtl w:val="0"/>
                  </w:rPr>
                </w:r>
              </w:ins>
            </w:sdtContent>
          </w:sdt>
        </w:p>
      </w:sdtContent>
    </w:sdt>
    <w:sdt>
      <w:sdtPr>
        <w:tag w:val="goog_rdk_91"/>
      </w:sdtPr>
      <w:sdtContent>
        <w:p w:rsidR="00000000" w:rsidDel="00000000" w:rsidP="00000000" w:rsidRDefault="00000000" w:rsidRPr="00000000" w14:paraId="00000044">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90"/>
            </w:sdtPr>
            <w:sdtContent>
              <w:ins w:author="David Githaiga" w:id="2" w:date="2021-09-22T17:48:17Z">
                <w:r w:rsidDel="00000000" w:rsidR="00000000" w:rsidRPr="00000000">
                  <w:rPr>
                    <w:rtl w:val="0"/>
                  </w:rPr>
                </w:r>
              </w:ins>
            </w:sdtContent>
          </w:sdt>
        </w:p>
      </w:sdtContent>
    </w:sdt>
    <w:sdt>
      <w:sdtPr>
        <w:tag w:val="goog_rdk_93"/>
      </w:sdtPr>
      <w:sdtContent>
        <w:p w:rsidR="00000000" w:rsidDel="00000000" w:rsidP="00000000" w:rsidRDefault="00000000" w:rsidRPr="00000000" w14:paraId="00000045">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92"/>
            </w:sdtPr>
            <w:sdtContent>
              <w:ins w:author="David Githaiga" w:id="2" w:date="2021-09-22T17:48:17Z">
                <w:r w:rsidDel="00000000" w:rsidR="00000000" w:rsidRPr="00000000">
                  <w:rPr>
                    <w:rtl w:val="0"/>
                  </w:rPr>
                </w:r>
              </w:ins>
            </w:sdtContent>
          </w:sdt>
        </w:p>
      </w:sdtContent>
    </w:sdt>
    <w:sdt>
      <w:sdtPr>
        <w:tag w:val="goog_rdk_95"/>
      </w:sdtPr>
      <w:sdtContent>
        <w:p w:rsidR="00000000" w:rsidDel="00000000" w:rsidP="00000000" w:rsidRDefault="00000000" w:rsidRPr="00000000" w14:paraId="00000046">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94"/>
            </w:sdtPr>
            <w:sdtContent>
              <w:ins w:author="David Githaiga" w:id="2" w:date="2021-09-22T17:48:17Z">
                <w:r w:rsidDel="00000000" w:rsidR="00000000" w:rsidRPr="00000000">
                  <w:rPr>
                    <w:rtl w:val="0"/>
                  </w:rPr>
                </w:r>
              </w:ins>
            </w:sdtContent>
          </w:sdt>
        </w:p>
      </w:sdtContent>
    </w:sdt>
    <w:sdt>
      <w:sdtPr>
        <w:tag w:val="goog_rdk_97"/>
      </w:sdtPr>
      <w:sdtContent>
        <w:p w:rsidR="00000000" w:rsidDel="00000000" w:rsidP="00000000" w:rsidRDefault="00000000" w:rsidRPr="00000000" w14:paraId="00000047">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96"/>
            </w:sdtPr>
            <w:sdtContent>
              <w:ins w:author="David Githaiga" w:id="2" w:date="2021-09-22T17:48:17Z">
                <w:r w:rsidDel="00000000" w:rsidR="00000000" w:rsidRPr="00000000">
                  <w:rPr>
                    <w:rtl w:val="0"/>
                  </w:rPr>
                </w:r>
              </w:ins>
            </w:sdtContent>
          </w:sdt>
        </w:p>
      </w:sdtContent>
    </w:sdt>
    <w:sdt>
      <w:sdtPr>
        <w:tag w:val="goog_rdk_99"/>
      </w:sdtPr>
      <w:sdtContent>
        <w:p w:rsidR="00000000" w:rsidDel="00000000" w:rsidP="00000000" w:rsidRDefault="00000000" w:rsidRPr="00000000" w14:paraId="00000048">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98"/>
            </w:sdtPr>
            <w:sdtContent>
              <w:ins w:author="David Githaiga" w:id="2" w:date="2021-09-22T17:48:17Z">
                <w:r w:rsidDel="00000000" w:rsidR="00000000" w:rsidRPr="00000000">
                  <w:rPr>
                    <w:rtl w:val="0"/>
                  </w:rPr>
                </w:r>
              </w:ins>
            </w:sdtContent>
          </w:sdt>
        </w:p>
      </w:sdtContent>
    </w:sdt>
    <w:sdt>
      <w:sdtPr>
        <w:tag w:val="goog_rdk_101"/>
      </w:sdtPr>
      <w:sdtContent>
        <w:p w:rsidR="00000000" w:rsidDel="00000000" w:rsidP="00000000" w:rsidRDefault="00000000" w:rsidRPr="00000000" w14:paraId="00000049">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00"/>
            </w:sdtPr>
            <w:sdtContent>
              <w:ins w:author="David Githaiga" w:id="2" w:date="2021-09-22T17:48:17Z">
                <w:r w:rsidDel="00000000" w:rsidR="00000000" w:rsidRPr="00000000">
                  <w:rPr>
                    <w:rtl w:val="0"/>
                  </w:rPr>
                </w:r>
              </w:ins>
            </w:sdtContent>
          </w:sdt>
        </w:p>
      </w:sdtContent>
    </w:sdt>
    <w:sdt>
      <w:sdtPr>
        <w:tag w:val="goog_rdk_103"/>
      </w:sdtPr>
      <w:sdtContent>
        <w:p w:rsidR="00000000" w:rsidDel="00000000" w:rsidP="00000000" w:rsidRDefault="00000000" w:rsidRPr="00000000" w14:paraId="0000004A">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02"/>
            </w:sdtPr>
            <w:sdtContent>
              <w:ins w:author="David Githaiga" w:id="2" w:date="2021-09-22T17:48:17Z">
                <w:r w:rsidDel="00000000" w:rsidR="00000000" w:rsidRPr="00000000">
                  <w:rPr>
                    <w:rtl w:val="0"/>
                  </w:rPr>
                </w:r>
              </w:ins>
            </w:sdtContent>
          </w:sdt>
        </w:p>
      </w:sdtContent>
    </w:sdt>
    <w:sdt>
      <w:sdtPr>
        <w:tag w:val="goog_rdk_105"/>
      </w:sdtPr>
      <w:sdtContent>
        <w:p w:rsidR="00000000" w:rsidDel="00000000" w:rsidP="00000000" w:rsidRDefault="00000000" w:rsidRPr="00000000" w14:paraId="0000004B">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04"/>
            </w:sdtPr>
            <w:sdtContent>
              <w:ins w:author="David Githaiga" w:id="2" w:date="2021-09-22T17:48:17Z">
                <w:r w:rsidDel="00000000" w:rsidR="00000000" w:rsidRPr="00000000">
                  <w:rPr>
                    <w:rtl w:val="0"/>
                  </w:rPr>
                </w:r>
              </w:ins>
            </w:sdtContent>
          </w:sdt>
        </w:p>
      </w:sdtContent>
    </w:sdt>
    <w:sdt>
      <w:sdtPr>
        <w:tag w:val="goog_rdk_107"/>
      </w:sdtPr>
      <w:sdtContent>
        <w:p w:rsidR="00000000" w:rsidDel="00000000" w:rsidP="00000000" w:rsidRDefault="00000000" w:rsidRPr="00000000" w14:paraId="0000004C">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06"/>
            </w:sdtPr>
            <w:sdtContent>
              <w:ins w:author="David Githaiga" w:id="2" w:date="2021-09-22T17:48:17Z">
                <w:r w:rsidDel="00000000" w:rsidR="00000000" w:rsidRPr="00000000">
                  <w:rPr>
                    <w:rtl w:val="0"/>
                  </w:rPr>
                </w:r>
              </w:ins>
            </w:sdtContent>
          </w:sdt>
        </w:p>
      </w:sdtContent>
    </w:sdt>
    <w:sdt>
      <w:sdtPr>
        <w:tag w:val="goog_rdk_109"/>
      </w:sdtPr>
      <w:sdtContent>
        <w:p w:rsidR="00000000" w:rsidDel="00000000" w:rsidP="00000000" w:rsidRDefault="00000000" w:rsidRPr="00000000" w14:paraId="0000004D">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08"/>
            </w:sdtPr>
            <w:sdtContent>
              <w:ins w:author="David Githaiga" w:id="2" w:date="2021-09-22T17:48:17Z">
                <w:r w:rsidDel="00000000" w:rsidR="00000000" w:rsidRPr="00000000">
                  <w:rPr>
                    <w:rtl w:val="0"/>
                  </w:rPr>
                </w:r>
              </w:ins>
            </w:sdtContent>
          </w:sdt>
        </w:p>
      </w:sdtContent>
    </w:sdt>
    <w:sdt>
      <w:sdtPr>
        <w:tag w:val="goog_rdk_111"/>
      </w:sdtPr>
      <w:sdtContent>
        <w:p w:rsidR="00000000" w:rsidDel="00000000" w:rsidP="00000000" w:rsidRDefault="00000000" w:rsidRPr="00000000" w14:paraId="0000004E">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10"/>
            </w:sdtPr>
            <w:sdtContent>
              <w:ins w:author="David Githaiga" w:id="2" w:date="2021-09-22T17:48:17Z">
                <w:r w:rsidDel="00000000" w:rsidR="00000000" w:rsidRPr="00000000">
                  <w:rPr>
                    <w:rtl w:val="0"/>
                  </w:rPr>
                </w:r>
              </w:ins>
            </w:sdtContent>
          </w:sdt>
        </w:p>
      </w:sdtContent>
    </w:sdt>
    <w:sdt>
      <w:sdtPr>
        <w:tag w:val="goog_rdk_113"/>
      </w:sdtPr>
      <w:sdtContent>
        <w:p w:rsidR="00000000" w:rsidDel="00000000" w:rsidP="00000000" w:rsidRDefault="00000000" w:rsidRPr="00000000" w14:paraId="0000004F">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12"/>
            </w:sdtPr>
            <w:sdtContent>
              <w:ins w:author="David Githaiga" w:id="2" w:date="2021-09-22T17:48:17Z">
                <w:r w:rsidDel="00000000" w:rsidR="00000000" w:rsidRPr="00000000">
                  <w:rPr>
                    <w:rtl w:val="0"/>
                  </w:rPr>
                </w:r>
              </w:ins>
            </w:sdtContent>
          </w:sdt>
        </w:p>
      </w:sdtContent>
    </w:sdt>
    <w:sdt>
      <w:sdtPr>
        <w:tag w:val="goog_rdk_115"/>
      </w:sdtPr>
      <w:sdtContent>
        <w:p w:rsidR="00000000" w:rsidDel="00000000" w:rsidP="00000000" w:rsidRDefault="00000000" w:rsidRPr="00000000" w14:paraId="00000050">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14"/>
            </w:sdtPr>
            <w:sdtContent>
              <w:ins w:author="David Githaiga" w:id="2" w:date="2021-09-22T17:48:17Z">
                <w:r w:rsidDel="00000000" w:rsidR="00000000" w:rsidRPr="00000000">
                  <w:rPr>
                    <w:rtl w:val="0"/>
                  </w:rPr>
                </w:r>
              </w:ins>
            </w:sdtContent>
          </w:sdt>
        </w:p>
      </w:sdtContent>
    </w:sdt>
    <w:sdt>
      <w:sdtPr>
        <w:tag w:val="goog_rdk_117"/>
      </w:sdtPr>
      <w:sdtContent>
        <w:p w:rsidR="00000000" w:rsidDel="00000000" w:rsidP="00000000" w:rsidRDefault="00000000" w:rsidRPr="00000000" w14:paraId="00000051">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16"/>
            </w:sdtPr>
            <w:sdtContent>
              <w:ins w:author="David Githaiga" w:id="2" w:date="2021-09-22T17:48:17Z">
                <w:r w:rsidDel="00000000" w:rsidR="00000000" w:rsidRPr="00000000">
                  <w:rPr>
                    <w:rtl w:val="0"/>
                  </w:rPr>
                </w:r>
              </w:ins>
            </w:sdtContent>
          </w:sdt>
        </w:p>
      </w:sdtContent>
    </w:sdt>
    <w:sdt>
      <w:sdtPr>
        <w:tag w:val="goog_rdk_119"/>
      </w:sdtPr>
      <w:sdtContent>
        <w:p w:rsidR="00000000" w:rsidDel="00000000" w:rsidP="00000000" w:rsidRDefault="00000000" w:rsidRPr="00000000" w14:paraId="00000052">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18"/>
            </w:sdtPr>
            <w:sdtContent>
              <w:ins w:author="David Githaiga" w:id="2" w:date="2021-09-22T17:48:17Z">
                <w:r w:rsidDel="00000000" w:rsidR="00000000" w:rsidRPr="00000000">
                  <w:rPr>
                    <w:rtl w:val="0"/>
                  </w:rPr>
                </w:r>
              </w:ins>
            </w:sdtContent>
          </w:sdt>
        </w:p>
      </w:sdtContent>
    </w:sdt>
    <w:sdt>
      <w:sdtPr>
        <w:tag w:val="goog_rdk_121"/>
      </w:sdtPr>
      <w:sdtContent>
        <w:p w:rsidR="00000000" w:rsidDel="00000000" w:rsidP="00000000" w:rsidRDefault="00000000" w:rsidRPr="00000000" w14:paraId="00000053">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20"/>
            </w:sdtPr>
            <w:sdtContent>
              <w:ins w:author="David Githaiga" w:id="2" w:date="2021-09-22T17:48:17Z">
                <w:r w:rsidDel="00000000" w:rsidR="00000000" w:rsidRPr="00000000">
                  <w:rPr>
                    <w:rtl w:val="0"/>
                  </w:rPr>
                </w:r>
              </w:ins>
            </w:sdtContent>
          </w:sdt>
        </w:p>
      </w:sdtContent>
    </w:sdt>
    <w:sdt>
      <w:sdtPr>
        <w:tag w:val="goog_rdk_123"/>
      </w:sdtPr>
      <w:sdtContent>
        <w:p w:rsidR="00000000" w:rsidDel="00000000" w:rsidP="00000000" w:rsidRDefault="00000000" w:rsidRPr="00000000" w14:paraId="00000054">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22"/>
            </w:sdtPr>
            <w:sdtContent>
              <w:ins w:author="David Githaiga" w:id="2" w:date="2021-09-22T17:48:17Z">
                <w:r w:rsidDel="00000000" w:rsidR="00000000" w:rsidRPr="00000000">
                  <w:rPr>
                    <w:rtl w:val="0"/>
                  </w:rPr>
                </w:r>
              </w:ins>
            </w:sdtContent>
          </w:sdt>
        </w:p>
      </w:sdtContent>
    </w:sdt>
    <w:sdt>
      <w:sdtPr>
        <w:tag w:val="goog_rdk_125"/>
      </w:sdtPr>
      <w:sdtContent>
        <w:p w:rsidR="00000000" w:rsidDel="00000000" w:rsidP="00000000" w:rsidRDefault="00000000" w:rsidRPr="00000000" w14:paraId="00000055">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24"/>
            </w:sdtPr>
            <w:sdtContent>
              <w:ins w:author="David Githaiga" w:id="2" w:date="2021-09-22T17:48:17Z">
                <w:r w:rsidDel="00000000" w:rsidR="00000000" w:rsidRPr="00000000">
                  <w:rPr>
                    <w:rtl w:val="0"/>
                  </w:rPr>
                </w:r>
              </w:ins>
            </w:sdtContent>
          </w:sdt>
        </w:p>
      </w:sdtContent>
    </w:sdt>
    <w:sdt>
      <w:sdtPr>
        <w:tag w:val="goog_rdk_127"/>
      </w:sdtPr>
      <w:sdtContent>
        <w:p w:rsidR="00000000" w:rsidDel="00000000" w:rsidP="00000000" w:rsidRDefault="00000000" w:rsidRPr="00000000" w14:paraId="00000056">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26"/>
            </w:sdtPr>
            <w:sdtContent>
              <w:ins w:author="David Githaiga" w:id="2" w:date="2021-09-22T17:48:17Z">
                <w:r w:rsidDel="00000000" w:rsidR="00000000" w:rsidRPr="00000000">
                  <w:rPr>
                    <w:rtl w:val="0"/>
                  </w:rPr>
                </w:r>
              </w:ins>
            </w:sdtContent>
          </w:sdt>
        </w:p>
      </w:sdtContent>
    </w:sdt>
    <w:sdt>
      <w:sdtPr>
        <w:tag w:val="goog_rdk_129"/>
      </w:sdtPr>
      <w:sdtContent>
        <w:p w:rsidR="00000000" w:rsidDel="00000000" w:rsidP="00000000" w:rsidRDefault="00000000" w:rsidRPr="00000000" w14:paraId="00000057">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28"/>
            </w:sdtPr>
            <w:sdtContent>
              <w:ins w:author="David Githaiga" w:id="2" w:date="2021-09-22T17:48:17Z">
                <w:r w:rsidDel="00000000" w:rsidR="00000000" w:rsidRPr="00000000">
                  <w:rPr>
                    <w:rtl w:val="0"/>
                  </w:rPr>
                </w:r>
              </w:ins>
            </w:sdtContent>
          </w:sdt>
        </w:p>
      </w:sdtContent>
    </w:sdt>
    <w:sdt>
      <w:sdtPr>
        <w:tag w:val="goog_rdk_131"/>
      </w:sdtPr>
      <w:sdtContent>
        <w:p w:rsidR="00000000" w:rsidDel="00000000" w:rsidP="00000000" w:rsidRDefault="00000000" w:rsidRPr="00000000" w14:paraId="00000058">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30"/>
            </w:sdtPr>
            <w:sdtContent>
              <w:ins w:author="David Githaiga" w:id="2" w:date="2021-09-22T17:48:17Z">
                <w:r w:rsidDel="00000000" w:rsidR="00000000" w:rsidRPr="00000000">
                  <w:rPr>
                    <w:rtl w:val="0"/>
                  </w:rPr>
                </w:r>
              </w:ins>
            </w:sdtContent>
          </w:sdt>
        </w:p>
      </w:sdtContent>
    </w:sdt>
    <w:sdt>
      <w:sdtPr>
        <w:tag w:val="goog_rdk_133"/>
      </w:sdtPr>
      <w:sdtContent>
        <w:p w:rsidR="00000000" w:rsidDel="00000000" w:rsidP="00000000" w:rsidRDefault="00000000" w:rsidRPr="00000000" w14:paraId="00000059">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32"/>
            </w:sdtPr>
            <w:sdtContent>
              <w:ins w:author="David Githaiga" w:id="2" w:date="2021-09-22T17:48:17Z">
                <w:r w:rsidDel="00000000" w:rsidR="00000000" w:rsidRPr="00000000">
                  <w:rPr>
                    <w:rtl w:val="0"/>
                  </w:rPr>
                </w:r>
              </w:ins>
            </w:sdtContent>
          </w:sdt>
        </w:p>
      </w:sdtContent>
    </w:sdt>
    <w:sdt>
      <w:sdtPr>
        <w:tag w:val="goog_rdk_135"/>
      </w:sdtPr>
      <w:sdtContent>
        <w:p w:rsidR="00000000" w:rsidDel="00000000" w:rsidP="00000000" w:rsidRDefault="00000000" w:rsidRPr="00000000" w14:paraId="0000005A">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34"/>
            </w:sdtPr>
            <w:sdtContent>
              <w:ins w:author="David Githaiga" w:id="2" w:date="2021-09-22T17:48:17Z">
                <w:r w:rsidDel="00000000" w:rsidR="00000000" w:rsidRPr="00000000">
                  <w:rPr>
                    <w:rtl w:val="0"/>
                  </w:rPr>
                </w:r>
              </w:ins>
            </w:sdtContent>
          </w:sdt>
        </w:p>
      </w:sdtContent>
    </w:sdt>
    <w:sdt>
      <w:sdtPr>
        <w:tag w:val="goog_rdk_137"/>
      </w:sdtPr>
      <w:sdtContent>
        <w:p w:rsidR="00000000" w:rsidDel="00000000" w:rsidP="00000000" w:rsidRDefault="00000000" w:rsidRPr="00000000" w14:paraId="0000005B">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36"/>
            </w:sdtPr>
            <w:sdtContent>
              <w:ins w:author="David Githaiga" w:id="2" w:date="2021-09-22T17:48:17Z">
                <w:r w:rsidDel="00000000" w:rsidR="00000000" w:rsidRPr="00000000">
                  <w:rPr>
                    <w:rtl w:val="0"/>
                  </w:rPr>
                </w:r>
              </w:ins>
            </w:sdtContent>
          </w:sdt>
        </w:p>
      </w:sdtContent>
    </w:sdt>
    <w:sdt>
      <w:sdtPr>
        <w:tag w:val="goog_rdk_139"/>
      </w:sdtPr>
      <w:sdtContent>
        <w:p w:rsidR="00000000" w:rsidDel="00000000" w:rsidP="00000000" w:rsidRDefault="00000000" w:rsidRPr="00000000" w14:paraId="0000005C">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38"/>
            </w:sdtPr>
            <w:sdtContent>
              <w:ins w:author="David Githaiga" w:id="2" w:date="2021-09-22T17:48:17Z">
                <w:r w:rsidDel="00000000" w:rsidR="00000000" w:rsidRPr="00000000">
                  <w:rPr>
                    <w:rtl w:val="0"/>
                  </w:rPr>
                </w:r>
              </w:ins>
            </w:sdtContent>
          </w:sdt>
        </w:p>
      </w:sdtContent>
    </w:sdt>
    <w:sdt>
      <w:sdtPr>
        <w:tag w:val="goog_rdk_141"/>
      </w:sdtPr>
      <w:sdtContent>
        <w:p w:rsidR="00000000" w:rsidDel="00000000" w:rsidP="00000000" w:rsidRDefault="00000000" w:rsidRPr="00000000" w14:paraId="0000005D">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40"/>
            </w:sdtPr>
            <w:sdtContent>
              <w:ins w:author="David Githaiga" w:id="2" w:date="2021-09-22T17:48:17Z">
                <w:r w:rsidDel="00000000" w:rsidR="00000000" w:rsidRPr="00000000">
                  <w:rPr>
                    <w:rtl w:val="0"/>
                  </w:rPr>
                </w:r>
              </w:ins>
            </w:sdtContent>
          </w:sdt>
        </w:p>
      </w:sdtContent>
    </w:sdt>
    <w:sdt>
      <w:sdtPr>
        <w:tag w:val="goog_rdk_143"/>
      </w:sdtPr>
      <w:sdtContent>
        <w:p w:rsidR="00000000" w:rsidDel="00000000" w:rsidP="00000000" w:rsidRDefault="00000000" w:rsidRPr="00000000" w14:paraId="0000005E">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42"/>
            </w:sdtPr>
            <w:sdtContent>
              <w:ins w:author="David Githaiga" w:id="2" w:date="2021-09-22T17:48:17Z">
                <w:r w:rsidDel="00000000" w:rsidR="00000000" w:rsidRPr="00000000">
                  <w:rPr>
                    <w:rtl w:val="0"/>
                  </w:rPr>
                </w:r>
              </w:ins>
            </w:sdtContent>
          </w:sdt>
        </w:p>
      </w:sdtContent>
    </w:sdt>
    <w:sdt>
      <w:sdtPr>
        <w:tag w:val="goog_rdk_145"/>
      </w:sdtPr>
      <w:sdtContent>
        <w:p w:rsidR="00000000" w:rsidDel="00000000" w:rsidP="00000000" w:rsidRDefault="00000000" w:rsidRPr="00000000" w14:paraId="0000005F">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44"/>
            </w:sdtPr>
            <w:sdtContent>
              <w:ins w:author="David Githaiga" w:id="2" w:date="2021-09-22T17:48:17Z">
                <w:r w:rsidDel="00000000" w:rsidR="00000000" w:rsidRPr="00000000">
                  <w:rPr>
                    <w:rtl w:val="0"/>
                  </w:rPr>
                </w:r>
              </w:ins>
            </w:sdtContent>
          </w:sdt>
        </w:p>
      </w:sdtContent>
    </w:sdt>
    <w:sdt>
      <w:sdtPr>
        <w:tag w:val="goog_rdk_147"/>
      </w:sdtPr>
      <w:sdtContent>
        <w:p w:rsidR="00000000" w:rsidDel="00000000" w:rsidP="00000000" w:rsidRDefault="00000000" w:rsidRPr="00000000" w14:paraId="00000060">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46"/>
            </w:sdtPr>
            <w:sdtContent>
              <w:ins w:author="David Githaiga" w:id="2" w:date="2021-09-22T17:48:17Z">
                <w:r w:rsidDel="00000000" w:rsidR="00000000" w:rsidRPr="00000000">
                  <w:rPr>
                    <w:rtl w:val="0"/>
                  </w:rPr>
                </w:r>
              </w:ins>
            </w:sdtContent>
          </w:sdt>
        </w:p>
      </w:sdtContent>
    </w:sdt>
    <w:sdt>
      <w:sdtPr>
        <w:tag w:val="goog_rdk_149"/>
      </w:sdtPr>
      <w:sdtContent>
        <w:p w:rsidR="00000000" w:rsidDel="00000000" w:rsidP="00000000" w:rsidRDefault="00000000" w:rsidRPr="00000000" w14:paraId="00000061">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48"/>
            </w:sdtPr>
            <w:sdtContent>
              <w:ins w:author="David Githaiga" w:id="2" w:date="2021-09-22T17:48:17Z">
                <w:r w:rsidDel="00000000" w:rsidR="00000000" w:rsidRPr="00000000">
                  <w:rPr>
                    <w:rtl w:val="0"/>
                  </w:rPr>
                </w:r>
              </w:ins>
            </w:sdtContent>
          </w:sdt>
        </w:p>
      </w:sdtContent>
    </w:sdt>
    <w:sdt>
      <w:sdtPr>
        <w:tag w:val="goog_rdk_151"/>
      </w:sdtPr>
      <w:sdtContent>
        <w:p w:rsidR="00000000" w:rsidDel="00000000" w:rsidP="00000000" w:rsidRDefault="00000000" w:rsidRPr="00000000" w14:paraId="00000062">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50"/>
            </w:sdtPr>
            <w:sdtContent>
              <w:ins w:author="David Githaiga" w:id="2" w:date="2021-09-22T17:48:17Z">
                <w:r w:rsidDel="00000000" w:rsidR="00000000" w:rsidRPr="00000000">
                  <w:rPr>
                    <w:rtl w:val="0"/>
                  </w:rPr>
                </w:r>
              </w:ins>
            </w:sdtContent>
          </w:sdt>
        </w:p>
      </w:sdtContent>
    </w:sdt>
    <w:sdt>
      <w:sdtPr>
        <w:tag w:val="goog_rdk_153"/>
      </w:sdtPr>
      <w:sdtContent>
        <w:p w:rsidR="00000000" w:rsidDel="00000000" w:rsidP="00000000" w:rsidRDefault="00000000" w:rsidRPr="00000000" w14:paraId="00000063">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52"/>
            </w:sdtPr>
            <w:sdtContent>
              <w:ins w:author="David Githaiga" w:id="2" w:date="2021-09-22T17:48:17Z">
                <w:r w:rsidDel="00000000" w:rsidR="00000000" w:rsidRPr="00000000">
                  <w:rPr>
                    <w:rtl w:val="0"/>
                  </w:rPr>
                </w:r>
              </w:ins>
            </w:sdtContent>
          </w:sdt>
        </w:p>
      </w:sdtContent>
    </w:sdt>
    <w:sdt>
      <w:sdtPr>
        <w:tag w:val="goog_rdk_155"/>
      </w:sdtPr>
      <w:sdtContent>
        <w:p w:rsidR="00000000" w:rsidDel="00000000" w:rsidP="00000000" w:rsidRDefault="00000000" w:rsidRPr="00000000" w14:paraId="00000064">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54"/>
            </w:sdtPr>
            <w:sdtContent>
              <w:ins w:author="David Githaiga" w:id="2" w:date="2021-09-22T17:48:17Z">
                <w:r w:rsidDel="00000000" w:rsidR="00000000" w:rsidRPr="00000000">
                  <w:rPr>
                    <w:rtl w:val="0"/>
                  </w:rPr>
                </w:r>
              </w:ins>
            </w:sdtContent>
          </w:sdt>
        </w:p>
      </w:sdtContent>
    </w:sdt>
    <w:sdt>
      <w:sdtPr>
        <w:tag w:val="goog_rdk_157"/>
      </w:sdtPr>
      <w:sdtContent>
        <w:p w:rsidR="00000000" w:rsidDel="00000000" w:rsidP="00000000" w:rsidRDefault="00000000" w:rsidRPr="00000000" w14:paraId="00000065">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56"/>
            </w:sdtPr>
            <w:sdtContent>
              <w:ins w:author="David Githaiga" w:id="2" w:date="2021-09-22T17:48:17Z">
                <w:r w:rsidDel="00000000" w:rsidR="00000000" w:rsidRPr="00000000">
                  <w:rPr>
                    <w:rtl w:val="0"/>
                  </w:rPr>
                </w:r>
              </w:ins>
            </w:sdtContent>
          </w:sdt>
        </w:p>
      </w:sdtContent>
    </w:sdt>
    <w:sdt>
      <w:sdtPr>
        <w:tag w:val="goog_rdk_159"/>
      </w:sdtPr>
      <w:sdtContent>
        <w:p w:rsidR="00000000" w:rsidDel="00000000" w:rsidP="00000000" w:rsidRDefault="00000000" w:rsidRPr="00000000" w14:paraId="00000066">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58"/>
            </w:sdtPr>
            <w:sdtContent>
              <w:ins w:author="David Githaiga" w:id="2" w:date="2021-09-22T17:48:17Z">
                <w:r w:rsidDel="00000000" w:rsidR="00000000" w:rsidRPr="00000000">
                  <w:rPr>
                    <w:rtl w:val="0"/>
                  </w:rPr>
                </w:r>
              </w:ins>
            </w:sdtContent>
          </w:sdt>
        </w:p>
      </w:sdtContent>
    </w:sdt>
    <w:sdt>
      <w:sdtPr>
        <w:tag w:val="goog_rdk_161"/>
      </w:sdtPr>
      <w:sdtContent>
        <w:p w:rsidR="00000000" w:rsidDel="00000000" w:rsidP="00000000" w:rsidRDefault="00000000" w:rsidRPr="00000000" w14:paraId="00000067">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60"/>
            </w:sdtPr>
            <w:sdtContent>
              <w:ins w:author="David Githaiga" w:id="2" w:date="2021-09-22T17:48:17Z">
                <w:r w:rsidDel="00000000" w:rsidR="00000000" w:rsidRPr="00000000">
                  <w:rPr>
                    <w:rtl w:val="0"/>
                  </w:rPr>
                </w:r>
              </w:ins>
            </w:sdtContent>
          </w:sdt>
        </w:p>
      </w:sdtContent>
    </w:sdt>
    <w:sdt>
      <w:sdtPr>
        <w:tag w:val="goog_rdk_163"/>
      </w:sdtPr>
      <w:sdtContent>
        <w:p w:rsidR="00000000" w:rsidDel="00000000" w:rsidP="00000000" w:rsidRDefault="00000000" w:rsidRPr="00000000" w14:paraId="00000068">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62"/>
            </w:sdtPr>
            <w:sdtContent>
              <w:ins w:author="David Githaiga" w:id="2" w:date="2021-09-22T17:48:17Z">
                <w:r w:rsidDel="00000000" w:rsidR="00000000" w:rsidRPr="00000000">
                  <w:rPr>
                    <w:rtl w:val="0"/>
                  </w:rPr>
                </w:r>
              </w:ins>
            </w:sdtContent>
          </w:sdt>
        </w:p>
      </w:sdtContent>
    </w:sdt>
    <w:sdt>
      <w:sdtPr>
        <w:tag w:val="goog_rdk_165"/>
      </w:sdtPr>
      <w:sdtContent>
        <w:p w:rsidR="00000000" w:rsidDel="00000000" w:rsidP="00000000" w:rsidRDefault="00000000" w:rsidRPr="00000000" w14:paraId="00000069">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64"/>
            </w:sdtPr>
            <w:sdtContent>
              <w:ins w:author="David Githaiga" w:id="2" w:date="2021-09-22T17:48:17Z">
                <w:r w:rsidDel="00000000" w:rsidR="00000000" w:rsidRPr="00000000">
                  <w:rPr>
                    <w:rtl w:val="0"/>
                  </w:rPr>
                </w:r>
              </w:ins>
            </w:sdtContent>
          </w:sdt>
        </w:p>
      </w:sdtContent>
    </w:sdt>
    <w:sdt>
      <w:sdtPr>
        <w:tag w:val="goog_rdk_167"/>
      </w:sdtPr>
      <w:sdtContent>
        <w:p w:rsidR="00000000" w:rsidDel="00000000" w:rsidP="00000000" w:rsidRDefault="00000000" w:rsidRPr="00000000" w14:paraId="0000006A">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66"/>
            </w:sdtPr>
            <w:sdtContent>
              <w:ins w:author="David Githaiga" w:id="2" w:date="2021-09-22T17:48:17Z">
                <w:r w:rsidDel="00000000" w:rsidR="00000000" w:rsidRPr="00000000">
                  <w:rPr>
                    <w:rtl w:val="0"/>
                  </w:rPr>
                </w:r>
              </w:ins>
            </w:sdtContent>
          </w:sdt>
        </w:p>
      </w:sdtContent>
    </w:sdt>
    <w:sdt>
      <w:sdtPr>
        <w:tag w:val="goog_rdk_169"/>
      </w:sdtPr>
      <w:sdtContent>
        <w:p w:rsidR="00000000" w:rsidDel="00000000" w:rsidP="00000000" w:rsidRDefault="00000000" w:rsidRPr="00000000" w14:paraId="0000006B">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68"/>
            </w:sdtPr>
            <w:sdtContent>
              <w:ins w:author="David Githaiga" w:id="2" w:date="2021-09-22T17:48:17Z">
                <w:r w:rsidDel="00000000" w:rsidR="00000000" w:rsidRPr="00000000">
                  <w:rPr>
                    <w:rtl w:val="0"/>
                  </w:rPr>
                </w:r>
              </w:ins>
            </w:sdtContent>
          </w:sdt>
        </w:p>
      </w:sdtContent>
    </w:sdt>
    <w:sdt>
      <w:sdtPr>
        <w:tag w:val="goog_rdk_171"/>
      </w:sdtPr>
      <w:sdtContent>
        <w:p w:rsidR="00000000" w:rsidDel="00000000" w:rsidP="00000000" w:rsidRDefault="00000000" w:rsidRPr="00000000" w14:paraId="0000006C">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70"/>
            </w:sdtPr>
            <w:sdtContent>
              <w:ins w:author="David Githaiga" w:id="2" w:date="2021-09-22T17:48:17Z">
                <w:r w:rsidDel="00000000" w:rsidR="00000000" w:rsidRPr="00000000">
                  <w:rPr>
                    <w:rtl w:val="0"/>
                  </w:rPr>
                </w:r>
              </w:ins>
            </w:sdtContent>
          </w:sdt>
        </w:p>
      </w:sdtContent>
    </w:sdt>
    <w:sdt>
      <w:sdtPr>
        <w:tag w:val="goog_rdk_173"/>
      </w:sdtPr>
      <w:sdtContent>
        <w:p w:rsidR="00000000" w:rsidDel="00000000" w:rsidP="00000000" w:rsidRDefault="00000000" w:rsidRPr="00000000" w14:paraId="0000006D">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72"/>
            </w:sdtPr>
            <w:sdtContent>
              <w:ins w:author="David Githaiga" w:id="2" w:date="2021-09-22T17:48:17Z">
                <w:r w:rsidDel="00000000" w:rsidR="00000000" w:rsidRPr="00000000">
                  <w:rPr>
                    <w:rtl w:val="0"/>
                  </w:rPr>
                </w:r>
              </w:ins>
            </w:sdtContent>
          </w:sdt>
        </w:p>
      </w:sdtContent>
    </w:sdt>
    <w:sdt>
      <w:sdtPr>
        <w:tag w:val="goog_rdk_175"/>
      </w:sdtPr>
      <w:sdtContent>
        <w:p w:rsidR="00000000" w:rsidDel="00000000" w:rsidP="00000000" w:rsidRDefault="00000000" w:rsidRPr="00000000" w14:paraId="0000006E">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74"/>
            </w:sdtPr>
            <w:sdtContent>
              <w:ins w:author="David Githaiga" w:id="2" w:date="2021-09-22T17:48:17Z">
                <w:r w:rsidDel="00000000" w:rsidR="00000000" w:rsidRPr="00000000">
                  <w:rPr>
                    <w:rtl w:val="0"/>
                  </w:rPr>
                </w:r>
              </w:ins>
            </w:sdtContent>
          </w:sdt>
        </w:p>
      </w:sdtContent>
    </w:sdt>
    <w:sdt>
      <w:sdtPr>
        <w:tag w:val="goog_rdk_177"/>
      </w:sdtPr>
      <w:sdtContent>
        <w:p w:rsidR="00000000" w:rsidDel="00000000" w:rsidP="00000000" w:rsidRDefault="00000000" w:rsidRPr="00000000" w14:paraId="0000006F">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76"/>
            </w:sdtPr>
            <w:sdtContent>
              <w:ins w:author="David Githaiga" w:id="2" w:date="2021-09-22T17:48:17Z">
                <w:r w:rsidDel="00000000" w:rsidR="00000000" w:rsidRPr="00000000">
                  <w:rPr>
                    <w:rtl w:val="0"/>
                  </w:rPr>
                </w:r>
              </w:ins>
            </w:sdtContent>
          </w:sdt>
        </w:p>
      </w:sdtContent>
    </w:sdt>
    <w:sdt>
      <w:sdtPr>
        <w:tag w:val="goog_rdk_179"/>
      </w:sdtPr>
      <w:sdtContent>
        <w:p w:rsidR="00000000" w:rsidDel="00000000" w:rsidP="00000000" w:rsidRDefault="00000000" w:rsidRPr="00000000" w14:paraId="00000070">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78"/>
            </w:sdtPr>
            <w:sdtContent>
              <w:ins w:author="David Githaiga" w:id="2" w:date="2021-09-22T17:48:17Z">
                <w:r w:rsidDel="00000000" w:rsidR="00000000" w:rsidRPr="00000000">
                  <w:rPr>
                    <w:rtl w:val="0"/>
                  </w:rPr>
                </w:r>
              </w:ins>
            </w:sdtContent>
          </w:sdt>
        </w:p>
      </w:sdtContent>
    </w:sdt>
    <w:sdt>
      <w:sdtPr>
        <w:tag w:val="goog_rdk_181"/>
      </w:sdtPr>
      <w:sdtContent>
        <w:p w:rsidR="00000000" w:rsidDel="00000000" w:rsidP="00000000" w:rsidRDefault="00000000" w:rsidRPr="00000000" w14:paraId="00000071">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80"/>
            </w:sdtPr>
            <w:sdtContent>
              <w:ins w:author="David Githaiga" w:id="2" w:date="2021-09-22T17:48:17Z">
                <w:r w:rsidDel="00000000" w:rsidR="00000000" w:rsidRPr="00000000">
                  <w:rPr>
                    <w:rtl w:val="0"/>
                  </w:rPr>
                </w:r>
              </w:ins>
            </w:sdtContent>
          </w:sdt>
        </w:p>
      </w:sdtContent>
    </w:sdt>
    <w:sdt>
      <w:sdtPr>
        <w:tag w:val="goog_rdk_183"/>
      </w:sdtPr>
      <w:sdtContent>
        <w:p w:rsidR="00000000" w:rsidDel="00000000" w:rsidP="00000000" w:rsidRDefault="00000000" w:rsidRPr="00000000" w14:paraId="00000072">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82"/>
            </w:sdtPr>
            <w:sdtContent>
              <w:ins w:author="David Githaiga" w:id="2" w:date="2021-09-22T17:48:17Z">
                <w:r w:rsidDel="00000000" w:rsidR="00000000" w:rsidRPr="00000000">
                  <w:rPr>
                    <w:rtl w:val="0"/>
                  </w:rPr>
                </w:r>
              </w:ins>
            </w:sdtContent>
          </w:sdt>
        </w:p>
      </w:sdtContent>
    </w:sdt>
    <w:sdt>
      <w:sdtPr>
        <w:tag w:val="goog_rdk_185"/>
      </w:sdtPr>
      <w:sdtContent>
        <w:p w:rsidR="00000000" w:rsidDel="00000000" w:rsidP="00000000" w:rsidRDefault="00000000" w:rsidRPr="00000000" w14:paraId="00000073">
          <w:pPr>
            <w:pageBreakBefore w:val="0"/>
            <w:spacing w:after="240" w:before="240" w:line="480" w:lineRule="auto"/>
            <w:jc w:val="both"/>
            <w:rPr>
              <w:ins w:author="David Githaiga" w:id="2" w:date="2021-09-22T17:48:17Z"/>
              <w:rFonts w:ascii="Times New Roman" w:cs="Times New Roman" w:eastAsia="Times New Roman" w:hAnsi="Times New Roman"/>
              <w:color w:val="000000"/>
              <w:sz w:val="24"/>
              <w:szCs w:val="24"/>
              <w:vertAlign w:val="baseline"/>
            </w:rPr>
          </w:pPr>
          <w:sdt>
            <w:sdtPr>
              <w:tag w:val="goog_rdk_184"/>
            </w:sdtPr>
            <w:sdtContent>
              <w:ins w:author="David Githaiga" w:id="2" w:date="2021-09-22T17:48:17Z">
                <w:r w:rsidDel="00000000" w:rsidR="00000000" w:rsidRPr="00000000">
                  <w:rPr>
                    <w:rtl w:val="0"/>
                  </w:rPr>
                </w:r>
              </w:ins>
            </w:sdtContent>
          </w:sdt>
        </w:p>
      </w:sdtContent>
    </w:sdt>
    <w:p w:rsidR="00000000" w:rsidDel="00000000" w:rsidP="00000000" w:rsidRDefault="00000000" w:rsidRPr="00000000" w14:paraId="00000074">
      <w:pPr>
        <w:pageBreakBefore w:val="0"/>
        <w:spacing w:after="240" w:before="240" w:line="480" w:lineRule="auto"/>
        <w:jc w:val="both"/>
        <w:rPr>
          <w:rFonts w:ascii="Times New Roman" w:cs="Times New Roman" w:eastAsia="Times New Roman" w:hAnsi="Times New Roman"/>
          <w:color w:val="000000"/>
          <w:sz w:val="24"/>
          <w:szCs w:val="24"/>
          <w:vertAlign w:val="baseline"/>
        </w:rPr>
      </w:pPr>
      <w:sdt>
        <w:sdtPr>
          <w:tag w:val="goog_rdk_186"/>
        </w:sdtPr>
        <w:sdtContent>
          <w:ins w:author="David Githaiga" w:id="2" w:date="2021-09-22T17:48:17Z">
            <w:r w:rsidDel="00000000" w:rsidR="00000000" w:rsidRPr="00000000">
              <w:rPr>
                <w:rFonts w:ascii="Times New Roman" w:cs="Times New Roman" w:eastAsia="Times New Roman" w:hAnsi="Times New Roman"/>
                <w:color w:val="000000"/>
                <w:sz w:val="24"/>
                <w:szCs w:val="24"/>
                <w:vertAlign w:val="baseline"/>
                <w:rtl w:val="0"/>
              </w:rPr>
              <w:t xml:space="preserve"> </w:t>
            </w:r>
          </w:ins>
        </w:sdtContent>
      </w:sdt>
      <w:r w:rsidDel="00000000" w:rsidR="00000000" w:rsidRPr="00000000">
        <w:rPr>
          <w:rFonts w:ascii="Times New Roman" w:cs="Times New Roman" w:eastAsia="Times New Roman" w:hAnsi="Times New Roman"/>
          <w:color w:val="000000"/>
          <w:sz w:val="24"/>
          <w:szCs w:val="24"/>
          <w:vertAlign w:val="baseline"/>
          <w:rtl w:val="0"/>
        </w:rPr>
        <w:t xml:space="preserve"> main body</w:t>
      </w:r>
      <w:r w:rsidDel="00000000" w:rsidR="00000000" w:rsidRPr="00000000">
        <w:rPr>
          <w:rFonts w:ascii="Times New Roman" w:cs="Times New Roman" w:eastAsia="Times New Roman" w:hAnsi="Times New Roman"/>
          <w:sz w:val="24"/>
          <w:szCs w:val="24"/>
          <w:vertAlign w:val="baseline"/>
          <w:rtl w:val="0"/>
        </w:rPr>
        <w:t xml:space="preserve"> includes averments explaining the relation of the deponent to the party on whose behalf he/she swears the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and the last paragraph must contain words to the effect that what is deponed to in the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is true and correct to the best of the deponent’s knowledge, information, and belief</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75">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main body is followed by the execution and attestation part. The execution is done when the deponent signs or affixes their mark on the affidavit. The oaths officer then attests to the deponent’s execution by signing immediately after their signature or mark and stamping it with the officer’s stamp. All </w:t>
      </w:r>
      <w:r w:rsidDel="00000000" w:rsidR="00000000" w:rsidRPr="00000000">
        <w:rPr>
          <w:rFonts w:ascii="Times New Roman" w:cs="Times New Roman" w:eastAsia="Times New Roman" w:hAnsi="Times New Roman"/>
          <w:i w:val="1"/>
          <w:color w:val="000000"/>
          <w:sz w:val="24"/>
          <w:szCs w:val="24"/>
          <w:vertAlign w:val="baseline"/>
          <w:rtl w:val="0"/>
        </w:rPr>
        <w:t xml:space="preserve">affidavits</w:t>
      </w:r>
      <w:r w:rsidDel="00000000" w:rsidR="00000000" w:rsidRPr="00000000">
        <w:rPr>
          <w:rFonts w:ascii="Times New Roman" w:cs="Times New Roman" w:eastAsia="Times New Roman" w:hAnsi="Times New Roman"/>
          <w:color w:val="000000"/>
          <w:sz w:val="24"/>
          <w:szCs w:val="24"/>
          <w:vertAlign w:val="baseline"/>
          <w:rtl w:val="0"/>
        </w:rPr>
        <w:t xml:space="preserve"> filed in Kenyan courts must be made before and attested by a Commissioner for Oaths.</w:t>
      </w:r>
      <w:r w:rsidDel="00000000" w:rsidR="00000000" w:rsidRPr="00000000">
        <w:rPr>
          <w:rFonts w:ascii="Times New Roman" w:cs="Times New Roman" w:eastAsia="Times New Roman" w:hAnsi="Times New Roman"/>
          <w:sz w:val="24"/>
          <w:szCs w:val="24"/>
          <w:vertAlign w:val="baseline"/>
          <w:rtl w:val="0"/>
        </w:rPr>
        <w:t xml:space="preserve"> Section 5 of the Oaths &amp; Statutory Declarations Act requires that</w:t>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every Commissioner for Oaths before whom any oath or affidavit is taken or made under this Act shall state truly in the jurat or attestation at what place and on what date the oath or affidavit is taken or made.’ The date appearing on this part and the words indicating the place (e.g. </w:t>
      </w:r>
      <w:r w:rsidDel="00000000" w:rsidR="00000000" w:rsidRPr="00000000">
        <w:rPr>
          <w:rFonts w:ascii="Times New Roman" w:cs="Times New Roman" w:eastAsia="Times New Roman" w:hAnsi="Times New Roman"/>
          <w:b w:val="1"/>
          <w:color w:val="000000"/>
          <w:sz w:val="24"/>
          <w:szCs w:val="24"/>
          <w:vertAlign w:val="baseline"/>
          <w:rtl w:val="0"/>
        </w:rPr>
        <w:t xml:space="preserve">SWORN</w:t>
      </w:r>
      <w:r w:rsidDel="00000000" w:rsidR="00000000" w:rsidRPr="00000000">
        <w:rPr>
          <w:rFonts w:ascii="Times New Roman" w:cs="Times New Roman" w:eastAsia="Times New Roman" w:hAnsi="Times New Roman"/>
          <w:color w:val="000000"/>
          <w:sz w:val="24"/>
          <w:szCs w:val="24"/>
          <w:vertAlign w:val="baseline"/>
          <w:rtl w:val="0"/>
        </w:rPr>
        <w:t xml:space="preserve"> at </w:t>
      </w:r>
      <w:r w:rsidDel="00000000" w:rsidR="00000000" w:rsidRPr="00000000">
        <w:rPr>
          <w:rFonts w:ascii="Times New Roman" w:cs="Times New Roman" w:eastAsia="Times New Roman" w:hAnsi="Times New Roman"/>
          <w:b w:val="1"/>
          <w:color w:val="000000"/>
          <w:sz w:val="24"/>
          <w:szCs w:val="24"/>
          <w:vertAlign w:val="baseline"/>
          <w:rtl w:val="0"/>
        </w:rPr>
        <w:t xml:space="preserve">NAIROBI</w:t>
      </w:r>
      <w:r w:rsidDel="00000000" w:rsidR="00000000" w:rsidRPr="00000000">
        <w:rPr>
          <w:rFonts w:ascii="Times New Roman" w:cs="Times New Roman" w:eastAsia="Times New Roman" w:hAnsi="Times New Roman"/>
          <w:color w:val="000000"/>
          <w:sz w:val="24"/>
          <w:szCs w:val="24"/>
          <w:vertAlign w:val="baseline"/>
          <w:rtl w:val="0"/>
        </w:rPr>
        <w:t xml:space="preserve">) must be indicated accurately. The jurat must not be on a different page from the body.</w:t>
      </w:r>
    </w:p>
    <w:p w:rsidR="00000000" w:rsidDel="00000000" w:rsidP="00000000" w:rsidRDefault="00000000" w:rsidRPr="00000000" w14:paraId="00000076">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At the tail end is the part of the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indicating the name of the firm or party who drew it (e.g. an advocates’ firm) and to whom it would be served, their various physical and postal addresses.</w:t>
      </w:r>
    </w:p>
    <w:p w:rsidR="00000000" w:rsidDel="00000000" w:rsidP="00000000" w:rsidRDefault="00000000" w:rsidRPr="00000000" w14:paraId="00000077">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requirements as to form above are mandatory but Order 19 Rule 7 implies otherwise, stating that ‘t</w:t>
      </w:r>
      <w:r w:rsidDel="00000000" w:rsidR="00000000" w:rsidRPr="00000000">
        <w:rPr>
          <w:rFonts w:ascii="Times New Roman" w:cs="Times New Roman" w:eastAsia="Times New Roman" w:hAnsi="Times New Roman"/>
          <w:sz w:val="24"/>
          <w:szCs w:val="24"/>
          <w:vertAlign w:val="baseline"/>
          <w:rtl w:val="0"/>
        </w:rPr>
        <w:t xml:space="preserve">he court may receive any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sworn for the purpose of being used in any suit notwithstanding any defect by misdescription of the parties or otherwise in the title or other irregularity in the form thereof or on any technicality.’ In fact, Commissioner of Assize Visram (as he then was) in </w:t>
      </w:r>
      <w:r w:rsidDel="00000000" w:rsidR="00000000" w:rsidRPr="00000000">
        <w:rPr>
          <w:rFonts w:ascii="Times New Roman" w:cs="Times New Roman" w:eastAsia="Times New Roman" w:hAnsi="Times New Roman"/>
          <w:b w:val="1"/>
          <w:i w:val="1"/>
          <w:sz w:val="24"/>
          <w:szCs w:val="24"/>
          <w:vertAlign w:val="baseline"/>
          <w:rtl w:val="0"/>
        </w:rPr>
        <w:t xml:space="preserve">James Njoroge Karagu vs. Hannah Njoki</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vertAlign w:val="baseline"/>
          <w:rtl w:val="0"/>
        </w:rPr>
        <w:t xml:space="preserve">, relied on the then Order XVIII Rule 7 of the Civil Procedure Rules to get around the mandatory provisions of section 5 and accepted an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notwithstanding the fact that the place where it was sworn had not been indicated, arguing that to strike it out on such a technicality would defeat the ends of justice. </w:t>
      </w:r>
      <w:r w:rsidDel="00000000" w:rsidR="00000000" w:rsidRPr="00000000">
        <w:rPr>
          <w:rtl w:val="0"/>
        </w:rPr>
      </w:r>
    </w:p>
    <w:p w:rsidR="00000000" w:rsidDel="00000000" w:rsidP="00000000" w:rsidRDefault="00000000" w:rsidRPr="00000000" w14:paraId="00000078">
      <w:pPr>
        <w:pageBreakBefore w:val="0"/>
        <w:numPr>
          <w:ilvl w:val="1"/>
          <w:numId w:val="6"/>
        </w:numPr>
        <w:spacing w:after="240" w:before="240" w:line="48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Legal effect of an affidavit</w:t>
      </w:r>
      <w:r w:rsidDel="00000000" w:rsidR="00000000" w:rsidRPr="00000000">
        <w:rPr>
          <w:rtl w:val="0"/>
        </w:rPr>
      </w:r>
    </w:p>
    <w:p w:rsidR="00000000" w:rsidDel="00000000" w:rsidP="00000000" w:rsidRDefault="00000000" w:rsidRPr="00000000" w14:paraId="00000079">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Since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is filed in court, the matters deponed to are admitted in evidence and used in ascertaining the rights of the parties in the proceedings. Once admitted and put on record,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would have the same probative value as a witness statement delivered to court by the witness in person and under oath. However where it appears to the court that either party </w:t>
      </w:r>
      <w:r w:rsidDel="00000000" w:rsidR="00000000" w:rsidRPr="00000000">
        <w:rPr>
          <w:rFonts w:ascii="Times New Roman" w:cs="Times New Roman" w:eastAsia="Times New Roman" w:hAnsi="Times New Roman"/>
          <w:i w:val="1"/>
          <w:color w:val="000000"/>
          <w:sz w:val="24"/>
          <w:szCs w:val="24"/>
          <w:vertAlign w:val="baseline"/>
          <w:rtl w:val="0"/>
        </w:rPr>
        <w:t xml:space="preserve">bona fide </w:t>
      </w:r>
      <w:r w:rsidDel="00000000" w:rsidR="00000000" w:rsidRPr="00000000">
        <w:rPr>
          <w:rFonts w:ascii="Times New Roman" w:cs="Times New Roman" w:eastAsia="Times New Roman" w:hAnsi="Times New Roman"/>
          <w:color w:val="000000"/>
          <w:sz w:val="24"/>
          <w:szCs w:val="24"/>
          <w:vertAlign w:val="baseline"/>
          <w:rtl w:val="0"/>
        </w:rPr>
        <w:t xml:space="preserve">desires the production of a witness for cross-examination and that such witness can be produced, an order shall not be made authorising the evidence of such witness to be given by affidavit</w:t>
      </w:r>
      <w:r w:rsidDel="00000000" w:rsidR="00000000" w:rsidRPr="00000000">
        <w:rPr>
          <w:rFonts w:ascii="Times New Roman" w:cs="Times New Roman" w:eastAsia="Times New Roman" w:hAnsi="Times New Roman"/>
          <w:color w:val="000000"/>
          <w:sz w:val="24"/>
          <w:szCs w:val="24"/>
          <w:vertAlign w:val="superscript"/>
        </w:rPr>
        <w:footnoteReference w:customMarkFollows="0" w:id="3"/>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7A">
      <w:pPr>
        <w:pageBreakBefore w:val="0"/>
        <w:numPr>
          <w:ilvl w:val="1"/>
          <w:numId w:val="6"/>
        </w:numPr>
        <w:spacing w:after="240" w:before="240" w:line="48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Types of affidavits</w:t>
      </w:r>
      <w:r w:rsidDel="00000000" w:rsidR="00000000" w:rsidRPr="00000000">
        <w:rPr>
          <w:rtl w:val="0"/>
        </w:rPr>
      </w:r>
    </w:p>
    <w:p w:rsidR="00000000" w:rsidDel="00000000" w:rsidP="00000000" w:rsidRDefault="00000000" w:rsidRPr="00000000" w14:paraId="0000007B">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There are different types of </w:t>
      </w:r>
      <w:r w:rsidDel="00000000" w:rsidR="00000000" w:rsidRPr="00000000">
        <w:rPr>
          <w:rFonts w:ascii="Times New Roman" w:cs="Times New Roman" w:eastAsia="Times New Roman" w:hAnsi="Times New Roman"/>
          <w:i w:val="1"/>
          <w:color w:val="000000"/>
          <w:sz w:val="24"/>
          <w:szCs w:val="24"/>
          <w:vertAlign w:val="baseline"/>
          <w:rtl w:val="0"/>
        </w:rPr>
        <w:t xml:space="preserve">affidavits</w:t>
      </w:r>
      <w:r w:rsidDel="00000000" w:rsidR="00000000" w:rsidRPr="00000000">
        <w:rPr>
          <w:rFonts w:ascii="Times New Roman" w:cs="Times New Roman" w:eastAsia="Times New Roman" w:hAnsi="Times New Roman"/>
          <w:color w:val="000000"/>
          <w:sz w:val="24"/>
          <w:szCs w:val="24"/>
          <w:vertAlign w:val="baseline"/>
          <w:rtl w:val="0"/>
        </w:rPr>
        <w:t xml:space="preserve">. The choice of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is depended upon the nature of information/evidence required to be produced in court.</w:t>
      </w:r>
    </w:p>
    <w:p w:rsidR="00000000" w:rsidDel="00000000" w:rsidP="00000000" w:rsidRDefault="00000000" w:rsidRPr="00000000" w14:paraId="0000007C">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7D">
      <w:pPr>
        <w:pageBreakBefore w:val="0"/>
        <w:numPr>
          <w:ilvl w:val="2"/>
          <w:numId w:val="6"/>
        </w:numPr>
        <w:spacing w:after="240" w:before="240" w:line="48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Affidavit of service</w:t>
      </w:r>
      <w:r w:rsidDel="00000000" w:rsidR="00000000" w:rsidRPr="00000000">
        <w:rPr>
          <w:rtl w:val="0"/>
        </w:rPr>
      </w:r>
    </w:p>
    <w:p w:rsidR="00000000" w:rsidDel="00000000" w:rsidP="00000000" w:rsidRDefault="00000000" w:rsidRPr="00000000" w14:paraId="0000007E">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This is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certifying the service of notice, summons, writ or process. </w:t>
      </w:r>
      <w:r w:rsidDel="00000000" w:rsidR="00000000" w:rsidRPr="00000000">
        <w:rPr>
          <w:rFonts w:ascii="Times New Roman" w:cs="Times New Roman" w:eastAsia="Times New Roman" w:hAnsi="Times New Roman"/>
          <w:sz w:val="24"/>
          <w:szCs w:val="24"/>
          <w:vertAlign w:val="baseline"/>
          <w:rtl w:val="0"/>
        </w:rPr>
        <w:t xml:space="preserve">A general rule, all pleadings must be served on all parties as soon as those pleadings are filed in court and are in the court’s record. It may be necessary to draw and file an </w:t>
      </w:r>
      <w:r w:rsidDel="00000000" w:rsidR="00000000" w:rsidRPr="00000000">
        <w:rPr>
          <w:rFonts w:ascii="Times New Roman" w:cs="Times New Roman" w:eastAsia="Times New Roman" w:hAnsi="Times New Roman"/>
          <w:i w:val="1"/>
          <w:sz w:val="24"/>
          <w:szCs w:val="24"/>
          <w:vertAlign w:val="baseline"/>
          <w:rtl w:val="0"/>
        </w:rPr>
        <w:t xml:space="preserve">affidavit of service</w:t>
      </w:r>
      <w:r w:rsidDel="00000000" w:rsidR="00000000" w:rsidRPr="00000000">
        <w:rPr>
          <w:rFonts w:ascii="Times New Roman" w:cs="Times New Roman" w:eastAsia="Times New Roman" w:hAnsi="Times New Roman"/>
          <w:sz w:val="24"/>
          <w:szCs w:val="24"/>
          <w:vertAlign w:val="baseline"/>
          <w:rtl w:val="0"/>
        </w:rPr>
        <w:t xml:space="preserve"> in court where service has been unsuccessful, indicating the attempts made at service or in instances where the other party denies service of pleadings. Further, Order 5 of the Civil Procedure Rules, 2010, requires that an </w:t>
      </w:r>
      <w:r w:rsidDel="00000000" w:rsidR="00000000" w:rsidRPr="00000000">
        <w:rPr>
          <w:rFonts w:ascii="Times New Roman" w:cs="Times New Roman" w:eastAsia="Times New Roman" w:hAnsi="Times New Roman"/>
          <w:i w:val="1"/>
          <w:sz w:val="24"/>
          <w:szCs w:val="24"/>
          <w:vertAlign w:val="baseline"/>
          <w:rtl w:val="0"/>
        </w:rPr>
        <w:t xml:space="preserve">affidavit of service</w:t>
      </w:r>
      <w:r w:rsidDel="00000000" w:rsidR="00000000" w:rsidRPr="00000000">
        <w:rPr>
          <w:rFonts w:ascii="Times New Roman" w:cs="Times New Roman" w:eastAsia="Times New Roman" w:hAnsi="Times New Roman"/>
          <w:sz w:val="24"/>
          <w:szCs w:val="24"/>
          <w:vertAlign w:val="baseline"/>
          <w:rtl w:val="0"/>
        </w:rPr>
        <w:t xml:space="preserve"> be drawn and filed whenever a Summons to Appear is served on the Defendant. As per Order 5 Rule 5(1), this affidavit may sworn be any of the persons authorised by court to deliver summons; an advocate, or advocate's clerk approved by the court; any subordinate court having jurisdiction in the place where the defendant resides; a police officer appointed under the Police Act or to an officer appointed under the Administration Police Act; or a licensed courier service provider approved by the court. Rule 15 (1) of Order 5 requires the serving officer to swear and annex or cause to be annexed to the original summons an </w:t>
      </w:r>
      <w:r w:rsidDel="00000000" w:rsidR="00000000" w:rsidRPr="00000000">
        <w:rPr>
          <w:rFonts w:ascii="Times New Roman" w:cs="Times New Roman" w:eastAsia="Times New Roman" w:hAnsi="Times New Roman"/>
          <w:i w:val="1"/>
          <w:sz w:val="24"/>
          <w:szCs w:val="24"/>
          <w:vertAlign w:val="baseline"/>
          <w:rtl w:val="0"/>
        </w:rPr>
        <w:t xml:space="preserve">affidavit of service</w:t>
      </w:r>
      <w:r w:rsidDel="00000000" w:rsidR="00000000" w:rsidRPr="00000000">
        <w:rPr>
          <w:rFonts w:ascii="Times New Roman" w:cs="Times New Roman" w:eastAsia="Times New Roman" w:hAnsi="Times New Roman"/>
          <w:sz w:val="24"/>
          <w:szCs w:val="24"/>
          <w:vertAlign w:val="baseline"/>
          <w:rtl w:val="0"/>
        </w:rPr>
        <w:t xml:space="preserve"> stating the time when and the manner in which summons was served and the name and address of the person (if any) identifying the person served and witnessing the delivery or tender of summons.</w:t>
      </w:r>
    </w:p>
    <w:p w:rsidR="00000000" w:rsidDel="00000000" w:rsidP="00000000" w:rsidRDefault="00000000" w:rsidRPr="00000000" w14:paraId="0000007F">
      <w:pPr>
        <w:pageBreakBefore w:val="0"/>
        <w:spacing w:after="240" w:before="240" w:line="480" w:lineRule="auto"/>
        <w:jc w:val="both"/>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See attached sample affidavit of service</w:t>
      </w:r>
      <w:r w:rsidDel="00000000" w:rsidR="00000000" w:rsidRPr="00000000">
        <w:rPr>
          <w:rtl w:val="0"/>
        </w:rPr>
      </w:r>
    </w:p>
    <w:p w:rsidR="00000000" w:rsidDel="00000000" w:rsidP="00000000" w:rsidRDefault="00000000" w:rsidRPr="00000000" w14:paraId="00000080">
      <w:pPr>
        <w:pageBreakBefore w:val="0"/>
        <w:numPr>
          <w:ilvl w:val="2"/>
          <w:numId w:val="6"/>
        </w:numPr>
        <w:spacing w:after="240" w:before="240" w:line="48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Verifying affidavit</w:t>
      </w:r>
      <w:r w:rsidDel="00000000" w:rsidR="00000000" w:rsidRPr="00000000">
        <w:rPr>
          <w:rtl w:val="0"/>
        </w:rPr>
      </w:r>
    </w:p>
    <w:p w:rsidR="00000000" w:rsidDel="00000000" w:rsidP="00000000" w:rsidRDefault="00000000" w:rsidRPr="00000000" w14:paraId="00000081">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verifies the contents in a Plaint and a Counterclaim. It is signed by the Plaintiff/Defendant who files a Counterclaim in person. Order 3 Rule 2 of the Civil Procedure Rules, 2010 requires that ‘all suits filed under Rule 1(1) including suits against the government, except small claims, shall be accompanied by; (a) the </w:t>
      </w:r>
      <w:r w:rsidDel="00000000" w:rsidR="00000000" w:rsidRPr="00000000">
        <w:rPr>
          <w:rFonts w:ascii="Times New Roman" w:cs="Times New Roman" w:eastAsia="Times New Roman" w:hAnsi="Times New Roman"/>
          <w:i w:val="1"/>
          <w:color w:val="000000"/>
          <w:sz w:val="24"/>
          <w:szCs w:val="24"/>
          <w:vertAlign w:val="baseline"/>
          <w:rtl w:val="0"/>
        </w:rPr>
        <w:t xml:space="preserve">affidavi</w:t>
      </w:r>
      <w:r w:rsidDel="00000000" w:rsidR="00000000" w:rsidRPr="00000000">
        <w:rPr>
          <w:rFonts w:ascii="Times New Roman" w:cs="Times New Roman" w:eastAsia="Times New Roman" w:hAnsi="Times New Roman"/>
          <w:color w:val="000000"/>
          <w:sz w:val="24"/>
          <w:szCs w:val="24"/>
          <w:vertAlign w:val="baseline"/>
          <w:rtl w:val="0"/>
        </w:rPr>
        <w:t xml:space="preserve">t referred to under Order 4 Rule 1 (2)’; among others. Further, Order 4 Rule 1 (2) of the Civil Procedure Rules, 2010 requires that ‘the Plaint shall be accompanied by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sworn by the Plaintiff verifying the correctness of the averments contained in Rule 1(1) (f) above’. Rule 1(1) (f) is to the effect that the Plaint must be accompanied by an averment that there is no other suit pending, and that there have been no previous proceedings, in any court between the Plaintiff and the Defendant over the same subject matter and that the cause of action relates to the Plaintiff named in the Plaint.</w:t>
      </w:r>
    </w:p>
    <w:p w:rsidR="00000000" w:rsidDel="00000000" w:rsidP="00000000" w:rsidRDefault="00000000" w:rsidRPr="00000000" w14:paraId="00000082">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 addition, Order 7 Rule 5 of the Civil Procedure Rules, 2010 states that ‘the Defence and Counterclaim filed under Rule 1 and 2 shall be accompanied by; (a) an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under Order 4 Rule 1(2) where there is a Counterclaim’; among others.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provisions above are mandatory. Indeed,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Gawo &amp; Others vs. The Nairobi City Council &amp;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Plaintiff did not file a verifying affidavit and the suit was struck out. Similarly,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Mohammed Olunga Oduor vs. The Mumias Outgrowers Co. Ltd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suit was struck out because the verifying affidavit was filed out of time and no extension of time was sought or obtained to file out of time.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See attached sample verifying affidavit</w:t>
      </w:r>
      <w:r w:rsidDel="00000000" w:rsidR="00000000" w:rsidRPr="00000000">
        <w:rPr>
          <w:rtl w:val="0"/>
        </w:rPr>
      </w:r>
    </w:p>
    <w:p w:rsidR="00000000" w:rsidDel="00000000" w:rsidP="00000000" w:rsidRDefault="00000000" w:rsidRPr="00000000" w14:paraId="00000085">
      <w:pPr>
        <w:pageBreakBefore w:val="0"/>
        <w:numPr>
          <w:ilvl w:val="2"/>
          <w:numId w:val="6"/>
        </w:numPr>
        <w:spacing w:after="240" w:before="240" w:line="48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Supporting affidavit</w:t>
      </w:r>
      <w:r w:rsidDel="00000000" w:rsidR="00000000" w:rsidRPr="00000000">
        <w:rPr>
          <w:rtl w:val="0"/>
        </w:rPr>
      </w:r>
    </w:p>
    <w:p w:rsidR="00000000" w:rsidDel="00000000" w:rsidP="00000000" w:rsidRDefault="00000000" w:rsidRPr="00000000" w14:paraId="00000086">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supports or accompanies an Application made to court. It is signed by the Applicant in person. This type of </w:t>
      </w:r>
      <w:r w:rsidDel="00000000" w:rsidR="00000000" w:rsidRPr="00000000">
        <w:rPr>
          <w:rFonts w:ascii="Times New Roman" w:cs="Times New Roman" w:eastAsia="Times New Roman" w:hAnsi="Times New Roman"/>
          <w:i w:val="1"/>
          <w:color w:val="000000"/>
          <w:sz w:val="24"/>
          <w:szCs w:val="24"/>
          <w:vertAlign w:val="baseline"/>
          <w:rtl w:val="0"/>
        </w:rPr>
        <w:t xml:space="preserve">affidavit</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supports the grounds and averments stated on the body of the Application.</w:t>
      </w:r>
      <w:r w:rsidDel="00000000" w:rsidR="00000000" w:rsidRPr="00000000">
        <w:rPr>
          <w:rFonts w:ascii="Times New Roman" w:cs="Times New Roman" w:eastAsia="Times New Roman" w:hAnsi="Times New Roman"/>
          <w:color w:val="000000"/>
          <w:sz w:val="24"/>
          <w:szCs w:val="24"/>
          <w:vertAlign w:val="baseline"/>
          <w:rtl w:val="0"/>
        </w:rPr>
        <w:t xml:space="preserve"> Some examples of Applications which must be supported by </w:t>
      </w:r>
      <w:r w:rsidDel="00000000" w:rsidR="00000000" w:rsidRPr="00000000">
        <w:rPr>
          <w:rFonts w:ascii="Times New Roman" w:cs="Times New Roman" w:eastAsia="Times New Roman" w:hAnsi="Times New Roman"/>
          <w:i w:val="1"/>
          <w:color w:val="000000"/>
          <w:sz w:val="24"/>
          <w:szCs w:val="24"/>
          <w:vertAlign w:val="baseline"/>
          <w:rtl w:val="0"/>
        </w:rPr>
        <w:t xml:space="preserve">affidavits</w:t>
      </w:r>
      <w:r w:rsidDel="00000000" w:rsidR="00000000" w:rsidRPr="00000000">
        <w:rPr>
          <w:rFonts w:ascii="Times New Roman" w:cs="Times New Roman" w:eastAsia="Times New Roman" w:hAnsi="Times New Roman"/>
          <w:color w:val="000000"/>
          <w:sz w:val="24"/>
          <w:szCs w:val="24"/>
          <w:vertAlign w:val="baseline"/>
          <w:rtl w:val="0"/>
        </w:rPr>
        <w:t xml:space="preserve"> include; an application to dismiss suit for want of prosecution, an application for interlocutory judgement and so on.</w:t>
      </w:r>
    </w:p>
    <w:p w:rsidR="00000000" w:rsidDel="00000000" w:rsidP="00000000" w:rsidRDefault="00000000" w:rsidRPr="00000000" w14:paraId="00000087">
      <w:pPr>
        <w:pageBreakBefore w:val="0"/>
        <w:spacing w:after="240" w:before="240" w:line="480" w:lineRule="auto"/>
        <w:jc w:val="both"/>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See attached sample Notice of Motion Application and an affidavit in support thereof</w:t>
      </w:r>
      <w:r w:rsidDel="00000000" w:rsidR="00000000" w:rsidRPr="00000000">
        <w:rPr>
          <w:rtl w:val="0"/>
        </w:rPr>
      </w:r>
    </w:p>
    <w:p w:rsidR="00000000" w:rsidDel="00000000" w:rsidP="00000000" w:rsidRDefault="00000000" w:rsidRPr="00000000" w14:paraId="00000088">
      <w:pPr>
        <w:pageBreakBefore w:val="0"/>
        <w:numPr>
          <w:ilvl w:val="2"/>
          <w:numId w:val="6"/>
        </w:numPr>
        <w:spacing w:after="240" w:before="240" w:line="48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Replying affidavit</w:t>
      </w:r>
      <w:r w:rsidDel="00000000" w:rsidR="00000000" w:rsidRPr="00000000">
        <w:rPr>
          <w:rtl w:val="0"/>
        </w:rPr>
      </w:r>
    </w:p>
    <w:p w:rsidR="00000000" w:rsidDel="00000000" w:rsidP="00000000" w:rsidRDefault="00000000" w:rsidRPr="00000000" w14:paraId="00000089">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is filed by the Respondent(s) is response to/ in reply to an Application, usually to oppose an Application filed by the Applicant or in other times, to support it when prayers sought in the Application are not opposed by the Respondents. It is accompanied by annextures and supporting authorities to buttress the Respondent’s opposition or support to the Applicant’s Application.</w:t>
      </w:r>
    </w:p>
    <w:p w:rsidR="00000000" w:rsidDel="00000000" w:rsidP="00000000" w:rsidRDefault="00000000" w:rsidRPr="00000000" w14:paraId="0000008A">
      <w:pPr>
        <w:pageBreakBefore w:val="0"/>
        <w:spacing w:after="240" w:before="240" w:line="480" w:lineRule="auto"/>
        <w:jc w:val="both"/>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See attached sample replying affidavit</w:t>
      </w:r>
      <w:r w:rsidDel="00000000" w:rsidR="00000000" w:rsidRPr="00000000">
        <w:rPr>
          <w:rtl w:val="0"/>
        </w:rPr>
      </w:r>
    </w:p>
    <w:p w:rsidR="00000000" w:rsidDel="00000000" w:rsidP="00000000" w:rsidRDefault="00000000" w:rsidRPr="00000000" w14:paraId="0000008B">
      <w:pPr>
        <w:pageBreakBefore w:val="0"/>
        <w:numPr>
          <w:ilvl w:val="2"/>
          <w:numId w:val="6"/>
        </w:numPr>
        <w:spacing w:after="240" w:before="240" w:line="48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Further/supplementary affidavit</w:t>
      </w:r>
      <w:r w:rsidDel="00000000" w:rsidR="00000000" w:rsidRPr="00000000">
        <w:rPr>
          <w:rtl w:val="0"/>
        </w:rPr>
      </w:r>
    </w:p>
    <w:p w:rsidR="00000000" w:rsidDel="00000000" w:rsidP="00000000" w:rsidRDefault="00000000" w:rsidRPr="00000000" w14:paraId="0000008C">
      <w:pPr>
        <w:pageBreakBefore w:val="0"/>
        <w:spacing w:after="240" w:before="240" w:line="48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is filed by either the Applicant or the Respondent when the court is of the opinion that more information is needed to be proved or supplied by any of the parties. The parties will supply the needed information by way of a </w:t>
      </w:r>
      <w:r w:rsidDel="00000000" w:rsidR="00000000" w:rsidRPr="00000000">
        <w:rPr>
          <w:rFonts w:ascii="Times New Roman" w:cs="Times New Roman" w:eastAsia="Times New Roman" w:hAnsi="Times New Roman"/>
          <w:i w:val="1"/>
          <w:color w:val="000000"/>
          <w:sz w:val="24"/>
          <w:szCs w:val="24"/>
          <w:vertAlign w:val="baseline"/>
          <w:rtl w:val="0"/>
        </w:rPr>
        <w:t xml:space="preserve">further affidavit</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8D">
      <w:pPr>
        <w:pageBreakBefore w:val="0"/>
        <w:spacing w:after="240" w:before="240" w:line="480" w:lineRule="auto"/>
        <w:jc w:val="both"/>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See attached sample further/supplementary affidavit</w:t>
      </w:r>
      <w:r w:rsidDel="00000000" w:rsidR="00000000" w:rsidRPr="00000000">
        <w:rPr>
          <w:rtl w:val="0"/>
        </w:rPr>
      </w:r>
    </w:p>
    <w:p w:rsidR="00000000" w:rsidDel="00000000" w:rsidP="00000000" w:rsidRDefault="00000000" w:rsidRPr="00000000" w14:paraId="0000008E">
      <w:pPr>
        <w:pageBreakBefore w:val="0"/>
        <w:numPr>
          <w:ilvl w:val="0"/>
          <w:numId w:val="6"/>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Conclusion; statutory declaration vs. affidavit</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statutory declaration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affidavit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similar in certain material aspects;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both are made before an officer that administers oaths and the officer thereafter affixes his signature and stamp on the document.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the requirements as to form are similar in that the heading, the paragraphing, execution and attestation are done in the same manner and style.</w:t>
      </w:r>
    </w:p>
    <w:p w:rsidR="00000000" w:rsidDel="00000000" w:rsidP="00000000" w:rsidRDefault="00000000" w:rsidRPr="00000000" w14:paraId="00000092">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these documents are different in certain aspects;</w:t>
      </w:r>
    </w:p>
    <w:p w:rsidR="00000000" w:rsidDel="00000000" w:rsidP="00000000" w:rsidRDefault="00000000" w:rsidRPr="00000000" w14:paraId="00000093">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First, an </w:t>
      </w:r>
      <w:r w:rsidDel="00000000" w:rsidR="00000000" w:rsidRPr="00000000">
        <w:rPr>
          <w:rFonts w:ascii="Times New Roman" w:cs="Times New Roman" w:eastAsia="Times New Roman" w:hAnsi="Times New Roman"/>
          <w:i w:val="1"/>
          <w:sz w:val="24"/>
          <w:szCs w:val="24"/>
          <w:vertAlign w:val="baseline"/>
          <w:rtl w:val="0"/>
        </w:rPr>
        <w:t xml:space="preserve">affidavit</w:t>
      </w:r>
      <w:r w:rsidDel="00000000" w:rsidR="00000000" w:rsidRPr="00000000">
        <w:rPr>
          <w:rFonts w:ascii="Times New Roman" w:cs="Times New Roman" w:eastAsia="Times New Roman" w:hAnsi="Times New Roman"/>
          <w:sz w:val="24"/>
          <w:szCs w:val="24"/>
          <w:vertAlign w:val="baseline"/>
          <w:rtl w:val="0"/>
        </w:rPr>
        <w:t xml:space="preserve"> contains only facts which the declarant can recall and/or within their knowledge and normally supported by documents to prove the averments. Conversely, a </w:t>
      </w:r>
      <w:r w:rsidDel="00000000" w:rsidR="00000000" w:rsidRPr="00000000">
        <w:rPr>
          <w:rFonts w:ascii="Times New Roman" w:cs="Times New Roman" w:eastAsia="Times New Roman" w:hAnsi="Times New Roman"/>
          <w:i w:val="1"/>
          <w:sz w:val="24"/>
          <w:szCs w:val="24"/>
          <w:vertAlign w:val="baseline"/>
          <w:rtl w:val="0"/>
        </w:rPr>
        <w:t xml:space="preserve">statutory declaration</w:t>
      </w:r>
      <w:r w:rsidDel="00000000" w:rsidR="00000000" w:rsidRPr="00000000">
        <w:rPr>
          <w:rFonts w:ascii="Times New Roman" w:cs="Times New Roman" w:eastAsia="Times New Roman" w:hAnsi="Times New Roman"/>
          <w:sz w:val="24"/>
          <w:szCs w:val="24"/>
          <w:vertAlign w:val="baseline"/>
          <w:rtl w:val="0"/>
        </w:rPr>
        <w:t xml:space="preserve"> is just an affirmed statement by the declarant. The claims asserted are merely believed to be true.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affidavit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usually required during court sessions and proceedings, as it is used as evidence in hearings. It is used as written evidence from a witness who is not able to appear before court due to question of personal safety or intentional barring of their identities for other special reasons or other circumstances that the court may deem reasonable as per Order 19 Rule 1 of the Civil Procedure Rules, 2010. The court may however require the production of a deponent to be cross-examined on oath. It is however at the court’s discretion whether or not to allow the cross-examination as was held by Lady Justice Mary Kasango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Mohamed Malik vs. Joseph Githongo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statutory declaration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drafted for purposes other than court proceedings.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48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documents</w:t>
      </w:r>
      <w:r w:rsidDel="00000000" w:rsidR="00000000" w:rsidRPr="00000000">
        <w:rPr>
          <w:rtl w:val="0"/>
        </w:rPr>
      </w:r>
    </w:p>
    <w:p w:rsidR="00000000" w:rsidDel="00000000" w:rsidP="00000000" w:rsidRDefault="00000000" w:rsidRPr="00000000" w14:paraId="0000009E">
      <w:pPr>
        <w:pageBreakBefore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905510" cy="718820"/>
            <wp:effectExtent b="0" l="0" r="0" t="0"/>
            <wp:docPr id="102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05510" cy="71882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A0">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A1">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A2">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A3">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A4">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0A5">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MATTER OF OATHS AND STATUTORY DECLARATIONS ACT (CAP 15)</w:t>
      </w:r>
      <w:r w:rsidDel="00000000" w:rsidR="00000000" w:rsidRPr="00000000">
        <w:rPr>
          <w:rtl w:val="0"/>
        </w:rPr>
      </w:r>
    </w:p>
    <w:p w:rsidR="00000000" w:rsidDel="00000000" w:rsidP="00000000" w:rsidRDefault="00000000" w:rsidRPr="00000000" w14:paraId="000000A6">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MATTER OF THE MARRIAGE BETWEEN BENJAMIN KONO AND MERCY MUTUKU</w:t>
      </w:r>
      <w:r w:rsidDel="00000000" w:rsidR="00000000" w:rsidRPr="00000000">
        <w:rPr>
          <w:rtl w:val="0"/>
        </w:rPr>
      </w:r>
    </w:p>
    <w:p w:rsidR="00000000" w:rsidDel="00000000" w:rsidP="00000000" w:rsidRDefault="00000000" w:rsidRPr="00000000" w14:paraId="000000A7">
      <w:pPr>
        <w:pageBreakBefore w:val="0"/>
        <w:spacing w:after="60" w:before="6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STATUTORY DECLARATION</w:t>
      </w:r>
      <w:r w:rsidDel="00000000" w:rsidR="00000000" w:rsidRPr="00000000">
        <w:rPr>
          <w:rtl w:val="0"/>
        </w:rPr>
      </w:r>
    </w:p>
    <w:p w:rsidR="00000000" w:rsidDel="00000000" w:rsidP="00000000" w:rsidRDefault="00000000" w:rsidRPr="00000000" w14:paraId="000000A8">
      <w:pPr>
        <w:pageBreakBefore w:val="0"/>
        <w:spacing w:after="240" w:before="24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w:t>
      </w:r>
      <w:r w:rsidDel="00000000" w:rsidR="00000000" w:rsidRPr="00000000">
        <w:rPr>
          <w:rFonts w:ascii="Times New Roman" w:cs="Times New Roman" w:eastAsia="Times New Roman" w:hAnsi="Times New Roman"/>
          <w:b w:val="1"/>
          <w:sz w:val="24"/>
          <w:szCs w:val="24"/>
          <w:vertAlign w:val="baseline"/>
          <w:rtl w:val="0"/>
        </w:rPr>
        <w:t xml:space="preserve"> BENJAMIN KONO </w:t>
      </w:r>
      <w:r w:rsidDel="00000000" w:rsidR="00000000" w:rsidRPr="00000000">
        <w:rPr>
          <w:rFonts w:ascii="Times New Roman" w:cs="Times New Roman" w:eastAsia="Times New Roman" w:hAnsi="Times New Roman"/>
          <w:sz w:val="24"/>
          <w:szCs w:val="24"/>
          <w:vertAlign w:val="baseline"/>
          <w:rtl w:val="0"/>
        </w:rPr>
        <w:t xml:space="preserve">and</w:t>
      </w:r>
      <w:r w:rsidDel="00000000" w:rsidR="00000000" w:rsidRPr="00000000">
        <w:rPr>
          <w:rFonts w:ascii="Times New Roman" w:cs="Times New Roman" w:eastAsia="Times New Roman" w:hAnsi="Times New Roman"/>
          <w:b w:val="1"/>
          <w:sz w:val="24"/>
          <w:szCs w:val="24"/>
          <w:vertAlign w:val="baseline"/>
          <w:rtl w:val="0"/>
        </w:rPr>
        <w:t xml:space="preserve"> MERCY MUTUKU</w:t>
      </w:r>
      <w:r w:rsidDel="00000000" w:rsidR="00000000" w:rsidRPr="00000000">
        <w:rPr>
          <w:rFonts w:ascii="Times New Roman" w:cs="Times New Roman" w:eastAsia="Times New Roman" w:hAnsi="Times New Roman"/>
          <w:sz w:val="24"/>
          <w:szCs w:val="24"/>
          <w:vertAlign w:val="baseline"/>
          <w:rtl w:val="0"/>
        </w:rPr>
        <w:t xml:space="preserve"> both residing in </w:t>
      </w:r>
      <w:r w:rsidDel="00000000" w:rsidR="00000000" w:rsidRPr="00000000">
        <w:rPr>
          <w:rFonts w:ascii="Times New Roman" w:cs="Times New Roman" w:eastAsia="Times New Roman" w:hAnsi="Times New Roman"/>
          <w:b w:val="1"/>
          <w:sz w:val="24"/>
          <w:szCs w:val="24"/>
          <w:vertAlign w:val="baseline"/>
          <w:rtl w:val="0"/>
        </w:rPr>
        <w:t xml:space="preserve">BURUBURU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NAIROBI COUNTY</w:t>
      </w:r>
      <w:r w:rsidDel="00000000" w:rsidR="00000000" w:rsidRPr="00000000">
        <w:rPr>
          <w:rFonts w:ascii="Times New Roman" w:cs="Times New Roman" w:eastAsia="Times New Roman" w:hAnsi="Times New Roman"/>
          <w:sz w:val="24"/>
          <w:szCs w:val="24"/>
          <w:vertAlign w:val="baseline"/>
          <w:rtl w:val="0"/>
        </w:rPr>
        <w:t xml:space="preserve"> and of </w:t>
      </w:r>
      <w:r w:rsidDel="00000000" w:rsidR="00000000" w:rsidRPr="00000000">
        <w:rPr>
          <w:rFonts w:ascii="Times New Roman" w:cs="Times New Roman" w:eastAsia="Times New Roman" w:hAnsi="Times New Roman"/>
          <w:b w:val="1"/>
          <w:sz w:val="24"/>
          <w:szCs w:val="24"/>
          <w:vertAlign w:val="baseline"/>
          <w:rtl w:val="0"/>
        </w:rPr>
        <w:t xml:space="preserve">P.O BOX NUMBER 3030 00100, NAIROBI</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do solemnly and sincerely declare as</w:t>
      </w:r>
      <w:r w:rsidDel="00000000" w:rsidR="00000000" w:rsidRPr="00000000">
        <w:rPr>
          <w:rFonts w:ascii="Times New Roman" w:cs="Times New Roman" w:eastAsia="Times New Roman" w:hAnsi="Times New Roman"/>
          <w:sz w:val="24"/>
          <w:szCs w:val="24"/>
          <w:vertAlign w:val="baseline"/>
          <w:rtl w:val="0"/>
        </w:rPr>
        <w:t xml:space="preserve"> FOLLOWS;</w:t>
      </w:r>
    </w:p>
    <w:p w:rsidR="00000000" w:rsidDel="00000000" w:rsidP="00000000" w:rsidRDefault="00000000" w:rsidRPr="00000000" w14:paraId="000000A9">
      <w:pPr>
        <w:pageBreakBefore w:val="0"/>
        <w:numPr>
          <w:ilvl w:val="0"/>
          <w:numId w:val="7"/>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we are Kenyan adults, male and a female respectively, of sound mind and hence competent and capable of making this statutory declaration.</w:t>
      </w:r>
      <w:r w:rsidDel="00000000" w:rsidR="00000000" w:rsidRPr="00000000">
        <w:rPr>
          <w:rtl w:val="0"/>
        </w:rPr>
      </w:r>
    </w:p>
    <w:p w:rsidR="00000000" w:rsidDel="00000000" w:rsidP="00000000" w:rsidRDefault="00000000" w:rsidRPr="00000000" w14:paraId="000000AA">
      <w:pPr>
        <w:pageBreakBefore w:val="0"/>
        <w:numPr>
          <w:ilvl w:val="0"/>
          <w:numId w:val="7"/>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we have lived together since September, 2001 in a voluntary union between man and woman intended to last for our lifetime.</w:t>
      </w:r>
      <w:r w:rsidDel="00000000" w:rsidR="00000000" w:rsidRPr="00000000">
        <w:rPr>
          <w:rtl w:val="0"/>
        </w:rPr>
      </w:r>
    </w:p>
    <w:p w:rsidR="00000000" w:rsidDel="00000000" w:rsidP="00000000" w:rsidRDefault="00000000" w:rsidRPr="00000000" w14:paraId="000000AB">
      <w:pPr>
        <w:pageBreakBefore w:val="0"/>
        <w:numPr>
          <w:ilvl w:val="0"/>
          <w:numId w:val="7"/>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we are not within the prohibited degrees of affinity and consanguinity.</w:t>
      </w:r>
      <w:r w:rsidDel="00000000" w:rsidR="00000000" w:rsidRPr="00000000">
        <w:rPr>
          <w:rtl w:val="0"/>
        </w:rPr>
      </w:r>
    </w:p>
    <w:p w:rsidR="00000000" w:rsidDel="00000000" w:rsidP="00000000" w:rsidRDefault="00000000" w:rsidRPr="00000000" w14:paraId="000000AC">
      <w:pPr>
        <w:pageBreakBefore w:val="0"/>
        <w:numPr>
          <w:ilvl w:val="0"/>
          <w:numId w:val="7"/>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we have been blessed with two issues; namely, </w:t>
      </w:r>
      <w:r w:rsidDel="00000000" w:rsidR="00000000" w:rsidRPr="00000000">
        <w:rPr>
          <w:rFonts w:ascii="Times New Roman" w:cs="Times New Roman" w:eastAsia="Times New Roman" w:hAnsi="Times New Roman"/>
          <w:b w:val="1"/>
          <w:sz w:val="24"/>
          <w:szCs w:val="24"/>
          <w:vertAlign w:val="baseline"/>
          <w:rtl w:val="0"/>
        </w:rPr>
        <w:t xml:space="preserve">CLEMENT MWANGI KONO</w:t>
      </w:r>
      <w:r w:rsidDel="00000000" w:rsidR="00000000" w:rsidRPr="00000000">
        <w:rPr>
          <w:rFonts w:ascii="Times New Roman" w:cs="Times New Roman" w:eastAsia="Times New Roman" w:hAnsi="Times New Roman"/>
          <w:sz w:val="24"/>
          <w:szCs w:val="24"/>
          <w:vertAlign w:val="baseline"/>
          <w:rtl w:val="0"/>
        </w:rPr>
        <w:t xml:space="preserve"> and </w:t>
      </w:r>
      <w:r w:rsidDel="00000000" w:rsidR="00000000" w:rsidRPr="00000000">
        <w:rPr>
          <w:rFonts w:ascii="Times New Roman" w:cs="Times New Roman" w:eastAsia="Times New Roman" w:hAnsi="Times New Roman"/>
          <w:b w:val="1"/>
          <w:sz w:val="24"/>
          <w:szCs w:val="24"/>
          <w:vertAlign w:val="baseline"/>
          <w:rtl w:val="0"/>
        </w:rPr>
        <w:t xml:space="preserve">JANE NDINDA KONO</w:t>
      </w:r>
      <w:r w:rsidDel="00000000" w:rsidR="00000000" w:rsidRPr="00000000">
        <w:rPr>
          <w:rtl w:val="0"/>
        </w:rPr>
      </w:r>
    </w:p>
    <w:p w:rsidR="00000000" w:rsidDel="00000000" w:rsidP="00000000" w:rsidRDefault="00000000" w:rsidRPr="00000000" w14:paraId="000000AD">
      <w:pPr>
        <w:pageBreakBefore w:val="0"/>
        <w:numPr>
          <w:ilvl w:val="0"/>
          <w:numId w:val="7"/>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during this time, we have lived together openly in such circumstances as to have acquired the reputation of being husband and wife and have held ourselves out as husband and wife.</w:t>
      </w:r>
      <w:r w:rsidDel="00000000" w:rsidR="00000000" w:rsidRPr="00000000">
        <w:rPr>
          <w:rtl w:val="0"/>
        </w:rPr>
      </w:r>
    </w:p>
    <w:p w:rsidR="00000000" w:rsidDel="00000000" w:rsidP="00000000" w:rsidRDefault="00000000" w:rsidRPr="00000000" w14:paraId="000000AE">
      <w:pPr>
        <w:pageBreakBefore w:val="0"/>
        <w:numPr>
          <w:ilvl w:val="0"/>
          <w:numId w:val="7"/>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we have not solemnised our union</w:t>
      </w:r>
      <w:r w:rsidDel="00000000" w:rsidR="00000000" w:rsidRPr="00000000">
        <w:rPr>
          <w:rtl w:val="0"/>
        </w:rPr>
      </w:r>
    </w:p>
    <w:p w:rsidR="00000000" w:rsidDel="00000000" w:rsidP="00000000" w:rsidRDefault="00000000" w:rsidRPr="00000000" w14:paraId="000000AF">
      <w:pPr>
        <w:pageBreakBefore w:val="0"/>
        <w:numPr>
          <w:ilvl w:val="0"/>
          <w:numId w:val="7"/>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circumstances of our union lead to a presumption of marriage.</w:t>
      </w:r>
      <w:r w:rsidDel="00000000" w:rsidR="00000000" w:rsidRPr="00000000">
        <w:rPr>
          <w:rtl w:val="0"/>
        </w:rPr>
      </w:r>
    </w:p>
    <w:p w:rsidR="00000000" w:rsidDel="00000000" w:rsidP="00000000" w:rsidRDefault="00000000" w:rsidRPr="00000000" w14:paraId="000000B0">
      <w:pPr>
        <w:pageBreakBefore w:val="0"/>
        <w:numPr>
          <w:ilvl w:val="0"/>
          <w:numId w:val="7"/>
        </w:numP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THAT</w:t>
      </w:r>
      <w:r w:rsidDel="00000000" w:rsidR="00000000" w:rsidRPr="00000000">
        <w:rPr>
          <w:rFonts w:ascii="Times New Roman" w:cs="Times New Roman" w:eastAsia="Times New Roman" w:hAnsi="Times New Roman"/>
          <w:color w:val="000000"/>
          <w:sz w:val="24"/>
          <w:szCs w:val="24"/>
          <w:vertAlign w:val="baseline"/>
          <w:rtl w:val="0"/>
        </w:rPr>
        <w:t xml:space="preserve"> I make this Declaration conscientiously believing the same to be true and according to the Oaths and Statutory Declarations Act.</w:t>
      </w:r>
      <w:r w:rsidDel="00000000" w:rsidR="00000000" w:rsidRPr="00000000">
        <w:rPr>
          <w:rtl w:val="0"/>
        </w:rPr>
      </w:r>
    </w:p>
    <w:p w:rsidR="00000000" w:rsidDel="00000000" w:rsidP="00000000" w:rsidRDefault="00000000" w:rsidRPr="00000000" w14:paraId="000000B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DECLARED at NAIROBI </w:t>
      </w:r>
      <w:r w:rsidDel="00000000" w:rsidR="00000000" w:rsidRPr="00000000">
        <w:rPr>
          <w:rFonts w:ascii="Times New Roman" w:cs="Times New Roman" w:eastAsia="Times New Roman" w:hAnsi="Times New Roman"/>
          <w:sz w:val="24"/>
          <w:szCs w:val="24"/>
          <w:vertAlign w:val="baseline"/>
          <w:rtl w:val="0"/>
        </w:rPr>
        <w:t xml:space="preserve">by</w:t>
        <w:tab/>
        <w:tab/>
        <w:tab/>
        <w:t xml:space="preserve">)</w:t>
      </w:r>
    </w:p>
    <w:p w:rsidR="00000000" w:rsidDel="00000000" w:rsidP="00000000" w:rsidRDefault="00000000" w:rsidRPr="00000000" w14:paraId="000000B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said </w:t>
      </w:r>
      <w:r w:rsidDel="00000000" w:rsidR="00000000" w:rsidRPr="00000000">
        <w:rPr>
          <w:rFonts w:ascii="Times New Roman" w:cs="Times New Roman" w:eastAsia="Times New Roman" w:hAnsi="Times New Roman"/>
          <w:b w:val="1"/>
          <w:sz w:val="24"/>
          <w:szCs w:val="24"/>
          <w:vertAlign w:val="baseline"/>
          <w:rtl w:val="0"/>
        </w:rPr>
        <w:t xml:space="preserve">BENJAMIN KONO</w:t>
        <w:tab/>
        <w:tab/>
        <w:tab/>
        <w:tab/>
      </w:r>
      <w:r w:rsidDel="00000000" w:rsidR="00000000" w:rsidRPr="00000000">
        <w:rPr>
          <w:rFonts w:ascii="Times New Roman" w:cs="Times New Roman" w:eastAsia="Times New Roman" w:hAnsi="Times New Roman"/>
          <w:sz w:val="24"/>
          <w:szCs w:val="24"/>
          <w:vertAlign w:val="baseline"/>
          <w:rtl w:val="0"/>
        </w:rPr>
        <w:t xml:space="preserve">)</w:t>
        <w:tab/>
        <w:t xml:space="preserve">_______________________</w:t>
      </w:r>
    </w:p>
    <w:p w:rsidR="00000000" w:rsidDel="00000000" w:rsidP="00000000" w:rsidRDefault="00000000" w:rsidRPr="00000000" w14:paraId="000000B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tab/>
        <w:tab/>
      </w:r>
      <w:r w:rsidDel="00000000" w:rsidR="00000000" w:rsidRPr="00000000">
        <w:rPr>
          <w:rFonts w:ascii="Times New Roman" w:cs="Times New Roman" w:eastAsia="Times New Roman" w:hAnsi="Times New Roman"/>
          <w:b w:val="1"/>
          <w:sz w:val="24"/>
          <w:szCs w:val="24"/>
          <w:vertAlign w:val="baseline"/>
          <w:rtl w:val="0"/>
        </w:rPr>
        <w:t xml:space="preserve">DECLARANT</w:t>
      </w:r>
      <w:r w:rsidDel="00000000" w:rsidR="00000000" w:rsidRPr="00000000">
        <w:rPr>
          <w:rtl w:val="0"/>
        </w:rPr>
      </w:r>
    </w:p>
    <w:p w:rsidR="00000000" w:rsidDel="00000000" w:rsidP="00000000" w:rsidRDefault="00000000" w:rsidRPr="00000000" w14:paraId="000000B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 2012</w:t>
        <w:tab/>
        <w:tab/>
        <w:t xml:space="preserve">)</w:t>
      </w:r>
    </w:p>
    <w:p w:rsidR="00000000" w:rsidDel="00000000" w:rsidP="00000000" w:rsidRDefault="00000000" w:rsidRPr="00000000" w14:paraId="000000B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by the said  </w:t>
      </w:r>
      <w:r w:rsidDel="00000000" w:rsidR="00000000" w:rsidRPr="00000000">
        <w:rPr>
          <w:rFonts w:ascii="Times New Roman" w:cs="Times New Roman" w:eastAsia="Times New Roman" w:hAnsi="Times New Roman"/>
          <w:b w:val="1"/>
          <w:sz w:val="24"/>
          <w:szCs w:val="24"/>
          <w:vertAlign w:val="baseline"/>
          <w:rtl w:val="0"/>
        </w:rPr>
        <w:t xml:space="preserve">MERCY MUTUKU</w:t>
        <w:tab/>
      </w:r>
      <w:r w:rsidDel="00000000" w:rsidR="00000000" w:rsidRPr="00000000">
        <w:rPr>
          <w:rFonts w:ascii="Times New Roman" w:cs="Times New Roman" w:eastAsia="Times New Roman" w:hAnsi="Times New Roman"/>
          <w:sz w:val="24"/>
          <w:szCs w:val="24"/>
          <w:vertAlign w:val="baseline"/>
          <w:rtl w:val="0"/>
        </w:rPr>
        <w:tab/>
        <w:t xml:space="preserve">)</w:t>
        <w:tab/>
        <w:t xml:space="preserve">_______________________</w:t>
      </w:r>
    </w:p>
    <w:p w:rsidR="00000000" w:rsidDel="00000000" w:rsidP="00000000" w:rsidRDefault="00000000" w:rsidRPr="00000000" w14:paraId="000000B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tab/>
        <w:tab/>
      </w:r>
      <w:r w:rsidDel="00000000" w:rsidR="00000000" w:rsidRPr="00000000">
        <w:rPr>
          <w:rFonts w:ascii="Times New Roman" w:cs="Times New Roman" w:eastAsia="Times New Roman" w:hAnsi="Times New Roman"/>
          <w:b w:val="1"/>
          <w:sz w:val="24"/>
          <w:szCs w:val="24"/>
          <w:vertAlign w:val="baseline"/>
          <w:rtl w:val="0"/>
        </w:rPr>
        <w:t xml:space="preserve">DECLARANT</w:t>
      </w:r>
      <w:r w:rsidDel="00000000" w:rsidR="00000000" w:rsidRPr="00000000">
        <w:rPr>
          <w:rtl w:val="0"/>
        </w:rPr>
      </w:r>
    </w:p>
    <w:p w:rsidR="00000000" w:rsidDel="00000000" w:rsidP="00000000" w:rsidRDefault="00000000" w:rsidRPr="00000000" w14:paraId="000000B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 2012</w:t>
        <w:tab/>
        <w:tab/>
        <w:t xml:space="preserve">)</w:t>
      </w:r>
    </w:p>
    <w:p w:rsidR="00000000" w:rsidDel="00000000" w:rsidP="00000000" w:rsidRDefault="00000000" w:rsidRPr="00000000" w14:paraId="000000B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w:t>
      </w:r>
      <w:sdt>
        <w:sdtPr>
          <w:tag w:val="goog_rdk_187"/>
        </w:sdtPr>
        <w:sdtContent>
          <w:ins w:author="Kioko Mwende" w:id="3" w:date="2021-10-05T15:44:1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ins>
        </w:sdtContent>
      </w:sdt>
      <w:r w:rsidDel="00000000" w:rsidR="00000000" w:rsidRPr="00000000">
        <w:rPr>
          <w:rtl w:val="0"/>
        </w:rPr>
      </w:r>
    </w:p>
    <w:p w:rsidR="00000000" w:rsidDel="00000000" w:rsidP="00000000" w:rsidRDefault="00000000" w:rsidRPr="00000000" w14:paraId="000000B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B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C0">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C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ab/>
        <w:t xml:space="preserve">)</w:t>
      </w:r>
    </w:p>
    <w:p w:rsidR="00000000" w:rsidDel="00000000" w:rsidP="00000000" w:rsidRDefault="00000000" w:rsidRPr="00000000" w14:paraId="000000C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5">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0D6">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w:t>
      </w:r>
      <w:sdt>
        <w:sdtPr>
          <w:tag w:val="goog_rdk_188"/>
        </w:sdtPr>
        <w:sdtContent>
          <w:ins w:author="Vincent Edward Ochieng" w:id="4" w:date="2021-09-14T19:08:24Z">
            <w:r w:rsidDel="00000000" w:rsidR="00000000" w:rsidRPr="00000000">
              <w:rPr>
                <w:rFonts w:ascii="Times New Roman" w:cs="Times New Roman" w:eastAsia="Times New Roman" w:hAnsi="Times New Roman"/>
                <w:b w:val="1"/>
                <w:sz w:val="24"/>
                <w:szCs w:val="24"/>
                <w:u w:val="single"/>
                <w:vertAlign w:val="baseline"/>
                <w:rtl w:val="0"/>
              </w:rPr>
              <w:t xml:space="preserve">vg</w:t>
            </w:r>
          </w:ins>
        </w:sdtContent>
      </w:sdt>
      <w:r w:rsidDel="00000000" w:rsidR="00000000" w:rsidRPr="00000000">
        <w:rPr>
          <w:rFonts w:ascii="Times New Roman" w:cs="Times New Roman" w:eastAsia="Times New Roman" w:hAnsi="Times New Roman"/>
          <w:b w:val="1"/>
          <w:sz w:val="24"/>
          <w:szCs w:val="24"/>
          <w:u w:val="single"/>
          <w:vertAlign w:val="baseline"/>
          <w:rtl w:val="0"/>
        </w:rPr>
        <w:t xml:space="preserve">KENYA AT NAIROBI</w:t>
      </w:r>
      <w:r w:rsidDel="00000000" w:rsidR="00000000" w:rsidRPr="00000000">
        <w:rPr>
          <w:rtl w:val="0"/>
        </w:rPr>
      </w:r>
    </w:p>
    <w:p w:rsidR="00000000" w:rsidDel="00000000" w:rsidP="00000000" w:rsidRDefault="00000000" w:rsidRPr="00000000" w14:paraId="000000D7">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0D8">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D9">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0DA">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0DB">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0DC">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D">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AFFIDAVIT OF SERVICE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JOEL MUTUA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 OFFICE BOX NUMBER 2310-00100, NAIROBI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Republic of Kenya, an authorised process server of the court employed by the Advocates for the Plaintiff, make oath and state as FOLLOWS:</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240" w:line="48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day of January, 2012, I served the Hearing Notice in this case dated 28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January, 2012 on the Secretary of the firm of Firm Eight Advocates at Firm Eight Building,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Floor by tendering a copy thereof to the Secretary and requiring a signature on the original. She signed and stamped such Notice in acknowledgement thereof.</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s>
        <w:spacing w:after="0" w:before="240" w:line="48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is stated herein is true to the best of my knowledge and information.</w:t>
      </w:r>
      <w:r w:rsidDel="00000000" w:rsidR="00000000" w:rsidRPr="00000000">
        <w:rPr>
          <w:rtl w:val="0"/>
        </w:rPr>
      </w:r>
    </w:p>
    <w:p w:rsidR="00000000" w:rsidDel="00000000" w:rsidP="00000000" w:rsidRDefault="00000000" w:rsidRPr="00000000" w14:paraId="000000E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SWORN at NAIROBI </w:t>
      </w:r>
      <w:r w:rsidDel="00000000" w:rsidR="00000000" w:rsidRPr="00000000">
        <w:rPr>
          <w:rFonts w:ascii="Times New Roman" w:cs="Times New Roman" w:eastAsia="Times New Roman" w:hAnsi="Times New Roman"/>
          <w:sz w:val="24"/>
          <w:szCs w:val="24"/>
          <w:vertAlign w:val="baseline"/>
          <w:rtl w:val="0"/>
        </w:rPr>
        <w:t xml:space="preserve">by</w:t>
        <w:tab/>
        <w:tab/>
        <w:tab/>
        <w:tab/>
        <w:t xml:space="preserve">)</w:t>
      </w:r>
    </w:p>
    <w:p w:rsidR="00000000" w:rsidDel="00000000" w:rsidP="00000000" w:rsidRDefault="00000000" w:rsidRPr="00000000" w14:paraId="000000E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said </w:t>
      </w:r>
      <w:r w:rsidDel="00000000" w:rsidR="00000000" w:rsidRPr="00000000">
        <w:rPr>
          <w:rFonts w:ascii="Times New Roman" w:cs="Times New Roman" w:eastAsia="Times New Roman" w:hAnsi="Times New Roman"/>
          <w:b w:val="1"/>
          <w:sz w:val="24"/>
          <w:szCs w:val="24"/>
          <w:vertAlign w:val="baseline"/>
          <w:rtl w:val="0"/>
        </w:rPr>
        <w:t xml:space="preserve">JOEL MUTUA</w:t>
        <w:tab/>
        <w:tab/>
        <w:tab/>
        <w:tab/>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E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E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of_________________, 2012</w:t>
        <w:tab/>
        <w:t xml:space="preserve">)</w:t>
      </w:r>
    </w:p>
    <w:p w:rsidR="00000000" w:rsidDel="00000000" w:rsidP="00000000" w:rsidRDefault="00000000" w:rsidRPr="00000000" w14:paraId="000000E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ab/>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w:t>
      </w:r>
    </w:p>
    <w:p w:rsidR="00000000" w:rsidDel="00000000" w:rsidP="00000000" w:rsidRDefault="00000000" w:rsidRPr="00000000" w14:paraId="000000E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E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0EA">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E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ab/>
        <w:t xml:space="preserve">)</w:t>
      </w:r>
    </w:p>
    <w:p w:rsidR="00000000" w:rsidDel="00000000" w:rsidP="00000000" w:rsidRDefault="00000000" w:rsidRPr="00000000" w14:paraId="000000EC">
      <w:pPr>
        <w:pageBreakBefore w:val="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ED">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EE">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F">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0F0">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0F1">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0F2">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0F3">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0F4">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F5">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F6">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To Be Served Upon</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F7">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F8">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FIRM-EIGHT&amp; CO. ADVOCATES</w:t>
      </w:r>
      <w:r w:rsidDel="00000000" w:rsidR="00000000" w:rsidRPr="00000000">
        <w:rPr>
          <w:rtl w:val="0"/>
        </w:rPr>
      </w:r>
    </w:p>
    <w:p w:rsidR="00000000" w:rsidDel="00000000" w:rsidP="00000000" w:rsidRDefault="00000000" w:rsidRPr="00000000" w14:paraId="000000F9">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 EIGHT PLAZA</w:t>
      </w:r>
      <w:r w:rsidDel="00000000" w:rsidR="00000000" w:rsidRPr="00000000">
        <w:rPr>
          <w:rtl w:val="0"/>
        </w:rPr>
      </w:r>
    </w:p>
    <w:p w:rsidR="00000000" w:rsidDel="00000000" w:rsidP="00000000" w:rsidRDefault="00000000" w:rsidRPr="00000000" w14:paraId="000000FA">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ARWINGS KODHEK ROAD</w:t>
      </w:r>
      <w:r w:rsidDel="00000000" w:rsidR="00000000" w:rsidRPr="00000000">
        <w:rPr>
          <w:rtl w:val="0"/>
        </w:rPr>
      </w:r>
    </w:p>
    <w:p w:rsidR="00000000" w:rsidDel="00000000" w:rsidP="00000000" w:rsidRDefault="00000000" w:rsidRPr="00000000" w14:paraId="000000FB">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 BOX 1167-00100</w:t>
      </w:r>
      <w:r w:rsidDel="00000000" w:rsidR="00000000" w:rsidRPr="00000000">
        <w:rPr>
          <w:rtl w:val="0"/>
        </w:rPr>
      </w:r>
    </w:p>
    <w:p w:rsidR="00000000" w:rsidDel="00000000" w:rsidP="00000000" w:rsidRDefault="00000000" w:rsidRPr="00000000" w14:paraId="000000FC">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NAIROBI</w:t>
      </w:r>
      <w:r w:rsidDel="00000000" w:rsidR="00000000" w:rsidRPr="00000000">
        <w:rPr>
          <w:rFonts w:ascii="Times New Roman" w:cs="Times New Roman" w:eastAsia="Times New Roman" w:hAnsi="Times New Roman"/>
          <w:b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0F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0">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121">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122">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123">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24">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b w:val="1"/>
          <w:sz w:val="24"/>
          <w:szCs w:val="24"/>
          <w:u w:val="single"/>
          <w:vertAlign w:val="baseline"/>
          <w:rtl w:val="0"/>
        </w:rPr>
        <w:t xml:space="preserve">FAST TRACK</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25">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126">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127">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128">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29">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VERIFYING AFFIDAVIT</w:t>
      </w:r>
      <w:r w:rsidDel="00000000" w:rsidR="00000000" w:rsidRPr="00000000">
        <w:rPr>
          <w:rtl w:val="0"/>
        </w:rPr>
      </w:r>
    </w:p>
    <w:p w:rsidR="00000000" w:rsidDel="00000000" w:rsidP="00000000" w:rsidRDefault="00000000" w:rsidRPr="00000000" w14:paraId="0000012A">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i w:val="1"/>
          <w:sz w:val="24"/>
          <w:szCs w:val="24"/>
          <w:vertAlign w:val="baseline"/>
          <w:rtl w:val="0"/>
        </w:rPr>
        <w:t xml:space="preserve">Pursuant to Order 3 Rule 2 (a) of the Civil Procedure Rules, 2010</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2B">
      <w:pPr>
        <w:pageBreakBefore w:val="0"/>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GORDON TAYLOR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 OFFICE BOX NUMBER 1300-00100, NAIROBI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Republic of Kenya do make oath and solemnly state as FOLLOWS:</w:t>
      </w:r>
    </w:p>
    <w:p w:rsidR="00000000" w:rsidDel="00000000" w:rsidP="00000000" w:rsidRDefault="00000000" w:rsidRPr="00000000" w14:paraId="000001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240" w:line="48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am currently the General Manager of HOPS Limited, the Plaintiff herein hence competent to swear this Affidavit on its behalf.</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s>
        <w:spacing w:after="0" w:before="240" w:line="48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am well conversant with the facts of this matter hence competent to swear this Affidavit.</w:t>
      </w:r>
      <w:r w:rsidDel="00000000" w:rsidR="00000000" w:rsidRPr="00000000">
        <w:rPr>
          <w:rtl w:val="0"/>
        </w:rPr>
      </w:r>
    </w:p>
    <w:p w:rsidR="00000000" w:rsidDel="00000000" w:rsidP="00000000" w:rsidRDefault="00000000" w:rsidRPr="00000000" w14:paraId="0000012F">
      <w:pPr>
        <w:pageBreakBefore w:val="0"/>
        <w:numPr>
          <w:ilvl w:val="0"/>
          <w:numId w:val="8"/>
        </w:numPr>
        <w:tabs>
          <w:tab w:val="left" w:pos="-1890"/>
        </w:tabs>
        <w:spacing w:after="24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verify that the entire contents of the Plaint herein are correct.</w:t>
      </w:r>
      <w:r w:rsidDel="00000000" w:rsidR="00000000" w:rsidRPr="00000000">
        <w:rPr>
          <w:rtl w:val="0"/>
        </w:rPr>
      </w:r>
    </w:p>
    <w:p w:rsidR="00000000" w:rsidDel="00000000" w:rsidP="00000000" w:rsidRDefault="00000000" w:rsidRPr="00000000" w14:paraId="00000130">
      <w:pPr>
        <w:pageBreakBefore w:val="0"/>
        <w:numPr>
          <w:ilvl w:val="0"/>
          <w:numId w:val="8"/>
        </w:numPr>
        <w:tabs>
          <w:tab w:val="left" w:pos="-1890"/>
        </w:tabs>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there is no other suit pending neither have there been previous proceedings in any court between the Plaintiff and the Defendant over the same subject matter.</w:t>
      </w:r>
      <w:r w:rsidDel="00000000" w:rsidR="00000000" w:rsidRPr="00000000">
        <w:rPr>
          <w:rtl w:val="0"/>
        </w:rPr>
      </w:r>
    </w:p>
    <w:p w:rsidR="00000000" w:rsidDel="00000000" w:rsidP="00000000" w:rsidRDefault="00000000" w:rsidRPr="00000000" w14:paraId="00000131">
      <w:pPr>
        <w:pageBreakBefore w:val="0"/>
        <w:numPr>
          <w:ilvl w:val="0"/>
          <w:numId w:val="8"/>
        </w:numPr>
        <w:tabs>
          <w:tab w:val="left" w:pos="-1890"/>
        </w:tabs>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what is deponed to hereinabove is true and correct to the best of my knowledge, information, and belief.</w:t>
      </w:r>
      <w:r w:rsidDel="00000000" w:rsidR="00000000" w:rsidRPr="00000000">
        <w:rPr>
          <w:rtl w:val="0"/>
        </w:rPr>
      </w:r>
    </w:p>
    <w:p w:rsidR="00000000" w:rsidDel="00000000" w:rsidP="00000000" w:rsidRDefault="00000000" w:rsidRPr="00000000" w14:paraId="0000013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SWORN at NAIROBI </w:t>
      </w:r>
      <w:r w:rsidDel="00000000" w:rsidR="00000000" w:rsidRPr="00000000">
        <w:rPr>
          <w:rFonts w:ascii="Times New Roman" w:cs="Times New Roman" w:eastAsia="Times New Roman" w:hAnsi="Times New Roman"/>
          <w:sz w:val="24"/>
          <w:szCs w:val="24"/>
          <w:vertAlign w:val="baseline"/>
          <w:rtl w:val="0"/>
        </w:rPr>
        <w:t xml:space="preserve">by</w:t>
        <w:tab/>
        <w:tab/>
        <w:tab/>
        <w:tab/>
        <w:t xml:space="preserve">)</w:t>
      </w:r>
    </w:p>
    <w:p w:rsidR="00000000" w:rsidDel="00000000" w:rsidP="00000000" w:rsidRDefault="00000000" w:rsidRPr="00000000" w14:paraId="0000013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said </w:t>
      </w:r>
      <w:r w:rsidDel="00000000" w:rsidR="00000000" w:rsidRPr="00000000">
        <w:rPr>
          <w:rFonts w:ascii="Times New Roman" w:cs="Times New Roman" w:eastAsia="Times New Roman" w:hAnsi="Times New Roman"/>
          <w:b w:val="1"/>
          <w:sz w:val="24"/>
          <w:szCs w:val="24"/>
          <w:vertAlign w:val="baseline"/>
          <w:rtl w:val="0"/>
        </w:rPr>
        <w:t xml:space="preserve">GORDON TAYLOR</w:t>
        <w:tab/>
        <w:tab/>
        <w:tab/>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3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13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of_________________, 2012</w:t>
        <w:tab/>
        <w:t xml:space="preserve">)</w:t>
      </w:r>
    </w:p>
    <w:p w:rsidR="00000000" w:rsidDel="00000000" w:rsidP="00000000" w:rsidRDefault="00000000" w:rsidRPr="00000000" w14:paraId="0000013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ab/>
        <w:t xml:space="preserv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w:t>
      </w:r>
    </w:p>
    <w:p w:rsidR="00000000" w:rsidDel="00000000" w:rsidP="00000000" w:rsidRDefault="00000000" w:rsidRPr="00000000" w14:paraId="0000013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13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 xml:space="preserve">)</w:t>
      </w:r>
    </w:p>
    <w:p w:rsidR="00000000" w:rsidDel="00000000" w:rsidP="00000000" w:rsidRDefault="00000000" w:rsidRPr="00000000" w14:paraId="0000013B">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3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ab/>
        <w:t xml:space="preserve">)</w:t>
      </w:r>
    </w:p>
    <w:p w:rsidR="00000000" w:rsidDel="00000000" w:rsidP="00000000" w:rsidRDefault="00000000" w:rsidRPr="00000000" w14:paraId="0000013D">
      <w:pPr>
        <w:pageBreakBefore w:val="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E">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3F">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40">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141">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142">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143">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144">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145">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46">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47">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To Be Served Upon</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48">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49">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w:t>
      </w:r>
      <w:r w:rsidDel="00000000" w:rsidR="00000000" w:rsidRPr="00000000">
        <w:rPr>
          <w:rtl w:val="0"/>
        </w:rPr>
      </w:r>
    </w:p>
    <w:p w:rsidR="00000000" w:rsidDel="00000000" w:rsidP="00000000" w:rsidRDefault="00000000" w:rsidRPr="00000000" w14:paraId="0000014A">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4010-00100 </w:t>
      </w:r>
      <w:r w:rsidDel="00000000" w:rsidR="00000000" w:rsidRPr="00000000">
        <w:rPr>
          <w:rtl w:val="0"/>
        </w:rPr>
      </w:r>
    </w:p>
    <w:p w:rsidR="00000000" w:rsidDel="00000000" w:rsidP="00000000" w:rsidRDefault="00000000" w:rsidRPr="00000000" w14:paraId="0000014B">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tl w:val="0"/>
        </w:rPr>
      </w:r>
    </w:p>
    <w:p w:rsidR="00000000" w:rsidDel="00000000" w:rsidP="00000000" w:rsidRDefault="00000000" w:rsidRPr="00000000" w14:paraId="0000014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7">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5">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6">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167">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168">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169">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6A">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b w:val="1"/>
          <w:sz w:val="24"/>
          <w:szCs w:val="24"/>
          <w:u w:val="single"/>
          <w:vertAlign w:val="baseline"/>
          <w:rtl w:val="0"/>
        </w:rPr>
        <w:t xml:space="preserve">FAST TRACK</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6B">
      <w:pPr>
        <w:pageBreakBefore w:val="0"/>
        <w:spacing w:after="240" w:before="24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16C">
      <w:pPr>
        <w:pageBreakBefore w:val="0"/>
        <w:spacing w:after="240" w:before="24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16D">
      <w:pPr>
        <w:pageBreakBefore w:val="0"/>
        <w:spacing w:after="240" w:before="24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16E">
      <w:pPr>
        <w:pStyle w:val="Heading2"/>
        <w:pageBreakBefore w:val="0"/>
        <w:spacing w:after="280" w:before="280" w:lineRule="auto"/>
        <w:jc w:val="center"/>
        <w:rPr>
          <w:i w:val="0"/>
          <w:sz w:val="24"/>
          <w:szCs w:val="24"/>
          <w:u w:val="single"/>
          <w:vertAlign w:val="baseline"/>
        </w:rPr>
      </w:pPr>
      <w:r w:rsidDel="00000000" w:rsidR="00000000" w:rsidRPr="00000000">
        <w:rPr>
          <w:b w:val="1"/>
          <w:i w:val="1"/>
          <w:sz w:val="24"/>
          <w:szCs w:val="24"/>
          <w:u w:val="single"/>
          <w:vertAlign w:val="baseline"/>
          <w:rtl w:val="0"/>
        </w:rPr>
        <w:t xml:space="preserve">NOTICE OF MOTION</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Under Order 5 Rule 1(1), 1(5) &amp; 1(6) and Order 51 Rule 1 of the Civil Procedure Rules, 2010, Section 3 and 3A of the Civil Procedure Act and all other enabling provisions of the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0">
      <w:pPr>
        <w:pageBreakBefore w:val="0"/>
        <w:spacing w:after="240" w:before="24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TAKE NOTICE</w:t>
      </w:r>
      <w:r w:rsidDel="00000000" w:rsidR="00000000" w:rsidRPr="00000000">
        <w:rPr>
          <w:rFonts w:ascii="Times New Roman" w:cs="Times New Roman" w:eastAsia="Times New Roman" w:hAnsi="Times New Roman"/>
          <w:sz w:val="24"/>
          <w:szCs w:val="24"/>
          <w:vertAlign w:val="baseline"/>
          <w:rtl w:val="0"/>
        </w:rPr>
        <w:t xml:space="preserve"> that this Honourable Court will be moved on the ___day of ______________, 2012 at 9. 00 O’clock in the forenoon or so soon thereafter as counsel for the Defendant/Applicant may be heard on an Application for </w:t>
      </w:r>
      <w:r w:rsidDel="00000000" w:rsidR="00000000" w:rsidRPr="00000000">
        <w:rPr>
          <w:rFonts w:ascii="Times New Roman" w:cs="Times New Roman" w:eastAsia="Times New Roman" w:hAnsi="Times New Roman"/>
          <w:b w:val="1"/>
          <w:sz w:val="24"/>
          <w:szCs w:val="24"/>
          <w:vertAlign w:val="baseline"/>
          <w:rtl w:val="0"/>
        </w:rPr>
        <w:t xml:space="preserve">ORDERS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71">
      <w:pPr>
        <w:pageBreakBefore w:val="0"/>
        <w:numPr>
          <w:ilvl w:val="0"/>
          <w:numId w:val="1"/>
        </w:numPr>
        <w:spacing w:after="240" w:before="240" w:line="36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this Honourable Court be pleased to strike out the Plaint herein and to consequently dismiss the suit.</w:t>
      </w:r>
      <w:r w:rsidDel="00000000" w:rsidR="00000000" w:rsidRPr="00000000">
        <w:rPr>
          <w:rtl w:val="0"/>
        </w:rPr>
      </w:r>
    </w:p>
    <w:p w:rsidR="00000000" w:rsidDel="00000000" w:rsidP="00000000" w:rsidRDefault="00000000" w:rsidRPr="00000000" w14:paraId="00000172">
      <w:pPr>
        <w:pageBreakBefore w:val="0"/>
        <w:numPr>
          <w:ilvl w:val="0"/>
          <w:numId w:val="1"/>
        </w:numPr>
        <w:spacing w:after="240" w:before="240" w:line="36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cost of this Application and of the dismissed suit be borne by the Plaintiff.</w:t>
      </w:r>
      <w:r w:rsidDel="00000000" w:rsidR="00000000" w:rsidRPr="00000000">
        <w:rPr>
          <w:rtl w:val="0"/>
        </w:rPr>
      </w:r>
    </w:p>
    <w:p w:rsidR="00000000" w:rsidDel="00000000" w:rsidP="00000000" w:rsidRDefault="00000000" w:rsidRPr="00000000" w14:paraId="00000173">
      <w:pPr>
        <w:pageBreakBefore w:val="0"/>
        <w:spacing w:after="240" w:before="24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WHICH APPLICATION</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is based on the following </w:t>
      </w:r>
      <w:r w:rsidDel="00000000" w:rsidR="00000000" w:rsidRPr="00000000">
        <w:rPr>
          <w:rFonts w:ascii="Times New Roman" w:cs="Times New Roman" w:eastAsia="Times New Roman" w:hAnsi="Times New Roman"/>
          <w:b w:val="1"/>
          <w:sz w:val="24"/>
          <w:szCs w:val="24"/>
          <w:vertAlign w:val="baseline"/>
          <w:rtl w:val="0"/>
        </w:rPr>
        <w:t xml:space="preserve">GROUNDS:</w:t>
      </w:r>
      <w:r w:rsidDel="00000000" w:rsidR="00000000" w:rsidRPr="00000000">
        <w:rPr>
          <w:rtl w:val="0"/>
        </w:rPr>
      </w:r>
    </w:p>
    <w:p w:rsidR="00000000" w:rsidDel="00000000" w:rsidP="00000000" w:rsidRDefault="00000000" w:rsidRPr="00000000" w14:paraId="00000174">
      <w:pPr>
        <w:pageBreakBefore w:val="0"/>
        <w:numPr>
          <w:ilvl w:val="0"/>
          <w:numId w:val="2"/>
        </w:numPr>
        <w:spacing w:after="240" w:before="240" w:line="36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Plaintiff has failed to take out and/or file Summons to Enter Appearance within twelve (12) months of filing the Plaint  as it is more than one (1) year since the filing of this  suit</w:t>
      </w:r>
      <w:r w:rsidDel="00000000" w:rsidR="00000000" w:rsidRPr="00000000">
        <w:rPr>
          <w:rtl w:val="0"/>
        </w:rPr>
      </w:r>
    </w:p>
    <w:p w:rsidR="00000000" w:rsidDel="00000000" w:rsidP="00000000" w:rsidRDefault="00000000" w:rsidRPr="00000000" w14:paraId="00000175">
      <w:pPr>
        <w:pageBreakBefore w:val="0"/>
        <w:numPr>
          <w:ilvl w:val="0"/>
          <w:numId w:val="2"/>
        </w:numPr>
        <w:spacing w:after="240" w:before="240" w:line="36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failure by the Plaintiff to apply and/or take out Summons to Enter Appearance within twelve (12) months of filing the Plaint renders the Plaintiff’s suit fatally defective.</w:t>
      </w:r>
      <w:r w:rsidDel="00000000" w:rsidR="00000000" w:rsidRPr="00000000">
        <w:rPr>
          <w:rtl w:val="0"/>
        </w:rPr>
      </w:r>
    </w:p>
    <w:p w:rsidR="00000000" w:rsidDel="00000000" w:rsidP="00000000" w:rsidRDefault="00000000" w:rsidRPr="00000000" w14:paraId="00000176">
      <w:pPr>
        <w:pageBreakBefore w:val="0"/>
        <w:numPr>
          <w:ilvl w:val="0"/>
          <w:numId w:val="2"/>
        </w:numPr>
        <w:spacing w:after="240" w:before="240" w:line="36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the defect on the Plaintiff’s suit</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is such a fundamental defect that cannot be cured.</w:t>
      </w:r>
      <w:r w:rsidDel="00000000" w:rsidR="00000000" w:rsidRPr="00000000">
        <w:rPr>
          <w:rtl w:val="0"/>
        </w:rPr>
      </w:r>
    </w:p>
    <w:p w:rsidR="00000000" w:rsidDel="00000000" w:rsidP="00000000" w:rsidRDefault="00000000" w:rsidRPr="00000000" w14:paraId="00000177">
      <w:pPr>
        <w:pageBreakBefore w:val="0"/>
        <w:numPr>
          <w:ilvl w:val="0"/>
          <w:numId w:val="2"/>
        </w:numPr>
        <w:spacing w:after="240" w:before="240" w:line="36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consequently the same being on the court’s record is a waste of resources and judicial time</w:t>
      </w:r>
      <w:r w:rsidDel="00000000" w:rsidR="00000000" w:rsidRPr="00000000">
        <w:rPr>
          <w:rtl w:val="0"/>
        </w:rPr>
      </w:r>
    </w:p>
    <w:p w:rsidR="00000000" w:rsidDel="00000000" w:rsidP="00000000" w:rsidRDefault="00000000" w:rsidRPr="00000000" w14:paraId="00000178">
      <w:pPr>
        <w:pageBreakBefore w:val="0"/>
        <w:numPr>
          <w:ilvl w:val="0"/>
          <w:numId w:val="2"/>
        </w:numPr>
        <w:spacing w:after="240" w:before="240" w:line="36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it is just and in the interest of justice that the Plaintiff’s suit be struck out with costs</w:t>
      </w:r>
      <w:r w:rsidDel="00000000" w:rsidR="00000000" w:rsidRPr="00000000">
        <w:rPr>
          <w:rtl w:val="0"/>
        </w:rPr>
      </w:r>
    </w:p>
    <w:p w:rsidR="00000000" w:rsidDel="00000000" w:rsidP="00000000" w:rsidRDefault="00000000" w:rsidRPr="00000000" w14:paraId="00000179">
      <w:pPr>
        <w:pageBreakBefore w:val="0"/>
        <w:numPr>
          <w:ilvl w:val="0"/>
          <w:numId w:val="2"/>
        </w:numPr>
        <w:spacing w:after="240" w:before="240" w:line="36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litigation must come to an end one way or the other</w:t>
      </w:r>
      <w:r w:rsidDel="00000000" w:rsidR="00000000" w:rsidRPr="00000000">
        <w:rPr>
          <w:rtl w:val="0"/>
        </w:rPr>
      </w:r>
    </w:p>
    <w:p w:rsidR="00000000" w:rsidDel="00000000" w:rsidP="00000000" w:rsidRDefault="00000000" w:rsidRPr="00000000" w14:paraId="0000017A">
      <w:pPr>
        <w:pageBreakBefore w:val="0"/>
        <w:spacing w:after="240" w:before="24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WHICH APPLICATION</w:t>
      </w:r>
      <w:r w:rsidDel="00000000" w:rsidR="00000000" w:rsidRPr="00000000">
        <w:rPr>
          <w:rFonts w:ascii="Times New Roman" w:cs="Times New Roman" w:eastAsia="Times New Roman" w:hAnsi="Times New Roman"/>
          <w:sz w:val="24"/>
          <w:szCs w:val="24"/>
          <w:vertAlign w:val="baseline"/>
          <w:rtl w:val="0"/>
        </w:rPr>
        <w:t xml:space="preserve"> is further supported by the annexed Affidavit</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TREVOR FRANCIS </w:t>
      </w:r>
      <w:r w:rsidDel="00000000" w:rsidR="00000000" w:rsidRPr="00000000">
        <w:rPr>
          <w:rFonts w:ascii="Times New Roman" w:cs="Times New Roman" w:eastAsia="Times New Roman" w:hAnsi="Times New Roman"/>
          <w:sz w:val="24"/>
          <w:szCs w:val="24"/>
          <w:vertAlign w:val="baseline"/>
          <w:rtl w:val="0"/>
        </w:rPr>
        <w:t xml:space="preserve">and such other or further grounds to be adduced at the hearing hereof.</w:t>
      </w:r>
    </w:p>
    <w:p w:rsidR="00000000" w:rsidDel="00000000" w:rsidP="00000000" w:rsidRDefault="00000000" w:rsidRPr="00000000" w14:paraId="0000017B">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DATED</w:t>
      </w:r>
      <w:r w:rsidDel="00000000" w:rsidR="00000000" w:rsidRPr="00000000">
        <w:rPr>
          <w:rFonts w:ascii="Times New Roman" w:cs="Times New Roman" w:eastAsia="Times New Roman" w:hAnsi="Times New Roman"/>
          <w:sz w:val="24"/>
          <w:szCs w:val="24"/>
          <w:vertAlign w:val="baseline"/>
          <w:rtl w:val="0"/>
        </w:rPr>
        <w:t xml:space="preserve"> at </w:t>
      </w:r>
      <w:r w:rsidDel="00000000" w:rsidR="00000000" w:rsidRPr="00000000">
        <w:rPr>
          <w:rFonts w:ascii="Times New Roman" w:cs="Times New Roman" w:eastAsia="Times New Roman" w:hAnsi="Times New Roman"/>
          <w:b w:val="1"/>
          <w:sz w:val="24"/>
          <w:szCs w:val="24"/>
          <w:vertAlign w:val="baseline"/>
          <w:rtl w:val="0"/>
        </w:rPr>
        <w:t xml:space="preserve">NAIROBI </w:t>
      </w:r>
      <w:r w:rsidDel="00000000" w:rsidR="00000000" w:rsidRPr="00000000">
        <w:rPr>
          <w:rFonts w:ascii="Times New Roman" w:cs="Times New Roman" w:eastAsia="Times New Roman" w:hAnsi="Times New Roman"/>
          <w:sz w:val="24"/>
          <w:szCs w:val="24"/>
          <w:vertAlign w:val="baseline"/>
          <w:rtl w:val="0"/>
        </w:rPr>
        <w:t xml:space="preserve">this _____day of _________________, 2012</w:t>
      </w:r>
    </w:p>
    <w:p w:rsidR="00000000" w:rsidDel="00000000" w:rsidP="00000000" w:rsidRDefault="00000000" w:rsidRPr="00000000" w14:paraId="0000017C">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D">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E">
      <w:pPr>
        <w:pageBreakBefore w:val="0"/>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 ADVOCATES</w:t>
      </w:r>
      <w:r w:rsidDel="00000000" w:rsidR="00000000" w:rsidRPr="00000000">
        <w:rPr>
          <w:rtl w:val="0"/>
        </w:rPr>
      </w:r>
    </w:p>
    <w:p w:rsidR="00000000" w:rsidDel="00000000" w:rsidP="00000000" w:rsidRDefault="00000000" w:rsidRPr="00000000" w14:paraId="0000017F">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ADVOCATES FOR THE DEFENDANT/APPLICANT</w:t>
      </w:r>
      <w:r w:rsidDel="00000000" w:rsidR="00000000" w:rsidRPr="00000000">
        <w:rPr>
          <w:rtl w:val="0"/>
        </w:rPr>
      </w:r>
    </w:p>
    <w:p w:rsidR="00000000" w:rsidDel="00000000" w:rsidP="00000000" w:rsidRDefault="00000000" w:rsidRPr="00000000" w14:paraId="00000180">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1">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82">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83">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184">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185">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186">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187">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188">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To Be Served Upon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C">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FIRM-EIGHT&amp; CO. ADVOCATES</w:t>
      </w:r>
      <w:r w:rsidDel="00000000" w:rsidR="00000000" w:rsidRPr="00000000">
        <w:rPr>
          <w:rtl w:val="0"/>
        </w:rPr>
      </w:r>
    </w:p>
    <w:p w:rsidR="00000000" w:rsidDel="00000000" w:rsidP="00000000" w:rsidRDefault="00000000" w:rsidRPr="00000000" w14:paraId="0000018D">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 EIGHT PLAZA</w:t>
      </w:r>
      <w:r w:rsidDel="00000000" w:rsidR="00000000" w:rsidRPr="00000000">
        <w:rPr>
          <w:rtl w:val="0"/>
        </w:rPr>
      </w:r>
    </w:p>
    <w:p w:rsidR="00000000" w:rsidDel="00000000" w:rsidP="00000000" w:rsidRDefault="00000000" w:rsidRPr="00000000" w14:paraId="0000018E">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ARWINGS KODHEK ROAD</w:t>
      </w:r>
      <w:r w:rsidDel="00000000" w:rsidR="00000000" w:rsidRPr="00000000">
        <w:rPr>
          <w:rtl w:val="0"/>
        </w:rPr>
      </w:r>
    </w:p>
    <w:p w:rsidR="00000000" w:rsidDel="00000000" w:rsidP="00000000" w:rsidRDefault="00000000" w:rsidRPr="00000000" w14:paraId="0000018F">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 BOX 1167-00100</w:t>
      </w:r>
      <w:r w:rsidDel="00000000" w:rsidR="00000000" w:rsidRPr="00000000">
        <w:rPr>
          <w:rtl w:val="0"/>
        </w:rPr>
      </w:r>
    </w:p>
    <w:p w:rsidR="00000000" w:rsidDel="00000000" w:rsidP="00000000" w:rsidRDefault="00000000" w:rsidRPr="00000000" w14:paraId="00000190">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NAIROBI</w:t>
      </w:r>
      <w:r w:rsidDel="00000000" w:rsidR="00000000" w:rsidRPr="00000000">
        <w:rPr>
          <w:rFonts w:ascii="Times New Roman" w:cs="Times New Roman" w:eastAsia="Times New Roman" w:hAnsi="Times New Roman"/>
          <w:b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any party served does not appear at the time and place above mentioned such orders will be made and proceedings taken as the Court may think just and expedient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6">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7">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8">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9">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A">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B">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C">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D">
      <w:pPr>
        <w:pStyle w:val="Title"/>
        <w:pageBreakBefore w:val="0"/>
        <w:jc w:val="left"/>
        <w:rPr>
          <w:rFonts w:ascii="Times New Roman" w:cs="Times New Roman" w:eastAsia="Times New Roman" w:hAnsi="Times New Roman"/>
          <w:b w:val="0"/>
          <w:sz w:val="24"/>
          <w:szCs w:val="24"/>
          <w:u w:val="none"/>
          <w:vertAlign w:val="baseline"/>
        </w:rPr>
      </w:pPr>
      <w:r w:rsidDel="00000000" w:rsidR="00000000" w:rsidRPr="00000000">
        <w:rPr>
          <w:rtl w:val="0"/>
        </w:rPr>
      </w:r>
    </w:p>
    <w:p w:rsidR="00000000" w:rsidDel="00000000" w:rsidP="00000000" w:rsidRDefault="00000000" w:rsidRPr="00000000" w14:paraId="0000019E">
      <w:pPr>
        <w:pStyle w:val="Title"/>
        <w:pageBreakBefore w:val="0"/>
        <w:jc w:val="left"/>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F">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1A0">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1A1">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1A2">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A3">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b w:val="1"/>
          <w:sz w:val="24"/>
          <w:szCs w:val="24"/>
          <w:u w:val="single"/>
          <w:vertAlign w:val="baseline"/>
          <w:rtl w:val="0"/>
        </w:rPr>
        <w:t xml:space="preserve">FAST TRACK</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A4">
      <w:pPr>
        <w:pageBreakBefore w:val="0"/>
        <w:spacing w:after="240" w:before="24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1A5">
      <w:pPr>
        <w:pageBreakBefore w:val="0"/>
        <w:spacing w:after="240" w:before="24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1A6">
      <w:pPr>
        <w:pageBreakBefore w:val="0"/>
        <w:spacing w:after="240" w:before="24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1A7">
      <w:pPr>
        <w:pStyle w:val="Heading1"/>
        <w:pageBreakBefore w:val="0"/>
        <w:spacing w:before="0" w:lineRule="auto"/>
        <w:jc w:val="center"/>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SUPPORTING AFFIDAVIT</w:t>
      </w:r>
      <w:r w:rsidDel="00000000" w:rsidR="00000000" w:rsidRPr="00000000">
        <w:rPr>
          <w:rtl w:val="0"/>
        </w:rPr>
      </w:r>
    </w:p>
    <w:p w:rsidR="00000000" w:rsidDel="00000000" w:rsidP="00000000" w:rsidRDefault="00000000" w:rsidRPr="00000000" w14:paraId="000001A8">
      <w:pPr>
        <w:pageBreakBefore w:val="0"/>
        <w:spacing w:after="240" w:before="24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t>
      </w:r>
      <w:r w:rsidDel="00000000" w:rsidR="00000000" w:rsidRPr="00000000">
        <w:rPr>
          <w:rFonts w:ascii="Times New Roman" w:cs="Times New Roman" w:eastAsia="Times New Roman" w:hAnsi="Times New Roman"/>
          <w:b w:val="1"/>
          <w:sz w:val="24"/>
          <w:szCs w:val="24"/>
          <w:vertAlign w:val="baseline"/>
          <w:rtl w:val="0"/>
        </w:rPr>
        <w:t xml:space="preserve">TREVOR FRANCIS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POST OFFICE BOX NUMBER 1400-00100, NAIROBI</w:t>
      </w:r>
      <w:r w:rsidDel="00000000" w:rsidR="00000000" w:rsidRPr="00000000">
        <w:rPr>
          <w:rFonts w:ascii="Times New Roman" w:cs="Times New Roman" w:eastAsia="Times New Roman" w:hAnsi="Times New Roman"/>
          <w:sz w:val="24"/>
          <w:szCs w:val="24"/>
          <w:vertAlign w:val="baseline"/>
          <w:rtl w:val="0"/>
        </w:rPr>
        <w:t xml:space="preserve"> in the Republic of Kenya and a resident of Nairobi do hereby make oath and state as FOLLOWS;</w:t>
      </w:r>
    </w:p>
    <w:p w:rsidR="00000000" w:rsidDel="00000000" w:rsidP="00000000" w:rsidRDefault="00000000" w:rsidRPr="00000000" w14:paraId="000001A9">
      <w:pPr>
        <w:pageBreakBefore w:val="0"/>
        <w:numPr>
          <w:ilvl w:val="0"/>
          <w:numId w:val="3"/>
        </w:num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the Defendant’s General Manager and I am duly authorized by the Defendant’s Board of Directors to swear this Affidavit on its behalf.</w:t>
      </w:r>
      <w:r w:rsidDel="00000000" w:rsidR="00000000" w:rsidRPr="00000000">
        <w:rPr>
          <w:rtl w:val="0"/>
        </w:rPr>
      </w:r>
    </w:p>
    <w:p w:rsidR="00000000" w:rsidDel="00000000" w:rsidP="00000000" w:rsidRDefault="00000000" w:rsidRPr="00000000" w14:paraId="000001AA">
      <w:pPr>
        <w:pageBreakBefore w:val="0"/>
        <w:numPr>
          <w:ilvl w:val="0"/>
          <w:numId w:val="3"/>
        </w:num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well conversant with the facts of this case as they appear with the Defendant’s records hence competent to swear this Affidavit.</w:t>
      </w:r>
      <w:r w:rsidDel="00000000" w:rsidR="00000000" w:rsidRPr="00000000">
        <w:rPr>
          <w:rtl w:val="0"/>
        </w:rPr>
      </w:r>
    </w:p>
    <w:p w:rsidR="00000000" w:rsidDel="00000000" w:rsidP="00000000" w:rsidRDefault="00000000" w:rsidRPr="00000000" w14:paraId="000001AB">
      <w:pPr>
        <w:pageBreakBefore w:val="0"/>
        <w:numPr>
          <w:ilvl w:val="0"/>
          <w:numId w:val="3"/>
        </w:num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Defendant was sued in these proceedings pursuant to a Plaint dated </w:t>
      </w: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of January, 2012</w:t>
      </w:r>
      <w:r w:rsidDel="00000000" w:rsidR="00000000" w:rsidRPr="00000000">
        <w:rPr>
          <w:rFonts w:ascii="Times New Roman" w:cs="Times New Roman" w:eastAsia="Times New Roman" w:hAnsi="Times New Roman"/>
          <w:sz w:val="24"/>
          <w:szCs w:val="24"/>
          <w:vertAlign w:val="baseline"/>
          <w:rtl w:val="0"/>
        </w:rPr>
        <w:t xml:space="preserve"> and filed in court on the same date. Simultaneously, the Plaintiff filed a Chamber Summons Application under a Certificate of Urgency seeking, inter alia, injunctive reliefs against the Defendant. </w:t>
      </w:r>
      <w:r w:rsidDel="00000000" w:rsidR="00000000" w:rsidRPr="00000000">
        <w:rPr>
          <w:rtl w:val="0"/>
        </w:rPr>
      </w:r>
    </w:p>
    <w:p w:rsidR="00000000" w:rsidDel="00000000" w:rsidP="00000000" w:rsidRDefault="00000000" w:rsidRPr="00000000" w14:paraId="000001AC">
      <w:pPr>
        <w:pageBreakBefore w:val="0"/>
        <w:numPr>
          <w:ilvl w:val="0"/>
          <w:numId w:val="3"/>
        </w:num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Defendant was at the time of service served with a copy of the Plaint and the Chamber Summons Application only but has to date not been served with any Summons to Enter Appearance.</w:t>
      </w:r>
      <w:r w:rsidDel="00000000" w:rsidR="00000000" w:rsidRPr="00000000">
        <w:rPr>
          <w:rtl w:val="0"/>
        </w:rPr>
      </w:r>
    </w:p>
    <w:p w:rsidR="00000000" w:rsidDel="00000000" w:rsidP="00000000" w:rsidRDefault="00000000" w:rsidRPr="00000000" w14:paraId="000001AD">
      <w:pPr>
        <w:pageBreakBefore w:val="0"/>
        <w:numPr>
          <w:ilvl w:val="0"/>
          <w:numId w:val="3"/>
        </w:num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it has been over twelve (12) months since the filing of the said Plaint and Chamber Summons Application and the Plaintiff has failed to take out and/ or file Summons to Enter Appearance</w:t>
      </w:r>
      <w:r w:rsidDel="00000000" w:rsidR="00000000" w:rsidRPr="00000000">
        <w:rPr>
          <w:rtl w:val="0"/>
        </w:rPr>
      </w:r>
    </w:p>
    <w:p w:rsidR="00000000" w:rsidDel="00000000" w:rsidP="00000000" w:rsidRDefault="00000000" w:rsidRPr="00000000" w14:paraId="000001AE">
      <w:pPr>
        <w:pageBreakBefore w:val="0"/>
        <w:numPr>
          <w:ilvl w:val="0"/>
          <w:numId w:val="3"/>
        </w:num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informed by Mr. Wepukhulu Wafula Makokha, an advocate of the High Court of Kenya and who practices as such with the firm of Firm 3E &amp; Co. Advocates, the firm which has the conduct of this matter on behalf of the Defendant, which information I verily believe to be true that the failure to apply for and/or file the Plaint accompanied by Summons to Enter Appearance renders this suit fatally and incurably defective.</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720"/>
        <w:jc w:val="both"/>
        <w:rPr>
          <w:rFonts w:ascii="Times New Roman" w:cs="Times New Roman" w:eastAsia="Times New Roman" w:hAnsi="Times New Roman"/>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consequently, it is just and in the interest of justice that the Plaintiff’s suit be struck out with costs to the Defendant.</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swear this Affidavit in support of the Defendant’s Notice of Motion Application herein.</w:t>
      </w:r>
      <w:r w:rsidDel="00000000" w:rsidR="00000000" w:rsidRPr="00000000">
        <w:rPr>
          <w:rtl w:val="0"/>
        </w:rPr>
      </w:r>
    </w:p>
    <w:p w:rsidR="00000000" w:rsidDel="00000000" w:rsidP="00000000" w:rsidRDefault="00000000" w:rsidRPr="00000000" w14:paraId="000001B1">
      <w:pPr>
        <w:pageBreakBefore w:val="0"/>
        <w:numPr>
          <w:ilvl w:val="0"/>
          <w:numId w:val="3"/>
        </w:numPr>
        <w:spacing w:after="240" w:before="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what is deponed herein is true to the best of my knowledge, information and belief save wherein the source of my information is expressly stated. </w:t>
      </w:r>
      <w:r w:rsidDel="00000000" w:rsidR="00000000" w:rsidRPr="00000000">
        <w:rPr>
          <w:rtl w:val="0"/>
        </w:rPr>
      </w:r>
    </w:p>
    <w:p w:rsidR="00000000" w:rsidDel="00000000" w:rsidP="00000000" w:rsidRDefault="00000000" w:rsidRPr="00000000" w14:paraId="000001B2">
      <w:pPr>
        <w:pageBreakBefore w:val="0"/>
        <w:ind w:left="72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3">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SWORN</w:t>
      </w:r>
      <w:r w:rsidDel="00000000" w:rsidR="00000000" w:rsidRPr="00000000">
        <w:rPr>
          <w:rFonts w:ascii="Times New Roman" w:cs="Times New Roman" w:eastAsia="Times New Roman" w:hAnsi="Times New Roman"/>
          <w:sz w:val="24"/>
          <w:szCs w:val="24"/>
          <w:vertAlign w:val="baseline"/>
          <w:rtl w:val="0"/>
        </w:rPr>
        <w:t xml:space="preserve"> at </w:t>
      </w:r>
      <w:r w:rsidDel="00000000" w:rsidR="00000000" w:rsidRPr="00000000">
        <w:rPr>
          <w:rFonts w:ascii="Times New Roman" w:cs="Times New Roman" w:eastAsia="Times New Roman" w:hAnsi="Times New Roman"/>
          <w:b w:val="1"/>
          <w:sz w:val="24"/>
          <w:szCs w:val="24"/>
          <w:vertAlign w:val="baseline"/>
          <w:rtl w:val="0"/>
        </w:rPr>
        <w:t xml:space="preserve">NAIROBI</w:t>
      </w:r>
      <w:r w:rsidDel="00000000" w:rsidR="00000000" w:rsidRPr="00000000">
        <w:rPr>
          <w:rFonts w:ascii="Times New Roman" w:cs="Times New Roman" w:eastAsia="Times New Roman" w:hAnsi="Times New Roman"/>
          <w:sz w:val="24"/>
          <w:szCs w:val="24"/>
          <w:vertAlign w:val="baseline"/>
          <w:rtl w:val="0"/>
        </w:rPr>
        <w:tab/>
        <w:tab/>
        <w:tab/>
        <w:tab/>
        <w:t xml:space="preserve">)</w:t>
      </w:r>
    </w:p>
    <w:p w:rsidR="00000000" w:rsidDel="00000000" w:rsidP="00000000" w:rsidRDefault="00000000" w:rsidRPr="00000000" w14:paraId="000001B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by the said </w:t>
      </w:r>
      <w:r w:rsidDel="00000000" w:rsidR="00000000" w:rsidRPr="00000000">
        <w:rPr>
          <w:rFonts w:ascii="Times New Roman" w:cs="Times New Roman" w:eastAsia="Times New Roman" w:hAnsi="Times New Roman"/>
          <w:b w:val="1"/>
          <w:sz w:val="24"/>
          <w:szCs w:val="24"/>
          <w:vertAlign w:val="baseline"/>
          <w:rtl w:val="0"/>
        </w:rPr>
        <w:t xml:space="preserve">TREVOR FRANCIS</w:t>
      </w:r>
      <w:r w:rsidDel="00000000" w:rsidR="00000000" w:rsidRPr="00000000">
        <w:rPr>
          <w:rFonts w:ascii="Times New Roman" w:cs="Times New Roman" w:eastAsia="Times New Roman" w:hAnsi="Times New Roman"/>
          <w:sz w:val="24"/>
          <w:szCs w:val="24"/>
          <w:vertAlign w:val="baseline"/>
          <w:rtl w:val="0"/>
        </w:rPr>
        <w:tab/>
        <w:tab/>
        <w:tab/>
        <w:t xml:space="preserve">)</w:t>
      </w:r>
    </w:p>
    <w:p w:rsidR="00000000" w:rsidDel="00000000" w:rsidP="00000000" w:rsidRDefault="00000000" w:rsidRPr="00000000" w14:paraId="000001B5">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6">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____day of _____________, 2012</w:t>
        <w:tab/>
        <w:tab/>
        <w:t xml:space="preserve">)</w:t>
        <w:tab/>
        <w:t xml:space="preserve">_____________________</w:t>
      </w:r>
    </w:p>
    <w:p w:rsidR="00000000" w:rsidDel="00000000" w:rsidP="00000000" w:rsidRDefault="00000000" w:rsidRPr="00000000" w14:paraId="000001B7">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tab/>
        <w:tab/>
      </w:r>
      <w:r w:rsidDel="00000000" w:rsidR="00000000" w:rsidRPr="00000000">
        <w:rPr>
          <w:rFonts w:ascii="Times New Roman" w:cs="Times New Roman" w:eastAsia="Times New Roman" w:hAnsi="Times New Roman"/>
          <w:b w:val="1"/>
          <w:sz w:val="24"/>
          <w:szCs w:val="24"/>
          <w:vertAlign w:val="baseline"/>
          <w:rtl w:val="0"/>
        </w:rPr>
        <w:t xml:space="preserve">DEPONENT</w:t>
      </w:r>
      <w:r w:rsidDel="00000000" w:rsidR="00000000" w:rsidRPr="00000000">
        <w:rPr>
          <w:rtl w:val="0"/>
        </w:rPr>
      </w:r>
    </w:p>
    <w:p w:rsidR="00000000" w:rsidDel="00000000" w:rsidP="00000000" w:rsidRDefault="00000000" w:rsidRPr="00000000" w14:paraId="000001B8">
      <w:pPr>
        <w:pageBreakBefore w:val="0"/>
        <w:spacing w:after="0" w:line="240" w:lineRule="auto"/>
        <w:ind w:left="43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BEFORE ME</w:t>
        <w:tab/>
        <w:tab/>
        <w:tab/>
        <w:tab/>
        <w:tab/>
        <w:tab/>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A">
      <w:pPr>
        <w:pageBreakBefore w:val="0"/>
        <w:spacing w:after="0" w:line="240" w:lineRule="auto"/>
        <w:ind w:left="504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B">
      <w:pPr>
        <w:pageBreakBefore w:val="0"/>
        <w:spacing w:after="0" w:line="240" w:lineRule="auto"/>
        <w:ind w:left="504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C">
      <w:pPr>
        <w:pageBreakBefore w:val="0"/>
        <w:spacing w:after="0" w:line="240" w:lineRule="auto"/>
        <w:ind w:left="504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B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ab/>
        <w:t xml:space="preserve">)</w:t>
      </w:r>
    </w:p>
    <w:p w:rsidR="00000000" w:rsidDel="00000000" w:rsidP="00000000" w:rsidRDefault="00000000" w:rsidRPr="00000000" w14:paraId="000001BE">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F">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C0">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C1">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C2">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1C3">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1C4">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1C5">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1C6">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1C7">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C8">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C9">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To Be Served Upon</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CA">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CB">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FIRM-EIGHT&amp; CO. ADVOCATES</w:t>
      </w:r>
      <w:r w:rsidDel="00000000" w:rsidR="00000000" w:rsidRPr="00000000">
        <w:rPr>
          <w:rtl w:val="0"/>
        </w:rPr>
      </w:r>
    </w:p>
    <w:p w:rsidR="00000000" w:rsidDel="00000000" w:rsidP="00000000" w:rsidRDefault="00000000" w:rsidRPr="00000000" w14:paraId="000001CC">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 EIGHT PLAZA</w:t>
      </w:r>
      <w:r w:rsidDel="00000000" w:rsidR="00000000" w:rsidRPr="00000000">
        <w:rPr>
          <w:rtl w:val="0"/>
        </w:rPr>
      </w:r>
    </w:p>
    <w:p w:rsidR="00000000" w:rsidDel="00000000" w:rsidP="00000000" w:rsidRDefault="00000000" w:rsidRPr="00000000" w14:paraId="000001CD">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ARWINGS KODHEK ROAD</w:t>
      </w:r>
      <w:r w:rsidDel="00000000" w:rsidR="00000000" w:rsidRPr="00000000">
        <w:rPr>
          <w:rtl w:val="0"/>
        </w:rPr>
      </w:r>
    </w:p>
    <w:p w:rsidR="00000000" w:rsidDel="00000000" w:rsidP="00000000" w:rsidRDefault="00000000" w:rsidRPr="00000000" w14:paraId="000001CE">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 BOX 1167-00100</w:t>
      </w:r>
      <w:r w:rsidDel="00000000" w:rsidR="00000000" w:rsidRPr="00000000">
        <w:rPr>
          <w:rtl w:val="0"/>
        </w:rPr>
      </w:r>
    </w:p>
    <w:p w:rsidR="00000000" w:rsidDel="00000000" w:rsidP="00000000" w:rsidRDefault="00000000" w:rsidRPr="00000000" w14:paraId="000001CF">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NAIROBI</w:t>
      </w:r>
      <w:r w:rsidDel="00000000" w:rsidR="00000000" w:rsidRPr="00000000">
        <w:rPr>
          <w:rFonts w:ascii="Times New Roman" w:cs="Times New Roman" w:eastAsia="Times New Roman" w:hAnsi="Times New Roman"/>
          <w:b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D0">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1">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2">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3">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4">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5">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6">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7">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8">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9">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A">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B">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C">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D">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E">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DF">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0">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1">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2">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3">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4">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5">
      <w:pPr>
        <w:pageBreakBefore w:val="0"/>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6">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1E7">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1E8">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1E9">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1EA">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b w:val="1"/>
          <w:sz w:val="24"/>
          <w:szCs w:val="24"/>
          <w:u w:val="single"/>
          <w:vertAlign w:val="baseline"/>
          <w:rtl w:val="0"/>
        </w:rPr>
        <w:t xml:space="preserve">FAST TRACK</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1EB">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1EC">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1ED">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1EE">
      <w:pPr>
        <w:pageBreakBefore w:val="0"/>
        <w:spacing w:after="240" w:before="240" w:line="36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RESPONDENT’S REPLYING AFFIDAVIT</w:t>
      </w:r>
      <w:r w:rsidDel="00000000" w:rsidR="00000000" w:rsidRPr="00000000">
        <w:rPr>
          <w:rtl w:val="0"/>
        </w:rPr>
      </w:r>
    </w:p>
    <w:p w:rsidR="00000000" w:rsidDel="00000000" w:rsidP="00000000" w:rsidRDefault="00000000" w:rsidRPr="00000000" w14:paraId="000001EF">
      <w:pPr>
        <w:pageBreakBefore w:val="0"/>
        <w:spacing w:after="360" w:before="36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t>
      </w:r>
      <w:r w:rsidDel="00000000" w:rsidR="00000000" w:rsidRPr="00000000">
        <w:rPr>
          <w:rFonts w:ascii="Times New Roman" w:cs="Times New Roman" w:eastAsia="Times New Roman" w:hAnsi="Times New Roman"/>
          <w:b w:val="1"/>
          <w:sz w:val="24"/>
          <w:szCs w:val="24"/>
          <w:vertAlign w:val="baseline"/>
          <w:rtl w:val="0"/>
        </w:rPr>
        <w:t xml:space="preserve">GORDON TAYLOR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POST OFFICE BOX NUMBER 1300-00100, NAIROBI</w:t>
      </w:r>
      <w:r w:rsidDel="00000000" w:rsidR="00000000" w:rsidRPr="00000000">
        <w:rPr>
          <w:rFonts w:ascii="Times New Roman" w:cs="Times New Roman" w:eastAsia="Times New Roman" w:hAnsi="Times New Roman"/>
          <w:sz w:val="24"/>
          <w:szCs w:val="24"/>
          <w:vertAlign w:val="baseline"/>
          <w:rtl w:val="0"/>
        </w:rPr>
        <w:t xml:space="preserve"> within the Republic of Kenya do hereby make solemn oath and state as FOLLOWS:</w:t>
      </w:r>
    </w:p>
    <w:p w:rsidR="00000000" w:rsidDel="00000000" w:rsidP="00000000" w:rsidRDefault="00000000" w:rsidRPr="00000000" w14:paraId="000001F0">
      <w:pPr>
        <w:pageBreakBefore w:val="0"/>
        <w:numPr>
          <w:ilvl w:val="0"/>
          <w:numId w:val="4"/>
        </w:numPr>
        <w:spacing w:after="360" w:before="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the Plaintiff’s General Manager duly authorised by the Plaintiff’s Board of Directors to swear this Affidavit on behalf of the Plaintiff.</w:t>
      </w:r>
      <w:r w:rsidDel="00000000" w:rsidR="00000000" w:rsidRPr="00000000">
        <w:rPr>
          <w:rtl w:val="0"/>
        </w:rPr>
      </w:r>
    </w:p>
    <w:p w:rsidR="00000000" w:rsidDel="00000000" w:rsidP="00000000" w:rsidRDefault="00000000" w:rsidRPr="00000000" w14:paraId="000001F1">
      <w:pPr>
        <w:pageBreakBefore w:val="0"/>
        <w:numPr>
          <w:ilvl w:val="0"/>
          <w:numId w:val="4"/>
        </w:numPr>
        <w:spacing w:after="360" w:before="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enabled to swear this Replying Affidavit out of information within my own knowledge as well as information derived from records within the Plaintiff’s custody.</w:t>
      </w:r>
      <w:r w:rsidDel="00000000" w:rsidR="00000000" w:rsidRPr="00000000">
        <w:rPr>
          <w:rtl w:val="0"/>
        </w:rPr>
      </w:r>
    </w:p>
    <w:p w:rsidR="00000000" w:rsidDel="00000000" w:rsidP="00000000" w:rsidRDefault="00000000" w:rsidRPr="00000000" w14:paraId="000001F2">
      <w:pPr>
        <w:pageBreakBefore w:val="0"/>
        <w:numPr>
          <w:ilvl w:val="0"/>
          <w:numId w:val="4"/>
        </w:numPr>
        <w:spacing w:after="360" w:before="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have read the Applicant’s Notice of Motion Application dated the </w:t>
      </w: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April, 2012</w:t>
      </w:r>
      <w:r w:rsidDel="00000000" w:rsidR="00000000" w:rsidRPr="00000000">
        <w:rPr>
          <w:rFonts w:ascii="Times New Roman" w:cs="Times New Roman" w:eastAsia="Times New Roman" w:hAnsi="Times New Roman"/>
          <w:sz w:val="24"/>
          <w:szCs w:val="24"/>
          <w:vertAlign w:val="baseline"/>
          <w:rtl w:val="0"/>
        </w:rPr>
        <w:t xml:space="preserve"> and the Supporting Affidavit of Trevor Francis, and having understood the contents therein wish to respond as follows:</w:t>
      </w:r>
      <w:r w:rsidDel="00000000" w:rsidR="00000000" w:rsidRPr="00000000">
        <w:rPr>
          <w:rtl w:val="0"/>
        </w:rPr>
      </w:r>
    </w:p>
    <w:p w:rsidR="00000000" w:rsidDel="00000000" w:rsidP="00000000" w:rsidRDefault="00000000" w:rsidRPr="00000000" w14:paraId="000001F3">
      <w:pPr>
        <w:pageBreakBefore w:val="0"/>
        <w:numPr>
          <w:ilvl w:val="0"/>
          <w:numId w:val="4"/>
        </w:numPr>
        <w:spacing w:after="360" w:before="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Plaintiff instituted these proceedings pursuant to a Plaint dated </w:t>
      </w: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of January, 2012</w:t>
      </w:r>
      <w:r w:rsidDel="00000000" w:rsidR="00000000" w:rsidRPr="00000000">
        <w:rPr>
          <w:rFonts w:ascii="Times New Roman" w:cs="Times New Roman" w:eastAsia="Times New Roman" w:hAnsi="Times New Roman"/>
          <w:sz w:val="24"/>
          <w:szCs w:val="24"/>
          <w:vertAlign w:val="baseline"/>
          <w:rtl w:val="0"/>
        </w:rPr>
        <w:t xml:space="preserve"> and filed in court on the same date. Simultaneously, the Plaintiff filed a Chamber Summons Application under a Certificate of Urgency seeking, inter alia, injunctive reliefs against the Defendant. </w:t>
      </w:r>
      <w:r w:rsidDel="00000000" w:rsidR="00000000" w:rsidRPr="00000000">
        <w:rPr>
          <w:rtl w:val="0"/>
        </w:rPr>
      </w:r>
    </w:p>
    <w:p w:rsidR="00000000" w:rsidDel="00000000" w:rsidP="00000000" w:rsidRDefault="00000000" w:rsidRPr="00000000" w14:paraId="000001F4">
      <w:pPr>
        <w:pageBreakBefore w:val="0"/>
        <w:numPr>
          <w:ilvl w:val="0"/>
          <w:numId w:val="4"/>
        </w:numPr>
        <w:spacing w:after="360" w:before="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Plaintiff on the </w:t>
      </w:r>
      <w:r w:rsidDel="00000000" w:rsidR="00000000" w:rsidRPr="00000000">
        <w:rPr>
          <w:rFonts w:ascii="Times New Roman" w:cs="Times New Roman" w:eastAsia="Times New Roman" w:hAnsi="Times New Roman"/>
          <w:b w:val="1"/>
          <w:sz w:val="24"/>
          <w:szCs w:val="24"/>
          <w:vertAlign w:val="baseline"/>
          <w:rtl w:val="0"/>
        </w:rPr>
        <w:t xml:space="preserve">12</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of January, 2012</w:t>
      </w:r>
      <w:r w:rsidDel="00000000" w:rsidR="00000000" w:rsidRPr="00000000">
        <w:rPr>
          <w:rFonts w:ascii="Times New Roman" w:cs="Times New Roman" w:eastAsia="Times New Roman" w:hAnsi="Times New Roman"/>
          <w:sz w:val="24"/>
          <w:szCs w:val="24"/>
          <w:vertAlign w:val="baseline"/>
          <w:rtl w:val="0"/>
        </w:rPr>
        <w:t xml:space="preserve"> served the Defendant with a copy of the Plaint and the Chamber Summons Application together with the Summons to Enter Appearance duly signed by the Honourable J. Lenaola.</w:t>
      </w:r>
      <w:r w:rsidDel="00000000" w:rsidR="00000000" w:rsidRPr="00000000">
        <w:rPr>
          <w:rtl w:val="0"/>
        </w:rPr>
      </w:r>
    </w:p>
    <w:p w:rsidR="00000000" w:rsidDel="00000000" w:rsidP="00000000" w:rsidRDefault="00000000" w:rsidRPr="00000000" w14:paraId="000001F5">
      <w:pPr>
        <w:pageBreakBefore w:val="0"/>
        <w:numPr>
          <w:ilvl w:val="0"/>
          <w:numId w:val="4"/>
        </w:numPr>
        <w:spacing w:after="360" w:before="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allegations made by the Defendant in the Notice of Motion Application dated the </w:t>
      </w: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January, 2012</w:t>
      </w:r>
      <w:r w:rsidDel="00000000" w:rsidR="00000000" w:rsidRPr="00000000">
        <w:rPr>
          <w:rFonts w:ascii="Times New Roman" w:cs="Times New Roman" w:eastAsia="Times New Roman" w:hAnsi="Times New Roman"/>
          <w:sz w:val="24"/>
          <w:szCs w:val="24"/>
          <w:vertAlign w:val="baseline"/>
          <w:rtl w:val="0"/>
        </w:rPr>
        <w:t xml:space="preserve"> are unfounded and intended to mislead the Honourable Court</w:t>
      </w:r>
      <w:r w:rsidDel="00000000" w:rsidR="00000000" w:rsidRPr="00000000">
        <w:rPr>
          <w:rtl w:val="0"/>
        </w:rPr>
      </w:r>
    </w:p>
    <w:p w:rsidR="00000000" w:rsidDel="00000000" w:rsidP="00000000" w:rsidRDefault="00000000" w:rsidRPr="00000000" w14:paraId="000001F6">
      <w:pPr>
        <w:pageBreakBefore w:val="0"/>
        <w:numPr>
          <w:ilvl w:val="0"/>
          <w:numId w:val="4"/>
        </w:numPr>
        <w:spacing w:after="360" w:before="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the Defendant’s Notice of Motion is intended to delay the hearing of the case on its merits and consequently an abuse of the process of court</w:t>
      </w:r>
      <w:r w:rsidDel="00000000" w:rsidR="00000000" w:rsidRPr="00000000">
        <w:rPr>
          <w:rtl w:val="0"/>
        </w:rPr>
      </w:r>
    </w:p>
    <w:p w:rsidR="00000000" w:rsidDel="00000000" w:rsidP="00000000" w:rsidRDefault="00000000" w:rsidRPr="00000000" w14:paraId="000001F7">
      <w:pPr>
        <w:pageBreakBefore w:val="0"/>
        <w:numPr>
          <w:ilvl w:val="0"/>
          <w:numId w:val="4"/>
        </w:numPr>
        <w:spacing w:after="360" w:before="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litigation must come to a logical conclusion one way or the other</w:t>
      </w:r>
      <w:r w:rsidDel="00000000" w:rsidR="00000000" w:rsidRPr="00000000">
        <w:rPr>
          <w:rtl w:val="0"/>
        </w:rPr>
      </w:r>
    </w:p>
    <w:p w:rsidR="00000000" w:rsidDel="00000000" w:rsidP="00000000" w:rsidRDefault="00000000" w:rsidRPr="00000000" w14:paraId="000001F8">
      <w:pPr>
        <w:pageBreakBefore w:val="0"/>
        <w:numPr>
          <w:ilvl w:val="0"/>
          <w:numId w:val="4"/>
        </w:numPr>
        <w:spacing w:after="360" w:before="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I pray that this Honourable Court dismisses the Appellant`s Application with costs to the Respondent</w:t>
      </w:r>
      <w:r w:rsidDel="00000000" w:rsidR="00000000" w:rsidRPr="00000000">
        <w:rPr>
          <w:rtl w:val="0"/>
        </w:rPr>
      </w:r>
    </w:p>
    <w:p w:rsidR="00000000" w:rsidDel="00000000" w:rsidP="00000000" w:rsidRDefault="00000000" w:rsidRPr="00000000" w14:paraId="000001F9">
      <w:pPr>
        <w:pageBreakBefore w:val="0"/>
        <w:numPr>
          <w:ilvl w:val="0"/>
          <w:numId w:val="4"/>
        </w:numPr>
        <w:spacing w:after="360" w:before="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what is deponed herein is the truth to the best of my knowledge, information and belief save for information where sources thereof have been disclosed</w:t>
      </w:r>
      <w:r w:rsidDel="00000000" w:rsidR="00000000" w:rsidRPr="00000000">
        <w:rPr>
          <w:rtl w:val="0"/>
        </w:rPr>
      </w:r>
    </w:p>
    <w:p w:rsidR="00000000" w:rsidDel="00000000" w:rsidP="00000000" w:rsidRDefault="00000000" w:rsidRPr="00000000" w14:paraId="000001F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SWORN at NAIROBI </w:t>
      </w:r>
      <w:r w:rsidDel="00000000" w:rsidR="00000000" w:rsidRPr="00000000">
        <w:rPr>
          <w:rFonts w:ascii="Times New Roman" w:cs="Times New Roman" w:eastAsia="Times New Roman" w:hAnsi="Times New Roman"/>
          <w:sz w:val="24"/>
          <w:szCs w:val="24"/>
          <w:vertAlign w:val="baseline"/>
          <w:rtl w:val="0"/>
        </w:rPr>
        <w:t xml:space="preserve">by</w:t>
        <w:tab/>
        <w:tab/>
        <w:tab/>
        <w:t xml:space="preserve">)</w:t>
      </w:r>
    </w:p>
    <w:p w:rsidR="00000000" w:rsidDel="00000000" w:rsidP="00000000" w:rsidRDefault="00000000" w:rsidRPr="00000000" w14:paraId="000001F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said </w:t>
      </w:r>
      <w:r w:rsidDel="00000000" w:rsidR="00000000" w:rsidRPr="00000000">
        <w:rPr>
          <w:rFonts w:ascii="Times New Roman" w:cs="Times New Roman" w:eastAsia="Times New Roman" w:hAnsi="Times New Roman"/>
          <w:b w:val="1"/>
          <w:sz w:val="24"/>
          <w:szCs w:val="24"/>
          <w:vertAlign w:val="baseline"/>
          <w:rtl w:val="0"/>
        </w:rPr>
        <w:t xml:space="preserve">GORDON TAYLOR</w:t>
        <w:tab/>
        <w:tab/>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F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1FD">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 2012</w:t>
        <w:tab/>
        <w:t xml:space="preserve">)</w:t>
      </w:r>
    </w:p>
    <w:p w:rsidR="00000000" w:rsidDel="00000000" w:rsidP="00000000" w:rsidRDefault="00000000" w:rsidRPr="00000000" w14:paraId="000001FE">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tab/>
        <w:t xml:space="preserve">_______________________</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w:t>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DEPONENT</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w:t>
      </w:r>
    </w:p>
    <w:p w:rsidR="00000000" w:rsidDel="00000000" w:rsidP="00000000" w:rsidRDefault="00000000" w:rsidRPr="00000000" w14:paraId="00000201">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20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203">
      <w:pPr>
        <w:pageBreakBefore w:val="0"/>
        <w:spacing w:after="0" w:line="240" w:lineRule="auto"/>
        <w:ind w:left="360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204">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 xml:space="preserve">)</w:t>
      </w:r>
    </w:p>
    <w:p w:rsidR="00000000" w:rsidDel="00000000" w:rsidP="00000000" w:rsidRDefault="00000000" w:rsidRPr="00000000" w14:paraId="00000205">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06">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07">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08">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209">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20A">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20B">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20C">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20D">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20E">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0F">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210">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To Be Served Upon</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11">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212">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FIRM-EIGHT&amp; CO. ADVOCATES</w:t>
      </w:r>
      <w:r w:rsidDel="00000000" w:rsidR="00000000" w:rsidRPr="00000000">
        <w:rPr>
          <w:rtl w:val="0"/>
        </w:rPr>
      </w:r>
    </w:p>
    <w:p w:rsidR="00000000" w:rsidDel="00000000" w:rsidP="00000000" w:rsidRDefault="00000000" w:rsidRPr="00000000" w14:paraId="00000213">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 EIGHT PLAZA</w:t>
      </w:r>
      <w:r w:rsidDel="00000000" w:rsidR="00000000" w:rsidRPr="00000000">
        <w:rPr>
          <w:rtl w:val="0"/>
        </w:rPr>
      </w:r>
    </w:p>
    <w:p w:rsidR="00000000" w:rsidDel="00000000" w:rsidP="00000000" w:rsidRDefault="00000000" w:rsidRPr="00000000" w14:paraId="00000214">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ARWINGS KODHEK ROAD</w:t>
      </w:r>
      <w:r w:rsidDel="00000000" w:rsidR="00000000" w:rsidRPr="00000000">
        <w:rPr>
          <w:rtl w:val="0"/>
        </w:rPr>
      </w:r>
    </w:p>
    <w:p w:rsidR="00000000" w:rsidDel="00000000" w:rsidP="00000000" w:rsidRDefault="00000000" w:rsidRPr="00000000" w14:paraId="00000215">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 BOX 1167-00100</w:t>
      </w:r>
      <w:r w:rsidDel="00000000" w:rsidR="00000000" w:rsidRPr="00000000">
        <w:rPr>
          <w:rtl w:val="0"/>
        </w:rPr>
      </w:r>
    </w:p>
    <w:p w:rsidR="00000000" w:rsidDel="00000000" w:rsidP="00000000" w:rsidRDefault="00000000" w:rsidRPr="00000000" w14:paraId="00000216">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NAIROBI</w:t>
      </w:r>
      <w:r w:rsidDel="00000000" w:rsidR="00000000" w:rsidRPr="00000000">
        <w:rPr>
          <w:rtl w:val="0"/>
        </w:rPr>
      </w:r>
    </w:p>
    <w:p w:rsidR="00000000" w:rsidDel="00000000" w:rsidP="00000000" w:rsidRDefault="00000000" w:rsidRPr="00000000" w14:paraId="00000217">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218">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219">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CIVIL SUIT NO. ______OF 2012</w:t>
      </w:r>
      <w:r w:rsidDel="00000000" w:rsidR="00000000" w:rsidRPr="00000000">
        <w:rPr>
          <w:rtl w:val="0"/>
        </w:rPr>
      </w:r>
    </w:p>
    <w:p w:rsidR="00000000" w:rsidDel="00000000" w:rsidP="00000000" w:rsidRDefault="00000000" w:rsidRPr="00000000" w14:paraId="0000021A">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21B">
      <w:pPr>
        <w:pageBreakBefore w:val="0"/>
        <w:spacing w:after="0" w:line="24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b w:val="1"/>
          <w:sz w:val="24"/>
          <w:szCs w:val="24"/>
          <w:u w:val="single"/>
          <w:vertAlign w:val="baseline"/>
          <w:rtl w:val="0"/>
        </w:rPr>
        <w:t xml:space="preserve">FAST TRACK</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1C">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HOPS LIMITED------------------------------------------------------------------------------PLAINTIFF</w:t>
      </w:r>
      <w:r w:rsidDel="00000000" w:rsidR="00000000" w:rsidRPr="00000000">
        <w:rPr>
          <w:rtl w:val="0"/>
        </w:rPr>
      </w:r>
    </w:p>
    <w:p w:rsidR="00000000" w:rsidDel="00000000" w:rsidP="00000000" w:rsidRDefault="00000000" w:rsidRPr="00000000" w14:paraId="0000021D">
      <w:pPr>
        <w:pageBreakBefore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VERSUS</w:t>
      </w:r>
    </w:p>
    <w:p w:rsidR="00000000" w:rsidDel="00000000" w:rsidP="00000000" w:rsidRDefault="00000000" w:rsidRPr="00000000" w14:paraId="0000021E">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INSTITUTE OF MANAGEMENT ----------------------------------------------------DEFENDANT</w:t>
      </w:r>
      <w:r w:rsidDel="00000000" w:rsidR="00000000" w:rsidRPr="00000000">
        <w:rPr>
          <w:rtl w:val="0"/>
        </w:rPr>
      </w:r>
    </w:p>
    <w:p w:rsidR="00000000" w:rsidDel="00000000" w:rsidP="00000000" w:rsidRDefault="00000000" w:rsidRPr="00000000" w14:paraId="0000021F">
      <w:pPr>
        <w:pageBreakBefore w:val="0"/>
        <w:spacing w:after="240" w:before="240" w:line="360" w:lineRule="auto"/>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APPLICANT’S FURTHER AFFIDAVIT</w:t>
      </w:r>
      <w:r w:rsidDel="00000000" w:rsidR="00000000" w:rsidRPr="00000000">
        <w:rPr>
          <w:rtl w:val="0"/>
        </w:rPr>
      </w:r>
    </w:p>
    <w:p w:rsidR="00000000" w:rsidDel="00000000" w:rsidP="00000000" w:rsidRDefault="00000000" w:rsidRPr="00000000" w14:paraId="00000220">
      <w:pPr>
        <w:pageBreakBefore w:val="0"/>
        <w:spacing w:after="240" w:before="24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t>
      </w:r>
      <w:r w:rsidDel="00000000" w:rsidR="00000000" w:rsidRPr="00000000">
        <w:rPr>
          <w:rFonts w:ascii="Times New Roman" w:cs="Times New Roman" w:eastAsia="Times New Roman" w:hAnsi="Times New Roman"/>
          <w:b w:val="1"/>
          <w:sz w:val="24"/>
          <w:szCs w:val="24"/>
          <w:vertAlign w:val="baseline"/>
          <w:rtl w:val="0"/>
        </w:rPr>
        <w:t xml:space="preserve">TREVOR FRANCIS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Fonts w:ascii="Times New Roman" w:cs="Times New Roman" w:eastAsia="Times New Roman" w:hAnsi="Times New Roman"/>
          <w:b w:val="1"/>
          <w:sz w:val="24"/>
          <w:szCs w:val="24"/>
          <w:vertAlign w:val="baseline"/>
          <w:rtl w:val="0"/>
        </w:rPr>
        <w:t xml:space="preserve">POST OFFICE BOX NUMBER 1400-00100, NAIROBI</w:t>
      </w:r>
      <w:r w:rsidDel="00000000" w:rsidR="00000000" w:rsidRPr="00000000">
        <w:rPr>
          <w:rFonts w:ascii="Times New Roman" w:cs="Times New Roman" w:eastAsia="Times New Roman" w:hAnsi="Times New Roman"/>
          <w:sz w:val="24"/>
          <w:szCs w:val="24"/>
          <w:vertAlign w:val="baseline"/>
          <w:rtl w:val="0"/>
        </w:rPr>
        <w:t xml:space="preserve"> in the Republic of Kenya and a resident of Nairobi do hereby make oath and state as FOLLOWS;</w:t>
      </w:r>
    </w:p>
    <w:p w:rsidR="00000000" w:rsidDel="00000000" w:rsidP="00000000" w:rsidRDefault="00000000" w:rsidRPr="00000000" w14:paraId="000002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6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am the Defendant’s General Manager and I am duly authorized by the Defendant’s Board of Directors to swear this Affidavit on its behalf.</w:t>
      </w:r>
      <w:r w:rsidDel="00000000" w:rsidR="00000000" w:rsidRPr="00000000">
        <w:rPr>
          <w:rtl w:val="0"/>
        </w:rPr>
      </w:r>
    </w:p>
    <w:p w:rsidR="00000000" w:rsidDel="00000000" w:rsidP="00000000" w:rsidRDefault="00000000" w:rsidRPr="00000000" w14:paraId="00000222">
      <w:pPr>
        <w:pageBreakBefore w:val="0"/>
        <w:numPr>
          <w:ilvl w:val="0"/>
          <w:numId w:val="5"/>
        </w:numPr>
        <w:spacing w:after="240"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am well conversant with the facts of this case as they appear with the Defendant’s records hence competent to swear this Affidavit.</w:t>
      </w:r>
      <w:r w:rsidDel="00000000" w:rsidR="00000000" w:rsidRPr="00000000">
        <w:rPr>
          <w:rtl w:val="0"/>
        </w:rPr>
      </w:r>
    </w:p>
    <w:p w:rsidR="00000000" w:rsidDel="00000000" w:rsidP="00000000" w:rsidRDefault="00000000" w:rsidRPr="00000000" w14:paraId="00000223">
      <w:pPr>
        <w:pageBreakBefore w:val="0"/>
        <w:numPr>
          <w:ilvl w:val="0"/>
          <w:numId w:val="5"/>
        </w:numPr>
        <w:spacing w:after="240" w:before="24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I have read the Plaintiff’s Replying Affidavit of Trevor Francis dated the </w:t>
      </w:r>
      <w:r w:rsidDel="00000000" w:rsidR="00000000" w:rsidRPr="00000000">
        <w:rPr>
          <w:rFonts w:ascii="Times New Roman" w:cs="Times New Roman" w:eastAsia="Times New Roman" w:hAnsi="Times New Roman"/>
          <w:b w:val="1"/>
          <w:sz w:val="24"/>
          <w:szCs w:val="24"/>
          <w:vertAlign w:val="baseline"/>
          <w:rtl w:val="0"/>
        </w:rPr>
        <w:t xml:space="preserve">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April, 2012</w:t>
      </w:r>
      <w:r w:rsidDel="00000000" w:rsidR="00000000" w:rsidRPr="00000000">
        <w:rPr>
          <w:rFonts w:ascii="Times New Roman" w:cs="Times New Roman" w:eastAsia="Times New Roman" w:hAnsi="Times New Roman"/>
          <w:sz w:val="24"/>
          <w:szCs w:val="24"/>
          <w:vertAlign w:val="baseline"/>
          <w:rtl w:val="0"/>
        </w:rPr>
        <w:t xml:space="preserve">, and having understood the contents therein wish to respond as follows:</w:t>
      </w:r>
      <w:r w:rsidDel="00000000" w:rsidR="00000000" w:rsidRPr="00000000">
        <w:rPr>
          <w:rtl w:val="0"/>
        </w:rPr>
      </w:r>
    </w:p>
    <w:p w:rsidR="00000000" w:rsidDel="00000000" w:rsidP="00000000" w:rsidRDefault="00000000" w:rsidRPr="00000000" w14:paraId="00000224">
      <w:pPr>
        <w:pageBreakBefore w:val="0"/>
        <w:numPr>
          <w:ilvl w:val="0"/>
          <w:numId w:val="5"/>
        </w:numPr>
        <w:spacing w:after="240" w:before="24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Blah blah blah…….</w:t>
      </w:r>
      <w:r w:rsidDel="00000000" w:rsidR="00000000" w:rsidRPr="00000000">
        <w:rPr>
          <w:rtl w:val="0"/>
        </w:rPr>
      </w:r>
    </w:p>
    <w:p w:rsidR="00000000" w:rsidDel="00000000" w:rsidP="00000000" w:rsidRDefault="00000000" w:rsidRPr="00000000" w14:paraId="00000225">
      <w:pPr>
        <w:pageBreakBefore w:val="0"/>
        <w:numPr>
          <w:ilvl w:val="0"/>
          <w:numId w:val="5"/>
        </w:numPr>
        <w:spacing w:after="240" w:before="24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w:t>
      </w:r>
      <w:r w:rsidDel="00000000" w:rsidR="00000000" w:rsidRPr="00000000">
        <w:rPr>
          <w:rFonts w:ascii="Times New Roman" w:cs="Times New Roman" w:eastAsia="Times New Roman" w:hAnsi="Times New Roman"/>
          <w:sz w:val="24"/>
          <w:szCs w:val="24"/>
          <w:vertAlign w:val="baseline"/>
          <w:rtl w:val="0"/>
        </w:rPr>
        <w:t xml:space="preserve"> litigation must come to a logical conclusion one way or the other</w:t>
      </w:r>
      <w:r w:rsidDel="00000000" w:rsidR="00000000" w:rsidRPr="00000000">
        <w:rPr>
          <w:rtl w:val="0"/>
        </w:rPr>
      </w:r>
    </w:p>
    <w:p w:rsidR="00000000" w:rsidDel="00000000" w:rsidP="00000000" w:rsidRDefault="00000000" w:rsidRPr="00000000" w14:paraId="00000226">
      <w:pPr>
        <w:pageBreakBefore w:val="0"/>
        <w:numPr>
          <w:ilvl w:val="0"/>
          <w:numId w:val="5"/>
        </w:numPr>
        <w:spacing w:after="240" w:before="24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I pray that this Honourable Court dismisses the Appellant`s Application with costs to the Respondent</w:t>
      </w:r>
      <w:r w:rsidDel="00000000" w:rsidR="00000000" w:rsidRPr="00000000">
        <w:rPr>
          <w:rtl w:val="0"/>
        </w:rPr>
      </w:r>
    </w:p>
    <w:p w:rsidR="00000000" w:rsidDel="00000000" w:rsidP="00000000" w:rsidRDefault="00000000" w:rsidRPr="00000000" w14:paraId="00000227">
      <w:pPr>
        <w:pageBreakBefore w:val="0"/>
        <w:numPr>
          <w:ilvl w:val="0"/>
          <w:numId w:val="5"/>
        </w:numPr>
        <w:spacing w:after="240" w:before="24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THAT </w:t>
      </w:r>
      <w:r w:rsidDel="00000000" w:rsidR="00000000" w:rsidRPr="00000000">
        <w:rPr>
          <w:rFonts w:ascii="Times New Roman" w:cs="Times New Roman" w:eastAsia="Times New Roman" w:hAnsi="Times New Roman"/>
          <w:sz w:val="24"/>
          <w:szCs w:val="24"/>
          <w:vertAlign w:val="baseline"/>
          <w:rtl w:val="0"/>
        </w:rPr>
        <w:t xml:space="preserve">what is deponed herein is the truth to the best of my knowledge, information and belief save for information where sources thereof have been disclosed</w:t>
      </w:r>
      <w:r w:rsidDel="00000000" w:rsidR="00000000" w:rsidRPr="00000000">
        <w:rPr>
          <w:rtl w:val="0"/>
        </w:rPr>
      </w:r>
    </w:p>
    <w:p w:rsidR="00000000" w:rsidDel="00000000" w:rsidP="00000000" w:rsidRDefault="00000000" w:rsidRPr="00000000" w14:paraId="00000228">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SWORN at NAIROBI </w:t>
      </w:r>
      <w:r w:rsidDel="00000000" w:rsidR="00000000" w:rsidRPr="00000000">
        <w:rPr>
          <w:rFonts w:ascii="Times New Roman" w:cs="Times New Roman" w:eastAsia="Times New Roman" w:hAnsi="Times New Roman"/>
          <w:sz w:val="24"/>
          <w:szCs w:val="24"/>
          <w:vertAlign w:val="baseline"/>
          <w:rtl w:val="0"/>
        </w:rPr>
        <w:t xml:space="preserve">by</w:t>
        <w:tab/>
        <w:tab/>
        <w:tab/>
        <w:t xml:space="preserve">)</w:t>
      </w:r>
    </w:p>
    <w:p w:rsidR="00000000" w:rsidDel="00000000" w:rsidP="00000000" w:rsidRDefault="00000000" w:rsidRPr="00000000" w14:paraId="00000229">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said </w:t>
      </w:r>
      <w:r w:rsidDel="00000000" w:rsidR="00000000" w:rsidRPr="00000000">
        <w:rPr>
          <w:rFonts w:ascii="Times New Roman" w:cs="Times New Roman" w:eastAsia="Times New Roman" w:hAnsi="Times New Roman"/>
          <w:b w:val="1"/>
          <w:sz w:val="24"/>
          <w:szCs w:val="24"/>
          <w:vertAlign w:val="baseline"/>
          <w:rtl w:val="0"/>
        </w:rPr>
        <w:t xml:space="preserve">TREVOR FRANCIS</w:t>
        <w:tab/>
        <w:tab/>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22A">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22B">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_____day of______________, 2012</w:t>
        <w:tab/>
        <w:t xml:space="preserve">)</w:t>
      </w:r>
    </w:p>
    <w:p w:rsidR="00000000" w:rsidDel="00000000" w:rsidP="00000000" w:rsidRDefault="00000000" w:rsidRPr="00000000" w14:paraId="0000022C">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tab/>
        <w:t xml:space="preserve">_______________________</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w:t>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DEPONENT</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w:t>
      </w:r>
    </w:p>
    <w:p w:rsidR="00000000" w:rsidDel="00000000" w:rsidP="00000000" w:rsidRDefault="00000000" w:rsidRPr="00000000" w14:paraId="0000022F">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230">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 xml:space="preserve">)</w:t>
      </w:r>
    </w:p>
    <w:p w:rsidR="00000000" w:rsidDel="00000000" w:rsidP="00000000" w:rsidRDefault="00000000" w:rsidRPr="00000000" w14:paraId="00000231">
      <w:pPr>
        <w:pageBreakBefore w:val="0"/>
        <w:spacing w:after="0" w:line="240" w:lineRule="auto"/>
        <w:ind w:left="360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232">
      <w:pPr>
        <w:pageBreakBefore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COMMISSIONER FOR OATHS</w:t>
      </w:r>
      <w:r w:rsidDel="00000000" w:rsidR="00000000" w:rsidRPr="00000000">
        <w:rPr>
          <w:rFonts w:ascii="Times New Roman" w:cs="Times New Roman" w:eastAsia="Times New Roman" w:hAnsi="Times New Roman"/>
          <w:sz w:val="24"/>
          <w:szCs w:val="24"/>
          <w:vertAlign w:val="baseline"/>
          <w:rtl w:val="0"/>
        </w:rPr>
        <w:tab/>
        <w:tab/>
        <w:t xml:space="preserve">)</w:t>
      </w:r>
    </w:p>
    <w:p w:rsidR="00000000" w:rsidDel="00000000" w:rsidP="00000000" w:rsidRDefault="00000000" w:rsidRPr="00000000" w14:paraId="00000233">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34">
      <w:pPr>
        <w:pageBreakBefore w:val="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35">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Drawn &amp; Filed By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36">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237">
      <w:pPr>
        <w:keepNext w:val="1"/>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FIRM 3E &amp; COMPANY</w:t>
      </w:r>
      <w:r w:rsidDel="00000000" w:rsidR="00000000" w:rsidRPr="00000000">
        <w:rPr>
          <w:rtl w:val="0"/>
        </w:rPr>
      </w:r>
    </w:p>
    <w:p w:rsidR="00000000" w:rsidDel="00000000" w:rsidP="00000000" w:rsidRDefault="00000000" w:rsidRPr="00000000" w14:paraId="00000238">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239">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KIMANTHI HOUSE</w:t>
      </w:r>
      <w:r w:rsidDel="00000000" w:rsidR="00000000" w:rsidRPr="00000000">
        <w:rPr>
          <w:rtl w:val="0"/>
        </w:rPr>
      </w:r>
    </w:p>
    <w:p w:rsidR="00000000" w:rsidDel="00000000" w:rsidP="00000000" w:rsidRDefault="00000000" w:rsidRPr="00000000" w14:paraId="0000023A">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vertAlign w:val="baseline"/>
          <w:rtl w:val="0"/>
        </w:rPr>
        <w:t xml:space="preserve"> FLOOR</w:t>
      </w:r>
      <w:r w:rsidDel="00000000" w:rsidR="00000000" w:rsidRPr="00000000">
        <w:rPr>
          <w:rtl w:val="0"/>
        </w:rPr>
      </w:r>
    </w:p>
    <w:p w:rsidR="00000000" w:rsidDel="00000000" w:rsidP="00000000" w:rsidRDefault="00000000" w:rsidRPr="00000000" w14:paraId="0000023B">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 BOX 2012 – 00100,</w:t>
      </w:r>
      <w:r w:rsidDel="00000000" w:rsidR="00000000" w:rsidRPr="00000000">
        <w:rPr>
          <w:rtl w:val="0"/>
        </w:rPr>
      </w:r>
    </w:p>
    <w:p w:rsidR="00000000" w:rsidDel="00000000" w:rsidP="00000000" w:rsidRDefault="00000000" w:rsidRPr="00000000" w14:paraId="0000023C">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NAIROBI</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3D">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23E">
      <w:pPr>
        <w:pageBreakBefore w:val="0"/>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To Be Served Upon</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3F">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240">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FIRM-EIGHT&amp; CO. ADVOCATES</w:t>
      </w:r>
      <w:r w:rsidDel="00000000" w:rsidR="00000000" w:rsidRPr="00000000">
        <w:rPr>
          <w:rtl w:val="0"/>
        </w:rPr>
      </w:r>
    </w:p>
    <w:p w:rsidR="00000000" w:rsidDel="00000000" w:rsidP="00000000" w:rsidRDefault="00000000" w:rsidRPr="00000000" w14:paraId="00000241">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FIRM EIGHT PLAZA</w:t>
      </w:r>
      <w:r w:rsidDel="00000000" w:rsidR="00000000" w:rsidRPr="00000000">
        <w:rPr>
          <w:rtl w:val="0"/>
        </w:rPr>
      </w:r>
    </w:p>
    <w:p w:rsidR="00000000" w:rsidDel="00000000" w:rsidP="00000000" w:rsidRDefault="00000000" w:rsidRPr="00000000" w14:paraId="00000242">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ARWINGS KODHEK ROAD</w:t>
      </w:r>
      <w:r w:rsidDel="00000000" w:rsidR="00000000" w:rsidRPr="00000000">
        <w:rPr>
          <w:rtl w:val="0"/>
        </w:rPr>
      </w:r>
    </w:p>
    <w:p w:rsidR="00000000" w:rsidDel="00000000" w:rsidP="00000000" w:rsidRDefault="00000000" w:rsidRPr="00000000" w14:paraId="00000243">
      <w:pPr>
        <w:pageBreakBefore w:val="0"/>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 BOX 1167-00100</w:t>
      </w:r>
      <w:r w:rsidDel="00000000" w:rsidR="00000000" w:rsidRPr="00000000">
        <w:rPr>
          <w:rtl w:val="0"/>
        </w:rPr>
      </w:r>
    </w:p>
    <w:p w:rsidR="00000000" w:rsidDel="00000000" w:rsidP="00000000" w:rsidRDefault="00000000" w:rsidRPr="00000000" w14:paraId="00000244">
      <w:pPr>
        <w:pageBreakBefore w:val="0"/>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NAIROBI</w:t>
      </w:r>
      <w:r w:rsidDel="00000000" w:rsidR="00000000" w:rsidRPr="00000000">
        <w:rPr>
          <w:rFonts w:ascii="Times New Roman" w:cs="Times New Roman" w:eastAsia="Times New Roman" w:hAnsi="Times New Roman"/>
          <w:b w:val="1"/>
          <w:color w:val="000000"/>
          <w:sz w:val="24"/>
          <w:szCs w:val="24"/>
          <w:vertAlign w:val="baseline"/>
          <w:rtl w:val="0"/>
        </w:rPr>
        <w:t xml:space="preserve">.</w:t>
      </w: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Chapter 2 of the Laws of Kenya, Revised Edition 2008 (1983), Published by the National Council for Law Reporting with the Authority of the Attorney General.</w:t>
      </w:r>
    </w:p>
  </w:footnote>
  <w:footnote w:id="1">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Chapter 2 of the Laws of Kenya, Revised Edition 2008 (1983), Published by the National Council for Law Reporting with the Authority of the Attorney General.</w:t>
      </w:r>
    </w:p>
  </w:footnote>
  <w:footnote w:id="2">
    <w:p w:rsidR="00000000" w:rsidDel="00000000" w:rsidP="00000000" w:rsidRDefault="00000000" w:rsidRPr="00000000" w14:paraId="00000247">
      <w:pPr>
        <w:pageBreakBefore w:val="0"/>
        <w:spacing w:after="0" w:line="240" w:lineRule="auto"/>
        <w:jc w:val="both"/>
        <w:rPr>
          <w:rFonts w:ascii="Times New Roman" w:cs="Times New Roman" w:eastAsia="Times New Roman" w:hAnsi="Times New Roman"/>
          <w:sz w:val="20"/>
          <w:szCs w:val="2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vertAlign w:val="baseline"/>
          <w:rtl w:val="0"/>
        </w:rPr>
        <w:t xml:space="preserve"> CC.713/96</w:t>
      </w:r>
    </w:p>
  </w:footnote>
  <w:footnote w:id="3">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19 Rule 1 of the Civil Procedure Rules</w:t>
      </w:r>
    </w:p>
  </w:footnote>
  <w:footnote w:id="4">
    <w:p w:rsidR="00000000" w:rsidDel="00000000" w:rsidP="00000000" w:rsidRDefault="00000000" w:rsidRPr="00000000" w14:paraId="00000249">
      <w:pPr>
        <w:pageBreakBefore w:val="0"/>
        <w:spacing w:after="0" w:line="240" w:lineRule="auto"/>
        <w:jc w:val="both"/>
        <w:rPr>
          <w:rFonts w:ascii="Times New Roman" w:cs="Times New Roman" w:eastAsia="Times New Roman" w:hAnsi="Times New Roman"/>
          <w:sz w:val="20"/>
          <w:szCs w:val="2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vertAlign w:val="baseline"/>
          <w:rtl w:val="0"/>
        </w:rPr>
        <w:t xml:space="preserve"> (2006) eKLR</w:t>
      </w:r>
    </w:p>
  </w:footnote>
  <w:footnote w:id="5">
    <w:p w:rsidR="00000000" w:rsidDel="00000000" w:rsidP="00000000" w:rsidRDefault="00000000" w:rsidRPr="00000000" w14:paraId="0000024A">
      <w:pPr>
        <w:pageBreakBefore w:val="0"/>
        <w:spacing w:after="0" w:line="240" w:lineRule="auto"/>
        <w:jc w:val="both"/>
        <w:rPr>
          <w:rFonts w:ascii="Times New Roman" w:cs="Times New Roman" w:eastAsia="Times New Roman" w:hAnsi="Times New Roman"/>
          <w:b w:val="0"/>
          <w:sz w:val="20"/>
          <w:szCs w:val="20"/>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vertAlign w:val="baseline"/>
          <w:rtl w:val="0"/>
        </w:rPr>
        <w:t xml:space="preserve"> (2006) eKLR,</w:t>
      </w:r>
      <w:r w:rsidDel="00000000" w:rsidR="00000000" w:rsidRPr="00000000">
        <w:rPr>
          <w:rFonts w:ascii="Times New Roman" w:cs="Times New Roman" w:eastAsia="Times New Roman" w:hAnsi="Times New Roman"/>
          <w:b w:val="1"/>
          <w:sz w:val="20"/>
          <w:szCs w:val="20"/>
          <w:vertAlign w:val="baseline"/>
          <w:rtl w:val="0"/>
        </w:rPr>
        <w:t xml:space="preserve"> </w:t>
      </w:r>
      <w:r w:rsidDel="00000000" w:rsidR="00000000" w:rsidRPr="00000000">
        <w:rPr>
          <w:rFonts w:ascii="Times New Roman" w:cs="Times New Roman" w:eastAsia="Times New Roman" w:hAnsi="Times New Roman"/>
          <w:sz w:val="20"/>
          <w:szCs w:val="20"/>
          <w:vertAlign w:val="baseline"/>
          <w:rtl w:val="0"/>
        </w:rPr>
        <w:t xml:space="preserve">High Court at Nairobi (Milimani Commercial Courts), Civil Suit 285 of 2003</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50" w:hanging="360"/>
      </w:pPr>
      <w:rPr>
        <w:b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50" w:hanging="360"/>
      </w:pPr>
      <w:rPr>
        <w:b w:val="1"/>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3">
    <w:lvl w:ilvl="0">
      <w:start w:val="1"/>
      <w:numFmt w:val="decimal"/>
      <w:lvlText w:val="%1."/>
      <w:lvlJc w:val="left"/>
      <w:pPr>
        <w:ind w:left="720" w:hanging="720"/>
      </w:pPr>
      <w:rPr>
        <w:b w:val="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b w:val="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decimal"/>
      <w:lvlText w:val="%1."/>
      <w:lvlJc w:val="left"/>
      <w:pPr>
        <w:ind w:left="360" w:hanging="360"/>
      </w:pPr>
      <w:rPr>
        <w:b w:val="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1"/>
      <w:numFmt w:val="decimal"/>
      <w:lvlText w:val="%1.0."/>
      <w:lvlJc w:val="left"/>
      <w:pPr>
        <w:ind w:left="360" w:hanging="360"/>
      </w:pPr>
      <w:rPr>
        <w:b w:val="1"/>
        <w:vertAlign w:val="baseline"/>
      </w:rPr>
    </w:lvl>
    <w:lvl w:ilvl="1">
      <w:start w:val="1"/>
      <w:numFmt w:val="decimal"/>
      <w:lvlText w:val="%1.%2."/>
      <w:lvlJc w:val="left"/>
      <w:pPr>
        <w:ind w:left="360" w:hanging="360"/>
      </w:pPr>
      <w:rPr>
        <w:b w:val="1"/>
        <w:vertAlign w:val="baseline"/>
      </w:rPr>
    </w:lvl>
    <w:lvl w:ilvl="2">
      <w:start w:val="1"/>
      <w:numFmt w:val="decimal"/>
      <w:lvlText w:val="%1.%2.%3."/>
      <w:lvlJc w:val="left"/>
      <w:pPr>
        <w:ind w:left="720" w:hanging="720"/>
      </w:pPr>
      <w:rPr>
        <w:b w:val="1"/>
        <w:vertAlign w:val="baseline"/>
      </w:rPr>
    </w:lvl>
    <w:lvl w:ilvl="3">
      <w:start w:val="1"/>
      <w:numFmt w:val="decimal"/>
      <w:lvlText w:val="%1.%2.%3.%4."/>
      <w:lvlJc w:val="left"/>
      <w:pPr>
        <w:ind w:left="2880" w:hanging="720"/>
      </w:pPr>
      <w:rPr>
        <w:b w:val="1"/>
        <w:vertAlign w:val="baseline"/>
      </w:rPr>
    </w:lvl>
    <w:lvl w:ilvl="4">
      <w:start w:val="1"/>
      <w:numFmt w:val="decimal"/>
      <w:lvlText w:val="%1.%2.%3.%4.%5."/>
      <w:lvlJc w:val="left"/>
      <w:pPr>
        <w:ind w:left="3960" w:hanging="1080"/>
      </w:pPr>
      <w:rPr>
        <w:b w:val="1"/>
        <w:vertAlign w:val="baseline"/>
      </w:rPr>
    </w:lvl>
    <w:lvl w:ilvl="5">
      <w:start w:val="1"/>
      <w:numFmt w:val="decimal"/>
      <w:lvlText w:val="%1.%2.%3.%4.%5.%6."/>
      <w:lvlJc w:val="left"/>
      <w:pPr>
        <w:ind w:left="4680" w:hanging="1080"/>
      </w:pPr>
      <w:rPr>
        <w:b w:val="1"/>
        <w:vertAlign w:val="baseline"/>
      </w:rPr>
    </w:lvl>
    <w:lvl w:ilvl="6">
      <w:start w:val="1"/>
      <w:numFmt w:val="decimal"/>
      <w:lvlText w:val="%1.%2.%3.%4.%5.%6.%7."/>
      <w:lvlJc w:val="left"/>
      <w:pPr>
        <w:ind w:left="5760" w:hanging="1440"/>
      </w:pPr>
      <w:rPr>
        <w:b w:val="1"/>
        <w:vertAlign w:val="baseline"/>
      </w:rPr>
    </w:lvl>
    <w:lvl w:ilvl="7">
      <w:start w:val="1"/>
      <w:numFmt w:val="decimal"/>
      <w:lvlText w:val="%1.%2.%3.%4.%5.%6.%7.%8."/>
      <w:lvlJc w:val="left"/>
      <w:pPr>
        <w:ind w:left="6480" w:hanging="1440"/>
      </w:pPr>
      <w:rPr>
        <w:b w:val="1"/>
        <w:vertAlign w:val="baseline"/>
      </w:rPr>
    </w:lvl>
    <w:lvl w:ilvl="8">
      <w:start w:val="1"/>
      <w:numFmt w:val="decimal"/>
      <w:lvlText w:val="%1.%2.%3.%4.%5.%6.%7.%8.%9."/>
      <w:lvlJc w:val="left"/>
      <w:pPr>
        <w:ind w:left="7560" w:hanging="1800"/>
      </w:pPr>
      <w:rPr>
        <w:b w:val="1"/>
        <w:vertAlign w:val="baseline"/>
      </w:rPr>
    </w:lvl>
  </w:abstractNum>
  <w:abstractNum w:abstractNumId="7">
    <w:lvl w:ilvl="0">
      <w:start w:val="1"/>
      <w:numFmt w:val="decimal"/>
      <w:lvlText w:val="%1."/>
      <w:lvlJc w:val="left"/>
      <w:pPr>
        <w:ind w:left="360" w:hanging="360"/>
      </w:pPr>
      <w:rPr>
        <w:b w:val="1"/>
        <w:vertAlign w:val="baseline"/>
      </w:rPr>
    </w:lvl>
    <w:lvl w:ilvl="1">
      <w:start w:val="1"/>
      <w:numFmt w:val="lowerLetter"/>
      <w:lvlText w:val="%2."/>
      <w:lvlJc w:val="left"/>
      <w:pPr>
        <w:ind w:left="1080" w:hanging="360"/>
      </w:pPr>
      <w:rPr>
        <w:b w:val="1"/>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decimal"/>
      <w:lvlText w:val="%1."/>
      <w:lvlJc w:val="left"/>
      <w:pPr>
        <w:ind w:left="360" w:hanging="360"/>
      </w:pPr>
      <w:rPr>
        <w:b w:val="1"/>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pageBreakBefore w:val="0"/>
      <w:spacing w:line="240" w:lineRule="auto"/>
    </w:pPr>
    <w:rPr>
      <w:rFonts w:ascii="Times New Roman" w:cs="Times New Roman" w:eastAsia="Times New Roman" w:hAnsi="Times New Roman"/>
      <w:b w:val="1"/>
      <w:sz w:val="36"/>
      <w:szCs w:val="36"/>
      <w:vertAlign w:val="baseline"/>
    </w:rPr>
  </w:style>
  <w:style w:type="paragraph" w:styleId="Heading3">
    <w:name w:val="heading 3"/>
    <w:basedOn w:val="Normal"/>
    <w:next w:val="Normal"/>
    <w:pPr>
      <w:keepNext w:val="1"/>
      <w:pageBreakBefore w:val="0"/>
      <w:spacing w:after="60" w:before="240" w:line="276"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after="0" w:line="240" w:lineRule="auto"/>
      <w:jc w:val="center"/>
    </w:pPr>
    <w:rPr>
      <w:rFonts w:ascii="Arial" w:cs="Arial" w:eastAsia="Arial" w:hAnsi="Arial"/>
      <w:b w:val="1"/>
      <w:sz w:val="28"/>
      <w:szCs w:val="28"/>
      <w:u w:val="single"/>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spacing w:after="100" w:before="100" w:line="240" w:lineRule="auto"/>
    </w:pPr>
    <w:rPr>
      <w:rFonts w:ascii="Times New Roman" w:cs="Times New Roman" w:eastAsia="Times New Roman" w:hAnsi="Times New Roman"/>
      <w:b w:val="1"/>
      <w:sz w:val="36"/>
      <w:szCs w:val="36"/>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jc w:val="center"/>
    </w:pPr>
    <w:rPr>
      <w:rFonts w:ascii="Arial" w:cs="Arial" w:eastAsia="Arial" w:hAnsi="Arial"/>
      <w:b w:val="1"/>
      <w:sz w:val="28"/>
      <w:szCs w:val="28"/>
      <w:u w:val="single"/>
      <w:vertAlign w:val="baseline"/>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276" w:lineRule="auto"/>
      <w:ind w:leftChars="-1" w:rightChars="0" w:firstLineChars="-1"/>
      <w:textDirection w:val="btLr"/>
      <w:textAlignment w:val="top"/>
      <w:outlineLvl w:val="0"/>
    </w:pPr>
    <w:rPr>
      <w:rFonts w:ascii="Cambria" w:cs="Times New Roman" w:eastAsia="Times New Roman" w:hAnsi="Cambria"/>
      <w:b w:val="1"/>
      <w:bCs w:val="1"/>
      <w:w w:val="100"/>
      <w:kern w:val="32"/>
      <w:position w:val="-1"/>
      <w:sz w:val="32"/>
      <w:szCs w:val="32"/>
      <w:effect w:val="none"/>
      <w:vertAlign w:val="baseline"/>
      <w:cs w:val="0"/>
      <w:em w:val="none"/>
      <w:lang w:bidi="ar-SA" w:eastAsia="en-US" w:val="en-US"/>
    </w:rPr>
  </w:style>
  <w:style w:type="paragraph" w:styleId="Heading2">
    <w:name w:val="Heading 2"/>
    <w:basedOn w:val="Normal"/>
    <w:next w:val="Heading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n-US" w:val="en-US"/>
    </w:rPr>
  </w:style>
  <w:style w:type="paragraph" w:styleId="Heading3">
    <w:name w:val="Heading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2Char">
    <w:name w:val="Heading 2 Char"/>
    <w:basedOn w:val="DefaultParagraphFont"/>
    <w:next w:val="Heading2Ch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Hyperlink">
    <w:name w:val="Hyperlink"/>
    <w:basedOn w:val="DefaultParagraphFont"/>
    <w:next w:val="Hyperlink"/>
    <w:autoRedefine w:val="0"/>
    <w:hidden w:val="0"/>
    <w:qFormat w:val="1"/>
    <w:rPr>
      <w:color w:val="0000ff"/>
      <w:w w:val="100"/>
      <w:position w:val="-1"/>
      <w:u w:val="single"/>
      <w:effect w:val="none"/>
      <w:vertAlign w:val="baseline"/>
      <w:cs w:val="0"/>
      <w:em w:val="none"/>
      <w:lang/>
    </w:rPr>
  </w:style>
  <w:style w:type="character" w:styleId="Heading3Char">
    <w:name w:val="Heading 3 Char"/>
    <w:basedOn w:val="DefaultParagraphFont"/>
    <w:next w:val="Heading3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paragraph" w:styleId="Pa7">
    <w:name w:val="Pa7"/>
    <w:basedOn w:val="Normal"/>
    <w:next w:val="Normal"/>
    <w:autoRedefine w:val="0"/>
    <w:hidden w:val="0"/>
    <w:qFormat w:val="0"/>
    <w:pPr>
      <w:suppressAutoHyphens w:val="1"/>
      <w:autoSpaceDE w:val="0"/>
      <w:autoSpaceDN w:val="0"/>
      <w:adjustRightInd w:val="0"/>
      <w:spacing w:after="0" w:line="201" w:lineRule="atLeast"/>
      <w:ind w:leftChars="-1" w:rightChars="0" w:firstLineChars="-1"/>
      <w:textDirection w:val="btLr"/>
      <w:textAlignment w:val="top"/>
      <w:outlineLvl w:val="0"/>
    </w:pPr>
    <w:rPr>
      <w:rFonts w:ascii="Times" w:cs="Times" w:eastAsia="Calibri" w:hAnsi="Times"/>
      <w:w w:val="100"/>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w:cs="Times" w:hAnsi="Times"/>
      <w:color w:val="000000"/>
      <w:w w:val="100"/>
      <w:position w:val="-1"/>
      <w:sz w:val="24"/>
      <w:szCs w:val="24"/>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1"/>
    <w:rPr>
      <w:w w:val="100"/>
      <w:position w:val="-1"/>
      <w:effect w:val="none"/>
      <w:vertAlign w:val="superscript"/>
      <w:cs w:val="0"/>
      <w:em w:val="none"/>
      <w:lang/>
    </w:rPr>
  </w:style>
  <w:style w:type="paragraph" w:styleId="BodyText">
    <w:name w:val="Body Text"/>
    <w:basedOn w:val="Normal"/>
    <w:next w:val="BodyText"/>
    <w:autoRedefine w:val="0"/>
    <w:hidden w:val="0"/>
    <w:qFormat w:val="1"/>
    <w:pPr>
      <w:suppressAutoHyphens w:val="1"/>
      <w:spacing w:after="120" w:line="240" w:lineRule="auto"/>
      <w:ind w:leftChars="-1" w:rightChars="0" w:firstLineChars="-1"/>
      <w:textDirection w:val="btLr"/>
      <w:textAlignment w:val="top"/>
      <w:outlineLvl w:val="0"/>
    </w:pPr>
    <w:rPr>
      <w:rFonts w:ascii="CG Omega" w:eastAsia="Times New Roman" w:hAnsi="CG Omega"/>
      <w:w w:val="100"/>
      <w:position w:val="-1"/>
      <w:sz w:val="28"/>
      <w:szCs w:val="24"/>
      <w:effect w:val="none"/>
      <w:vertAlign w:val="baseline"/>
      <w:cs w:val="0"/>
      <w:em w:val="none"/>
      <w:lang w:bidi="ar-SA" w:eastAsia="en-US" w:val="en-US"/>
    </w:rPr>
  </w:style>
  <w:style w:type="character" w:styleId="BodyTextChar">
    <w:name w:val="Body Text Char"/>
    <w:basedOn w:val="DefaultParagraphFont"/>
    <w:next w:val="BodyTextChar"/>
    <w:autoRedefine w:val="0"/>
    <w:hidden w:val="0"/>
    <w:qFormat w:val="0"/>
    <w:rPr>
      <w:rFonts w:ascii="CG Omega" w:eastAsia="Times New Roman" w:hAnsi="CG Omega"/>
      <w:w w:val="100"/>
      <w:position w:val="-1"/>
      <w:sz w:val="28"/>
      <w:szCs w:val="24"/>
      <w:effect w:val="none"/>
      <w:vertAlign w:val="baseline"/>
      <w:cs w:val="0"/>
      <w:em w:val="none"/>
      <w:lang/>
    </w:rPr>
  </w:style>
  <w:style w:type="paragraph" w:styleId="FootnoteText">
    <w:name w:val="Footnote Text"/>
    <w:basedOn w:val="Normal"/>
    <w:next w:val="FootnoteText"/>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Char">
    <w:name w:val="Footnote Text Char"/>
    <w:basedOn w:val="DefaultParagraphFont"/>
    <w:next w:val="FootnoteTextChar"/>
    <w:autoRedefine w:val="0"/>
    <w:hidden w:val="0"/>
    <w:qFormat w:val="0"/>
    <w:rPr>
      <w:w w:val="100"/>
      <w:position w:val="-1"/>
      <w:effect w:val="none"/>
      <w:vertAlign w:val="baseline"/>
      <w:cs w:val="0"/>
      <w:em w:val="none"/>
      <w:lang/>
    </w:rPr>
  </w:style>
  <w:style w:type="character" w:styleId="st">
    <w:name w:val="st"/>
    <w:basedOn w:val="DefaultParagraphFont"/>
    <w:next w:val="st"/>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sz w:val="22"/>
      <w:szCs w:val="22"/>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Heading1Char">
    <w:name w:val="Heading 1 Char"/>
    <w:basedOn w:val="DefaultParagraphFont"/>
    <w:next w:val="Heading1Ch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rPr>
  </w:style>
  <w:style w:type="paragraph" w:styleId="BodyTextIndent">
    <w:name w:val="Body Text Indent"/>
    <w:basedOn w:val="Normal"/>
    <w:next w:val="BodyTextIndent"/>
    <w:autoRedefine w:val="0"/>
    <w:hidden w:val="0"/>
    <w:qFormat w:val="1"/>
    <w:pPr>
      <w:suppressAutoHyphens w:val="1"/>
      <w:spacing w:after="120" w:line="276" w:lineRule="auto"/>
      <w:ind w:left="360"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BodyTextIndentChar">
    <w:name w:val="Body Text Indent Char"/>
    <w:basedOn w:val="DefaultParagraphFont"/>
    <w:next w:val="BodyTextIndentChar"/>
    <w:autoRedefine w:val="0"/>
    <w:hidden w:val="0"/>
    <w:qFormat w:val="0"/>
    <w:rPr>
      <w:w w:val="100"/>
      <w:position w:val="-1"/>
      <w:sz w:val="22"/>
      <w:szCs w:val="22"/>
      <w:effect w:val="none"/>
      <w:vertAlign w:val="baseline"/>
      <w:cs w:val="0"/>
      <w:em w:val="none"/>
      <w:lang/>
    </w:rPr>
  </w:style>
  <w:style w:type="paragraph" w:styleId="Title">
    <w:name w:val="Title"/>
    <w:basedOn w:val="Normal"/>
    <w:next w:val="Title"/>
    <w:autoRedefine w:val="0"/>
    <w:hidden w:val="0"/>
    <w:qFormat w:val="0"/>
    <w:pPr>
      <w:suppressAutoHyphens w:val="1"/>
      <w:spacing w:after="0" w:line="240" w:lineRule="auto"/>
      <w:ind w:leftChars="-1" w:rightChars="0" w:firstLineChars="-1"/>
      <w:jc w:val="center"/>
      <w:textDirection w:val="btLr"/>
      <w:textAlignment w:val="top"/>
      <w:outlineLvl w:val="0"/>
    </w:pPr>
    <w:rPr>
      <w:rFonts w:ascii="Arial" w:cs="Arial" w:eastAsia="Times New Roman" w:hAnsi="Arial"/>
      <w:b w:val="1"/>
      <w:bCs w:val="1"/>
      <w:w w:val="100"/>
      <w:position w:val="-1"/>
      <w:sz w:val="28"/>
      <w:szCs w:val="20"/>
      <w:u w:val="single"/>
      <w:effect w:val="none"/>
      <w:vertAlign w:val="baseline"/>
      <w:cs w:val="0"/>
      <w:em w:val="none"/>
      <w:lang w:bidi="ar-SA" w:eastAsia="en-US" w:val="en-GB"/>
    </w:rPr>
  </w:style>
  <w:style w:type="character" w:styleId="TitleChar">
    <w:name w:val="Title Char"/>
    <w:basedOn w:val="DefaultParagraphFont"/>
    <w:next w:val="TitleChar"/>
    <w:autoRedefine w:val="0"/>
    <w:hidden w:val="0"/>
    <w:qFormat w:val="0"/>
    <w:rPr>
      <w:rFonts w:ascii="Arial" w:cs="Arial" w:eastAsia="Times New Roman" w:hAnsi="Arial"/>
      <w:b w:val="1"/>
      <w:bCs w:val="1"/>
      <w:w w:val="100"/>
      <w:position w:val="-1"/>
      <w:sz w:val="28"/>
      <w:u w:val="single"/>
      <w:effect w:val="none"/>
      <w:vertAlign w:val="baseline"/>
      <w:cs w:val="0"/>
      <w:em w:val="none"/>
      <w:lang w:val="en-GB"/>
    </w:rPr>
  </w:style>
  <w:style w:type="paragraph" w:styleId="wfxFaxNum">
    <w:name w:val="wfxFaxNum"/>
    <w:basedOn w:val="Normal"/>
    <w:next w:val="wfxFaxNum"/>
    <w:autoRedefine w:val="0"/>
    <w:hidden w:val="0"/>
    <w:qFormat w:val="0"/>
    <w:pPr>
      <w:suppressAutoHyphens w:val="1"/>
      <w:autoSpaceDE w:val="0"/>
      <w:autoSpaceDN w:val="0"/>
      <w:spacing w:after="0" w:line="240" w:lineRule="auto"/>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GB"/>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YOE5kCUurGo2FVF4+pnf/88B0A==">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