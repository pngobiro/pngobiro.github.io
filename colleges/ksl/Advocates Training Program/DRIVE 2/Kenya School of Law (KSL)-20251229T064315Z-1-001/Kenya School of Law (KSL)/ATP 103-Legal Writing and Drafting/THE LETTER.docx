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-228599</wp:posOffset>
                </wp:positionV>
                <wp:extent cx="2181225" cy="1152525"/>
                <wp:effectExtent b="0" l="0" r="0" t="0"/>
                <wp:wrapNone/>
                <wp:docPr id="2" name=""/>
                <a:graphic>
                  <a:graphicData uri="http://schemas.microsoft.com/office/word/2010/wordprocessingShape">
                    <wps:wsp>
                      <wps:cNvSpPr/>
                      <wps:cNvPr id="3" name="Shape 3"/>
                      <wps:spPr>
                        <a:xfrm>
                          <a:off x="4260150" y="3208500"/>
                          <a:ext cx="2171700" cy="1143000"/>
                        </a:xfrm>
                        <a:prstGeom prst="rect">
                          <a:avLst/>
                        </a:prstGeom>
                        <a:solidFill>
                          <a:srgbClr val="9933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ffffff"/>
                                <w:sz w:val="24"/>
                                <w:vertAlign w:val="baseline"/>
                              </w:rPr>
                              <w:t xml:space="preserve">ASSOCIATES &amp; COMPANY ADVOCATES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ffffff"/>
                                <w:sz w:val="24"/>
                                <w:vertAlign w:val="baseline"/>
                              </w:rPr>
                            </w:r>
                            <w:r w:rsidDel="00000000" w:rsidR="00000000" w:rsidRPr="00000000">
                              <w:rPr>
                                <w:rFonts w:ascii="Georgia" w:cs="Georgia" w:eastAsia="Georgia" w:hAnsi="Georgia"/>
                                <w:b w:val="0"/>
                                <w:i w:val="0"/>
                                <w:smallCaps w:val="0"/>
                                <w:strike w:val="0"/>
                                <w:color w:val="ffffff"/>
                                <w:sz w:val="24"/>
                                <w:vertAlign w:val="baseline"/>
                              </w:rPr>
                              <w:t xml:space="preserve">Commissioner for Oaths and Notary Public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ffffff"/>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-228599</wp:posOffset>
                </wp:positionV>
                <wp:extent cx="2181225" cy="11525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81225" cy="1152525"/>
                        </a:xfrm>
                        <a:prstGeom prst="rect"/>
                        <a:ln/>
                      </pic:spPr>
                    </pic:pic>
                  </a:graphicData>
                </a:graphic>
              </wp:anchor>
            </w:drawing>
          </mc:Fallback>
        </mc:AlternateContent>
      </w:r>
    </w:p>
    <w:p w:rsidR="00000000" w:rsidDel="00000000" w:rsidP="00000000" w:rsidRDefault="00000000" w:rsidRPr="00000000" w14:paraId="00000002">
      <w:pPr>
        <w:pageBreakBefore w:val="0"/>
        <w:rPr>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rtl w:val="0"/>
        </w:rPr>
      </w:r>
    </w:p>
    <w:p w:rsidR="00000000" w:rsidDel="00000000" w:rsidP="00000000" w:rsidRDefault="00000000" w:rsidRPr="00000000" w14:paraId="00000004">
      <w:pPr>
        <w:pageBreakBefore w:val="0"/>
        <w:rPr>
          <w:vertAlign w:val="baseline"/>
        </w:rPr>
      </w:pPr>
      <w:r w:rsidDel="00000000" w:rsidR="00000000" w:rsidRPr="00000000">
        <w:rPr>
          <w:rtl w:val="0"/>
        </w:rPr>
      </w:r>
    </w:p>
    <w:p w:rsidR="00000000" w:rsidDel="00000000" w:rsidP="00000000" w:rsidRDefault="00000000" w:rsidRPr="00000000" w14:paraId="00000005">
      <w:pPr>
        <w:pageBreakBefore w:val="0"/>
        <w:rPr>
          <w:vertAlign w:val="baseline"/>
        </w:rPr>
      </w:pPr>
      <w:r w:rsidDel="00000000" w:rsidR="00000000" w:rsidRPr="00000000">
        <w:rPr>
          <w:rtl w:val="0"/>
        </w:rPr>
      </w:r>
    </w:p>
    <w:p w:rsidR="00000000" w:rsidDel="00000000" w:rsidP="00000000" w:rsidRDefault="00000000" w:rsidRPr="00000000" w14:paraId="00000006">
      <w:pPr>
        <w:pageBreakBefore w:val="0"/>
        <w:rPr>
          <w:vertAlign w:val="baseline"/>
        </w:rPr>
      </w:pPr>
      <w:r w:rsidDel="00000000" w:rsidR="00000000" w:rsidRPr="00000000">
        <w:rPr>
          <w:rtl w:val="0"/>
        </w:rPr>
      </w:r>
    </w:p>
    <w:p w:rsidR="00000000" w:rsidDel="00000000" w:rsidP="00000000" w:rsidRDefault="00000000" w:rsidRPr="00000000" w14:paraId="00000007">
      <w:pPr>
        <w:pageBreakBefore w:val="0"/>
        <w:rPr>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Our Ref: </w:t>
      </w:r>
      <w:r w:rsidDel="00000000" w:rsidR="00000000" w:rsidRPr="00000000">
        <w:rPr>
          <w:rFonts w:ascii="Arial" w:cs="Arial" w:eastAsia="Arial" w:hAnsi="Arial"/>
          <w:b w:val="1"/>
          <w:vertAlign w:val="baseline"/>
          <w:rtl w:val="0"/>
        </w:rPr>
        <w:t xml:space="preserve">WM/UG/22/08</w:t>
      </w:r>
      <w:r w:rsidDel="00000000" w:rsidR="00000000" w:rsidRPr="00000000">
        <w:rPr>
          <w:rFonts w:ascii="Arial" w:cs="Arial" w:eastAsia="Arial" w:hAnsi="Arial"/>
          <w:vertAlign w:val="baseline"/>
          <w:rtl w:val="0"/>
        </w:rPr>
        <w:tab/>
        <w:tab/>
        <w:t xml:space="preserve">Your Ref: </w:t>
      </w:r>
      <w:r w:rsidDel="00000000" w:rsidR="00000000" w:rsidRPr="00000000">
        <w:rPr>
          <w:rFonts w:ascii="Arial" w:cs="Arial" w:eastAsia="Arial" w:hAnsi="Arial"/>
          <w:b w:val="1"/>
          <w:vertAlign w:val="baseline"/>
          <w:rtl w:val="0"/>
        </w:rPr>
        <w:t xml:space="preserve">TBA</w:t>
      </w:r>
      <w:r w:rsidDel="00000000" w:rsidR="00000000" w:rsidRPr="00000000">
        <w:rPr>
          <w:rFonts w:ascii="Arial" w:cs="Arial" w:eastAsia="Arial" w:hAnsi="Arial"/>
          <w:vertAlign w:val="baseline"/>
          <w:rtl w:val="0"/>
        </w:rPr>
        <w:tab/>
        <w:tab/>
        <w:tab/>
        <w:tab/>
        <w:t xml:space="preserve">Date</w:t>
      </w:r>
    </w:p>
    <w:p w:rsidR="00000000" w:rsidDel="00000000" w:rsidP="00000000" w:rsidRDefault="00000000" w:rsidRPr="00000000" w14:paraId="0000000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pageBreakBefore w:val="0"/>
        <w:tabs>
          <w:tab w:val="left" w:pos="7480"/>
        </w:tabs>
        <w:rPr>
          <w:rFonts w:ascii="Arial" w:cs="Arial" w:eastAsia="Arial" w:hAnsi="Arial"/>
          <w:b w:val="0"/>
          <w:vertAlign w:val="baseline"/>
        </w:rPr>
      </w:pPr>
      <w:r w:rsidDel="00000000" w:rsidR="00000000" w:rsidRPr="00000000">
        <w:rPr>
          <w:rFonts w:ascii="Arial" w:cs="Arial" w:eastAsia="Arial" w:hAnsi="Arial"/>
          <w:vertAlign w:val="baseline"/>
          <w:rtl w:val="0"/>
        </w:rPr>
        <w:tab/>
      </w:r>
      <w:r w:rsidDel="00000000" w:rsidR="00000000" w:rsidRPr="00000000">
        <w:rPr>
          <w:rFonts w:ascii="Arial" w:cs="Arial" w:eastAsia="Arial" w:hAnsi="Arial"/>
          <w:b w:val="1"/>
          <w:vertAlign w:val="baseline"/>
          <w:rtl w:val="0"/>
        </w:rPr>
        <w:t xml:space="preserve">16</w:t>
      </w:r>
      <w:r w:rsidDel="00000000" w:rsidR="00000000" w:rsidRPr="00000000">
        <w:rPr>
          <w:rFonts w:ascii="Arial" w:cs="Arial" w:eastAsia="Arial" w:hAnsi="Arial"/>
          <w:b w:val="1"/>
          <w:vertAlign w:val="superscript"/>
          <w:rtl w:val="0"/>
        </w:rPr>
        <w:t xml:space="preserve">TH</w:t>
      </w:r>
      <w:r w:rsidDel="00000000" w:rsidR="00000000" w:rsidRPr="00000000">
        <w:rPr>
          <w:rFonts w:ascii="Arial" w:cs="Arial" w:eastAsia="Arial" w:hAnsi="Arial"/>
          <w:b w:val="1"/>
          <w:vertAlign w:val="baseline"/>
          <w:rtl w:val="0"/>
        </w:rPr>
        <w:t xml:space="preserve"> June 2008</w:t>
      </w:r>
      <w:r w:rsidDel="00000000" w:rsidR="00000000" w:rsidRPr="00000000">
        <w:rPr>
          <w:rtl w:val="0"/>
        </w:rPr>
      </w:r>
    </w:p>
    <w:p w:rsidR="00000000" w:rsidDel="00000000" w:rsidP="00000000" w:rsidRDefault="00000000" w:rsidRPr="00000000" w14:paraId="0000000B">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The Executive Director</w:t>
      </w:r>
    </w:p>
    <w:p w:rsidR="00000000" w:rsidDel="00000000" w:rsidP="00000000" w:rsidRDefault="00000000" w:rsidRPr="00000000" w14:paraId="0000000E">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Boresha Maisha Development Initiative</w:t>
      </w:r>
    </w:p>
    <w:p w:rsidR="00000000" w:rsidDel="00000000" w:rsidP="00000000" w:rsidRDefault="00000000" w:rsidRPr="00000000" w14:paraId="0000000F">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Msingi Bora House 3</w:t>
      </w:r>
      <w:r w:rsidDel="00000000" w:rsidR="00000000" w:rsidRPr="00000000">
        <w:rPr>
          <w:rFonts w:ascii="Arial" w:cs="Arial" w:eastAsia="Arial" w:hAnsi="Arial"/>
          <w:vertAlign w:val="superscript"/>
          <w:rtl w:val="0"/>
        </w:rPr>
        <w:t xml:space="preserve">rd</w:t>
      </w:r>
      <w:r w:rsidDel="00000000" w:rsidR="00000000" w:rsidRPr="00000000">
        <w:rPr>
          <w:rFonts w:ascii="Arial" w:cs="Arial" w:eastAsia="Arial" w:hAnsi="Arial"/>
          <w:vertAlign w:val="baseline"/>
          <w:rtl w:val="0"/>
        </w:rPr>
        <w:t xml:space="preserve"> Floor</w:t>
      </w:r>
    </w:p>
    <w:p w:rsidR="00000000" w:rsidDel="00000000" w:rsidP="00000000" w:rsidRDefault="00000000" w:rsidRPr="00000000" w14:paraId="00000010">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P.O Box 192428-00200</w:t>
      </w:r>
    </w:p>
    <w:p w:rsidR="00000000" w:rsidDel="00000000" w:rsidP="00000000" w:rsidRDefault="00000000" w:rsidRPr="00000000" w14:paraId="00000011">
      <w:pPr>
        <w:pageBreakBefore w:val="0"/>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NAIROBI</w:t>
      </w:r>
      <w:r w:rsidDel="00000000" w:rsidR="00000000" w:rsidRPr="00000000">
        <w:rPr>
          <w:rtl w:val="0"/>
        </w:rPr>
      </w:r>
    </w:p>
    <w:p w:rsidR="00000000" w:rsidDel="00000000" w:rsidP="00000000" w:rsidRDefault="00000000" w:rsidRPr="00000000" w14:paraId="0000001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Dear Sirs</w:t>
      </w:r>
    </w:p>
    <w:p w:rsidR="00000000" w:rsidDel="00000000" w:rsidP="00000000" w:rsidRDefault="00000000" w:rsidRPr="00000000" w14:paraId="0000001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pageBreakBefore w:val="0"/>
        <w:pBdr>
          <w:bottom w:color="000000" w:space="1" w:sz="4" w:val="single"/>
        </w:pBdr>
        <w:rPr>
          <w:rFonts w:ascii="Arial" w:cs="Arial" w:eastAsia="Arial" w:hAnsi="Arial"/>
          <w:b w:val="0"/>
          <w:vertAlign w:val="baseline"/>
        </w:rPr>
      </w:pPr>
      <w:sdt>
        <w:sdtPr>
          <w:tag w:val="goog_rdk_1"/>
        </w:sdtPr>
        <w:sdtContent>
          <w:ins w:author="sabina elijah" w:id="0" w:date="2022-03-24T11:32:55Z">
            <w:r w:rsidDel="00000000" w:rsidR="00000000" w:rsidRPr="00000000">
              <w:rPr>
                <w:rFonts w:ascii="Arial" w:cs="Arial" w:eastAsia="Arial" w:hAnsi="Arial"/>
                <w:vertAlign w:val="baseline"/>
                <w:rtl w:val="0"/>
              </w:rPr>
              <w:t xml:space="preserve">;</w:t>
            </w:r>
          </w:ins>
        </w:sdtContent>
      </w:sdt>
      <w:r w:rsidDel="00000000" w:rsidR="00000000" w:rsidRPr="00000000">
        <w:rPr>
          <w:rFonts w:ascii="Arial" w:cs="Arial" w:eastAsia="Arial" w:hAnsi="Arial"/>
          <w:b w:val="1"/>
          <w:vertAlign w:val="baseline"/>
          <w:rtl w:val="0"/>
        </w:rPr>
        <w:t xml:space="preserve">RE: LEGAL OPINION MR KERONGO BWOMBONGI</w:t>
      </w:r>
      <w:r w:rsidDel="00000000" w:rsidR="00000000" w:rsidRPr="00000000">
        <w:rPr>
          <w:rtl w:val="0"/>
        </w:rPr>
      </w:r>
    </w:p>
    <w:p w:rsidR="00000000" w:rsidDel="00000000" w:rsidP="00000000" w:rsidRDefault="00000000" w:rsidRPr="00000000" w14:paraId="0000001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We have been instructed by Mr. Kerongo Bwombongi to respond to your letter dated 30</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April as follows:</w:t>
      </w:r>
    </w:p>
    <w:p w:rsidR="00000000" w:rsidDel="00000000" w:rsidP="00000000" w:rsidRDefault="00000000" w:rsidRPr="00000000" w14:paraId="00000018">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That you wrongfully terminated our client’s services. </w:t>
      </w:r>
    </w:p>
    <w:p w:rsidR="00000000" w:rsidDel="00000000" w:rsidP="00000000" w:rsidRDefault="00000000" w:rsidRPr="00000000" w14:paraId="0000001A">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Consequently, you now owe our client a total of </w:t>
      </w:r>
      <w:r w:rsidDel="00000000" w:rsidR="00000000" w:rsidRPr="00000000">
        <w:rPr>
          <w:rFonts w:ascii="Arial" w:cs="Arial" w:eastAsia="Arial" w:hAnsi="Arial"/>
          <w:b w:val="1"/>
          <w:vertAlign w:val="baseline"/>
          <w:rtl w:val="0"/>
        </w:rPr>
        <w:t xml:space="preserve">KShs. 953,000.00 </w:t>
      </w:r>
      <w:r w:rsidDel="00000000" w:rsidR="00000000" w:rsidRPr="00000000">
        <w:rPr>
          <w:rFonts w:ascii="Arial" w:cs="Arial" w:eastAsia="Arial" w:hAnsi="Arial"/>
          <w:vertAlign w:val="baseline"/>
          <w:rtl w:val="0"/>
        </w:rPr>
        <w:t xml:space="preserve">for amounts accrued during his employment with your firm. Full particulars whereof are as follows:</w:t>
      </w:r>
    </w:p>
    <w:p w:rsidR="00000000" w:rsidDel="00000000" w:rsidP="00000000" w:rsidRDefault="00000000" w:rsidRPr="00000000" w14:paraId="0000001C">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Firstly, that you are in arrears of Kshs 380,000 for salaries due and outstanding for the months of January to April 2008. </w:t>
      </w:r>
    </w:p>
    <w:p w:rsidR="00000000" w:rsidDel="00000000" w:rsidP="00000000" w:rsidRDefault="00000000" w:rsidRPr="00000000" w14:paraId="0000001E">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Secondly, that you owe our client Kshs, 133,000.00 as interest, at 20% per month, for wrongfully withholding salary for the months of October to December 2007. </w:t>
      </w:r>
    </w:p>
    <w:p w:rsidR="00000000" w:rsidDel="00000000" w:rsidP="00000000" w:rsidRDefault="00000000" w:rsidRPr="00000000" w14:paraId="00000020">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Thirdly, that you are yet to pay our client Kshs.285,000.00 as compensation for wrongful dismissal which amount is three (3) months’ salary in lieu of notice.</w:t>
      </w:r>
    </w:p>
    <w:p w:rsidR="00000000" w:rsidDel="00000000" w:rsidP="00000000" w:rsidRDefault="00000000" w:rsidRPr="00000000" w14:paraId="00000022">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Fourthly, that our client’s leave allowance in lieu of leave for Kshs. 95,000 has not been paid by your firm.</w:t>
      </w:r>
    </w:p>
    <w:p w:rsidR="00000000" w:rsidDel="00000000" w:rsidP="00000000" w:rsidRDefault="00000000" w:rsidRPr="00000000" w14:paraId="00000024">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Fifthly, reimbursement of expended petty cash of Kshs 60,000 is still owed to our client by your firm but remains unpaid. </w:t>
      </w:r>
    </w:p>
    <w:p w:rsidR="00000000" w:rsidDel="00000000" w:rsidP="00000000" w:rsidRDefault="00000000" w:rsidRPr="00000000" w14:paraId="00000027">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Our instructions are to demand from you, which he hereby do, full payment of the aforesaid sum of </w:t>
      </w:r>
      <w:r w:rsidDel="00000000" w:rsidR="00000000" w:rsidRPr="00000000">
        <w:rPr>
          <w:rFonts w:ascii="Arial" w:cs="Arial" w:eastAsia="Arial" w:hAnsi="Arial"/>
          <w:b w:val="1"/>
          <w:vertAlign w:val="baseline"/>
          <w:rtl w:val="0"/>
        </w:rPr>
        <w:t xml:space="preserve">KShs. 953,000.00 </w:t>
      </w:r>
      <w:r w:rsidDel="00000000" w:rsidR="00000000" w:rsidRPr="00000000">
        <w:rPr>
          <w:rFonts w:ascii="Arial" w:cs="Arial" w:eastAsia="Arial" w:hAnsi="Arial"/>
          <w:vertAlign w:val="baseline"/>
          <w:rtl w:val="0"/>
        </w:rPr>
        <w:t xml:space="preserve">owed to our client.</w:t>
      </w:r>
    </w:p>
    <w:p w:rsidR="00000000" w:rsidDel="00000000" w:rsidP="00000000" w:rsidRDefault="00000000" w:rsidRPr="00000000" w14:paraId="00000029">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pageBreakBefore w:val="0"/>
        <w:jc w:val="both"/>
        <w:rPr>
          <w:rFonts w:ascii="Arial" w:cs="Arial" w:eastAsia="Arial" w:hAnsi="Arial"/>
          <w:vertAlign w:val="baseline"/>
        </w:rPr>
      </w:pPr>
      <w:r w:rsidDel="00000000" w:rsidR="00000000" w:rsidRPr="00000000">
        <w:rPr>
          <w:rFonts w:ascii="Arial" w:cs="Arial" w:eastAsia="Arial" w:hAnsi="Arial"/>
          <w:b w:val="1"/>
          <w:vertAlign w:val="baseline"/>
          <w:rtl w:val="0"/>
        </w:rPr>
        <w:t xml:space="preserve">TAKE NOTICE</w:t>
      </w:r>
      <w:r w:rsidDel="00000000" w:rsidR="00000000" w:rsidRPr="00000000">
        <w:rPr>
          <w:rFonts w:ascii="Arial" w:cs="Arial" w:eastAsia="Arial" w:hAnsi="Arial"/>
          <w:vertAlign w:val="baseline"/>
          <w:rtl w:val="0"/>
        </w:rPr>
        <w:t xml:space="preserve"> that unless we receive the said sum of </w:t>
      </w:r>
      <w:r w:rsidDel="00000000" w:rsidR="00000000" w:rsidRPr="00000000">
        <w:rPr>
          <w:rFonts w:ascii="Arial" w:cs="Arial" w:eastAsia="Arial" w:hAnsi="Arial"/>
          <w:b w:val="1"/>
          <w:vertAlign w:val="baseline"/>
          <w:rtl w:val="0"/>
        </w:rPr>
        <w:t xml:space="preserve">KShs. 953,000.00 </w:t>
      </w:r>
      <w:r w:rsidDel="00000000" w:rsidR="00000000" w:rsidRPr="00000000">
        <w:rPr>
          <w:rFonts w:ascii="Arial" w:cs="Arial" w:eastAsia="Arial" w:hAnsi="Arial"/>
          <w:vertAlign w:val="baseline"/>
          <w:rtl w:val="0"/>
        </w:rPr>
        <w:t xml:space="preserve">in our chambers </w:t>
      </w:r>
      <w:r w:rsidDel="00000000" w:rsidR="00000000" w:rsidRPr="00000000">
        <w:rPr>
          <w:rFonts w:ascii="Arial" w:cs="Arial" w:eastAsia="Arial" w:hAnsi="Arial"/>
          <w:b w:val="1"/>
          <w:vertAlign w:val="baseline"/>
          <w:rtl w:val="0"/>
        </w:rPr>
        <w:t xml:space="preserve">WITHIN SEVEN (7) DAYS</w:t>
      </w:r>
      <w:r w:rsidDel="00000000" w:rsidR="00000000" w:rsidRPr="00000000">
        <w:rPr>
          <w:rFonts w:ascii="Arial" w:cs="Arial" w:eastAsia="Arial" w:hAnsi="Arial"/>
          <w:vertAlign w:val="baseline"/>
          <w:rtl w:val="0"/>
        </w:rPr>
        <w:t xml:space="preserve"> from the date hereof, our peremptory instructions are to institute legal proceedings against you for the recovery of the same without any further correspondence to you whatsoever and at your risk as to costs. </w:t>
      </w:r>
    </w:p>
    <w:p w:rsidR="00000000" w:rsidDel="00000000" w:rsidP="00000000" w:rsidRDefault="00000000" w:rsidRPr="00000000" w14:paraId="0000002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Be accordingly warned!</w:t>
      </w:r>
    </w:p>
    <w:p w:rsidR="00000000" w:rsidDel="00000000" w:rsidP="00000000" w:rsidRDefault="00000000" w:rsidRPr="00000000" w14:paraId="0000002F">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Yours faithfully,</w:t>
      </w:r>
    </w:p>
    <w:p w:rsidR="00000000" w:rsidDel="00000000" w:rsidP="00000000" w:rsidRDefault="00000000" w:rsidRPr="00000000" w14:paraId="00000032">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WAKILI MKALI &amp; CO. ADVOCATES</w:t>
      </w:r>
      <w:r w:rsidDel="00000000" w:rsidR="00000000" w:rsidRPr="00000000">
        <w:rPr>
          <w:rtl w:val="0"/>
        </w:rPr>
      </w:r>
    </w:p>
    <w:p w:rsidR="00000000" w:rsidDel="00000000" w:rsidP="00000000" w:rsidRDefault="00000000" w:rsidRPr="00000000" w14:paraId="0000003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7">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ULBANUS GWENE</w:t>
      </w:r>
      <w:r w:rsidDel="00000000" w:rsidR="00000000" w:rsidRPr="00000000">
        <w:rPr>
          <w:rtl w:val="0"/>
        </w:rPr>
      </w:r>
    </w:p>
    <w:p w:rsidR="00000000" w:rsidDel="00000000" w:rsidP="00000000" w:rsidRDefault="00000000" w:rsidRPr="00000000" w14:paraId="00000038">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c.c MR. KERONGO BWOMBONGI</w:t>
      </w:r>
    </w:p>
    <w:p w:rsidR="00000000" w:rsidDel="00000000" w:rsidP="00000000" w:rsidRDefault="00000000" w:rsidRPr="00000000" w14:paraId="0000003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vertAlign w:val="baseline"/>
        </w:rPr>
      </w:pPr>
      <w:r w:rsidDel="00000000" w:rsidR="00000000" w:rsidRPr="00000000">
        <w:rPr>
          <w:rtl w:val="0"/>
        </w:rPr>
      </w:r>
    </w:p>
    <w:sectPr>
      <w:footerReference r:id="rId8" w:type="default"/>
      <w:pgSz w:h="15840" w:w="12240" w:orient="portrait"/>
      <w:pgMar w:bottom="1440" w:top="1440" w:left="162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57150" cy="800100"/>
              <wp:effectExtent b="0" l="0" r="0" t="0"/>
              <wp:wrapNone/>
              <wp:docPr id="1" name=""/>
              <a:graphic>
                <a:graphicData uri="http://schemas.microsoft.com/office/word/2010/wordprocessingShape">
                  <wps:wsp>
                    <wps:cNvCnPr/>
                    <wps:spPr>
                      <a:xfrm>
                        <a:off x="5346000" y="3379950"/>
                        <a:ext cx="0" cy="800100"/>
                      </a:xfrm>
                      <a:prstGeom prst="straightConnector1">
                        <a:avLst/>
                      </a:prstGeom>
                      <a:noFill/>
                      <a:ln cap="flat" cmpd="sng" w="571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57150" cy="8001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150" cy="80010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468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Partner: Ulbanus Gwene,</w:t>
      <w:tab/>
      <w:t xml:space="preserve">                                                    WAKILI WENGI ADVOCATES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5040"/>
      </w:tabs>
      <w:spacing w:after="0" w:before="0" w:line="240" w:lineRule="auto"/>
      <w:ind w:left="0" w:right="0" w:firstLine="72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LL.B (Hons) (UOX) Dip.Law (KSL)                        2</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Floor, Haraka Plaza, Maajabu Avenue</w:t>
      <w:tab/>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 Box 62220-00600 Nairobi, Kenya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Tel: 254 2 123 456   0788 213 243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pqqaNRlVsalP/wl+PbWwDP8NxA==">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2008-06-04T14:51:00Z</dcterms:created>
  <dc:creator>Station02</dc:creator>
</cp:coreProperties>
</file>