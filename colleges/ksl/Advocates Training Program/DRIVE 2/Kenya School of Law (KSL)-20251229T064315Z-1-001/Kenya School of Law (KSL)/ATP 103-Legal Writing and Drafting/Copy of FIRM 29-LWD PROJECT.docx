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KENYA SCHOOL OF LAW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ADVOCATES TRAINING PROGRAM 2018</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29 PRESENTATION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48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19400" cy="306705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LEGAL WRITING AND DRAFTING</w:t>
      </w:r>
    </w:p>
    <w:p w:rsidR="00000000" w:rsidDel="00000000" w:rsidP="00000000" w:rsidRDefault="00000000" w:rsidRPr="00000000" w14:paraId="00000007">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FACILITATOR:    MR. JUSTUS MAITHYA MUNYITHYA</w:t>
      </w:r>
    </w:p>
    <w:p w:rsidR="00000000" w:rsidDel="00000000" w:rsidP="00000000" w:rsidRDefault="00000000" w:rsidRPr="00000000" w14:paraId="00000008">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FEBRUARY 2018</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pageBreakBefore w:val="0"/>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QUESTION 2.</w:t>
      </w:r>
    </w:p>
    <w:p w:rsidR="00000000" w:rsidDel="00000000" w:rsidP="00000000" w:rsidRDefault="00000000" w:rsidRPr="00000000" w14:paraId="0000000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brief on the judgement of the court in a criminal case. Rewrite the brief, beginning with a topic sentence summarizing the holding of the court, re-casting the facts and using the transitions in the IRAC process. (Issue, Rule, Application and Conclusion)</w:t>
      </w:r>
    </w:p>
    <w:p w:rsidR="00000000" w:rsidDel="00000000" w:rsidP="00000000" w:rsidRDefault="00000000" w:rsidRPr="00000000" w14:paraId="0000000D">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sdt>
      <w:sdtPr>
        <w:tag w:val="goog_rdk_1"/>
      </w:sdtPr>
      <w:sdtContent>
        <w:p w:rsidR="00000000" w:rsidDel="00000000" w:rsidP="00000000" w:rsidRDefault="00000000" w:rsidRPr="00000000" w14:paraId="0000000E">
          <w:pPr>
            <w:pageBreakBefore w:val="0"/>
            <w:numPr>
              <w:ilvl w:val="0"/>
              <w:numId w:val="1"/>
            </w:numPr>
            <w:spacing w:line="480" w:lineRule="auto"/>
            <w:ind w:left="720" w:hanging="360"/>
            <w:jc w:val="both"/>
            <w:rPr>
              <w:rFonts w:ascii="Times New Roman" w:cs="Times New Roman" w:eastAsia="Times New Roman" w:hAnsi="Times New Roman"/>
              <w:i w:val="1"/>
              <w:sz w:val="24"/>
              <w:szCs w:val="24"/>
              <w:u w:val="none"/>
              <w:rPrChange w:author="grace nderitu" w:id="1" w:date="2022-02-01T10:24:54Z">
                <w:rPr>
                  <w:rFonts w:ascii="Times New Roman" w:cs="Times New Roman" w:eastAsia="Times New Roman" w:hAnsi="Times New Roman"/>
                  <w:i w:val="1"/>
                  <w:sz w:val="24"/>
                  <w:szCs w:val="24"/>
                </w:rPr>
              </w:rPrChange>
            </w:rPr>
            <w:pPrChange w:author="grace nderitu" w:id="0" w:date="2022-02-01T10:24:54Z">
              <w:pPr>
                <w:pageBreakBefore w:val="0"/>
                <w:spacing w:line="480" w:lineRule="auto"/>
                <w:jc w:val="both"/>
              </w:pPr>
            </w:pPrChange>
          </w:pPr>
          <w:r w:rsidDel="00000000" w:rsidR="00000000" w:rsidRPr="00000000">
            <w:rPr>
              <w:rFonts w:ascii="Times New Roman" w:cs="Times New Roman" w:eastAsia="Times New Roman" w:hAnsi="Times New Roman"/>
              <w:i w:val="1"/>
              <w:sz w:val="24"/>
              <w:szCs w:val="24"/>
              <w:rtl w:val="0"/>
            </w:rPr>
            <w:t xml:space="preserve">In this case the accused was charged with the murder of his mother. When the hearing commenced the accused objected to the trial on the grounds that he had been brought to court 23 days after his arrest. This, he said, was contrary to the provisions of the constitution. The prosecution claimed that the exercise of tracing eyewitnesses was time consuming and this caused the delay in bringing the accused to court. The high court was to </w:t>
          </w:r>
          <w:sdt>
            <w:sdtPr>
              <w:tag w:val="goog_rdk_0"/>
            </w:sdtPr>
            <w:sdtContent>
              <w:ins w:author="grace nderitu" w:id="0" w:date="2022-02-01T10:24:53Z">
                <w:r w:rsidDel="00000000" w:rsidR="00000000" w:rsidRPr="00000000">
                  <w:rPr>
                    <w:rFonts w:ascii="Times New Roman" w:cs="Times New Roman" w:eastAsia="Times New Roman" w:hAnsi="Times New Roman"/>
                    <w:i w:val="1"/>
                    <w:sz w:val="24"/>
                    <w:szCs w:val="24"/>
                    <w:rtl w:val="0"/>
                  </w:rPr>
                  <w:t xml:space="preserve">go </w:t>
                </w:r>
              </w:ins>
            </w:sdtContent>
          </w:sdt>
          <w:r w:rsidDel="00000000" w:rsidR="00000000" w:rsidRPr="00000000">
            <w:rPr>
              <w:rFonts w:ascii="Times New Roman" w:cs="Times New Roman" w:eastAsia="Times New Roman" w:hAnsi="Times New Roman"/>
              <w:i w:val="1"/>
              <w:sz w:val="24"/>
              <w:szCs w:val="24"/>
              <w:rtl w:val="0"/>
            </w:rPr>
            <w:t xml:space="preserve">decide whether the fundamental rights of the accused were violated by the delay in bringing the accused to trial for the alleged murder of his mother was satisfactory.</w:t>
          </w:r>
        </w:p>
      </w:sdtContent>
    </w:sdt>
    <w:p w:rsidR="00000000" w:rsidDel="00000000" w:rsidP="00000000" w:rsidRDefault="00000000" w:rsidRPr="00000000" w14:paraId="0000000F">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72(3) (b) of the constitution stipulates that a person arrested on reasonable suspicion or having committed a capital offence must be brought to court as soon as is reasonably practicable but at any rate before the expiry of 14 days from the time of his arrest. This section also places burden of compliance upon the prosecution. </w:t>
      </w:r>
    </w:p>
    <w:p w:rsidR="00000000" w:rsidDel="00000000" w:rsidP="00000000" w:rsidRDefault="00000000" w:rsidRPr="00000000" w14:paraId="00000010">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court of appeal in Eliud Njeri Nyaga v Republic (Criminal Appeal Number 182 of 2006) provides incidents that would constitute satisfactory explanation for delay in bringing the accused to court. These include a case where an arrested person is taken ill within the stipulated 14 days and cannot therefore be produced in court or when there is no court of competent jurisdiction to which the accused can be taken. </w:t>
      </w:r>
    </w:p>
    <w:p w:rsidR="00000000" w:rsidDel="00000000" w:rsidP="00000000" w:rsidRDefault="00000000" w:rsidRPr="00000000" w14:paraId="00000011">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court found that the delay in bringing the accused to court after 23 days instead of within 14 days of his arrest was contrary to Section 72(2)(b). The court also found that looking at the evidence produced by the prosecution, it was clear that the delay was based on administrative and bureaucratic reasons. Difficulties in tracing eyewitnesses to the crime did not fall within satisfactory explanation for delay. </w:t>
      </w:r>
    </w:p>
    <w:p w:rsidR="00000000" w:rsidDel="00000000" w:rsidP="00000000" w:rsidRDefault="00000000" w:rsidRPr="00000000" w14:paraId="00000012">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courts conclusion, accordingly, was that the fundamental rights of the accused were violated and further that there was no cure to the nullity of the proceedings instituted after the expiry of the 14 days and the court therefore ordered the immediate release of the accused from the custody.’</w:t>
      </w:r>
    </w:p>
    <w:p w:rsidR="00000000" w:rsidDel="00000000" w:rsidP="00000000" w:rsidRDefault="00000000" w:rsidRPr="00000000" w14:paraId="00000013">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ANSWER</w:t>
      </w:r>
    </w:p>
    <w:p w:rsidR="00000000" w:rsidDel="00000000" w:rsidP="00000000" w:rsidRDefault="00000000" w:rsidRPr="00000000" w14:paraId="0000002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Every accused person has a non-derogable right to be brought to court as soon as is reasonably possible</w:t>
      </w:r>
      <w:r w:rsidDel="00000000" w:rsidR="00000000" w:rsidRPr="00000000">
        <w:rPr>
          <w:rFonts w:ascii="Times New Roman" w:cs="Times New Roman" w:eastAsia="Times New Roman" w:hAnsi="Times New Roman"/>
          <w:sz w:val="24"/>
          <w:szCs w:val="24"/>
          <w:rtl w:val="0"/>
        </w:rPr>
        <w:t xml:space="preserve">. If the accused person is not brought to court within the stipulated time frame, his continued detention amounts to unmitigated illegality and a violation of his fundamental rights and any prosecution against him would be a nullity. </w:t>
      </w:r>
    </w:p>
    <w:p w:rsidR="00000000" w:rsidDel="00000000" w:rsidP="00000000" w:rsidRDefault="00000000" w:rsidRPr="00000000" w14:paraId="0000002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person in this case was </w:t>
      </w:r>
      <w:r w:rsidDel="00000000" w:rsidR="00000000" w:rsidRPr="00000000">
        <w:rPr>
          <w:rFonts w:ascii="Times New Roman" w:cs="Times New Roman" w:eastAsia="Times New Roman" w:hAnsi="Times New Roman"/>
          <w:sz w:val="24"/>
          <w:szCs w:val="24"/>
          <w:highlight w:val="cyan"/>
          <w:rtl w:val="0"/>
        </w:rPr>
        <w:t xml:space="preserve">charged with the offence of murder of his mother</w:t>
      </w:r>
      <w:r w:rsidDel="00000000" w:rsidR="00000000" w:rsidRPr="00000000">
        <w:rPr>
          <w:rFonts w:ascii="Times New Roman" w:cs="Times New Roman" w:eastAsia="Times New Roman" w:hAnsi="Times New Roman"/>
          <w:sz w:val="24"/>
          <w:szCs w:val="24"/>
          <w:rtl w:val="0"/>
        </w:rPr>
        <w:t xml:space="preserve"> contrary to section 203 as read together with section 204 of the Penal Code. When this matter came up for hearing before the court, the accused person objected to his trial on the grounds that he had been brought to court 23 days after his arrest, which was contrary to Section 72(3)(b) of the Constitution (repealed). The accused thus submitted that his trial was an illegality. </w:t>
      </w:r>
    </w:p>
    <w:p w:rsidR="00000000" w:rsidDel="00000000" w:rsidP="00000000" w:rsidRDefault="00000000" w:rsidRPr="00000000" w14:paraId="0000002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On the other hand</w:t>
      </w:r>
      <w:r w:rsidDel="00000000" w:rsidR="00000000" w:rsidRPr="00000000">
        <w:rPr>
          <w:rFonts w:ascii="Times New Roman" w:cs="Times New Roman" w:eastAsia="Times New Roman" w:hAnsi="Times New Roman"/>
          <w:sz w:val="24"/>
          <w:szCs w:val="24"/>
          <w:rtl w:val="0"/>
        </w:rPr>
        <w:t xml:space="preserve">, the prosecution submitted that </w:t>
      </w:r>
      <w:r w:rsidDel="00000000" w:rsidR="00000000" w:rsidRPr="00000000">
        <w:rPr>
          <w:rFonts w:ascii="Times New Roman" w:cs="Times New Roman" w:eastAsia="Times New Roman" w:hAnsi="Times New Roman"/>
          <w:sz w:val="24"/>
          <w:szCs w:val="24"/>
          <w:highlight w:val="cyan"/>
          <w:rtl w:val="0"/>
        </w:rPr>
        <w:t xml:space="preserve">the exercise of tracing eyewitnesses was time consuming</w:t>
      </w:r>
      <w:r w:rsidDel="00000000" w:rsidR="00000000" w:rsidRPr="00000000">
        <w:rPr>
          <w:rFonts w:ascii="Times New Roman" w:cs="Times New Roman" w:eastAsia="Times New Roman" w:hAnsi="Times New Roman"/>
          <w:sz w:val="24"/>
          <w:szCs w:val="24"/>
          <w:rtl w:val="0"/>
        </w:rPr>
        <w:t xml:space="preserve"> and this caused the delay in bringing the accused person to court.</w:t>
      </w:r>
    </w:p>
    <w:p w:rsidR="00000000" w:rsidDel="00000000" w:rsidP="00000000" w:rsidRDefault="00000000" w:rsidRPr="00000000" w14:paraId="00000029">
      <w:pPr>
        <w:pageBreakBefore w:val="0"/>
        <w:spacing w:line="48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The issues for determination before the court were; whether the fundamental rights of the accused person were violated by the delay in bringing him to court; and, whether the explanation offered by the prosecution for the delay in bringing the accused to court was satisfactory.</w:t>
      </w:r>
    </w:p>
    <w:p w:rsidR="00000000" w:rsidDel="00000000" w:rsidP="00000000" w:rsidRDefault="00000000" w:rsidRPr="00000000" w14:paraId="0000002A">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72(3) (b) of the Constitution provided:-</w:t>
      </w:r>
    </w:p>
    <w:p w:rsidR="00000000" w:rsidDel="00000000" w:rsidP="00000000" w:rsidRDefault="00000000" w:rsidRPr="00000000" w14:paraId="0000002B">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person who is arrested or detained—upon reasonable suspicion of his having committed, or being about to commit, a criminal offence, and who is not released, shall be brought before a court as soon as is reasonably practicable, and where he is not brought before a court within twenty-four hours of his arrest or from the commencement of his detention, or within fourteen days of his arrest or detention where he is arrested or detained upon reasonable suspicion of his having committed or about to commit an offence punishable by death, the burden of proving that the person arrested or detained has been brought before a court as soon as is reasonably practicable shall rest upon any person alleging that the provisions of this subsection have been complied with.”</w:t>
      </w:r>
    </w:p>
    <w:p w:rsidR="00000000" w:rsidDel="00000000" w:rsidP="00000000" w:rsidRDefault="00000000" w:rsidRPr="00000000" w14:paraId="0000002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respect, the Court of Appeal in </w:t>
      </w:r>
      <w:r w:rsidDel="00000000" w:rsidR="00000000" w:rsidRPr="00000000">
        <w:rPr>
          <w:rFonts w:ascii="Times New Roman" w:cs="Times New Roman" w:eastAsia="Times New Roman" w:hAnsi="Times New Roman"/>
          <w:b w:val="1"/>
          <w:i w:val="1"/>
          <w:sz w:val="24"/>
          <w:szCs w:val="24"/>
          <w:rtl w:val="0"/>
        </w:rPr>
        <w:t xml:space="preserve">Eliud Njeru Nyaga vs Republic Criminal Appeal No. 182 of 2006 </w:t>
      </w:r>
      <w:r w:rsidDel="00000000" w:rsidR="00000000" w:rsidRPr="00000000">
        <w:rPr>
          <w:rFonts w:ascii="Times New Roman" w:cs="Times New Roman" w:eastAsia="Times New Roman" w:hAnsi="Times New Roman"/>
          <w:sz w:val="24"/>
          <w:szCs w:val="24"/>
          <w:rtl w:val="0"/>
        </w:rPr>
        <w:t xml:space="preserve">considered incidents which would constitute a </w:t>
      </w:r>
      <w:r w:rsidDel="00000000" w:rsidR="00000000" w:rsidRPr="00000000">
        <w:rPr>
          <w:rFonts w:ascii="Times New Roman" w:cs="Times New Roman" w:eastAsia="Times New Roman" w:hAnsi="Times New Roman"/>
          <w:sz w:val="24"/>
          <w:szCs w:val="24"/>
          <w:highlight w:val="cyan"/>
          <w:rtl w:val="0"/>
        </w:rPr>
        <w:t xml:space="preserve">satisfactory explanation</w:t>
      </w:r>
      <w:r w:rsidDel="00000000" w:rsidR="00000000" w:rsidRPr="00000000">
        <w:rPr>
          <w:rFonts w:ascii="Times New Roman" w:cs="Times New Roman" w:eastAsia="Times New Roman" w:hAnsi="Times New Roman"/>
          <w:sz w:val="24"/>
          <w:szCs w:val="24"/>
          <w:rtl w:val="0"/>
        </w:rPr>
        <w:t xml:space="preserve"> for bringing the accused person to court. The court found that such incidents include a case where an arrested person is taken ill within the stipulated period and cannot therefore be produced in court, or, when there is no Court of competent jurisdiction to which the accused can be taken.  </w:t>
      </w:r>
    </w:p>
    <w:p w:rsidR="00000000" w:rsidDel="00000000" w:rsidP="00000000" w:rsidRDefault="00000000" w:rsidRPr="00000000" w14:paraId="0000002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Based on the foregoing</w:t>
      </w:r>
      <w:r w:rsidDel="00000000" w:rsidR="00000000" w:rsidRPr="00000000">
        <w:rPr>
          <w:rFonts w:ascii="Times New Roman" w:cs="Times New Roman" w:eastAsia="Times New Roman" w:hAnsi="Times New Roman"/>
          <w:sz w:val="24"/>
          <w:szCs w:val="24"/>
          <w:rtl w:val="0"/>
        </w:rPr>
        <w:t xml:space="preserve">, the court in the present matter found that the </w:t>
      </w:r>
      <w:r w:rsidDel="00000000" w:rsidR="00000000" w:rsidRPr="00000000">
        <w:rPr>
          <w:rFonts w:ascii="Times New Roman" w:cs="Times New Roman" w:eastAsia="Times New Roman" w:hAnsi="Times New Roman"/>
          <w:sz w:val="24"/>
          <w:szCs w:val="24"/>
          <w:highlight w:val="cyan"/>
          <w:rtl w:val="0"/>
        </w:rPr>
        <w:t xml:space="preserve">delay in bringing the accused person to court</w:t>
      </w:r>
      <w:r w:rsidDel="00000000" w:rsidR="00000000" w:rsidRPr="00000000">
        <w:rPr>
          <w:rFonts w:ascii="Times New Roman" w:cs="Times New Roman" w:eastAsia="Times New Roman" w:hAnsi="Times New Roman"/>
          <w:sz w:val="24"/>
          <w:szCs w:val="24"/>
          <w:rtl w:val="0"/>
        </w:rPr>
        <w:t xml:space="preserve"> after 23 days was contrary to section 72(3) of the Repealed Constitution. </w:t>
      </w:r>
      <w:r w:rsidDel="00000000" w:rsidR="00000000" w:rsidRPr="00000000">
        <w:rPr>
          <w:rFonts w:ascii="Times New Roman" w:cs="Times New Roman" w:eastAsia="Times New Roman" w:hAnsi="Times New Roman"/>
          <w:sz w:val="24"/>
          <w:szCs w:val="24"/>
          <w:highlight w:val="yellow"/>
          <w:rtl w:val="0"/>
        </w:rPr>
        <w:t xml:space="preserve">Further,</w:t>
      </w:r>
      <w:r w:rsidDel="00000000" w:rsidR="00000000" w:rsidRPr="00000000">
        <w:rPr>
          <w:rFonts w:ascii="Times New Roman" w:cs="Times New Roman" w:eastAsia="Times New Roman" w:hAnsi="Times New Roman"/>
          <w:sz w:val="24"/>
          <w:szCs w:val="24"/>
          <w:rtl w:val="0"/>
        </w:rPr>
        <w:t xml:space="preserve"> the Court found the explanation tendered by the prosecution for failing to bring the accused to court within the stipulated timeline to be unsatisfactory. </w:t>
      </w:r>
      <w:r w:rsidDel="00000000" w:rsidR="00000000" w:rsidRPr="00000000">
        <w:rPr>
          <w:rFonts w:ascii="Times New Roman" w:cs="Times New Roman" w:eastAsia="Times New Roman" w:hAnsi="Times New Roman"/>
          <w:sz w:val="24"/>
          <w:szCs w:val="24"/>
          <w:highlight w:val="yellow"/>
          <w:rtl w:val="0"/>
        </w:rPr>
        <w:t xml:space="preserve">Further still</w:t>
      </w:r>
      <w:r w:rsidDel="00000000" w:rsidR="00000000" w:rsidRPr="00000000">
        <w:rPr>
          <w:rFonts w:ascii="Times New Roman" w:cs="Times New Roman" w:eastAsia="Times New Roman" w:hAnsi="Times New Roman"/>
          <w:sz w:val="24"/>
          <w:szCs w:val="24"/>
          <w:rtl w:val="0"/>
        </w:rPr>
        <w:t xml:space="preserve">, looking at the evidence tendered by the prosecution, the court made a finding that the delay in bringing the accused to court was based on administrative and bureaucratic reasons.</w:t>
      </w:r>
    </w:p>
    <w:p w:rsidR="00000000" w:rsidDel="00000000" w:rsidP="00000000" w:rsidRDefault="00000000" w:rsidRPr="00000000" w14:paraId="0000002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In conclusion</w:t>
      </w:r>
      <w:r w:rsidDel="00000000" w:rsidR="00000000" w:rsidRPr="00000000">
        <w:rPr>
          <w:rFonts w:ascii="Times New Roman" w:cs="Times New Roman" w:eastAsia="Times New Roman" w:hAnsi="Times New Roman"/>
          <w:sz w:val="24"/>
          <w:szCs w:val="24"/>
          <w:rtl w:val="0"/>
        </w:rPr>
        <w:t xml:space="preserve">, the court found that the delay in bringing the accused to court 23 days after his arrest was a </w:t>
      </w:r>
      <w:r w:rsidDel="00000000" w:rsidR="00000000" w:rsidRPr="00000000">
        <w:rPr>
          <w:rFonts w:ascii="Times New Roman" w:cs="Times New Roman" w:eastAsia="Times New Roman" w:hAnsi="Times New Roman"/>
          <w:sz w:val="24"/>
          <w:szCs w:val="24"/>
          <w:highlight w:val="cyan"/>
          <w:rtl w:val="0"/>
        </w:rPr>
        <w:t xml:space="preserve">violation of his constitutional rights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highlight w:val="yellow"/>
          <w:rtl w:val="0"/>
        </w:rPr>
        <w:t xml:space="preserve">accordingly </w:t>
      </w:r>
      <w:r w:rsidDel="00000000" w:rsidR="00000000" w:rsidRPr="00000000">
        <w:rPr>
          <w:rFonts w:ascii="Times New Roman" w:cs="Times New Roman" w:eastAsia="Times New Roman" w:hAnsi="Times New Roman"/>
          <w:sz w:val="24"/>
          <w:szCs w:val="24"/>
          <w:rtl w:val="0"/>
        </w:rPr>
        <w:t xml:space="preserve">ordered that the accused person be released. </w:t>
      </w:r>
    </w:p>
    <w:p w:rsidR="00000000" w:rsidDel="00000000" w:rsidP="00000000" w:rsidRDefault="00000000" w:rsidRPr="00000000" w14:paraId="0000002F">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Key</w:t>
      </w:r>
    </w:p>
    <w:p w:rsidR="00000000" w:rsidDel="00000000" w:rsidP="00000000" w:rsidRDefault="00000000" w:rsidRPr="00000000" w14:paraId="0000003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words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12700</wp:posOffset>
                </wp:positionV>
                <wp:extent cx="282575" cy="215900"/>
                <wp:effectExtent b="0" l="0" r="0" t="0"/>
                <wp:wrapNone/>
                <wp:docPr id="8" name=""/>
                <a:graphic>
                  <a:graphicData uri="http://schemas.microsoft.com/office/word/2010/wordprocessingShape">
                    <wps:wsp>
                      <wps:cNvSpPr/>
                      <wps:cNvPr id="3" name="Shape 3"/>
                      <wps:spPr>
                        <a:xfrm>
                          <a:off x="5217413" y="3684750"/>
                          <a:ext cx="257175" cy="190500"/>
                        </a:xfrm>
                        <a:prstGeom prst="rect">
                          <a:avLst/>
                        </a:prstGeom>
                        <a:solidFill>
                          <a:srgbClr val="FFFF00"/>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12700</wp:posOffset>
                </wp:positionV>
                <wp:extent cx="282575" cy="215900"/>
                <wp:effectExtent b="0" l="0" r="0" t="0"/>
                <wp:wrapNone/>
                <wp:docPr id="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82575"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311150" cy="244475"/>
                <wp:effectExtent b="0" l="0" r="0" t="0"/>
                <wp:wrapNone/>
                <wp:docPr id="7" name=""/>
                <a:graphic>
                  <a:graphicData uri="http://schemas.microsoft.com/office/word/2010/wordprocessingShape">
                    <wps:wsp>
                      <wps:cNvSpPr/>
                      <wps:cNvPr id="2" name="Shape 2"/>
                      <wps:spPr>
                        <a:xfrm>
                          <a:off x="5203125" y="3670463"/>
                          <a:ext cx="285750" cy="219075"/>
                        </a:xfrm>
                        <a:prstGeom prst="rect">
                          <a:avLst/>
                        </a:prstGeom>
                        <a:solidFill>
                          <a:srgbClr val="00FFFF"/>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311150" cy="244475"/>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11150" cy="244475"/>
                        </a:xfrm>
                        <a:prstGeom prst="rect"/>
                        <a:ln/>
                      </pic:spPr>
                    </pic:pic>
                  </a:graphicData>
                </a:graphic>
              </wp:anchor>
            </w:drawing>
          </mc:Fallback>
        </mc:AlternateContent>
      </w:r>
    </w:p>
    <w:p w:rsidR="00000000" w:rsidDel="00000000" w:rsidP="00000000" w:rsidRDefault="00000000" w:rsidRPr="00000000" w14:paraId="0000003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Topic sentences</w:t>
      </w:r>
      <w:r w:rsidDel="00000000" w:rsidR="00000000" w:rsidRPr="00000000">
        <w:rPr>
          <w:rtl w:val="0"/>
        </w:rPr>
      </w:r>
    </w:p>
    <w:sectPr>
      <w:footerReference r:id="rId10" w:type="default"/>
      <w:footerReference r:id="rId11" w:type="even"/>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768D"/>
    <w:pPr>
      <w:spacing w:after="160" w:line="259" w:lineRule="auto"/>
      <w:ind w:left="720"/>
      <w:contextualSpacing w:val="1"/>
    </w:pPr>
    <w:rPr>
      <w:rFonts w:asciiTheme="minorHAnsi" w:cstheme="minorBidi" w:eastAsiaTheme="minorHAnsi" w:hAnsiTheme="minorHAnsi"/>
    </w:rPr>
  </w:style>
  <w:style w:type="paragraph" w:styleId="NormalWeb">
    <w:name w:val="Normal (Web)"/>
    <w:basedOn w:val="Normal"/>
    <w:uiPriority w:val="99"/>
    <w:unhideWhenUsed w:val="1"/>
    <w:rsid w:val="003D05E5"/>
    <w:pPr>
      <w:spacing w:after="100" w:afterAutospacing="1" w:before="100" w:beforeAutospacing="1"/>
    </w:pPr>
    <w:rPr>
      <w:rFonts w:ascii="Times" w:hAnsi="Times"/>
      <w:sz w:val="20"/>
      <w:szCs w:val="20"/>
      <w:lang w:val="en-GB"/>
    </w:rPr>
  </w:style>
  <w:style w:type="table" w:styleId="TableGrid">
    <w:name w:val="Table Grid"/>
    <w:basedOn w:val="TableNormal"/>
    <w:uiPriority w:val="59"/>
    <w:rsid w:val="003D05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422BE"/>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C422BE"/>
    <w:rPr>
      <w:rFonts w:ascii="Lucida Grande" w:cs="Lucida Grande" w:hAnsi="Lucida Grande"/>
      <w:sz w:val="18"/>
      <w:szCs w:val="18"/>
    </w:rPr>
  </w:style>
  <w:style w:type="paragraph" w:styleId="Footer">
    <w:name w:val="footer"/>
    <w:basedOn w:val="Normal"/>
    <w:link w:val="FooterChar"/>
    <w:uiPriority w:val="99"/>
    <w:unhideWhenUsed w:val="1"/>
    <w:rsid w:val="00BA75DC"/>
    <w:pPr>
      <w:tabs>
        <w:tab w:val="center" w:pos="4320"/>
        <w:tab w:val="right" w:pos="8640"/>
      </w:tabs>
    </w:pPr>
  </w:style>
  <w:style w:type="character" w:styleId="FooterChar" w:customStyle="1">
    <w:name w:val="Footer Char"/>
    <w:basedOn w:val="DefaultParagraphFont"/>
    <w:link w:val="Footer"/>
    <w:uiPriority w:val="99"/>
    <w:rsid w:val="00BA75DC"/>
  </w:style>
  <w:style w:type="character" w:styleId="PageNumber">
    <w:name w:val="page number"/>
    <w:basedOn w:val="DefaultParagraphFont"/>
    <w:uiPriority w:val="99"/>
    <w:semiHidden w:val="1"/>
    <w:unhideWhenUsed w:val="1"/>
    <w:rsid w:val="00BA75D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eed08OcAYe4exq4QhMFAvOLu/A==">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