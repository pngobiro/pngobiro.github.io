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sdt>
        <w:sdtPr>
          <w:tag w:val="goog_rdk_1"/>
        </w:sdtPr>
        <w:sdtContent>
          <w:ins w:author="Wangechi Maina" w:id="1" w:date="2022-02-15T07:57:2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1.This document is a mere summary of Mr.Chrispine’s slides supplemented with other notes I do not take liability for any errors. 2.The document is not conclusive.</w:t>
      </w:r>
    </w:p>
    <w:p w:rsidR="00000000" w:rsidDel="00000000" w:rsidP="00000000" w:rsidRDefault="00000000" w:rsidRPr="00000000" w14:paraId="0000000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ONE</w:t>
      </w:r>
    </w:p>
    <w:p w:rsidR="00000000" w:rsidDel="00000000" w:rsidP="00000000" w:rsidRDefault="00000000" w:rsidRPr="00000000" w14:paraId="00000007">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Company Law in Kenya</w:t>
      </w:r>
    </w:p>
    <w:p w:rsidR="00000000" w:rsidDel="00000000" w:rsidP="00000000" w:rsidRDefault="00000000" w:rsidRPr="00000000" w14:paraId="00000008">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Introduction to Corporate entities and other forms of business Organization </w:t>
      </w:r>
      <w:r w:rsidDel="00000000" w:rsidR="00000000" w:rsidRPr="00000000">
        <w:rPr>
          <w:rtl w:val="0"/>
        </w:rPr>
      </w:r>
    </w:p>
    <w:p w:rsidR="00000000" w:rsidDel="00000000" w:rsidP="00000000" w:rsidRDefault="00000000" w:rsidRPr="00000000" w14:paraId="00000009">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Outline of the Company Act 2015 </w:t>
      </w:r>
      <w:r w:rsidDel="00000000" w:rsidR="00000000" w:rsidRPr="00000000">
        <w:rPr>
          <w:rtl w:val="0"/>
        </w:rPr>
      </w:r>
    </w:p>
    <w:p w:rsidR="00000000" w:rsidDel="00000000" w:rsidP="00000000" w:rsidRDefault="00000000" w:rsidRPr="00000000" w14:paraId="0000000A">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Types of Companies </w:t>
      </w:r>
      <w:r w:rsidDel="00000000" w:rsidR="00000000" w:rsidRPr="00000000">
        <w:rPr>
          <w:rtl w:val="0"/>
        </w:rPr>
      </w:r>
    </w:p>
    <w:p w:rsidR="00000000" w:rsidDel="00000000" w:rsidP="00000000" w:rsidRDefault="00000000" w:rsidRPr="00000000" w14:paraId="0000000B">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Formation of Companies </w:t>
      </w:r>
      <w:r w:rsidDel="00000000" w:rsidR="00000000" w:rsidRPr="00000000">
        <w:rPr>
          <w:rtl w:val="0"/>
        </w:rPr>
      </w:r>
    </w:p>
    <w:p w:rsidR="00000000" w:rsidDel="00000000" w:rsidP="00000000" w:rsidRDefault="00000000" w:rsidRPr="00000000" w14:paraId="0000000C">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Registration and its effects </w:t>
      </w:r>
      <w:r w:rsidDel="00000000" w:rsidR="00000000" w:rsidRPr="00000000">
        <w:rPr>
          <w:rtl w:val="0"/>
        </w:rPr>
      </w:r>
    </w:p>
    <w:p w:rsidR="00000000" w:rsidDel="00000000" w:rsidP="00000000" w:rsidRDefault="00000000" w:rsidRPr="00000000" w14:paraId="0000000D">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Foreign  Companies </w:t>
      </w:r>
      <w:r w:rsidDel="00000000" w:rsidR="00000000" w:rsidRPr="00000000">
        <w:rPr>
          <w:rtl w:val="0"/>
        </w:rPr>
      </w:r>
    </w:p>
    <w:p w:rsidR="00000000" w:rsidDel="00000000" w:rsidP="00000000" w:rsidRDefault="00000000" w:rsidRPr="00000000" w14:paraId="0000000E">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Company Constitution </w:t>
      </w:r>
      <w:r w:rsidDel="00000000" w:rsidR="00000000" w:rsidRPr="00000000">
        <w:rPr>
          <w:rtl w:val="0"/>
        </w:rPr>
      </w:r>
    </w:p>
    <w:p w:rsidR="00000000" w:rsidDel="00000000" w:rsidP="00000000" w:rsidRDefault="00000000" w:rsidRPr="00000000" w14:paraId="0000000F">
      <w:pPr>
        <w:pageBreakBefore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3(1) of the Companies Act defines a company as an association of people for a common object or objects.</w:t>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5191"/>
        <w:gridCol w:w="3444"/>
        <w:tblGridChange w:id="0">
          <w:tblGrid>
            <w:gridCol w:w="715"/>
            <w:gridCol w:w="5191"/>
            <w:gridCol w:w="3444"/>
          </w:tblGrid>
        </w:tblGridChange>
      </w:tblGrid>
      <w:tr>
        <w:trPr>
          <w:cantSplit w:val="0"/>
          <w:tblHeader w:val="0"/>
        </w:trPr>
        <w:tc>
          <w:tcPr/>
          <w:p w:rsidR="00000000" w:rsidDel="00000000" w:rsidP="00000000" w:rsidRDefault="00000000" w:rsidRPr="00000000" w14:paraId="00000011">
            <w:pPr>
              <w:pageBreakBefore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tc>
        <w:tc>
          <w:tcPr/>
          <w:p w:rsidR="00000000" w:rsidDel="00000000" w:rsidP="00000000" w:rsidRDefault="00000000" w:rsidRPr="00000000" w14:paraId="0000001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w:t>
            </w:r>
          </w:p>
        </w:tc>
      </w:tr>
      <w:tr>
        <w:trPr>
          <w:cantSplit w:val="0"/>
          <w:trHeight w:val="300" w:hRule="atLeast"/>
          <w:tblHeader w:val="0"/>
        </w:trPr>
        <w:tc>
          <w:tcPr/>
          <w:p w:rsidR="00000000" w:rsidDel="00000000" w:rsidP="00000000" w:rsidRDefault="00000000" w:rsidRPr="00000000" w14:paraId="0000001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of people for a common object or objects</w:t>
            </w:r>
          </w:p>
        </w:tc>
        <w:tc>
          <w:tcPr/>
          <w:p w:rsidR="00000000" w:rsidDel="00000000" w:rsidP="00000000" w:rsidRDefault="00000000" w:rsidRPr="00000000" w14:paraId="0000001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of people with view of profit</w:t>
            </w:r>
          </w:p>
        </w:tc>
      </w:tr>
      <w:tr>
        <w:trPr>
          <w:cantSplit w:val="0"/>
          <w:trHeight w:val="300" w:hRule="atLeast"/>
          <w:tblHeader w:val="0"/>
        </w:trPr>
        <w:tc>
          <w:tcPr/>
          <w:p w:rsidR="00000000" w:rsidDel="00000000" w:rsidP="00000000" w:rsidRDefault="00000000" w:rsidRPr="00000000" w14:paraId="0000001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Liability depends on the type of company</w:t>
            </w:r>
          </w:p>
          <w:p w:rsidR="00000000" w:rsidDel="00000000" w:rsidP="00000000" w:rsidRDefault="00000000" w:rsidRPr="00000000" w14:paraId="0000001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Limited by shares : Liability is limited to the </w:t>
            </w:r>
            <w:sdt>
              <w:sdtPr>
                <w:tag w:val="goog_rdk_2"/>
              </w:sdtPr>
              <w:sdtContent>
                <w:ins w:author="Laura Kibunyi" w:id="2" w:date="2021-09-27T19:36:54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w:t>
                  </w:r>
                </w:ins>
              </w:sdtContent>
            </w:sdt>
            <w:sdt>
              <w:sdtPr>
                <w:tag w:val="goog_rdk_3"/>
              </w:sdtPr>
              <w:sdtContent>
                <w:del w:author="Laura Kibunyi" w:id="2" w:date="2021-09-27T19:36:54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extend</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unpaid shares</w:t>
            </w:r>
          </w:p>
          <w:p w:rsidR="00000000" w:rsidDel="00000000" w:rsidP="00000000" w:rsidRDefault="00000000" w:rsidRPr="00000000" w14:paraId="0000001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Limited by guarantee : liability of the members is limited by the company’s articles to the amount the member has undertaken to contribute to the assets of the company in the event of its liquidation</w:t>
            </w:r>
          </w:p>
          <w:p w:rsidR="00000000" w:rsidDel="00000000" w:rsidP="00000000" w:rsidRDefault="00000000" w:rsidRPr="00000000" w14:paraId="0000001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Unlimited Co. : Liability of members is unlimited.</w:t>
            </w:r>
          </w:p>
          <w:p w:rsidR="00000000" w:rsidDel="00000000" w:rsidP="00000000" w:rsidRDefault="00000000" w:rsidRPr="00000000" w14:paraId="0000001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Company : is not a company limited by guarantee; So?</w:t>
            </w:r>
          </w:p>
          <w:p w:rsidR="00000000" w:rsidDel="00000000" w:rsidP="00000000" w:rsidRDefault="00000000" w:rsidRPr="00000000" w14:paraId="0000001D">
            <w:pPr>
              <w:pageBreakBefore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partner is liable for the debts and liabilities of the firm without limits, except for limited partnerships.</w:t>
            </w:r>
          </w:p>
        </w:tc>
      </w:tr>
      <w:tr>
        <w:trPr>
          <w:cantSplit w:val="0"/>
          <w:trHeight w:val="300" w:hRule="atLeast"/>
          <w:tblHeader w:val="0"/>
        </w:trPr>
        <w:tc>
          <w:tcPr/>
          <w:p w:rsidR="00000000" w:rsidDel="00000000" w:rsidP="00000000" w:rsidRDefault="00000000" w:rsidRPr="00000000" w14:paraId="0000001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existence from share holders</w:t>
            </w:r>
          </w:p>
        </w:tc>
        <w:tc>
          <w:tcPr/>
          <w:p w:rsidR="00000000" w:rsidDel="00000000" w:rsidP="00000000" w:rsidRDefault="00000000" w:rsidRPr="00000000" w14:paraId="0000002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Separate existence from members</w:t>
            </w:r>
          </w:p>
        </w:tc>
      </w:tr>
      <w:tr>
        <w:trPr>
          <w:cantSplit w:val="0"/>
          <w:trHeight w:val="300" w:hRule="atLeast"/>
          <w:tblHeader w:val="0"/>
        </w:trPr>
        <w:tc>
          <w:tcPr/>
          <w:p w:rsidR="00000000" w:rsidDel="00000000" w:rsidP="00000000" w:rsidRDefault="00000000" w:rsidRPr="00000000" w14:paraId="0000002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perpetual succession</w:t>
            </w:r>
          </w:p>
        </w:tc>
        <w:tc>
          <w:tcPr/>
          <w:p w:rsidR="00000000" w:rsidDel="00000000" w:rsidP="00000000" w:rsidRDefault="00000000" w:rsidRPr="00000000" w14:paraId="0000002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no perpetual succession ; death, retirement or bankruptcy of a partner ends it.</w:t>
            </w:r>
          </w:p>
        </w:tc>
      </w:tr>
      <w:tr>
        <w:trPr>
          <w:cantSplit w:val="0"/>
          <w:trHeight w:val="300" w:hRule="atLeast"/>
          <w:tblHeader w:val="0"/>
        </w:trPr>
        <w:tc>
          <w:tcPr/>
          <w:p w:rsidR="00000000" w:rsidDel="00000000" w:rsidP="00000000" w:rsidRDefault="00000000" w:rsidRPr="00000000" w14:paraId="0000002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more than 20 shareholders</w:t>
            </w:r>
          </w:p>
        </w:tc>
        <w:tc>
          <w:tcPr/>
          <w:p w:rsidR="00000000" w:rsidDel="00000000" w:rsidP="00000000" w:rsidRDefault="00000000" w:rsidRPr="00000000" w14:paraId="0000002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389 Not more than 20 people.</w:t>
            </w:r>
          </w:p>
        </w:tc>
      </w:tr>
      <w:tr>
        <w:trPr>
          <w:cantSplit w:val="0"/>
          <w:trHeight w:val="300" w:hRule="atLeast"/>
          <w:tblHeader w:val="0"/>
        </w:trPr>
        <w:tc>
          <w:tcPr/>
          <w:p w:rsidR="00000000" w:rsidDel="00000000" w:rsidP="00000000" w:rsidRDefault="00000000" w:rsidRPr="00000000" w14:paraId="0000002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2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 13-16 Must be formed and registered.</w:t>
            </w:r>
          </w:p>
          <w:p w:rsidR="00000000" w:rsidDel="00000000" w:rsidP="00000000" w:rsidRDefault="00000000" w:rsidRPr="00000000" w14:paraId="0000002A">
            <w:pPr>
              <w:pageBreakBefore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informally created.</w:t>
            </w: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contractual : exists only if it meets the elements of a valid K</w:t>
            </w:r>
          </w:p>
          <w:p w:rsidR="00000000" w:rsidDel="00000000" w:rsidP="00000000" w:rsidRDefault="00000000" w:rsidRPr="00000000" w14:paraId="0000002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formalized thru articles of partnerships</w:t>
            </w:r>
            <w:r w:rsidDel="00000000" w:rsidR="00000000" w:rsidRPr="00000000">
              <w:rPr>
                <w:rtl w:val="0"/>
              </w:rPr>
            </w:r>
          </w:p>
          <w:p w:rsidR="00000000" w:rsidDel="00000000" w:rsidP="00000000" w:rsidRDefault="00000000" w:rsidRPr="00000000" w14:paraId="0000002E">
            <w:pPr>
              <w:pageBreakBefore w:val="0"/>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3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incorporated by 1 natural person</w:t>
            </w:r>
          </w:p>
        </w:tc>
        <w:tc>
          <w:tcPr/>
          <w:p w:rsidR="00000000" w:rsidDel="00000000" w:rsidP="00000000" w:rsidRDefault="00000000" w:rsidRPr="00000000" w14:paraId="0000003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have a partnership of 1 person? May you and yourself? I don’t know.</w:t>
            </w:r>
          </w:p>
        </w:tc>
      </w:tr>
      <w:tr>
        <w:trPr>
          <w:cantSplit w:val="0"/>
          <w:trHeight w:val="300" w:hRule="atLeast"/>
          <w:tblHeader w:val="0"/>
        </w:trPr>
        <w:tc>
          <w:tcPr/>
          <w:p w:rsidR="00000000" w:rsidDel="00000000" w:rsidP="00000000" w:rsidRDefault="00000000" w:rsidRPr="00000000" w14:paraId="00000032">
            <w:pPr>
              <w:pageBreakBefore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pageBreakBefore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COMPANIES</w:t>
      </w:r>
    </w:p>
    <w:p w:rsidR="00000000" w:rsidDel="00000000" w:rsidP="00000000" w:rsidRDefault="00000000" w:rsidRPr="00000000" w14:paraId="0000003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w:t>
      </w:r>
    </w:p>
    <w:p w:rsidR="00000000" w:rsidDel="00000000" w:rsidP="00000000" w:rsidRDefault="00000000" w:rsidRPr="00000000" w14:paraId="0000003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capital is raised by borrowing guaranteed by treasury,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it is indebted it can be sued, and even its property attached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it cannot be wound up for indebtedness.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corporations (parastatals)</w:t>
      </w:r>
    </w:p>
    <w:p w:rsidR="00000000" w:rsidDel="00000000" w:rsidP="00000000" w:rsidRDefault="00000000" w:rsidRPr="00000000" w14:paraId="000000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registered companies.</w:t>
      </w:r>
    </w:p>
    <w:p w:rsidR="00000000" w:rsidDel="00000000" w:rsidP="00000000" w:rsidRDefault="00000000" w:rsidRPr="00000000" w14:paraId="0000003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natural person may incorporate a company</w:t>
      </w:r>
      <w:r w:rsidDel="00000000" w:rsidR="00000000" w:rsidRPr="00000000">
        <w:rPr>
          <w:rtl w:val="0"/>
        </w:rPr>
      </w:r>
    </w:p>
    <w:p w:rsidR="00000000" w:rsidDel="00000000" w:rsidP="00000000" w:rsidRDefault="00000000" w:rsidRPr="00000000" w14:paraId="0000003E">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Registered Companies </w:t>
      </w:r>
    </w:p>
    <w:p w:rsidR="00000000" w:rsidDel="00000000" w:rsidP="00000000" w:rsidRDefault="00000000" w:rsidRPr="00000000" w14:paraId="000000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COMPANIES.</w:t>
      </w:r>
    </w:p>
    <w:p w:rsidR="00000000" w:rsidDel="00000000" w:rsidP="00000000" w:rsidRDefault="00000000" w:rsidRPr="00000000" w14:paraId="0000004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to 10 of CA a company is a limited company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it is limited by shares or by guarantee.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 provides that a company is limited by shares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liability of its members is limited by the company’s articles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any amount unpaid on the shares held by the members.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members in these companies contribute money into a joint stock (capital) and share profits arising from the venture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proportion of the capital to which each member is entitled is his shares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liability of the members for the debts of the company is limited to the extent that they have contributed.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companies for industry and commerce because they raise their working funds</w:t>
      </w:r>
      <w:r w:rsidDel="00000000" w:rsidR="00000000" w:rsidRPr="00000000">
        <w:rPr>
          <w:rtl w:val="0"/>
        </w:rPr>
      </w:r>
    </w:p>
    <w:p w:rsidR="00000000" w:rsidDel="00000000" w:rsidP="00000000" w:rsidRDefault="00000000" w:rsidRPr="00000000" w14:paraId="00000046">
      <w:pPr>
        <w:pageBreakBefore w:val="0"/>
        <w:ind w:left="6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BY GUARANTEE</w:t>
      </w:r>
    </w:p>
    <w:p w:rsidR="00000000" w:rsidDel="00000000" w:rsidP="00000000" w:rsidRDefault="00000000" w:rsidRPr="00000000" w14:paraId="0000004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for by Section 7 of the Companies Act.</w:t>
      </w:r>
    </w:p>
    <w:p w:rsidR="00000000" w:rsidDel="00000000" w:rsidP="00000000" w:rsidRDefault="00000000" w:rsidRPr="00000000" w14:paraId="0000004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w:t>
      </w:r>
    </w:p>
    <w:p w:rsidR="00000000" w:rsidDel="00000000" w:rsidP="00000000" w:rsidRDefault="00000000" w:rsidRPr="00000000" w14:paraId="0000004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does not have a share capital. Those formed b4 2015 are not prohibited from having a SC.</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of the members is limited by the company’s articles to the amount the member has undertaken to contribute to the assets of the company in the event of its liquidation.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certificate of incorporation of the company states that it is a company limited by guarantee.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UNLIMITED COMPANY</w:t>
      </w:r>
    </w:p>
    <w:p w:rsidR="00000000" w:rsidDel="00000000" w:rsidP="00000000" w:rsidRDefault="00000000" w:rsidRPr="00000000" w14:paraId="0000004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8</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being no limit on the liability of its members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certificate of incorporation states that the liability of its members is unlimited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COMPANY</w:t>
      </w:r>
    </w:p>
    <w:p w:rsidR="00000000" w:rsidDel="00000000" w:rsidP="00000000" w:rsidRDefault="00000000" w:rsidRPr="00000000" w14:paraId="0000005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9</w:t>
      </w:r>
    </w:p>
    <w:p w:rsidR="00000000" w:rsidDel="00000000" w:rsidP="00000000" w:rsidRDefault="00000000" w:rsidRPr="00000000" w14:paraId="0000005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w:t>
      </w:r>
    </w:p>
    <w:p w:rsidR="00000000" w:rsidDel="00000000" w:rsidP="00000000" w:rsidRDefault="00000000" w:rsidRPr="00000000" w14:paraId="0000005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articles restricts the right of members to transfer shares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limits the number of members to fifty excluding present and past employees who acquired their shares while they were employees and still retain them.</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prohibits invitation to the public to subscribe for shares or debentures.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not a company limited by guarantee;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certificate of incorporation states that it is a private company</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COMPANY</w:t>
      </w:r>
    </w:p>
    <w:p w:rsidR="00000000" w:rsidDel="00000000" w:rsidP="00000000" w:rsidRDefault="00000000" w:rsidRPr="00000000" w14:paraId="0000005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w:t>
      </w:r>
    </w:p>
    <w:p w:rsidR="00000000" w:rsidDel="00000000" w:rsidP="00000000" w:rsidRDefault="00000000" w:rsidRPr="00000000" w14:paraId="0000005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w:t>
      </w:r>
    </w:p>
    <w:p w:rsidR="00000000" w:rsidDel="00000000" w:rsidP="00000000" w:rsidRDefault="00000000" w:rsidRPr="00000000" w14:paraId="0000005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articles allows its members the right to transfer their shares in the company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prohibit invitations to the public to subscribe for shares and debentures of the company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certificate of incorporation states that it is a public company.</w:t>
      </w:r>
      <w:r w:rsidDel="00000000" w:rsidR="00000000" w:rsidRPr="00000000">
        <w:rPr>
          <w:rtl w:val="0"/>
        </w:rPr>
      </w:r>
    </w:p>
    <w:p w:rsidR="00000000" w:rsidDel="00000000" w:rsidP="00000000" w:rsidRDefault="00000000" w:rsidRPr="00000000" w14:paraId="00000062">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OF COMPANIES</w:t>
      </w:r>
    </w:p>
    <w:p w:rsidR="00000000" w:rsidDel="00000000" w:rsidP="00000000" w:rsidRDefault="00000000" w:rsidRPr="00000000" w14:paraId="0000006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NECESSARY FOR REGISTRATION OF COMPANIES</w:t>
      </w:r>
    </w:p>
    <w:p w:rsidR="00000000" w:rsidDel="00000000" w:rsidP="00000000" w:rsidRDefault="00000000" w:rsidRPr="00000000" w14:paraId="0000006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who wishes to register a company is required to lodge with the Registrar of Companies ;</w:t>
      </w:r>
    </w:p>
    <w:p w:rsidR="00000000" w:rsidDel="00000000" w:rsidP="00000000" w:rsidRDefault="00000000" w:rsidRPr="00000000" w14:paraId="0000006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13(1)(a). an application for registration of the company,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state ;</w:t>
      </w:r>
    </w:p>
    <w:p w:rsidR="00000000" w:rsidDel="00000000" w:rsidP="00000000" w:rsidRDefault="00000000" w:rsidRPr="00000000" w14:paraId="0000006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name of the company, </w:t>
      </w:r>
    </w:p>
    <w:p w:rsidR="00000000" w:rsidDel="00000000" w:rsidP="00000000" w:rsidRDefault="00000000" w:rsidRPr="00000000" w14:paraId="0000006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locationof the registered office of the company</w:t>
      </w:r>
    </w:p>
    <w:p w:rsidR="00000000" w:rsidDel="00000000" w:rsidP="00000000" w:rsidRDefault="00000000" w:rsidRPr="00000000" w14:paraId="0000006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liability of the members is to be limited, and if so whether by shares or guarantee, and </w:t>
      </w:r>
    </w:p>
    <w:p w:rsidR="00000000" w:rsidDel="00000000" w:rsidP="00000000" w:rsidRDefault="00000000" w:rsidRPr="00000000" w14:paraId="0000006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company is a private or public company.</w:t>
      </w:r>
    </w:p>
    <w:p w:rsidR="00000000" w:rsidDel="00000000" w:rsidP="00000000" w:rsidRDefault="00000000" w:rsidRPr="00000000" w14:paraId="0000006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14a statement of capital and initial shareholding where the company is to have a share capital. </w:t>
      </w:r>
    </w:p>
    <w:p w:rsidR="00000000" w:rsidDel="00000000" w:rsidP="00000000" w:rsidRDefault="00000000" w:rsidRPr="00000000" w14:paraId="0000006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state the number of shares to be taken on formation by the subscribers to the memorandum and articles.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aggregate nominal value of the shares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class of shares, the particulars of the rights attached to the shares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to be paid up, and the amount to be unpaid for each share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a company that is to be limited by guarantee, a statement of guarantee; and (iii) a statement of the company’s proposed officers.</w:t>
      </w:r>
    </w:p>
    <w:p w:rsidR="00000000" w:rsidDel="00000000" w:rsidP="00000000" w:rsidRDefault="00000000" w:rsidRPr="00000000" w14:paraId="0000007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of the company’s proposed officers ;first directors, first secretaries or joint secretaries(public co); authorised signatory of the company.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13(1)(b). A memorandum of association of the company</w:t>
      </w:r>
      <w:r w:rsidDel="00000000" w:rsidR="00000000" w:rsidRPr="00000000">
        <w:rPr>
          <w:rtl w:val="0"/>
        </w:rPr>
      </w:r>
    </w:p>
    <w:p w:rsidR="00000000" w:rsidDel="00000000" w:rsidP="00000000" w:rsidRDefault="00000000" w:rsidRPr="00000000" w14:paraId="00000075">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state that ;</w:t>
      </w:r>
    </w:p>
    <w:p w:rsidR="00000000" w:rsidDel="00000000" w:rsidP="00000000" w:rsidRDefault="00000000" w:rsidRPr="00000000" w14:paraId="000000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subscribers wish to form a company under the Act,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agree to become members of the company.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a company that is to have a share capital, to take at least one share each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s.12must also be in the prescribed form, and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s.12 (2)authenticated by each subscriber</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13(1)(c) a copy of the articles of association</w:t>
      </w:r>
      <w:r w:rsidDel="00000000" w:rsidR="00000000" w:rsidRPr="00000000">
        <w:rPr>
          <w:rtl w:val="0"/>
        </w:rPr>
      </w:r>
    </w:p>
    <w:p w:rsidR="00000000" w:rsidDel="00000000" w:rsidP="00000000" w:rsidRDefault="00000000" w:rsidRPr="00000000" w14:paraId="0000007D">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s.21When articles are not registered, the relevant model is deemed to form part of the company’s articles.</w:t>
      </w:r>
    </w:p>
    <w:p w:rsidR="00000000" w:rsidDel="00000000" w:rsidP="00000000" w:rsidRDefault="00000000" w:rsidRPr="00000000" w14:paraId="0000007E">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are required to be contained in a single document, be printed, divided into paragraphs numbered consecutively, dated and signed by each subscriber</w:t>
      </w:r>
    </w:p>
    <w:p w:rsidR="00000000" w:rsidDel="00000000" w:rsidP="00000000" w:rsidRDefault="00000000" w:rsidRPr="00000000" w14:paraId="0000007F">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17 provides that when the Registrar is satisfied that the application complies with the requirements of the Act he registers the company</w:t>
      </w:r>
    </w:p>
    <w:p w:rsidR="00000000" w:rsidDel="00000000" w:rsidP="00000000" w:rsidRDefault="00000000" w:rsidRPr="00000000" w14:paraId="00000080">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Registrar then issues a certificate of incorporation signed by him and authenticated by the official seal.</w:t>
      </w:r>
    </w:p>
    <w:p w:rsidR="00000000" w:rsidDel="00000000" w:rsidP="00000000" w:rsidRDefault="00000000" w:rsidRPr="00000000" w14:paraId="0000008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REGISTRATION</w:t>
      </w:r>
    </w:p>
    <w:p w:rsidR="00000000" w:rsidDel="00000000" w:rsidP="00000000" w:rsidRDefault="00000000" w:rsidRPr="00000000" w14:paraId="000000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becomes a body corporate meaning that it is a legal person separate and distinct from its members.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Salomon v. Salomon &amp;Co.[1897]A.C. 22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Macaura v. Northern Assurance Co. [1925]A.C. 619</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Lee v. Lee’s Air Farming [1961]A.C. 12</w:t>
      </w:r>
    </w:p>
    <w:p w:rsidR="00000000" w:rsidDel="00000000" w:rsidP="00000000" w:rsidRDefault="00000000" w:rsidRPr="00000000" w14:paraId="0000008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of the company belongs to the company itself and not to the individual shareholders ;macaura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do all of the things that an incorporated company can do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hold property,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sue and be sued,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enter into contracts, except that in the case of a public company it cannot commence business</w:t>
      </w:r>
      <w:r w:rsidDel="00000000" w:rsidR="00000000" w:rsidRPr="00000000">
        <w:rPr>
          <w:rtl w:val="0"/>
        </w:rPr>
      </w:r>
    </w:p>
    <w:p w:rsidR="00000000" w:rsidDel="00000000" w:rsidP="00000000" w:rsidRDefault="00000000" w:rsidRPr="00000000" w14:paraId="0000008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ARTICLES OF THE COMPANY</w:t>
      </w:r>
    </w:p>
    <w:p w:rsidR="00000000" w:rsidDel="00000000" w:rsidP="00000000" w:rsidRDefault="00000000" w:rsidRPr="00000000" w14:paraId="0000008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30 company’s constitution binds the company and its members </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forms a contract binding the members to the company.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Hickman v. Kent or Romney Marsh Sheep-Breeders’ Association [1915]1 Ch. 881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Equitable Life Assurance Society v. Hyman [2002]1 AC 408 (HL),</w:t>
      </w:r>
    </w:p>
    <w:p w:rsidR="00000000" w:rsidDel="00000000" w:rsidP="00000000" w:rsidRDefault="00000000" w:rsidRPr="00000000" w14:paraId="0000009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cannot however be supplemented by additional terms implied from extrinsic circumstances.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not possible to imply into the company’s articles terms that are not therein</w:t>
      </w:r>
      <w:r w:rsidDel="00000000" w:rsidR="00000000" w:rsidRPr="00000000">
        <w:rPr>
          <w:rtl w:val="0"/>
        </w:rPr>
      </w:r>
    </w:p>
    <w:p w:rsidR="00000000" w:rsidDel="00000000" w:rsidP="00000000" w:rsidRDefault="00000000" w:rsidRPr="00000000" w14:paraId="00000094">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Bratton Seymour Service Co. v. Oxborough [1992] BCLC 693 (CA)</w:t>
      </w:r>
    </w:p>
    <w:p w:rsidR="00000000" w:rsidDel="00000000" w:rsidP="00000000" w:rsidRDefault="00000000" w:rsidRPr="00000000" w14:paraId="00000095">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v. Odessa Water-works Co. (1889)42 Ch 636</w:t>
      </w:r>
    </w:p>
    <w:p w:rsidR="00000000" w:rsidDel="00000000" w:rsidP="00000000" w:rsidRDefault="00000000" w:rsidRPr="00000000" w14:paraId="00000096">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Rayfield v Hands [1960]Ch. 1</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constitutes a contract that only binds the company and the members.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Non-members are not bound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Eley v. Positive Life Assurance Co. Ltd (1876)1 Ex.D. 88 (C.A.)</w:t>
      </w:r>
    </w:p>
    <w:p w:rsidR="00000000" w:rsidDel="00000000" w:rsidP="00000000" w:rsidRDefault="00000000" w:rsidRPr="00000000" w14:paraId="0000009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New British Iron Co. [1898]1 Ch. 324</w:t>
      </w:r>
    </w:p>
    <w:p w:rsidR="00000000" w:rsidDel="00000000" w:rsidP="00000000" w:rsidRDefault="00000000" w:rsidRPr="00000000" w14:paraId="0000009A">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how can a director be retained and fired? Discuss with help of cases</w:t>
      </w:r>
    </w:p>
    <w:p w:rsidR="00000000" w:rsidDel="00000000" w:rsidP="00000000" w:rsidRDefault="00000000" w:rsidRPr="00000000" w14:paraId="0000009B">
      <w:pPr>
        <w:pageBreakBefore w:val="0"/>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spacing w:after="20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TWO :  CORPORATE PERSONALITY </w:t>
      </w:r>
    </w:p>
    <w:p w:rsidR="00000000" w:rsidDel="00000000" w:rsidP="00000000" w:rsidRDefault="00000000" w:rsidRPr="00000000" w14:paraId="000000A0">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Limited Liability </w:t>
      </w:r>
      <w:r w:rsidDel="00000000" w:rsidR="00000000" w:rsidRPr="00000000">
        <w:rPr>
          <w:rtl w:val="0"/>
        </w:rPr>
      </w:r>
    </w:p>
    <w:p w:rsidR="00000000" w:rsidDel="00000000" w:rsidP="00000000" w:rsidRDefault="00000000" w:rsidRPr="00000000" w14:paraId="000000A1">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Lifting the Veil </w:t>
      </w:r>
      <w:r w:rsidDel="00000000" w:rsidR="00000000" w:rsidRPr="00000000">
        <w:rPr>
          <w:rtl w:val="0"/>
        </w:rPr>
      </w:r>
    </w:p>
    <w:p w:rsidR="00000000" w:rsidDel="00000000" w:rsidP="00000000" w:rsidRDefault="00000000" w:rsidRPr="00000000" w14:paraId="000000A2">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Role and Powers of promoters </w:t>
      </w:r>
      <w:r w:rsidDel="00000000" w:rsidR="00000000" w:rsidRPr="00000000">
        <w:rPr>
          <w:rtl w:val="0"/>
        </w:rPr>
      </w:r>
    </w:p>
    <w:p w:rsidR="00000000" w:rsidDel="00000000" w:rsidP="00000000" w:rsidRDefault="00000000" w:rsidRPr="00000000" w14:paraId="000000A3">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Nature of Share Capital </w:t>
      </w:r>
      <w:r w:rsidDel="00000000" w:rsidR="00000000" w:rsidRPr="00000000">
        <w:rPr>
          <w:rtl w:val="0"/>
        </w:rPr>
      </w:r>
    </w:p>
    <w:p w:rsidR="00000000" w:rsidDel="00000000" w:rsidP="00000000" w:rsidRDefault="00000000" w:rsidRPr="00000000" w14:paraId="000000A4">
      <w:pPr>
        <w:pageBreakBefore w:val="0"/>
        <w:numPr>
          <w:ilvl w:val="0"/>
          <w:numId w:val="33"/>
        </w:numPr>
        <w:spacing w:after="0" w:line="24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Dividends and Distributions </w:t>
      </w:r>
      <w:r w:rsidDel="00000000" w:rsidR="00000000" w:rsidRPr="00000000">
        <w:rPr>
          <w:rtl w:val="0"/>
        </w:rPr>
      </w:r>
    </w:p>
    <w:p w:rsidR="00000000" w:rsidDel="00000000" w:rsidP="00000000" w:rsidRDefault="00000000" w:rsidRPr="00000000" w14:paraId="000000A5">
      <w:pPr>
        <w:pageBreakBefore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AND INCORPORATION OF COMPANIES</w:t>
      </w:r>
    </w:p>
    <w:p w:rsidR="00000000" w:rsidDel="00000000" w:rsidP="00000000" w:rsidRDefault="00000000" w:rsidRPr="00000000" w14:paraId="000000A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is the process of forming a company.</w:t>
      </w:r>
    </w:p>
    <w:p w:rsidR="00000000" w:rsidDel="00000000" w:rsidP="00000000" w:rsidRDefault="00000000" w:rsidRPr="00000000" w14:paraId="000000A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promoter is a person who forms the intention to form a company, and takes the necessary steps to carry that intention into operation.</w:t>
      </w:r>
    </w:p>
    <w:p w:rsidR="00000000" w:rsidDel="00000000" w:rsidP="00000000" w:rsidRDefault="00000000" w:rsidRPr="00000000" w14:paraId="000000A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Lord Cockburn InTwycross v. Grant (1877) 2C.P.D. 469, 541</w:t>
      </w:r>
    </w:p>
    <w:p w:rsidR="00000000" w:rsidDel="00000000" w:rsidP="00000000" w:rsidRDefault="00000000" w:rsidRPr="00000000" w14:paraId="000000A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SeeKelner v. Baxter (1886)LR 2CP 174</w:t>
      </w:r>
    </w:p>
    <w:p w:rsidR="00000000" w:rsidDel="00000000" w:rsidP="00000000" w:rsidRDefault="00000000" w:rsidRPr="00000000" w14:paraId="000000A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promoter is also not strictu sensu a trustee for a company that is yet to be formed. However, if he acts with the company in mind, he stands as a fiduciary towards the company.</w:t>
      </w:r>
    </w:p>
    <w:p w:rsidR="00000000" w:rsidDel="00000000" w:rsidP="00000000" w:rsidRDefault="00000000" w:rsidRPr="00000000" w14:paraId="000000A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OF A PROMOTER</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not make secret profits out of the promotion such as a profit on a sale of property to the company. if he does he must account to the company for the same. See Gluckstein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disclose any material factsto the independent board of directors or to the existing or intended shareholders relating to a contract with the company. If co fails to agree with the K, its voidable at co’s option. See Erlanger v. New Sombrero Phosphate Co. (1878)3 App. Cas. 1218 (PC) </w:t>
      </w:r>
    </w:p>
    <w:p w:rsidR="00000000" w:rsidDel="00000000" w:rsidP="00000000" w:rsidRDefault="00000000" w:rsidRPr="00000000" w14:paraId="000000A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Remedies of the Company to promoter’s undisclosed profit</w:t>
      </w:r>
    </w:p>
    <w:p w:rsidR="00000000" w:rsidDel="00000000" w:rsidP="00000000" w:rsidRDefault="00000000" w:rsidRPr="00000000" w14:paraId="000000B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rescind the contract and recover the purchase money paid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compel the promoter to account for any profit he has made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sue the promoter for damages for breach of his fiduciary duties</w:t>
      </w:r>
      <w:r w:rsidDel="00000000" w:rsidR="00000000" w:rsidRPr="00000000">
        <w:rPr>
          <w:rtl w:val="0"/>
        </w:rPr>
      </w:r>
    </w:p>
    <w:p w:rsidR="00000000" w:rsidDel="00000000" w:rsidP="00000000" w:rsidRDefault="00000000" w:rsidRPr="00000000" w14:paraId="000000B3">
      <w:pPr>
        <w:pageBreakBefore w:val="0"/>
        <w:tabs>
          <w:tab w:val="left" w:pos="7903"/>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Pre Incorporation contracts between co and promoters binding?</w:t>
        <w:tab/>
      </w:r>
    </w:p>
    <w:p w:rsidR="00000000" w:rsidDel="00000000" w:rsidP="00000000" w:rsidRDefault="00000000" w:rsidRPr="00000000" w14:paraId="000000B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promoter has no right against the company for payment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his services rendered before the formation of the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absence of a contract under seal, because the services would constitute past consideration.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Companies are also not bound by pre-incorporation contracts made on their behalf before they are incorporated, nor can they ratify, and enforce such contracts. See Section 44(1) of the Companies Act 2015.</w:t>
      </w:r>
      <w:r w:rsidDel="00000000" w:rsidR="00000000" w:rsidRPr="00000000">
        <w:rPr>
          <w:rtl w:val="0"/>
        </w:rPr>
      </w:r>
    </w:p>
    <w:p w:rsidR="00000000" w:rsidDel="00000000" w:rsidP="00000000" w:rsidRDefault="00000000" w:rsidRPr="00000000" w14:paraId="000000B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Denning MR stated in Phonogram Ltd v. Lane [1982]QB 938where a person purports to contract on behalf of a c company not yet formed then however he expresses his signature he himself is personally liable on the contract.</w:t>
      </w:r>
    </w:p>
    <w:p w:rsidR="00000000" w:rsidDel="00000000" w:rsidP="00000000" w:rsidRDefault="00000000" w:rsidRPr="00000000" w14:paraId="000000B7">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See Kelner v. Baxter, Erle CJ stated at 1236 : “When the company came afterwards into existence it was a </w:t>
      </w:r>
      <w:r w:rsidDel="00000000" w:rsidR="00000000" w:rsidRPr="00000000">
        <w:rPr>
          <w:rFonts w:ascii="Times New Roman" w:cs="Times New Roman" w:eastAsia="Times New Roman" w:hAnsi="Times New Roman"/>
          <w:i w:val="1"/>
          <w:sz w:val="24"/>
          <w:szCs w:val="24"/>
          <w:rtl w:val="0"/>
        </w:rPr>
        <w:t xml:space="preserve">totally new creature, having rights and obligations.</w:t>
      </w:r>
    </w:p>
    <w:p w:rsidR="00000000" w:rsidDel="00000000" w:rsidP="00000000" w:rsidRDefault="00000000" w:rsidRPr="00000000" w14:paraId="000000B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company cannot by adoption of ratification,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obtain the benefit of a contract purportedly made on its behalf before it came into existence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cannot claim rights from a pre Incorp Contract. See Natal Land Co. &amp;Colonisation Ltd v. Pauline A new contract must be made after its incorporation in the same terms as the old one. The old one is non-binding.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Persons cannot enforce any liabilities arising from PIC against the company.</w:t>
      </w:r>
      <w:r w:rsidDel="00000000" w:rsidR="00000000" w:rsidRPr="00000000">
        <w:rPr>
          <w:rtl w:val="0"/>
        </w:rPr>
      </w:r>
    </w:p>
    <w:p w:rsidR="00000000" w:rsidDel="00000000" w:rsidP="00000000" w:rsidRDefault="00000000" w:rsidRPr="00000000" w14:paraId="000000B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PRE-INCORPORATION CONTRACTS- It is essential that a principal for whom an agent purports to act should be in existence. seeRe English and Colonial Produce Co. Ltd [1906]2 Ch 435, solicitors, on the instructions of persons who afterwards became directors of the company prepared the memorandum and articles of association of the company, and paid registration fees. It was held that the company was not liable to pay their costs.</w:t>
      </w:r>
    </w:p>
    <w:p w:rsidR="00000000" w:rsidDel="00000000" w:rsidP="00000000" w:rsidRDefault="00000000" w:rsidRPr="00000000" w14:paraId="000000B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Q.Explain the legal position with respect to the payment for services provided during the promotion of the company</w:t>
      </w:r>
    </w:p>
    <w:p w:rsidR="00000000" w:rsidDel="00000000" w:rsidP="00000000" w:rsidRDefault="00000000" w:rsidRPr="00000000" w14:paraId="000000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articles provided that thedirectors may pay any person for services provided during the promotion of the company</w:t>
      </w:r>
      <w:r w:rsidDel="00000000" w:rsidR="00000000" w:rsidRPr="00000000">
        <w:rPr>
          <w:rtl w:val="0"/>
        </w:rPr>
      </w:r>
    </w:p>
    <w:p w:rsidR="00000000" w:rsidDel="00000000" w:rsidP="00000000" w:rsidRDefault="00000000" w:rsidRPr="00000000" w14:paraId="000000B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Discuss whether Kagia&amp; Co. Advocates may successfully seek legal redress for the termination of their appointment as legal advisors.</w:t>
      </w:r>
    </w:p>
    <w:p w:rsidR="00000000" w:rsidDel="00000000" w:rsidP="00000000" w:rsidRDefault="00000000" w:rsidRPr="00000000" w14:paraId="000000B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LIFTING THE VEIL</w:t>
      </w:r>
    </w:p>
    <w:p w:rsidR="00000000" w:rsidDel="00000000" w:rsidP="00000000" w:rsidRDefault="00000000" w:rsidRPr="00000000" w14:paraId="000000C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principle in Salomon v. Salomon &amp; Co. that a company is a separate legal entity from its members may be referred to as the veil of incorporation.</w:t>
      </w:r>
    </w:p>
    <w:p w:rsidR="00000000" w:rsidDel="00000000" w:rsidP="00000000" w:rsidRDefault="00000000" w:rsidRPr="00000000" w14:paraId="000000C1">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However there are exceptions when the veil of incorporation can be lifted so that the law disregards the corporate entity and instead </w:t>
      </w:r>
      <w:r w:rsidDel="00000000" w:rsidR="00000000" w:rsidRPr="00000000">
        <w:rPr>
          <w:rFonts w:ascii="Times New Roman" w:cs="Times New Roman" w:eastAsia="Times New Roman" w:hAnsi="Times New Roman"/>
          <w:i w:val="1"/>
          <w:sz w:val="24"/>
          <w:szCs w:val="24"/>
          <w:rtl w:val="0"/>
        </w:rPr>
        <w:t xml:space="preserve">pays regard to the economic reality behind the legal façade.</w:t>
      </w:r>
    </w:p>
    <w:p w:rsidR="00000000" w:rsidDel="00000000" w:rsidP="00000000" w:rsidRDefault="00000000" w:rsidRPr="00000000" w14:paraId="000000C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lifted whenever the Companies Act recognizes the relationship of holding company and subsidiary.</w:t>
      </w:r>
    </w:p>
    <w:p w:rsidR="00000000" w:rsidDel="00000000" w:rsidP="00000000" w:rsidRDefault="00000000" w:rsidRPr="00000000" w14:paraId="000000C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happen are either on the basis of statute or judicial interpretation.</w:t>
      </w:r>
    </w:p>
    <w:p w:rsidR="00000000" w:rsidDel="00000000" w:rsidP="00000000" w:rsidRDefault="00000000" w:rsidRPr="00000000" w14:paraId="000000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33 where the Companies Act provides that where a company carries on business for more than six months when the number of members has fallen below the statutory minimum every person who is a member of the company during and after that period and who knows the business is being carried on is jointly and severally liable for all the debts contracted during such time.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officer of a company signs on behalf of the company a bill of exchange, promissory note, cheque, or order for money or goods in which the company’s name is not mentioned, the officer is personally liable unless it’s paid by the company.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an attempt is made to circumvent statute. See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Wallersteiner v. Moir [1974]1 W.L.R. 991 (C.A.)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Gilford Motor Co. Ltd v. Horne [1933]Ch. 935 (C.A.)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Jones v. Lipman [1962]1 W.L.R. 832,</w:t>
      </w:r>
    </w:p>
    <w:p w:rsidR="00000000" w:rsidDel="00000000" w:rsidP="00000000" w:rsidRDefault="00000000" w:rsidRPr="00000000" w14:paraId="000000C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150. inspector of a company under sections 165 and 173 can investigate the real owners of a company. This is an example of the veil being lifted.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S.323 in cases of fraudulent trading, an order made under this section lifts the corporate veil.</w:t>
      </w:r>
      <w:r w:rsidDel="00000000" w:rsidR="00000000" w:rsidRPr="00000000">
        <w:rPr>
          <w:rtl w:val="0"/>
        </w:rPr>
      </w:r>
    </w:p>
    <w:p w:rsidR="00000000" w:rsidDel="00000000" w:rsidP="00000000" w:rsidRDefault="00000000" w:rsidRPr="00000000" w14:paraId="000000C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OF THE COMPANY</w:t>
      </w:r>
    </w:p>
    <w:p w:rsidR="00000000" w:rsidDel="00000000" w:rsidP="00000000" w:rsidRDefault="00000000" w:rsidRPr="00000000" w14:paraId="000000C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must state the objects of the company in Cotman v. Brougham [1918] A.C. 514, at 520 Lord Parker observed</w:t>
      </w:r>
    </w:p>
    <w:p w:rsidR="00000000" w:rsidDel="00000000" w:rsidP="00000000" w:rsidRDefault="00000000" w:rsidRPr="00000000" w14:paraId="000000C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statement of objects in the Memorandum</w:t>
      </w:r>
    </w:p>
    <w:p w:rsidR="00000000" w:rsidDel="00000000" w:rsidP="00000000" w:rsidRDefault="00000000" w:rsidRPr="00000000" w14:paraId="000000C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protects the subscribers who know the purposes to which their money can be applied; </w:t>
      </w:r>
    </w:p>
    <w:p w:rsidR="00000000" w:rsidDel="00000000" w:rsidP="00000000" w:rsidRDefault="00000000" w:rsidRPr="00000000" w14:paraId="000000D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protects person dealing with the company</w:t>
      </w:r>
    </w:p>
    <w:p w:rsidR="00000000" w:rsidDel="00000000" w:rsidP="00000000" w:rsidRDefault="00000000" w:rsidRPr="00000000" w14:paraId="000000D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specifies the objects of the company and makes it easier for the registrar to know whether the company intends to carry on a legal business or not.</w:t>
      </w:r>
    </w:p>
    <w:p w:rsidR="00000000" w:rsidDel="00000000" w:rsidP="00000000" w:rsidRDefault="00000000" w:rsidRPr="00000000" w14:paraId="000000D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SIGNFICANCE OF THE DOCTRINE OF ULTRA VIRES</w:t>
      </w:r>
    </w:p>
    <w:p w:rsidR="00000000" w:rsidDel="00000000" w:rsidP="00000000" w:rsidRDefault="00000000" w:rsidRPr="00000000" w14:paraId="000000D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 the shareholders and those who deal with the company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company has power only to carry out objects which are stated in the memorandum, together with anything incidental thereto.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Lord Selbourne in Att. Gen. v. Great Eastern Railway [1880]5 App. Cas. 473 at 478 said that the doctrine of ultra vires “ought to be reasonably…understood and applied.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practice therefore it is usual to set out at length in the memorandum all the objects which the company might require.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Powers of a company are also specified as objects.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 not authorised by the objects clause of the memorandum or by statute is thus ultra vires. Ashbury Railway Carriage v. Richie.</w:t>
      </w:r>
      <w:r w:rsidDel="00000000" w:rsidR="00000000" w:rsidRPr="00000000">
        <w:rPr>
          <w:rtl w:val="0"/>
        </w:rPr>
      </w:r>
    </w:p>
    <w:p w:rsidR="00000000" w:rsidDel="00000000" w:rsidP="00000000" w:rsidRDefault="00000000" w:rsidRPr="00000000" w14:paraId="000000D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OBJECTS RULE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objects could be held to be the main object of the company and the remainder to be merely ancillary to the main object. Anglo-Overseas Agencies Ltd. V. Green [1961]1 Q.B. 1 at 8, the rule was explained.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Cotman v. Brougham ;concluded with a declaration that every sub-clause should be construed as a substantive.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Bell Houses Ltd. v. City Wall Properties Ltd [1966]2 Q.B. 656 (C.A.)  When the main object of a company fails for any reason the substratum of the company is said to have gone and it is just and equitable that the company be wound up</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German Date Coffee Co. (1882)20 Ch.D 169 Held that the substratum had failed as it was impossible to carry out the objects.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will not be wound up if the substratum has not gone. Re Kitson&amp; Co Ltd</w:t>
      </w:r>
      <w:r w:rsidDel="00000000" w:rsidR="00000000" w:rsidRPr="00000000">
        <w:rPr>
          <w:rtl w:val="0"/>
        </w:rPr>
      </w:r>
    </w:p>
    <w:p w:rsidR="00000000" w:rsidDel="00000000" w:rsidP="00000000" w:rsidRDefault="00000000" w:rsidRPr="00000000" w14:paraId="000000DF">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ALTERATION OF OBJECTS</w:t>
      </w:r>
    </w:p>
    <w:p w:rsidR="00000000" w:rsidDel="00000000" w:rsidP="00000000" w:rsidRDefault="00000000" w:rsidRPr="00000000" w14:paraId="000000E0">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can alter its objects by special resolution in order to</w:t>
      </w:r>
    </w:p>
    <w:p w:rsidR="00000000" w:rsidDel="00000000" w:rsidP="00000000" w:rsidRDefault="00000000" w:rsidRPr="00000000" w14:paraId="000000E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carry on its business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more economically or efficiently;</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attain its main purpose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new or improved means; </w:t>
      </w:r>
    </w:p>
    <w:p w:rsidR="00000000" w:rsidDel="00000000" w:rsidP="00000000" w:rsidRDefault="00000000" w:rsidRPr="00000000" w14:paraId="000000E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enlarge or change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local area of its operation;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carry on some business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which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existing circumstances may conveniently or advantageously be combined with the business of the company.</w:t>
      </w:r>
    </w:p>
    <w:p w:rsidR="00000000" w:rsidDel="00000000" w:rsidP="00000000" w:rsidRDefault="00000000" w:rsidRPr="00000000" w14:paraId="000000E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restrict any of the objects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specified in the memorandum</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sell or dispose of the whole or any part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 the undertaking of the company</w:t>
      </w:r>
    </w:p>
    <w:p w:rsidR="00000000" w:rsidDel="00000000" w:rsidP="00000000" w:rsidRDefault="00000000" w:rsidRPr="00000000" w14:paraId="000000E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amalgamate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with any other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body of persons</w:t>
      </w:r>
    </w:p>
    <w:p w:rsidR="00000000" w:rsidDel="00000000" w:rsidP="00000000" w:rsidRDefault="00000000" w:rsidRPr="00000000" w14:paraId="000000E8">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section 28 provides that unless the articles of a company specifically restrict the objects of the company, </w:t>
      </w:r>
      <w:r w:rsidDel="00000000" w:rsidR="00000000" w:rsidRPr="00000000">
        <w:rPr>
          <w:rFonts w:ascii="Times New Roman" w:cs="Times New Roman" w:eastAsia="Times New Roman" w:hAnsi="Times New Roman"/>
          <w:i w:val="1"/>
          <w:sz w:val="24"/>
          <w:szCs w:val="24"/>
          <w:rtl w:val="0"/>
        </w:rPr>
        <w:t xml:space="preserve">its objects are unrestricted</w:t>
      </w:r>
    </w:p>
    <w:p w:rsidR="00000000" w:rsidDel="00000000" w:rsidP="00000000" w:rsidRDefault="00000000" w:rsidRPr="00000000" w14:paraId="000000E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33 provides that the validity of an act or omission of a company </w:t>
      </w:r>
      <w:r w:rsidDel="00000000" w:rsidR="00000000" w:rsidRPr="00000000">
        <w:rPr>
          <w:rFonts w:ascii="Times New Roman" w:cs="Times New Roman" w:eastAsia="Times New Roman" w:hAnsi="Times New Roman"/>
          <w:i w:val="1"/>
          <w:sz w:val="24"/>
          <w:szCs w:val="24"/>
          <w:rtl w:val="0"/>
        </w:rPr>
        <w:t xml:space="preserve">may not be called into question on the ground of</w:t>
      </w:r>
      <w:r w:rsidDel="00000000" w:rsidR="00000000" w:rsidRPr="00000000">
        <w:rPr>
          <w:rFonts w:ascii="Times New Roman" w:cs="Times New Roman" w:eastAsia="Times New Roman" w:hAnsi="Times New Roman"/>
          <w:sz w:val="24"/>
          <w:szCs w:val="24"/>
          <w:rtl w:val="0"/>
        </w:rPr>
        <w:t xml:space="preserve"> lack of capacity.</w:t>
      </w:r>
    </w:p>
    <w:p w:rsidR="00000000" w:rsidDel="00000000" w:rsidP="00000000" w:rsidRDefault="00000000" w:rsidRPr="00000000" w14:paraId="000000EA">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Section 26 provides that provisions that were previously contained in the memo </w:t>
      </w:r>
      <w:r w:rsidDel="00000000" w:rsidR="00000000" w:rsidRPr="00000000">
        <w:rPr>
          <w:rFonts w:ascii="Times New Roman" w:cs="Times New Roman" w:eastAsia="Times New Roman" w:hAnsi="Times New Roman"/>
          <w:i w:val="1"/>
          <w:sz w:val="24"/>
          <w:szCs w:val="24"/>
          <w:rtl w:val="0"/>
        </w:rPr>
        <w:t xml:space="preserve">become provisions of the articles.</w:t>
      </w:r>
    </w:p>
    <w:p w:rsidR="00000000" w:rsidDel="00000000" w:rsidP="00000000" w:rsidRDefault="00000000" w:rsidRPr="00000000" w14:paraId="000000EB">
      <w:pPr>
        <w:pageBreakBefore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THREE &amp; FOUR ; CORPORATE GOVERNANCE</w:t>
      </w:r>
    </w:p>
    <w:p w:rsidR="00000000" w:rsidDel="00000000" w:rsidP="00000000" w:rsidRDefault="00000000" w:rsidRPr="00000000" w14:paraId="000000ED">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 : Shareholders </w:t>
      </w:r>
    </w:p>
    <w:p w:rsidR="00000000" w:rsidDel="00000000" w:rsidP="00000000" w:rsidRDefault="00000000" w:rsidRPr="00000000" w14:paraId="000000EE">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Shareholder Decision Making </w:t>
      </w:r>
      <w:r w:rsidDel="00000000" w:rsidR="00000000" w:rsidRPr="00000000">
        <w:rPr>
          <w:rtl w:val="0"/>
        </w:rPr>
      </w:r>
    </w:p>
    <w:p w:rsidR="00000000" w:rsidDel="00000000" w:rsidP="00000000" w:rsidRDefault="00000000" w:rsidRPr="00000000" w14:paraId="000000EF">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Shareholder Meetings </w:t>
      </w:r>
      <w:r w:rsidDel="00000000" w:rsidR="00000000" w:rsidRPr="00000000">
        <w:rPr>
          <w:rtl w:val="0"/>
        </w:rPr>
      </w:r>
    </w:p>
    <w:p w:rsidR="00000000" w:rsidDel="00000000" w:rsidP="00000000" w:rsidRDefault="00000000" w:rsidRPr="00000000" w14:paraId="000000F0">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Majority and Minority Shareholders </w:t>
      </w:r>
      <w:r w:rsidDel="00000000" w:rsidR="00000000" w:rsidRPr="00000000">
        <w:rPr>
          <w:rtl w:val="0"/>
        </w:rPr>
      </w:r>
    </w:p>
    <w:p w:rsidR="00000000" w:rsidDel="00000000" w:rsidP="00000000" w:rsidRDefault="00000000" w:rsidRPr="00000000" w14:paraId="000000F1">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Controlling members Voting </w:t>
      </w:r>
      <w:r w:rsidDel="00000000" w:rsidR="00000000" w:rsidRPr="00000000">
        <w:rPr>
          <w:rtl w:val="0"/>
        </w:rPr>
      </w:r>
    </w:p>
    <w:p w:rsidR="00000000" w:rsidDel="00000000" w:rsidP="00000000" w:rsidRDefault="00000000" w:rsidRPr="00000000" w14:paraId="000000F2">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Protection of Minority Shareholders </w:t>
      </w:r>
      <w:r w:rsidDel="00000000" w:rsidR="00000000" w:rsidRPr="00000000">
        <w:rPr>
          <w:rtl w:val="0"/>
        </w:rPr>
      </w:r>
    </w:p>
    <w:p w:rsidR="00000000" w:rsidDel="00000000" w:rsidP="00000000" w:rsidRDefault="00000000" w:rsidRPr="00000000" w14:paraId="000000F3">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 : Directors </w:t>
      </w:r>
    </w:p>
    <w:p w:rsidR="00000000" w:rsidDel="00000000" w:rsidP="00000000" w:rsidRDefault="00000000" w:rsidRPr="00000000" w14:paraId="000000F4">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Board </w:t>
      </w:r>
      <w:r w:rsidDel="00000000" w:rsidR="00000000" w:rsidRPr="00000000">
        <w:rPr>
          <w:rtl w:val="0"/>
        </w:rPr>
      </w:r>
    </w:p>
    <w:p w:rsidR="00000000" w:rsidDel="00000000" w:rsidP="00000000" w:rsidRDefault="00000000" w:rsidRPr="00000000" w14:paraId="000000F5">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Qualification of Directors </w:t>
      </w:r>
      <w:r w:rsidDel="00000000" w:rsidR="00000000" w:rsidRPr="00000000">
        <w:rPr>
          <w:rtl w:val="0"/>
        </w:rPr>
      </w:r>
    </w:p>
    <w:p w:rsidR="00000000" w:rsidDel="00000000" w:rsidP="00000000" w:rsidRDefault="00000000" w:rsidRPr="00000000" w14:paraId="000000F6">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Directors’ Duties </w:t>
      </w:r>
      <w:r w:rsidDel="00000000" w:rsidR="00000000" w:rsidRPr="00000000">
        <w:rPr>
          <w:rtl w:val="0"/>
        </w:rPr>
      </w:r>
    </w:p>
    <w:p w:rsidR="00000000" w:rsidDel="00000000" w:rsidP="00000000" w:rsidRDefault="00000000" w:rsidRPr="00000000" w14:paraId="000000F7">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Remedies for breach of directors’ duties</w:t>
      </w:r>
      <w:r w:rsidDel="00000000" w:rsidR="00000000" w:rsidRPr="00000000">
        <w:rPr>
          <w:rtl w:val="0"/>
        </w:rPr>
      </w:r>
    </w:p>
    <w:p w:rsidR="00000000" w:rsidDel="00000000" w:rsidP="00000000" w:rsidRDefault="00000000" w:rsidRPr="00000000" w14:paraId="000000F8">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Derivative Actions </w:t>
      </w:r>
      <w:r w:rsidDel="00000000" w:rsidR="00000000" w:rsidRPr="00000000">
        <w:rPr>
          <w:rtl w:val="0"/>
        </w:rPr>
      </w:r>
    </w:p>
    <w:p w:rsidR="00000000" w:rsidDel="00000000" w:rsidP="00000000" w:rsidRDefault="00000000" w:rsidRPr="00000000" w14:paraId="000000F9">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Global Corporate Governance Principles and Guidel</w:t>
      </w:r>
      <w:sdt>
        <w:sdtPr>
          <w:tag w:val="goog_rdk_4"/>
        </w:sdtPr>
        <w:sdtContent>
          <w:ins w:author="Zay Insights" w:id="3" w:date="2021-11-29T02:11:39Z">
            <w:r w:rsidDel="00000000" w:rsidR="00000000" w:rsidRPr="00000000">
              <w:rPr>
                <w:rFonts w:ascii="Times New Roman" w:cs="Times New Roman" w:eastAsia="Times New Roman" w:hAnsi="Times New Roman"/>
                <w:sz w:val="24"/>
                <w:szCs w:val="24"/>
                <w:rtl w:val="0"/>
              </w:rPr>
              <w:t xml:space="preserve"> guy</w:t>
            </w:r>
          </w:ins>
        </w:sdtContent>
      </w:sdt>
      <w:r w:rsidDel="00000000" w:rsidR="00000000" w:rsidRPr="00000000">
        <w:rPr>
          <w:rFonts w:ascii="Times New Roman" w:cs="Times New Roman" w:eastAsia="Times New Roman" w:hAnsi="Times New Roman"/>
          <w:sz w:val="24"/>
          <w:szCs w:val="24"/>
          <w:rtl w:val="0"/>
        </w:rPr>
        <w:t xml:space="preserve">ines </w:t>
      </w:r>
      <w:r w:rsidDel="00000000" w:rsidR="00000000" w:rsidRPr="00000000">
        <w:rPr>
          <w:rtl w:val="0"/>
        </w:rPr>
      </w:r>
    </w:p>
    <w:p w:rsidR="00000000" w:rsidDel="00000000" w:rsidP="00000000" w:rsidRDefault="00000000" w:rsidRPr="00000000" w14:paraId="000000FA">
      <w:pPr>
        <w:pageBreakBefore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w:t>
      </w:r>
    </w:p>
    <w:p w:rsidR="00000000" w:rsidDel="00000000" w:rsidP="00000000" w:rsidRDefault="00000000" w:rsidRPr="00000000" w14:paraId="000000FC">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 involves a set of relationships between a company’s management, its board, its shareholders and other stakeholders. </w:t>
      </w:r>
    </w:p>
    <w:p w:rsidR="00000000" w:rsidDel="00000000" w:rsidP="00000000" w:rsidRDefault="00000000" w:rsidRPr="00000000" w14:paraId="000000FD">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corporate governance is not an end in itself. It is a means to create market confidence and business integrity which in turn is essential for companies that need access to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long term investment.???????</w:t>
      </w:r>
    </w:p>
    <w:p w:rsidR="00000000" w:rsidDel="00000000" w:rsidP="00000000" w:rsidRDefault="00000000" w:rsidRPr="00000000" w14:paraId="000000FF">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primarily achieved by providing shareholders, board members and executives as well as financial intermediaries and service providers with the right incentives to perform their roles within a framework of checks and balances.  Febss</w:t>
      </w:r>
    </w:p>
    <w:p w:rsidR="00000000" w:rsidDel="00000000" w:rsidP="00000000" w:rsidRDefault="00000000" w:rsidRPr="00000000" w14:paraId="00000101">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governance also provides the </w:t>
      </w:r>
      <w:r w:rsidDel="00000000" w:rsidR="00000000" w:rsidRPr="00000000">
        <w:rPr>
          <w:rFonts w:ascii="Times New Roman" w:cs="Times New Roman" w:eastAsia="Times New Roman" w:hAnsi="Times New Roman"/>
          <w:i w:val="1"/>
          <w:sz w:val="24"/>
          <w:szCs w:val="24"/>
          <w:rtl w:val="0"/>
        </w:rPr>
        <w:t xml:space="preserve">structure through which the objectives of the company are set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means of attaining those objectives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monitoring performance</w:t>
      </w:r>
      <w:r w:rsidDel="00000000" w:rsidR="00000000" w:rsidRPr="00000000">
        <w:rPr>
          <w:rFonts w:ascii="Times New Roman" w:cs="Times New Roman" w:eastAsia="Times New Roman" w:hAnsi="Times New Roman"/>
          <w:sz w:val="24"/>
          <w:szCs w:val="24"/>
          <w:rtl w:val="0"/>
        </w:rPr>
        <w:t xml:space="preserve"> are determined.</w:t>
      </w:r>
    </w:p>
    <w:p w:rsidR="00000000" w:rsidDel="00000000" w:rsidP="00000000" w:rsidRDefault="00000000" w:rsidRPr="00000000" w14:paraId="00000103">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corporate governance affects the cost for corporations to access capital for growth and the confidence with which those that provide capital – directly or indirectly – can participate and share in their value-creation on fair and equitable terms.??????</w:t>
      </w:r>
    </w:p>
    <w:p w:rsidR="00000000" w:rsidDel="00000000" w:rsidP="00000000" w:rsidRDefault="00000000" w:rsidRPr="00000000" w14:paraId="00000105">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ageBreakBefore w:val="0"/>
        <w:spacing w:after="0" w:line="276" w:lineRule="auto"/>
        <w:ind w:left="3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a consequence</w:t>
      </w:r>
      <w:r w:rsidDel="00000000" w:rsidR="00000000" w:rsidRPr="00000000">
        <w:rPr>
          <w:rFonts w:ascii="Times New Roman" w:cs="Times New Roman" w:eastAsia="Times New Roman" w:hAnsi="Times New Roman"/>
          <w:sz w:val="24"/>
          <w:szCs w:val="24"/>
          <w:rtl w:val="0"/>
        </w:rPr>
        <w:t xml:space="preserve">, good corporate governance </w:t>
      </w:r>
      <w:r w:rsidDel="00000000" w:rsidR="00000000" w:rsidRPr="00000000">
        <w:rPr>
          <w:rFonts w:ascii="Times New Roman" w:cs="Times New Roman" w:eastAsia="Times New Roman" w:hAnsi="Times New Roman"/>
          <w:i w:val="1"/>
          <w:sz w:val="24"/>
          <w:szCs w:val="24"/>
          <w:rtl w:val="0"/>
        </w:rPr>
        <w:t xml:space="preserve">will reassure shareholders and other stakeholders that their rights are protected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make it possible for corporations to decrease the cost of capital</w:t>
      </w:r>
      <w:r w:rsidDel="00000000" w:rsidR="00000000" w:rsidRPr="00000000">
        <w:rPr>
          <w:rFonts w:ascii="Times New Roman" w:cs="Times New Roman" w:eastAsia="Times New Roman" w:hAnsi="Times New Roman"/>
          <w:sz w:val="24"/>
          <w:szCs w:val="24"/>
          <w:rtl w:val="0"/>
        </w:rPr>
        <w:t xml:space="preserve"> and to </w:t>
      </w:r>
      <w:r w:rsidDel="00000000" w:rsidR="00000000" w:rsidRPr="00000000">
        <w:rPr>
          <w:rFonts w:ascii="Times New Roman" w:cs="Times New Roman" w:eastAsia="Times New Roman" w:hAnsi="Times New Roman"/>
          <w:i w:val="1"/>
          <w:sz w:val="24"/>
          <w:szCs w:val="24"/>
          <w:rtl w:val="0"/>
        </w:rPr>
        <w:t xml:space="preserve">facilitate their access to the capital market.</w:t>
      </w:r>
    </w:p>
    <w:p w:rsidR="00000000" w:rsidDel="00000000" w:rsidP="00000000" w:rsidRDefault="00000000" w:rsidRPr="00000000" w14:paraId="00000107">
      <w:pPr>
        <w:pageBreakBefore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ELEMENTS OF GOOD CORPORATE GOVERNANCE.</w:t>
      </w:r>
    </w:p>
    <w:p w:rsidR="00000000" w:rsidDel="00000000" w:rsidP="00000000" w:rsidRDefault="00000000" w:rsidRPr="00000000" w14:paraId="00000109">
      <w:pPr>
        <w:pageBreakBefore w:val="0"/>
        <w:spacing w:after="0" w:line="276"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adhere to ensuring the rights and equitable treatment of shareholders and key ownership functions;</w:t>
      </w:r>
    </w:p>
    <w:p w:rsidR="00000000" w:rsidDel="00000000" w:rsidP="00000000" w:rsidRDefault="00000000" w:rsidRPr="00000000" w14:paraId="000001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investors, stock markets, and other intermediaries; </w:t>
      </w:r>
    </w:p>
    <w:p w:rsidR="00000000" w:rsidDel="00000000" w:rsidP="00000000" w:rsidRDefault="00000000" w:rsidRPr="00000000" w14:paraId="000001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role of stakeholders; </w:t>
      </w:r>
    </w:p>
    <w:p w:rsidR="00000000" w:rsidDel="00000000" w:rsidP="00000000" w:rsidRDefault="00000000" w:rsidRPr="00000000" w14:paraId="0000010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 and transparency; and </w:t>
      </w:r>
    </w:p>
    <w:p w:rsidR="00000000" w:rsidDel="00000000" w:rsidP="00000000" w:rsidRDefault="00000000" w:rsidRPr="00000000" w14:paraId="0000010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responsibilities of the board</w:t>
      </w:r>
    </w:p>
    <w:p w:rsidR="00000000" w:rsidDel="00000000" w:rsidP="00000000" w:rsidRDefault="00000000" w:rsidRPr="00000000" w14:paraId="0000010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LIMITATIONS ON DIRECTORS’ POWERS</w:t>
      </w:r>
    </w:p>
    <w:p w:rsidR="00000000" w:rsidDel="00000000" w:rsidP="00000000" w:rsidRDefault="00000000" w:rsidRPr="00000000" w14:paraId="00000111">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intended to ensure that a third party </w:t>
      </w:r>
      <w:r w:rsidDel="00000000" w:rsidR="00000000" w:rsidRPr="00000000">
        <w:rPr>
          <w:rFonts w:ascii="Times New Roman" w:cs="Times New Roman" w:eastAsia="Times New Roman" w:hAnsi="Times New Roman"/>
          <w:sz w:val="24"/>
          <w:szCs w:val="24"/>
          <w:rtl w:val="0"/>
        </w:rPr>
        <w:t xml:space="preserve">dealing with a company</w:t>
      </w:r>
      <w:r w:rsidDel="00000000" w:rsidR="00000000" w:rsidRPr="00000000">
        <w:rPr>
          <w:rFonts w:ascii="Times New Roman" w:cs="Times New Roman" w:eastAsia="Times New Roman" w:hAnsi="Times New Roman"/>
          <w:i w:val="1"/>
          <w:sz w:val="24"/>
          <w:szCs w:val="24"/>
          <w:rtl w:val="0"/>
        </w:rPr>
        <w:t xml:space="preserve"> should not be disadvantaged</w:t>
      </w:r>
      <w:r w:rsidDel="00000000" w:rsidR="00000000" w:rsidRPr="00000000">
        <w:rPr>
          <w:rFonts w:ascii="Times New Roman" w:cs="Times New Roman" w:eastAsia="Times New Roman" w:hAnsi="Times New Roman"/>
          <w:sz w:val="24"/>
          <w:szCs w:val="24"/>
          <w:rtl w:val="0"/>
        </w:rPr>
        <w:t xml:space="preserve"> by the possibility that the company </w:t>
      </w:r>
      <w:r w:rsidDel="00000000" w:rsidR="00000000" w:rsidRPr="00000000">
        <w:rPr>
          <w:rFonts w:ascii="Times New Roman" w:cs="Times New Roman" w:eastAsia="Times New Roman" w:hAnsi="Times New Roman"/>
          <w:i w:val="1"/>
          <w:sz w:val="24"/>
          <w:szCs w:val="24"/>
          <w:rtl w:val="0"/>
        </w:rPr>
        <w:t xml:space="preserve">was acting beyond its capacity</w:t>
      </w:r>
    </w:p>
    <w:p w:rsidR="00000000" w:rsidDel="00000000" w:rsidP="00000000" w:rsidRDefault="00000000" w:rsidRPr="00000000" w14:paraId="0000011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Section 34 (1) the power of the directors to bind the company, or authorize others to do so, </w:t>
      </w:r>
      <w:r w:rsidDel="00000000" w:rsidR="00000000" w:rsidRPr="00000000">
        <w:rPr>
          <w:rFonts w:ascii="Times New Roman" w:cs="Times New Roman" w:eastAsia="Times New Roman" w:hAnsi="Times New Roman"/>
          <w:i w:val="1"/>
          <w:sz w:val="24"/>
          <w:szCs w:val="24"/>
          <w:rtl w:val="0"/>
        </w:rPr>
        <w:t xml:space="preserve">is free of any limitation</w:t>
      </w:r>
    </w:p>
    <w:p w:rsidR="00000000" w:rsidDel="00000000" w:rsidP="00000000" w:rsidRDefault="00000000" w:rsidRPr="00000000" w14:paraId="0000011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34(2).a person dealing with a company </w:t>
      </w:r>
      <w:r w:rsidDel="00000000" w:rsidR="00000000" w:rsidRPr="00000000">
        <w:rPr>
          <w:rFonts w:ascii="Times New Roman" w:cs="Times New Roman" w:eastAsia="Times New Roman" w:hAnsi="Times New Roman"/>
          <w:i w:val="1"/>
          <w:sz w:val="24"/>
          <w:szCs w:val="24"/>
          <w:rtl w:val="0"/>
        </w:rPr>
        <w:t xml:space="preserve">is not bound to enquire as to any limitation on the powers of the directors</w:t>
      </w:r>
      <w:r w:rsidDel="00000000" w:rsidR="00000000" w:rsidRPr="00000000">
        <w:rPr>
          <w:rFonts w:ascii="Times New Roman" w:cs="Times New Roman" w:eastAsia="Times New Roman" w:hAnsi="Times New Roman"/>
          <w:sz w:val="24"/>
          <w:szCs w:val="24"/>
          <w:rtl w:val="0"/>
        </w:rPr>
        <w:t xml:space="preserve"> see </w:t>
      </w:r>
    </w:p>
    <w:p w:rsidR="00000000" w:rsidDel="00000000" w:rsidP="00000000" w:rsidRDefault="00000000" w:rsidRPr="00000000" w14:paraId="0000011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v. Henniker-Major and Co. [2002] EWCA Civ. 762, the chairman of a company sought to rely on a similar provision…..denied!</w:t>
      </w:r>
    </w:p>
    <w:p w:rsidR="00000000" w:rsidDel="00000000" w:rsidP="00000000" w:rsidRDefault="00000000" w:rsidRPr="00000000" w14:paraId="00000115">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Section 34(4) preserves the right of a member of the company to </w:t>
      </w:r>
      <w:r w:rsidDel="00000000" w:rsidR="00000000" w:rsidRPr="00000000">
        <w:rPr>
          <w:rFonts w:ascii="Times New Roman" w:cs="Times New Roman" w:eastAsia="Times New Roman" w:hAnsi="Times New Roman"/>
          <w:i w:val="1"/>
          <w:sz w:val="24"/>
          <w:szCs w:val="24"/>
          <w:rtl w:val="0"/>
        </w:rPr>
        <w:t xml:space="preserve">bring proceedings to restrain the doing of an act beyond the powers of the directors may not be brought in respect of an act done in fulfillment of a legal obligation.</w:t>
      </w:r>
    </w:p>
    <w:p w:rsidR="00000000" w:rsidDel="00000000" w:rsidP="00000000" w:rsidRDefault="00000000" w:rsidRPr="00000000" w14:paraId="0000011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34 (4) and (5) In effect, have preserved the ultra vires doctrine for internal purposes.</w:t>
      </w:r>
    </w:p>
    <w:p w:rsidR="00000000" w:rsidDel="00000000" w:rsidP="00000000" w:rsidRDefault="00000000" w:rsidRPr="00000000" w14:paraId="0000011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Re Introductions Ltd, [1970]Ch 199 the dispute concerned the validity of a secured loan.</w:t>
      </w:r>
    </w:p>
    <w:p w:rsidR="00000000" w:rsidDel="00000000" w:rsidP="00000000" w:rsidRDefault="00000000" w:rsidRPr="00000000" w14:paraId="0000011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a company be wound up on the grounds that the company is no longer able to undertake its core functions?  When is a company said to have deviated from its core activities?</w:t>
      </w:r>
    </w:p>
    <w:p w:rsidR="00000000" w:rsidDel="00000000" w:rsidP="00000000" w:rsidRDefault="00000000" w:rsidRPr="00000000" w14:paraId="0000011A">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IN TURQUAND’S CASE</w:t>
      </w:r>
    </w:p>
    <w:p w:rsidR="00000000" w:rsidDel="00000000" w:rsidP="00000000" w:rsidRDefault="00000000" w:rsidRPr="00000000" w14:paraId="0000011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is consistent with (ostensible or) the apparent authority in the law of agency</w:t>
      </w:r>
    </w:p>
    <w:p w:rsidR="00000000" w:rsidDel="00000000" w:rsidP="00000000" w:rsidRDefault="00000000" w:rsidRPr="00000000" w14:paraId="0000011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Royal British Bank v Turquand; (1856) 6 E&amp;B 327</w:t>
      </w:r>
      <w:r w:rsidDel="00000000" w:rsidR="00000000" w:rsidRPr="00000000">
        <w:rPr>
          <w:rtl w:val="0"/>
        </w:rPr>
      </w:r>
    </w:p>
    <w:p w:rsidR="00000000" w:rsidDel="00000000" w:rsidP="00000000" w:rsidRDefault="00000000" w:rsidRPr="00000000" w14:paraId="0000011E">
      <w:pPr>
        <w:pageBreakBefore w:val="0"/>
        <w:tabs>
          <w:tab w:val="left" w:pos="7017"/>
        </w:tabs>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originally mitigated the harshness of the </w:t>
      </w:r>
      <w:r w:rsidDel="00000000" w:rsidR="00000000" w:rsidRPr="00000000">
        <w:rPr>
          <w:rFonts w:ascii="Times New Roman" w:cs="Times New Roman" w:eastAsia="Times New Roman" w:hAnsi="Times New Roman"/>
          <w:i w:val="1"/>
          <w:sz w:val="24"/>
          <w:szCs w:val="24"/>
          <w:rtl w:val="0"/>
        </w:rPr>
        <w:t xml:space="preserve">constructive notice doctrine. </w:t>
      </w:r>
      <w:r w:rsidDel="00000000" w:rsidR="00000000" w:rsidRPr="00000000">
        <w:rPr>
          <w:rFonts w:ascii="Times New Roman" w:cs="Times New Roman" w:eastAsia="Times New Roman" w:hAnsi="Times New Roman"/>
          <w:sz w:val="24"/>
          <w:szCs w:val="24"/>
          <w:rtl w:val="0"/>
        </w:rPr>
        <w:t xml:space="preserve">Company had given bond to the tune of 2000 pounds. The bond was under the company's seal, signed by two directors and the secretary. When the company was sued, it alleged that under its articles of associations, directors only had power to borrow up to an amount authorized by a company resolution.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Held ;plaintiff (The bank) could not be deemed to know which ordinary resolutions passed, because these were not registrable.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Sir John Jervis CJ, for the Court of Exchequer Chamber ruled that the bond was valid, so the Royal British Bank could enforce the terms.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Turquand was Endorsed by the House of Lords. In Mahony v East Holyford Mining Co(1875) LR 7 HL 869 Lord Hatherly phrased the law thus: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1016000</wp:posOffset>
                </wp:positionV>
                <wp:extent cx="2517140" cy="25400"/>
                <wp:effectExtent b="0" l="0" r="0" t="0"/>
                <wp:wrapNone/>
                <wp:docPr id="1" name=""/>
                <a:graphic>
                  <a:graphicData uri="http://schemas.microsoft.com/office/word/2010/wordprocessingShape">
                    <wps:wsp>
                      <wps:cNvSpPr/>
                      <wps:cNvPr id="2" name="Shape 2"/>
                      <wps:spPr>
                        <a:xfrm>
                          <a:off x="4093780" y="3780000"/>
                          <a:ext cx="2504440" cy="0"/>
                        </a:xfrm>
                        <a:custGeom>
                          <a:rect b="b" l="l" r="r" t="t"/>
                          <a:pathLst>
                            <a:path extrusionOk="0" h="1" w="2504440">
                              <a:moveTo>
                                <a:pt x="0" y="0"/>
                              </a:moveTo>
                              <a:lnTo>
                                <a:pt x="250444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1016000</wp:posOffset>
                </wp:positionV>
                <wp:extent cx="2517140" cy="254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17140" cy="25400"/>
                        </a:xfrm>
                        <a:prstGeom prst="rect"/>
                        <a:ln/>
                      </pic:spPr>
                    </pic:pic>
                  </a:graphicData>
                </a:graphic>
              </wp:anchor>
            </w:drawing>
          </mc:Fallback>
        </mc:AlternateContent>
      </w:r>
    </w:p>
    <w:p w:rsidR="00000000" w:rsidDel="00000000" w:rsidP="00000000" w:rsidRDefault="00000000" w:rsidRPr="00000000" w14:paraId="0000011F">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When there are persons conducting the affairs of the company in a manner which appears to be perfectly consonant with the articles of association, those so dealing with them externally are not to be affected by irregularities which may take place in the internal management of the company.</w:t>
      </w:r>
    </w:p>
    <w:p w:rsidR="00000000" w:rsidDel="00000000" w:rsidP="00000000" w:rsidRDefault="00000000" w:rsidRPr="00000000" w14:paraId="00000120">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 v. Nicholls (1857)6 HL Cas 401, the House of Lords held that a person dealing with a company should be deemed to have notice of that company’s registered constitutional documents. This is because once the memorandum and articles of a company are registered they become public documents. </w:t>
      </w:r>
    </w:p>
    <w:p w:rsidR="00000000" w:rsidDel="00000000" w:rsidP="00000000" w:rsidRDefault="00000000" w:rsidRPr="00000000" w14:paraId="0000012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 with s. 34(2).a person dealing with a company is not bound to enquire as to any limitation on the powers of the directors see Smith v. Henniker-Major and Co. [2002]EWCA Civ. 762. These provisions effectively abolish the doctrine of constructive notice of the contents of the company’s registered documents.</w:t>
      </w:r>
    </w:p>
    <w:p w:rsidR="00000000" w:rsidDel="00000000" w:rsidP="00000000" w:rsidRDefault="00000000" w:rsidRPr="00000000" w14:paraId="0000012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WILL A CONTRACT WITH AN “AGENT” BIND THE COMPANY?</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board of directors ratifies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contract.</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co hasn’t ratified but one can prove that he was induced to make the contract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agent being held out as occupying a certain position in the company.</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representation, which is usually by conduct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was made by the persons with actual authority to manage the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generally or in respect of the matters to which the contract relates.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K was one in which the position ‘the agent” was holding could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 to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actual authority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Freeman&amp;lockyer v. Buckhurst Park Properties(Mangal) Ltd</w:t>
      </w:r>
    </w:p>
    <w:p w:rsidR="00000000" w:rsidDel="00000000" w:rsidP="00000000" w:rsidRDefault="00000000" w:rsidRPr="00000000" w14:paraId="00000129">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TO THE RULE IN TURQUAND CASE.</w:t>
      </w:r>
    </w:p>
    <w:p w:rsidR="00000000" w:rsidDel="00000000" w:rsidP="00000000" w:rsidRDefault="00000000" w:rsidRPr="00000000" w14:paraId="0000012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outsider knew of the irregularity or lack of actual authority. See Howard v. Patent Ivory Manufacturing Co. (1888) 38 Ch.D 156,</w:t>
      </w:r>
    </w:p>
    <w:p w:rsidR="00000000" w:rsidDel="00000000" w:rsidP="00000000" w:rsidRDefault="00000000" w:rsidRPr="00000000" w14:paraId="0000012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outsider purported to act as a director in the transaction, that is to act for and on behalf of the company in the transaction.</w:t>
      </w:r>
    </w:p>
    <w:p w:rsidR="00000000" w:rsidDel="00000000" w:rsidP="00000000" w:rsidRDefault="00000000" w:rsidRPr="00000000" w14:paraId="0000012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are suspicious circumstances putting the outsider on inquiry see A.L. Underwood Ltd v. Bank of Liverpool and Martins [1924]1 K.B. 775 (C.A.)</w:t>
      </w:r>
    </w:p>
    <w:p w:rsidR="00000000" w:rsidDel="00000000" w:rsidP="00000000" w:rsidRDefault="00000000" w:rsidRPr="00000000" w14:paraId="0000012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outsider present a forged document so as to purport to be the company’s document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unless it is held out as genuine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an officer of the company acting within the scope of his authority: See Ruben v. Great Fingall Consolidated [1906] AC</w:t>
      </w:r>
    </w:p>
    <w:p w:rsidR="00000000" w:rsidDel="00000000" w:rsidP="00000000" w:rsidRDefault="00000000" w:rsidRPr="00000000" w14:paraId="0000012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PROSPECTUSES</w:t>
      </w:r>
    </w:p>
    <w:p w:rsidR="00000000" w:rsidDel="00000000" w:rsidP="00000000" w:rsidRDefault="00000000" w:rsidRPr="00000000" w14:paraId="0000013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prospectus is any notice circular, advertisement or other </w:t>
      </w:r>
      <w:r w:rsidDel="00000000" w:rsidR="00000000" w:rsidRPr="00000000">
        <w:rPr>
          <w:rFonts w:ascii="Times New Roman" w:cs="Times New Roman" w:eastAsia="Times New Roman" w:hAnsi="Times New Roman"/>
          <w:i w:val="1"/>
          <w:sz w:val="24"/>
          <w:szCs w:val="24"/>
          <w:rtl w:val="0"/>
        </w:rPr>
        <w:t xml:space="preserve">invitation, offering to the public for subscription or purchase of any  shares or debentures of a company.</w:t>
      </w:r>
      <w:r w:rsidDel="00000000" w:rsidR="00000000" w:rsidRPr="00000000">
        <w:rPr>
          <w:rFonts w:ascii="Times New Roman" w:cs="Times New Roman" w:eastAsia="Times New Roman" w:hAnsi="Times New Roman"/>
          <w:sz w:val="24"/>
          <w:szCs w:val="24"/>
          <w:rtl w:val="0"/>
        </w:rPr>
        <w:t xml:space="preserve"> It’s any document used to induce the public to purchase </w:t>
      </w:r>
      <w:r w:rsidDel="00000000" w:rsidR="00000000" w:rsidRPr="00000000">
        <w:rPr>
          <w:rFonts w:ascii="Times New Roman" w:cs="Times New Roman" w:eastAsia="Times New Roman" w:hAnsi="Times New Roman"/>
          <w:i w:val="1"/>
          <w:sz w:val="24"/>
          <w:szCs w:val="24"/>
          <w:rtl w:val="0"/>
        </w:rPr>
        <w:t xml:space="preserve">shares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debentures </w:t>
      </w:r>
      <w:r w:rsidDel="00000000" w:rsidR="00000000" w:rsidRPr="00000000">
        <w:rPr>
          <w:rFonts w:ascii="Times New Roman" w:cs="Times New Roman" w:eastAsia="Times New Roman" w:hAnsi="Times New Roman"/>
          <w:sz w:val="24"/>
          <w:szCs w:val="24"/>
          <w:rtl w:val="0"/>
        </w:rPr>
        <w:t xml:space="preserve">in a company. </w:t>
      </w:r>
      <w:r w:rsidDel="00000000" w:rsidR="00000000" w:rsidRPr="00000000">
        <w:rPr>
          <w:rFonts w:ascii="Times New Roman" w:cs="Times New Roman" w:eastAsia="Times New Roman" w:hAnsi="Times New Roman"/>
          <w:i w:val="1"/>
          <w:sz w:val="24"/>
          <w:szCs w:val="24"/>
          <w:rtl w:val="0"/>
        </w:rPr>
        <w:t xml:space="preserve">It can only be made in a public company; </w:t>
      </w:r>
      <w:r w:rsidDel="00000000" w:rsidR="00000000" w:rsidRPr="00000000">
        <w:rPr>
          <w:rFonts w:ascii="Times New Roman" w:cs="Times New Roman" w:eastAsia="Times New Roman" w:hAnsi="Times New Roman"/>
          <w:sz w:val="24"/>
          <w:szCs w:val="24"/>
          <w:rtl w:val="0"/>
        </w:rPr>
        <w:t xml:space="preserve">A private company raises its capital privately.</w:t>
      </w:r>
    </w:p>
    <w:p w:rsidR="00000000" w:rsidDel="00000000" w:rsidP="00000000" w:rsidRDefault="00000000" w:rsidRPr="00000000" w14:paraId="0000013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constitutes an offer to the public?</w:t>
      </w:r>
    </w:p>
    <w:p w:rsidR="00000000" w:rsidDel="00000000" w:rsidP="00000000" w:rsidRDefault="00000000" w:rsidRPr="00000000" w14:paraId="0000013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restricted to the public at large but </w:t>
      </w:r>
      <w:r w:rsidDel="00000000" w:rsidR="00000000" w:rsidRPr="00000000">
        <w:rPr>
          <w:rFonts w:ascii="Times New Roman" w:cs="Times New Roman" w:eastAsia="Times New Roman" w:hAnsi="Times New Roman"/>
          <w:i w:val="1"/>
          <w:sz w:val="24"/>
          <w:szCs w:val="24"/>
          <w:rtl w:val="0"/>
        </w:rPr>
        <w:t xml:space="preserve">includes any section of the public</w:t>
      </w:r>
      <w:r w:rsidDel="00000000" w:rsidR="00000000" w:rsidRPr="00000000">
        <w:rPr>
          <w:rFonts w:ascii="Times New Roman" w:cs="Times New Roman" w:eastAsia="Times New Roman" w:hAnsi="Times New Roman"/>
          <w:sz w:val="24"/>
          <w:szCs w:val="24"/>
          <w:rtl w:val="0"/>
        </w:rPr>
        <w:t xml:space="preserve">, whether selected as members or debenture holders of the company or as clients of the person issuing the prospectus or in any manner. See Re South of England Gas Co ltd 1911</w:t>
      </w:r>
    </w:p>
    <w:p w:rsidR="00000000" w:rsidDel="00000000" w:rsidP="00000000" w:rsidRDefault="00000000" w:rsidRPr="00000000" w14:paraId="0000013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not constitute an offer to the public?</w:t>
      </w:r>
    </w:p>
    <w:p w:rsidR="00000000" w:rsidDel="00000000" w:rsidP="00000000" w:rsidRDefault="00000000" w:rsidRPr="00000000" w14:paraId="0000013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shares or debentures can be regarded as not calculated to result into availability for subscription or purchase by persons who have not received the offer. </w:t>
      </w:r>
    </w:p>
    <w:p w:rsidR="00000000" w:rsidDel="00000000" w:rsidP="00000000" w:rsidRDefault="00000000" w:rsidRPr="00000000" w14:paraId="0000013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otherwise </w:t>
      </w:r>
      <w:r w:rsidDel="00000000" w:rsidR="00000000" w:rsidRPr="00000000">
        <w:rPr>
          <w:rFonts w:ascii="Times New Roman" w:cs="Times New Roman" w:eastAsia="Times New Roman" w:hAnsi="Times New Roman"/>
          <w:i w:val="1"/>
          <w:sz w:val="24"/>
          <w:szCs w:val="24"/>
          <w:rtl w:val="0"/>
        </w:rPr>
        <w:t xml:space="preserve">a domestic concern of the persons making and receiving it.</w:t>
      </w:r>
      <w:r w:rsidDel="00000000" w:rsidR="00000000" w:rsidRPr="00000000">
        <w:rPr>
          <w:rFonts w:ascii="Times New Roman" w:cs="Times New Roman" w:eastAsia="Times New Roman" w:hAnsi="Times New Roman"/>
          <w:sz w:val="24"/>
          <w:szCs w:val="24"/>
          <w:rtl w:val="0"/>
        </w:rPr>
        <w:t xml:space="preserve"> See Nash v. Lynde [1929] A.C. 158</w:t>
      </w:r>
    </w:p>
    <w:p w:rsidR="00000000" w:rsidDel="00000000" w:rsidP="00000000" w:rsidRDefault="00000000" w:rsidRPr="00000000" w14:paraId="0000013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 OF PROSPECTUS</w:t>
      </w:r>
    </w:p>
    <w:p w:rsidR="00000000" w:rsidDel="00000000" w:rsidP="00000000" w:rsidRDefault="00000000" w:rsidRPr="00000000" w14:paraId="0000013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S.40</w:t>
      </w:r>
    </w:p>
    <w:p w:rsidR="00000000" w:rsidDel="00000000" w:rsidP="00000000" w:rsidRDefault="00000000" w:rsidRPr="00000000" w14:paraId="000001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names, occupations and addresses of directors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qualification and remuneration of directors,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subscription, the amount payable on allotment of each share.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particulars of the vendors of any property to be purchased and consideration to be paid.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preliminary expenses of the 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rights attached to various classes of shares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dates,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general nature of every material contract entered into.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810" w:right="0" w:hanging="45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by the company’s auditors setting out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profits and losses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rates of dividend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assets and liabilities.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8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REQUIREMENTS OF PROSPECTUS</w:t>
      </w:r>
    </w:p>
    <w:p w:rsidR="00000000" w:rsidDel="00000000" w:rsidP="00000000" w:rsidRDefault="00000000" w:rsidRPr="00000000" w14:paraId="0000014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bear the date of publication Section 39</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prospectus must state on its face that a copy has been delivered to the Registrar.</w:t>
      </w:r>
      <w:r w:rsidDel="00000000" w:rsidR="00000000" w:rsidRPr="00000000">
        <w:rPr>
          <w:rtl w:val="0"/>
        </w:rPr>
      </w:r>
    </w:p>
    <w:p w:rsidR="00000000" w:rsidDel="00000000" w:rsidP="00000000" w:rsidRDefault="00000000" w:rsidRPr="00000000" w14:paraId="0000014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OF APPLICATION</w:t>
      </w:r>
    </w:p>
    <w:p w:rsidR="00000000" w:rsidDel="00000000" w:rsidP="00000000" w:rsidRDefault="00000000" w:rsidRPr="00000000" w14:paraId="00000147">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Generally, it is unlawful to issue any form of application for shares or debentures </w:t>
      </w:r>
      <w:r w:rsidDel="00000000" w:rsidR="00000000" w:rsidRPr="00000000">
        <w:rPr>
          <w:rFonts w:ascii="Times New Roman" w:cs="Times New Roman" w:eastAsia="Times New Roman" w:hAnsi="Times New Roman"/>
          <w:i w:val="1"/>
          <w:sz w:val="24"/>
          <w:szCs w:val="24"/>
          <w:rtl w:val="0"/>
        </w:rPr>
        <w:t xml:space="preserve">unless the form is accompanied by a prospectus containing the Third Schedule matters and reports.</w:t>
      </w:r>
    </w:p>
    <w:p w:rsidR="00000000" w:rsidDel="00000000" w:rsidP="00000000" w:rsidRDefault="00000000" w:rsidRPr="00000000" w14:paraId="0000014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w:t>
      </w:r>
    </w:p>
    <w:p w:rsidR="00000000" w:rsidDel="00000000" w:rsidP="00000000" w:rsidRDefault="00000000" w:rsidRPr="00000000" w14:paraId="000001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form of application is issued to existing shareholders or debenture -holders of the company, </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form of application  relates to shares or debentures similar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shares or debentures previously issued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 the time being listed on a prescribed stock exchange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issued in connection with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invitation to a person to agree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underwrite the shares or debentures; </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the form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issued in relation to shares or debentures which are not offered to the 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it need not comply with the provisions of theThird Schedule S.40(6).</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LIABILITY</w:t>
      </w:r>
    </w:p>
    <w:p w:rsidR="00000000" w:rsidDel="00000000" w:rsidP="00000000" w:rsidRDefault="00000000" w:rsidRPr="00000000" w14:paraId="0000014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liable for the </w:t>
      </w:r>
      <w:r w:rsidDel="00000000" w:rsidR="00000000" w:rsidRPr="00000000">
        <w:rPr>
          <w:rFonts w:ascii="Times New Roman" w:cs="Times New Roman" w:eastAsia="Times New Roman" w:hAnsi="Times New Roman"/>
          <w:i w:val="1"/>
          <w:sz w:val="24"/>
          <w:szCs w:val="24"/>
          <w:rtl w:val="0"/>
        </w:rPr>
        <w:t xml:space="preserve">misrepresentation of its directors and other agents</w:t>
      </w:r>
      <w:r w:rsidDel="00000000" w:rsidR="00000000" w:rsidRPr="00000000">
        <w:rPr>
          <w:rFonts w:ascii="Times New Roman" w:cs="Times New Roman" w:eastAsia="Times New Roman" w:hAnsi="Times New Roman"/>
          <w:sz w:val="24"/>
          <w:szCs w:val="24"/>
          <w:rtl w:val="0"/>
        </w:rPr>
        <w:t xml:space="preserve"> within the scope of their authority.</w:t>
      </w:r>
    </w:p>
    <w:p w:rsidR="00000000" w:rsidDel="00000000" w:rsidP="00000000" w:rsidRDefault="00000000" w:rsidRPr="00000000" w14:paraId="00000150">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person induced to subscribe for shares or debentures in a company by a misrepresentation </w:t>
      </w:r>
      <w:r w:rsidDel="00000000" w:rsidR="00000000" w:rsidRPr="00000000">
        <w:rPr>
          <w:rFonts w:ascii="Times New Roman" w:cs="Times New Roman" w:eastAsia="Times New Roman" w:hAnsi="Times New Roman"/>
          <w:i w:val="1"/>
          <w:sz w:val="24"/>
          <w:szCs w:val="24"/>
          <w:rtl w:val="0"/>
        </w:rPr>
        <w:t xml:space="preserve">may have a remedy against the company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i w:val="1"/>
          <w:sz w:val="24"/>
          <w:szCs w:val="24"/>
          <w:rtl w:val="0"/>
        </w:rPr>
        <w:t xml:space="preserve">the individuals responsible.</w:t>
      </w:r>
      <w:r w:rsidDel="00000000" w:rsidR="00000000" w:rsidRPr="00000000">
        <w:rPr>
          <w:rFonts w:ascii="Times New Roman" w:cs="Times New Roman" w:eastAsia="Times New Roman" w:hAnsi="Times New Roman"/>
          <w:sz w:val="24"/>
          <w:szCs w:val="24"/>
          <w:rtl w:val="0"/>
        </w:rPr>
        <w:t xml:space="preserve"> The main remedy against the company is </w:t>
      </w:r>
      <w:r w:rsidDel="00000000" w:rsidR="00000000" w:rsidRPr="00000000">
        <w:rPr>
          <w:rFonts w:ascii="Times New Roman" w:cs="Times New Roman" w:eastAsia="Times New Roman" w:hAnsi="Times New Roman"/>
          <w:i w:val="1"/>
          <w:sz w:val="24"/>
          <w:szCs w:val="24"/>
          <w:rtl w:val="0"/>
        </w:rPr>
        <w:t xml:space="preserve">rescission of the contract </w:t>
      </w:r>
      <w:r w:rsidDel="00000000" w:rsidR="00000000" w:rsidRPr="00000000">
        <w:rPr>
          <w:rFonts w:ascii="Times New Roman" w:cs="Times New Roman" w:eastAsia="Times New Roman" w:hAnsi="Times New Roman"/>
          <w:sz w:val="24"/>
          <w:szCs w:val="24"/>
          <w:rtl w:val="0"/>
        </w:rPr>
        <w:t xml:space="preserve">with or without</w:t>
      </w:r>
      <w:r w:rsidDel="00000000" w:rsidR="00000000" w:rsidRPr="00000000">
        <w:rPr>
          <w:rFonts w:ascii="Times New Roman" w:cs="Times New Roman" w:eastAsia="Times New Roman" w:hAnsi="Times New Roman"/>
          <w:i w:val="1"/>
          <w:sz w:val="24"/>
          <w:szCs w:val="24"/>
          <w:rtl w:val="0"/>
        </w:rPr>
        <w:t xml:space="preserve"> an action for damages. </w:t>
      </w:r>
      <w:r w:rsidDel="00000000" w:rsidR="00000000" w:rsidRPr="00000000">
        <w:rPr>
          <w:rFonts w:ascii="Times New Roman" w:cs="Times New Roman" w:eastAsia="Times New Roman" w:hAnsi="Times New Roman"/>
          <w:sz w:val="24"/>
          <w:szCs w:val="24"/>
          <w:rtl w:val="0"/>
        </w:rPr>
        <w:t xml:space="preserve">A shareholder cannot recover damages for fraud against the company </w:t>
      </w:r>
      <w:r w:rsidDel="00000000" w:rsidR="00000000" w:rsidRPr="00000000">
        <w:rPr>
          <w:rFonts w:ascii="Times New Roman" w:cs="Times New Roman" w:eastAsia="Times New Roman" w:hAnsi="Times New Roman"/>
          <w:i w:val="1"/>
          <w:sz w:val="24"/>
          <w:szCs w:val="24"/>
          <w:rtl w:val="0"/>
        </w:rPr>
        <w:t xml:space="preserve">without rescission</w:t>
      </w:r>
      <w:r w:rsidDel="00000000" w:rsidR="00000000" w:rsidRPr="00000000">
        <w:rPr>
          <w:rFonts w:ascii="Times New Roman" w:cs="Times New Roman" w:eastAsia="Times New Roman" w:hAnsi="Times New Roman"/>
          <w:sz w:val="24"/>
          <w:szCs w:val="24"/>
          <w:rtl w:val="0"/>
        </w:rPr>
        <w:t xml:space="preserve"> because that would be </w:t>
      </w:r>
      <w:r w:rsidDel="00000000" w:rsidR="00000000" w:rsidRPr="00000000">
        <w:rPr>
          <w:rFonts w:ascii="Times New Roman" w:cs="Times New Roman" w:eastAsia="Times New Roman" w:hAnsi="Times New Roman"/>
          <w:i w:val="1"/>
          <w:sz w:val="24"/>
          <w:szCs w:val="24"/>
          <w:rtl w:val="0"/>
        </w:rPr>
        <w:t xml:space="preserve">inconsistent with the contract between him and the other shareholders. </w:t>
      </w:r>
      <w:r w:rsidDel="00000000" w:rsidR="00000000" w:rsidRPr="00000000">
        <w:rPr>
          <w:rFonts w:ascii="Times New Roman" w:cs="Times New Roman" w:eastAsia="Times New Roman" w:hAnsi="Times New Roman"/>
          <w:sz w:val="24"/>
          <w:szCs w:val="24"/>
          <w:rtl w:val="0"/>
        </w:rPr>
        <w:t xml:space="preserve">The same is true of a claim to damages such as for breach of contract which a shareholder qua shareholder may seek to enforce against the company.</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51">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main remedy against the individuals responsible are compensation for negligent representation under section 41 and damages for fraud.</w:t>
      </w:r>
      <w:r w:rsidDel="00000000" w:rsidR="00000000" w:rsidRPr="00000000">
        <w:rPr>
          <w:rtl w:val="0"/>
        </w:rPr>
      </w:r>
    </w:p>
    <w:p w:rsidR="00000000" w:rsidDel="00000000" w:rsidP="00000000" w:rsidRDefault="00000000" w:rsidRPr="00000000" w14:paraId="0000015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S.41. A promoter/ director or the person authorizing the issue of prospectus is prima facie liable to pay compensation </w:t>
      </w:r>
      <w:r w:rsidDel="00000000" w:rsidR="00000000" w:rsidRPr="00000000">
        <w:rPr>
          <w:rFonts w:ascii="Times New Roman" w:cs="Times New Roman" w:eastAsia="Times New Roman" w:hAnsi="Times New Roman"/>
          <w:i w:val="1"/>
          <w:sz w:val="24"/>
          <w:szCs w:val="24"/>
          <w:rtl w:val="0"/>
        </w:rPr>
        <w:t xml:space="preserve">for any loss to those who subscribe</w:t>
      </w:r>
      <w:r w:rsidDel="00000000" w:rsidR="00000000" w:rsidRPr="00000000">
        <w:rPr>
          <w:rFonts w:ascii="Times New Roman" w:cs="Times New Roman" w:eastAsia="Times New Roman" w:hAnsi="Times New Roman"/>
          <w:sz w:val="24"/>
          <w:szCs w:val="24"/>
          <w:rtl w:val="0"/>
        </w:rPr>
        <w:t xml:space="preserve"> in good faith.</w:t>
      </w:r>
    </w:p>
    <w:p w:rsidR="00000000" w:rsidDel="00000000" w:rsidP="00000000" w:rsidRDefault="00000000" w:rsidRPr="00000000" w14:paraId="0000015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also be possible to claim negligent misrepresentation under the principle in Hedley Byrne &amp; Co. Ltd v. Heller &amp; Partners Ltd [1964]A.C. 465 ie The law places a duty of care where one party seeks information or advice from another party, trusts the other to exercise due care.</w:t>
      </w:r>
    </w:p>
    <w:p w:rsidR="00000000" w:rsidDel="00000000" w:rsidP="00000000" w:rsidRDefault="00000000" w:rsidRPr="00000000" w14:paraId="0000015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SHAREHOLDERS AS AN ORGAN OF THE COMPANY</w:t>
      </w:r>
    </w:p>
    <w:p w:rsidR="00000000" w:rsidDel="00000000" w:rsidP="00000000" w:rsidRDefault="00000000" w:rsidRPr="00000000" w14:paraId="00000155">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Act gives members certain rights and reserves </w:t>
      </w:r>
      <w:r w:rsidDel="00000000" w:rsidR="00000000" w:rsidRPr="00000000">
        <w:rPr>
          <w:rFonts w:ascii="Times New Roman" w:cs="Times New Roman" w:eastAsia="Times New Roman" w:hAnsi="Times New Roman"/>
          <w:i w:val="1"/>
          <w:sz w:val="24"/>
          <w:szCs w:val="24"/>
          <w:rtl w:val="0"/>
        </w:rPr>
        <w:t xml:space="preserve">to them certain important prerogatives to the exclusion of the directors.</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must approve certain types of contracts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between the company and its directors.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right to decide upon changes to the constitution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company,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right to decide upon changes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rights attached to their shares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remove the directors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Sue for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obtain a remedy for the company</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powers of share holders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spring from the articles.</w:t>
      </w:r>
      <w:r w:rsidDel="00000000" w:rsidR="00000000" w:rsidRPr="00000000">
        <w:rPr>
          <w:rtl w:val="0"/>
        </w:rPr>
      </w:r>
    </w:p>
    <w:p w:rsidR="00000000" w:rsidDel="00000000" w:rsidP="00000000" w:rsidRDefault="00000000" w:rsidRPr="00000000" w14:paraId="0000015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rule in the Model Articles is that the directors, not the members, </w:t>
      </w:r>
      <w:r w:rsidDel="00000000" w:rsidR="00000000" w:rsidRPr="00000000">
        <w:rPr>
          <w:rFonts w:ascii="Times New Roman" w:cs="Times New Roman" w:eastAsia="Times New Roman" w:hAnsi="Times New Roman"/>
          <w:i w:val="1"/>
          <w:sz w:val="24"/>
          <w:szCs w:val="24"/>
          <w:rtl w:val="0"/>
        </w:rPr>
        <w:t xml:space="preserve">will manage the business of the company</w:t>
      </w:r>
      <w:r w:rsidDel="00000000" w:rsidR="00000000" w:rsidRPr="00000000">
        <w:rPr>
          <w:rFonts w:ascii="Times New Roman" w:cs="Times New Roman" w:eastAsia="Times New Roman" w:hAnsi="Times New Roman"/>
          <w:sz w:val="24"/>
          <w:szCs w:val="24"/>
          <w:rtl w:val="0"/>
        </w:rPr>
        <w:t xml:space="preserve">, subject to any exceptions in the Act. However, the shareholders may</w:t>
      </w:r>
      <w:r w:rsidDel="00000000" w:rsidR="00000000" w:rsidRPr="00000000">
        <w:rPr>
          <w:rFonts w:ascii="Times New Roman" w:cs="Times New Roman" w:eastAsia="Times New Roman" w:hAnsi="Times New Roman"/>
          <w:i w:val="1"/>
          <w:sz w:val="24"/>
          <w:szCs w:val="24"/>
          <w:rtl w:val="0"/>
        </w:rPr>
        <w:t xml:space="preserve"> by special resolution direct the directors to take, or refrain from taking specified action.</w:t>
      </w:r>
      <w:r w:rsidDel="00000000" w:rsidR="00000000" w:rsidRPr="00000000">
        <w:rPr>
          <w:rFonts w:ascii="Times New Roman" w:cs="Times New Roman" w:eastAsia="Times New Roman" w:hAnsi="Times New Roman"/>
          <w:sz w:val="24"/>
          <w:szCs w:val="24"/>
          <w:rtl w:val="0"/>
        </w:rPr>
        <w:t xml:space="preserve"> Where the general management of the company is vested in the directors, the </w:t>
      </w:r>
      <w:r w:rsidDel="00000000" w:rsidR="00000000" w:rsidRPr="00000000">
        <w:rPr>
          <w:rFonts w:ascii="Times New Roman" w:cs="Times New Roman" w:eastAsia="Times New Roman" w:hAnsi="Times New Roman"/>
          <w:i w:val="1"/>
          <w:sz w:val="24"/>
          <w:szCs w:val="24"/>
          <w:rtl w:val="0"/>
        </w:rPr>
        <w:t xml:space="preserve">members have no power by ordinary resolution to give directions </w:t>
      </w:r>
      <w:r w:rsidDel="00000000" w:rsidR="00000000" w:rsidRPr="00000000">
        <w:rPr>
          <w:rFonts w:ascii="Times New Roman" w:cs="Times New Roman" w:eastAsia="Times New Roman" w:hAnsi="Times New Roman"/>
          <w:sz w:val="24"/>
          <w:szCs w:val="24"/>
          <w:rtl w:val="0"/>
        </w:rPr>
        <w:t xml:space="preserve">or to </w:t>
      </w:r>
      <w:r w:rsidDel="00000000" w:rsidR="00000000" w:rsidRPr="00000000">
        <w:rPr>
          <w:rFonts w:ascii="Times New Roman" w:cs="Times New Roman" w:eastAsia="Times New Roman" w:hAnsi="Times New Roman"/>
          <w:i w:val="1"/>
          <w:sz w:val="24"/>
          <w:szCs w:val="24"/>
          <w:rtl w:val="0"/>
        </w:rPr>
        <w:t xml:space="preserve">overrule its business decisions</w:t>
      </w:r>
      <w:r w:rsidDel="00000000" w:rsidR="00000000" w:rsidRPr="00000000">
        <w:rPr>
          <w:rFonts w:ascii="Times New Roman" w:cs="Times New Roman" w:eastAsia="Times New Roman" w:hAnsi="Times New Roman"/>
          <w:sz w:val="24"/>
          <w:szCs w:val="24"/>
          <w:rtl w:val="0"/>
        </w:rPr>
        <w:t xml:space="preserve">. See Automatic Self-Cleansing Filter Syndicate Co. Ltd. V. Cuninghame [1906]2 Ch 34 (CA),</w:t>
      </w:r>
    </w:p>
    <w:p w:rsidR="00000000" w:rsidDel="00000000" w:rsidP="00000000" w:rsidRDefault="00000000" w:rsidRPr="00000000" w14:paraId="0000015D">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 &amp;Axtens Ltd [1909] 1 Ch. 311 (CA)</w:t>
      </w:r>
    </w:p>
    <w:p w:rsidR="00000000" w:rsidDel="00000000" w:rsidP="00000000" w:rsidRDefault="00000000" w:rsidRPr="00000000" w14:paraId="0000015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that the ordinary resolution passed to acquire the premises </w:t>
      </w:r>
      <w:r w:rsidDel="00000000" w:rsidR="00000000" w:rsidRPr="00000000">
        <w:rPr>
          <w:rFonts w:ascii="Times New Roman" w:cs="Times New Roman" w:eastAsia="Times New Roman" w:hAnsi="Times New Roman"/>
          <w:i w:val="1"/>
          <w:sz w:val="24"/>
          <w:szCs w:val="24"/>
          <w:rtl w:val="0"/>
        </w:rPr>
        <w:t xml:space="preserve">was inconsistent with the articles a</w:t>
      </w:r>
      <w:r w:rsidDel="00000000" w:rsidR="00000000" w:rsidRPr="00000000">
        <w:rPr>
          <w:rFonts w:ascii="Times New Roman" w:cs="Times New Roman" w:eastAsia="Times New Roman" w:hAnsi="Times New Roman"/>
          <w:sz w:val="24"/>
          <w:szCs w:val="24"/>
          <w:rtl w:val="0"/>
        </w:rPr>
        <w:t xml:space="preserve">nd the company was </w:t>
      </w:r>
      <w:r w:rsidDel="00000000" w:rsidR="00000000" w:rsidRPr="00000000">
        <w:rPr>
          <w:rFonts w:ascii="Times New Roman" w:cs="Times New Roman" w:eastAsia="Times New Roman" w:hAnsi="Times New Roman"/>
          <w:i w:val="1"/>
          <w:sz w:val="24"/>
          <w:szCs w:val="24"/>
          <w:rtl w:val="0"/>
        </w:rPr>
        <w:t xml:space="preserve">restrained from acting on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directors’ powers can however be altered </w:t>
      </w:r>
      <w:r w:rsidDel="00000000" w:rsidR="00000000" w:rsidRPr="00000000">
        <w:rPr>
          <w:rFonts w:ascii="Times New Roman" w:cs="Times New Roman" w:eastAsia="Times New Roman" w:hAnsi="Times New Roman"/>
          <w:sz w:val="24"/>
          <w:szCs w:val="24"/>
          <w:rtl w:val="0"/>
        </w:rPr>
        <w:t xml:space="preserve">for the future by an </w:t>
      </w:r>
      <w:r w:rsidDel="00000000" w:rsidR="00000000" w:rsidRPr="00000000">
        <w:rPr>
          <w:rFonts w:ascii="Times New Roman" w:cs="Times New Roman" w:eastAsia="Times New Roman" w:hAnsi="Times New Roman"/>
          <w:i w:val="1"/>
          <w:sz w:val="24"/>
          <w:szCs w:val="24"/>
          <w:rtl w:val="0"/>
        </w:rPr>
        <w:t xml:space="preserve">alteration of the articles</w:t>
      </w:r>
      <w:r w:rsidDel="00000000" w:rsidR="00000000" w:rsidRPr="00000000">
        <w:rPr>
          <w:rFonts w:ascii="Times New Roman" w:cs="Times New Roman" w:eastAsia="Times New Roman" w:hAnsi="Times New Roman"/>
          <w:sz w:val="24"/>
          <w:szCs w:val="24"/>
          <w:rtl w:val="0"/>
        </w:rPr>
        <w:t xml:space="preserve"> in the proper way, </w:t>
      </w:r>
      <w:r w:rsidDel="00000000" w:rsidR="00000000" w:rsidRPr="00000000">
        <w:rPr>
          <w:rFonts w:ascii="Times New Roman" w:cs="Times New Roman" w:eastAsia="Times New Roman" w:hAnsi="Times New Roman"/>
          <w:i w:val="1"/>
          <w:sz w:val="24"/>
          <w:szCs w:val="24"/>
          <w:rtl w:val="0"/>
        </w:rPr>
        <w:t xml:space="preserve">but the articles cannot be altered with retrospective effect.</w:t>
      </w:r>
    </w:p>
    <w:p w:rsidR="00000000" w:rsidDel="00000000" w:rsidP="00000000" w:rsidRDefault="00000000" w:rsidRPr="00000000" w14:paraId="00000161">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directors are unable to exercise one of their powers because of a </w:t>
      </w:r>
      <w:r w:rsidDel="00000000" w:rsidR="00000000" w:rsidRPr="00000000">
        <w:rPr>
          <w:rFonts w:ascii="Times New Roman" w:cs="Times New Roman" w:eastAsia="Times New Roman" w:hAnsi="Times New Roman"/>
          <w:i w:val="1"/>
          <w:sz w:val="24"/>
          <w:szCs w:val="24"/>
          <w:rtl w:val="0"/>
        </w:rPr>
        <w:t xml:space="preserve">deadlock on the board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because their number has fallen below the number required for a quorum,</w:t>
      </w:r>
      <w:r w:rsidDel="00000000" w:rsidR="00000000" w:rsidRPr="00000000">
        <w:rPr>
          <w:rFonts w:ascii="Times New Roman" w:cs="Times New Roman" w:eastAsia="Times New Roman" w:hAnsi="Times New Roman"/>
          <w:sz w:val="24"/>
          <w:szCs w:val="24"/>
          <w:rtl w:val="0"/>
        </w:rPr>
        <w:t xml:space="preserve"> the company in general meeting may exercise that power. See Barron v. Potter [1914] 1 Ch. 895.</w:t>
      </w:r>
    </w:p>
    <w:p w:rsidR="00000000" w:rsidDel="00000000" w:rsidP="00000000" w:rsidRDefault="00000000" w:rsidRPr="00000000" w14:paraId="0000016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 IN COMPANIES</w:t>
      </w:r>
    </w:p>
    <w:p w:rsidR="00000000" w:rsidDel="00000000" w:rsidP="00000000" w:rsidRDefault="00000000" w:rsidRPr="00000000" w14:paraId="00000165">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 255(2). Public Company; the preferred mode of decision making is the General meetings for all members or class meetings which only one class of members. S255(1) Private companies. written resolutions will be the normal mode of decision making. S.256(1) Most corporate decisions can be taken by simple majority of </w:t>
      </w:r>
      <w:r w:rsidDel="00000000" w:rsidR="00000000" w:rsidRPr="00000000">
        <w:rPr>
          <w:rFonts w:ascii="Times New Roman" w:cs="Times New Roman" w:eastAsia="Times New Roman" w:hAnsi="Times New Roman"/>
          <w:i w:val="1"/>
          <w:sz w:val="24"/>
          <w:szCs w:val="24"/>
          <w:rtl w:val="0"/>
        </w:rPr>
        <w:t xml:space="preserve">not less than fifty percent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i w:val="1"/>
          <w:sz w:val="24"/>
          <w:szCs w:val="24"/>
          <w:rtl w:val="0"/>
        </w:rPr>
        <w:t xml:space="preserve">each member having one vote per share</w:t>
      </w:r>
      <w:r w:rsidDel="00000000" w:rsidR="00000000" w:rsidRPr="00000000">
        <w:rPr>
          <w:rFonts w:ascii="Times New Roman" w:cs="Times New Roman" w:eastAsia="Times New Roman" w:hAnsi="Times New Roman"/>
          <w:sz w:val="24"/>
          <w:szCs w:val="24"/>
          <w:rtl w:val="0"/>
        </w:rPr>
        <w:t xml:space="preserve"> unless the articles provides otherwise. S.257(1). On matters where there is added risk however, a special majority of not less than </w:t>
      </w:r>
      <w:r w:rsidDel="00000000" w:rsidR="00000000" w:rsidRPr="00000000">
        <w:rPr>
          <w:rFonts w:ascii="Times New Roman" w:cs="Times New Roman" w:eastAsia="Times New Roman" w:hAnsi="Times New Roman"/>
          <w:i w:val="1"/>
          <w:sz w:val="24"/>
          <w:szCs w:val="24"/>
          <w:rtl w:val="0"/>
        </w:rPr>
        <w:t xml:space="preserve">seventy-five percent is required.</w:t>
      </w:r>
    </w:p>
    <w:p w:rsidR="00000000" w:rsidDel="00000000" w:rsidP="00000000" w:rsidRDefault="00000000" w:rsidRPr="00000000" w14:paraId="0000016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Cadre of decisions</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amending the company’s articles,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disapply members’ preemption rights when shares are issued,</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share capital, </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resolve that the company be wound up</w:t>
      </w:r>
      <w:r w:rsidDel="00000000" w:rsidR="00000000" w:rsidRPr="00000000">
        <w:rPr>
          <w:rtl w:val="0"/>
        </w:rPr>
      </w:r>
    </w:p>
    <w:p w:rsidR="00000000" w:rsidDel="00000000" w:rsidP="00000000" w:rsidRDefault="00000000" w:rsidRPr="00000000" w14:paraId="0000016B">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Decisions </w:t>
      </w:r>
      <w:r w:rsidDel="00000000" w:rsidR="00000000" w:rsidRPr="00000000">
        <w:rPr>
          <w:rFonts w:ascii="Times New Roman" w:cs="Times New Roman" w:eastAsia="Times New Roman" w:hAnsi="Times New Roman"/>
          <w:i w:val="1"/>
          <w:sz w:val="24"/>
          <w:szCs w:val="24"/>
          <w:rtl w:val="0"/>
        </w:rPr>
        <w:t xml:space="preserve">taken by written resolution</w:t>
      </w:r>
      <w:r w:rsidDel="00000000" w:rsidR="00000000" w:rsidRPr="00000000">
        <w:rPr>
          <w:rFonts w:ascii="Times New Roman" w:cs="Times New Roman" w:eastAsia="Times New Roman" w:hAnsi="Times New Roman"/>
          <w:sz w:val="24"/>
          <w:szCs w:val="24"/>
          <w:rtl w:val="0"/>
        </w:rPr>
        <w:t xml:space="preserve"> must be </w:t>
      </w:r>
      <w:r w:rsidDel="00000000" w:rsidR="00000000" w:rsidRPr="00000000">
        <w:rPr>
          <w:rFonts w:ascii="Times New Roman" w:cs="Times New Roman" w:eastAsia="Times New Roman" w:hAnsi="Times New Roman"/>
          <w:i w:val="1"/>
          <w:sz w:val="24"/>
          <w:szCs w:val="24"/>
          <w:rtl w:val="0"/>
        </w:rPr>
        <w:t xml:space="preserve">passed by the required percentage of all members with voting rights.</w:t>
      </w:r>
    </w:p>
    <w:p w:rsidR="00000000" w:rsidDel="00000000" w:rsidP="00000000" w:rsidRDefault="00000000" w:rsidRPr="00000000" w14:paraId="0000016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 </w:t>
      </w:r>
      <w:r w:rsidDel="00000000" w:rsidR="00000000" w:rsidRPr="00000000">
        <w:rPr>
          <w:rFonts w:ascii="Times New Roman" w:cs="Times New Roman" w:eastAsia="Times New Roman" w:hAnsi="Times New Roman"/>
          <w:i w:val="1"/>
          <w:sz w:val="24"/>
          <w:szCs w:val="24"/>
          <w:rtl w:val="0"/>
        </w:rPr>
        <w:t xml:space="preserve">taken at meetings need only be passed by the appropriate percentage o</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i w:val="1"/>
          <w:sz w:val="24"/>
          <w:szCs w:val="24"/>
          <w:rtl w:val="0"/>
        </w:rPr>
        <w:t xml:space="preserve">those present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voting either on a show of hands or by poll, whether in person, by proxy or in advance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DECISION MAKING: THE DUOMATIC PRINCIPLE</w:t>
      </w:r>
    </w:p>
    <w:p w:rsidR="00000000" w:rsidDel="00000000" w:rsidP="00000000" w:rsidRDefault="00000000" w:rsidRPr="00000000" w14:paraId="0000016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Duomatic Ltd; ChD 1969.</w:t>
      </w:r>
    </w:p>
    <w:p w:rsidR="00000000" w:rsidDel="00000000" w:rsidP="00000000" w:rsidRDefault="00000000" w:rsidRPr="00000000" w14:paraId="0000017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principle:A </w:t>
      </w:r>
      <w:r w:rsidDel="00000000" w:rsidR="00000000" w:rsidRPr="00000000">
        <w:rPr>
          <w:rFonts w:ascii="Times New Roman" w:cs="Times New Roman" w:eastAsia="Times New Roman" w:hAnsi="Times New Roman"/>
          <w:i w:val="1"/>
          <w:sz w:val="24"/>
          <w:szCs w:val="24"/>
          <w:rtl w:val="0"/>
        </w:rPr>
        <w:t xml:space="preserve">company is bound</w:t>
      </w:r>
      <w:r w:rsidDel="00000000" w:rsidR="00000000" w:rsidRPr="00000000">
        <w:rPr>
          <w:rFonts w:ascii="Times New Roman" w:cs="Times New Roman" w:eastAsia="Times New Roman" w:hAnsi="Times New Roman"/>
          <w:sz w:val="24"/>
          <w:szCs w:val="24"/>
          <w:rtl w:val="0"/>
        </w:rPr>
        <w:t xml:space="preserve"> in a matter intra vires </w:t>
      </w:r>
      <w:r w:rsidDel="00000000" w:rsidR="00000000" w:rsidRPr="00000000">
        <w:rPr>
          <w:rFonts w:ascii="Times New Roman" w:cs="Times New Roman" w:eastAsia="Times New Roman" w:hAnsi="Times New Roman"/>
          <w:i w:val="1"/>
          <w:sz w:val="24"/>
          <w:szCs w:val="24"/>
          <w:rtl w:val="0"/>
        </w:rPr>
        <w:t xml:space="preserve">by the unanimous</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i w:val="1"/>
          <w:sz w:val="24"/>
          <w:szCs w:val="24"/>
          <w:rtl w:val="0"/>
        </w:rPr>
        <w:t xml:space="preserve">informal agreement of its voting members.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were made by a company by way of remuneration to directors </w:t>
      </w:r>
      <w:r w:rsidDel="00000000" w:rsidR="00000000" w:rsidRPr="00000000">
        <w:rPr>
          <w:rFonts w:ascii="Times New Roman" w:cs="Times New Roman" w:eastAsia="Times New Roman" w:hAnsi="Times New Roman"/>
          <w:i w:val="1"/>
          <w:sz w:val="24"/>
          <w:szCs w:val="24"/>
          <w:rtl w:val="0"/>
        </w:rPr>
        <w:t xml:space="preserve">without complying with the company’s articles of association.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No resolution authorizing the directors to receive remuneration had ever been passed in a general meeting </w:t>
      </w:r>
      <w:r w:rsidDel="00000000" w:rsidR="00000000" w:rsidRPr="00000000">
        <w:rPr>
          <w:rFonts w:ascii="Times New Roman" w:cs="Times New Roman" w:eastAsia="Times New Roman" w:hAnsi="Times New Roman"/>
          <w:sz w:val="24"/>
          <w:szCs w:val="24"/>
          <w:rtl w:val="0"/>
        </w:rPr>
        <w:t xml:space="preserve">of the company or at all. The liquidator of Duomatic </w:t>
      </w:r>
      <w:r w:rsidDel="00000000" w:rsidR="00000000" w:rsidRPr="00000000">
        <w:rPr>
          <w:rFonts w:ascii="Times New Roman" w:cs="Times New Roman" w:eastAsia="Times New Roman" w:hAnsi="Times New Roman"/>
          <w:i w:val="1"/>
          <w:sz w:val="24"/>
          <w:szCs w:val="24"/>
          <w:rtl w:val="0"/>
        </w:rPr>
        <w:t xml:space="preserve">claimed repayment of remuneration from one of the company’s directors</w:t>
      </w:r>
      <w:r w:rsidDel="00000000" w:rsidR="00000000" w:rsidRPr="00000000">
        <w:rPr>
          <w:rFonts w:ascii="Times New Roman" w:cs="Times New Roman" w:eastAsia="Times New Roman" w:hAnsi="Times New Roman"/>
          <w:sz w:val="24"/>
          <w:szCs w:val="24"/>
          <w:rtl w:val="0"/>
        </w:rPr>
        <w:t xml:space="preserve"> on the ground </w:t>
      </w:r>
      <w:r w:rsidDel="00000000" w:rsidR="00000000" w:rsidRPr="00000000">
        <w:rPr>
          <w:rFonts w:ascii="Times New Roman" w:cs="Times New Roman" w:eastAsia="Times New Roman" w:hAnsi="Times New Roman"/>
          <w:i w:val="1"/>
          <w:sz w:val="24"/>
          <w:szCs w:val="24"/>
          <w:rtl w:val="0"/>
        </w:rPr>
        <w:t xml:space="preserve">that the payments were not formally authorized by the company in general meeting</w:t>
      </w:r>
      <w:r w:rsidDel="00000000" w:rsidR="00000000" w:rsidRPr="00000000">
        <w:rPr>
          <w:rFonts w:ascii="Times New Roman" w:cs="Times New Roman" w:eastAsia="Times New Roman" w:hAnsi="Times New Roman"/>
          <w:sz w:val="24"/>
          <w:szCs w:val="24"/>
          <w:rtl w:val="0"/>
        </w:rPr>
        <w:t xml:space="preserve">. Held:</w:t>
      </w:r>
      <w:r w:rsidDel="00000000" w:rsidR="00000000" w:rsidRPr="00000000">
        <w:rPr>
          <w:rFonts w:ascii="Times New Roman" w:cs="Times New Roman" w:eastAsia="Times New Roman" w:hAnsi="Times New Roman"/>
          <w:i w:val="1"/>
          <w:sz w:val="24"/>
          <w:szCs w:val="24"/>
          <w:rtl w:val="0"/>
        </w:rPr>
        <w:t xml:space="preserve">Where it could be shown that all</w:t>
      </w:r>
      <w:r w:rsidDel="00000000" w:rsidR="00000000" w:rsidRPr="00000000">
        <w:rPr>
          <w:rFonts w:ascii="Times New Roman" w:cs="Times New Roman" w:eastAsia="Times New Roman" w:hAnsi="Times New Roman"/>
          <w:sz w:val="24"/>
          <w:szCs w:val="24"/>
          <w:rtl w:val="0"/>
        </w:rPr>
        <w:t xml:space="preserve"> the shareholders with the right to attend and vote at a general meeting had assented to some matter </w:t>
      </w:r>
      <w:r w:rsidDel="00000000" w:rsidR="00000000" w:rsidRPr="00000000">
        <w:rPr>
          <w:rFonts w:ascii="Times New Roman" w:cs="Times New Roman" w:eastAsia="Times New Roman" w:hAnsi="Times New Roman"/>
          <w:i w:val="1"/>
          <w:sz w:val="24"/>
          <w:szCs w:val="24"/>
          <w:rtl w:val="0"/>
        </w:rPr>
        <w:t xml:space="preserve">which a general meeting of the company could carry into effect,</w:t>
      </w:r>
      <w:r w:rsidDel="00000000" w:rsidR="00000000" w:rsidRPr="00000000">
        <w:rPr>
          <w:rFonts w:ascii="Times New Roman" w:cs="Times New Roman" w:eastAsia="Times New Roman" w:hAnsi="Times New Roman"/>
          <w:sz w:val="24"/>
          <w:szCs w:val="24"/>
          <w:rtl w:val="0"/>
        </w:rPr>
        <w:t xml:space="preserve"> such assent was as binding as a resolution in general meeting. Ordinarily, members may make decisions formally by written resolutions or by vote in general meetings. However, </w:t>
      </w:r>
      <w:r w:rsidDel="00000000" w:rsidR="00000000" w:rsidRPr="00000000">
        <w:rPr>
          <w:rFonts w:ascii="Times New Roman" w:cs="Times New Roman" w:eastAsia="Times New Roman" w:hAnsi="Times New Roman"/>
          <w:i w:val="1"/>
          <w:sz w:val="24"/>
          <w:szCs w:val="24"/>
          <w:rtl w:val="0"/>
        </w:rPr>
        <w:t xml:space="preserve">informal assent is also possible</w:t>
      </w:r>
      <w:r w:rsidDel="00000000" w:rsidR="00000000" w:rsidRPr="00000000">
        <w:rPr>
          <w:rFonts w:ascii="Times New Roman" w:cs="Times New Roman" w:eastAsia="Times New Roman" w:hAnsi="Times New Roman"/>
          <w:sz w:val="24"/>
          <w:szCs w:val="24"/>
          <w:rtl w:val="0"/>
        </w:rPr>
        <w:t xml:space="preserve">; a formal general meeting or written resolution is unnecessary </w:t>
      </w:r>
      <w:r w:rsidDel="00000000" w:rsidR="00000000" w:rsidRPr="00000000">
        <w:rPr>
          <w:rFonts w:ascii="Times New Roman" w:cs="Times New Roman" w:eastAsia="Times New Roman" w:hAnsi="Times New Roman"/>
          <w:i w:val="1"/>
          <w:sz w:val="24"/>
          <w:szCs w:val="24"/>
          <w:rtl w:val="0"/>
        </w:rPr>
        <w:t xml:space="preserve">if all the members entitled to vote on the matter, informally assent to the transaction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i w:val="1"/>
          <w:sz w:val="24"/>
          <w:szCs w:val="24"/>
          <w:rtl w:val="0"/>
        </w:rPr>
        <w:t xml:space="preserve">type of informal consent</w:t>
      </w:r>
      <w:r w:rsidDel="00000000" w:rsidR="00000000" w:rsidRPr="00000000">
        <w:rPr>
          <w:rFonts w:ascii="Times New Roman" w:cs="Times New Roman" w:eastAsia="Times New Roman" w:hAnsi="Times New Roman"/>
          <w:sz w:val="24"/>
          <w:szCs w:val="24"/>
          <w:rtl w:val="0"/>
        </w:rPr>
        <w:t xml:space="preserve"> is sufficient to trigger the Duomatic principle?</w:t>
      </w:r>
    </w:p>
    <w:p w:rsidR="00000000" w:rsidDel="00000000" w:rsidP="00000000" w:rsidRDefault="00000000" w:rsidRPr="00000000" w14:paraId="0000017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Schoffield v. Schoffield&amp;Re D’Jan of London Ltd [1994] 1 BCLC 561 (Ch) </w:t>
      </w:r>
    </w:p>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principle is that You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must establish a unanimous agreement.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to decisions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formally require special and extraordinary resolutions.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to decisions formally required to be taken by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group or class of shareholders,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decisions by members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ratify breaches of directors’ duties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Shahar v. Tsitsekkos [2004] EWHC 2659 (Ch) the principle was extended so that the</w:t>
      </w:r>
      <w:r w:rsidDel="00000000" w:rsidR="00000000" w:rsidRPr="00000000">
        <w:rPr>
          <w:rFonts w:ascii="Times New Roman" w:cs="Times New Roman" w:eastAsia="Times New Roman" w:hAnsi="Times New Roman"/>
          <w:i w:val="1"/>
          <w:sz w:val="24"/>
          <w:szCs w:val="24"/>
          <w:rtl w:val="0"/>
        </w:rPr>
        <w:t xml:space="preserve"> agreement of the beneficial owner of the shares is effective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where the trustee can be compelled to vote in accordance with the beneficial owner’s wishes</w:t>
      </w:r>
      <w:r w:rsidDel="00000000" w:rsidR="00000000" w:rsidRPr="00000000">
        <w:rPr>
          <w:rFonts w:ascii="Times New Roman" w:cs="Times New Roman" w:eastAsia="Times New Roman" w:hAnsi="Times New Roman"/>
          <w:sz w:val="24"/>
          <w:szCs w:val="24"/>
          <w:rtl w:val="0"/>
        </w:rPr>
        <w:t xml:space="preserve">. if shares are </w:t>
      </w:r>
      <w:r w:rsidDel="00000000" w:rsidR="00000000" w:rsidRPr="00000000">
        <w:rPr>
          <w:rFonts w:ascii="Times New Roman" w:cs="Times New Roman" w:eastAsia="Times New Roman" w:hAnsi="Times New Roman"/>
          <w:i w:val="1"/>
          <w:sz w:val="24"/>
          <w:szCs w:val="24"/>
          <w:rtl w:val="0"/>
        </w:rPr>
        <w:t xml:space="preserve">held for more than one beneficial owner</w:t>
      </w:r>
      <w:r w:rsidDel="00000000" w:rsidR="00000000" w:rsidRPr="00000000">
        <w:rPr>
          <w:rFonts w:ascii="Times New Roman" w:cs="Times New Roman" w:eastAsia="Times New Roman" w:hAnsi="Times New Roman"/>
          <w:sz w:val="24"/>
          <w:szCs w:val="24"/>
          <w:rtl w:val="0"/>
        </w:rPr>
        <w:t xml:space="preserve"> jointly all owners must assent.</w:t>
      </w:r>
    </w:p>
    <w:p w:rsidR="00000000" w:rsidDel="00000000" w:rsidP="00000000" w:rsidRDefault="00000000" w:rsidRPr="00000000" w14:paraId="0000017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Rolfe v. Rolfe [2010] EWHC 244 :Similarly where a person </w:t>
      </w:r>
      <w:r w:rsidDel="00000000" w:rsidR="00000000" w:rsidRPr="00000000">
        <w:rPr>
          <w:rFonts w:ascii="Times New Roman" w:cs="Times New Roman" w:eastAsia="Times New Roman" w:hAnsi="Times New Roman"/>
          <w:i w:val="1"/>
          <w:sz w:val="24"/>
          <w:szCs w:val="24"/>
          <w:rtl w:val="0"/>
        </w:rPr>
        <w:t xml:space="preserve">holds some shares for himself and other shares as a trustee or executor,</w:t>
      </w:r>
      <w:r w:rsidDel="00000000" w:rsidR="00000000" w:rsidRPr="00000000">
        <w:rPr>
          <w:rFonts w:ascii="Times New Roman" w:cs="Times New Roman" w:eastAsia="Times New Roman" w:hAnsi="Times New Roman"/>
          <w:sz w:val="24"/>
          <w:szCs w:val="24"/>
          <w:rtl w:val="0"/>
        </w:rPr>
        <w:t xml:space="preserve"> his assent will prima facie apply only in relation to his shares</w:t>
      </w:r>
    </w:p>
    <w:p w:rsidR="00000000" w:rsidDel="00000000" w:rsidP="00000000" w:rsidRDefault="00000000" w:rsidRPr="00000000" w14:paraId="0000017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to informal consent</w:t>
      </w:r>
    </w:p>
    <w:p w:rsidR="00000000" w:rsidDel="00000000" w:rsidP="00000000" w:rsidRDefault="00000000" w:rsidRPr="00000000" w14:paraId="0000017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New Cedos Engineering Co. Ltd [1994] 1 BCLC 797 ;</w:t>
      </w:r>
    </w:p>
    <w:p w:rsidR="00000000" w:rsidDel="00000000" w:rsidP="00000000" w:rsidRDefault="00000000" w:rsidRPr="00000000" w14:paraId="000001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nothing done informally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by this sole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equivalent to a decision of the members.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not cover informal agreements to which the doer will not be competent to do formally at a general meeting or in other specified formal manner. </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cover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agreements inconsistent with the company’s articles.</w:t>
      </w:r>
      <w:r w:rsidDel="00000000" w:rsidR="00000000" w:rsidRPr="00000000">
        <w:rPr>
          <w:rtl w:val="0"/>
        </w:rPr>
      </w:r>
    </w:p>
    <w:p w:rsidR="00000000" w:rsidDel="00000000" w:rsidP="00000000" w:rsidRDefault="00000000" w:rsidRPr="00000000" w14:paraId="0000018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Oceanrose Investments Ltd [2008] EWHC 3475 (Ch </w:t>
      </w:r>
    </w:p>
    <w:p w:rsidR="00000000" w:rsidDel="00000000" w:rsidP="00000000" w:rsidRDefault="00000000" w:rsidRPr="00000000" w14:paraId="0000018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One member did not meet the test</w:t>
      </w:r>
      <w:r w:rsidDel="00000000" w:rsidR="00000000" w:rsidRPr="00000000">
        <w:rPr>
          <w:rFonts w:ascii="Times New Roman" w:cs="Times New Roman" w:eastAsia="Times New Roman" w:hAnsi="Times New Roman"/>
          <w:sz w:val="24"/>
          <w:szCs w:val="24"/>
          <w:rtl w:val="0"/>
        </w:rPr>
        <w:t xml:space="preserve"> of a valid meeting under reg. 13</w:t>
      </w:r>
    </w:p>
    <w:p w:rsidR="00000000" w:rsidDel="00000000" w:rsidP="00000000" w:rsidRDefault="00000000" w:rsidRPr="00000000" w14:paraId="0000018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SHAREHOLDER’S/DIRECTOR INTEREST</w:t>
      </w:r>
    </w:p>
    <w:p w:rsidR="00000000" w:rsidDel="00000000" w:rsidP="00000000" w:rsidRDefault="00000000" w:rsidRPr="00000000" w14:paraId="000001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director has a fiduciary duty to the company. He votes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binding the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take a certain course of action.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shareholder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votes in exercise of his own right of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vote as he thinks fit.Walton J. in Northern Counties Securities Ltd v. Jackson &amp; Steeple Ltd [1974]1 W.L.R. 1133 at 1144.</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voting a shareholder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may consult his own interests.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Megarry V-C in Estmanco (Kilner House) v. G.L.C. [1982]1 All E.R. 437 at 444.</w:t>
      </w:r>
      <w:r w:rsidDel="00000000" w:rsidR="00000000" w:rsidRPr="00000000">
        <w:rPr>
          <w:rtl w:val="0"/>
        </w:rPr>
      </w:r>
    </w:p>
    <w:p w:rsidR="00000000" w:rsidDel="00000000" w:rsidP="00000000" w:rsidRDefault="00000000" w:rsidRPr="00000000" w14:paraId="0000018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RULE</w:t>
      </w:r>
    </w:p>
    <w:p w:rsidR="00000000" w:rsidDel="00000000" w:rsidP="00000000" w:rsidRDefault="00000000" w:rsidRPr="00000000" w14:paraId="000001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by directors or members,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general rule in companies is majority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rule applies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 only to decisions to pursue business activities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decisions not to pursue corporate wrongdoers.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directors can still vote in their capacity as members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members must accept the decisions of the majority.</w:t>
      </w:r>
      <w:r w:rsidDel="00000000" w:rsidR="00000000" w:rsidRPr="00000000">
        <w:rPr>
          <w:rtl w:val="0"/>
        </w:rPr>
      </w:r>
    </w:p>
    <w:p w:rsidR="00000000" w:rsidDel="00000000" w:rsidP="00000000" w:rsidRDefault="00000000" w:rsidRPr="00000000" w14:paraId="0000018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law protect the minority?</w:t>
      </w:r>
    </w:p>
    <w:p w:rsidR="00000000" w:rsidDel="00000000" w:rsidP="00000000" w:rsidRDefault="00000000" w:rsidRPr="00000000" w14:paraId="0000018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protection is given to minorities by formalities of several kinds including -</w:t>
      </w:r>
    </w:p>
    <w:p w:rsidR="00000000" w:rsidDel="00000000" w:rsidP="00000000" w:rsidRDefault="00000000" w:rsidRPr="00000000" w14:paraId="0000019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requiring a special resolution rather than simple majority vote in important matters such as constitutional alteration.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requiring court’s sanction in matters like reduction of capital or scheme of arrangement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giving dissentients a right to apply to court to have a resolution cancelled where for example there is variation of class rights.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empowering the court to order alternatively that they be bought out.</w:t>
      </w:r>
      <w:r w:rsidDel="00000000" w:rsidR="00000000" w:rsidRPr="00000000">
        <w:rPr>
          <w:rtl w:val="0"/>
        </w:rPr>
      </w:r>
    </w:p>
    <w:p w:rsidR="00000000" w:rsidDel="00000000" w:rsidP="00000000" w:rsidRDefault="00000000" w:rsidRPr="00000000" w14:paraId="0000019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safeguards ;</w:t>
      </w:r>
    </w:p>
    <w:p w:rsidR="00000000" w:rsidDel="00000000" w:rsidP="00000000" w:rsidRDefault="00000000" w:rsidRPr="00000000" w14:paraId="0000019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dissentients must hold at least 15% in value of share capital</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giving members direct access to the courts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15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the right to petition to have the company compulsorily wound up.</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15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to seek relief for unfairly prejudicial conduct.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have developed rules to curb abuse of power by those in control such as the fiduciary duties of directors.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Majority members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also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bound to act bona fide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 interest in the alteration of articles and variation of class rights.</w:t>
      </w:r>
      <w:r w:rsidDel="00000000" w:rsidR="00000000" w:rsidRPr="00000000">
        <w:rPr>
          <w:rtl w:val="0"/>
        </w:rPr>
      </w:r>
    </w:p>
    <w:p w:rsidR="00000000" w:rsidDel="00000000" w:rsidP="00000000" w:rsidRDefault="00000000" w:rsidRPr="00000000" w14:paraId="0000019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Minority interests have been downplayed by courts on the following grounds.</w:t>
      </w:r>
    </w:p>
    <w:p w:rsidR="00000000" w:rsidDel="00000000" w:rsidP="00000000" w:rsidRDefault="00000000" w:rsidRPr="00000000" w14:paraId="0000019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multiplicity of suits :the proper complainant is the company.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rule should prevail.</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courts cannot adjudicate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matters of business policy but on matters of law.</w:t>
      </w:r>
      <w:r w:rsidDel="00000000" w:rsidR="00000000" w:rsidRPr="00000000">
        <w:rPr>
          <w:rtl w:val="0"/>
        </w:rPr>
      </w:r>
    </w:p>
    <w:p w:rsidR="00000000" w:rsidDel="00000000" w:rsidP="00000000" w:rsidRDefault="00000000" w:rsidRPr="00000000" w14:paraId="000001A0">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of non-intervention was established in Foss v. Harbottle</w:t>
      </w:r>
    </w:p>
    <w:p w:rsidR="00000000" w:rsidDel="00000000" w:rsidP="00000000" w:rsidRDefault="00000000" w:rsidRPr="00000000" w14:paraId="000001A2">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:that </w:t>
      </w:r>
      <w:r w:rsidDel="00000000" w:rsidR="00000000" w:rsidRPr="00000000">
        <w:rPr>
          <w:rFonts w:ascii="Times New Roman" w:cs="Times New Roman" w:eastAsia="Times New Roman" w:hAnsi="Times New Roman"/>
          <w:i w:val="1"/>
          <w:sz w:val="24"/>
          <w:szCs w:val="24"/>
          <w:rtl w:val="0"/>
        </w:rPr>
        <w:t xml:space="preserve">it was incompetent for the Plaintiffs to bring such proceedings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sz w:val="24"/>
          <w:szCs w:val="24"/>
          <w:rtl w:val="0"/>
        </w:rPr>
        <w:t xml:space="preserve">sole right to do so being that of the company </w:t>
      </w:r>
      <w:r w:rsidDel="00000000" w:rsidR="00000000" w:rsidRPr="00000000">
        <w:rPr>
          <w:rFonts w:ascii="Times New Roman" w:cs="Times New Roman" w:eastAsia="Times New Roman" w:hAnsi="Times New Roman"/>
          <w:sz w:val="24"/>
          <w:szCs w:val="24"/>
          <w:rtl w:val="0"/>
        </w:rPr>
        <w:t xml:space="preserve">in its corporate character.</w:t>
      </w:r>
    </w:p>
    <w:p w:rsidR="00000000" w:rsidDel="00000000" w:rsidP="00000000" w:rsidRDefault="00000000" w:rsidRPr="00000000" w14:paraId="000001A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actions against the directors, members or outsider,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proper claimant is the company itself.</w:t>
      </w:r>
    </w:p>
    <w:p w:rsidR="00000000" w:rsidDel="00000000" w:rsidP="00000000" w:rsidRDefault="00000000" w:rsidRPr="00000000" w14:paraId="000001A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alleged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wrong is a matter which it is competent for the company to settle itself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no individual member may bring action. (the internal management principle).</w:t>
      </w:r>
    </w:p>
    <w:p w:rsidR="00000000" w:rsidDel="00000000" w:rsidP="00000000" w:rsidRDefault="00000000" w:rsidRPr="00000000" w14:paraId="000001A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Pavlides v. Jensen [1956] Ch 565</w:t>
      </w:r>
    </w:p>
    <w:p w:rsidR="00000000" w:rsidDel="00000000" w:rsidP="00000000" w:rsidRDefault="00000000" w:rsidRPr="00000000" w14:paraId="000001A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the </w:t>
      </w:r>
      <w:r w:rsidDel="00000000" w:rsidR="00000000" w:rsidRPr="00000000">
        <w:rPr>
          <w:rFonts w:ascii="Times New Roman" w:cs="Times New Roman" w:eastAsia="Times New Roman" w:hAnsi="Times New Roman"/>
          <w:i w:val="1"/>
          <w:sz w:val="24"/>
          <w:szCs w:val="24"/>
          <w:rtl w:val="0"/>
        </w:rPr>
        <w:t xml:space="preserve">sale of the mine was intra vires the company</w:t>
      </w:r>
      <w:r w:rsidDel="00000000" w:rsidR="00000000" w:rsidRPr="00000000">
        <w:rPr>
          <w:rFonts w:ascii="Times New Roman" w:cs="Times New Roman" w:eastAsia="Times New Roman" w:hAnsi="Times New Roman"/>
          <w:sz w:val="24"/>
          <w:szCs w:val="24"/>
          <w:rtl w:val="0"/>
        </w:rPr>
        <w:t xml:space="preserve"> and there </w:t>
      </w:r>
      <w:r w:rsidDel="00000000" w:rsidR="00000000" w:rsidRPr="00000000">
        <w:rPr>
          <w:rFonts w:ascii="Times New Roman" w:cs="Times New Roman" w:eastAsia="Times New Roman" w:hAnsi="Times New Roman"/>
          <w:i w:val="1"/>
          <w:sz w:val="24"/>
          <w:szCs w:val="24"/>
          <w:rtl w:val="0"/>
        </w:rPr>
        <w:t xml:space="preserve">was no allegation of fraud by the directors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appropriation of assets of the company by the majority shareholders</w:t>
      </w:r>
      <w:r w:rsidDel="00000000" w:rsidR="00000000" w:rsidRPr="00000000">
        <w:rPr>
          <w:rFonts w:ascii="Times New Roman" w:cs="Times New Roman" w:eastAsia="Times New Roman" w:hAnsi="Times New Roman"/>
          <w:sz w:val="24"/>
          <w:szCs w:val="24"/>
          <w:rtl w:val="0"/>
        </w:rPr>
        <w:t xml:space="preserve"> in fraud of the minority, the action was not maintainable.</w:t>
      </w:r>
    </w:p>
    <w:p w:rsidR="00000000" w:rsidDel="00000000" w:rsidP="00000000" w:rsidRDefault="00000000" w:rsidRPr="00000000" w14:paraId="000001A7">
      <w:pPr>
        <w:pageBreakBefore w:val="0"/>
        <w:tabs>
          <w:tab w:val="left" w:pos="5459"/>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MacDougall v. Gardiner (1875)1 Ch. D. 13 (C.A.)</w:t>
        <w:tab/>
      </w:r>
    </w:p>
    <w:p w:rsidR="00000000" w:rsidDel="00000000" w:rsidP="00000000" w:rsidRDefault="00000000" w:rsidRPr="00000000" w14:paraId="000001A8">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Held: </w:t>
      </w:r>
      <w:r w:rsidDel="00000000" w:rsidR="00000000" w:rsidRPr="00000000">
        <w:rPr>
          <w:rFonts w:ascii="Times New Roman" w:cs="Times New Roman" w:eastAsia="Times New Roman" w:hAnsi="Times New Roman"/>
          <w:i w:val="1"/>
          <w:sz w:val="24"/>
          <w:szCs w:val="24"/>
          <w:rtl w:val="0"/>
        </w:rPr>
        <w:t xml:space="preserve">the action could not be brought by a shareholder</w:t>
      </w:r>
      <w:r w:rsidDel="00000000" w:rsidR="00000000" w:rsidRPr="00000000">
        <w:rPr>
          <w:rFonts w:ascii="Times New Roman" w:cs="Times New Roman" w:eastAsia="Times New Roman" w:hAnsi="Times New Roman"/>
          <w:sz w:val="24"/>
          <w:szCs w:val="24"/>
          <w:rtl w:val="0"/>
        </w:rPr>
        <w:t xml:space="preserve">; if the chairman was wrong, </w:t>
      </w:r>
      <w:r w:rsidDel="00000000" w:rsidR="00000000" w:rsidRPr="00000000">
        <w:rPr>
          <w:rFonts w:ascii="Times New Roman" w:cs="Times New Roman" w:eastAsia="Times New Roman" w:hAnsi="Times New Roman"/>
          <w:i w:val="1"/>
          <w:sz w:val="24"/>
          <w:szCs w:val="24"/>
          <w:rtl w:val="0"/>
        </w:rPr>
        <w:t xml:space="preserve">the company alone could sue.</w:t>
      </w:r>
    </w:p>
    <w:p w:rsidR="00000000" w:rsidDel="00000000" w:rsidP="00000000" w:rsidRDefault="00000000" w:rsidRPr="00000000" w14:paraId="000001A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v. Slough Estates Ltd</w:t>
      </w:r>
    </w:p>
    <w:p w:rsidR="00000000" w:rsidDel="00000000" w:rsidP="00000000" w:rsidRDefault="00000000" w:rsidRPr="00000000" w14:paraId="000001AA">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that the </w:t>
      </w:r>
      <w:r w:rsidDel="00000000" w:rsidR="00000000" w:rsidRPr="00000000">
        <w:rPr>
          <w:rFonts w:ascii="Times New Roman" w:cs="Times New Roman" w:eastAsia="Times New Roman" w:hAnsi="Times New Roman"/>
          <w:i w:val="1"/>
          <w:sz w:val="24"/>
          <w:szCs w:val="24"/>
          <w:rtl w:val="0"/>
        </w:rPr>
        <w:t xml:space="preserve">court will not grant a declaration that the accounts are not in the correct form</w:t>
      </w:r>
      <w:r w:rsidDel="00000000" w:rsidR="00000000" w:rsidRPr="00000000">
        <w:rPr>
          <w:rFonts w:ascii="Times New Roman" w:cs="Times New Roman" w:eastAsia="Times New Roman" w:hAnsi="Times New Roman"/>
          <w:sz w:val="24"/>
          <w:szCs w:val="24"/>
          <w:rtl w:val="0"/>
        </w:rPr>
        <w:t xml:space="preserve"> at the instance of a shareholder.</w:t>
      </w:r>
    </w:p>
    <w:p w:rsidR="00000000" w:rsidDel="00000000" w:rsidP="00000000" w:rsidRDefault="00000000" w:rsidRPr="00000000" w14:paraId="000001A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to the Rule in Foss v. Harbottle</w:t>
      </w:r>
    </w:p>
    <w:p w:rsidR="00000000" w:rsidDel="00000000" w:rsidP="00000000" w:rsidRDefault="00000000" w:rsidRPr="00000000" w14:paraId="000001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may bring a minority shareholder’s action and may join the company as a defendant. This action is brought instead of an action in the name of the company. Lord Denning M.R. in Wallersteiner v. Moir (No. 2) [1975] Q.B. 373 at 390</w:t>
      </w:r>
      <w:r w:rsidDel="00000000" w:rsidR="00000000" w:rsidRPr="00000000">
        <w:rPr>
          <w:rtl w:val="0"/>
        </w:rPr>
      </w:r>
    </w:p>
    <w:p w:rsidR="00000000" w:rsidDel="00000000" w:rsidP="00000000" w:rsidRDefault="00000000" w:rsidRPr="00000000" w14:paraId="000001AE">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Section 221 provides that </w:t>
      </w:r>
      <w:r w:rsidDel="00000000" w:rsidR="00000000" w:rsidRPr="00000000">
        <w:rPr>
          <w:rFonts w:ascii="Times New Roman" w:cs="Times New Roman" w:eastAsia="Times New Roman" w:hAnsi="Times New Roman"/>
          <w:i w:val="1"/>
          <w:sz w:val="24"/>
          <w:szCs w:val="24"/>
          <w:rtl w:val="0"/>
        </w:rPr>
        <w:t xml:space="preserve">a contributory may petition that a company be wound up by the court</w:t>
      </w:r>
      <w:r w:rsidDel="00000000" w:rsidR="00000000" w:rsidRPr="00000000">
        <w:rPr>
          <w:rFonts w:ascii="Times New Roman" w:cs="Times New Roman" w:eastAsia="Times New Roman" w:hAnsi="Times New Roman"/>
          <w:sz w:val="24"/>
          <w:szCs w:val="24"/>
          <w:rtl w:val="0"/>
        </w:rPr>
        <w:t xml:space="preserve">. A member of a company is a contributory and it has been held that a holder of fully paid up shares is a contributory. Thus in appropriate circumstances even a single member can petition for winding up. </w:t>
      </w:r>
      <w:r w:rsidDel="00000000" w:rsidR="00000000" w:rsidRPr="00000000">
        <w:rPr>
          <w:rFonts w:ascii="Times New Roman" w:cs="Times New Roman" w:eastAsia="Times New Roman" w:hAnsi="Times New Roman"/>
          <w:i w:val="1"/>
          <w:sz w:val="24"/>
          <w:szCs w:val="24"/>
          <w:rtl w:val="0"/>
        </w:rPr>
        <w:t xml:space="preserve">He is entitled only to rely on any circumstances of justice or equity which affect him in his relations with the company</w:t>
      </w:r>
      <w:r w:rsidDel="00000000" w:rsidR="00000000" w:rsidRPr="00000000">
        <w:rPr>
          <w:rFonts w:ascii="Times New Roman" w:cs="Times New Roman" w:eastAsia="Times New Roman" w:hAnsi="Times New Roman"/>
          <w:sz w:val="24"/>
          <w:szCs w:val="24"/>
          <w:rtl w:val="0"/>
        </w:rPr>
        <w:t xml:space="preserve"> or with </w:t>
      </w:r>
      <w:r w:rsidDel="00000000" w:rsidR="00000000" w:rsidRPr="00000000">
        <w:rPr>
          <w:rFonts w:ascii="Times New Roman" w:cs="Times New Roman" w:eastAsia="Times New Roman" w:hAnsi="Times New Roman"/>
          <w:i w:val="1"/>
          <w:sz w:val="24"/>
          <w:szCs w:val="24"/>
          <w:rtl w:val="0"/>
        </w:rPr>
        <w:t xml:space="preserve">other shareholders. </w:t>
      </w:r>
      <w:r w:rsidDel="00000000" w:rsidR="00000000" w:rsidRPr="00000000">
        <w:rPr>
          <w:rFonts w:ascii="Times New Roman" w:cs="Times New Roman" w:eastAsia="Times New Roman" w:hAnsi="Times New Roman"/>
          <w:sz w:val="24"/>
          <w:szCs w:val="24"/>
          <w:rtl w:val="0"/>
        </w:rPr>
        <w:t xml:space="preserve">The form of the action is always ‘A.B. (a minority shareholder) on behalf of himself and all other shareholders of the company’ </w:t>
      </w:r>
      <w:r w:rsidDel="00000000" w:rsidR="00000000" w:rsidRPr="00000000">
        <w:rPr>
          <w:rFonts w:ascii="Times New Roman" w:cs="Times New Roman" w:eastAsia="Times New Roman" w:hAnsi="Times New Roman"/>
          <w:i w:val="1"/>
          <w:sz w:val="24"/>
          <w:szCs w:val="24"/>
          <w:rtl w:val="0"/>
        </w:rPr>
        <w:t xml:space="preserve">against the wrongdoing directors and the company”</w:t>
      </w:r>
    </w:p>
    <w:p w:rsidR="00000000" w:rsidDel="00000000" w:rsidP="00000000" w:rsidRDefault="00000000" w:rsidRPr="00000000" w14:paraId="000001AF">
      <w:pPr>
        <w:pageBreakBefore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ON SHAREHOLDER’S INTEREST</w:t>
      </w:r>
    </w:p>
    <w:p w:rsidR="00000000" w:rsidDel="00000000" w:rsidP="00000000" w:rsidRDefault="00000000" w:rsidRPr="00000000" w14:paraId="000001B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action is a derivative action, i.e. the right to sue derives from that of the company. Section 239 provides that such claims meaning proceedings by a member of the company in respect of a cause of action vested in the company. May be brought only in respect of a cause of </w:t>
      </w:r>
      <w:r w:rsidDel="00000000" w:rsidR="00000000" w:rsidRPr="00000000">
        <w:rPr>
          <w:rFonts w:ascii="Times New Roman" w:cs="Times New Roman" w:eastAsia="Times New Roman" w:hAnsi="Times New Roman"/>
          <w:i w:val="1"/>
          <w:sz w:val="24"/>
          <w:szCs w:val="24"/>
          <w:rtl w:val="0"/>
        </w:rPr>
        <w:t xml:space="preserve">action arising from an actual or proposed act or omission involving negligence, default, breach of duty or trust </w:t>
      </w:r>
      <w:r w:rsidDel="00000000" w:rsidR="00000000" w:rsidRPr="00000000">
        <w:rPr>
          <w:rFonts w:ascii="Times New Roman" w:cs="Times New Roman" w:eastAsia="Times New Roman" w:hAnsi="Times New Roman"/>
          <w:sz w:val="24"/>
          <w:szCs w:val="24"/>
          <w:rtl w:val="0"/>
        </w:rPr>
        <w:t xml:space="preserve">by a director of the company.</w:t>
      </w:r>
    </w:p>
    <w:p w:rsidR="00000000" w:rsidDel="00000000" w:rsidP="00000000" w:rsidRDefault="00000000" w:rsidRPr="00000000" w14:paraId="000001B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where;</w:t>
      </w:r>
    </w:p>
    <w:p w:rsidR="00000000" w:rsidDel="00000000" w:rsidP="00000000" w:rsidRDefault="00000000" w:rsidRPr="00000000" w14:paraId="000001B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wrongdoers are in control of the Company</w:t>
      </w:r>
    </w:p>
    <w:p w:rsidR="00000000" w:rsidDel="00000000" w:rsidP="00000000" w:rsidRDefault="00000000" w:rsidRPr="00000000" w14:paraId="000001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wrong complained of is a ‘fraud on the minority’ by the majority e.g. in Daniels v. Daniels [1978]2 All E.R. 89  (fraud)</w:t>
      </w:r>
    </w:p>
    <w:p w:rsidR="00000000" w:rsidDel="00000000" w:rsidP="00000000" w:rsidRDefault="00000000" w:rsidRPr="00000000" w14:paraId="000001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minority shareholders of a company were allowed to bring an action (by who???)</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directors had authorized the sale of company land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one of them at a price alleged to be well below its market price.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secure best interests of the company see Sidebottom v. Kershaw ,Leese&amp; Co. [1920]1 Ch. 154 (CA).</w:t>
      </w:r>
    </w:p>
    <w:p w:rsidR="00000000" w:rsidDel="00000000" w:rsidP="00000000" w:rsidRDefault="00000000" w:rsidRPr="00000000" w14:paraId="000001B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S.221 Where there’s oppression of the minority.</w:t>
      </w:r>
    </w:p>
    <w:p w:rsidR="00000000" w:rsidDel="00000000" w:rsidP="00000000" w:rsidRDefault="00000000" w:rsidRPr="00000000" w14:paraId="000001B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324 Misfeasance proceedings may be taken, if in winding up it appears that any promoter, or director, manager or liquidator or any officer of the company has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misapplied or retained or has become liable or accountable for any money or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company. NB : must be an act resulting to actual loss.</w:t>
      </w:r>
    </w:p>
    <w:p w:rsidR="00000000" w:rsidDel="00000000" w:rsidP="00000000" w:rsidRDefault="00000000" w:rsidRPr="00000000" w14:paraId="000001B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Etic Limited [1928] Ch.861,</w:t>
      </w:r>
    </w:p>
    <w:p w:rsidR="00000000" w:rsidDel="00000000" w:rsidP="00000000" w:rsidRDefault="00000000" w:rsidRPr="00000000" w14:paraId="000001B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misfeasance summons was taken out </w:t>
      </w:r>
      <w:r w:rsidDel="00000000" w:rsidR="00000000" w:rsidRPr="00000000">
        <w:rPr>
          <w:rFonts w:ascii="Times New Roman" w:cs="Times New Roman" w:eastAsia="Times New Roman" w:hAnsi="Times New Roman"/>
          <w:i w:val="1"/>
          <w:sz w:val="24"/>
          <w:szCs w:val="24"/>
          <w:rtl w:val="0"/>
        </w:rPr>
        <w:t xml:space="preserve">by the liquidator</w:t>
      </w:r>
      <w:r w:rsidDel="00000000" w:rsidR="00000000" w:rsidRPr="00000000">
        <w:rPr>
          <w:rFonts w:ascii="Times New Roman" w:cs="Times New Roman" w:eastAsia="Times New Roman" w:hAnsi="Times New Roman"/>
          <w:sz w:val="24"/>
          <w:szCs w:val="24"/>
          <w:rtl w:val="0"/>
        </w:rPr>
        <w:t xml:space="preserve"> against the secretary of a company for sums overdrawn by him on account of his salary on the instructions of the managing director held that this was a claim for repayment of an ordinary debt due from the secretary without any wrongful conduct on his part, and no order on the summons ought to be made.</w:t>
      </w:r>
    </w:p>
    <w:p w:rsidR="00000000" w:rsidDel="00000000" w:rsidP="00000000" w:rsidRDefault="00000000" w:rsidRPr="00000000" w14:paraId="000001B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165 empowers the members of a company to </w:t>
      </w:r>
      <w:r w:rsidDel="00000000" w:rsidR="00000000" w:rsidRPr="00000000">
        <w:rPr>
          <w:rFonts w:ascii="Times New Roman" w:cs="Times New Roman" w:eastAsia="Times New Roman" w:hAnsi="Times New Roman"/>
          <w:i w:val="1"/>
          <w:sz w:val="24"/>
          <w:szCs w:val="24"/>
          <w:rtl w:val="0"/>
        </w:rPr>
        <w:t xml:space="preserve">apply to the courts to appoint one or more inspectors to carry out investigations</w:t>
      </w:r>
      <w:r w:rsidDel="00000000" w:rsidR="00000000" w:rsidRPr="00000000">
        <w:rPr>
          <w:rFonts w:ascii="Times New Roman" w:cs="Times New Roman" w:eastAsia="Times New Roman" w:hAnsi="Times New Roman"/>
          <w:sz w:val="24"/>
          <w:szCs w:val="24"/>
          <w:rtl w:val="0"/>
        </w:rPr>
        <w:t xml:space="preserve"> and report their findings.</w:t>
      </w:r>
    </w:p>
    <w:p w:rsidR="00000000" w:rsidDel="00000000" w:rsidP="00000000" w:rsidRDefault="00000000" w:rsidRPr="00000000" w14:paraId="000001B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242(1) A person </w:t>
      </w:r>
      <w:r w:rsidDel="00000000" w:rsidR="00000000" w:rsidRPr="00000000">
        <w:rPr>
          <w:rFonts w:ascii="Times New Roman" w:cs="Times New Roman" w:eastAsia="Times New Roman" w:hAnsi="Times New Roman"/>
          <w:i w:val="1"/>
          <w:sz w:val="24"/>
          <w:szCs w:val="24"/>
          <w:rtl w:val="0"/>
        </w:rPr>
        <w:t xml:space="preserve">may take over a derivate claim</w:t>
      </w:r>
      <w:r w:rsidDel="00000000" w:rsidR="00000000" w:rsidRPr="00000000">
        <w:rPr>
          <w:rFonts w:ascii="Times New Roman" w:cs="Times New Roman" w:eastAsia="Times New Roman" w:hAnsi="Times New Roman"/>
          <w:sz w:val="24"/>
          <w:szCs w:val="24"/>
          <w:rtl w:val="0"/>
        </w:rPr>
        <w:t xml:space="preserve"> previously commenced by the company if the company commencement of the claim amounts to an abuse of the process of the court and the company has failed to prosecute the claim diligently.</w:t>
      </w:r>
    </w:p>
    <w:p w:rsidR="00000000" w:rsidDel="00000000" w:rsidP="00000000" w:rsidRDefault="00000000" w:rsidRPr="00000000" w14:paraId="000001BE">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242(2)Factors that the court will consider in allowing such a takeover</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whether the member is acting in good faith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seeking to continue the action;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importance that the person would attach to continuing the claim see Mission Capital Plc v. Sinclair [2008]EWHC 1339</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BY MAJORITY SHAREHOLDER</w:t>
      </w:r>
    </w:p>
    <w:p w:rsidR="00000000" w:rsidDel="00000000" w:rsidP="00000000" w:rsidRDefault="00000000" w:rsidRPr="00000000" w14:paraId="000001C4">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ageBreakBefore w:val="0"/>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Cinematic Finance Ltd v. Ryder [2010] All ER 283 Only in </w:t>
      </w:r>
      <w:r w:rsidDel="00000000" w:rsidR="00000000" w:rsidRPr="00000000">
        <w:rPr>
          <w:rFonts w:ascii="Times New Roman" w:cs="Times New Roman" w:eastAsia="Times New Roman" w:hAnsi="Times New Roman"/>
          <w:i w:val="1"/>
          <w:sz w:val="24"/>
          <w:szCs w:val="24"/>
          <w:rtl w:val="0"/>
        </w:rPr>
        <w:t xml:space="preserve">very exceptional circumstances could it be appropriate to permit a derivative claim brought by a shareholder in control of the company.” like what circumstances???</w:t>
      </w:r>
    </w:p>
    <w:p w:rsidR="00000000" w:rsidDel="00000000" w:rsidP="00000000" w:rsidRDefault="00000000" w:rsidRPr="00000000" w14:paraId="000001C6">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PERSONAL RIGHTS</w:t>
      </w:r>
    </w:p>
    <w:p w:rsidR="00000000" w:rsidDel="00000000" w:rsidP="00000000" w:rsidRDefault="00000000" w:rsidRPr="00000000" w14:paraId="000001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 claims for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personal remedy are generally based on wrongs committed in relation to  contractual rights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derived from the company’s constitution subject to the internal regularity rule in Foss v. Harbottle.</w:t>
      </w:r>
      <w:r w:rsidDel="00000000" w:rsidR="00000000" w:rsidRPr="00000000">
        <w:rPr>
          <w:rtl w:val="0"/>
        </w:rPr>
      </w:r>
    </w:p>
    <w:p w:rsidR="00000000" w:rsidDel="00000000" w:rsidP="00000000" w:rsidRDefault="00000000" w:rsidRPr="00000000" w14:paraId="000001C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Pender v. Lushington (1877) it was held that a member</w:t>
      </w:r>
    </w:p>
    <w:p w:rsidR="00000000" w:rsidDel="00000000" w:rsidP="00000000" w:rsidRDefault="00000000" w:rsidRPr="00000000" w14:paraId="000001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sue in the company’s name at least until a general meeting resolved otherwise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further right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sue in his own 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Contractual rights derived from outside contracts, especially shareholder’ agreements ;Southern Foundries (1926) Ltd v Shirlaw, [1940] AC 701.</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duties owed by directors to members individually can be asserted successfully.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entitlement inherent in the unfair prejudice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entitlements inherent in the ‘just and equitable’ winding up provisions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UNFAIRLY PREJUDICIAL CONDUCT OF THE COMPANY’S AFFAIRS</w:t>
      </w:r>
    </w:p>
    <w:p w:rsidR="00000000" w:rsidDel="00000000" w:rsidP="00000000" w:rsidRDefault="00000000" w:rsidRPr="00000000" w14:paraId="000001D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Scottish Co-operative Wholesale Society Ltd v. Meyer [1959] AC 324. </w:t>
      </w:r>
    </w:p>
    <w:p w:rsidR="00000000" w:rsidDel="00000000" w:rsidP="00000000" w:rsidRDefault="00000000" w:rsidRPr="00000000" w14:paraId="000001D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conduct complained of must be both unfair and prejudicial, </w:t>
      </w:r>
      <w:r w:rsidDel="00000000" w:rsidR="00000000" w:rsidRPr="00000000">
        <w:rPr>
          <w:rFonts w:ascii="Times New Roman" w:cs="Times New Roman" w:eastAsia="Times New Roman" w:hAnsi="Times New Roman"/>
          <w:i w:val="1"/>
          <w:sz w:val="24"/>
          <w:szCs w:val="24"/>
          <w:rtl w:val="0"/>
        </w:rPr>
        <w:t xml:space="preserve">not merely unfair.</w:t>
      </w:r>
    </w:p>
    <w:p w:rsidR="00000000" w:rsidDel="00000000" w:rsidP="00000000" w:rsidRDefault="00000000" w:rsidRPr="00000000" w14:paraId="000001D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Guidezone Ltd [2000]2BCLC 321 </w:t>
      </w:r>
    </w:p>
    <w:p w:rsidR="00000000" w:rsidDel="00000000" w:rsidP="00000000" w:rsidRDefault="00000000" w:rsidRPr="00000000" w14:paraId="000001D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“unfairness’ …</w:t>
      </w:r>
      <w:r w:rsidDel="00000000" w:rsidR="00000000" w:rsidRPr="00000000">
        <w:rPr>
          <w:rFonts w:ascii="Times New Roman" w:cs="Times New Roman" w:eastAsia="Times New Roman" w:hAnsi="Times New Roman"/>
          <w:i w:val="1"/>
          <w:sz w:val="24"/>
          <w:szCs w:val="24"/>
          <w:rtl w:val="0"/>
        </w:rPr>
        <w:t xml:space="preserve">is not to be judged by reference</w:t>
      </w:r>
      <w:r w:rsidDel="00000000" w:rsidR="00000000" w:rsidRPr="00000000">
        <w:rPr>
          <w:rFonts w:ascii="Times New Roman" w:cs="Times New Roman" w:eastAsia="Times New Roman" w:hAnsi="Times New Roman"/>
          <w:sz w:val="24"/>
          <w:szCs w:val="24"/>
          <w:rtl w:val="0"/>
        </w:rPr>
        <w:t xml:space="preserve"> to subjective notions of fairness.</w:t>
      </w:r>
    </w:p>
    <w:p w:rsidR="00000000" w:rsidDel="00000000" w:rsidP="00000000" w:rsidRDefault="00000000" w:rsidRPr="00000000" w14:paraId="000001D5">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test applicable is whether in applying equitable principles, the majority has acted, or is proposing to act, in a manner which equity would regard as contrary to good faith</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Prejudice can be financial or even a disregard of a member’s rights.</w:t>
      </w:r>
    </w:p>
    <w:p w:rsidR="00000000" w:rsidDel="00000000" w:rsidP="00000000" w:rsidRDefault="00000000" w:rsidRPr="00000000" w14:paraId="000001D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may include prejudice</w:t>
      </w:r>
    </w:p>
    <w:p w:rsidR="00000000" w:rsidDel="00000000" w:rsidP="00000000" w:rsidRDefault="00000000" w:rsidRPr="00000000" w14:paraId="000001D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taking excessive remuneration-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Cumana [1986] BCLC 430, </w:t>
      </w:r>
    </w:p>
    <w:p w:rsidR="00000000" w:rsidDel="00000000" w:rsidP="00000000" w:rsidRDefault="00000000" w:rsidRPr="00000000" w14:paraId="000001D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exclusion from the management of a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 RA Noble &amp; Sons (Clothing) Ltd [1983]BCLC 273,</w:t>
      </w:r>
    </w:p>
    <w:p w:rsidR="00000000" w:rsidDel="00000000" w:rsidP="00000000" w:rsidRDefault="00000000" w:rsidRPr="00000000" w14:paraId="000001D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not paying dividends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a Company, ex p Glossop [1988]1 WLR 1068,</w:t>
      </w:r>
    </w:p>
    <w:p w:rsidR="00000000" w:rsidDel="00000000" w:rsidP="00000000" w:rsidRDefault="00000000" w:rsidRPr="00000000" w14:paraId="000001D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making or proposing a rights issue which the minority cannot take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Cumana [1986] BCLC 430.</w:t>
      </w:r>
    </w:p>
    <w:p w:rsidR="00000000" w:rsidDel="00000000" w:rsidP="00000000" w:rsidRDefault="00000000" w:rsidRPr="00000000" w14:paraId="000001D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mismanagement but only if serious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Macro (Ipswich) Ltd [1994]2 BCLC 354.</w:t>
      </w:r>
    </w:p>
    <w:p w:rsidR="00000000" w:rsidDel="00000000" w:rsidP="00000000" w:rsidRDefault="00000000" w:rsidRPr="00000000" w14:paraId="000001D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misuse of fiduciary powers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-Scottish Co-operative Wholesale.</w:t>
      </w:r>
    </w:p>
    <w:p w:rsidR="00000000" w:rsidDel="00000000" w:rsidP="00000000" w:rsidRDefault="00000000" w:rsidRPr="00000000" w14:paraId="000001D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dilution of a shareholder’s interest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 Zetnet Ltd [2011] EWHC 1518.</w:t>
      </w:r>
    </w:p>
    <w:p w:rsidR="00000000" w:rsidDel="00000000" w:rsidP="00000000" w:rsidRDefault="00000000" w:rsidRPr="00000000" w14:paraId="000001D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QUESTIONS</w:t>
      </w:r>
    </w:p>
    <w:p w:rsidR="00000000" w:rsidDel="00000000" w:rsidP="00000000" w:rsidRDefault="00000000" w:rsidRPr="00000000" w14:paraId="000001E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a)Equal shareholder. Majority sidelining the minority 2. Intra vires actions carried unfairly against them</w:t>
      </w:r>
    </w:p>
    <w:p w:rsidR="00000000" w:rsidDel="00000000" w:rsidP="00000000" w:rsidRDefault="00000000" w:rsidRPr="00000000" w14:paraId="000001E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directors who are majority shareholders can approve and sell property of the company to another company in which they have vested interests.</w:t>
      </w:r>
    </w:p>
    <w:p w:rsidR="00000000" w:rsidDel="00000000" w:rsidP="00000000" w:rsidRDefault="00000000" w:rsidRPr="00000000" w14:paraId="000001E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legal issues by the majority shareholders?</w:t>
      </w:r>
    </w:p>
    <w:p w:rsidR="00000000" w:rsidDel="00000000" w:rsidP="00000000" w:rsidRDefault="00000000" w:rsidRPr="00000000" w14:paraId="000001E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being sidelined by the majority amounted to unfair prejudicial conduct by the majority.</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sale is ultra vires the articles and whether the main object has extinguished and whether therefore, winding up proceedings can stand against the company.</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w:t>
      </w:r>
    </w:p>
    <w:p w:rsidR="00000000" w:rsidDel="00000000" w:rsidP="00000000" w:rsidRDefault="00000000" w:rsidRPr="00000000" w14:paraId="000001E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companies is entrusted to directors</w:t>
      </w:r>
    </w:p>
    <w:p w:rsidR="00000000" w:rsidDel="00000000" w:rsidP="00000000" w:rsidRDefault="00000000" w:rsidRPr="00000000" w14:paraId="000001E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of the Companies Act 2015 provides that a director is any person occupying the position of a director of the body by whatever name called.</w:t>
      </w:r>
    </w:p>
    <w:p w:rsidR="00000000" w:rsidDel="00000000" w:rsidP="00000000" w:rsidRDefault="00000000" w:rsidRPr="00000000" w14:paraId="000001E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OF DIRECTORS</w:t>
      </w:r>
    </w:p>
    <w:p w:rsidR="00000000" w:rsidDel="00000000" w:rsidP="00000000" w:rsidRDefault="00000000" w:rsidRPr="00000000" w14:paraId="000001E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128 provides that a public company should have at least two directors, while a private company must have at least one director.</w:t>
      </w:r>
    </w:p>
    <w:p w:rsidR="00000000" w:rsidDel="00000000" w:rsidP="00000000" w:rsidRDefault="00000000" w:rsidRPr="00000000" w14:paraId="000001E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typically provide that the first directors will be appointed by the subscribers to the memorandum and articles and that thereafter directors will be elected by the members in general meeting.</w:t>
      </w:r>
    </w:p>
    <w:p w:rsidR="00000000" w:rsidDel="00000000" w:rsidP="00000000" w:rsidRDefault="00000000" w:rsidRPr="00000000" w14:paraId="000001E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should also provide that a proportion, such as one-third, should retire every year but be eligible for re-election.</w:t>
      </w:r>
    </w:p>
    <w:p w:rsidR="00000000" w:rsidDel="00000000" w:rsidP="00000000" w:rsidRDefault="00000000" w:rsidRPr="00000000" w14:paraId="000001E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S.132A motion for appointment of 2 or more persons as directors during a general meeting can only be moved if a prior resolution that it be moved has been agreed to by the meeting without any vote being cast against it.</w:t>
      </w:r>
    </w:p>
    <w:p w:rsidR="00000000" w:rsidDel="00000000" w:rsidP="00000000" w:rsidRDefault="00000000" w:rsidRPr="00000000" w14:paraId="000001E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132(3).in public companiesthe board of directors </w:t>
      </w:r>
      <w:r w:rsidDel="00000000" w:rsidR="00000000" w:rsidRPr="00000000">
        <w:rPr>
          <w:rFonts w:ascii="Times New Roman" w:cs="Times New Roman" w:eastAsia="Times New Roman" w:hAnsi="Times New Roman"/>
          <w:i w:val="1"/>
          <w:sz w:val="24"/>
          <w:szCs w:val="24"/>
          <w:rtl w:val="0"/>
        </w:rPr>
        <w:t xml:space="preserve">cannot normally be filled by a single resolution appointing a number of candidates</w:t>
      </w:r>
      <w:r w:rsidDel="00000000" w:rsidR="00000000" w:rsidRPr="00000000">
        <w:rPr>
          <w:rFonts w:ascii="Times New Roman" w:cs="Times New Roman" w:eastAsia="Times New Roman" w:hAnsi="Times New Roman"/>
          <w:sz w:val="24"/>
          <w:szCs w:val="24"/>
          <w:rtl w:val="0"/>
        </w:rPr>
        <w:t xml:space="preserve">en bloc, unless a resolution for a single vote has first been passed without objection ; 1 of the drs must be a natural person.</w:t>
      </w:r>
    </w:p>
    <w:p w:rsidR="00000000" w:rsidDel="00000000" w:rsidP="00000000" w:rsidRDefault="00000000" w:rsidRPr="00000000" w14:paraId="000001E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129. The general meeting is required to act for proper purposes in appointing a director.</w:t>
      </w:r>
    </w:p>
    <w:p w:rsidR="00000000" w:rsidDel="00000000" w:rsidP="00000000" w:rsidRDefault="00000000" w:rsidRPr="00000000" w14:paraId="000001F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Theseus Exploration NL v. Mining and Associated Industries Limited [1973] Qd R 81.</w:t>
      </w:r>
    </w:p>
    <w:p w:rsidR="00000000" w:rsidDel="00000000" w:rsidP="00000000" w:rsidRDefault="00000000" w:rsidRPr="00000000" w14:paraId="000001F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court issued an interim injunction to prevent members of the company electing certain persons as directors, because there was sufficient evidence that those persons intended to use the company’s assets solely for the benefit of the majority member</w:t>
      </w:r>
    </w:p>
    <w:p w:rsidR="00000000" w:rsidDel="00000000" w:rsidP="00000000" w:rsidRDefault="00000000" w:rsidRPr="00000000" w14:paraId="000001F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Quoted companies &amp;Public interest companies must establish and appoint a board nomination committee in which at least 2/3 of its members are shareholders of the company and together represent 2/3 of the share capital of the company.</w:t>
      </w:r>
    </w:p>
    <w:p w:rsidR="00000000" w:rsidDel="00000000" w:rsidP="00000000" w:rsidRDefault="00000000" w:rsidRPr="00000000" w14:paraId="000001F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133(4)A public interest company :a company that has the responsibility of receiving, handling or spending public funds.</w:t>
      </w:r>
    </w:p>
    <w:p w:rsidR="00000000" w:rsidDel="00000000" w:rsidP="00000000" w:rsidRDefault="00000000" w:rsidRPr="00000000" w14:paraId="000001F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133(2).A person who is employed by a quoted company is not eligible to be appointed as a member of the board nomination committee: </w:t>
      </w:r>
    </w:p>
    <w:p w:rsidR="00000000" w:rsidDel="00000000" w:rsidP="00000000" w:rsidRDefault="00000000" w:rsidRPr="00000000" w14:paraId="000001F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FOR APPOINMENT AS DIRECTORS</w:t>
      </w:r>
    </w:p>
    <w:p w:rsidR="00000000" w:rsidDel="00000000" w:rsidP="00000000" w:rsidRDefault="00000000" w:rsidRPr="00000000" w14:paraId="000001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18yrs (adult).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131. Must not be an undischarged bankrupt or a person who has made an arrangement or composition with his creditor.</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not have been a director of an insolvent company. The Insolvency Act prevents “ phoenix syndrome.”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of sound mind</w:t>
      </w:r>
      <w:r w:rsidDel="00000000" w:rsidR="00000000" w:rsidRPr="00000000">
        <w:rPr>
          <w:rtl w:val="0"/>
        </w:rPr>
      </w:r>
    </w:p>
    <w:p w:rsidR="00000000" w:rsidDel="00000000" w:rsidP="00000000" w:rsidRDefault="00000000" w:rsidRPr="00000000" w14:paraId="000001F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VACATION OF OFFICE OF A DIRECTOR.</w:t>
      </w:r>
    </w:p>
    <w:p w:rsidR="00000000" w:rsidDel="00000000" w:rsidP="00000000" w:rsidRDefault="00000000" w:rsidRPr="00000000" w14:paraId="000001F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RETIREMENT</w:t>
      </w:r>
    </w:p>
    <w:p w:rsidR="00000000" w:rsidDel="00000000" w:rsidP="00000000" w:rsidRDefault="00000000" w:rsidRPr="00000000" w14:paraId="000001F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183</w:t>
      </w:r>
    </w:p>
    <w:p w:rsidR="00000000" w:rsidDel="00000000" w:rsidP="00000000" w:rsidRDefault="00000000" w:rsidRPr="00000000" w14:paraId="000001F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DISQUALIFICATION</w:t>
      </w:r>
    </w:p>
    <w:p w:rsidR="00000000" w:rsidDel="00000000" w:rsidP="00000000" w:rsidRDefault="00000000" w:rsidRPr="00000000" w14:paraId="0000020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director also vacates offices on being disqualified, and the articles usually provide for the circumstances warranting vacation by disqualification.</w:t>
      </w:r>
    </w:p>
    <w:p w:rsidR="00000000" w:rsidDel="00000000" w:rsidP="00000000" w:rsidRDefault="00000000" w:rsidRPr="00000000" w14:paraId="0000020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age limit s.183</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becomes bankrupt or makes any arrangement composition with his creditor generally; </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becomes prohibited from being a director by order under section 189; </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becomes of unsound mind; </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resigns his office by notice in writing to the company; </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absent without permission for more than six months from meetings of directors held during that period.</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REMOVAL</w:t>
      </w:r>
    </w:p>
    <w:p w:rsidR="00000000" w:rsidDel="00000000" w:rsidP="00000000" w:rsidRDefault="00000000" w:rsidRPr="00000000" w14:paraId="0000020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140(1) provides </w:t>
      </w:r>
      <w:r w:rsidDel="00000000" w:rsidR="00000000" w:rsidRPr="00000000">
        <w:rPr>
          <w:rFonts w:ascii="Times New Roman" w:cs="Times New Roman" w:eastAsia="Times New Roman" w:hAnsi="Times New Roman"/>
          <w:i w:val="1"/>
          <w:sz w:val="24"/>
          <w:szCs w:val="24"/>
          <w:rtl w:val="0"/>
        </w:rPr>
        <w:t xml:space="preserve">that a company</w:t>
      </w:r>
      <w:r w:rsidDel="00000000" w:rsidR="00000000" w:rsidRPr="00000000">
        <w:rPr>
          <w:rFonts w:ascii="Times New Roman" w:cs="Times New Roman" w:eastAsia="Times New Roman" w:hAnsi="Times New Roman"/>
          <w:sz w:val="24"/>
          <w:szCs w:val="24"/>
          <w:rtl w:val="0"/>
        </w:rPr>
        <w:t xml:space="preserve"> may remove a director before the end of his period of office by ordinary resolution, </w:t>
      </w:r>
      <w:r w:rsidDel="00000000" w:rsidR="00000000" w:rsidRPr="00000000">
        <w:rPr>
          <w:rFonts w:ascii="Times New Roman" w:cs="Times New Roman" w:eastAsia="Times New Roman" w:hAnsi="Times New Roman"/>
          <w:i w:val="1"/>
          <w:sz w:val="24"/>
          <w:szCs w:val="24"/>
          <w:rtl w:val="0"/>
        </w:rPr>
        <w:t xml:space="preserve">despite anything to the contrary in any agreement</w:t>
      </w:r>
      <w:r w:rsidDel="00000000" w:rsidR="00000000" w:rsidRPr="00000000">
        <w:rPr>
          <w:rFonts w:ascii="Times New Roman" w:cs="Times New Roman" w:eastAsia="Times New Roman" w:hAnsi="Times New Roman"/>
          <w:sz w:val="24"/>
          <w:szCs w:val="24"/>
          <w:rtl w:val="0"/>
        </w:rPr>
        <w:t xml:space="preserve"> between the company and the director.</w:t>
      </w:r>
    </w:p>
    <w:p w:rsidR="00000000" w:rsidDel="00000000" w:rsidP="00000000" w:rsidRDefault="00000000" w:rsidRPr="00000000" w14:paraId="000002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contract between the director and the company, then dismissal from office under section 140 may be a </w:t>
      </w:r>
      <w:r w:rsidDel="00000000" w:rsidR="00000000" w:rsidRPr="00000000">
        <w:rPr>
          <w:rFonts w:ascii="Times New Roman" w:cs="Times New Roman" w:eastAsia="Times New Roman" w:hAnsi="Times New Roman"/>
          <w:i w:val="1"/>
          <w:sz w:val="24"/>
          <w:szCs w:val="24"/>
          <w:rtl w:val="0"/>
        </w:rPr>
        <w:t xml:space="preserve">breach of that contract by the company</w:t>
      </w:r>
      <w:r w:rsidDel="00000000" w:rsidR="00000000" w:rsidRPr="00000000">
        <w:rPr>
          <w:rFonts w:ascii="Times New Roman" w:cs="Times New Roman" w:eastAsia="Times New Roman" w:hAnsi="Times New Roman"/>
          <w:sz w:val="24"/>
          <w:szCs w:val="24"/>
          <w:rtl w:val="0"/>
        </w:rPr>
        <w:t xml:space="preserve"> where the contract is for a fixed period and it has not yet expired or if the director is entitled to a period notice.</w:t>
      </w:r>
    </w:p>
    <w:p w:rsidR="00000000" w:rsidDel="00000000" w:rsidP="00000000" w:rsidRDefault="00000000" w:rsidRPr="00000000" w14:paraId="0000020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notice must be given of any resolution to remove the director or to appoint another person to replace the director at the meeting at which the removal takes place.</w:t>
      </w:r>
    </w:p>
    <w:p w:rsidR="00000000" w:rsidDel="00000000" w:rsidP="00000000" w:rsidRDefault="00000000" w:rsidRPr="00000000" w14:paraId="000002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director’s tenure starts running therefrom: for purposes of determining his retirement.</w:t>
      </w:r>
    </w:p>
    <w:p w:rsidR="00000000" w:rsidDel="00000000" w:rsidP="00000000" w:rsidRDefault="00000000" w:rsidRPr="00000000" w14:paraId="0000020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133(4)If the vacancy is not filled at the meeting at which the director is removed, it will be filled as a casual vacancy.</w:t>
      </w:r>
    </w:p>
    <w:p w:rsidR="00000000" w:rsidDel="00000000" w:rsidP="00000000" w:rsidRDefault="00000000" w:rsidRPr="00000000" w14:paraId="0000020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133(5).The person removed as director is still under a duty to avoid conflicts of interest with respect to exploitation of any property, information or opportunity that he became aware of while a director.</w:t>
      </w:r>
    </w:p>
    <w:p w:rsidR="00000000" w:rsidDel="00000000" w:rsidP="00000000" w:rsidRDefault="00000000" w:rsidRPr="00000000" w14:paraId="0000020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person shouldnot accept benefits from third parties with regard to things done or committed to be done by that person before ceasing to be a director.</w:t>
      </w:r>
    </w:p>
    <w:p w:rsidR="00000000" w:rsidDel="00000000" w:rsidP="00000000" w:rsidRDefault="00000000" w:rsidRPr="00000000" w14:paraId="000002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allows director’s shares to be given special voting rights. See Bushell v. Faith [1970] AC 1099, </w:t>
      </w:r>
    </w:p>
    <w:p w:rsidR="00000000" w:rsidDel="00000000" w:rsidP="00000000" w:rsidRDefault="00000000" w:rsidRPr="00000000" w14:paraId="0000021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p w:rsidR="00000000" w:rsidDel="00000000" w:rsidP="00000000" w:rsidRDefault="00000000" w:rsidRPr="00000000" w14:paraId="0000021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Bushell Court (Southgate) Ltd had three shareholders, a brother and two sisters, each holding 100 shares.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sisters purported to remove their brother as a director by casting 200 votes on a resolution against his 100.</w:t>
      </w:r>
      <w:r w:rsidDel="00000000" w:rsidR="00000000" w:rsidRPr="00000000">
        <w:rPr>
          <w:rtl w:val="0"/>
        </w:rPr>
      </w:r>
    </w:p>
    <w:p w:rsidR="00000000" w:rsidDel="00000000" w:rsidP="00000000" w:rsidRDefault="00000000" w:rsidRPr="00000000" w14:paraId="00000214">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House of Lords held that the brother had not been validly removed as a director because the articles stated that </w:t>
      </w:r>
      <w:r w:rsidDel="00000000" w:rsidR="00000000" w:rsidRPr="00000000">
        <w:rPr>
          <w:rFonts w:ascii="Times New Roman" w:cs="Times New Roman" w:eastAsia="Times New Roman" w:hAnsi="Times New Roman"/>
          <w:i w:val="1"/>
          <w:sz w:val="24"/>
          <w:szCs w:val="24"/>
          <w:rtl w:val="0"/>
        </w:rPr>
        <w:t xml:space="preserve">any shares held by that director shall on a poll in respect of such resolution carry the right to three votes per share.</w:t>
      </w:r>
    </w:p>
    <w:p w:rsidR="00000000" w:rsidDel="00000000" w:rsidP="00000000" w:rsidRDefault="00000000" w:rsidRPr="00000000" w14:paraId="00000215">
      <w:pPr>
        <w:pageBreakBefore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1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OF ACTS OF DIRECTORS</w:t>
      </w:r>
    </w:p>
    <w:p w:rsidR="00000000" w:rsidDel="00000000" w:rsidP="00000000" w:rsidRDefault="00000000" w:rsidRPr="00000000" w14:paraId="0000021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191-193the acts of a director are valid even if;</w:t>
      </w:r>
    </w:p>
    <w:p w:rsidR="00000000" w:rsidDel="00000000" w:rsidP="00000000" w:rsidRDefault="00000000" w:rsidRPr="00000000" w14:paraId="000002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S.134(1) it is later discovered that the resolution for their appointment was defective, </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 was disqualified or ceased to hold office of the director.</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not entitled to vote on the matter</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vests power on the articles to distribute power between the board and the general meetings.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regulation made by the company in general meeting shall invalidate any prior act of the directors which would have been valid if that regulation had not been made.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directors act within the powers given to them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such article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are not bound to obey resolutions passed by the shareholders at a general meeting.</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resolutions cannot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override a decision of the directors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control the exercise of their powers in the future. See Bamford v. Bamford 1970 ch 212 at 220 “ To do so, they require special resolution”….Salmon v. Quin &amp; Axtens Ltd.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directors’ powers can be altered for the future by an alteration of the articles in the proper way.</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articles cannot be altered with retrospective effect</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directors are unable to exercise their power because of ; lack of quorum or a deadlock on the board, the company may exercise that power in a general meeting. See Barron v. Potter, </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company has no directors, the company may exercise that power in a general meeting Alexander Ward &amp; Co Ltd v. Samyang Navigation Co. Ltd.</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directors improperly refuse to exercise a power to initiate an action in the name of the company, a minority shareholders’ action may be brought by way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exception to the rule in Foss v. Harbottle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Cook v. Deeks [1916]1 A.C. 554.</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directors cannot delegate their powers unless empowered to do so by the articles</w:t>
      </w:r>
      <w:r w:rsidDel="00000000" w:rsidR="00000000" w:rsidRPr="00000000">
        <w:rPr>
          <w:rtl w:val="0"/>
        </w:rPr>
      </w:r>
    </w:p>
    <w:p w:rsidR="00000000" w:rsidDel="00000000" w:rsidP="00000000" w:rsidRDefault="00000000" w:rsidRPr="00000000" w14:paraId="00000225">
      <w:pPr>
        <w:pageBreakBefore w:val="0"/>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REMUNERATION OF DIRECTORS</w:t>
      </w:r>
    </w:p>
    <w:p w:rsidR="00000000" w:rsidDel="00000000" w:rsidP="00000000" w:rsidRDefault="00000000" w:rsidRPr="00000000" w14:paraId="000002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are not employees of the company and accordingly have no claim to payment of their services unless there is provision for payment in the articles.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hold executive positions in the company such as managing director in which event they are servants of the company and receive a fixed salary.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requires that the accounts laid before the company in general meeting must show certain particulars of directors salaries, pensions etc.</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S.189 It is unlawful for a company to make to a director any payment by way of compensation for loss of office, or in connection with retirement unless particulars of the proposed payment including the amount are disclosed to the members and the proposal is approved by the company. See Re Duomatic Ltd.</w:t>
      </w:r>
      <w:r w:rsidDel="00000000" w:rsidR="00000000" w:rsidRPr="00000000">
        <w:rPr>
          <w:rtl w:val="0"/>
        </w:rPr>
      </w:r>
    </w:p>
    <w:p w:rsidR="00000000" w:rsidDel="00000000" w:rsidP="00000000" w:rsidRDefault="00000000" w:rsidRPr="00000000" w14:paraId="0000022B">
      <w:pPr>
        <w:pageBreakBefore w:val="0"/>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LOANS TO DIRECTORS</w:t>
      </w:r>
    </w:p>
    <w:p w:rsidR="00000000" w:rsidDel="00000000" w:rsidP="00000000" w:rsidRDefault="00000000" w:rsidRPr="00000000" w14:paraId="000002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191 renders illegal loans by a company to any person who is its director or director of its holding company, nor may the company guarantee or provide security in connection with.</w:t>
      </w:r>
      <w:r w:rsidDel="00000000" w:rsidR="00000000" w:rsidRPr="00000000">
        <w:rPr>
          <w:rtl w:val="0"/>
        </w:rPr>
      </w:r>
    </w:p>
    <w:p w:rsidR="00000000" w:rsidDel="00000000" w:rsidP="00000000" w:rsidRDefault="00000000" w:rsidRPr="00000000" w14:paraId="0000022E">
      <w:pPr>
        <w:pageBreakBefore w:val="0"/>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ageBreakBefore w:val="0"/>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w:t>
      </w:r>
    </w:p>
    <w:p w:rsidR="00000000" w:rsidDel="00000000" w:rsidP="00000000" w:rsidRDefault="00000000" w:rsidRPr="00000000" w14:paraId="0000023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companies.</w:t>
      </w:r>
    </w:p>
    <w:p w:rsidR="00000000" w:rsidDel="00000000" w:rsidP="00000000" w:rsidRDefault="00000000" w:rsidRPr="00000000" w14:paraId="0000023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Subsidiaries, the director of which is its holding company. </w:t>
      </w:r>
    </w:p>
    <w:p w:rsidR="00000000" w:rsidDel="00000000" w:rsidP="00000000" w:rsidRDefault="00000000" w:rsidRPr="00000000" w14:paraId="0000023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Loans made with the approval of the company in a general meeting to provide the director with funds to meet expenditure for the benefit of the company, and </w:t>
      </w:r>
    </w:p>
    <w:p w:rsidR="00000000" w:rsidDel="00000000" w:rsidP="00000000" w:rsidRDefault="00000000" w:rsidRPr="00000000" w14:paraId="0000023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company’s business includes the lending of money or the giving of guarantee in connection with loans made to other persons.</w:t>
      </w:r>
    </w:p>
    <w:p w:rsidR="00000000" w:rsidDel="00000000" w:rsidP="00000000" w:rsidRDefault="00000000" w:rsidRPr="00000000" w14:paraId="0000023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OF DIRECTORS</w:t>
      </w:r>
    </w:p>
    <w:p w:rsidR="00000000" w:rsidDel="00000000" w:rsidP="00000000" w:rsidRDefault="00000000" w:rsidRPr="00000000" w14:paraId="000002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are officers of a company and sometimes also employees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owe strict fiduciary obligations to the company requiring a high standard of honesty and loyalty.</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must also exercise their powers for the benefit of the company.</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control the company’s property and must apply it for the specified purposes of the company and a misapplication of it is a breach of duty.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of competence.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the agents of the shareholders in running the business of the company.</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trustees of the company’s money and property, and of the powers entrusted to them Great Northern Railway v. Turner (1872)L.R. 8 Ch. 149 at 152.</w:t>
      </w:r>
      <w:r w:rsidDel="00000000" w:rsidR="00000000" w:rsidRPr="00000000">
        <w:rPr>
          <w:rtl w:val="0"/>
        </w:rPr>
      </w:r>
    </w:p>
    <w:p w:rsidR="00000000" w:rsidDel="00000000" w:rsidP="00000000" w:rsidRDefault="00000000" w:rsidRPr="00000000" w14:paraId="0000023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AS FIDUCIARIES</w:t>
      </w:r>
    </w:p>
    <w:p w:rsidR="00000000" w:rsidDel="00000000" w:rsidP="00000000" w:rsidRDefault="00000000" w:rsidRPr="00000000" w14:paraId="000002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are strictu sensu not trustees since the company’s money and property are not vested in them but in the company</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functions are the same as those of trustees.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duties of care are not as onerous as those of trustees</w:t>
      </w:r>
      <w:r w:rsidDel="00000000" w:rsidR="00000000" w:rsidRPr="00000000">
        <w:rPr>
          <w:rtl w:val="0"/>
        </w:rPr>
      </w:r>
    </w:p>
    <w:p w:rsidR="00000000" w:rsidDel="00000000" w:rsidP="00000000" w:rsidRDefault="00000000" w:rsidRPr="00000000" w14:paraId="0000024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AS AGENTS</w:t>
      </w:r>
    </w:p>
    <w:p w:rsidR="00000000" w:rsidDel="00000000" w:rsidP="00000000" w:rsidRDefault="00000000" w:rsidRPr="00000000" w14:paraId="000002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of a company are fiduciary agents, and a power conferred upon them cannot be exercised in order to obtain some private advantage or for any purpose foreign to the power. In Mills v. Mills (1936)60 C.L.R. 150 Dixon J. </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other agents directors incur no personal liability on contracts made by them on behalf of the company, within the scope of their authority.</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liable if they exceed the power given to them by the memorandum and articles.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actions may however be ratified by the company in general meeting if they act within the powers in the memorandum and articles.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directors may be specifically appointed agents for the shareholders to negotiate a sale of the company’s shares, the shareholders in this case are the principle and are liable for their fraud. See  Breiss v. Woolley</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directors hold themselves out as agents for the shareholders they must disclose any profit made by them to the shareholders. Allen v. Hyatt (1914)30 T.L.R. 444,</w:t>
      </w:r>
      <w:r w:rsidDel="00000000" w:rsidR="00000000" w:rsidRPr="00000000">
        <w:rPr>
          <w:rtl w:val="0"/>
        </w:rPr>
      </w:r>
    </w:p>
    <w:p w:rsidR="00000000" w:rsidDel="00000000" w:rsidP="00000000" w:rsidRDefault="00000000" w:rsidRPr="00000000" w14:paraId="00000248">
      <w:pPr>
        <w:pageBreakBefore w:val="0"/>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OF DIRECTORS</w:t>
      </w:r>
    </w:p>
    <w:p w:rsidR="00000000" w:rsidDel="00000000" w:rsidP="00000000" w:rsidRDefault="00000000" w:rsidRPr="00000000" w14:paraId="0000024A">
      <w:pPr>
        <w:pageBreakBefore w:val="0"/>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140 provides that the general duties are owed by a director of a company to the company.</w:t>
      </w:r>
    </w:p>
    <w:p w:rsidR="00000000" w:rsidDel="00000000" w:rsidP="00000000" w:rsidRDefault="00000000" w:rsidRPr="00000000" w14:paraId="000002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S.142 Duty of directors to act within powers ie</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in accordance with the constitution of the company.</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exercise powers for the purposes for which they are conferred. See Re Smith and Fawcett Ltd [1942] CH 304 (CA),</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S.143 Duty of director to promote the success of the company. A director should act in good faith, in a manner that would promote the success of the company for the benefit of its members as a whole.</w:t>
      </w:r>
      <w:r w:rsidDel="00000000" w:rsidR="00000000" w:rsidRPr="00000000">
        <w:rPr>
          <w:rtl w:val="0"/>
        </w:rPr>
      </w:r>
    </w:p>
    <w:p w:rsidR="00000000" w:rsidDel="00000000" w:rsidP="00000000" w:rsidRDefault="00000000" w:rsidRPr="00000000" w14:paraId="0000024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Shall have regard to :</w:t>
      </w:r>
    </w:p>
    <w:p w:rsidR="00000000" w:rsidDel="00000000" w:rsidP="00000000" w:rsidRDefault="00000000" w:rsidRPr="00000000" w14:paraId="000002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term consequences of any decision of the directors;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interests of the employees of .the company</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need to. foster the company's business relationships with suppliers, customers and others;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impact of the operations of the company on the community and the environment.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desirability of the company to maintain a reputation for high standards of . business conduct.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need to act fairly as between the directors and the members of the company</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S.144. Duty of director to exercise independent judgment. This duty is not infringed by the director acting in accordance with an agreement duly entered into by the company that restricts the future exercise of discretion by its directors or where director acts in a way authorised by the constitution of the company.</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S.145 Duty of director to exercise reasonable care, skill and diligence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S.146 Duty of director to avoid conflicts of interest. director of a company shall avoid a situation in which the director has, or can have, a direct or indirect interest that conflicts, or may conflict, with the interests of the company.</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14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S.147 Duty not to accept benefits from third parties if the benefit is attributable to the fact that the person is a director of the company or to any act or omission to the person as a director.</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8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S.147(3) Where that gift does not amount to conflict of interest, it is not an infringement under S.147(1)</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8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Conflict of interest includes conflict of duties.</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draws a boundary on the duties of directors to shareholders, creditors, employees</w:t>
      </w:r>
    </w:p>
    <w:p w:rsidR="00000000" w:rsidDel="00000000" w:rsidP="00000000" w:rsidRDefault="00000000" w:rsidRPr="00000000" w14:paraId="0000025E">
      <w:pPr>
        <w:pageBreakBefore w:val="0"/>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do not generally owe their duties to anyone other than the Company, nor fiduciary duties to individual members. See Percival v. Wright [1902]2 Ch 421</w:t>
      </w:r>
    </w:p>
    <w:p w:rsidR="00000000" w:rsidDel="00000000" w:rsidP="00000000" w:rsidRDefault="00000000" w:rsidRPr="00000000" w14:paraId="0000025F">
      <w:pPr>
        <w:pageBreakBefore w:val="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DISCUSSION QUESTIONS</w:t>
      </w:r>
    </w:p>
    <w:p w:rsidR="00000000" w:rsidDel="00000000" w:rsidP="00000000" w:rsidRDefault="00000000" w:rsidRPr="00000000" w14:paraId="000002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articles of association provided that a document shall be executed by the company where it is signed by two directors or a director and a secretary.</w:t>
      </w:r>
    </w:p>
    <w:p w:rsidR="00000000" w:rsidDel="00000000" w:rsidP="00000000" w:rsidRDefault="00000000" w:rsidRPr="00000000" w14:paraId="0000026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managing director of the company signed a charge over the company’s assets in favour of a bank as security for a loan</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bank was also provided with a resolution of the directors approving the borrowing, </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90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 articles of association require a resolution of the general meeting. The company has refused to pay back the loan arguing that the transaction did not comply with the articles.</w:t>
      </w:r>
      <w:r w:rsidDel="00000000" w:rsidR="00000000" w:rsidRPr="00000000">
        <w:rPr>
          <w:rtl w:val="0"/>
        </w:rPr>
      </w:r>
    </w:p>
    <w:p w:rsidR="00000000" w:rsidDel="00000000" w:rsidP="00000000" w:rsidRDefault="00000000" w:rsidRPr="00000000" w14:paraId="0000026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Assess the applicable legal doctrine to the dispute.</w:t>
      </w:r>
    </w:p>
    <w:p w:rsidR="00000000" w:rsidDel="00000000" w:rsidP="00000000" w:rsidRDefault="00000000" w:rsidRPr="00000000" w14:paraId="0000026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Advise the bank on two exceptions to the doctrine.</w:t>
      </w:r>
    </w:p>
    <w:p w:rsidR="00000000" w:rsidDel="00000000" w:rsidP="00000000" w:rsidRDefault="00000000" w:rsidRPr="00000000" w14:paraId="0000026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w:t>
      </w:r>
    </w:p>
    <w:p w:rsidR="00000000" w:rsidDel="00000000" w:rsidP="00000000" w:rsidRDefault="00000000" w:rsidRPr="00000000" w14:paraId="0000026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company must have a secretary. </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177. A sole director cannot be a secretary,</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178. A corporation cannot be the secretary if its sole director is also the sole director of the company: </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A article 110 The secretary is usually appointed by the directors.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 such 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such remuneration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shall upon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such conditions as they think 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secretary appointed may be removed by the directors.</w:t>
      </w:r>
      <w:r w:rsidDel="00000000" w:rsidR="00000000" w:rsidRPr="00000000">
        <w:rPr>
          <w:rtl w:val="0"/>
        </w:rPr>
      </w:r>
    </w:p>
    <w:p w:rsidR="00000000" w:rsidDel="00000000" w:rsidP="00000000" w:rsidRDefault="00000000" w:rsidRPr="00000000" w14:paraId="0000026D">
      <w:pPr>
        <w:pageBreakBefore w:val="0"/>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a secretary</w:t>
      </w:r>
    </w:p>
    <w:p w:rsidR="00000000" w:rsidDel="00000000" w:rsidP="00000000" w:rsidRDefault="00000000" w:rsidRPr="00000000" w14:paraId="0000026F">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Barnett, Hoares &amp; Co. v. South London Tramways Co. (1887)18 QBD 815 at 817.</w:t>
      </w:r>
    </w:p>
    <w:p w:rsidR="00000000" w:rsidDel="00000000" w:rsidP="00000000" w:rsidRDefault="00000000" w:rsidRPr="00000000" w14:paraId="00000270">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Esher M.R.</w:t>
      </w:r>
    </w:p>
    <w:p w:rsidR="00000000" w:rsidDel="00000000" w:rsidP="00000000" w:rsidRDefault="00000000" w:rsidRPr="00000000" w14:paraId="0000027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secretary is a mere servant;</w:t>
      </w:r>
    </w:p>
    <w:p w:rsidR="00000000" w:rsidDel="00000000" w:rsidP="00000000" w:rsidRDefault="00000000" w:rsidRPr="00000000" w14:paraId="0000027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position is that he is to do what he is told, </w:t>
      </w:r>
    </w:p>
    <w:p w:rsidR="00000000" w:rsidDel="00000000" w:rsidP="00000000" w:rsidRDefault="00000000" w:rsidRPr="00000000" w14:paraId="0000027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has no any authority to represent anything at all; </w:t>
      </w:r>
    </w:p>
    <w:p w:rsidR="00000000" w:rsidDel="00000000" w:rsidP="00000000" w:rsidRDefault="00000000" w:rsidRPr="00000000" w14:paraId="0000027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statements made by him may not be accepted as trustworthy without further inquiry.” </w:t>
      </w:r>
    </w:p>
    <w:p w:rsidR="00000000" w:rsidDel="00000000" w:rsidP="00000000" w:rsidRDefault="00000000" w:rsidRPr="00000000" w14:paraId="0000027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Held: Company was not to be liable for the acts of a secretary.</w:t>
      </w:r>
    </w:p>
    <w:p w:rsidR="00000000" w:rsidDel="00000000" w:rsidP="00000000" w:rsidRDefault="00000000" w:rsidRPr="00000000" w14:paraId="0000027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Houghton &amp; Co. v. Nothard, Lowe &amp; Wills Ltd [1928]A.C. 1</w:t>
      </w:r>
    </w:p>
    <w:p w:rsidR="00000000" w:rsidDel="00000000" w:rsidP="00000000" w:rsidRDefault="00000000" w:rsidRPr="00000000" w14:paraId="0000027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secretary has no independent authority to bind the company by contract.</w:t>
      </w:r>
    </w:p>
    <w:p w:rsidR="00000000" w:rsidDel="00000000" w:rsidP="00000000" w:rsidRDefault="00000000" w:rsidRPr="00000000" w14:paraId="0000027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secretary cannot borrow money on behalf of the company</w:t>
      </w:r>
    </w:p>
    <w:p w:rsidR="00000000" w:rsidDel="00000000" w:rsidP="00000000" w:rsidRDefault="00000000" w:rsidRPr="00000000" w14:paraId="000002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issue a writ in the company’s name or lodge defenses in the company’s name without the authority of the company.</w:t>
      </w:r>
    </w:p>
    <w:p w:rsidR="00000000" w:rsidDel="00000000" w:rsidP="00000000" w:rsidRDefault="00000000" w:rsidRPr="00000000" w14:paraId="0000027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register a transfer until he is authorized to do so by the directors,</w:t>
      </w:r>
    </w:p>
    <w:p w:rsidR="00000000" w:rsidDel="00000000" w:rsidP="00000000" w:rsidRDefault="00000000" w:rsidRPr="00000000" w14:paraId="0000027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cannot strike a name off the register of shareholders without authority.</w:t>
      </w:r>
    </w:p>
    <w:p w:rsidR="00000000" w:rsidDel="00000000" w:rsidP="00000000" w:rsidRDefault="00000000" w:rsidRPr="00000000" w14:paraId="0000027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cannot also summon a general meeting on his own authority</w:t>
      </w:r>
    </w:p>
    <w:p w:rsidR="00000000" w:rsidDel="00000000" w:rsidP="00000000" w:rsidRDefault="00000000" w:rsidRPr="00000000" w14:paraId="0000027D">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secretary today</w:t>
      </w:r>
    </w:p>
    <w:p w:rsidR="00000000" w:rsidDel="00000000" w:rsidP="00000000" w:rsidRDefault="00000000" w:rsidRPr="00000000" w14:paraId="0000027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secretary today makes regular representations on behalf of the company </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enters into contracts which come within the day to day running of its business on its behalf. </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signs contracts connected with the administrative side of the company’s affairs, such as employing staff and ordering cars.</w:t>
      </w:r>
      <w:r w:rsidDel="00000000" w:rsidR="00000000" w:rsidRPr="00000000">
        <w:rPr>
          <w:rtl w:val="0"/>
        </w:rPr>
      </w:r>
    </w:p>
    <w:p w:rsidR="00000000" w:rsidDel="00000000" w:rsidP="00000000" w:rsidRDefault="00000000" w:rsidRPr="00000000" w14:paraId="0000028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Panorama Developments(Guildford) Ltd v. Fidelis Furnishings Fabrics Ltd</w:t>
      </w:r>
    </w:p>
    <w:p w:rsidR="00000000" w:rsidDel="00000000" w:rsidP="00000000" w:rsidRDefault="00000000" w:rsidRPr="00000000" w14:paraId="0000028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secretary is an officer of the company, and therefore the court can relieve him from liability in certain cases.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appointment of the secretary may be terminated by giving reasonable notice.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Appointment may be terminated without notice if the secretary makes secret profit. See McKay’s Case (1875)2 Ch. D 1.</w:t>
      </w:r>
      <w:r w:rsidDel="00000000" w:rsidR="00000000" w:rsidRPr="00000000">
        <w:rPr>
          <w:rtl w:val="0"/>
        </w:rPr>
      </w:r>
    </w:p>
    <w:p w:rsidR="00000000" w:rsidDel="00000000" w:rsidP="00000000" w:rsidRDefault="00000000" w:rsidRPr="00000000" w14:paraId="0000028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WINDING UP OF COMPANIES</w:t>
      </w:r>
    </w:p>
    <w:p w:rsidR="00000000" w:rsidDel="00000000" w:rsidP="00000000" w:rsidRDefault="00000000" w:rsidRPr="00000000" w14:paraId="0000028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02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compulsory winding up by the court </w:t>
      </w:r>
    </w:p>
    <w:p w:rsidR="00000000" w:rsidDel="00000000" w:rsidP="00000000" w:rsidRDefault="00000000" w:rsidRPr="00000000" w14:paraId="000002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winding up subject to the supervision of the court</w:t>
      </w:r>
    </w:p>
    <w:p w:rsidR="00000000" w:rsidDel="00000000" w:rsidP="00000000" w:rsidRDefault="00000000" w:rsidRPr="00000000" w14:paraId="000002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winding up.</w:t>
      </w:r>
    </w:p>
    <w:p w:rsidR="00000000" w:rsidDel="00000000" w:rsidP="00000000" w:rsidRDefault="00000000" w:rsidRPr="00000000" w14:paraId="0000028E">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Grounds for winding up</w:t>
      </w:r>
    </w:p>
    <w:p w:rsidR="00000000" w:rsidDel="00000000" w:rsidP="00000000" w:rsidRDefault="00000000" w:rsidRPr="00000000" w14:paraId="0000029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219;</w:t>
      </w:r>
    </w:p>
    <w:p w:rsidR="00000000" w:rsidDel="00000000" w:rsidP="00000000" w:rsidRDefault="00000000" w:rsidRPr="00000000" w14:paraId="0000029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company has by special resolution resolved that it be wound up by the court</w:t>
      </w:r>
    </w:p>
    <w:p w:rsidR="00000000" w:rsidDel="00000000" w:rsidP="00000000" w:rsidRDefault="00000000" w:rsidRPr="00000000" w14:paraId="0000029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default is made in delivering the statutory report to the Registrar or in holding the statutory meeting.</w:t>
      </w:r>
    </w:p>
    <w:p w:rsidR="00000000" w:rsidDel="00000000" w:rsidP="00000000" w:rsidRDefault="00000000" w:rsidRPr="00000000" w14:paraId="0000029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does not commence its business within a year after its incorporation or suspends its business for a whole year : winding up order will be made if company has no intention of starting business. See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SIX SHARE CAPITAL </w:t>
      </w:r>
    </w:p>
    <w:p w:rsidR="00000000" w:rsidDel="00000000" w:rsidP="00000000" w:rsidRDefault="00000000" w:rsidRPr="00000000" w14:paraId="00000298">
      <w:pPr>
        <w:pageBreakBefore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Reseach more on this!!</w:t>
      </w:r>
    </w:p>
    <w:p w:rsidR="00000000" w:rsidDel="00000000" w:rsidP="00000000" w:rsidRDefault="00000000" w:rsidRPr="00000000" w14:paraId="00000299">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Nature and Classification of Shares </w:t>
      </w:r>
      <w:r w:rsidDel="00000000" w:rsidR="00000000" w:rsidRPr="00000000">
        <w:rPr>
          <w:rtl w:val="0"/>
        </w:rPr>
      </w:r>
    </w:p>
    <w:p w:rsidR="00000000" w:rsidDel="00000000" w:rsidP="00000000" w:rsidRDefault="00000000" w:rsidRPr="00000000" w14:paraId="0000029A">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Shares Issues (Private Placements, Rights Issues, and other share issues) </w:t>
      </w:r>
      <w:r w:rsidDel="00000000" w:rsidR="00000000" w:rsidRPr="00000000">
        <w:rPr>
          <w:rtl w:val="0"/>
        </w:rPr>
      </w:r>
    </w:p>
    <w:p w:rsidR="00000000" w:rsidDel="00000000" w:rsidP="00000000" w:rsidRDefault="00000000" w:rsidRPr="00000000" w14:paraId="0000029B">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Public offers </w:t>
      </w:r>
      <w:r w:rsidDel="00000000" w:rsidR="00000000" w:rsidRPr="00000000">
        <w:rPr>
          <w:rtl w:val="0"/>
        </w:rPr>
      </w:r>
    </w:p>
    <w:p w:rsidR="00000000" w:rsidDel="00000000" w:rsidP="00000000" w:rsidRDefault="00000000" w:rsidRPr="00000000" w14:paraId="0000029C">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Transfer of Shares </w:t>
      </w:r>
      <w:r w:rsidDel="00000000" w:rsidR="00000000" w:rsidRPr="00000000">
        <w:rPr>
          <w:rtl w:val="0"/>
        </w:rPr>
      </w:r>
    </w:p>
    <w:p w:rsidR="00000000" w:rsidDel="00000000" w:rsidP="00000000" w:rsidRDefault="00000000" w:rsidRPr="00000000" w14:paraId="0000029D">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Takeovers </w:t>
      </w:r>
      <w:r w:rsidDel="00000000" w:rsidR="00000000" w:rsidRPr="00000000">
        <w:rPr>
          <w:rtl w:val="0"/>
        </w:rPr>
      </w:r>
    </w:p>
    <w:p w:rsidR="00000000" w:rsidDel="00000000" w:rsidP="00000000" w:rsidRDefault="00000000" w:rsidRPr="00000000" w14:paraId="0000029E">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Arrangements and Reconstructions </w:t>
      </w:r>
      <w:r w:rsidDel="00000000" w:rsidR="00000000" w:rsidRPr="00000000">
        <w:rPr>
          <w:rtl w:val="0"/>
        </w:rPr>
      </w:r>
    </w:p>
    <w:p w:rsidR="00000000" w:rsidDel="00000000" w:rsidP="00000000" w:rsidRDefault="00000000" w:rsidRPr="00000000" w14:paraId="0000029F">
      <w:pPr>
        <w:pageBreakBefore w:val="0"/>
        <w:numPr>
          <w:ilvl w:val="0"/>
          <w:numId w:val="33"/>
        </w:numPr>
        <w:spacing w:after="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Financial Assistance </w:t>
      </w:r>
      <w:r w:rsidDel="00000000" w:rsidR="00000000" w:rsidRPr="00000000">
        <w:rPr>
          <w:rtl w:val="0"/>
        </w:rPr>
      </w:r>
    </w:p>
    <w:p w:rsidR="00000000" w:rsidDel="00000000" w:rsidP="00000000" w:rsidRDefault="00000000" w:rsidRPr="00000000" w14:paraId="000002A0">
      <w:pPr>
        <w:pageBreakBefore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ageBreakBefore w:val="0"/>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MERGERS AND ACQUISITIONS</w:t>
      </w:r>
    </w:p>
    <w:p w:rsidR="00000000" w:rsidDel="00000000" w:rsidP="00000000" w:rsidRDefault="00000000" w:rsidRPr="00000000" w14:paraId="000002A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else can the ID of a company can change.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principles involved in the process of M&amp;A.</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facilitate a merger.</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 skills of M&amp;A.</w:t>
      </w:r>
      <w:r w:rsidDel="00000000" w:rsidR="00000000" w:rsidRPr="00000000">
        <w:rPr>
          <w:rtl w:val="0"/>
        </w:rPr>
      </w:r>
    </w:p>
    <w:p w:rsidR="00000000" w:rsidDel="00000000" w:rsidP="00000000" w:rsidRDefault="00000000" w:rsidRPr="00000000" w14:paraId="000002A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Competition Act. “merger” means an acquisition of shares, business or other assets, whether inside or outside Kenya, resulting in the change of control of a business, part of a business or an asset of a business in Kenya in any manner and includes a takeover;</w:t>
      </w:r>
    </w:p>
    <w:p w:rsidR="00000000" w:rsidDel="00000000" w:rsidP="00000000" w:rsidRDefault="00000000" w:rsidRPr="00000000" w14:paraId="000002A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of mergers</w:t>
      </w:r>
    </w:p>
    <w:p w:rsidR="00000000" w:rsidDel="00000000" w:rsidP="00000000" w:rsidRDefault="00000000" w:rsidRPr="00000000" w14:paraId="000002A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1.By absorption ; </w:t>
      </w:r>
    </w:p>
    <w:p w:rsidR="00000000" w:rsidDel="00000000" w:rsidP="00000000" w:rsidRDefault="00000000" w:rsidRPr="00000000" w14:paraId="000002A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By formation of a new company.</w:t>
      </w:r>
    </w:p>
    <w:p w:rsidR="00000000" w:rsidDel="00000000" w:rsidP="00000000" w:rsidRDefault="00000000" w:rsidRPr="00000000" w14:paraId="000002A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Acquisition : </w:t>
      </w:r>
    </w:p>
    <w:p w:rsidR="00000000" w:rsidDel="00000000" w:rsidP="00000000" w:rsidRDefault="00000000" w:rsidRPr="00000000" w14:paraId="000002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Friendly: approved by the target corporation.</w:t>
      </w:r>
    </w:p>
    <w:p w:rsidR="00000000" w:rsidDel="00000000" w:rsidP="00000000" w:rsidRDefault="00000000" w:rsidRPr="00000000" w14:paraId="000002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Hostile Takeover: Where it’s resisted by the target company.</w:t>
      </w:r>
    </w:p>
    <w:p w:rsidR="00000000" w:rsidDel="00000000" w:rsidP="00000000" w:rsidRDefault="00000000" w:rsidRPr="00000000" w14:paraId="000002AD">
      <w:pPr>
        <w:pageBreakBefore w:val="0"/>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 &amp; Acquisitions Types</w:t>
      </w:r>
    </w:p>
    <w:p w:rsidR="00000000" w:rsidDel="00000000" w:rsidP="00000000" w:rsidRDefault="00000000" w:rsidRPr="00000000" w14:paraId="000002A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w:t>
      </w:r>
    </w:p>
    <w:p w:rsidR="00000000" w:rsidDel="00000000" w:rsidP="00000000" w:rsidRDefault="00000000" w:rsidRPr="00000000" w14:paraId="000002A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w:t>
      </w:r>
    </w:p>
    <w:p w:rsidR="00000000" w:rsidDel="00000000" w:rsidP="00000000" w:rsidRDefault="00000000" w:rsidRPr="00000000" w14:paraId="000002B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Conglomeration</w:t>
      </w:r>
    </w:p>
    <w:p w:rsidR="00000000" w:rsidDel="00000000" w:rsidP="00000000" w:rsidRDefault="00000000" w:rsidRPr="00000000" w14:paraId="000002B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extension</w:t>
      </w:r>
    </w:p>
    <w:p w:rsidR="00000000" w:rsidDel="00000000" w:rsidP="00000000" w:rsidRDefault="00000000" w:rsidRPr="00000000" w14:paraId="000002B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extension </w:t>
      </w:r>
    </w:p>
    <w:p w:rsidR="00000000" w:rsidDel="00000000" w:rsidP="00000000" w:rsidRDefault="00000000" w:rsidRPr="00000000" w14:paraId="000002B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Consolidation</w:t>
      </w:r>
    </w:p>
    <w:p w:rsidR="00000000" w:rsidDel="00000000" w:rsidP="00000000" w:rsidRDefault="00000000" w:rsidRPr="00000000" w14:paraId="000002B4">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mergers</w:t>
      </w:r>
    </w:p>
    <w:p w:rsidR="00000000" w:rsidDel="00000000" w:rsidP="00000000" w:rsidRDefault="00000000" w:rsidRPr="00000000" w14:paraId="000002B5">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Acquirer and target are in same industry and focus on same …..process. E.g. where the manufacturer acquires distributor… or distributor acquires the retailer.</w:t>
      </w:r>
    </w:p>
    <w:p w:rsidR="00000000" w:rsidDel="00000000" w:rsidP="00000000" w:rsidRDefault="00000000" w:rsidRPr="00000000" w14:paraId="000002B6">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mergers</w:t>
      </w:r>
    </w:p>
    <w:p w:rsidR="00000000" w:rsidDel="00000000" w:rsidP="00000000" w:rsidRDefault="00000000" w:rsidRPr="00000000" w14:paraId="000002B7">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Acquirer and target are in same industry.</w:t>
      </w:r>
    </w:p>
    <w:p w:rsidR="00000000" w:rsidDel="00000000" w:rsidP="00000000" w:rsidRDefault="00000000" w:rsidRPr="00000000" w14:paraId="000002B8">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Conglomeration</w:t>
      </w:r>
    </w:p>
    <w:p w:rsidR="00000000" w:rsidDel="00000000" w:rsidP="00000000" w:rsidRDefault="00000000" w:rsidRPr="00000000" w14:paraId="000002B9">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Acquirer and target are economically unrelated. Involved in different economic activities.</w:t>
      </w:r>
    </w:p>
    <w:p w:rsidR="00000000" w:rsidDel="00000000" w:rsidP="00000000" w:rsidRDefault="00000000" w:rsidRPr="00000000" w14:paraId="000002BA">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extension</w:t>
      </w:r>
    </w:p>
    <w:p w:rsidR="00000000" w:rsidDel="00000000" w:rsidP="00000000" w:rsidRDefault="00000000" w:rsidRPr="00000000" w14:paraId="000002BB">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market to be reached to become larger.</w:t>
      </w:r>
    </w:p>
    <w:p w:rsidR="00000000" w:rsidDel="00000000" w:rsidP="00000000" w:rsidRDefault="00000000" w:rsidRPr="00000000" w14:paraId="000002BC">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extension</w:t>
      </w:r>
    </w:p>
    <w:p w:rsidR="00000000" w:rsidDel="00000000" w:rsidP="00000000" w:rsidRDefault="00000000" w:rsidRPr="00000000" w14:paraId="000002BD">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markets selling different gadgets but under the same…</w:t>
      </w:r>
    </w:p>
    <w:p w:rsidR="00000000" w:rsidDel="00000000" w:rsidP="00000000" w:rsidRDefault="00000000" w:rsidRPr="00000000" w14:paraId="000002BE">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Consolidation</w:t>
      </w:r>
    </w:p>
    <w:p w:rsidR="00000000" w:rsidDel="00000000" w:rsidP="00000000" w:rsidRDefault="00000000" w:rsidRPr="00000000" w14:paraId="000002BF">
      <w:pPr>
        <w:pageBreakBefore w:val="0"/>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co is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formed then two or more are combined under this new one.</w:t>
      </w:r>
    </w:p>
    <w:p w:rsidR="00000000" w:rsidDel="00000000" w:rsidP="00000000" w:rsidRDefault="00000000" w:rsidRPr="00000000" w14:paraId="000002C0">
      <w:pPr>
        <w:pageBreakBefore w:val="0"/>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A COMPANY ACQUIRE ANOTHER?</w:t>
      </w:r>
    </w:p>
    <w:p w:rsidR="00000000" w:rsidDel="00000000" w:rsidP="00000000" w:rsidRDefault="00000000" w:rsidRPr="00000000" w14:paraId="000002C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Free market economy; (leissez faire) willing buyer, willing seller.</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result of confidence in the market – one can see the opportunities to buy and make money. Return on investment.</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Succession issues among private business see tuskys..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Ability to convert vision into reality (warren Bennis).</w:t>
      </w:r>
      <w:r w:rsidDel="00000000" w:rsidR="00000000" w:rsidRPr="00000000">
        <w:rPr>
          <w:rtl w:val="0"/>
        </w:rPr>
      </w:r>
    </w:p>
    <w:p w:rsidR="00000000" w:rsidDel="00000000" w:rsidP="00000000" w:rsidRDefault="00000000" w:rsidRPr="00000000" w14:paraId="000002C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w:t>
      </w:r>
    </w:p>
    <w:p w:rsidR="00000000" w:rsidDel="00000000" w:rsidP="00000000" w:rsidRDefault="00000000" w:rsidRPr="00000000" w14:paraId="000002C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Companies involved in M&amp;A normally have a strategy/ vision for the other company.</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out the objectives ,criteria and risk : why you want to acquire the company.</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 the competence in capacity of managers to manage an acquisition of the scale intended.</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Acquisition strategy influences organizational structures and culture in a number of ways.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acquisition, a team should be formed with clarity of role, responsibilities, resources and authority.</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Acquisition strategy should be well understood and agreed by its board and set the framework for significant discussion relating to individual transactions.</w:t>
      </w:r>
      <w:r w:rsidDel="00000000" w:rsidR="00000000" w:rsidRPr="00000000">
        <w:rPr>
          <w:rtl w:val="0"/>
        </w:rPr>
      </w:r>
    </w:p>
    <w:p w:rsidR="00000000" w:rsidDel="00000000" w:rsidP="00000000" w:rsidRDefault="00000000" w:rsidRPr="00000000" w14:paraId="000002C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STRATEGY TO ACTION</w:t>
      </w:r>
    </w:p>
    <w:p w:rsidR="00000000" w:rsidDel="00000000" w:rsidP="00000000" w:rsidRDefault="00000000" w:rsidRPr="00000000" w14:paraId="000002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Target Criteria And Market Intelligence Reports.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Valuation.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diligence : Facts, investment case – providing insights to aide first acquire management.</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its financing right at the onset within the overall company financial strategy.</w:t>
      </w:r>
      <w:r w:rsidDel="00000000" w:rsidR="00000000" w:rsidRPr="00000000">
        <w:rPr>
          <w:rtl w:val="0"/>
        </w:rPr>
      </w:r>
    </w:p>
    <w:p w:rsidR="00000000" w:rsidDel="00000000" w:rsidP="00000000" w:rsidRDefault="00000000" w:rsidRPr="00000000" w14:paraId="000002D3">
      <w:pPr>
        <w:pageBreakBefore w:val="0"/>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ageBreakBefore w:val="0"/>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CHECKLIST</w:t>
      </w:r>
    </w:p>
    <w:p w:rsidR="00000000" w:rsidDel="00000000" w:rsidP="00000000" w:rsidRDefault="00000000" w:rsidRPr="00000000" w14:paraId="000002D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 product portfolio, key markets, market share and competitive analysis.</w:t>
      </w:r>
    </w:p>
    <w:p w:rsidR="00000000" w:rsidDel="00000000" w:rsidP="00000000" w:rsidRDefault="00000000" w:rsidRPr="00000000" w14:paraId="000002D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 facilities and processes.</w:t>
      </w:r>
    </w:p>
    <w:p w:rsidR="00000000" w:rsidDel="00000000" w:rsidP="00000000" w:rsidRDefault="00000000" w:rsidRPr="00000000" w14:paraId="000002D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development : Review of research in progress ; critical path analysis to revenue generation for each item.</w:t>
      </w:r>
    </w:p>
    <w:p w:rsidR="00000000" w:rsidDel="00000000" w:rsidP="00000000" w:rsidRDefault="00000000" w:rsidRPr="00000000" w14:paraId="000002D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  Audited statements for the last 10 yrs, statement of balance sheets,cash flows…. </w:t>
      </w:r>
    </w:p>
    <w:p w:rsidR="00000000" w:rsidDel="00000000" w:rsidP="00000000" w:rsidRDefault="00000000" w:rsidRPr="00000000" w14:paraId="000002D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 Profiles of board members  and senior executives of the company together with any management board reports…3yrs.</w:t>
      </w:r>
    </w:p>
    <w:p w:rsidR="00000000" w:rsidDel="00000000" w:rsidP="00000000" w:rsidRDefault="00000000" w:rsidRPr="00000000" w14:paraId="000002D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responsibility</w:t>
      </w:r>
    </w:p>
    <w:p w:rsidR="00000000" w:rsidDel="00000000" w:rsidP="00000000" w:rsidRDefault="00000000" w:rsidRPr="00000000" w14:paraId="000002D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ASPECTS</w:t>
      </w:r>
    </w:p>
    <w:p w:rsidR="00000000" w:rsidDel="00000000" w:rsidP="00000000" w:rsidRDefault="00000000" w:rsidRPr="00000000" w14:paraId="000002D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 Competition law, pension ,employment, IP, IT,Real Property,environ..law,tax</w:t>
      </w:r>
    </w:p>
    <w:p w:rsidR="00000000" w:rsidDel="00000000" w:rsidP="00000000" w:rsidRDefault="00000000" w:rsidRPr="00000000" w14:paraId="000002D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p>
    <w:p w:rsidR="00000000" w:rsidDel="00000000" w:rsidP="00000000" w:rsidRDefault="00000000" w:rsidRPr="00000000" w14:paraId="000002E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diligence. ; identify</w:t>
      </w:r>
    </w:p>
    <w:p w:rsidR="00000000" w:rsidDel="00000000" w:rsidP="00000000" w:rsidRDefault="00000000" w:rsidRPr="00000000" w14:paraId="000002E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Docs.</w:t>
      </w:r>
    </w:p>
    <w:p w:rsidR="00000000" w:rsidDel="00000000" w:rsidP="00000000" w:rsidRDefault="00000000" w:rsidRPr="00000000" w14:paraId="000002E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Financial Authority Bil</w:t>
      </w:r>
    </w:p>
    <w:p w:rsidR="00000000" w:rsidDel="00000000" w:rsidP="00000000" w:rsidRDefault="00000000" w:rsidRPr="00000000" w14:paraId="000002E3">
      <w:pPr>
        <w:pageBreakBefore w:val="0"/>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pageBreakBefore w:val="0"/>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SEVEN:  WINDING UP, DISSOLUTION, AND ADMINISTRATIVE MEASURES </w:t>
      </w:r>
    </w:p>
    <w:p w:rsidR="00000000" w:rsidDel="00000000" w:rsidP="00000000" w:rsidRDefault="00000000" w:rsidRPr="00000000" w14:paraId="000002E5">
      <w:pPr>
        <w:pageBreakBefore w:val="0"/>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INSOLVENCY</w:t>
      </w:r>
    </w:p>
    <w:p w:rsidR="00000000" w:rsidDel="00000000" w:rsidP="00000000" w:rsidRDefault="00000000" w:rsidRPr="00000000" w14:paraId="000002E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Insolvency Act introduces corporate insolvency…contrast with The repealed cap 486, Bankruptcy Act.</w:t>
      </w:r>
    </w:p>
    <w:p w:rsidR="00000000" w:rsidDel="00000000" w:rsidP="00000000" w:rsidRDefault="00000000" w:rsidRPr="00000000" w14:paraId="000002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Liquidation</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receivership</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between an admin from a receiver and a liquidator.</w:t>
      </w:r>
      <w:r w:rsidDel="00000000" w:rsidR="00000000" w:rsidRPr="00000000">
        <w:rPr>
          <w:rtl w:val="0"/>
        </w:rPr>
      </w:r>
    </w:p>
    <w:p w:rsidR="00000000" w:rsidDel="00000000" w:rsidP="00000000" w:rsidRDefault="00000000" w:rsidRPr="00000000" w14:paraId="000002E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Insolvency Practitioners Act.</w:t>
      </w:r>
    </w:p>
    <w:p w:rsidR="00000000" w:rsidDel="00000000" w:rsidP="00000000" w:rsidRDefault="00000000" w:rsidRPr="00000000" w14:paraId="000002E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company be put under perpetual receivership?</w:t>
      </w:r>
    </w:p>
    <w:p w:rsidR="00000000" w:rsidDel="00000000" w:rsidP="00000000" w:rsidRDefault="00000000" w:rsidRPr="00000000" w14:paraId="000002E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seeks to introduce a rescue plan for a company undergoing turbulence.</w:t>
      </w:r>
    </w:p>
    <w:p w:rsidR="00000000" w:rsidDel="00000000" w:rsidP="00000000" w:rsidRDefault="00000000" w:rsidRPr="00000000" w14:paraId="000002E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proposes some new regulations which apply to insolvency practitioners: who can be a Insolvency practitioner and how practitioners may be disqualified.</w:t>
      </w:r>
    </w:p>
    <w:p w:rsidR="00000000" w:rsidDel="00000000" w:rsidP="00000000" w:rsidRDefault="00000000" w:rsidRPr="00000000" w14:paraId="000002E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introduces admin procedures and simplifies them in relation to the company – to clarify Issues of voluntary arrangement for composition of creditors and also focuses on rescue plan for a company undergoing turbulence.</w:t>
      </w:r>
    </w:p>
    <w:p w:rsidR="00000000" w:rsidDel="00000000" w:rsidP="00000000" w:rsidRDefault="00000000" w:rsidRPr="00000000" w14:paraId="000002E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individuals can now be receivers. </w:t>
      </w:r>
    </w:p>
    <w:p w:rsidR="00000000" w:rsidDel="00000000" w:rsidP="00000000" w:rsidRDefault="00000000" w:rsidRPr="00000000" w14:paraId="000002F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 be members of an association who shall be accountable for their actions.</w:t>
      </w:r>
    </w:p>
    <w:p w:rsidR="00000000" w:rsidDel="00000000" w:rsidP="00000000" w:rsidRDefault="00000000" w:rsidRPr="00000000" w14:paraId="000002F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these insolvency practitioners</w:t>
      </w:r>
    </w:p>
    <w:p w:rsidR="00000000" w:rsidDel="00000000" w:rsidP="00000000" w:rsidRDefault="00000000" w:rsidRPr="00000000" w14:paraId="000002F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subjected to regulations to ensure they are qualified as provided for under the Act.</w:t>
      </w:r>
    </w:p>
    <w:p w:rsidR="00000000" w:rsidDel="00000000" w:rsidP="00000000" w:rsidRDefault="00000000" w:rsidRPr="00000000" w14:paraId="000002F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insolvency practitioner is either;</w:t>
      </w:r>
    </w:p>
    <w:p w:rsidR="00000000" w:rsidDel="00000000" w:rsidP="00000000" w:rsidRDefault="00000000" w:rsidRPr="00000000" w14:paraId="000002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Liquidator</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Receiver</w:t>
      </w:r>
      <w:r w:rsidDel="00000000" w:rsidR="00000000" w:rsidRPr="00000000">
        <w:rPr>
          <w:rtl w:val="0"/>
        </w:rPr>
      </w:r>
    </w:p>
    <w:p w:rsidR="00000000" w:rsidDel="00000000" w:rsidP="00000000" w:rsidRDefault="00000000" w:rsidRPr="00000000" w14:paraId="000002F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S.4.(1). A person acts as an insolvency practitioner in relation to a natural person if the person acts— </w:t>
      </w:r>
    </w:p>
    <w:p w:rsidR="00000000" w:rsidDel="00000000" w:rsidP="00000000" w:rsidRDefault="00000000" w:rsidRPr="00000000" w14:paraId="000002F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bankruptcy trustee or interim trustee in respect of the person’s property or as permanent or interim trustee in the sequestration of the person’s estate; </w:t>
      </w:r>
    </w:p>
    <w:p w:rsidR="00000000" w:rsidDel="00000000" w:rsidP="00000000" w:rsidRDefault="00000000" w:rsidRPr="00000000" w14:paraId="000002F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trustee under a deed that is— </w:t>
      </w:r>
    </w:p>
    <w:p w:rsidR="00000000" w:rsidDel="00000000" w:rsidP="00000000" w:rsidRDefault="00000000" w:rsidRPr="00000000" w14:paraId="000002F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1485"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deed of composition made for the benefit of the person’s creditors; or </w:t>
      </w:r>
    </w:p>
    <w:p w:rsidR="00000000" w:rsidDel="00000000" w:rsidP="00000000" w:rsidRDefault="00000000" w:rsidRPr="00000000" w14:paraId="000002F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1485"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trust deed for the creditors of the person.</w:t>
      </w:r>
    </w:p>
    <w:p w:rsidR="00000000" w:rsidDel="00000000" w:rsidP="00000000" w:rsidRDefault="00000000" w:rsidRPr="00000000" w14:paraId="000002F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 person acts as an insolvency practitioner in relation to a company if the person acts as—</w:t>
      </w:r>
    </w:p>
    <w:p w:rsidR="00000000" w:rsidDel="00000000" w:rsidP="00000000" w:rsidRDefault="00000000" w:rsidRPr="00000000" w14:paraId="000002F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liquidator, provisional liquidator, administrator of the company;</w:t>
      </w:r>
    </w:p>
    <w:p w:rsidR="00000000" w:rsidDel="00000000" w:rsidP="00000000" w:rsidRDefault="00000000" w:rsidRPr="00000000" w14:paraId="000002F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supervisor of a voluntary arrangement approved under Part VIII; or</w:t>
      </w:r>
    </w:p>
    <w:p w:rsidR="00000000" w:rsidDel="00000000" w:rsidP="00000000" w:rsidRDefault="00000000" w:rsidRPr="00000000" w14:paraId="0000030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6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supervisor of a voluntary arrangement approved under Part IX. </w:t>
      </w:r>
    </w:p>
    <w:p w:rsidR="00000000" w:rsidDel="00000000" w:rsidP="00000000" w:rsidRDefault="00000000" w:rsidRPr="00000000" w14:paraId="0000030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A reference in this section to a natural person includes, except in so far as the context otherwise requires, a reference to a partnership other than a limited liability partnership.</w:t>
      </w:r>
    </w:p>
    <w:p w:rsidR="00000000" w:rsidDel="00000000" w:rsidP="00000000" w:rsidRDefault="00000000" w:rsidRPr="00000000" w14:paraId="00000302">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DISQUALIFICATION TO ACT AS AN INSOLVENCY PRACTITIONER</w:t>
      </w:r>
    </w:p>
    <w:p w:rsidR="00000000" w:rsidDel="00000000" w:rsidP="00000000" w:rsidRDefault="00000000" w:rsidRPr="00000000" w14:paraId="000003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un-discharged bankrupt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disqualified under corporate governance rules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mental capacity.</w:t>
      </w:r>
      <w:r w:rsidDel="00000000" w:rsidR="00000000" w:rsidRPr="00000000">
        <w:rPr>
          <w:rtl w:val="0"/>
        </w:rPr>
      </w:r>
    </w:p>
    <w:p w:rsidR="00000000" w:rsidDel="00000000" w:rsidP="00000000" w:rsidRDefault="00000000" w:rsidRPr="00000000" w14:paraId="000003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 Schemes of arrangement can be voluntary or court imposed. ; what’s the total credit line, number of creditors..</w:t>
      </w:r>
    </w:p>
    <w:p w:rsidR="00000000" w:rsidDel="00000000" w:rsidP="00000000" w:rsidRDefault="00000000" w:rsidRPr="00000000" w14:paraId="0000030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 with the Re Construction of a company between creditors and owners of a companies. The scheme is not binding to other creditors. </w:t>
      </w:r>
    </w:p>
    <w:p w:rsidR="00000000" w:rsidDel="00000000" w:rsidP="00000000" w:rsidRDefault="00000000" w:rsidRPr="00000000" w14:paraId="000003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Mergers, acquisitions, takeovers have the effect of changing the structure of a company. Any reconstruction is injurious because it changes the personality of the company. It is thus objectionable by any creditor.</w:t>
      </w:r>
    </w:p>
    <w:p w:rsidR="00000000" w:rsidDel="00000000" w:rsidP="00000000" w:rsidRDefault="00000000" w:rsidRPr="00000000" w14:paraId="0000030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liquidator, admin or a director of a company on the realization of a possible challenge of the company can make a scheme of arrangement of its affairs. Anyone can cause a proposal seeking to settle the company’s debts. When any of these decisions are made, any creditor can challenge the decision within 28days period.</w:t>
      </w:r>
    </w:p>
    <w:p w:rsidR="00000000" w:rsidDel="00000000" w:rsidP="00000000" w:rsidRDefault="00000000" w:rsidRPr="00000000" w14:paraId="0000030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A RECEIVER, LIQUIDATOR AND ADMINISTRATOR</w:t>
      </w:r>
    </w:p>
    <w:p w:rsidR="00000000" w:rsidDel="00000000" w:rsidP="00000000" w:rsidRDefault="00000000" w:rsidRPr="00000000" w14:paraId="0000030E">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Liquidator Where there’s intention to wind up its affairs, a liquidator is appointed.</w:t>
      </w:r>
    </w:p>
    <w:p w:rsidR="00000000" w:rsidDel="00000000" w:rsidP="00000000" w:rsidRDefault="00000000" w:rsidRPr="00000000" w14:paraId="0000030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is appointed where the company is to be rescued. He acts for the benefit of crs and shareholders.</w:t>
      </w:r>
    </w:p>
    <w:p w:rsidR="00000000" w:rsidDel="00000000" w:rsidP="00000000" w:rsidRDefault="00000000" w:rsidRPr="00000000" w14:paraId="000003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 May be appointed by the courts or contractually by the power of a debenture holder in a contract of loan. </w:t>
      </w:r>
    </w:p>
    <w:p w:rsidR="00000000" w:rsidDel="00000000" w:rsidP="00000000" w:rsidRDefault="00000000" w:rsidRPr="00000000" w14:paraId="0000031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amalgamation of contract law and property law. A receiver takes possession of company and realizes the benefits of the debenture holder. </w:t>
      </w:r>
    </w:p>
    <w:p w:rsidR="00000000" w:rsidDel="00000000" w:rsidP="00000000" w:rsidRDefault="00000000" w:rsidRPr="00000000" w14:paraId="0000031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is appointed by the a specific debenture holder to protect his interest.</w:t>
      </w:r>
    </w:p>
    <w:p w:rsidR="00000000" w:rsidDel="00000000" w:rsidP="00000000" w:rsidRDefault="00000000" w:rsidRPr="00000000" w14:paraId="0000031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receiver may take possession of only the part of fixed security. </w:t>
      </w:r>
    </w:p>
    <w:p w:rsidR="00000000" w:rsidDel="00000000" w:rsidP="00000000" w:rsidRDefault="00000000" w:rsidRPr="00000000" w14:paraId="0000031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on a floating charge crystallizes, the receiver becomes an administrative receiver.</w:t>
      </w:r>
    </w:p>
    <w:p w:rsidR="00000000" w:rsidDel="00000000" w:rsidP="00000000" w:rsidRDefault="00000000" w:rsidRPr="00000000" w14:paraId="0000031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EFFECTS OF APPOINTING A RECEIVER</w:t>
      </w:r>
    </w:p>
    <w:p w:rsidR="00000000" w:rsidDel="00000000" w:rsidP="00000000" w:rsidRDefault="00000000" w:rsidRPr="00000000" w14:paraId="0000031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soon as a receiver is appointed all floated charge become fixed</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director’s roles are superseded.</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receiver Appointed by court, the companies’ employees are automatically dismissed.</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invoices, orders for goods, all letters and business letter must contain (In Receivership).</w:t>
      </w:r>
      <w:r w:rsidDel="00000000" w:rsidR="00000000" w:rsidRPr="00000000">
        <w:rPr>
          <w:rtl w:val="0"/>
        </w:rPr>
      </w:r>
    </w:p>
    <w:p w:rsidR="00000000" w:rsidDel="00000000" w:rsidP="00000000" w:rsidRDefault="00000000" w:rsidRPr="00000000" w14:paraId="0000031A">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on the Administrative procedures in Insolvency ; CBK Act on receivers.</w:t>
      </w:r>
    </w:p>
    <w:p w:rsidR="00000000" w:rsidDel="00000000" w:rsidP="00000000" w:rsidRDefault="00000000" w:rsidRPr="00000000" w14:paraId="0000031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EIGHT :  DEBT INSTRUMENTS </w:t>
      </w:r>
    </w:p>
    <w:p w:rsidR="00000000" w:rsidDel="00000000" w:rsidP="00000000" w:rsidRDefault="00000000" w:rsidRPr="00000000" w14:paraId="0000031E">
      <w:pPr>
        <w:pageBreakBefore w:val="0"/>
        <w:numPr>
          <w:ilvl w:val="0"/>
          <w:numId w:val="33"/>
        </w:numPr>
        <w:spacing w:after="20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Debentures </w:t>
      </w:r>
      <w:r w:rsidDel="00000000" w:rsidR="00000000" w:rsidRPr="00000000">
        <w:rPr>
          <w:rtl w:val="0"/>
        </w:rPr>
      </w:r>
    </w:p>
    <w:p w:rsidR="00000000" w:rsidDel="00000000" w:rsidP="00000000" w:rsidRDefault="00000000" w:rsidRPr="00000000" w14:paraId="0000031F">
      <w:pPr>
        <w:pageBreakBefore w:val="0"/>
        <w:numPr>
          <w:ilvl w:val="0"/>
          <w:numId w:val="33"/>
        </w:numPr>
        <w:spacing w:after="20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Company Charges </w:t>
      </w:r>
      <w:r w:rsidDel="00000000" w:rsidR="00000000" w:rsidRPr="00000000">
        <w:rPr>
          <w:rtl w:val="0"/>
        </w:rPr>
      </w:r>
    </w:p>
    <w:p w:rsidR="00000000" w:rsidDel="00000000" w:rsidP="00000000" w:rsidRDefault="00000000" w:rsidRPr="00000000" w14:paraId="00000320">
      <w:pPr>
        <w:pageBreakBefore w:val="0"/>
        <w:numPr>
          <w:ilvl w:val="0"/>
          <w:numId w:val="33"/>
        </w:numPr>
        <w:spacing w:after="20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Other Corporate debt Arrangements </w:t>
      </w:r>
      <w:r w:rsidDel="00000000" w:rsidR="00000000" w:rsidRPr="00000000">
        <w:rPr>
          <w:rtl w:val="0"/>
        </w:rPr>
      </w:r>
    </w:p>
    <w:p w:rsidR="00000000" w:rsidDel="00000000" w:rsidP="00000000" w:rsidRDefault="00000000" w:rsidRPr="00000000" w14:paraId="00000321">
      <w:pPr>
        <w:pageBreakBefore w:val="0"/>
        <w:numPr>
          <w:ilvl w:val="0"/>
          <w:numId w:val="33"/>
        </w:numPr>
        <w:spacing w:after="200" w:line="276"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Enforcement and Remedies </w:t>
      </w:r>
      <w:r w:rsidDel="00000000" w:rsidR="00000000" w:rsidRPr="00000000">
        <w:rPr>
          <w:rtl w:val="0"/>
        </w:rPr>
      </w:r>
    </w:p>
    <w:p w:rsidR="00000000" w:rsidDel="00000000" w:rsidP="00000000" w:rsidRDefault="00000000" w:rsidRPr="00000000" w14:paraId="00000322">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w:t>
      </w:r>
    </w:p>
    <w:p w:rsidR="00000000" w:rsidDel="00000000" w:rsidP="00000000" w:rsidRDefault="00000000" w:rsidRPr="00000000" w14:paraId="0000032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took me time to compile, if you meet me, buy me 2 biscuits.</w:t>
      </w:r>
    </w:p>
    <w:p w:rsidR="00000000" w:rsidDel="00000000" w:rsidP="00000000" w:rsidRDefault="00000000" w:rsidRPr="00000000" w14:paraId="0000032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 Cases document with all case summaries of cases cited herein</w:t>
      </w:r>
    </w:p>
    <w:p w:rsidR="00000000" w:rsidDel="00000000" w:rsidP="00000000" w:rsidRDefault="00000000" w:rsidRPr="00000000" w14:paraId="00000329">
      <w:pPr>
        <w:pageBreakBefore w:val="0"/>
        <w:jc w:val="both"/>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Change w:author="brian murithi" w:id="0" w:date="2022-02-01T12:41:01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7"/>
    </w:sdtPr>
    <w:sdtContent>
      <w:p w:rsidR="00000000" w:rsidDel="00000000" w:rsidP="00000000" w:rsidRDefault="00000000" w:rsidRPr="00000000" w14:paraId="0000032A">
        <w:pPr>
          <w:rPr>
            <w:ins w:author="brian murithi" w:id="4" w:date="2022-02-01T12:41:01Z"/>
            <w:rFonts w:ascii="Times New Roman" w:cs="Times New Roman" w:eastAsia="Times New Roman" w:hAnsi="Times New Roman"/>
            <w:sz w:val="24"/>
            <w:szCs w:val="24"/>
          </w:rPr>
        </w:pPr>
        <w:sdt>
          <w:sdtPr>
            <w:tag w:val="goog_rdk_6"/>
          </w:sdtPr>
          <w:sdtContent>
            <w:ins w:author="brian murithi" w:id="4" w:date="2022-02-01T12:41:01Z">
              <w:r w:rsidDel="00000000" w:rsidR="00000000" w:rsidRPr="00000000">
                <w:rPr>
                  <w:rtl w:val="0"/>
                </w:rPr>
              </w:r>
            </w:ins>
          </w:sdtContent>
        </w:sdt>
      </w:p>
    </w:sdtContent>
  </w:sdt>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5">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3">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Roman"/>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Roman"/>
      <w:lvlText w:val="%1."/>
      <w:lvlJc w:val="right"/>
      <w:pPr>
        <w:ind w:left="1140" w:hanging="360"/>
      </w:pPr>
      <w:rPr>
        <w:b w:val="1"/>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7">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1500" w:hanging="360"/>
      </w:pPr>
      <w:rPr>
        <w:rFonts w:ascii="Noto Sans Symbols" w:cs="Noto Sans Symbols" w:eastAsia="Noto Sans Symbols" w:hAnsi="Noto Sans Symbols"/>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lowerRoman"/>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7">
    <w:lvl w:ilvl="0">
      <w:start w:val="1"/>
      <w:numFmt w:val="bullet"/>
      <w:lvlText w:val="o"/>
      <w:lvlJc w:val="left"/>
      <w:pPr>
        <w:ind w:left="900" w:hanging="360"/>
      </w:pPr>
      <w:rPr>
        <w:rFonts w:ascii="Courier New" w:cs="Courier New" w:eastAsia="Courier New" w:hAnsi="Courier New"/>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58">
    <w:lvl w:ilvl="0">
      <w:start w:val="1"/>
      <w:numFmt w:val="lowerRoman"/>
      <w:lvlText w:val="(%1)"/>
      <w:lvlJc w:val="left"/>
      <w:pPr>
        <w:ind w:left="1485" w:hanging="720"/>
      </w:pPr>
      <w:rPr/>
    </w:lvl>
    <w:lvl w:ilvl="1">
      <w:start w:val="1"/>
      <w:numFmt w:val="lowerLetter"/>
      <w:lvlText w:val="%2."/>
      <w:lvlJc w:val="left"/>
      <w:pPr>
        <w:ind w:left="1845" w:hanging="360"/>
      </w:pPr>
      <w:rPr/>
    </w:lvl>
    <w:lvl w:ilvl="2">
      <w:start w:val="1"/>
      <w:numFmt w:val="lowerRoman"/>
      <w:lvlText w:val="%3."/>
      <w:lvlJc w:val="right"/>
      <w:pPr>
        <w:ind w:left="2565" w:hanging="180"/>
      </w:pPr>
      <w:rPr/>
    </w:lvl>
    <w:lvl w:ilvl="3">
      <w:start w:val="1"/>
      <w:numFmt w:val="decimal"/>
      <w:lvlText w:val="%4."/>
      <w:lvlJc w:val="left"/>
      <w:pPr>
        <w:ind w:left="3285" w:hanging="360"/>
      </w:pPr>
      <w:rPr/>
    </w:lvl>
    <w:lvl w:ilvl="4">
      <w:start w:val="1"/>
      <w:numFmt w:val="lowerLetter"/>
      <w:lvlText w:val="%5."/>
      <w:lvlJc w:val="left"/>
      <w:pPr>
        <w:ind w:left="4005" w:hanging="360"/>
      </w:pPr>
      <w:rPr/>
    </w:lvl>
    <w:lvl w:ilvl="5">
      <w:start w:val="1"/>
      <w:numFmt w:val="lowerRoman"/>
      <w:lvlText w:val="%6."/>
      <w:lvlJc w:val="right"/>
      <w:pPr>
        <w:ind w:left="4725" w:hanging="180"/>
      </w:pPr>
      <w:rPr/>
    </w:lvl>
    <w:lvl w:ilvl="6">
      <w:start w:val="1"/>
      <w:numFmt w:val="decimal"/>
      <w:lvlText w:val="%7."/>
      <w:lvlJc w:val="left"/>
      <w:pPr>
        <w:ind w:left="5445" w:hanging="360"/>
      </w:pPr>
      <w:rPr/>
    </w:lvl>
    <w:lvl w:ilvl="7">
      <w:start w:val="1"/>
      <w:numFmt w:val="lowerLetter"/>
      <w:lvlText w:val="%8."/>
      <w:lvlJc w:val="left"/>
      <w:pPr>
        <w:ind w:left="6165" w:hanging="360"/>
      </w:pPr>
      <w:rPr/>
    </w:lvl>
    <w:lvl w:ilvl="8">
      <w:start w:val="1"/>
      <w:numFmt w:val="lowerRoman"/>
      <w:lvlText w:val="%9."/>
      <w:lvlJc w:val="right"/>
      <w:pPr>
        <w:ind w:left="6885" w:hanging="18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lowerLetter"/>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6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lowerRoman"/>
      <w:lvlText w:val="%1."/>
      <w:lvlJc w:val="righ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upperLetter"/>
      <w:lvlText w:val="%1."/>
      <w:lvlJc w:val="left"/>
      <w:pPr>
        <w:ind w:left="720" w:hanging="360"/>
      </w:pPr>
      <w:rPr>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6">
    <w:lvl w:ilvl="0">
      <w:start w:val="1"/>
      <w:numFmt w:val="lowerRoman"/>
      <w:lvlText w:val="%1."/>
      <w:lvlJc w:val="righ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7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bullet"/>
      <w:lvlText w:val="✓"/>
      <w:lvlJc w:val="left"/>
      <w:pPr>
        <w:ind w:left="1860" w:hanging="360"/>
      </w:pPr>
      <w:rPr>
        <w:rFonts w:ascii="Noto Sans Symbols" w:cs="Noto Sans Symbols" w:eastAsia="Noto Sans Symbols" w:hAnsi="Noto Sans Symbols"/>
      </w:rPr>
    </w:lvl>
    <w:lvl w:ilvl="1">
      <w:start w:val="1"/>
      <w:numFmt w:val="bullet"/>
      <w:lvlText w:val="o"/>
      <w:lvlJc w:val="left"/>
      <w:pPr>
        <w:ind w:left="2580" w:hanging="360"/>
      </w:pPr>
      <w:rPr>
        <w:rFonts w:ascii="Courier New" w:cs="Courier New" w:eastAsia="Courier New" w:hAnsi="Courier New"/>
      </w:rPr>
    </w:lvl>
    <w:lvl w:ilvl="2">
      <w:start w:val="1"/>
      <w:numFmt w:val="bullet"/>
      <w:lvlText w:val="▪"/>
      <w:lvlJc w:val="left"/>
      <w:pPr>
        <w:ind w:left="3300" w:hanging="360"/>
      </w:pPr>
      <w:rPr>
        <w:rFonts w:ascii="Noto Sans Symbols" w:cs="Noto Sans Symbols" w:eastAsia="Noto Sans Symbols" w:hAnsi="Noto Sans Symbols"/>
      </w:rPr>
    </w:lvl>
    <w:lvl w:ilvl="3">
      <w:start w:val="1"/>
      <w:numFmt w:val="bullet"/>
      <w:lvlText w:val="●"/>
      <w:lvlJc w:val="left"/>
      <w:pPr>
        <w:ind w:left="4020" w:hanging="360"/>
      </w:pPr>
      <w:rPr>
        <w:rFonts w:ascii="Noto Sans Symbols" w:cs="Noto Sans Symbols" w:eastAsia="Noto Sans Symbols" w:hAnsi="Noto Sans Symbols"/>
      </w:rPr>
    </w:lvl>
    <w:lvl w:ilvl="4">
      <w:start w:val="1"/>
      <w:numFmt w:val="bullet"/>
      <w:lvlText w:val="o"/>
      <w:lvlJc w:val="left"/>
      <w:pPr>
        <w:ind w:left="4740" w:hanging="360"/>
      </w:pPr>
      <w:rPr>
        <w:rFonts w:ascii="Courier New" w:cs="Courier New" w:eastAsia="Courier New" w:hAnsi="Courier New"/>
      </w:rPr>
    </w:lvl>
    <w:lvl w:ilvl="5">
      <w:start w:val="1"/>
      <w:numFmt w:val="bullet"/>
      <w:lvlText w:val="▪"/>
      <w:lvlJc w:val="left"/>
      <w:pPr>
        <w:ind w:left="5460" w:hanging="360"/>
      </w:pPr>
      <w:rPr>
        <w:rFonts w:ascii="Noto Sans Symbols" w:cs="Noto Sans Symbols" w:eastAsia="Noto Sans Symbols" w:hAnsi="Noto Sans Symbols"/>
      </w:rPr>
    </w:lvl>
    <w:lvl w:ilvl="6">
      <w:start w:val="1"/>
      <w:numFmt w:val="bullet"/>
      <w:lvlText w:val="●"/>
      <w:lvlJc w:val="left"/>
      <w:pPr>
        <w:ind w:left="6180" w:hanging="360"/>
      </w:pPr>
      <w:rPr>
        <w:rFonts w:ascii="Noto Sans Symbols" w:cs="Noto Sans Symbols" w:eastAsia="Noto Sans Symbols" w:hAnsi="Noto Sans Symbols"/>
      </w:rPr>
    </w:lvl>
    <w:lvl w:ilvl="7">
      <w:start w:val="1"/>
      <w:numFmt w:val="bullet"/>
      <w:lvlText w:val="o"/>
      <w:lvlJc w:val="left"/>
      <w:pPr>
        <w:ind w:left="6900" w:hanging="360"/>
      </w:pPr>
      <w:rPr>
        <w:rFonts w:ascii="Courier New" w:cs="Courier New" w:eastAsia="Courier New" w:hAnsi="Courier New"/>
      </w:rPr>
    </w:lvl>
    <w:lvl w:ilvl="8">
      <w:start w:val="1"/>
      <w:numFmt w:val="bullet"/>
      <w:lvlText w:val="▪"/>
      <w:lvlJc w:val="left"/>
      <w:pPr>
        <w:ind w:left="762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8775A"/>
    <w:pPr>
      <w:spacing w:after="160" w:line="259"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8775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98775A"/>
    <w:pPr>
      <w:ind w:left="720"/>
      <w:contextualSpacing w:val="1"/>
    </w:pPr>
  </w:style>
  <w:style w:type="paragraph" w:styleId="Header">
    <w:name w:val="header"/>
    <w:basedOn w:val="Normal"/>
    <w:link w:val="HeaderChar"/>
    <w:uiPriority w:val="99"/>
    <w:semiHidden w:val="1"/>
    <w:unhideWhenUsed w:val="1"/>
    <w:rsid w:val="0098775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8775A"/>
  </w:style>
  <w:style w:type="paragraph" w:styleId="Footer">
    <w:name w:val="footer"/>
    <w:basedOn w:val="Normal"/>
    <w:link w:val="FooterChar"/>
    <w:uiPriority w:val="99"/>
    <w:unhideWhenUsed w:val="1"/>
    <w:rsid w:val="0098775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8775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HAASabdwa1Z9HMk4deMPQ5GN/Q==">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