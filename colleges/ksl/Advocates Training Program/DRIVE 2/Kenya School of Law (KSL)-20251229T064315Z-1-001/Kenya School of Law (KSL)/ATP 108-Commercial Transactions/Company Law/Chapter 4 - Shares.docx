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360" w:lineRule="auto"/>
        <w:ind w:left="21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STRATHMORE UNIVERSITY</w:t>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0</wp:posOffset>
            </wp:positionV>
            <wp:extent cx="1085850" cy="847725"/>
            <wp:effectExtent b="0" l="0" r="0" t="0"/>
            <wp:wrapSquare wrapText="bothSides" distB="0" distT="0" distL="0" distR="0"/>
            <wp:docPr descr="College Shield" id="2" name="image1.png"/>
            <a:graphic>
              <a:graphicData uri="http://schemas.openxmlformats.org/drawingml/2006/picture">
                <pic:pic>
                  <pic:nvPicPr>
                    <pic:cNvPr descr="College Shield" id="0" name="image1.png"/>
                    <pic:cNvPicPr preferRelativeResize="0"/>
                  </pic:nvPicPr>
                  <pic:blipFill>
                    <a:blip r:embed="rId7"/>
                    <a:srcRect b="0" l="0" r="0" t="0"/>
                    <a:stretch>
                      <a:fillRect/>
                    </a:stretch>
                  </pic:blipFill>
                  <pic:spPr>
                    <a:xfrm>
                      <a:off x="0" y="0"/>
                      <a:ext cx="1085850" cy="847725"/>
                    </a:xfrm>
                    <a:prstGeom prst="rect"/>
                    <a:ln/>
                  </pic:spPr>
                </pic:pic>
              </a:graphicData>
            </a:graphic>
          </wp:anchor>
        </w:drawing>
      </w:r>
    </w:p>
    <w:p w:rsidR="00000000" w:rsidDel="00000000" w:rsidP="00000000" w:rsidRDefault="00000000" w:rsidRPr="00000000" w14:paraId="00000002">
      <w:pPr>
        <w:pageBreakBefore w:val="0"/>
        <w:spacing w:after="0" w:line="360" w:lineRule="auto"/>
        <w:ind w:left="21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SCHOOL OF ACCOUNTANCY</w:t>
      </w:r>
    </w:p>
    <w:p w:rsidR="00000000" w:rsidDel="00000000" w:rsidP="00000000" w:rsidRDefault="00000000" w:rsidRPr="00000000" w14:paraId="00000003">
      <w:pPr>
        <w:pageBreakBefore w:val="0"/>
        <w:spacing w:after="0" w:line="360" w:lineRule="auto"/>
        <w:ind w:left="21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CPA PART 2 SECTION 3</w:t>
      </w:r>
    </w:p>
    <w:p w:rsidR="00000000" w:rsidDel="00000000" w:rsidP="00000000" w:rsidRDefault="00000000" w:rsidRPr="00000000" w14:paraId="00000004">
      <w:pPr>
        <w:pageBreakBefore w:val="0"/>
        <w:tabs>
          <w:tab w:val="left" w:pos="2970"/>
        </w:tabs>
        <w:spacing w:after="0" w:line="360" w:lineRule="auto"/>
        <w:ind w:left="21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FULL TIME  COURSE</w:t>
      </w:r>
    </w:p>
    <w:p w:rsidR="00000000" w:rsidDel="00000000" w:rsidP="00000000" w:rsidRDefault="00000000" w:rsidRPr="00000000" w14:paraId="00000005">
      <w:pPr>
        <w:pageBreakBefore w:val="0"/>
        <w:spacing w:after="0" w:line="360" w:lineRule="auto"/>
        <w:ind w:left="144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COMPANY LAW</w:t>
      </w:r>
    </w:p>
    <w:p w:rsidR="00000000" w:rsidDel="00000000" w:rsidP="00000000" w:rsidRDefault="00000000" w:rsidRPr="00000000" w14:paraId="00000006">
      <w:pPr>
        <w:keepNext w:val="1"/>
        <w:pageBreakBefore w:val="0"/>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CHAPTER FOUR: SHARES</w:t>
      </w:r>
    </w:p>
    <w:p w:rsidR="00000000" w:rsidDel="00000000" w:rsidP="00000000" w:rsidRDefault="00000000" w:rsidRPr="00000000" w14:paraId="00000007">
      <w:pPr>
        <w:keepNext w:val="1"/>
        <w:pageBreakBefore w:val="0"/>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8">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Classes of shares</w:t>
      </w:r>
    </w:p>
    <w:p w:rsidR="00000000" w:rsidDel="00000000" w:rsidP="00000000" w:rsidRDefault="00000000" w:rsidRPr="00000000" w14:paraId="00000009">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introduction</w:t>
      </w:r>
    </w:p>
    <w:p w:rsidR="00000000" w:rsidDel="00000000" w:rsidP="00000000" w:rsidRDefault="00000000" w:rsidRPr="00000000" w14:paraId="0000000B">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323 of the Act provides that the shares or other interest of a member in a personal property and are not in the nature of real estate.</w:t>
      </w:r>
    </w:p>
    <w:p w:rsidR="00000000" w:rsidDel="00000000" w:rsidP="00000000" w:rsidRDefault="00000000" w:rsidRPr="00000000" w14:paraId="0000000D">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32 thereafter provides that The shares and any other interests of a member in a company are transferable in accordance with the company's articles.</w:t>
      </w:r>
    </w:p>
    <w:p w:rsidR="00000000" w:rsidDel="00000000" w:rsidP="00000000" w:rsidRDefault="00000000" w:rsidRPr="00000000" w14:paraId="0000000F">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definition of a share which is generally quoted in English text-books on Company Law is that of Farwell, J. in </w:t>
      </w:r>
      <w:r w:rsidDel="00000000" w:rsidR="00000000" w:rsidRPr="00000000">
        <w:rPr>
          <w:rFonts w:ascii="Times New Roman" w:cs="Times New Roman" w:eastAsia="Times New Roman" w:hAnsi="Times New Roman"/>
          <w:b w:val="1"/>
          <w:u w:val="single"/>
          <w:rtl w:val="0"/>
        </w:rPr>
        <w:t xml:space="preserve">Borland’s Trustee v Steel Brothers</w:t>
      </w:r>
      <w:r w:rsidDel="00000000" w:rsidR="00000000" w:rsidRPr="00000000">
        <w:rPr>
          <w:rFonts w:ascii="Times New Roman" w:cs="Times New Roman" w:eastAsia="Times New Roman" w:hAnsi="Times New Roman"/>
          <w:rtl w:val="0"/>
        </w:rPr>
        <w:t xml:space="preserve"> to the effect that,</w:t>
      </w:r>
    </w:p>
    <w:p w:rsidR="00000000" w:rsidDel="00000000" w:rsidP="00000000" w:rsidRDefault="00000000" w:rsidRPr="00000000" w14:paraId="00000011">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a share is the interest of a shareholder in the company measured by a sum of money, for the purpose of liability in the first place, and of interest in the second, but also consisting of a series of mutual covenants entered into by all the shareholders inter se in accordance with (Section 30 of the Companies Act ). The contract contained in the Articles of Association is one of the original incidents of the share. A share is not a sum of money, but is an interest measured by a sum of money and made up of various rights contained in the contract, including the right to a sum of money of a more or less amount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definition it should be noted that a share:</w:t>
      </w:r>
    </w:p>
    <w:p w:rsidR="00000000" w:rsidDel="00000000" w:rsidP="00000000" w:rsidRDefault="00000000" w:rsidRPr="00000000" w14:paraId="00000015">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a yardstick of the holder’s liability to the company (if the company is limited by shares);</w:t>
      </w:r>
    </w:p>
    <w:p w:rsidR="00000000" w:rsidDel="00000000" w:rsidP="00000000" w:rsidRDefault="00000000" w:rsidRPr="00000000" w14:paraId="00000017">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the yardstick of the holder’s right in the company, particularly the dividends payable by the company to the shareholders, voting rights and return of capital on a winding up;</w:t>
      </w:r>
    </w:p>
    <w:p w:rsidR="00000000" w:rsidDel="00000000" w:rsidP="00000000" w:rsidRDefault="00000000" w:rsidRPr="00000000" w14:paraId="00000018">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the foundation of the bundle of rights and liabilities arising from the statutory contract contained in the Articles of Association. </w:t>
      </w:r>
    </w:p>
    <w:p w:rsidR="00000000" w:rsidDel="00000000" w:rsidP="00000000" w:rsidRDefault="00000000" w:rsidRPr="00000000" w14:paraId="00000019">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a form of property which, being transferable, can be bought, sold, given as security for a loan or disposed of under a will. A person who owns one or more shares in a company is ipso facto, a member of the company (unless the company did not enter his name in its register of members as a consequence of which he is technically not regarded as a member of the company as was held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Nicoll’s case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companies limited by guarantee and not having a share capital have members who do not own shares in the company.</w:t>
      </w:r>
    </w:p>
    <w:p w:rsidR="00000000" w:rsidDel="00000000" w:rsidP="00000000" w:rsidRDefault="00000000" w:rsidRPr="00000000" w14:paraId="0000001C">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The classes of shares</w:t>
      </w:r>
    </w:p>
    <w:p w:rsidR="00000000" w:rsidDel="00000000" w:rsidP="00000000" w:rsidRDefault="00000000" w:rsidRPr="00000000" w14:paraId="0000001E">
      <w:pPr>
        <w:keepNext w:val="1"/>
        <w:pageBreakBefore w:val="0"/>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F">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classes or types of shares, which can be created and issued by a company, are not prescribed by the Companies Act. They depend on the provisions of the company’s constitution, usually the Articles of Association, or the contract pursuant to which they are issued. Legally, therefore, a company can create any type or class of shares it pleases but in practice the following are the classes of shares generally issued by registered companies:</w:t>
      </w:r>
    </w:p>
    <w:p w:rsidR="00000000" w:rsidDel="00000000" w:rsidP="00000000" w:rsidRDefault="00000000" w:rsidRPr="00000000" w14:paraId="00000020">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Ordinary shares</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Preference shares</w:t>
      </w:r>
    </w:p>
    <w:p w:rsidR="00000000" w:rsidDel="00000000" w:rsidP="00000000" w:rsidRDefault="00000000" w:rsidRPr="00000000" w14:paraId="0000002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Participating preference shares and non-participating preference shares</w:t>
      </w:r>
    </w:p>
    <w:p w:rsidR="00000000" w:rsidDel="00000000" w:rsidP="00000000" w:rsidRDefault="00000000" w:rsidRPr="00000000" w14:paraId="000000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Redeemable preference shares and non-redeemable preference shares</w:t>
      </w:r>
    </w:p>
    <w:p w:rsidR="00000000" w:rsidDel="00000000" w:rsidP="00000000" w:rsidRDefault="00000000" w:rsidRPr="00000000" w14:paraId="0000002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Cumulative preference shares and non-cumulative preference shares</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Deferred or founders or management shares</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Employee shares</w:t>
      </w:r>
    </w:p>
    <w:p w:rsidR="00000000" w:rsidDel="00000000" w:rsidP="00000000" w:rsidRDefault="00000000" w:rsidRPr="00000000" w14:paraId="0000002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Ordinary shares</w:t>
      </w:r>
    </w:p>
    <w:p w:rsidR="00000000" w:rsidDel="00000000" w:rsidP="00000000" w:rsidRDefault="00000000" w:rsidRPr="00000000" w14:paraId="0000002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companies have just ordinary/equity shares. They carry one vote per share, are entitled to participate equally in dividends and, if the company is wound up, share in the proceeds of the company's assets after all the debts have been paid. Some companies create different classes of ordinary shares. This is done to create some small difference between the different classes, e.g. to allow the directors to pay different dividends to the holders of the different share classes, or to distinguish between the shares so that different rules apply for share transfers, etc. There can also be ordinary shares in the same company that are of different nominal values, e.g. Ksh. 100 ordinary shares and Ksh. 10 ordinary shares.</w:t>
        <w:tab/>
      </w:r>
    </w:p>
    <w:p w:rsidR="00000000" w:rsidDel="00000000" w:rsidP="00000000" w:rsidRDefault="00000000" w:rsidRPr="00000000" w14:paraId="0000002E">
      <w:pPr>
        <w:pageBreakBefore w:val="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Preference shares</w:t>
      </w:r>
    </w:p>
    <w:p w:rsidR="00000000" w:rsidDel="00000000" w:rsidP="00000000" w:rsidRDefault="00000000" w:rsidRPr="00000000" w14:paraId="0000002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nature of “preference” shares and the rights attached to them have been explained by the English courts in various cases. The decisions may be summarized as follows: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essential characteristic of a preference share is that it carries a prior right to receive an annual dividend of a fixed amount, e.g. 6% dividends. This is the only preferential right that it would have over the other shares, particularly the ordinary shares. If the share is to have any other preferential right, such a right must be expressly conferred by the contract under which it was issued or, exceptionally, the company’s articles of association.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regards the priority dividend entitlement, four points should be noted:</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is merely to receive a dividend at the specified rate before any dividend may be paid on ordinary or other classes of shares. It is a priority right to whatever dividend may be declared. It is not a right to compel the company to pay the dividend if it declines to do so. This issue is likely to arise if the company decides to transfer profits to reserve or makes a provision in its accounts for a liability or loss instead of using the profits to pay the preference dividend.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Bond V Barrow Haematite Steel Co (1902)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company did not pay its preference dividend. Bond and other preference shareholders contended that the company had available reserves of 240,000 pounds from which it could have declared the dividend on their shares. The company replied that it had suffered realized losses of 200,000 pounds on the disposal or demolition of current assets and, in addition, its retained fixed assets had diminished in value generally by 50,000 pounds. It, therefore, decided to retain the funds in question to make good the losses. It was held that the court could not overrule the directors in their decision that the “state of the accounts did not admit of any such payment” (of preference dividend). It was also held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 Buenos Aires Great Southern Railway Co. Ltd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if the company’s articles entitle the preference shareholders to receive a fixed dividend for each year “out of the profits of the company”, the words “profits of the company” means the profits available for dividend after setting aside such reserves as the directors think fit. If the whole of the profits are transferred to reserve the preference shareholders are NOT entitled to any dividends.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Cumulative and non-cumulative preference shares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right to receive a preference dividend is deemed to be cumulative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unless the contrary is stated. If, therefore, a 7% dividend is not paid in year 1, the priority entitlement is normally carried forward to year 2, increasing the priority right for that year to 14%and so on. When arrears of cumulative dividend are paid, the holders of the shares at the time when the dividend is declared are entitled to the whole of it even though they did not hold the shares in the year to which the arrears relate. An intention that preference shares could not carry forward an entitlement to arrears is usually expressed by 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non-cumulative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nothing is expressed (though cumulative preference shares are usually described as “cumulative” to remove all possible doubt) they are deemed to be cumulative, it was so held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Webb v Earle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(1875).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company which has arrears of unpaid cumulative preference dividends goes into liquidation, the preference shareholders cease to be entitled to the arrears unless: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dividend has been declared though not yet paid when liquidation commences;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articles (or other terms of issue) expressly provide that in liquidation arrears are to be paid in priority to return of capital to members.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Participating and non-participating preference shares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Holders of preference shares have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 entitlement to participate in any additional dividend over and above their specified rate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for example, a 7% dividend is paid on 7% preference shares, the entire balance of available profit may then be distributed to the holders of ordinary shares. But this rule also may be expressly overridden by the terms of issue. For example, the articles may provide that the preference shares are to receive a priority 7% dividend and are also to participate equally in any dividends payable after the ordinary shares have received a 7% dividend. The company might then distribute, say, 9% to its ordinary shareholders and an extra 2% (making 9% in all) to its preference shareholders. These preference shares are called participative preference shares. Since there is no limit on the amount of dividend, which may be paid on them, they are a form of “equity share capital” even if their entitlement to capital is restricted.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Redeemable and non-redeemable preference shares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Those preference shares, which can be redeemed or repaid after the expiry of a fixed period or after giving the prescribed notice as desired by the company, are known as redeemable preference shares. Terms of redemption are announced at the time of issue of such shares. On the other hand, preference shares, which cannot be redeemed during the life time of the company, are known as non-redeemable preference shares. The amount of such shares is paid at the time of liquidation of the company.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all other respects, preference shares carry the same rights as ordinary shares unless otherwise stated. If they do rank equally, they carry the same rights, no more and no less, to return of capital and distribution of surplus assets and to vote. In practice, it is usual to issue preference shares on this basis. It is more usually expressly provided that: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preference shares are to carry a priority right to return of capital; and</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They are not to carry a right to vote except in specified circumstances, such as failure to pay the preference dividend, variation of their rights or on a resolution to wind up.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preference shares carry a prior right to a return of capital the result is that:</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amount paid up on the preference shares, e.g. 1 pound on each 1 pound share, is to be paid in liquidation or reduction of capital before anything is repaid to ordinary shareholders; but</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Unless otherwise stated, the holders of the preference shares are not entitled to share in surplus assets when the ordinary share capital has been repaid.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preference shares carry no right to attend and vote at general meetings, the preference shareholders are still entitled to receive a copy of the annual accounts since these must be sent to “every member” and they are members.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advantages obtained by holders of preference shares are greater security of income and (if they carry priority in repayment of capital) greater security of capital. But in a period of persistent inflation, the entitlement to a fixed income and to capital fixed in money terms is an illusion. A number of drawbacks and pitfalls, e.g. loss of arrears in  winding up and enforced repayment, have been indicated above. The type of investor to whom preference shares were attractive is better protected by investing in debentures since he then has a contractual right to his interest (whether or not the company makes profits) and as a creditor he is entitled to repayment of his capital before any class of shares is repaid. It is also advantageous to a company for tax reasons to issue debentures rather than preference shares.</w:t>
      </w:r>
    </w:p>
    <w:p w:rsidR="00000000" w:rsidDel="00000000" w:rsidP="00000000" w:rsidRDefault="00000000" w:rsidRPr="00000000" w14:paraId="0000004C">
      <w:pPr>
        <w:pageBreakBefore w:val="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Management shares</w:t>
      </w:r>
    </w:p>
    <w:p w:rsidR="00000000" w:rsidDel="00000000" w:rsidP="00000000" w:rsidRDefault="00000000" w:rsidRPr="00000000" w14:paraId="0000004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 of shares carrying extra voting rights so as to retain control of the company in particular hands. This may be done by conferring multiple votes to each share (e.g. ten votes each) or by having a smaller nominal value for such shares so that there are more shares (and so more votes) per Ksh.  invested. Such shares are often used to allow the original owners of a company to retain control after additional shares have been issued to outside investors.</w:t>
      </w:r>
    </w:p>
    <w:p w:rsidR="00000000" w:rsidDel="00000000" w:rsidP="00000000" w:rsidRDefault="00000000" w:rsidRPr="00000000" w14:paraId="0000004E">
      <w:pPr>
        <w:pageBreakBefore w:val="0"/>
        <w:jc w:val="both"/>
        <w:rPr>
          <w:rFonts w:ascii="Times New Roman" w:cs="Times New Roman" w:eastAsia="Times New Roman" w:hAnsi="Times New Roman"/>
          <w:b w:val="1"/>
          <w:u w:val="single"/>
        </w:rPr>
      </w:pPr>
      <w:sdt>
        <w:sdtPr>
          <w:tag w:val="goog_rdk_1"/>
        </w:sdtPr>
        <w:sdtContent>
          <w:ins w:author="lawrence wairegi" w:id="0" w:date="2021-07-06T11:36:55Z">
            <w:r w:rsidDel="00000000" w:rsidR="00000000" w:rsidRPr="00000000">
              <w:rPr>
                <w:rFonts w:ascii="Times New Roman" w:cs="Times New Roman" w:eastAsia="Times New Roman" w:hAnsi="Times New Roman"/>
                <w:rtl w:val="0"/>
              </w:rPr>
              <w:t xml:space="preserve"> </w:t>
            </w:r>
          </w:ins>
        </w:sdtContent>
      </w:sdt>
      <w:r w:rsidDel="00000000" w:rsidR="00000000" w:rsidRPr="00000000">
        <w:rPr>
          <w:rFonts w:ascii="Times New Roman" w:cs="Times New Roman" w:eastAsia="Times New Roman" w:hAnsi="Times New Roman"/>
          <w:b w:val="1"/>
          <w:u w:val="single"/>
          <w:rtl w:val="0"/>
        </w:rPr>
        <w:t xml:space="preserve">Employee shares</w:t>
      </w:r>
    </w:p>
    <w:p w:rsidR="00000000" w:rsidDel="00000000" w:rsidP="00000000" w:rsidRDefault="00000000" w:rsidRPr="00000000" w14:paraId="0000004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share schemes allow employees to acquire shares in their company, often with some tax benefits and other advantages.</w:t>
      </w:r>
    </w:p>
    <w:p w:rsidR="00000000" w:rsidDel="00000000" w:rsidP="00000000" w:rsidRDefault="00000000" w:rsidRPr="00000000" w14:paraId="0000005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share scheme will generally speaking be a share option scheme, a share-gifting scheme, a share purchase scheme or a mixture of these:</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share option scheme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where employees have the option to buy shares at some point in the future at a price set on day one – referred to as the date of grant. The aim is that if the share price increases in that time, employees can buy shares for below what they would be worth.</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share-gifting scheme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 free shares scheme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where the company gives shares to the employees free of charge. These shares normally have to be held in a trust structure for a period of time.</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share purchase scheme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where an employee can buy shares in the company, normally at a discounted rate</w:t>
      </w:r>
    </w:p>
    <w:p w:rsidR="00000000" w:rsidDel="00000000" w:rsidP="00000000" w:rsidRDefault="00000000" w:rsidRPr="00000000" w14:paraId="0000005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Variation of class rights</w:t>
      </w:r>
    </w:p>
    <w:p w:rsidR="00000000" w:rsidDel="00000000" w:rsidP="00000000" w:rsidRDefault="00000000" w:rsidRPr="00000000" w14:paraId="0000005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section 392 of the Act shares are of one class if the rights attached to them are in all respects uniform. </w:t>
      </w:r>
    </w:p>
    <w:p w:rsidR="00000000" w:rsidDel="00000000" w:rsidP="00000000" w:rsidRDefault="00000000" w:rsidRPr="00000000" w14:paraId="0000005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different procedure for variation of class rights depending on whether the company has share capital or it doesn’t.</w:t>
      </w:r>
    </w:p>
    <w:p w:rsidR="00000000" w:rsidDel="00000000" w:rsidP="00000000" w:rsidRDefault="00000000" w:rsidRPr="00000000" w14:paraId="0000005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section 393 rights attached to a class of a company's shares may be varied only in accordance with the provisions of the company's articles providing for the variation of those rights; or according to section 393(2) </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there is written consent from the holders of at least three-quarters in nominal value of the issued shares of that class (excluding any shares held as treasury shares);</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a special resolution passed at a separate general meeting of the holders of that class sanctioning the variation.</w:t>
      </w:r>
    </w:p>
    <w:p w:rsidR="00000000" w:rsidDel="00000000" w:rsidP="00000000" w:rsidRDefault="00000000" w:rsidRPr="00000000" w14:paraId="0000005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394 provides that where the company lacks share capital rights may only be varied as permitted by the articles or as provided for above.</w:t>
      </w:r>
    </w:p>
    <w:p w:rsidR="00000000" w:rsidDel="00000000" w:rsidP="00000000" w:rsidRDefault="00000000" w:rsidRPr="00000000" w14:paraId="0000005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protect the minority members in a company against the majority members in the company by ensuring that they do not hold a joint meeting at which the majority class could pass a resolution for variation of the minority’s rights despite their opposition. Such a resolution would not be fair as it would effectively enable the majority to forcibly modify or appropriate to themselves some rights of the minority. However, the fundamental flaw in the article is its failure to make provision for the protection of the minority members in the minority class.</w:t>
      </w:r>
    </w:p>
    <w:p w:rsidR="00000000" w:rsidDel="00000000" w:rsidP="00000000" w:rsidRDefault="00000000" w:rsidRPr="00000000" w14:paraId="0000005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omission has been remedied by section 396 which empowers the holders of not less in the aggregate than fifteen percent of the issued shares of the class being varied may apply to the court to have the variation cancelled provided that they did not consent to or vote in favour of the resolution for the variation. Where any such application is made the variation shall not have effect unless and until it is confirmed by the court. </w:t>
      </w:r>
    </w:p>
    <w:p w:rsidR="00000000" w:rsidDel="00000000" w:rsidP="00000000" w:rsidRDefault="00000000" w:rsidRPr="00000000" w14:paraId="0000005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application to the Court can be made only within twenty-one days after the date on which the consent was given or the resolution was passed, or within such extended period as the Court may in special circumstances allow. The application to the Court may be made by all of the shareholders entitled to make the application or on their behalf by such one or more of their number as they may appoint in writing for the purpose.</w:t>
      </w:r>
    </w:p>
    <w:p w:rsidR="00000000" w:rsidDel="00000000" w:rsidP="00000000" w:rsidRDefault="00000000" w:rsidRPr="00000000" w14:paraId="0000005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hearing of the application, the Court shall, if satisfied that the variation would unfairly prejudice the shareholders of the class represented by the applicant, disallow the variation, but, if it is not so satisfied, it shall confirm it.</w:t>
      </w:r>
    </w:p>
    <w:p w:rsidR="00000000" w:rsidDel="00000000" w:rsidP="00000000" w:rsidRDefault="00000000" w:rsidRPr="00000000" w14:paraId="0000006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and any other persons who apply to the Court to be heard and appear to the Court to be interested in the application are entitled to be heard at the hearing of the application and to have their representations taken into consideration at the hearing. The decision of the Court on any such application is final.</w:t>
      </w:r>
    </w:p>
    <w:p w:rsidR="00000000" w:rsidDel="00000000" w:rsidP="00000000" w:rsidRDefault="00000000" w:rsidRPr="00000000" w14:paraId="0000006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fourteen days after the making of an order by the Court on an application under section 396 or 397, the company concerned shall lodge a copy of the order with the Registrar for registration. If the company fails to comply with subsection the company, and each officer of the company who is in default, commit an offence and on conviction are each liable to a fine not exceeding two hundred thousand shillings.</w:t>
      </w:r>
    </w:p>
    <w:p w:rsidR="00000000" w:rsidDel="00000000" w:rsidP="00000000" w:rsidRDefault="00000000" w:rsidRPr="00000000" w14:paraId="0000006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400 provides that If the rights attached to shares of a company are varied, the company shall, within fourteen days after the date on which the variation is made, lodge with the Registrar for registration a notice giving particulars of the variation.</w:t>
      </w:r>
    </w:p>
    <w:p w:rsidR="00000000" w:rsidDel="00000000" w:rsidP="00000000" w:rsidRDefault="00000000" w:rsidRPr="00000000" w14:paraId="0000006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Re Holders Investment Trust Ltd (1979)</w:t>
      </w:r>
      <w:r w:rsidDel="00000000" w:rsidR="00000000" w:rsidRPr="00000000">
        <w:rPr>
          <w:rFonts w:ascii="Times New Roman" w:cs="Times New Roman" w:eastAsia="Times New Roman" w:hAnsi="Times New Roman"/>
          <w:rtl w:val="0"/>
        </w:rPr>
        <w:t xml:space="preserve"> the company proposed to reduce its share capital by repayment of the 5% £1 cumulative preference shares which were entitled to repayment of capital in priority to ordinary shares and to effect repayment by the allotment to the holders an equivalent amount of 6% loan stock. The trustees of trusts which held 90% of the issued preference shares voted at a class meeting in favour of the scheme because they had been advised that as holders of 52% of the company’s ordinary stock and non-voting ordinary shares they would derive overall benefit from the change. It was held that the resolution passed at the class meeting was invalid since the trusteed who provided the majority of votes cast were not concerned with benefit to the holders of the preference shares as a class. They had instead considered what was best in their own interest based on their large holding of stock and ordinary shares.</w:t>
      </w:r>
    </w:p>
    <w:p w:rsidR="00000000" w:rsidDel="00000000" w:rsidP="00000000" w:rsidRDefault="00000000" w:rsidRPr="00000000" w14:paraId="0000006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Re Carruth v, I.C.I. Ltd. (1973)</w:t>
      </w:r>
      <w:r w:rsidDel="00000000" w:rsidR="00000000" w:rsidRPr="00000000">
        <w:rPr>
          <w:rFonts w:ascii="Times New Roman" w:cs="Times New Roman" w:eastAsia="Times New Roman" w:hAnsi="Times New Roman"/>
          <w:rtl w:val="0"/>
        </w:rPr>
        <w:t xml:space="preserve"> a series of general and class meetings of the defendant company were held to approve the successive stages of a capital reorganization. Out of 1600 members present only 565 were holders of deferred shares. Only the holders of each class were invited to vote at their class meeting. The others present took no part. It was held that there was no irregularity of procedure in conducting a class meeting in the presence of non-members of the class. A class meeting is one at which only members of a particular class vote. It does not matter that others who are not members of the class are present.</w:t>
      </w:r>
    </w:p>
    <w:p w:rsidR="00000000" w:rsidDel="00000000" w:rsidP="00000000" w:rsidRDefault="00000000" w:rsidRPr="00000000" w14:paraId="00000065">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Variation procedure</w:t>
      </w:r>
    </w:p>
    <w:p w:rsidR="00000000" w:rsidDel="00000000" w:rsidP="00000000" w:rsidRDefault="00000000" w:rsidRPr="00000000" w14:paraId="0000006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only necessary to follow the variation of class rights procedure (and a dissenting minority can only apply to the court for cancellation) if what is proposed amounts to a variation of the class rights of itself. The English cases show that it is not a variation of class rights:</w:t>
      </w:r>
    </w:p>
    <w:p w:rsidR="00000000" w:rsidDel="00000000" w:rsidP="00000000" w:rsidRDefault="00000000" w:rsidRPr="00000000" w14:paraId="000000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issue shares of the same class to allot</w:t>
      </w:r>
      <w:sdt>
        <w:sdtPr>
          <w:tag w:val="goog_rdk_2"/>
        </w:sdtPr>
        <w:sdtContent>
          <w:del w:author="Arnet Achieng" w:id="1" w:date="2021-09-21T08:08:26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who are not already members of the class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White v. Bristol Aeroplane co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company made a bonus issue of new ordinary and preference shares to the existing ordinary shareholders who alone were entitled under the article to participate in bonus issues. The existing preference shareholders objected that by reducing their proportion of preference shares the bonus issue was a variation of class rights to which they had not consented. It was held that this was not a variation of class rights since the existing preference shareholders still had the same number of shares and votes at a class meeting as before.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subdivide shares of one class thereby increasing the voting strength of that class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dt>
      <w:sdtPr>
        <w:tag w:val="goog_rdk_4"/>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rPrChange w:author="Arnet Achieng" w:id="2" w:date="2021-09-21T08:19:48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Change w:author="Arnet Achieng" w:id="0" w:date="2021-09-21T08:19:4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pPr>
            </w:pPrChange>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Greenhalgh v. Ardene Cinemas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which the company which had two classes of ordinary shares i.e. 50p shares and 10p shares (each carrying one vote) passed a resolution to subdivide each 50p share into five 10p shares thus multiplying the votes of that class by five. This was challenged by the holders of the original 10p shares but the court held that the rights of the original 10p shares had not been varied since they still had one vote per share as before.</w:t>
          </w:r>
          <w:sdt>
            <w:sdtPr>
              <w:tag w:val="goog_rdk_3"/>
            </w:sdtPr>
            <w:sdtContent>
              <w:r w:rsidDel="00000000" w:rsidR="00000000" w:rsidRPr="00000000">
                <w:rPr>
                  <w:rtl w:val="0"/>
                </w:rPr>
              </w:r>
            </w:sdtContent>
          </w:sdt>
        </w:p>
      </w:sdtContent>
    </w:sd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return capital to the holders of preference shares which carry no right on a winding up to share in surplus assets but merely a right to prior repayment.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 Saltdean Estate Co. Ltd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which the company which had ordinary shares and preference shares, the latter being entitled to a prior return of capital on winding up but nothing more, the company proposed to reduce its capital by returning the amount paid by the preference shareholders. It was held that this was not a variation of class rights of the preference shares.</w:t>
      </w:r>
      <w:sdt>
        <w:sdtPr>
          <w:tag w:val="goog_rdk_5"/>
        </w:sdtPr>
        <w:sdtContent>
          <w:ins w:author="Arnet Achieng" w:id="3" w:date="2021-09-21T08:39:33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dt>
      <w:sdtPr>
        <w:tag w:val="goog_rdk_7"/>
      </w:sdtPr>
      <w:sdtContent>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ns w:author="Arnet Achieng" w:id="4" w:date="2021-09-21T08:51:55Z"/>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create and issue a new class of preference shares with priority over an existing class of preference shares as was the case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Underwood v. London Music Hall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sdt>
            <w:sdtPr>
              <w:tag w:val="goog_rdk_6"/>
            </w:sdtPr>
            <w:sdtContent>
              <w:ins w:author="Arnet Achieng" w:id="4" w:date="2021-09-21T08:51:55Z">
                <w:r w:rsidDel="00000000" w:rsidR="00000000" w:rsidRPr="00000000">
                  <w:rPr>
                    <w:rtl w:val="0"/>
                  </w:rPr>
                </w:r>
              </w:ins>
            </w:sdtContent>
          </w:sdt>
        </w:p>
      </w:sdtContent>
    </w:sdt>
    <w:sdt>
      <w:sdtPr>
        <w:tag w:val="goog_rdk_10"/>
      </w:sdtPr>
      <w:sdtContent>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Change w:author="Arnet Achieng" w:id="5" w:date="2021-09-21T08:51:55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Change w:author="Arnet Achieng" w:id="0" w:date="2021-09-21T08:51:55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sdt>
            <w:sdtPr>
              <w:tag w:val="goog_rdk_8"/>
            </w:sdtPr>
            <w:sdtContent>
              <w:ins w:author="Arnet Achieng" w:id="4" w:date="2021-09-21T08:51:55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ins>
            </w:sdtContent>
          </w:sdt>
          <w:sdt>
            <w:sdtPr>
              <w:tag w:val="goog_rdk_9"/>
            </w:sdtPr>
            <w:sdtContent>
              <w:r w:rsidDel="00000000" w:rsidR="00000000" w:rsidRPr="00000000">
                <w:rPr>
                  <w:rtl w:val="0"/>
                </w:rPr>
              </w:r>
            </w:sdtContent>
          </w:sdt>
        </w:p>
      </w:sdtContent>
    </w:sdt>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Share warrants and certificates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Share certificates</w:t>
      </w:r>
    </w:p>
    <w:p w:rsidR="00000000" w:rsidDel="00000000" w:rsidP="00000000" w:rsidRDefault="00000000" w:rsidRPr="00000000" w14:paraId="0000007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495 provides that a certificate under the common seal of the company specifying any shares held by a member is, in the absence of proof to the contrary, evidence of the member's title to the shares.</w:t>
      </w:r>
    </w:p>
    <w:p w:rsidR="00000000" w:rsidDel="00000000" w:rsidP="00000000" w:rsidRDefault="00000000" w:rsidRPr="00000000" w14:paraId="0000007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496 provides that a company shall within two months after the allotment of any of its shares, debentures or debenture stock, complete and have ready for delivery the certificates of the shares allotted.</w:t>
      </w:r>
    </w:p>
    <w:p w:rsidR="00000000" w:rsidDel="00000000" w:rsidP="00000000" w:rsidRDefault="00000000" w:rsidRPr="00000000" w14:paraId="0000007E">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following:</w:t>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certificate is to be issued to the member for all shares without payment. However, if more than one certificate is issued the member shall pay the prescribed fee for every certificate after the first.</w:t>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Every certificate shall be under the seal of the company and shall specify the shares to which it relates and the amount paid up thereon.</w:t>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 is not bound to issue more than one certificate in respect of shares or shares held jointly by several persons.</w:t>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once certificate is issued in respect of a share or shares held jointly by several persons the delivery of a certificate to one of the joint holders shall be sufficient delivery to all the holders.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Form of the certificate</w:t>
      </w:r>
    </w:p>
    <w:sdt>
      <w:sdtPr>
        <w:tag w:val="goog_rdk_12"/>
      </w:sdtPr>
      <w:sdtContent>
        <w:p w:rsidR="00000000" w:rsidDel="00000000" w:rsidP="00000000" w:rsidRDefault="00000000" w:rsidRPr="00000000" w14:paraId="00000087">
          <w:pPr>
            <w:pageBreakBefore w:val="0"/>
            <w:jc w:val="both"/>
            <w:rPr>
              <w:ins w:author="Arnet Achieng" w:id="6" w:date="2021-09-21T09:53:15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and layout of share certificates vary as between different companies since it is not governed by any statutory provisions. All joint holders are named on the certificate but usually only the address of the holder who is named first is stated. The standard printed wording on a share certificate reads:</w:t>
          </w:r>
          <w:sdt>
            <w:sdtPr>
              <w:tag w:val="goog_rdk_11"/>
            </w:sdtPr>
            <w:sdtContent>
              <w:ins w:author="Arnet Achieng" w:id="6" w:date="2021-09-21T09:53:15Z">
                <w:r w:rsidDel="00000000" w:rsidR="00000000" w:rsidRPr="00000000">
                  <w:rPr>
                    <w:rFonts w:ascii="Times New Roman" w:cs="Times New Roman" w:eastAsia="Times New Roman" w:hAnsi="Times New Roman"/>
                    <w:rtl w:val="0"/>
                  </w:rPr>
                  <w:t xml:space="preserve">60</w:t>
                </w:r>
              </w:ins>
            </w:sdtContent>
          </w:sdt>
        </w:p>
      </w:sdtContent>
    </w:sdt>
    <w:p w:rsidR="00000000" w:rsidDel="00000000" w:rsidP="00000000" w:rsidRDefault="00000000" w:rsidRPr="00000000" w14:paraId="00000088">
      <w:pPr>
        <w:pageBreakBefore w:val="0"/>
        <w:jc w:val="both"/>
        <w:rPr>
          <w:rFonts w:ascii="Times New Roman" w:cs="Times New Roman" w:eastAsia="Times New Roman" w:hAnsi="Times New Roman"/>
        </w:rPr>
      </w:pPr>
      <w:sdt>
        <w:sdtPr>
          <w:tag w:val="goog_rdk_13"/>
        </w:sdtPr>
        <w:sdtContent>
          <w:ins w:author="Arnet Achieng" w:id="6" w:date="2021-09-21T09:53:15Z">
            <w:r w:rsidDel="00000000" w:rsidR="00000000" w:rsidRPr="00000000">
              <w:rPr>
                <w:rFonts w:ascii="Times New Roman" w:cs="Times New Roman" w:eastAsia="Times New Roman" w:hAnsi="Times New Roman"/>
                <w:rtl w:val="0"/>
              </w:rPr>
              <w:t xml:space="preserve">+-</w:t>
            </w:r>
          </w:ins>
        </w:sdtContent>
      </w:sdt>
      <w:r w:rsidDel="00000000" w:rsidR="00000000" w:rsidRPr="00000000">
        <w:rPr>
          <w:rtl w:val="0"/>
        </w:rPr>
      </w:r>
    </w:p>
    <w:p w:rsidR="00000000" w:rsidDel="00000000" w:rsidP="00000000" w:rsidRDefault="00000000" w:rsidRPr="00000000" w14:paraId="0000008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This is to certify that (name of shareholder) is the registered holder of (number and any description) shares fully paid of (nominal value) each numbered ... to ... inclusive in the above named company subject to the memorandum and articles of association thereof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Given under the seal of the said company this…day of…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Effect of the certificate</w:t>
      </w:r>
    </w:p>
    <w:p w:rsidR="00000000" w:rsidDel="00000000" w:rsidP="00000000" w:rsidRDefault="00000000" w:rsidRPr="00000000" w14:paraId="0000008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provided for under section 495 the share certificate is prima facie evidence of title of the member to the shares.</w:t>
      </w:r>
    </w:p>
    <w:p w:rsidR="00000000" w:rsidDel="00000000" w:rsidP="00000000" w:rsidRDefault="00000000" w:rsidRPr="00000000" w14:paraId="0000008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Re Bahia &amp; San Francisco Railway co</w:t>
      </w:r>
      <w:r w:rsidDel="00000000" w:rsidR="00000000" w:rsidRPr="00000000">
        <w:rPr>
          <w:rFonts w:ascii="Times New Roman" w:cs="Times New Roman" w:eastAsia="Times New Roman" w:hAnsi="Times New Roman"/>
          <w:rtl w:val="0"/>
        </w:rPr>
        <w:t xml:space="preserve">. Cockburn J described the certificate as:</w:t>
      </w:r>
      <w:sdt>
        <w:sdtPr>
          <w:tag w:val="goog_rdk_14"/>
        </w:sdtPr>
        <w:sdtContent>
          <w:ins w:author="Arnet Achieng" w:id="7" w:date="2021-09-21T11:41:43Z">
            <w:r w:rsidDel="00000000" w:rsidR="00000000" w:rsidRPr="00000000">
              <w:rPr>
                <w:rFonts w:ascii="Times New Roman" w:cs="Times New Roman" w:eastAsia="Times New Roman" w:hAnsi="Times New Roman"/>
                <w:rtl w:val="0"/>
              </w:rPr>
              <w:t xml:space="preserve">0</w:t>
            </w:r>
          </w:ins>
        </w:sdtContent>
      </w:sdt>
      <w:r w:rsidDel="00000000" w:rsidR="00000000" w:rsidRPr="00000000">
        <w:rPr>
          <w:rtl w:val="0"/>
        </w:rPr>
      </w:r>
    </w:p>
    <w:sdt>
      <w:sdtPr>
        <w:tag w:val="goog_rdk_16"/>
      </w:sdtPr>
      <w:sdtContent>
        <w:p w:rsidR="00000000" w:rsidDel="00000000" w:rsidP="00000000" w:rsidRDefault="00000000" w:rsidRPr="00000000" w14:paraId="0000008E">
          <w:pPr>
            <w:pageBreakBefore w:val="0"/>
            <w:jc w:val="both"/>
            <w:rPr>
              <w:ins w:author="Arnet Achieng" w:id="8" w:date="2021-09-21T12:57:03Z"/>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a declaration by the company to all the</w:t>
          </w:r>
          <w:sdt>
            <w:sdtPr>
              <w:tag w:val="goog_rdk_15"/>
            </w:sdtPr>
            <w:sdtContent>
              <w:ins w:author="Arnet Achieng" w:id="8" w:date="2021-09-21T12:57:03Z">
                <w:r w:rsidDel="00000000" w:rsidR="00000000" w:rsidRPr="00000000">
                  <w:rPr>
                    <w:rFonts w:ascii="Times New Roman" w:cs="Times New Roman" w:eastAsia="Times New Roman" w:hAnsi="Times New Roman"/>
                    <w:b w:val="1"/>
                    <w:i w:val="1"/>
                    <w:rtl w:val="0"/>
                  </w:rPr>
                  <w:t xml:space="preserve">--</w:t>
                </w:r>
              </w:ins>
            </w:sdtContent>
          </w:sdt>
        </w:p>
      </w:sdtContent>
    </w:sdt>
    <w:sdt>
      <w:sdtPr>
        <w:tag w:val="goog_rdk_18"/>
      </w:sdtPr>
      <w:sdtContent>
        <w:p w:rsidR="00000000" w:rsidDel="00000000" w:rsidP="00000000" w:rsidRDefault="00000000" w:rsidRPr="00000000" w14:paraId="0000008F">
          <w:pPr>
            <w:pageBreakBefore w:val="0"/>
            <w:jc w:val="both"/>
            <w:rPr>
              <w:ins w:author="Arnet Achieng" w:id="8" w:date="2021-09-21T12:57:03Z"/>
              <w:rFonts w:ascii="Times New Roman" w:cs="Times New Roman" w:eastAsia="Times New Roman" w:hAnsi="Times New Roman"/>
              <w:b w:val="1"/>
              <w:i w:val="1"/>
            </w:rPr>
          </w:pPr>
          <w:sdt>
            <w:sdtPr>
              <w:tag w:val="goog_rdk_17"/>
            </w:sdtPr>
            <w:sdtContent>
              <w:ins w:author="Arnet Achieng" w:id="8" w:date="2021-09-21T12:57:03Z">
                <w:r w:rsidDel="00000000" w:rsidR="00000000" w:rsidRPr="00000000">
                  <w:rPr>
                    <w:rtl w:val="0"/>
                  </w:rPr>
                </w:r>
              </w:ins>
            </w:sdtContent>
          </w:sdt>
        </w:p>
      </w:sdtContent>
    </w:sdt>
    <w:sdt>
      <w:sdtPr>
        <w:tag w:val="goog_rdk_20"/>
      </w:sdtPr>
      <w:sdtContent>
        <w:p w:rsidR="00000000" w:rsidDel="00000000" w:rsidP="00000000" w:rsidRDefault="00000000" w:rsidRPr="00000000" w14:paraId="00000090">
          <w:pPr>
            <w:pageBreakBefore w:val="0"/>
            <w:jc w:val="both"/>
            <w:rPr>
              <w:ins w:author="Arnet Achieng" w:id="8" w:date="2021-09-21T12:57:03Z"/>
              <w:rFonts w:ascii="Times New Roman" w:cs="Times New Roman" w:eastAsia="Times New Roman" w:hAnsi="Times New Roman"/>
              <w:b w:val="1"/>
              <w:i w:val="1"/>
            </w:rPr>
          </w:pPr>
          <w:sdt>
            <w:sdtPr>
              <w:tag w:val="goog_rdk_19"/>
            </w:sdtPr>
            <w:sdtContent>
              <w:ins w:author="Arnet Achieng" w:id="8" w:date="2021-09-21T12:57:03Z">
                <w:r w:rsidDel="00000000" w:rsidR="00000000" w:rsidRPr="00000000">
                  <w:rPr>
                    <w:rtl w:val="0"/>
                  </w:rPr>
                </w:r>
              </w:ins>
            </w:sdtContent>
          </w:sdt>
        </w:p>
      </w:sdtContent>
    </w:sdt>
    <w:sdt>
      <w:sdtPr>
        <w:tag w:val="goog_rdk_22"/>
      </w:sdtPr>
      <w:sdtContent>
        <w:p w:rsidR="00000000" w:rsidDel="00000000" w:rsidP="00000000" w:rsidRDefault="00000000" w:rsidRPr="00000000" w14:paraId="00000091">
          <w:pPr>
            <w:pageBreakBefore w:val="0"/>
            <w:jc w:val="both"/>
            <w:rPr>
              <w:ins w:author="Arnet Achieng" w:id="8" w:date="2021-09-21T12:57:03Z"/>
              <w:rFonts w:ascii="Times New Roman" w:cs="Times New Roman" w:eastAsia="Times New Roman" w:hAnsi="Times New Roman"/>
              <w:b w:val="1"/>
              <w:i w:val="1"/>
            </w:rPr>
          </w:pPr>
          <w:sdt>
            <w:sdtPr>
              <w:tag w:val="goog_rdk_21"/>
            </w:sdtPr>
            <w:sdtContent>
              <w:ins w:author="Arnet Achieng" w:id="8" w:date="2021-09-21T12:57:03Z">
                <w:r w:rsidDel="00000000" w:rsidR="00000000" w:rsidRPr="00000000">
                  <w:rPr>
                    <w:rtl w:val="0"/>
                  </w:rPr>
                </w:r>
              </w:ins>
            </w:sdtContent>
          </w:sdt>
        </w:p>
      </w:sdtContent>
    </w:sdt>
    <w:sdt>
      <w:sdtPr>
        <w:tag w:val="goog_rdk_24"/>
      </w:sdtPr>
      <w:sdtContent>
        <w:p w:rsidR="00000000" w:rsidDel="00000000" w:rsidP="00000000" w:rsidRDefault="00000000" w:rsidRPr="00000000" w14:paraId="00000092">
          <w:pPr>
            <w:pageBreakBefore w:val="0"/>
            <w:jc w:val="both"/>
            <w:rPr>
              <w:ins w:author="Arnet Achieng" w:id="8" w:date="2021-09-21T12:57:03Z"/>
              <w:rFonts w:ascii="Times New Roman" w:cs="Times New Roman" w:eastAsia="Times New Roman" w:hAnsi="Times New Roman"/>
              <w:b w:val="1"/>
              <w:i w:val="1"/>
            </w:rPr>
          </w:pPr>
          <w:sdt>
            <w:sdtPr>
              <w:tag w:val="goog_rdk_23"/>
            </w:sdtPr>
            <w:sdtContent>
              <w:ins w:author="Arnet Achieng" w:id="8" w:date="2021-09-21T12:57:03Z">
                <w:r w:rsidDel="00000000" w:rsidR="00000000" w:rsidRPr="00000000">
                  <w:rPr>
                    <w:rFonts w:ascii="Times New Roman" w:cs="Times New Roman" w:eastAsia="Times New Roman" w:hAnsi="Times New Roman"/>
                    <w:b w:val="1"/>
                    <w:i w:val="1"/>
                    <w:rtl w:val="0"/>
                  </w:rPr>
                  <w:t xml:space="preserve">.</w:t>
                </w:r>
              </w:ins>
            </w:sdtContent>
          </w:sdt>
        </w:p>
      </w:sdtContent>
    </w:sdt>
    <w:sdt>
      <w:sdtPr>
        <w:tag w:val="goog_rdk_26"/>
      </w:sdtPr>
      <w:sdtContent>
        <w:p w:rsidR="00000000" w:rsidDel="00000000" w:rsidP="00000000" w:rsidRDefault="00000000" w:rsidRPr="00000000" w14:paraId="00000093">
          <w:pPr>
            <w:pageBreakBefore w:val="0"/>
            <w:jc w:val="both"/>
            <w:rPr>
              <w:ins w:author="Arnet Achieng" w:id="8" w:date="2021-09-21T12:57:03Z"/>
              <w:rFonts w:ascii="Times New Roman" w:cs="Times New Roman" w:eastAsia="Times New Roman" w:hAnsi="Times New Roman"/>
              <w:b w:val="1"/>
              <w:i w:val="1"/>
            </w:rPr>
          </w:pPr>
          <w:sdt>
            <w:sdtPr>
              <w:tag w:val="goog_rdk_25"/>
            </w:sdtPr>
            <w:sdtContent>
              <w:ins w:author="Arnet Achieng" w:id="8" w:date="2021-09-21T12:57:03Z">
                <w:r w:rsidDel="00000000" w:rsidR="00000000" w:rsidRPr="00000000">
                  <w:rPr>
                    <w:rtl w:val="0"/>
                  </w:rPr>
                </w:r>
              </w:ins>
            </w:sdtContent>
          </w:sdt>
        </w:p>
      </w:sdtContent>
    </w:sdt>
    <w:sdt>
      <w:sdtPr>
        <w:tag w:val="goog_rdk_28"/>
      </w:sdtPr>
      <w:sdtContent>
        <w:p w:rsidR="00000000" w:rsidDel="00000000" w:rsidP="00000000" w:rsidRDefault="00000000" w:rsidRPr="00000000" w14:paraId="00000094">
          <w:pPr>
            <w:pageBreakBefore w:val="0"/>
            <w:jc w:val="both"/>
            <w:rPr>
              <w:ins w:author="Arnet Achieng" w:id="8" w:date="2021-09-21T12:57:03Z"/>
              <w:rFonts w:ascii="Times New Roman" w:cs="Times New Roman" w:eastAsia="Times New Roman" w:hAnsi="Times New Roman"/>
              <w:b w:val="1"/>
              <w:i w:val="1"/>
            </w:rPr>
          </w:pPr>
          <w:sdt>
            <w:sdtPr>
              <w:tag w:val="goog_rdk_27"/>
            </w:sdtPr>
            <w:sdtContent>
              <w:ins w:author="Arnet Achieng" w:id="8" w:date="2021-09-21T12:57:03Z">
                <w:r w:rsidDel="00000000" w:rsidR="00000000" w:rsidRPr="00000000">
                  <w:rPr>
                    <w:rtl w:val="0"/>
                  </w:rPr>
                </w:r>
              </w:ins>
            </w:sdtContent>
          </w:sdt>
        </w:p>
      </w:sdtContent>
    </w:sdt>
    <w:sdt>
      <w:sdtPr>
        <w:tag w:val="goog_rdk_30"/>
      </w:sdtPr>
      <w:sdtContent>
        <w:p w:rsidR="00000000" w:rsidDel="00000000" w:rsidP="00000000" w:rsidRDefault="00000000" w:rsidRPr="00000000" w14:paraId="00000095">
          <w:pPr>
            <w:pageBreakBefore w:val="0"/>
            <w:jc w:val="both"/>
            <w:rPr>
              <w:ins w:author="Arnet Achieng" w:id="8" w:date="2021-09-21T12:57:03Z"/>
              <w:rFonts w:ascii="Times New Roman" w:cs="Times New Roman" w:eastAsia="Times New Roman" w:hAnsi="Times New Roman"/>
              <w:b w:val="1"/>
              <w:i w:val="1"/>
            </w:rPr>
          </w:pPr>
          <w:sdt>
            <w:sdtPr>
              <w:tag w:val="goog_rdk_29"/>
            </w:sdtPr>
            <w:sdtContent>
              <w:ins w:author="Arnet Achieng" w:id="8" w:date="2021-09-21T12:57:03Z">
                <w:r w:rsidDel="00000000" w:rsidR="00000000" w:rsidRPr="00000000">
                  <w:rPr>
                    <w:rtl w:val="0"/>
                  </w:rPr>
                </w:r>
              </w:ins>
            </w:sdtContent>
          </w:sdt>
        </w:p>
      </w:sdtContent>
    </w:sdt>
    <w:sdt>
      <w:sdtPr>
        <w:tag w:val="goog_rdk_32"/>
      </w:sdtPr>
      <w:sdtContent>
        <w:p w:rsidR="00000000" w:rsidDel="00000000" w:rsidP="00000000" w:rsidRDefault="00000000" w:rsidRPr="00000000" w14:paraId="00000096">
          <w:pPr>
            <w:pageBreakBefore w:val="0"/>
            <w:jc w:val="both"/>
            <w:rPr>
              <w:ins w:author="Arnet Achieng" w:id="8" w:date="2021-09-21T12:57:03Z"/>
              <w:rFonts w:ascii="Times New Roman" w:cs="Times New Roman" w:eastAsia="Times New Roman" w:hAnsi="Times New Roman"/>
              <w:b w:val="1"/>
              <w:i w:val="1"/>
            </w:rPr>
          </w:pPr>
          <w:sdt>
            <w:sdtPr>
              <w:tag w:val="goog_rdk_31"/>
            </w:sdtPr>
            <w:sdtContent>
              <w:ins w:author="Arnet Achieng" w:id="8" w:date="2021-09-21T12:57:03Z">
                <w:r w:rsidDel="00000000" w:rsidR="00000000" w:rsidRPr="00000000">
                  <w:rPr>
                    <w:rtl w:val="0"/>
                  </w:rPr>
                </w:r>
              </w:ins>
            </w:sdtContent>
          </w:sdt>
        </w:p>
      </w:sdtContent>
    </w:sdt>
    <w:sdt>
      <w:sdtPr>
        <w:tag w:val="goog_rdk_34"/>
      </w:sdtPr>
      <w:sdtContent>
        <w:p w:rsidR="00000000" w:rsidDel="00000000" w:rsidP="00000000" w:rsidRDefault="00000000" w:rsidRPr="00000000" w14:paraId="00000097">
          <w:pPr>
            <w:pageBreakBefore w:val="0"/>
            <w:jc w:val="both"/>
            <w:rPr>
              <w:ins w:author="Arnet Achieng" w:id="8" w:date="2021-09-21T12:57:03Z"/>
              <w:rFonts w:ascii="Times New Roman" w:cs="Times New Roman" w:eastAsia="Times New Roman" w:hAnsi="Times New Roman"/>
              <w:b w:val="1"/>
              <w:i w:val="1"/>
            </w:rPr>
          </w:pPr>
          <w:sdt>
            <w:sdtPr>
              <w:tag w:val="goog_rdk_33"/>
            </w:sdtPr>
            <w:sdtContent>
              <w:ins w:author="Arnet Achieng" w:id="8" w:date="2021-09-21T12:57:03Z">
                <w:r w:rsidDel="00000000" w:rsidR="00000000" w:rsidRPr="00000000">
                  <w:rPr>
                    <w:rtl w:val="0"/>
                  </w:rPr>
                </w:r>
              </w:ins>
            </w:sdtContent>
          </w:sdt>
        </w:p>
      </w:sdtContent>
    </w:sdt>
    <w:sdt>
      <w:sdtPr>
        <w:tag w:val="goog_rdk_36"/>
      </w:sdtPr>
      <w:sdtContent>
        <w:p w:rsidR="00000000" w:rsidDel="00000000" w:rsidP="00000000" w:rsidRDefault="00000000" w:rsidRPr="00000000" w14:paraId="00000098">
          <w:pPr>
            <w:pageBreakBefore w:val="0"/>
            <w:jc w:val="both"/>
            <w:rPr>
              <w:ins w:author="Arnet Achieng" w:id="8" w:date="2021-09-21T12:57:03Z"/>
              <w:rFonts w:ascii="Times New Roman" w:cs="Times New Roman" w:eastAsia="Times New Roman" w:hAnsi="Times New Roman"/>
              <w:b w:val="1"/>
              <w:i w:val="1"/>
            </w:rPr>
          </w:pPr>
          <w:sdt>
            <w:sdtPr>
              <w:tag w:val="goog_rdk_35"/>
            </w:sdtPr>
            <w:sdtContent>
              <w:ins w:author="Arnet Achieng" w:id="8" w:date="2021-09-21T12:57:03Z">
                <w:r w:rsidDel="00000000" w:rsidR="00000000" w:rsidRPr="00000000">
                  <w:rPr>
                    <w:rtl w:val="0"/>
                  </w:rPr>
                </w:r>
              </w:ins>
            </w:sdtContent>
          </w:sdt>
        </w:p>
      </w:sdtContent>
    </w:sdt>
    <w:sdt>
      <w:sdtPr>
        <w:tag w:val="goog_rdk_38"/>
      </w:sdtPr>
      <w:sdtContent>
        <w:p w:rsidR="00000000" w:rsidDel="00000000" w:rsidP="00000000" w:rsidRDefault="00000000" w:rsidRPr="00000000" w14:paraId="00000099">
          <w:pPr>
            <w:pageBreakBefore w:val="0"/>
            <w:jc w:val="both"/>
            <w:rPr>
              <w:ins w:author="Arnet Achieng" w:id="8" w:date="2021-09-21T12:57:03Z"/>
              <w:rFonts w:ascii="Times New Roman" w:cs="Times New Roman" w:eastAsia="Times New Roman" w:hAnsi="Times New Roman"/>
              <w:b w:val="1"/>
              <w:i w:val="1"/>
            </w:rPr>
          </w:pPr>
          <w:sdt>
            <w:sdtPr>
              <w:tag w:val="goog_rdk_37"/>
            </w:sdtPr>
            <w:sdtContent>
              <w:ins w:author="Arnet Achieng" w:id="8" w:date="2021-09-21T12:57:03Z">
                <w:r w:rsidDel="00000000" w:rsidR="00000000" w:rsidRPr="00000000">
                  <w:rPr>
                    <w:rtl w:val="0"/>
                  </w:rPr>
                </w:r>
              </w:ins>
            </w:sdtContent>
          </w:sdt>
        </w:p>
      </w:sdtContent>
    </w:sdt>
    <w:sdt>
      <w:sdtPr>
        <w:tag w:val="goog_rdk_40"/>
      </w:sdtPr>
      <w:sdtContent>
        <w:p w:rsidR="00000000" w:rsidDel="00000000" w:rsidP="00000000" w:rsidRDefault="00000000" w:rsidRPr="00000000" w14:paraId="0000009A">
          <w:pPr>
            <w:pageBreakBefore w:val="0"/>
            <w:jc w:val="both"/>
            <w:rPr>
              <w:ins w:author="Arnet Achieng" w:id="8" w:date="2021-09-21T12:57:03Z"/>
              <w:rFonts w:ascii="Times New Roman" w:cs="Times New Roman" w:eastAsia="Times New Roman" w:hAnsi="Times New Roman"/>
              <w:b w:val="1"/>
              <w:i w:val="1"/>
            </w:rPr>
          </w:pPr>
          <w:sdt>
            <w:sdtPr>
              <w:tag w:val="goog_rdk_39"/>
            </w:sdtPr>
            <w:sdtContent>
              <w:ins w:author="Arnet Achieng" w:id="8" w:date="2021-09-21T12:57:03Z">
                <w:r w:rsidDel="00000000" w:rsidR="00000000" w:rsidRPr="00000000">
                  <w:rPr>
                    <w:rtl w:val="0"/>
                  </w:rPr>
                </w:r>
              </w:ins>
            </w:sdtContent>
          </w:sdt>
        </w:p>
      </w:sdtContent>
    </w:sdt>
    <w:sdt>
      <w:sdtPr>
        <w:tag w:val="goog_rdk_42"/>
      </w:sdtPr>
      <w:sdtContent>
        <w:p w:rsidR="00000000" w:rsidDel="00000000" w:rsidP="00000000" w:rsidRDefault="00000000" w:rsidRPr="00000000" w14:paraId="0000009B">
          <w:pPr>
            <w:pageBreakBefore w:val="0"/>
            <w:jc w:val="both"/>
            <w:rPr>
              <w:ins w:author="Arnet Achieng" w:id="8" w:date="2021-09-21T12:57:03Z"/>
              <w:rFonts w:ascii="Times New Roman" w:cs="Times New Roman" w:eastAsia="Times New Roman" w:hAnsi="Times New Roman"/>
              <w:b w:val="1"/>
              <w:i w:val="1"/>
            </w:rPr>
          </w:pPr>
          <w:sdt>
            <w:sdtPr>
              <w:tag w:val="goog_rdk_41"/>
            </w:sdtPr>
            <w:sdtContent>
              <w:ins w:author="Arnet Achieng" w:id="8" w:date="2021-09-21T12:57:03Z">
                <w:r w:rsidDel="00000000" w:rsidR="00000000" w:rsidRPr="00000000">
                  <w:rPr>
                    <w:rtl w:val="0"/>
                  </w:rPr>
                </w:r>
              </w:ins>
            </w:sdtContent>
          </w:sdt>
        </w:p>
      </w:sdtContent>
    </w:sdt>
    <w:sdt>
      <w:sdtPr>
        <w:tag w:val="goog_rdk_44"/>
      </w:sdtPr>
      <w:sdtContent>
        <w:p w:rsidR="00000000" w:rsidDel="00000000" w:rsidP="00000000" w:rsidRDefault="00000000" w:rsidRPr="00000000" w14:paraId="0000009C">
          <w:pPr>
            <w:pageBreakBefore w:val="0"/>
            <w:jc w:val="both"/>
            <w:rPr>
              <w:ins w:author="Arnet Achieng" w:id="8" w:date="2021-09-21T12:57:03Z"/>
              <w:rFonts w:ascii="Times New Roman" w:cs="Times New Roman" w:eastAsia="Times New Roman" w:hAnsi="Times New Roman"/>
              <w:b w:val="1"/>
              <w:i w:val="1"/>
            </w:rPr>
          </w:pPr>
          <w:sdt>
            <w:sdtPr>
              <w:tag w:val="goog_rdk_43"/>
            </w:sdtPr>
            <w:sdtContent>
              <w:ins w:author="Arnet Achieng" w:id="8" w:date="2021-09-21T12:57:03Z">
                <w:r w:rsidDel="00000000" w:rsidR="00000000" w:rsidRPr="00000000">
                  <w:rPr>
                    <w:rtl w:val="0"/>
                  </w:rPr>
                </w:r>
              </w:ins>
            </w:sdtContent>
          </w:sdt>
        </w:p>
      </w:sdtContent>
    </w:sdt>
    <w:sdt>
      <w:sdtPr>
        <w:tag w:val="goog_rdk_46"/>
      </w:sdtPr>
      <w:sdtContent>
        <w:p w:rsidR="00000000" w:rsidDel="00000000" w:rsidP="00000000" w:rsidRDefault="00000000" w:rsidRPr="00000000" w14:paraId="0000009D">
          <w:pPr>
            <w:pageBreakBefore w:val="0"/>
            <w:jc w:val="both"/>
            <w:rPr>
              <w:ins w:author="Arnet Achieng" w:id="8" w:date="2021-09-21T12:57:03Z"/>
              <w:rFonts w:ascii="Times New Roman" w:cs="Times New Roman" w:eastAsia="Times New Roman" w:hAnsi="Times New Roman"/>
              <w:b w:val="1"/>
              <w:i w:val="1"/>
            </w:rPr>
          </w:pPr>
          <w:sdt>
            <w:sdtPr>
              <w:tag w:val="goog_rdk_45"/>
            </w:sdtPr>
            <w:sdtContent>
              <w:ins w:author="Arnet Achieng" w:id="8" w:date="2021-09-21T12:57:03Z">
                <w:r w:rsidDel="00000000" w:rsidR="00000000" w:rsidRPr="00000000">
                  <w:rPr>
                    <w:rtl w:val="0"/>
                  </w:rPr>
                </w:r>
              </w:ins>
            </w:sdtContent>
          </w:sdt>
        </w:p>
      </w:sdtContent>
    </w:sdt>
    <w:sdt>
      <w:sdtPr>
        <w:tag w:val="goog_rdk_48"/>
      </w:sdtPr>
      <w:sdtContent>
        <w:p w:rsidR="00000000" w:rsidDel="00000000" w:rsidP="00000000" w:rsidRDefault="00000000" w:rsidRPr="00000000" w14:paraId="0000009E">
          <w:pPr>
            <w:pageBreakBefore w:val="0"/>
            <w:jc w:val="both"/>
            <w:rPr>
              <w:ins w:author="Arnet Achieng" w:id="8" w:date="2021-09-21T12:57:03Z"/>
              <w:rFonts w:ascii="Times New Roman" w:cs="Times New Roman" w:eastAsia="Times New Roman" w:hAnsi="Times New Roman"/>
              <w:b w:val="1"/>
              <w:i w:val="1"/>
            </w:rPr>
          </w:pPr>
          <w:sdt>
            <w:sdtPr>
              <w:tag w:val="goog_rdk_47"/>
            </w:sdtPr>
            <w:sdtContent>
              <w:ins w:author="Arnet Achieng" w:id="8" w:date="2021-09-21T12:57:03Z">
                <w:r w:rsidDel="00000000" w:rsidR="00000000" w:rsidRPr="00000000">
                  <w:rPr>
                    <w:rtl w:val="0"/>
                  </w:rPr>
                </w:r>
              </w:ins>
            </w:sdtContent>
          </w:sdt>
        </w:p>
      </w:sdtContent>
    </w:sdt>
    <w:sdt>
      <w:sdtPr>
        <w:tag w:val="goog_rdk_50"/>
      </w:sdtPr>
      <w:sdtContent>
        <w:p w:rsidR="00000000" w:rsidDel="00000000" w:rsidP="00000000" w:rsidRDefault="00000000" w:rsidRPr="00000000" w14:paraId="0000009F">
          <w:pPr>
            <w:pageBreakBefore w:val="0"/>
            <w:jc w:val="both"/>
            <w:rPr>
              <w:ins w:author="Arnet Achieng" w:id="8" w:date="2021-09-21T12:57:03Z"/>
              <w:rFonts w:ascii="Times New Roman" w:cs="Times New Roman" w:eastAsia="Times New Roman" w:hAnsi="Times New Roman"/>
              <w:b w:val="1"/>
              <w:i w:val="1"/>
            </w:rPr>
          </w:pPr>
          <w:sdt>
            <w:sdtPr>
              <w:tag w:val="goog_rdk_49"/>
            </w:sdtPr>
            <w:sdtContent>
              <w:ins w:author="Arnet Achieng" w:id="8" w:date="2021-09-21T12:57:03Z">
                <w:r w:rsidDel="00000000" w:rsidR="00000000" w:rsidRPr="00000000">
                  <w:rPr>
                    <w:rtl w:val="0"/>
                  </w:rPr>
                </w:r>
              </w:ins>
            </w:sdtContent>
          </w:sdt>
        </w:p>
      </w:sdtContent>
    </w:sdt>
    <w:sdt>
      <w:sdtPr>
        <w:tag w:val="goog_rdk_52"/>
      </w:sdtPr>
      <w:sdtContent>
        <w:p w:rsidR="00000000" w:rsidDel="00000000" w:rsidP="00000000" w:rsidRDefault="00000000" w:rsidRPr="00000000" w14:paraId="000000A0">
          <w:pPr>
            <w:pageBreakBefore w:val="0"/>
            <w:jc w:val="both"/>
            <w:rPr>
              <w:ins w:author="Arnet Achieng" w:id="8" w:date="2021-09-21T12:57:03Z"/>
              <w:rFonts w:ascii="Times New Roman" w:cs="Times New Roman" w:eastAsia="Times New Roman" w:hAnsi="Times New Roman"/>
              <w:b w:val="1"/>
              <w:i w:val="1"/>
            </w:rPr>
          </w:pPr>
          <w:sdt>
            <w:sdtPr>
              <w:tag w:val="goog_rdk_51"/>
            </w:sdtPr>
            <w:sdtContent>
              <w:ins w:author="Arnet Achieng" w:id="8" w:date="2021-09-21T12:57:03Z">
                <w:r w:rsidDel="00000000" w:rsidR="00000000" w:rsidRPr="00000000">
                  <w:rPr>
                    <w:rtl w:val="0"/>
                  </w:rPr>
                </w:r>
              </w:ins>
            </w:sdtContent>
          </w:sdt>
        </w:p>
      </w:sdtContent>
    </w:sdt>
    <w:sdt>
      <w:sdtPr>
        <w:tag w:val="goog_rdk_54"/>
      </w:sdtPr>
      <w:sdtContent>
        <w:p w:rsidR="00000000" w:rsidDel="00000000" w:rsidP="00000000" w:rsidRDefault="00000000" w:rsidRPr="00000000" w14:paraId="000000A1">
          <w:pPr>
            <w:pageBreakBefore w:val="0"/>
            <w:jc w:val="both"/>
            <w:rPr>
              <w:ins w:author="Arnet Achieng" w:id="8" w:date="2021-09-21T12:57:03Z"/>
              <w:rFonts w:ascii="Times New Roman" w:cs="Times New Roman" w:eastAsia="Times New Roman" w:hAnsi="Times New Roman"/>
              <w:b w:val="1"/>
              <w:i w:val="1"/>
            </w:rPr>
          </w:pPr>
          <w:sdt>
            <w:sdtPr>
              <w:tag w:val="goog_rdk_53"/>
            </w:sdtPr>
            <w:sdtContent>
              <w:ins w:author="Arnet Achieng" w:id="8" w:date="2021-09-21T12:57:03Z">
                <w:r w:rsidDel="00000000" w:rsidR="00000000" w:rsidRPr="00000000">
                  <w:rPr>
                    <w:rtl w:val="0"/>
                  </w:rPr>
                </w:r>
              </w:ins>
            </w:sdtContent>
          </w:sdt>
        </w:p>
      </w:sdtContent>
    </w:sdt>
    <w:sdt>
      <w:sdtPr>
        <w:tag w:val="goog_rdk_56"/>
      </w:sdtPr>
      <w:sdtContent>
        <w:p w:rsidR="00000000" w:rsidDel="00000000" w:rsidP="00000000" w:rsidRDefault="00000000" w:rsidRPr="00000000" w14:paraId="000000A2">
          <w:pPr>
            <w:pageBreakBefore w:val="0"/>
            <w:jc w:val="both"/>
            <w:rPr>
              <w:ins w:author="Arnet Achieng" w:id="8" w:date="2021-09-21T12:57:03Z"/>
              <w:rFonts w:ascii="Times New Roman" w:cs="Times New Roman" w:eastAsia="Times New Roman" w:hAnsi="Times New Roman"/>
              <w:b w:val="1"/>
              <w:i w:val="1"/>
            </w:rPr>
          </w:pPr>
          <w:sdt>
            <w:sdtPr>
              <w:tag w:val="goog_rdk_55"/>
            </w:sdtPr>
            <w:sdtContent>
              <w:ins w:author="Arnet Achieng" w:id="8" w:date="2021-09-21T12:57:03Z">
                <w:r w:rsidDel="00000000" w:rsidR="00000000" w:rsidRPr="00000000">
                  <w:rPr>
                    <w:rtl w:val="0"/>
                  </w:rPr>
                </w:r>
              </w:ins>
            </w:sdtContent>
          </w:sdt>
        </w:p>
      </w:sdtContent>
    </w:sdt>
    <w:sdt>
      <w:sdtPr>
        <w:tag w:val="goog_rdk_58"/>
      </w:sdtPr>
      <w:sdtContent>
        <w:p w:rsidR="00000000" w:rsidDel="00000000" w:rsidP="00000000" w:rsidRDefault="00000000" w:rsidRPr="00000000" w14:paraId="000000A3">
          <w:pPr>
            <w:pageBreakBefore w:val="0"/>
            <w:jc w:val="both"/>
            <w:rPr>
              <w:ins w:author="Arnet Achieng" w:id="8" w:date="2021-09-21T12:57:03Z"/>
              <w:rFonts w:ascii="Times New Roman" w:cs="Times New Roman" w:eastAsia="Times New Roman" w:hAnsi="Times New Roman"/>
              <w:b w:val="1"/>
              <w:i w:val="1"/>
            </w:rPr>
          </w:pPr>
          <w:sdt>
            <w:sdtPr>
              <w:tag w:val="goog_rdk_57"/>
            </w:sdtPr>
            <w:sdtContent>
              <w:ins w:author="Arnet Achieng" w:id="8" w:date="2021-09-21T12:57:03Z">
                <w:r w:rsidDel="00000000" w:rsidR="00000000" w:rsidRPr="00000000">
                  <w:rPr>
                    <w:rtl w:val="0"/>
                  </w:rPr>
                </w:r>
              </w:ins>
            </w:sdtContent>
          </w:sdt>
        </w:p>
      </w:sdtContent>
    </w:sdt>
    <w:sdt>
      <w:sdtPr>
        <w:tag w:val="goog_rdk_60"/>
      </w:sdtPr>
      <w:sdtContent>
        <w:p w:rsidR="00000000" w:rsidDel="00000000" w:rsidP="00000000" w:rsidRDefault="00000000" w:rsidRPr="00000000" w14:paraId="000000A4">
          <w:pPr>
            <w:pageBreakBefore w:val="0"/>
            <w:jc w:val="both"/>
            <w:rPr>
              <w:ins w:author="Arnet Achieng" w:id="8" w:date="2021-09-21T12:57:03Z"/>
              <w:rFonts w:ascii="Times New Roman" w:cs="Times New Roman" w:eastAsia="Times New Roman" w:hAnsi="Times New Roman"/>
              <w:b w:val="1"/>
              <w:i w:val="1"/>
            </w:rPr>
          </w:pPr>
          <w:sdt>
            <w:sdtPr>
              <w:tag w:val="goog_rdk_59"/>
            </w:sdtPr>
            <w:sdtContent>
              <w:ins w:author="Arnet Achieng" w:id="8" w:date="2021-09-21T12:57:03Z">
                <w:r w:rsidDel="00000000" w:rsidR="00000000" w:rsidRPr="00000000">
                  <w:rPr>
                    <w:rtl w:val="0"/>
                  </w:rPr>
                </w:r>
              </w:ins>
            </w:sdtContent>
          </w:sdt>
        </w:p>
      </w:sdtContent>
    </w:sdt>
    <w:sdt>
      <w:sdtPr>
        <w:tag w:val="goog_rdk_62"/>
      </w:sdtPr>
      <w:sdtContent>
        <w:p w:rsidR="00000000" w:rsidDel="00000000" w:rsidP="00000000" w:rsidRDefault="00000000" w:rsidRPr="00000000" w14:paraId="000000A5">
          <w:pPr>
            <w:pageBreakBefore w:val="0"/>
            <w:jc w:val="both"/>
            <w:rPr>
              <w:ins w:author="Arnet Achieng" w:id="8" w:date="2021-09-21T12:57:03Z"/>
              <w:rFonts w:ascii="Times New Roman" w:cs="Times New Roman" w:eastAsia="Times New Roman" w:hAnsi="Times New Roman"/>
              <w:b w:val="1"/>
              <w:i w:val="1"/>
            </w:rPr>
          </w:pPr>
          <w:sdt>
            <w:sdtPr>
              <w:tag w:val="goog_rdk_61"/>
            </w:sdtPr>
            <w:sdtContent>
              <w:ins w:author="Arnet Achieng" w:id="8" w:date="2021-09-21T12:57:03Z">
                <w:r w:rsidDel="00000000" w:rsidR="00000000" w:rsidRPr="00000000">
                  <w:rPr>
                    <w:rtl w:val="0"/>
                  </w:rPr>
                </w:r>
              </w:ins>
            </w:sdtContent>
          </w:sdt>
        </w:p>
      </w:sdtContent>
    </w:sdt>
    <w:sdt>
      <w:sdtPr>
        <w:tag w:val="goog_rdk_64"/>
      </w:sdtPr>
      <w:sdtContent>
        <w:p w:rsidR="00000000" w:rsidDel="00000000" w:rsidP="00000000" w:rsidRDefault="00000000" w:rsidRPr="00000000" w14:paraId="000000A6">
          <w:pPr>
            <w:pageBreakBefore w:val="0"/>
            <w:jc w:val="both"/>
            <w:rPr>
              <w:ins w:author="Arnet Achieng" w:id="8" w:date="2021-09-21T12:57:03Z"/>
              <w:rFonts w:ascii="Times New Roman" w:cs="Times New Roman" w:eastAsia="Times New Roman" w:hAnsi="Times New Roman"/>
              <w:b w:val="1"/>
              <w:i w:val="1"/>
            </w:rPr>
          </w:pPr>
          <w:sdt>
            <w:sdtPr>
              <w:tag w:val="goog_rdk_63"/>
            </w:sdtPr>
            <w:sdtContent>
              <w:ins w:author="Arnet Achieng" w:id="8" w:date="2021-09-21T12:57:03Z">
                <w:r w:rsidDel="00000000" w:rsidR="00000000" w:rsidRPr="00000000">
                  <w:rPr>
                    <w:rtl w:val="0"/>
                  </w:rPr>
                </w:r>
              </w:ins>
            </w:sdtContent>
          </w:sdt>
        </w:p>
      </w:sdtContent>
    </w:sdt>
    <w:sdt>
      <w:sdtPr>
        <w:tag w:val="goog_rdk_66"/>
      </w:sdtPr>
      <w:sdtContent>
        <w:p w:rsidR="00000000" w:rsidDel="00000000" w:rsidP="00000000" w:rsidRDefault="00000000" w:rsidRPr="00000000" w14:paraId="000000A7">
          <w:pPr>
            <w:pageBreakBefore w:val="0"/>
            <w:jc w:val="both"/>
            <w:rPr>
              <w:ins w:author="Arnet Achieng" w:id="8" w:date="2021-09-21T12:57:03Z"/>
              <w:rFonts w:ascii="Times New Roman" w:cs="Times New Roman" w:eastAsia="Times New Roman" w:hAnsi="Times New Roman"/>
              <w:b w:val="1"/>
              <w:i w:val="1"/>
            </w:rPr>
          </w:pPr>
          <w:sdt>
            <w:sdtPr>
              <w:tag w:val="goog_rdk_65"/>
            </w:sdtPr>
            <w:sdtContent>
              <w:ins w:author="Arnet Achieng" w:id="8" w:date="2021-09-21T12:57:03Z">
                <w:r w:rsidDel="00000000" w:rsidR="00000000" w:rsidRPr="00000000">
                  <w:rPr>
                    <w:rtl w:val="0"/>
                  </w:rPr>
                </w:r>
              </w:ins>
            </w:sdtContent>
          </w:sdt>
        </w:p>
      </w:sdtContent>
    </w:sdt>
    <w:sdt>
      <w:sdtPr>
        <w:tag w:val="goog_rdk_68"/>
      </w:sdtPr>
      <w:sdtContent>
        <w:p w:rsidR="00000000" w:rsidDel="00000000" w:rsidP="00000000" w:rsidRDefault="00000000" w:rsidRPr="00000000" w14:paraId="000000A8">
          <w:pPr>
            <w:pageBreakBefore w:val="0"/>
            <w:jc w:val="both"/>
            <w:rPr>
              <w:ins w:author="Arnet Achieng" w:id="8" w:date="2021-09-21T12:57:03Z"/>
              <w:rFonts w:ascii="Times New Roman" w:cs="Times New Roman" w:eastAsia="Times New Roman" w:hAnsi="Times New Roman"/>
              <w:b w:val="1"/>
              <w:i w:val="1"/>
            </w:rPr>
          </w:pPr>
          <w:sdt>
            <w:sdtPr>
              <w:tag w:val="goog_rdk_67"/>
            </w:sdtPr>
            <w:sdtContent>
              <w:ins w:author="Arnet Achieng" w:id="8" w:date="2021-09-21T12:57:03Z">
                <w:r w:rsidDel="00000000" w:rsidR="00000000" w:rsidRPr="00000000">
                  <w:rPr>
                    <w:rtl w:val="0"/>
                  </w:rPr>
                </w:r>
              </w:ins>
            </w:sdtContent>
          </w:sdt>
        </w:p>
      </w:sdtContent>
    </w:sdt>
    <w:sdt>
      <w:sdtPr>
        <w:tag w:val="goog_rdk_70"/>
      </w:sdtPr>
      <w:sdtContent>
        <w:p w:rsidR="00000000" w:rsidDel="00000000" w:rsidP="00000000" w:rsidRDefault="00000000" w:rsidRPr="00000000" w14:paraId="000000A9">
          <w:pPr>
            <w:pageBreakBefore w:val="0"/>
            <w:jc w:val="both"/>
            <w:rPr>
              <w:ins w:author="Arnet Achieng" w:id="8" w:date="2021-09-21T12:57:03Z"/>
              <w:rFonts w:ascii="Times New Roman" w:cs="Times New Roman" w:eastAsia="Times New Roman" w:hAnsi="Times New Roman"/>
              <w:b w:val="1"/>
              <w:i w:val="1"/>
            </w:rPr>
          </w:pPr>
          <w:sdt>
            <w:sdtPr>
              <w:tag w:val="goog_rdk_69"/>
            </w:sdtPr>
            <w:sdtContent>
              <w:ins w:author="Arnet Achieng" w:id="8" w:date="2021-09-21T12:57:03Z">
                <w:r w:rsidDel="00000000" w:rsidR="00000000" w:rsidRPr="00000000">
                  <w:rPr>
                    <w:rtl w:val="0"/>
                  </w:rPr>
                </w:r>
              </w:ins>
            </w:sdtContent>
          </w:sdt>
        </w:p>
      </w:sdtContent>
    </w:sdt>
    <w:sdt>
      <w:sdtPr>
        <w:tag w:val="goog_rdk_72"/>
      </w:sdtPr>
      <w:sdtContent>
        <w:p w:rsidR="00000000" w:rsidDel="00000000" w:rsidP="00000000" w:rsidRDefault="00000000" w:rsidRPr="00000000" w14:paraId="000000AA">
          <w:pPr>
            <w:pageBreakBefore w:val="0"/>
            <w:jc w:val="both"/>
            <w:rPr>
              <w:ins w:author="Arnet Achieng" w:id="8" w:date="2021-09-21T12:57:03Z"/>
              <w:rFonts w:ascii="Times New Roman" w:cs="Times New Roman" w:eastAsia="Times New Roman" w:hAnsi="Times New Roman"/>
              <w:b w:val="1"/>
              <w:i w:val="1"/>
            </w:rPr>
          </w:pPr>
          <w:sdt>
            <w:sdtPr>
              <w:tag w:val="goog_rdk_71"/>
            </w:sdtPr>
            <w:sdtContent>
              <w:ins w:author="Arnet Achieng" w:id="8" w:date="2021-09-21T12:57:03Z">
                <w:r w:rsidDel="00000000" w:rsidR="00000000" w:rsidRPr="00000000">
                  <w:rPr>
                    <w:rtl w:val="0"/>
                  </w:rPr>
                </w:r>
              </w:ins>
            </w:sdtContent>
          </w:sdt>
        </w:p>
      </w:sdtContent>
    </w:sdt>
    <w:sdt>
      <w:sdtPr>
        <w:tag w:val="goog_rdk_74"/>
      </w:sdtPr>
      <w:sdtContent>
        <w:p w:rsidR="00000000" w:rsidDel="00000000" w:rsidP="00000000" w:rsidRDefault="00000000" w:rsidRPr="00000000" w14:paraId="000000AB">
          <w:pPr>
            <w:pageBreakBefore w:val="0"/>
            <w:jc w:val="both"/>
            <w:rPr>
              <w:ins w:author="Arnet Achieng" w:id="8" w:date="2021-09-21T12:57:03Z"/>
              <w:rFonts w:ascii="Times New Roman" w:cs="Times New Roman" w:eastAsia="Times New Roman" w:hAnsi="Times New Roman"/>
              <w:b w:val="1"/>
              <w:i w:val="1"/>
            </w:rPr>
          </w:pPr>
          <w:sdt>
            <w:sdtPr>
              <w:tag w:val="goog_rdk_73"/>
            </w:sdtPr>
            <w:sdtContent>
              <w:ins w:author="Arnet Achieng" w:id="8" w:date="2021-09-21T12:57:03Z">
                <w:r w:rsidDel="00000000" w:rsidR="00000000" w:rsidRPr="00000000">
                  <w:rPr>
                    <w:rtl w:val="0"/>
                  </w:rPr>
                </w:r>
              </w:ins>
            </w:sdtContent>
          </w:sdt>
        </w:p>
      </w:sdtContent>
    </w:sdt>
    <w:sdt>
      <w:sdtPr>
        <w:tag w:val="goog_rdk_76"/>
      </w:sdtPr>
      <w:sdtContent>
        <w:p w:rsidR="00000000" w:rsidDel="00000000" w:rsidP="00000000" w:rsidRDefault="00000000" w:rsidRPr="00000000" w14:paraId="000000AC">
          <w:pPr>
            <w:pageBreakBefore w:val="0"/>
            <w:jc w:val="both"/>
            <w:rPr>
              <w:ins w:author="Arnet Achieng" w:id="8" w:date="2021-09-21T12:57:03Z"/>
              <w:rFonts w:ascii="Times New Roman" w:cs="Times New Roman" w:eastAsia="Times New Roman" w:hAnsi="Times New Roman"/>
              <w:b w:val="1"/>
              <w:i w:val="1"/>
            </w:rPr>
          </w:pPr>
          <w:sdt>
            <w:sdtPr>
              <w:tag w:val="goog_rdk_75"/>
            </w:sdtPr>
            <w:sdtContent>
              <w:ins w:author="Arnet Achieng" w:id="8" w:date="2021-09-21T12:57:03Z">
                <w:r w:rsidDel="00000000" w:rsidR="00000000" w:rsidRPr="00000000">
                  <w:rPr>
                    <w:rtl w:val="0"/>
                  </w:rPr>
                </w:r>
              </w:ins>
            </w:sdtContent>
          </w:sdt>
        </w:p>
      </w:sdtContent>
    </w:sdt>
    <w:sdt>
      <w:sdtPr>
        <w:tag w:val="goog_rdk_78"/>
      </w:sdtPr>
      <w:sdtContent>
        <w:p w:rsidR="00000000" w:rsidDel="00000000" w:rsidP="00000000" w:rsidRDefault="00000000" w:rsidRPr="00000000" w14:paraId="000000AD">
          <w:pPr>
            <w:pageBreakBefore w:val="0"/>
            <w:jc w:val="both"/>
            <w:rPr>
              <w:ins w:author="Arnet Achieng" w:id="8" w:date="2021-09-21T12:57:03Z"/>
              <w:rFonts w:ascii="Times New Roman" w:cs="Times New Roman" w:eastAsia="Times New Roman" w:hAnsi="Times New Roman"/>
              <w:b w:val="1"/>
              <w:i w:val="1"/>
            </w:rPr>
          </w:pPr>
          <w:sdt>
            <w:sdtPr>
              <w:tag w:val="goog_rdk_77"/>
            </w:sdtPr>
            <w:sdtContent>
              <w:ins w:author="Arnet Achieng" w:id="8" w:date="2021-09-21T12:57:03Z">
                <w:r w:rsidDel="00000000" w:rsidR="00000000" w:rsidRPr="00000000">
                  <w:rPr>
                    <w:rtl w:val="0"/>
                  </w:rPr>
                </w:r>
              </w:ins>
            </w:sdtContent>
          </w:sdt>
        </w:p>
      </w:sdtContent>
    </w:sdt>
    <w:sdt>
      <w:sdtPr>
        <w:tag w:val="goog_rdk_80"/>
      </w:sdtPr>
      <w:sdtContent>
        <w:p w:rsidR="00000000" w:rsidDel="00000000" w:rsidP="00000000" w:rsidRDefault="00000000" w:rsidRPr="00000000" w14:paraId="000000AE">
          <w:pPr>
            <w:pageBreakBefore w:val="0"/>
            <w:jc w:val="both"/>
            <w:rPr>
              <w:ins w:author="Arnet Achieng" w:id="8" w:date="2021-09-21T12:57:03Z"/>
              <w:rFonts w:ascii="Times New Roman" w:cs="Times New Roman" w:eastAsia="Times New Roman" w:hAnsi="Times New Roman"/>
              <w:b w:val="1"/>
              <w:i w:val="1"/>
            </w:rPr>
          </w:pPr>
          <w:sdt>
            <w:sdtPr>
              <w:tag w:val="goog_rdk_79"/>
            </w:sdtPr>
            <w:sdtContent>
              <w:ins w:author="Arnet Achieng" w:id="8" w:date="2021-09-21T12:57:03Z">
                <w:r w:rsidDel="00000000" w:rsidR="00000000" w:rsidRPr="00000000">
                  <w:rPr>
                    <w:rtl w:val="0"/>
                  </w:rPr>
                </w:r>
              </w:ins>
            </w:sdtContent>
          </w:sdt>
        </w:p>
      </w:sdtContent>
    </w:sdt>
    <w:sdt>
      <w:sdtPr>
        <w:tag w:val="goog_rdk_82"/>
      </w:sdtPr>
      <w:sdtContent>
        <w:p w:rsidR="00000000" w:rsidDel="00000000" w:rsidP="00000000" w:rsidRDefault="00000000" w:rsidRPr="00000000" w14:paraId="000000AF">
          <w:pPr>
            <w:pageBreakBefore w:val="0"/>
            <w:jc w:val="both"/>
            <w:rPr>
              <w:ins w:author="Arnet Achieng" w:id="8" w:date="2021-09-21T12:57:03Z"/>
              <w:rFonts w:ascii="Times New Roman" w:cs="Times New Roman" w:eastAsia="Times New Roman" w:hAnsi="Times New Roman"/>
              <w:b w:val="1"/>
              <w:i w:val="1"/>
            </w:rPr>
          </w:pPr>
          <w:sdt>
            <w:sdtPr>
              <w:tag w:val="goog_rdk_81"/>
            </w:sdtPr>
            <w:sdtContent>
              <w:ins w:author="Arnet Achieng" w:id="8" w:date="2021-09-21T12:57:03Z">
                <w:r w:rsidDel="00000000" w:rsidR="00000000" w:rsidRPr="00000000">
                  <w:rPr>
                    <w:rtl w:val="0"/>
                  </w:rPr>
                </w:r>
              </w:ins>
            </w:sdtContent>
          </w:sdt>
        </w:p>
      </w:sdtContent>
    </w:sdt>
    <w:sdt>
      <w:sdtPr>
        <w:tag w:val="goog_rdk_84"/>
      </w:sdtPr>
      <w:sdtContent>
        <w:p w:rsidR="00000000" w:rsidDel="00000000" w:rsidP="00000000" w:rsidRDefault="00000000" w:rsidRPr="00000000" w14:paraId="000000B0">
          <w:pPr>
            <w:pageBreakBefore w:val="0"/>
            <w:jc w:val="both"/>
            <w:rPr>
              <w:ins w:author="Arnet Achieng" w:id="8" w:date="2021-09-21T12:57:03Z"/>
              <w:rFonts w:ascii="Times New Roman" w:cs="Times New Roman" w:eastAsia="Times New Roman" w:hAnsi="Times New Roman"/>
              <w:b w:val="1"/>
              <w:i w:val="1"/>
            </w:rPr>
          </w:pPr>
          <w:sdt>
            <w:sdtPr>
              <w:tag w:val="goog_rdk_83"/>
            </w:sdtPr>
            <w:sdtContent>
              <w:ins w:author="Arnet Achieng" w:id="8" w:date="2021-09-21T12:57:03Z">
                <w:r w:rsidDel="00000000" w:rsidR="00000000" w:rsidRPr="00000000">
                  <w:rPr>
                    <w:rtl w:val="0"/>
                  </w:rPr>
                </w:r>
              </w:ins>
            </w:sdtContent>
          </w:sdt>
        </w:p>
      </w:sdtContent>
    </w:sdt>
    <w:sdt>
      <w:sdtPr>
        <w:tag w:val="goog_rdk_86"/>
      </w:sdtPr>
      <w:sdtContent>
        <w:p w:rsidR="00000000" w:rsidDel="00000000" w:rsidP="00000000" w:rsidRDefault="00000000" w:rsidRPr="00000000" w14:paraId="000000B1">
          <w:pPr>
            <w:pageBreakBefore w:val="0"/>
            <w:jc w:val="both"/>
            <w:rPr>
              <w:ins w:author="Arnet Achieng" w:id="8" w:date="2021-09-21T12:57:03Z"/>
              <w:rFonts w:ascii="Times New Roman" w:cs="Times New Roman" w:eastAsia="Times New Roman" w:hAnsi="Times New Roman"/>
              <w:b w:val="1"/>
              <w:i w:val="1"/>
            </w:rPr>
          </w:pPr>
          <w:sdt>
            <w:sdtPr>
              <w:tag w:val="goog_rdk_85"/>
            </w:sdtPr>
            <w:sdtContent>
              <w:ins w:author="Arnet Achieng" w:id="8" w:date="2021-09-21T12:57:03Z">
                <w:r w:rsidDel="00000000" w:rsidR="00000000" w:rsidRPr="00000000">
                  <w:rPr>
                    <w:rtl w:val="0"/>
                  </w:rPr>
                </w:r>
              </w:ins>
            </w:sdtContent>
          </w:sdt>
        </w:p>
      </w:sdtContent>
    </w:sdt>
    <w:sdt>
      <w:sdtPr>
        <w:tag w:val="goog_rdk_88"/>
      </w:sdtPr>
      <w:sdtContent>
        <w:p w:rsidR="00000000" w:rsidDel="00000000" w:rsidP="00000000" w:rsidRDefault="00000000" w:rsidRPr="00000000" w14:paraId="000000B2">
          <w:pPr>
            <w:pageBreakBefore w:val="0"/>
            <w:jc w:val="both"/>
            <w:rPr>
              <w:ins w:author="Arnet Achieng" w:id="8" w:date="2021-09-21T12:57:03Z"/>
              <w:rFonts w:ascii="Times New Roman" w:cs="Times New Roman" w:eastAsia="Times New Roman" w:hAnsi="Times New Roman"/>
              <w:b w:val="1"/>
              <w:i w:val="1"/>
            </w:rPr>
          </w:pPr>
          <w:sdt>
            <w:sdtPr>
              <w:tag w:val="goog_rdk_87"/>
            </w:sdtPr>
            <w:sdtContent>
              <w:ins w:author="Arnet Achieng" w:id="8" w:date="2021-09-21T12:57:03Z">
                <w:r w:rsidDel="00000000" w:rsidR="00000000" w:rsidRPr="00000000">
                  <w:rPr>
                    <w:rtl w:val="0"/>
                  </w:rPr>
                </w:r>
              </w:ins>
            </w:sdtContent>
          </w:sdt>
        </w:p>
      </w:sdtContent>
    </w:sdt>
    <w:sdt>
      <w:sdtPr>
        <w:tag w:val="goog_rdk_90"/>
      </w:sdtPr>
      <w:sdtContent>
        <w:p w:rsidR="00000000" w:rsidDel="00000000" w:rsidP="00000000" w:rsidRDefault="00000000" w:rsidRPr="00000000" w14:paraId="000000B3">
          <w:pPr>
            <w:pageBreakBefore w:val="0"/>
            <w:jc w:val="both"/>
            <w:rPr>
              <w:ins w:author="Arnet Achieng" w:id="8" w:date="2021-09-21T12:57:03Z"/>
              <w:rFonts w:ascii="Times New Roman" w:cs="Times New Roman" w:eastAsia="Times New Roman" w:hAnsi="Times New Roman"/>
              <w:b w:val="1"/>
              <w:i w:val="1"/>
            </w:rPr>
          </w:pPr>
          <w:sdt>
            <w:sdtPr>
              <w:tag w:val="goog_rdk_89"/>
            </w:sdtPr>
            <w:sdtContent>
              <w:ins w:author="Arnet Achieng" w:id="8" w:date="2021-09-21T12:57:03Z">
                <w:r w:rsidDel="00000000" w:rsidR="00000000" w:rsidRPr="00000000">
                  <w:rPr>
                    <w:rtl w:val="0"/>
                  </w:rPr>
                </w:r>
              </w:ins>
            </w:sdtContent>
          </w:sdt>
        </w:p>
      </w:sdtContent>
    </w:sdt>
    <w:sdt>
      <w:sdtPr>
        <w:tag w:val="goog_rdk_92"/>
      </w:sdtPr>
      <w:sdtContent>
        <w:p w:rsidR="00000000" w:rsidDel="00000000" w:rsidP="00000000" w:rsidRDefault="00000000" w:rsidRPr="00000000" w14:paraId="000000B4">
          <w:pPr>
            <w:pageBreakBefore w:val="0"/>
            <w:jc w:val="both"/>
            <w:rPr>
              <w:ins w:author="Arnet Achieng" w:id="8" w:date="2021-09-21T12:57:03Z"/>
              <w:rFonts w:ascii="Times New Roman" w:cs="Times New Roman" w:eastAsia="Times New Roman" w:hAnsi="Times New Roman"/>
              <w:b w:val="1"/>
              <w:i w:val="1"/>
            </w:rPr>
          </w:pPr>
          <w:sdt>
            <w:sdtPr>
              <w:tag w:val="goog_rdk_91"/>
            </w:sdtPr>
            <w:sdtContent>
              <w:ins w:author="Arnet Achieng" w:id="8" w:date="2021-09-21T12:57:03Z">
                <w:r w:rsidDel="00000000" w:rsidR="00000000" w:rsidRPr="00000000">
                  <w:rPr>
                    <w:rtl w:val="0"/>
                  </w:rPr>
                </w:r>
              </w:ins>
            </w:sdtContent>
          </w:sdt>
        </w:p>
      </w:sdtContent>
    </w:sdt>
    <w:sdt>
      <w:sdtPr>
        <w:tag w:val="goog_rdk_94"/>
      </w:sdtPr>
      <w:sdtContent>
        <w:p w:rsidR="00000000" w:rsidDel="00000000" w:rsidP="00000000" w:rsidRDefault="00000000" w:rsidRPr="00000000" w14:paraId="000000B5">
          <w:pPr>
            <w:pageBreakBefore w:val="0"/>
            <w:jc w:val="both"/>
            <w:rPr>
              <w:ins w:author="Arnet Achieng" w:id="8" w:date="2021-09-21T12:57:03Z"/>
              <w:rFonts w:ascii="Times New Roman" w:cs="Times New Roman" w:eastAsia="Times New Roman" w:hAnsi="Times New Roman"/>
              <w:b w:val="1"/>
              <w:i w:val="1"/>
            </w:rPr>
          </w:pPr>
          <w:sdt>
            <w:sdtPr>
              <w:tag w:val="goog_rdk_93"/>
            </w:sdtPr>
            <w:sdtContent>
              <w:ins w:author="Arnet Achieng" w:id="8" w:date="2021-09-21T12:57:03Z">
                <w:r w:rsidDel="00000000" w:rsidR="00000000" w:rsidRPr="00000000">
                  <w:rPr>
                    <w:rtl w:val="0"/>
                  </w:rPr>
                </w:r>
              </w:ins>
            </w:sdtContent>
          </w:sdt>
        </w:p>
      </w:sdtContent>
    </w:sdt>
    <w:sdt>
      <w:sdtPr>
        <w:tag w:val="goog_rdk_96"/>
      </w:sdtPr>
      <w:sdtContent>
        <w:p w:rsidR="00000000" w:rsidDel="00000000" w:rsidP="00000000" w:rsidRDefault="00000000" w:rsidRPr="00000000" w14:paraId="000000B6">
          <w:pPr>
            <w:pageBreakBefore w:val="0"/>
            <w:jc w:val="both"/>
            <w:rPr>
              <w:ins w:author="Arnet Achieng" w:id="8" w:date="2021-09-21T12:57:03Z"/>
              <w:rFonts w:ascii="Times New Roman" w:cs="Times New Roman" w:eastAsia="Times New Roman" w:hAnsi="Times New Roman"/>
              <w:b w:val="1"/>
              <w:i w:val="1"/>
            </w:rPr>
          </w:pPr>
          <w:sdt>
            <w:sdtPr>
              <w:tag w:val="goog_rdk_95"/>
            </w:sdtPr>
            <w:sdtContent>
              <w:ins w:author="Arnet Achieng" w:id="8" w:date="2021-09-21T12:57:03Z">
                <w:r w:rsidDel="00000000" w:rsidR="00000000" w:rsidRPr="00000000">
                  <w:rPr>
                    <w:rtl w:val="0"/>
                  </w:rPr>
                </w:r>
              </w:ins>
            </w:sdtContent>
          </w:sdt>
        </w:p>
      </w:sdtContent>
    </w:sdt>
    <w:sdt>
      <w:sdtPr>
        <w:tag w:val="goog_rdk_98"/>
      </w:sdtPr>
      <w:sdtContent>
        <w:p w:rsidR="00000000" w:rsidDel="00000000" w:rsidP="00000000" w:rsidRDefault="00000000" w:rsidRPr="00000000" w14:paraId="000000B7">
          <w:pPr>
            <w:pageBreakBefore w:val="0"/>
            <w:jc w:val="both"/>
            <w:rPr>
              <w:ins w:author="Arnet Achieng" w:id="8" w:date="2021-09-21T12:57:03Z"/>
              <w:rFonts w:ascii="Times New Roman" w:cs="Times New Roman" w:eastAsia="Times New Roman" w:hAnsi="Times New Roman"/>
              <w:b w:val="1"/>
              <w:i w:val="1"/>
            </w:rPr>
          </w:pPr>
          <w:sdt>
            <w:sdtPr>
              <w:tag w:val="goog_rdk_97"/>
            </w:sdtPr>
            <w:sdtContent>
              <w:ins w:author="Arnet Achieng" w:id="8" w:date="2021-09-21T12:57:03Z">
                <w:r w:rsidDel="00000000" w:rsidR="00000000" w:rsidRPr="00000000">
                  <w:rPr>
                    <w:rtl w:val="0"/>
                  </w:rPr>
                </w:r>
              </w:ins>
            </w:sdtContent>
          </w:sdt>
        </w:p>
      </w:sdtContent>
    </w:sdt>
    <w:sdt>
      <w:sdtPr>
        <w:tag w:val="goog_rdk_100"/>
      </w:sdtPr>
      <w:sdtContent>
        <w:p w:rsidR="00000000" w:rsidDel="00000000" w:rsidP="00000000" w:rsidRDefault="00000000" w:rsidRPr="00000000" w14:paraId="000000B8">
          <w:pPr>
            <w:pageBreakBefore w:val="0"/>
            <w:jc w:val="both"/>
            <w:rPr>
              <w:ins w:author="Arnet Achieng" w:id="8" w:date="2021-09-21T12:57:03Z"/>
              <w:rFonts w:ascii="Times New Roman" w:cs="Times New Roman" w:eastAsia="Times New Roman" w:hAnsi="Times New Roman"/>
              <w:b w:val="1"/>
              <w:i w:val="1"/>
            </w:rPr>
          </w:pPr>
          <w:sdt>
            <w:sdtPr>
              <w:tag w:val="goog_rdk_99"/>
            </w:sdtPr>
            <w:sdtContent>
              <w:ins w:author="Arnet Achieng" w:id="8" w:date="2021-09-21T12:57:03Z">
                <w:r w:rsidDel="00000000" w:rsidR="00000000" w:rsidRPr="00000000">
                  <w:rPr>
                    <w:rtl w:val="0"/>
                  </w:rPr>
                </w:r>
              </w:ins>
            </w:sdtContent>
          </w:sdt>
        </w:p>
      </w:sdtContent>
    </w:sdt>
    <w:p w:rsidR="00000000" w:rsidDel="00000000" w:rsidP="00000000" w:rsidRDefault="00000000" w:rsidRPr="00000000" w14:paraId="000000B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world that the person in whose name the certificate is made out and to whom it is given is a shareholder in the company, and it is given by the company with the intention that it shall be so used by the person to whom it is given and acted upon in the sale and transfer of shares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Estoppel by share certificate</w:t>
      </w:r>
    </w:p>
    <w:p w:rsidR="00000000" w:rsidDel="00000000" w:rsidP="00000000" w:rsidRDefault="00000000" w:rsidRPr="00000000" w14:paraId="000000B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must take care when issuing a share certificate so as to avoid stating thereon what is incorrect. If the company negligently issues a certificate that is incorrect in some material particulars it may be estopped from denying the correctness of the stated facts if a third party changes his position in reliance on them. This is illustrated by:</w:t>
      </w:r>
    </w:p>
    <w:p w:rsidR="00000000" w:rsidDel="00000000" w:rsidP="00000000" w:rsidRDefault="00000000" w:rsidRPr="00000000" w14:paraId="000000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 Bahia &amp; San Francisco Railway Co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 was the registered holder of five shares. S and G forged a transfer of the shares to themselves and presented it for registration with T’s share certificate, which they held as her brokers. The transfer was registered and a new share certificate was issued to S and G as shareholders. S and G sold the shares to B and another person who were duly registered as holders. T had the shares re-registered in her name since the forged transfer was a nullity. B and the other purchaser claimed the value of the shares from the company as damages. Held: The claim was valid since the share certificate in the name of S and G was “a declaration by the company to all the world that the person in whose name the certificate is made out and to whom the certificate is given, is a shareholder of the company ... with the intention that it shall be acted upon in the sale and transfer of shares”. (NB In this case, the share certificate issued to S and G was genuine (although obtained by a forged transfer) and the claimants had not themselves presented a forged transfer since the transfer to them by S and G was genuine (although it related to shares to which S and G had no title). The company was estopped from denying that the named member was at the date of the issue of the certificate the holder of the specified shares and ordered to compensate the purchasers</w:t>
      </w:r>
    </w:p>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Burkinshaw v. Nicolls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which the company was estopped by the certificate from denying that the shares were fully paid up.</w:t>
      </w:r>
    </w:p>
    <w:p w:rsidR="00000000" w:rsidDel="00000000" w:rsidP="00000000" w:rsidRDefault="00000000" w:rsidRPr="00000000" w14:paraId="000000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Bloomenthal V Ford (1897)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 borrowed money from B and as security gave him share certificates for 10,000 shares of 1 pound each in his name in which the shares were described as fully paid. B believed that the amount due on shares had been paid by a previous holder. But this was not true. The company went into liquidation and the liquidator claimed from B the amount due on his shares. Held: The company was estopped by its own statement on the certificate that the shares were fully paid. The claim must fail.</w:t>
      </w:r>
      <w:r w:rsidDel="00000000" w:rsidR="00000000" w:rsidRPr="00000000">
        <w:rPr>
          <w:rtl w:val="0"/>
        </w:rPr>
      </w:r>
    </w:p>
    <w:p w:rsidR="00000000" w:rsidDel="00000000" w:rsidP="00000000" w:rsidRDefault="00000000" w:rsidRPr="00000000" w14:paraId="000000B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company becomes aware of an incorrect statement in a share certificate before the shareholder sells the shares it would be entitled to recall the certification for cancellation so as to issue another one.</w:t>
      </w:r>
    </w:p>
    <w:p w:rsidR="00000000" w:rsidDel="00000000" w:rsidP="00000000" w:rsidRDefault="00000000" w:rsidRPr="00000000" w14:paraId="000000C0">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Forged certificate</w:t>
      </w:r>
    </w:p>
    <w:p w:rsidR="00000000" w:rsidDel="00000000" w:rsidP="00000000" w:rsidRDefault="00000000" w:rsidRPr="00000000" w14:paraId="000000C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of estoppel does not apply when the certificate relied upon was issued fraudulently and without the authority of the board of directors. This may be so if the secretary wrongly affixed the Company’s seal and forged the signature attesting it, or where although the signatures are genuine they were made as part of the fraudulent design of the signers.</w:t>
      </w:r>
    </w:p>
    <w:p w:rsidR="00000000" w:rsidDel="00000000" w:rsidP="00000000" w:rsidRDefault="00000000" w:rsidRPr="00000000" w14:paraId="000000C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Ruben v. Great Fingall Consolidated</w:t>
      </w:r>
      <w:r w:rsidDel="00000000" w:rsidR="00000000" w:rsidRPr="00000000">
        <w:rPr>
          <w:rFonts w:ascii="Times New Roman" w:cs="Times New Roman" w:eastAsia="Times New Roman" w:hAnsi="Times New Roman"/>
          <w:rtl w:val="0"/>
        </w:rPr>
        <w:t xml:space="preserve"> the plaintiffs, stockbrokers, procured a loan for the secretary of the defendant company on the security of a share certificate  for five thousand shares in the company to which, unknown to them, the secretary had affixed his own signature and the company seal after forging the signatures of two directors. The plaintiffs paid off the loan and then sued the company for damages for failure to register then as owners of the shares. The House of Lords held that the company was not bound by the certificates.</w:t>
      </w:r>
    </w:p>
    <w:p w:rsidR="00000000" w:rsidDel="00000000" w:rsidP="00000000" w:rsidRDefault="00000000" w:rsidRPr="00000000" w14:paraId="000000C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Sheffield Corporation V Barclay</w:t>
      </w:r>
      <w:r w:rsidDel="00000000" w:rsidR="00000000" w:rsidRPr="00000000">
        <w:rPr>
          <w:rFonts w:ascii="Times New Roman" w:cs="Times New Roman" w:eastAsia="Times New Roman" w:hAnsi="Times New Roman"/>
          <w:rtl w:val="0"/>
        </w:rPr>
        <w:t xml:space="preserve"> Stock was registered in the joint names of T and H. T forged H’s signature on a transfer and added his own. T delivered the transfer to B (who was unaware of the forgery) and B obtained registration of the transfer to himself. B later transferred the shares to C to whom B delivered a transfer and the certificate issued to him. When the forgery was discovered, H claimed to be restored to the register as holder of the shares (T had died meanwhile) and the corporation, being estopped against C, purchased shares in the market for registration as replacement in the name of H. The corporation claimed compensation from B. iIt was held that  B was liable to compensate the corporation since he had caused it to issue a false share certificate by delivering a forged transfer to himself for registration.</w:t>
      </w:r>
    </w:p>
    <w:p w:rsidR="00000000" w:rsidDel="00000000" w:rsidP="00000000" w:rsidRDefault="00000000" w:rsidRPr="00000000" w14:paraId="000000C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Share warrants</w:t>
      </w:r>
    </w:p>
    <w:p w:rsidR="00000000" w:rsidDel="00000000" w:rsidP="00000000" w:rsidRDefault="00000000" w:rsidRPr="00000000" w14:paraId="000000C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share warrant is a warranty that the bearer is the holder of the shares therein specified. The company cannot therefore deny that the bearer is the holder of the relevant shares. It is a negotiable instrument which is transferable by simple delivery and a bona fide transferee for value of the warrant is not affected by any defect in the title of the transferor.</w:t>
      </w:r>
    </w:p>
    <w:p w:rsidR="00000000" w:rsidDel="00000000" w:rsidP="00000000" w:rsidRDefault="00000000" w:rsidRPr="00000000" w14:paraId="000000C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85 of the previous Companies Act provided that a company limited by shares could with respect to any fully paid up shares issue under its common seal a warrant stating that the bearer of the warrant was entitled to the shares therein. On the issue of the share warrant the company had to strike out of its register of members the name of the member then entered therein as holding the shares specified in the warrant as if he had ceased to be a member. Instead the company would then enter the fact of the issue of the warrant, a description of the shares included in the warrant and the date of issue. The bearer of the warrant was entitled, on surrendering it for cancellation, to have his name entered as a member in the register of members.</w:t>
      </w:r>
    </w:p>
    <w:p w:rsidR="00000000" w:rsidDel="00000000" w:rsidP="00000000" w:rsidRDefault="00000000" w:rsidRPr="00000000" w14:paraId="000000C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504 of the current act provides that irrespective of whether a company limited by shares purports to be authorized by its articles to issue with respect to any fully paid shares a share warrant stating that the bearer of the share warrant is entitled to the shares specified in it, the company may no longer issue such share warrants after the commencement of the section. A share warrant issued in contravention of the section is void. </w:t>
      </w:r>
    </w:p>
    <w:p w:rsidR="00000000" w:rsidDel="00000000" w:rsidP="00000000" w:rsidRDefault="00000000" w:rsidRPr="00000000" w14:paraId="000000C8">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Issue and allotment</w:t>
      </w:r>
    </w:p>
    <w:p w:rsidR="00000000" w:rsidDel="00000000" w:rsidP="00000000" w:rsidRDefault="00000000" w:rsidRPr="00000000" w14:paraId="000000C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327 of the act provides that the directors of the company may exercise the powers of allotment of shares subject to section 328 and 329.</w:t>
      </w:r>
    </w:p>
    <w:p w:rsidR="00000000" w:rsidDel="00000000" w:rsidP="00000000" w:rsidRDefault="00000000" w:rsidRPr="00000000" w14:paraId="000000C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terms allotment and issue have different meanings: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share is allotted when the person to whom it is allotted acquires an unconditional right to be entered into the register of members as the holder of that share. This stage is reached when the board of directors considers the application and formally resolve to allot the shares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issue of shares is not a defined term but is usually taken to be a later stage at which the allotee receives a letter of allotment or share certificate issued by the company.</w:t>
      </w:r>
    </w:p>
    <w:p w:rsidR="00000000" w:rsidDel="00000000" w:rsidP="00000000" w:rsidRDefault="00000000" w:rsidRPr="00000000" w14:paraId="000000C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Nicol’s case</w:t>
      </w:r>
      <w:r w:rsidDel="00000000" w:rsidR="00000000" w:rsidRPr="00000000">
        <w:rPr>
          <w:rFonts w:ascii="Times New Roman" w:cs="Times New Roman" w:eastAsia="Times New Roman" w:hAnsi="Times New Roman"/>
          <w:rtl w:val="0"/>
        </w:rPr>
        <w:t xml:space="preserve"> Chitty J stated,</w:t>
      </w:r>
    </w:p>
    <w:p w:rsidR="00000000" w:rsidDel="00000000" w:rsidP="00000000" w:rsidRDefault="00000000" w:rsidRPr="00000000" w14:paraId="000000C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What is termed allotment is generally neither more nor less than the acceptance by the company of the offer to take shares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To take the common case, the offer is to take a certain number of shares or such less number of shares as may be allotted. That offer is accepted by the allotment either of the total number mentioned in the offer or a less number, to be taken by the person who made the offer. This constitutes a binding contract to take the number according to the offer and the acceptance. To my mind there is no magic whatsoever in the term allotment as used in these circumstances…”</w:t>
      </w:r>
      <w:r w:rsidDel="00000000" w:rsidR="00000000" w:rsidRPr="00000000">
        <w:rPr>
          <w:rtl w:val="0"/>
        </w:rPr>
      </w:r>
    </w:p>
    <w:p w:rsidR="00000000" w:rsidDel="00000000" w:rsidP="00000000" w:rsidRDefault="00000000" w:rsidRPr="00000000" w14:paraId="000000D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allotment is the company’s acceptance of an offer to buy its shares. It is governed by the following rules of the common law relating to contract:</w:t>
      </w:r>
    </w:p>
    <w:p w:rsidR="00000000" w:rsidDel="00000000" w:rsidP="00000000" w:rsidRDefault="00000000" w:rsidRPr="00000000" w14:paraId="000000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company issues a prospectus the issue is an invitation to treat but not an offer. When applications are made they will constitute offers.</w:t>
      </w:r>
    </w:p>
    <w:p w:rsidR="00000000" w:rsidDel="00000000" w:rsidP="00000000" w:rsidRDefault="00000000" w:rsidRPr="00000000" w14:paraId="000000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company’s acceptance must be unconditional. If therefore the application was for 10 shares and only 5 shares were allotted the allotment would be a counter-offer which the allotee could reject. In order to overcome this legal problem companies prepare forms which contain a clause to the effect that the applicant agrees to accept such number of shares as the company in its absolute discretion may allot to him.</w:t>
      </w:r>
    </w:p>
    <w:p w:rsidR="00000000" w:rsidDel="00000000" w:rsidP="00000000" w:rsidRDefault="00000000" w:rsidRPr="00000000" w14:paraId="000000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acceptance must be communicated to the applicant. </w:t>
      </w:r>
    </w:p>
    <w:p w:rsidR="00000000" w:rsidDel="00000000" w:rsidP="00000000" w:rsidRDefault="00000000" w:rsidRPr="00000000" w14:paraId="000000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allotment must be made within a reasonable time as was the case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Ramsgate Victoria Hotel v. Montefiore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Statutory restrictions on allotment</w:t>
      </w:r>
    </w:p>
    <w:p w:rsidR="00000000" w:rsidDel="00000000" w:rsidP="00000000" w:rsidRDefault="00000000" w:rsidRPr="00000000" w14:paraId="000000D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section 329 of the act directors can only allot shares if they have the requisite authorization. The authorization in question should state the maximum number of shares that directors are allowed to allot, and will only be valid for a period of five years subject to renewal.</w:t>
      </w:r>
    </w:p>
    <w:p w:rsidR="00000000" w:rsidDel="00000000" w:rsidP="00000000" w:rsidRDefault="00000000" w:rsidRPr="00000000" w14:paraId="000000D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section 332 a company shall register an allotment of shares as soon as practicable and in any event within two months after the date of the allotment.</w:t>
      </w:r>
    </w:p>
    <w:p w:rsidR="00000000" w:rsidDel="00000000" w:rsidP="00000000" w:rsidRDefault="00000000" w:rsidRPr="00000000" w14:paraId="000000D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333 provides that within one month after making an allotment of shares, a limited company shall lodge with the Registrar for registration a return of the allotment. The company shall ensure that the return:</w:t>
      </w:r>
    </w:p>
    <w:p w:rsidR="00000000" w:rsidDel="00000000" w:rsidP="00000000" w:rsidRDefault="00000000" w:rsidRPr="00000000" w14:paraId="000000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contains the information prescribed by the regulations; and</w:t>
      </w:r>
    </w:p>
    <w:p w:rsidR="00000000" w:rsidDel="00000000" w:rsidP="00000000" w:rsidRDefault="00000000" w:rsidRPr="00000000" w14:paraId="000000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accompanied by a statement of capital.</w:t>
      </w:r>
    </w:p>
    <w:p w:rsidR="00000000" w:rsidDel="00000000" w:rsidP="00000000" w:rsidRDefault="00000000" w:rsidRPr="00000000" w14:paraId="000000D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 specify in the statement of capital as at the date to which the return is made up:</w:t>
      </w:r>
    </w:p>
    <w:p w:rsidR="00000000" w:rsidDel="00000000" w:rsidP="00000000" w:rsidRDefault="00000000" w:rsidRPr="00000000" w14:paraId="000000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total number of shares of the company;</w:t>
      </w:r>
    </w:p>
    <w:p w:rsidR="00000000" w:rsidDel="00000000" w:rsidP="00000000" w:rsidRDefault="00000000" w:rsidRPr="00000000" w14:paraId="000000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aggregate nominal value of those shares;</w:t>
      </w:r>
    </w:p>
    <w:p w:rsidR="00000000" w:rsidDel="00000000" w:rsidP="00000000" w:rsidRDefault="00000000" w:rsidRPr="00000000" w14:paraId="000000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each class of shares-</w:t>
      </w:r>
    </w:p>
    <w:p w:rsidR="00000000" w:rsidDel="00000000" w:rsidP="00000000" w:rsidRDefault="00000000" w:rsidRPr="00000000" w14:paraId="000000E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particulars prescribed by the regulations of the rights attached to the shares;</w:t>
      </w:r>
    </w:p>
    <w:p w:rsidR="00000000" w:rsidDel="00000000" w:rsidP="00000000" w:rsidRDefault="00000000" w:rsidRPr="00000000" w14:paraId="000000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total number of shares of that 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aggregate nominal value of shares of that class: and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amount paid up and the amount (if any) unpaid on each share (whether on account of the nominal value of the share or in the form of a premium).</w:t>
      </w:r>
    </w:p>
    <w:p w:rsidR="00000000" w:rsidDel="00000000" w:rsidP="00000000" w:rsidRDefault="00000000" w:rsidRPr="00000000" w14:paraId="000000E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354 provides that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public company shall not allot shares of the company offered for public subscription unless the issue is subscribed for in full or the offer is made on terms that the shares subscribed for may be allotted in any event; or if specified conditions are made and those conditions are satisfied. If shares are prohibited from being allotted by subsection (l ) and forty days have elapsed since the offer was first made, the company shall, without delay but without interest, repay all money received from applicants for shares.</w:t>
      </w:r>
    </w:p>
    <w:p w:rsidR="00000000" w:rsidDel="00000000" w:rsidP="00000000" w:rsidRDefault="00000000" w:rsidRPr="00000000" w14:paraId="000000E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356 provides that a company cannot allot its shares at a discount. If shares are allotted in contravention of subsection (1), the allottee is liable to pay the company an amount equal to the amount of the discount, with interest at the appropriate rate.</w:t>
      </w:r>
    </w:p>
    <w:p w:rsidR="00000000" w:rsidDel="00000000" w:rsidP="00000000" w:rsidRDefault="00000000" w:rsidRPr="00000000" w14:paraId="000000E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article 362 A public company shall not allot a share except as paid up at least as to one-quarter of its nominal value and the whole of any premium on it.</w:t>
      </w:r>
    </w:p>
    <w:p w:rsidR="00000000" w:rsidDel="00000000" w:rsidP="00000000" w:rsidRDefault="00000000" w:rsidRPr="00000000" w14:paraId="000000E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company shall not allot shares as fully or partly paid up as to their nominal value or any premium on them otherwise than in cash if the consideration for the allotment is or includes an undertaking that is to be, or could be, performed more than five years after the date of the allotment.</w:t>
      </w:r>
    </w:p>
    <w:p w:rsidR="00000000" w:rsidDel="00000000" w:rsidP="00000000" w:rsidRDefault="00000000" w:rsidRPr="00000000" w14:paraId="000000E9">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Transfer and transmission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Transfer of shares</w:t>
      </w:r>
    </w:p>
    <w:p w:rsidR="00000000" w:rsidDel="00000000" w:rsidP="00000000" w:rsidRDefault="00000000" w:rsidRPr="00000000" w14:paraId="000000E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326 provides that the shares of any member in a company shall be movable property transferable in the manner provided by the articles of the company. </w:t>
      </w:r>
    </w:p>
    <w:p w:rsidR="00000000" w:rsidDel="00000000" w:rsidP="00000000" w:rsidRDefault="00000000" w:rsidRPr="00000000" w14:paraId="000000EE">
      <w:pPr>
        <w:pageBreakBefore w:val="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Restrictions on transferability</w:t>
      </w:r>
    </w:p>
    <w:p w:rsidR="00000000" w:rsidDel="00000000" w:rsidP="00000000" w:rsidRDefault="00000000" w:rsidRPr="00000000" w14:paraId="000000E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Re Smith &amp; Fawcett Ltd</w:t>
      </w:r>
      <w:r w:rsidDel="00000000" w:rsidR="00000000" w:rsidRPr="00000000">
        <w:rPr>
          <w:rFonts w:ascii="Times New Roman" w:cs="Times New Roman" w:eastAsia="Times New Roman" w:hAnsi="Times New Roman"/>
          <w:rtl w:val="0"/>
        </w:rPr>
        <w:t xml:space="preserve">  Lord Greene M.R. held that,</w:t>
      </w:r>
    </w:p>
    <w:p w:rsidR="00000000" w:rsidDel="00000000" w:rsidP="00000000" w:rsidRDefault="00000000" w:rsidRPr="00000000" w14:paraId="000000F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One of the normal rights of a shareholder is the right to deal freely with his property and to transfer it to whomsoever he pleases. When it is said that regard must be had to this last consideration, it means, I apprehend, nothing more than that the shareholder has such a prima facie right…to any extent which the articles on their true construction permits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Transfer procedure</w:t>
      </w:r>
    </w:p>
    <w:p w:rsidR="00000000" w:rsidDel="00000000" w:rsidP="00000000" w:rsidRDefault="00000000" w:rsidRPr="00000000" w14:paraId="000000F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procedure to be followed by a shareholder who intends to transfer his shares depends on the provisions of the company’s articles. However the following sequence of events is likely to be followed:</w:t>
      </w:r>
    </w:p>
    <w:p w:rsidR="00000000" w:rsidDel="00000000" w:rsidP="00000000" w:rsidRDefault="00000000" w:rsidRPr="00000000" w14:paraId="000000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transferor completes the transfer form which usually states:</w:t>
      </w:r>
    </w:p>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name of the company</w:t>
      </w:r>
    </w:p>
    <w:p w:rsidR="00000000" w:rsidDel="00000000" w:rsidP="00000000" w:rsidRDefault="00000000" w:rsidRPr="00000000" w14:paraId="000000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number of shares and description of shares to be transferred</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transferor’s name and address unless the transfer is a blank transfer</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consideration paid for the shares</w:t>
      </w:r>
    </w:p>
    <w:p w:rsidR="00000000" w:rsidDel="00000000" w:rsidP="00000000" w:rsidRDefault="00000000" w:rsidRPr="00000000" w14:paraId="000000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tranferee’s name and address</w:t>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transferor signs the transfer form or document. It is usual for this to be done in the presence of a witness (attestation).</w:t>
      </w:r>
    </w:p>
    <w:p w:rsidR="00000000" w:rsidDel="00000000" w:rsidP="00000000" w:rsidRDefault="00000000" w:rsidRPr="00000000" w14:paraId="000000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transferor gives the transfer form and the relevant share certificate to the transferee</w:t>
      </w:r>
    </w:p>
    <w:p w:rsidR="00000000" w:rsidDel="00000000" w:rsidP="00000000" w:rsidRDefault="00000000" w:rsidRPr="00000000" w14:paraId="000000F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transferee signs the transfer form in the presence of a witness who also signs it</w:t>
      </w:r>
    </w:p>
    <w:p w:rsidR="00000000" w:rsidDel="00000000" w:rsidP="00000000" w:rsidRDefault="00000000" w:rsidRPr="00000000" w14:paraId="000000F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transferee affixes the appropriate stamp duty to the transfer form and lodges it and the share certificate with the company for registration.</w:t>
      </w:r>
    </w:p>
    <w:p w:rsidR="00000000" w:rsidDel="00000000" w:rsidP="00000000" w:rsidRDefault="00000000" w:rsidRPr="00000000" w14:paraId="000000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 is considered and approved by the board of directors</w:t>
      </w:r>
    </w:p>
    <w:p w:rsidR="00000000" w:rsidDel="00000000" w:rsidP="00000000" w:rsidRDefault="00000000" w:rsidRPr="00000000" w14:paraId="000000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 secretary makes out a new share certificate in the name of the transferee and affixes the company’s seal thereon after it is signed by one of the directors and countersigned by the secretary or another director.</w:t>
      </w:r>
    </w:p>
    <w:p w:rsidR="00000000" w:rsidDel="00000000" w:rsidP="00000000" w:rsidRDefault="00000000" w:rsidRPr="00000000" w14:paraId="000000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transferee’s name is entered into the company’s register of members in place of the transferor’s name</w:t>
      </w:r>
    </w:p>
    <w:p w:rsidR="00000000" w:rsidDel="00000000" w:rsidP="00000000" w:rsidRDefault="00000000" w:rsidRPr="00000000" w14:paraId="000001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new certificate is delivered to the transferee.</w:t>
      </w:r>
    </w:p>
    <w:p w:rsidR="00000000" w:rsidDel="00000000" w:rsidP="00000000" w:rsidRDefault="00000000" w:rsidRPr="00000000" w14:paraId="0000010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must complete the certificate and have it ready for delivery within the prescribed period. If there is default in complying the company and every officer of the company who is in default shall be liable to a default fine.</w:t>
      </w:r>
    </w:p>
    <w:p w:rsidR="00000000" w:rsidDel="00000000" w:rsidP="00000000" w:rsidRDefault="00000000" w:rsidRPr="00000000" w14:paraId="00000102">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Certification of transfer</w:t>
      </w:r>
    </w:p>
    <w:p w:rsidR="00000000" w:rsidDel="00000000" w:rsidP="00000000" w:rsidRDefault="00000000" w:rsidRPr="00000000" w14:paraId="0000010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certification is necessary:</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transferor is transferring only a part of his holding</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transferor is transferring all of his shares to two or more transferees</w:t>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transferor has not yet received a certificate from the company but has been issued with a document of title to the shares e.g. an allotment letter</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transferee is not satisfied with the transferor’s title to the shares e.g. because the name on the certificate does not correspond with the transferor’s name</w:t>
      </w:r>
    </w:p>
    <w:p w:rsidR="00000000" w:rsidDel="00000000" w:rsidP="00000000" w:rsidRDefault="00000000" w:rsidRPr="00000000" w14:paraId="0000010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any of these circumstances the transferor or his broker will forward the transfer form or document together with the certificate to the company for certification. On receipt of the certificate the company secretary or other authorized signatory will compare the share certificate and the transfer form with the register of members and if they correspond in their material particulars will write in the margin of the transfer form “transfer lodged” or words to that effect and then sign it on behalf of the company.</w:t>
      </w:r>
    </w:p>
    <w:p w:rsidR="00000000" w:rsidDel="00000000" w:rsidP="00000000" w:rsidRDefault="00000000" w:rsidRPr="00000000" w14:paraId="0000010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certified transfer form is then returned to the person who deposited it while the share certificate is retained by the company. The transferor will thereafter deliver the certified transfer to the transferee who will then lodge it with the company for registration. The company will then issue a new certificate to the transferee for the shares transferred and if applicable a balance certificate to the transferor for the shares which have not yet been transferred.</w:t>
      </w:r>
    </w:p>
    <w:p w:rsidR="00000000" w:rsidDel="00000000" w:rsidP="00000000" w:rsidRDefault="00000000" w:rsidRPr="00000000" w14:paraId="0000010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Effect of transfer</w:t>
      </w:r>
    </w:p>
    <w:p w:rsidR="00000000" w:rsidDel="00000000" w:rsidP="00000000" w:rsidRDefault="00000000" w:rsidRPr="00000000" w14:paraId="0000010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shares are being transferred as a gift, a transfer is a contract of sale which is effected through the agency of a stockbroker who is a member of the Nairobi Stock Exchange and will be evidenced by a purchase contract note and a sale contract note issued by the stockbroker.</w:t>
      </w:r>
    </w:p>
    <w:p w:rsidR="00000000" w:rsidDel="00000000" w:rsidP="00000000" w:rsidRDefault="00000000" w:rsidRPr="00000000" w14:paraId="0000010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property in the shares is however not vested in the transferee unless and until his name is entered into the company’s register of members.</w:t>
      </w:r>
    </w:p>
    <w:p w:rsidR="00000000" w:rsidDel="00000000" w:rsidP="00000000" w:rsidRDefault="00000000" w:rsidRPr="00000000" w14:paraId="0000010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u w:val="single"/>
          <w:rtl w:val="0"/>
        </w:rPr>
        <w:t xml:space="preserve">Musselwhite v. CH Mussel white &amp; Son Ltd</w:t>
      </w:r>
      <w:r w:rsidDel="00000000" w:rsidR="00000000" w:rsidRPr="00000000">
        <w:rPr>
          <w:rFonts w:ascii="Times New Roman" w:cs="Times New Roman" w:eastAsia="Times New Roman" w:hAnsi="Times New Roman"/>
          <w:rtl w:val="0"/>
        </w:rPr>
        <w:t xml:space="preserve"> it was held that in the interim period the effect of the transfer is as follows:</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shares are partly paid and a call is made the transferor is legally liable and must pay the amount required and then seek an indemnity from the transferee</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dividends are declared and paid the transferor is the person who according to the company’s records is entitled to them. He would however hold the dividends in trust for the transferee unless the shares were bought ex div.</w:t>
      </w:r>
    </w:p>
    <w:p w:rsidR="00000000" w:rsidDel="00000000" w:rsidP="00000000" w:rsidRDefault="00000000" w:rsidRPr="00000000" w14:paraId="000001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a meeting of the company is convened and the transferor decides to attend the meeting, his right to vote or otherwise will depend on whether he has been fully paid for the shares:</w:t>
      </w:r>
    </w:p>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he has been fully paid he must vote as the transferee directs</w:t>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he has not been fully paid he would have prima facie right to vote in respect of those shares</w:t>
      </w:r>
    </w:p>
    <w:p w:rsidR="00000000" w:rsidDel="00000000" w:rsidP="00000000" w:rsidRDefault="00000000" w:rsidRPr="00000000" w14:paraId="0000011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Forged transfers</w:t>
      </w:r>
    </w:p>
    <w:p w:rsidR="00000000" w:rsidDel="00000000" w:rsidP="00000000" w:rsidRDefault="00000000" w:rsidRPr="00000000" w14:paraId="0000011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is usually forged after a person steals another’s share certificate with the intention of having the relevant shares registered in his name so that he may thereafter transfer them to a third party. Because the transferor’s forged signature on the transfer form is wholly inoperative the position of the parties is affected as follows:</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the true owner of the shares has been removed from the register, on discovery of the forgery the company must restore his name to the register and pay him any dividends which have been declared during the time his name did not appear in the register</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person who lodged the forged transfer for registration must indemnify the company against any loss it suffers as a consequence of the registration.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company issues a share certificate to the transferee under the forged transfer and the transferee sells or mortgages the shares to another person who relying on the certificate takes them bona fide for value, the company is estopped from denying the transferee’s title to the shares. Consequently the company would be liable in damages to the purchaser or mortgagee in respect of loss arising out of the fact that he does not obtain registration. However, the company would not be estopped from denying the transferee’s title if the forgery was discovered before he sold or mortgaged the shares.</w:t>
      </w:r>
    </w:p>
    <w:p w:rsidR="00000000" w:rsidDel="00000000" w:rsidP="00000000" w:rsidRDefault="00000000" w:rsidRPr="00000000" w14:paraId="0000011A">
      <w:pPr>
        <w:pageBreakBefore w:val="0"/>
        <w:ind w:lef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Mortgaging and charging of shares</w:t>
      </w:r>
    </w:p>
    <w:p w:rsidR="00000000" w:rsidDel="00000000" w:rsidP="00000000" w:rsidRDefault="00000000" w:rsidRPr="00000000" w14:paraId="0000011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shareholder who intends to borrow money on the security of his shares may do so by way of a legal or equitable mortgage of his shares.</w:t>
      </w:r>
    </w:p>
    <w:p w:rsidR="00000000" w:rsidDel="00000000" w:rsidP="00000000" w:rsidRDefault="00000000" w:rsidRPr="00000000" w14:paraId="0000011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Legal mortgage</w:t>
      </w:r>
    </w:p>
    <w:p w:rsidR="00000000" w:rsidDel="00000000" w:rsidP="00000000" w:rsidRDefault="00000000" w:rsidRPr="00000000" w14:paraId="0000011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effect a legal mortgage of shares the legal ownership of the shares must be transferred to the lender by the registration of a form of transfer with the company concerned. The terms of the loan are usually incorporated in a loan agreement which will also contain a clause in which the lender undertakes to transfer the shares when the loan is repaid in full.</w:t>
      </w:r>
    </w:p>
    <w:p w:rsidR="00000000" w:rsidDel="00000000" w:rsidP="00000000" w:rsidRDefault="00000000" w:rsidRPr="00000000" w14:paraId="0000011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Dividends paid to the lender during the currency of the loan as the registered holder of the shares are payable by him to the borrower unless the loan agreement provided that they will be applied towards the reduction of the loan. The voting rights in respect of the shares will depend on the provisions of the loan agreement.</w:t>
      </w:r>
    </w:p>
    <w:p w:rsidR="00000000" w:rsidDel="00000000" w:rsidP="00000000" w:rsidRDefault="00000000" w:rsidRPr="00000000" w14:paraId="0000012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Equitable mortgage</w:t>
      </w:r>
    </w:p>
    <w:p w:rsidR="00000000" w:rsidDel="00000000" w:rsidP="00000000" w:rsidRDefault="00000000" w:rsidRPr="00000000" w14:paraId="0000012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legal formalities prescribed for an equitable mortgage which can therefore be created quite informally. The common options are:</w:t>
      </w:r>
    </w:p>
    <w:p w:rsidR="00000000" w:rsidDel="00000000" w:rsidP="00000000" w:rsidRDefault="00000000" w:rsidRPr="00000000" w14:paraId="000001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 deposit the share certificate with the lender without executing a transfer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if the borrower fails to repay the loan as agreed between him and the lender, the lender must apply to the court for an order for sale of the shares. If the sale realizes an amount of money that is in excess of the amount due and the cost of the sale the lender must account to the borrower for the difference. The alternative course of action available to the lender is to apply for an order of foreclosure which would vest the ownership of the shares in him absolutely. </w:t>
      </w:r>
    </w:p>
    <w:p w:rsidR="00000000" w:rsidDel="00000000" w:rsidP="00000000" w:rsidRDefault="00000000" w:rsidRPr="00000000" w14:paraId="000001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 deposit the share certificates plus a blank transfer with the lender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a blank transfer is one which is signed by a named transferor but does not specify the transferee. On default by the borrower  the lender has an implied authority to sell the shares and to enter the name of the purchaser in the transfer as the transferee.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Deverges v. Sandeman Clark &amp; co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was explained that no court order is required in order to effect the sale.</w:t>
      </w:r>
    </w:p>
    <w:p w:rsidR="00000000" w:rsidDel="00000000" w:rsidP="00000000" w:rsidRDefault="00000000" w:rsidRPr="00000000" w14:paraId="0000012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Order of priority</w:t>
      </w:r>
    </w:p>
    <w:p w:rsidR="00000000" w:rsidDel="00000000" w:rsidP="00000000" w:rsidRDefault="00000000" w:rsidRPr="00000000" w14:paraId="00000125">
      <w:pPr>
        <w:pageBreakBefore w:val="0"/>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If a person who has borrowed money on the security of an equitable mortgage, by a fraudulent misrepresentation, induces the company to issue him with another share certificate and uses the certificate to sell the shares to a bona fide purchaser for value who then obtains registration, that purchaser will have priority over the mortgagee.</w:t>
      </w:r>
    </w:p>
    <w:p w:rsidR="00000000" w:rsidDel="00000000" w:rsidP="00000000" w:rsidRDefault="00000000" w:rsidRPr="00000000" w14:paraId="00000126">
      <w:pPr>
        <w:pageBreakBefore w:val="0"/>
        <w:jc w:val="both"/>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B408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11664"/>
    <w:pPr>
      <w:ind w:left="720"/>
      <w:contextualSpacing w:val="1"/>
    </w:pPr>
  </w:style>
  <w:style w:type="paragraph" w:styleId="Header">
    <w:name w:val="header"/>
    <w:basedOn w:val="Normal"/>
    <w:link w:val="HeaderChar"/>
    <w:uiPriority w:val="99"/>
    <w:unhideWhenUsed w:val="1"/>
    <w:rsid w:val="00AC54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C54D8"/>
  </w:style>
  <w:style w:type="paragraph" w:styleId="Footer">
    <w:name w:val="footer"/>
    <w:basedOn w:val="Normal"/>
    <w:link w:val="FooterChar"/>
    <w:uiPriority w:val="99"/>
    <w:unhideWhenUsed w:val="1"/>
    <w:rsid w:val="00AC54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54D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EC3OTKZ/E9gBYC6Vh3182BkuIg==">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2016-01-27T05:04:00Z</dcterms:created>
  <dc:creator>carol</dc:creator>
</cp:coreProperties>
</file>