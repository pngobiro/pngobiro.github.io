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2"/>
      </w:sdtPr>
      <w:sdtContent>
        <w:p w:rsidR="00000000" w:rsidDel="00000000" w:rsidP="00000000" w:rsidRDefault="00000000" w:rsidRPr="00000000" w14:paraId="00000001">
          <w:pPr>
            <w:pageBreakBefore w:val="0"/>
            <w:spacing w:after="0" w:line="360" w:lineRule="auto"/>
            <w:ind w:left="0" w:firstLine="0"/>
            <w:jc w:val="both"/>
            <w:rPr>
              <w:ins w:author="Arnet Achieng" w:id="0" w:date="2021-09-17T13:09:00Z"/>
              <w:rFonts w:ascii="Arial" w:cs="Arial" w:eastAsia="Arial" w:hAnsi="Arial"/>
              <w:b w:val="0"/>
              <w:i w:val="0"/>
              <w:smallCaps w:val="0"/>
              <w:strike w:val="0"/>
              <w:color w:val="000000"/>
              <w:sz w:val="22"/>
              <w:szCs w:val="22"/>
              <w:u w:val="none"/>
              <w:shd w:fill="auto" w:val="clear"/>
              <w:vertAlign w:val="baseline"/>
            </w:rPr>
          </w:pPr>
          <w:sdt>
            <w:sdtPr>
              <w:tag w:val="goog_rdk_1"/>
            </w:sdtPr>
            <w:sdtContent>
              <w:ins w:author="Arnet Achieng" w:id="0" w:date="2021-09-17T13:09:00Z">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0</wp:posOffset>
                      </wp:positionV>
                      <wp:extent cx="1085850" cy="847725"/>
                      <wp:effectExtent b="0" l="0" r="0" t="0"/>
                      <wp:wrapSquare wrapText="bothSides" distB="0" distT="0" distL="0" distR="0"/>
                      <wp:docPr descr="College Shield" id="3" name="image1.png"/>
                      <a:graphic>
                        <a:graphicData uri="http://schemas.openxmlformats.org/drawingml/2006/picture">
                          <pic:pic>
                            <pic:nvPicPr>
                              <pic:cNvPr descr="College Shield" id="0" name="image1.png"/>
                              <pic:cNvPicPr preferRelativeResize="0"/>
                            </pic:nvPicPr>
                            <pic:blipFill>
                              <a:blip r:embed="rId7"/>
                              <a:srcRect b="0" l="0" r="0" t="0"/>
                              <a:stretch>
                                <a:fillRect/>
                              </a:stretch>
                            </pic:blipFill>
                            <pic:spPr>
                              <a:xfrm>
                                <a:off x="0" y="0"/>
                                <a:ext cx="1085850" cy="847725"/>
                              </a:xfrm>
                              <a:prstGeom prst="rect"/>
                              <a:ln/>
                            </pic:spPr>
                          </pic:pic>
                        </a:graphicData>
                      </a:graphic>
                    </wp:anchor>
                  </w:drawing>
                </w:r>
              </w:ins>
            </w:sdtContent>
          </w:sdt>
        </w:p>
      </w:sdtContent>
    </w:sdt>
    <w:sdt>
      <w:sdtPr>
        <w:tag w:val="goog_rdk_4"/>
      </w:sdtPr>
      <w:sdtContent>
        <w:p w:rsidR="00000000" w:rsidDel="00000000" w:rsidP="00000000" w:rsidRDefault="00000000" w:rsidRPr="00000000" w14:paraId="00000002">
          <w:pPr>
            <w:pageBreakBefore w:val="0"/>
            <w:spacing w:after="0" w:line="360" w:lineRule="auto"/>
            <w:ind w:left="2160" w:firstLine="0"/>
            <w:jc w:val="both"/>
            <w:rPr>
              <w:ins w:author="Arnet Achieng" w:id="0" w:date="2021-09-17T13:09:00Z"/>
              <w:rFonts w:ascii="Arial" w:cs="Arial" w:eastAsia="Arial" w:hAnsi="Arial"/>
              <w:b w:val="0"/>
              <w:i w:val="0"/>
              <w:smallCaps w:val="0"/>
              <w:strike w:val="0"/>
              <w:color w:val="000000"/>
              <w:sz w:val="22"/>
              <w:szCs w:val="22"/>
              <w:u w:val="none"/>
              <w:shd w:fill="auto" w:val="clear"/>
              <w:vertAlign w:val="baseline"/>
            </w:rPr>
          </w:pPr>
          <w:sdt>
            <w:sdtPr>
              <w:tag w:val="goog_rdk_3"/>
            </w:sdtPr>
            <w:sdtContent>
              <w:ins w:author="Arnet Achieng" w:id="0" w:date="2021-09-17T13:09:00Z">
                <w:r w:rsidDel="00000000" w:rsidR="00000000" w:rsidRPr="00000000">
                  <w:rPr>
                    <w:rtl w:val="0"/>
                  </w:rPr>
                </w:r>
              </w:ins>
            </w:sdtContent>
          </w:sdt>
        </w:p>
      </w:sdtContent>
    </w:sdt>
    <w:sdt>
      <w:sdtPr>
        <w:tag w:val="goog_rdk_6"/>
      </w:sdtPr>
      <w:sdtContent>
        <w:p w:rsidR="00000000" w:rsidDel="00000000" w:rsidP="00000000" w:rsidRDefault="00000000" w:rsidRPr="00000000" w14:paraId="00000003">
          <w:pPr>
            <w:pageBreakBefore w:val="0"/>
            <w:spacing w:after="0" w:line="360" w:lineRule="auto"/>
            <w:ind w:left="2160" w:firstLine="0"/>
            <w:jc w:val="both"/>
            <w:rPr>
              <w:ins w:author="Arnet Achieng" w:id="0" w:date="2021-09-17T13:09:00Z"/>
              <w:rFonts w:ascii="Arial" w:cs="Arial" w:eastAsia="Arial" w:hAnsi="Arial"/>
              <w:b w:val="0"/>
              <w:i w:val="0"/>
              <w:smallCaps w:val="0"/>
              <w:strike w:val="0"/>
              <w:color w:val="000000"/>
              <w:sz w:val="22"/>
              <w:szCs w:val="22"/>
              <w:u w:val="none"/>
              <w:shd w:fill="auto" w:val="clear"/>
              <w:vertAlign w:val="baseline"/>
            </w:rPr>
          </w:pPr>
          <w:sdt>
            <w:sdtPr>
              <w:tag w:val="goog_rdk_5"/>
            </w:sdtPr>
            <w:sdtContent>
              <w:ins w:author="Arnet Achieng" w:id="0" w:date="2021-09-17T13:09:00Z">
                <w:r w:rsidDel="00000000" w:rsidR="00000000" w:rsidRPr="00000000">
                  <w:rPr>
                    <w:rtl w:val="0"/>
                  </w:rPr>
                </w:r>
              </w:ins>
            </w:sdtContent>
          </w:sdt>
        </w:p>
      </w:sdtContent>
    </w:sdt>
    <w:sdt>
      <w:sdtPr>
        <w:tag w:val="goog_rdk_8"/>
      </w:sdtPr>
      <w:sdtContent>
        <w:p w:rsidR="00000000" w:rsidDel="00000000" w:rsidP="00000000" w:rsidRDefault="00000000" w:rsidRPr="00000000" w14:paraId="00000004">
          <w:pPr>
            <w:pageBreakBefore w:val="0"/>
            <w:spacing w:after="0" w:line="360" w:lineRule="auto"/>
            <w:ind w:left="2160" w:firstLine="0"/>
            <w:jc w:val="both"/>
            <w:rPr>
              <w:ins w:author="Arnet Achieng" w:id="0" w:date="2021-09-17T13:09:00Z"/>
              <w:rFonts w:ascii="Arial" w:cs="Arial" w:eastAsia="Arial" w:hAnsi="Arial"/>
              <w:b w:val="0"/>
              <w:i w:val="0"/>
              <w:smallCaps w:val="0"/>
              <w:strike w:val="0"/>
              <w:color w:val="000000"/>
              <w:sz w:val="22"/>
              <w:szCs w:val="22"/>
              <w:u w:val="none"/>
              <w:shd w:fill="auto" w:val="clear"/>
              <w:vertAlign w:val="baseline"/>
            </w:rPr>
          </w:pPr>
          <w:sdt>
            <w:sdtPr>
              <w:tag w:val="goog_rdk_7"/>
            </w:sdtPr>
            <w:sdtContent>
              <w:ins w:author="Arnet Achieng" w:id="0" w:date="2021-09-17T13:09:00Z">
                <w:r w:rsidDel="00000000" w:rsidR="00000000" w:rsidRPr="00000000">
                  <w:rPr>
                    <w:rtl w:val="0"/>
                  </w:rPr>
                </w:r>
              </w:ins>
            </w:sdtContent>
          </w:sdt>
        </w:p>
      </w:sdtContent>
    </w:sdt>
    <w:sdt>
      <w:sdtPr>
        <w:tag w:val="goog_rdk_10"/>
      </w:sdtPr>
      <w:sdtContent>
        <w:p w:rsidR="00000000" w:rsidDel="00000000" w:rsidP="00000000" w:rsidRDefault="00000000" w:rsidRPr="00000000" w14:paraId="00000005">
          <w:pPr>
            <w:pageBreakBefore w:val="0"/>
            <w:spacing w:after="0" w:line="360" w:lineRule="auto"/>
            <w:ind w:left="2160" w:firstLine="0"/>
            <w:jc w:val="both"/>
            <w:rPr>
              <w:ins w:author="Arnet Achieng" w:id="0" w:date="2021-09-17T13:09:00Z"/>
              <w:rFonts w:ascii="Arial" w:cs="Arial" w:eastAsia="Arial" w:hAnsi="Arial"/>
              <w:b w:val="0"/>
              <w:i w:val="0"/>
              <w:smallCaps w:val="0"/>
              <w:strike w:val="0"/>
              <w:color w:val="000000"/>
              <w:sz w:val="22"/>
              <w:szCs w:val="22"/>
              <w:u w:val="none"/>
              <w:shd w:fill="auto" w:val="clear"/>
              <w:vertAlign w:val="baseline"/>
            </w:rPr>
          </w:pPr>
          <w:sdt>
            <w:sdtPr>
              <w:tag w:val="goog_rdk_9"/>
            </w:sdtPr>
            <w:sdtContent>
              <w:ins w:author="Arnet Achieng" w:id="0" w:date="2021-09-17T13:09:00Z">
                <w:r w:rsidDel="00000000" w:rsidR="00000000" w:rsidRPr="00000000">
                  <w:rPr>
                    <w:rtl w:val="0"/>
                  </w:rPr>
                </w:r>
              </w:ins>
            </w:sdtContent>
          </w:sdt>
        </w:p>
      </w:sdtContent>
    </w:sdt>
    <w:sdt>
      <w:sdtPr>
        <w:tag w:val="goog_rdk_12"/>
      </w:sdtPr>
      <w:sdtContent>
        <w:p w:rsidR="00000000" w:rsidDel="00000000" w:rsidP="00000000" w:rsidRDefault="00000000" w:rsidRPr="00000000" w14:paraId="00000006">
          <w:pPr>
            <w:pageBreakBefore w:val="0"/>
            <w:spacing w:after="0" w:line="360" w:lineRule="auto"/>
            <w:ind w:left="2160" w:firstLine="0"/>
            <w:jc w:val="both"/>
            <w:rPr>
              <w:ins w:author="Arnet Achieng" w:id="0" w:date="2021-09-17T13:09:00Z"/>
              <w:rFonts w:ascii="Arial" w:cs="Arial" w:eastAsia="Arial" w:hAnsi="Arial"/>
              <w:b w:val="0"/>
              <w:i w:val="0"/>
              <w:smallCaps w:val="0"/>
              <w:strike w:val="0"/>
              <w:color w:val="000000"/>
              <w:sz w:val="22"/>
              <w:szCs w:val="22"/>
              <w:u w:val="none"/>
              <w:shd w:fill="auto" w:val="clear"/>
              <w:vertAlign w:val="baseline"/>
            </w:rPr>
          </w:pPr>
          <w:sdt>
            <w:sdtPr>
              <w:tag w:val="goog_rdk_11"/>
            </w:sdtPr>
            <w:sdtContent>
              <w:ins w:author="Arnet Achieng" w:id="0" w:date="2021-09-17T13:09:00Z">
                <w:r w:rsidDel="00000000" w:rsidR="00000000" w:rsidRPr="00000000">
                  <w:rPr>
                    <w:rtl w:val="0"/>
                  </w:rPr>
                </w:r>
              </w:ins>
            </w:sdtContent>
          </w:sdt>
        </w:p>
      </w:sdtContent>
    </w:sdt>
    <w:sdt>
      <w:sdtPr>
        <w:tag w:val="goog_rdk_14"/>
      </w:sdtPr>
      <w:sdtContent>
        <w:p w:rsidR="00000000" w:rsidDel="00000000" w:rsidP="00000000" w:rsidRDefault="00000000" w:rsidRPr="00000000" w14:paraId="00000007">
          <w:pPr>
            <w:pageBreakBefore w:val="0"/>
            <w:spacing w:after="0" w:line="360" w:lineRule="auto"/>
            <w:ind w:left="0" w:firstLine="0"/>
            <w:jc w:val="both"/>
            <w:rPr>
              <w:rFonts w:ascii="Times New Roman" w:cs="Times New Roman" w:eastAsia="Times New Roman" w:hAnsi="Times New Roman"/>
              <w:b w:val="1"/>
              <w:color w:val="000000"/>
            </w:rPr>
            <w:pPrChange w:author="Arnet Achieng" w:id="0" w:date="2021-09-17T13:10:07Z">
              <w:pPr>
                <w:pageBreakBefore w:val="0"/>
                <w:spacing w:after="0" w:line="360" w:lineRule="auto"/>
                <w:ind w:left="2160" w:firstLine="0"/>
                <w:jc w:val="both"/>
              </w:pPr>
            </w:pPrChange>
          </w:pPr>
          <w:r w:rsidDel="00000000" w:rsidR="00000000" w:rsidRPr="00000000">
            <w:rPr>
              <w:rFonts w:ascii="Times New Roman" w:cs="Times New Roman" w:eastAsia="Times New Roman" w:hAnsi="Times New Roman"/>
              <w:b w:val="1"/>
              <w:color w:val="000000"/>
              <w:rtl w:val="0"/>
            </w:rPr>
            <w:t xml:space="preserve">STRATHMORE UNIVERSITY</w:t>
          </w:r>
          <w:sdt>
            <w:sdtPr>
              <w:tag w:val="goog_rdk_13"/>
            </w:sdtPr>
            <w:sdtContent>
              <w:del w:author="Arnet Achieng" w:id="0" w:date="2021-09-17T13:09:00Z">
                <w:r w:rsidDel="00000000" w:rsidR="00000000" w:rsidRPr="00000000">
                  <w:drawing>
                    <wp:anchor allowOverlap="1" behindDoc="0" distB="0" distT="0" distL="0" distR="0" hidden="0" layoutInCell="1" locked="0" relativeHeight="0" simplePos="0">
                      <wp:simplePos x="0" y="0"/>
                      <wp:positionH relativeFrom="column">
                        <wp:posOffset>180975</wp:posOffset>
                      </wp:positionH>
                      <wp:positionV relativeFrom="paragraph">
                        <wp:posOffset>0</wp:posOffset>
                      </wp:positionV>
                      <wp:extent cx="1085850" cy="847725"/>
                      <wp:effectExtent b="0" l="0" r="0" t="0"/>
                      <wp:wrapSquare wrapText="bothSides" distB="0" distT="0" distL="0" distR="0"/>
                      <wp:docPr descr="College Shield" id="2" name="image1.png"/>
                      <a:graphic>
                        <a:graphicData uri="http://schemas.openxmlformats.org/drawingml/2006/picture">
                          <pic:pic>
                            <pic:nvPicPr>
                              <pic:cNvPr descr="College Shield" id="0" name="image1.png"/>
                              <pic:cNvPicPr preferRelativeResize="0"/>
                            </pic:nvPicPr>
                            <pic:blipFill>
                              <a:blip r:embed="rId7"/>
                              <a:srcRect b="0" l="0" r="0" t="0"/>
                              <a:stretch>
                                <a:fillRect/>
                              </a:stretch>
                            </pic:blipFill>
                            <pic:spPr>
                              <a:xfrm>
                                <a:off x="0" y="0"/>
                                <a:ext cx="1085850" cy="847725"/>
                              </a:xfrm>
                              <a:prstGeom prst="rect"/>
                              <a:ln/>
                            </pic:spPr>
                          </pic:pic>
                        </a:graphicData>
                      </a:graphic>
                    </wp:anchor>
                  </w:drawing>
                </w:r>
              </w:del>
            </w:sdtContent>
          </w:sdt>
        </w:p>
      </w:sdtContent>
    </w:sdt>
    <w:p w:rsidR="00000000" w:rsidDel="00000000" w:rsidP="00000000" w:rsidRDefault="00000000" w:rsidRPr="00000000" w14:paraId="00000008">
      <w:pPr>
        <w:pageBreakBefore w:val="0"/>
        <w:spacing w:after="0" w:line="360" w:lineRule="auto"/>
        <w:ind w:left="2160"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SCHOOL OF ACCOUNTANCY</w:t>
      </w:r>
    </w:p>
    <w:p w:rsidR="00000000" w:rsidDel="00000000" w:rsidP="00000000" w:rsidRDefault="00000000" w:rsidRPr="00000000" w14:paraId="00000009">
      <w:pPr>
        <w:pageBreakBefore w:val="0"/>
        <w:spacing w:after="0" w:line="360" w:lineRule="auto"/>
        <w:ind w:left="2160"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CPA PART 2 SECTION 3</w:t>
      </w:r>
    </w:p>
    <w:p w:rsidR="00000000" w:rsidDel="00000000" w:rsidP="00000000" w:rsidRDefault="00000000" w:rsidRPr="00000000" w14:paraId="0000000A">
      <w:pPr>
        <w:pageBreakBefore w:val="0"/>
        <w:tabs>
          <w:tab w:val="left" w:pos="2970"/>
        </w:tabs>
        <w:spacing w:after="0" w:line="360" w:lineRule="auto"/>
        <w:ind w:left="2160"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FULL TIME  COURSE</w:t>
      </w:r>
    </w:p>
    <w:p w:rsidR="00000000" w:rsidDel="00000000" w:rsidP="00000000" w:rsidRDefault="00000000" w:rsidRPr="00000000" w14:paraId="0000000B">
      <w:pPr>
        <w:pageBreakBefore w:val="0"/>
        <w:spacing w:after="0" w:line="360" w:lineRule="auto"/>
        <w:ind w:left="1440" w:firstLine="72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COMPANY LAW</w:t>
      </w:r>
    </w:p>
    <w:p w:rsidR="00000000" w:rsidDel="00000000" w:rsidP="00000000" w:rsidRDefault="00000000" w:rsidRPr="00000000" w14:paraId="0000000C">
      <w:pPr>
        <w:keepNext w:val="1"/>
        <w:pageBreakBefore w:val="0"/>
        <w:spacing w:after="0" w:line="240" w:lineRule="auto"/>
        <w:jc w:val="both"/>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CHAPTER THREE: MEMBERSHIP OF A COMPANY</w:t>
      </w:r>
    </w:p>
    <w:p w:rsidR="00000000" w:rsidDel="00000000" w:rsidP="00000000" w:rsidRDefault="00000000" w:rsidRPr="00000000" w14:paraId="0000000D">
      <w:pPr>
        <w:keepNext w:val="1"/>
        <w:pageBreakBefore w:val="0"/>
        <w:spacing w:after="0" w:line="240" w:lineRule="auto"/>
        <w:jc w:val="both"/>
        <w:rPr>
          <w:rFonts w:ascii="Times New Roman" w:cs="Times New Roman" w:eastAsia="Times New Roman" w:hAnsi="Times New Roman"/>
          <w:b w:val="1"/>
          <w:u w:val="single"/>
        </w:rPr>
      </w:pPr>
      <w:r w:rsidDel="00000000" w:rsidR="00000000" w:rsidRPr="00000000">
        <w:rPr>
          <w:rtl w:val="0"/>
        </w:rPr>
      </w:r>
    </w:p>
    <w:p w:rsidR="00000000" w:rsidDel="00000000" w:rsidP="00000000" w:rsidRDefault="00000000" w:rsidRPr="00000000" w14:paraId="0000000E">
      <w:pPr>
        <w:keepNext w:val="1"/>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 Acquisition of Membership</w:t>
      </w:r>
    </w:p>
    <w:p w:rsidR="00000000" w:rsidDel="00000000" w:rsidP="00000000" w:rsidRDefault="00000000" w:rsidRPr="00000000" w14:paraId="0000000F">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1"/>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Definition of Member</w:t>
      </w:r>
    </w:p>
    <w:p w:rsidR="00000000" w:rsidDel="00000000" w:rsidP="00000000" w:rsidRDefault="00000000" w:rsidRPr="00000000" w14:paraId="00000011">
      <w:pPr>
        <w:keepNext w:val="1"/>
        <w:pageBreakBefore w:val="0"/>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keepNext w:val="1"/>
        <w:pageBreakBefore w:val="0"/>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92 of the Act does not define the word “member”. Rather, it states the two basic ways in which a person may become a member of a company, namely:</w:t>
      </w:r>
    </w:p>
    <w:p w:rsidR="00000000" w:rsidDel="00000000" w:rsidP="00000000" w:rsidRDefault="00000000" w:rsidRPr="00000000" w14:paraId="0000001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subscribing to the memorandum and articles of the company, or</w:t>
      </w:r>
    </w:p>
    <w:p w:rsidR="00000000" w:rsidDel="00000000" w:rsidP="00000000" w:rsidRDefault="00000000" w:rsidRPr="00000000" w14:paraId="0000001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agreeing to become a member and the entry of his name in the company’s register of members. </w:t>
      </w:r>
    </w:p>
    <w:p w:rsidR="00000000" w:rsidDel="00000000" w:rsidP="00000000" w:rsidRDefault="00000000" w:rsidRPr="00000000" w14:paraId="00000015">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Who may become a member</w:t>
      </w:r>
    </w:p>
    <w:p w:rsidR="00000000" w:rsidDel="00000000" w:rsidP="00000000" w:rsidRDefault="00000000" w:rsidRPr="00000000" w14:paraId="0000001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Capacity to be a member of a company is governed by the rules of the common law relating to contracts. Anyone who has the capacity to make a contract may become a member of a company. The following are some of the special cases, which require explanation:</w:t>
      </w:r>
    </w:p>
    <w:sdt>
      <w:sdtPr>
        <w:tag w:val="goog_rdk_16"/>
      </w:sdtPr>
      <w:sdtContent>
        <w:p w:rsidR="00000000" w:rsidDel="00000000" w:rsidP="00000000" w:rsidRDefault="00000000" w:rsidRPr="00000000" w14:paraId="0000001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Change w:author="Arnet Achieng" w:id="2" w:date="2021-09-17T13:59:10Z">
                <w:rPr>
                  <w:rFonts w:ascii="Times New Roman" w:cs="Times New Roman" w:eastAsia="Times New Roman" w:hAnsi="Times New Roman"/>
                  <w:b w:val="0"/>
                  <w:i w:val="0"/>
                  <w:smallCaps w:val="0"/>
                  <w:strike w:val="0"/>
                  <w:color w:val="000000"/>
                  <w:sz w:val="22"/>
                  <w:szCs w:val="22"/>
                  <w:u w:val="none"/>
                  <w:shd w:fill="auto" w:val="clear"/>
                  <w:vertAlign w:val="baseline"/>
                </w:rPr>
              </w:rPrChange>
            </w:rPr>
            <w:pPrChange w:author="Arnet Achieng" w:id="0" w:date="2021-09-17T13:59:10Z">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pPr>
            </w:pPrChange>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Infants: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 infant is any person who has not attained the age of 18 years. An infant has a common law right to enter into a contract to buy shares in a company, and thereby become a member of the company. The contract, is however voidable at his option, and the infant may avoid it at any time during his infancy or within a reasonable time after attaining the age of 18 years. However, it was explained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Steinberg v Scala (Leeds) Ltd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that although the infant has a right to repudiate the contract, he would only be entitled to get back the amount already paid if there has been a total failure of consideration because the shares have become valueless. A company’s articles may, however, restrict membership of the company to adults only, in which case an infant would not become a member of the company.</w:t>
          </w:r>
          <w:sdt>
            <w:sdtPr>
              <w:tag w:val="goog_rdk_15"/>
            </w:sdtPr>
            <w:sdtContent>
              <w:r w:rsidDel="00000000" w:rsidR="00000000" w:rsidRPr="00000000">
                <w:rPr>
                  <w:rtl w:val="0"/>
                </w:rPr>
              </w:r>
            </w:sdtContent>
          </w:sdt>
        </w:p>
      </w:sdtContent>
    </w:sdt>
    <w:p w:rsidR="00000000" w:rsidDel="00000000" w:rsidP="00000000" w:rsidRDefault="00000000" w:rsidRPr="00000000" w14:paraId="0000001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Personal Representatives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 a shareholder’s death, ownership of the shares previously held by him is transmitted to his personal representative, who may be an executor or administrator. The personal representative would be entitled to be registered as a member of the company unless the company’s articles provide otherwise.</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Corporations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corporation, whether a registered company or not, may, if authorized by its articles (expressly or impliedly), take shares in a registered company and become a member of it. It would authorize such person as it thinks fit to act as its representative at any meeting of the company. The authorization would be made by a resolution of its directors or other governing body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Methods of becoming a member</w:t>
      </w:r>
    </w:p>
    <w:p w:rsidR="00000000" w:rsidDel="00000000" w:rsidP="00000000" w:rsidRDefault="00000000" w:rsidRPr="00000000" w14:paraId="0000001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may become a member of a company in one or other of the following ways: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Subscribing to the Memorandum</w:t>
      </w:r>
    </w:p>
    <w:p w:rsidR="00000000" w:rsidDel="00000000" w:rsidP="00000000" w:rsidRDefault="00000000" w:rsidRPr="00000000" w14:paraId="0000002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92 (1) provides that the subscribers to the memorandum and articles become members of the company on the registration of the company.</w:t>
      </w:r>
    </w:p>
    <w:p w:rsidR="00000000" w:rsidDel="00000000" w:rsidP="00000000" w:rsidRDefault="00000000" w:rsidRPr="00000000" w14:paraId="0000002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92(2) provides that as soon as practicable after the registration of the company, it shall enter in its register of members the names and addresses of persons who subscribed to its memorandum and the date on which they became members of the company.</w:t>
      </w:r>
    </w:p>
    <w:p w:rsidR="00000000" w:rsidDel="00000000" w:rsidP="00000000" w:rsidRDefault="00000000" w:rsidRPr="00000000" w14:paraId="0000002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provision regarding entry in the register is an administrative directive for the company’s implementation and non-compliance with it does not affect the pre-existing membership.</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Allotment</w:t>
      </w:r>
    </w:p>
    <w:p w:rsidR="00000000" w:rsidDel="00000000" w:rsidP="00000000" w:rsidRDefault="00000000" w:rsidRPr="00000000" w14:paraId="00000024">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to whom a company’s shares have been allotted acquires his membership by virtue of section 92(3). However, it was held in </w:t>
      </w:r>
      <w:r w:rsidDel="00000000" w:rsidR="00000000" w:rsidRPr="00000000">
        <w:rPr>
          <w:rFonts w:ascii="Times New Roman" w:cs="Times New Roman" w:eastAsia="Times New Roman" w:hAnsi="Times New Roman"/>
          <w:b w:val="1"/>
          <w:u w:val="single"/>
          <w:rtl w:val="0"/>
        </w:rPr>
        <w:t xml:space="preserve">Nicol’s case</w:t>
      </w:r>
      <w:r w:rsidDel="00000000" w:rsidR="00000000" w:rsidRPr="00000000">
        <w:rPr>
          <w:rFonts w:ascii="Times New Roman" w:cs="Times New Roman" w:eastAsia="Times New Roman" w:hAnsi="Times New Roman"/>
          <w:rtl w:val="0"/>
        </w:rPr>
        <w:t xml:space="preserve"> that the membership commences from the moment the name is entered in the members’ register. If the company wrongfully refuses to enter the name in the register, the allottee must take rectification proceedings for a court order directing the company to enter the name in its members’ register.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Transfer</w:t>
      </w:r>
    </w:p>
    <w:p w:rsidR="00000000" w:rsidDel="00000000" w:rsidP="00000000" w:rsidRDefault="00000000" w:rsidRPr="00000000" w14:paraId="0000002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 is a purchase of shares from a company’s shareholder and not from the company itself. A transferee also acquires his membership by virtue of section 92(3), being a person who has agreed to become a member. The principle in </w:t>
      </w:r>
      <w:r w:rsidDel="00000000" w:rsidR="00000000" w:rsidRPr="00000000">
        <w:rPr>
          <w:rFonts w:ascii="Times New Roman" w:cs="Times New Roman" w:eastAsia="Times New Roman" w:hAnsi="Times New Roman"/>
          <w:b w:val="1"/>
          <w:u w:val="single"/>
          <w:rtl w:val="0"/>
        </w:rPr>
        <w:t xml:space="preserve">Nicol’s case</w:t>
      </w:r>
      <w:r w:rsidDel="00000000" w:rsidR="00000000" w:rsidRPr="00000000">
        <w:rPr>
          <w:rFonts w:ascii="Times New Roman" w:cs="Times New Roman" w:eastAsia="Times New Roman" w:hAnsi="Times New Roman"/>
          <w:rtl w:val="0"/>
        </w:rPr>
        <w:t xml:space="preserve"> applies to transferees as well, and a transferee becomes a member from the moment his name is entered in the register of members.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Transmission on death of a member</w:t>
      </w:r>
    </w:p>
    <w:p w:rsidR="00000000" w:rsidDel="00000000" w:rsidP="00000000" w:rsidRDefault="00000000" w:rsidRPr="00000000" w14:paraId="0000002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transmission is a legal process by which ownership of shares in a company changes automatically on the death of a member to his personal representative.  If the personal representative elects or decides to be registered himself as the holder of the shares, the election constitutes the agreement to be a member and the provisions of Section 92 (3) become applicable, that </w:t>
      </w:r>
      <w:sdt>
        <w:sdtPr>
          <w:tag w:val="goog_rdk_17"/>
        </w:sdtPr>
        <w:sdtContent>
          <w:ins w:author="Lydia Kisotu" w:id="3" w:date="2022-03-17T05:49:08Z">
            <w:r w:rsidDel="00000000" w:rsidR="00000000" w:rsidRPr="00000000">
              <w:rPr>
                <w:rFonts w:ascii="Times New Roman" w:cs="Times New Roman" w:eastAsia="Times New Roman" w:hAnsi="Times New Roman"/>
                <w:rtl w:val="0"/>
              </w:rPr>
              <w:t xml:space="preserve">i</w:t>
            </w:r>
          </w:ins>
        </w:sdtContent>
      </w:sdt>
      <w:sdt>
        <w:sdtPr>
          <w:tag w:val="goog_rdk_18"/>
        </w:sdtPr>
        <w:sdtContent>
          <w:del w:author="Lydia Kisotu" w:id="3" w:date="2022-03-17T05:49:08Z">
            <w:r w:rsidDel="00000000" w:rsidR="00000000" w:rsidRPr="00000000">
              <w:rPr>
                <w:rFonts w:ascii="Times New Roman" w:cs="Times New Roman" w:eastAsia="Times New Roman" w:hAnsi="Times New Roman"/>
                <w:rtl w:val="0"/>
              </w:rPr>
              <w:delText xml:space="preserve">u</w:delText>
            </w:r>
          </w:del>
        </w:sdtContent>
      </w:sdt>
      <w:r w:rsidDel="00000000" w:rsidR="00000000" w:rsidRPr="00000000">
        <w:rPr>
          <w:rFonts w:ascii="Times New Roman" w:cs="Times New Roman" w:eastAsia="Times New Roman" w:hAnsi="Times New Roman"/>
          <w:rtl w:val="0"/>
        </w:rPr>
        <w:t xml:space="preserve">s, he will become a member from the moment his name is entered in the register of members.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Transmission on bankruptcy of member</w:t>
      </w:r>
    </w:p>
    <w:p w:rsidR="00000000" w:rsidDel="00000000" w:rsidP="00000000" w:rsidRDefault="00000000" w:rsidRPr="00000000" w14:paraId="0000002A">
      <w:pPr>
        <w:pageBreakBefore w:val="0"/>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bankrupt member’s shares in a company will be transmitted to his trustee in bankruptcy according to the principles of bankruptcy law. The company’s articles may give the trustee an option of being personally registered as a member. If the trustee elects or decides to be registered as the holder of the shares the election constitutes the agreement to be a member and the provisions of  section 92 (3)become applicable, i.e. the trustee in bankruptcy will become a member from the moment his name is entered in the register of members.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Estoppel</w:t>
      </w:r>
    </w:p>
    <w:p w:rsidR="00000000" w:rsidDel="00000000" w:rsidP="00000000" w:rsidRDefault="00000000" w:rsidRPr="00000000" w14:paraId="0000002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 who, without having agreed to be a company’s member, is aware that his name is wrongly entered in its register of members but takes no steps to have his name removed there from, may be estopped from denying his apparent membership to somebody who relied on it and extended credit to the company. Without the company’s knowledge, he represents himself as a member.</w:t>
      </w:r>
    </w:p>
    <w:p w:rsidR="00000000" w:rsidDel="00000000" w:rsidP="00000000" w:rsidRDefault="00000000" w:rsidRPr="00000000" w14:paraId="0000002D">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 Register of members</w:t>
      </w:r>
    </w:p>
    <w:p w:rsidR="00000000" w:rsidDel="00000000" w:rsidP="00000000" w:rsidRDefault="00000000" w:rsidRPr="00000000" w14:paraId="0000002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93 requires every company to keep a register of its members and prescribes the contents of the register.</w:t>
      </w:r>
    </w:p>
    <w:p w:rsidR="00000000" w:rsidDel="00000000" w:rsidP="00000000" w:rsidRDefault="00000000" w:rsidRPr="00000000" w14:paraId="00000030">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Contents of the register of members</w:t>
      </w:r>
    </w:p>
    <w:p w:rsidR="00000000" w:rsidDel="00000000" w:rsidP="00000000" w:rsidRDefault="00000000" w:rsidRPr="00000000" w14:paraId="0000003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shall enter in its register of members: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names and addresses of the members;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date on which each person was registered as a member: and</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date on which any person ceased to be a member.</w:t>
      </w:r>
    </w:p>
    <w:p w:rsidR="00000000" w:rsidDel="00000000" w:rsidP="00000000" w:rsidRDefault="00000000" w:rsidRPr="00000000" w14:paraId="0000003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company has a share capital, the company shall enter in its register of members, along with the name and address of each member, a statement of:</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shares held by the member, distinguishing each share-</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by its number if the share has a number; and</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company has more than one class of issued shares, by its class; and</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amount paid or agreed to be considered as paid on the shares of the member.</w:t>
      </w:r>
    </w:p>
    <w:p w:rsidR="00000000" w:rsidDel="00000000" w:rsidP="00000000" w:rsidRDefault="00000000" w:rsidRPr="00000000" w14:paraId="0000003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shares of a company are held jointly, the company shall ensure that the name of each joint holder is entered in its register of members.</w:t>
      </w:r>
    </w:p>
    <w:p w:rsidR="00000000" w:rsidDel="00000000" w:rsidP="00000000" w:rsidRDefault="00000000" w:rsidRPr="00000000" w14:paraId="0000003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company does not have a share capital but has more than one class of members. it shall enter in its register of members, along with the names and address of each member a statement of the class to which the member belongs.</w:t>
      </w:r>
    </w:p>
    <w:p w:rsidR="00000000" w:rsidDel="00000000" w:rsidP="00000000" w:rsidRDefault="00000000" w:rsidRPr="00000000" w14:paraId="0000003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shall lodge with the Registrar a copy of its register of members within fourteen days after completing its preparation. Similarly, the company shall lodge with the Registrar a copy of any amendment to its register of members within fourteen days after making the amendment.</w:t>
      </w:r>
    </w:p>
    <w:p w:rsidR="00000000" w:rsidDel="00000000" w:rsidP="00000000" w:rsidRDefault="00000000" w:rsidRPr="00000000" w14:paraId="0000003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company fails to comply with these requirements the company, and each officer of the company who is in default, commit an offence and on conviction are each liable to a fine not exceeding five hundred thousand shillings.</w:t>
      </w:r>
    </w:p>
    <w:p w:rsidR="00000000" w:rsidDel="00000000" w:rsidP="00000000" w:rsidRDefault="00000000" w:rsidRPr="00000000" w14:paraId="00000040">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Location of the register of members</w:t>
      </w:r>
    </w:p>
    <w:p w:rsidR="00000000" w:rsidDel="00000000" w:rsidP="00000000" w:rsidRDefault="00000000" w:rsidRPr="00000000" w14:paraId="0000004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94 provides that except in so far as the regulations otherwise provide, a company shall ensure that its register of members is kept at its registered office.</w:t>
      </w:r>
    </w:p>
    <w:p w:rsidR="00000000" w:rsidDel="00000000" w:rsidP="00000000" w:rsidRDefault="00000000" w:rsidRPr="00000000" w14:paraId="0000004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company fails to comply with the above requirement the company, and each officer of the company who is in default, commit an offence and on conviction are each liable to a fine not exceeding five hundred thousand shillings.</w:t>
      </w:r>
    </w:p>
    <w:p w:rsidR="00000000" w:rsidDel="00000000" w:rsidP="00000000" w:rsidRDefault="00000000" w:rsidRPr="00000000" w14:paraId="00000044">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Index of members</w:t>
      </w:r>
    </w:p>
    <w:p w:rsidR="00000000" w:rsidDel="00000000" w:rsidP="00000000" w:rsidRDefault="00000000" w:rsidRPr="00000000" w14:paraId="0000004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95 provides that a company that has more than fifty members shall keep an index of the names of the members of the company, unless the register of members is in such a form as to constitute in itself an index.</w:t>
      </w:r>
    </w:p>
    <w:p w:rsidR="00000000" w:rsidDel="00000000" w:rsidP="00000000" w:rsidRDefault="00000000" w:rsidRPr="00000000" w14:paraId="0000004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shall make any necessary alteration in the index within fourteen days after the date on which any alteration is made in the register of members.</w:t>
      </w:r>
    </w:p>
    <w:p w:rsidR="00000000" w:rsidDel="00000000" w:rsidP="00000000" w:rsidRDefault="00000000" w:rsidRPr="00000000" w14:paraId="0000004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shall ensure that the index contains in respect of each member, a sufficient indication to enable the account of that member in the register to be readily found.</w:t>
      </w:r>
    </w:p>
    <w:p w:rsidR="00000000" w:rsidDel="00000000" w:rsidP="00000000" w:rsidRDefault="00000000" w:rsidRPr="00000000" w14:paraId="0000004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Except in so far as the regulations otherwise provide, a company shall keep its index of the names of members of the company at its registered office and shall, within twenty-eight days after establishing it, lodge a copy with the Registrar.</w:t>
      </w:r>
    </w:p>
    <w:p w:rsidR="00000000" w:rsidDel="00000000" w:rsidP="00000000" w:rsidRDefault="00000000" w:rsidRPr="00000000" w14:paraId="0000004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company fails to comply with these requirements the company, and each officer of the company who is in default. commit an offence and on conviction are each liable to a fine not exceeding five hundred thousand shillings. </w:t>
      </w:r>
    </w:p>
    <w:p w:rsidR="00000000" w:rsidDel="00000000" w:rsidP="00000000" w:rsidRDefault="00000000" w:rsidRPr="00000000" w14:paraId="0000004B">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Inspection of the register</w:t>
      </w:r>
    </w:p>
    <w:p w:rsidR="00000000" w:rsidDel="00000000" w:rsidP="00000000" w:rsidRDefault="00000000" w:rsidRPr="00000000" w14:paraId="0000004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96 provides that a company shall keep its register of members and its index of members (if any) open for inspection by:</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member of the company without charge; and</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other person on payment of the fee (if any) prescribed </w:t>
      </w:r>
    </w:p>
    <w:p w:rsidR="00000000" w:rsidDel="00000000" w:rsidP="00000000" w:rsidRDefault="00000000" w:rsidRPr="00000000" w14:paraId="0000005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being requested to do so by a person and on receipt of the prescribed fee (if any), a company shall issue to the person a copy of the company's register of members or such part of it as the person specifies.</w:t>
      </w:r>
    </w:p>
    <w:p w:rsidR="00000000" w:rsidDel="00000000" w:rsidP="00000000" w:rsidRDefault="00000000" w:rsidRPr="00000000" w14:paraId="0000005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five working days after receiving a request under section 96, a company shall either comply with the request; or apply to the Court for an order under subsection (3) authorizing it not to comply with the request. </w:t>
      </w:r>
    </w:p>
    <w:p w:rsidR="00000000" w:rsidDel="00000000" w:rsidP="00000000" w:rsidRDefault="00000000" w:rsidRPr="00000000" w14:paraId="0000005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company:</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refuses to allow an inspection required under section 96; or</w:t>
      </w:r>
    </w:p>
    <w:p w:rsidR="00000000" w:rsidDel="00000000" w:rsidP="00000000" w:rsidRDefault="00000000" w:rsidRPr="00000000" w14:paraId="000000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fails to provide a copy required under that section.</w:t>
      </w:r>
    </w:p>
    <w:p w:rsidR="00000000" w:rsidDel="00000000" w:rsidP="00000000" w:rsidRDefault="00000000" w:rsidRPr="00000000" w14:paraId="0000005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otherwise than in accordance with an order of the Court, the company, and each officer of the company who is in default, commit an offence and on conviction are each liable to a fine not exceeding seven hundred and fifty thousand shillings.</w:t>
      </w:r>
    </w:p>
    <w:p w:rsidR="00000000" w:rsidDel="00000000" w:rsidP="00000000" w:rsidRDefault="00000000" w:rsidRPr="00000000" w14:paraId="00000056">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Changes to the register of members</w:t>
      </w:r>
    </w:p>
    <w:p w:rsidR="00000000" w:rsidDel="00000000" w:rsidP="00000000" w:rsidRDefault="00000000" w:rsidRPr="00000000" w14:paraId="00000058">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may expunge from its register of members an entry relating to a person who was formerly a member of the company after the expiry of ten years after the date on which the person ceased to be a member.</w:t>
      </w:r>
    </w:p>
    <w:p w:rsidR="00000000" w:rsidDel="00000000" w:rsidP="00000000" w:rsidRDefault="00000000" w:rsidRPr="00000000" w14:paraId="0000005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number of members of a limited company is reduced to one, the company shall enter in its register of members:</w:t>
      </w:r>
    </w:p>
    <w:p w:rsidR="00000000" w:rsidDel="00000000" w:rsidP="00000000" w:rsidRDefault="00000000" w:rsidRPr="00000000" w14:paraId="0000005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name and address of the member;</w:t>
      </w:r>
    </w:p>
    <w:p w:rsidR="00000000" w:rsidDel="00000000" w:rsidP="00000000" w:rsidRDefault="00000000" w:rsidRPr="00000000" w14:paraId="0000005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statement that the company has only one member; and</w:t>
      </w:r>
    </w:p>
    <w:p w:rsidR="00000000" w:rsidDel="00000000" w:rsidP="00000000" w:rsidRDefault="00000000" w:rsidRPr="00000000" w14:paraId="0000005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date on which the company became a company having only one member.</w:t>
      </w:r>
    </w:p>
    <w:p w:rsidR="00000000" w:rsidDel="00000000" w:rsidP="00000000" w:rsidRDefault="00000000" w:rsidRPr="00000000" w14:paraId="0000005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membership of a limited company increases from one to two or more members, the company shall enter in the register of members of the company:</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name and address of the person who was formerly the sole member;</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statement that the company has ceased to have only one member; and</w:t>
      </w:r>
    </w:p>
    <w:p w:rsidR="00000000" w:rsidDel="00000000" w:rsidP="00000000" w:rsidRDefault="00000000" w:rsidRPr="00000000" w14:paraId="0000006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date on which the company ceased to be a single member company.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Power of the court to rectify the register</w:t>
      </w:r>
    </w:p>
    <w:p w:rsidR="00000000" w:rsidDel="00000000" w:rsidP="00000000" w:rsidRDefault="00000000" w:rsidRPr="00000000" w14:paraId="00000066">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person affected, or the company or any member of the company may apply to the Court for rectification of the register in the following cases:</w:t>
      </w:r>
    </w:p>
    <w:p w:rsidR="00000000" w:rsidDel="00000000" w:rsidP="00000000" w:rsidRDefault="00000000" w:rsidRPr="00000000" w14:paraId="0000006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name of any person is without sufficient cause, entered in or omitted from the register of members of a company; or</w:t>
      </w:r>
    </w:p>
    <w:p w:rsidR="00000000" w:rsidDel="00000000" w:rsidP="00000000" w:rsidRDefault="00000000" w:rsidRPr="00000000" w14:paraId="0000006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cessation of membership of a person who has ceased to be a member of the company has not been entered in that register</w:t>
      </w:r>
    </w:p>
    <w:p w:rsidR="00000000" w:rsidDel="00000000" w:rsidP="00000000" w:rsidRDefault="00000000" w:rsidRPr="00000000" w14:paraId="0000006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hearing the above application the Court shall either refuse the application or order rectification of the register and payment by the company of any damages sustained by any party affected by the error or failure.</w:t>
      </w:r>
    </w:p>
    <w:p w:rsidR="00000000" w:rsidDel="00000000" w:rsidP="00000000" w:rsidRDefault="00000000" w:rsidRPr="00000000" w14:paraId="0000006A">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order rectifying the register can be made even when the company is being wound up as was the case in </w:t>
      </w:r>
      <w:r w:rsidDel="00000000" w:rsidR="00000000" w:rsidRPr="00000000">
        <w:rPr>
          <w:rFonts w:ascii="Times New Roman" w:cs="Times New Roman" w:eastAsia="Times New Roman" w:hAnsi="Times New Roman"/>
          <w:b w:val="1"/>
          <w:u w:val="single"/>
          <w:rtl w:val="0"/>
        </w:rPr>
        <w:t xml:space="preserve">Re Sussex Brick Co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case of </w:t>
      </w:r>
      <w:r w:rsidDel="00000000" w:rsidR="00000000" w:rsidRPr="00000000">
        <w:rPr>
          <w:rFonts w:ascii="Times New Roman" w:cs="Times New Roman" w:eastAsia="Times New Roman" w:hAnsi="Times New Roman"/>
          <w:b w:val="1"/>
          <w:u w:val="single"/>
          <w:rtl w:val="0"/>
        </w:rPr>
        <w:t xml:space="preserve">Burns v Siemens Bros Dynamo Works Ltd</w:t>
      </w:r>
      <w:r w:rsidDel="00000000" w:rsidR="00000000" w:rsidRPr="00000000">
        <w:rPr>
          <w:rFonts w:ascii="Times New Roman" w:cs="Times New Roman" w:eastAsia="Times New Roman" w:hAnsi="Times New Roman"/>
          <w:rtl w:val="0"/>
        </w:rPr>
        <w:t xml:space="preserve"> shows that the circumstances set out in Section 103(1), above, are not the only ones in which the court can order rectification. It may also do so where a name stands on the register without sufficient cause.</w:t>
      </w:r>
    </w:p>
    <w:p w:rsidR="00000000" w:rsidDel="00000000" w:rsidP="00000000" w:rsidRDefault="00000000" w:rsidRPr="00000000" w14:paraId="0000006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court may also order rectification of the register by deleting a reference to some only of the registered shareholder’s shares. It need not delete his name entirely. This is illustrated by </w:t>
      </w:r>
      <w:r w:rsidDel="00000000" w:rsidR="00000000" w:rsidRPr="00000000">
        <w:rPr>
          <w:rFonts w:ascii="Times New Roman" w:cs="Times New Roman" w:eastAsia="Times New Roman" w:hAnsi="Times New Roman"/>
          <w:b w:val="1"/>
          <w:u w:val="single"/>
          <w:rtl w:val="0"/>
        </w:rPr>
        <w:t xml:space="preserve">Re Transatlantic Life Assurance Co Ltd (1979)</w:t>
      </w:r>
      <w:r w:rsidDel="00000000" w:rsidR="00000000" w:rsidRPr="00000000">
        <w:rPr>
          <w:rFonts w:ascii="Times New Roman" w:cs="Times New Roman" w:eastAsia="Times New Roman" w:hAnsi="Times New Roman"/>
          <w:rtl w:val="0"/>
        </w:rPr>
        <w:t xml:space="preserve"> in which the court deleted an additional number of shares, which had been issued to the applicant in breach of the prevailing Exchange Control Regulations but left the register intact as regards his previous shareholding.</w:t>
      </w:r>
    </w:p>
    <w:p w:rsidR="00000000" w:rsidDel="00000000" w:rsidP="00000000" w:rsidRDefault="00000000" w:rsidRPr="00000000" w14:paraId="0000006D">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making an order for rectification of the register, the court shall by its order direct notice of the rectification to be given to the Registrar, who shall on receipt of the notice make such adjustments to the Register as the Registrar considers appropriate.</w:t>
      </w:r>
    </w:p>
    <w:p w:rsidR="00000000" w:rsidDel="00000000" w:rsidP="00000000" w:rsidRDefault="00000000" w:rsidRPr="00000000" w14:paraId="0000006E">
      <w:pPr>
        <w:pageBreakBefore w:val="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Trusts not to be entered into the register</w:t>
      </w:r>
    </w:p>
    <w:p w:rsidR="00000000" w:rsidDel="00000000" w:rsidP="00000000" w:rsidRDefault="00000000" w:rsidRPr="00000000" w14:paraId="00000070">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shall not accept, and shall not enter in its register of members, notice of any trust, expressed, implied or constructive.</w:t>
      </w:r>
    </w:p>
    <w:p w:rsidR="00000000" w:rsidDel="00000000" w:rsidP="00000000" w:rsidRDefault="00000000" w:rsidRPr="00000000" w14:paraId="0000007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consequences of this provision are as follows:</w:t>
      </w:r>
    </w:p>
    <w:p w:rsidR="00000000" w:rsidDel="00000000" w:rsidP="00000000" w:rsidRDefault="00000000" w:rsidRPr="00000000" w14:paraId="0000007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company is entitled to treat every person whose name appears on the register as the beneficial owner of the shares even though he may, in fact, hold them in trust for another. In particular, if the company registers a transfer of shares held by a trustee, it is not liable to the beneficiaries under the trust even if the sale of the shares by the trustee was made in breach of the trust. It was so held in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Simpson v Molson’s Bank</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company is not a trustee for persons claiming the shares under equitable titles as was held in </w:t>
      </w:r>
      <w:r w:rsidDel="00000000" w:rsidR="00000000" w:rsidRPr="00000000">
        <w:rPr>
          <w:rFonts w:ascii="Times New Roman" w:cs="Times New Roman" w:eastAsia="Times New Roman" w:hAnsi="Times New Roman"/>
          <w:b w:val="1"/>
          <w:i w:val="1"/>
          <w:smallCaps w:val="0"/>
          <w:strike w:val="0"/>
          <w:color w:val="000000"/>
          <w:sz w:val="22"/>
          <w:szCs w:val="22"/>
          <w:u w:val="single"/>
          <w:shd w:fill="auto" w:val="clear"/>
          <w:vertAlign w:val="baseline"/>
          <w:rtl w:val="0"/>
        </w:rPr>
        <w:t xml:space="preserve">Societe Generale de Paris </w:t>
      </w: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v Walker</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However, the owner of an equitable interest in shares, such as an equitable mortgagee or the recipient of a bequest of shares, may protect his interest by serving on the company a stop notice (or what is sometimes called 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notice in lieu of distringas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informing the company that he is interested in the shares and requiring the company to notify him of a receipt of a transfer of the said shares to a transferee other than himself. When the company eventually informs him of the proposed transfer, he would then apply to the court for an injunction restraining the transfer.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Rights and liabilities of members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Rights of members</w:t>
      </w:r>
    </w:p>
    <w:p w:rsidR="00000000" w:rsidDel="00000000" w:rsidP="00000000" w:rsidRDefault="00000000" w:rsidRPr="00000000" w14:paraId="0000007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ownership of at least a share of one or other of the aforesaid classes constitutes the “holder” a member of the company which has issued the shares. As a member, the shareholder will enjoy certain rights in the company which, unless modified or excluded by the company’s articles, will generally comprise the following rights as provided for under section 114:</w:t>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right to be sent a proposed written resolution;</w:t>
      </w:r>
    </w:p>
    <w:p w:rsidR="00000000" w:rsidDel="00000000" w:rsidP="00000000" w:rsidRDefault="00000000" w:rsidRPr="00000000" w14:paraId="0000007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right to require circulation of a written resolution;</w:t>
      </w:r>
    </w:p>
    <w:p w:rsidR="00000000" w:rsidDel="00000000" w:rsidP="00000000" w:rsidRDefault="00000000" w:rsidRPr="00000000" w14:paraId="0000007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right to require directors to call a general meeting:</w:t>
      </w:r>
    </w:p>
    <w:p w:rsidR="00000000" w:rsidDel="00000000" w:rsidP="00000000" w:rsidRDefault="00000000" w:rsidRPr="00000000" w14:paraId="0000007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right to receive notices of general meetings:</w:t>
      </w:r>
    </w:p>
    <w:p w:rsidR="00000000" w:rsidDel="00000000" w:rsidP="00000000" w:rsidRDefault="00000000" w:rsidRPr="00000000" w14:paraId="0000007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right to require circulation of a statement;</w:t>
      </w:r>
    </w:p>
    <w:p w:rsidR="00000000" w:rsidDel="00000000" w:rsidP="00000000" w:rsidRDefault="00000000" w:rsidRPr="00000000" w14:paraId="0000007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right to appoint a proxy to act at a meeting;</w:t>
      </w:r>
    </w:p>
    <w:p w:rsidR="00000000" w:rsidDel="00000000" w:rsidP="00000000" w:rsidRDefault="00000000" w:rsidRPr="00000000" w14:paraId="0000008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right to be sent a copy of the company's annual financial statement and reports; and</w:t>
      </w:r>
    </w:p>
    <w:p w:rsidR="00000000" w:rsidDel="00000000" w:rsidP="00000000" w:rsidRDefault="00000000" w:rsidRPr="00000000" w14:paraId="0000008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if the company is a public company, the right to require the circulation of a resolution for the annual general meeting of the company.</w:t>
      </w:r>
    </w:p>
    <w:p w:rsidR="00000000" w:rsidDel="00000000" w:rsidP="00000000" w:rsidRDefault="00000000" w:rsidRPr="00000000" w14:paraId="00000082">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will have a role to play in the following usual AGM agenda items: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discussing the company’s financial statements, the directors’ report and the auditor’s report;</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discussing any recommendation from the directors to declare a dividend;</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electing new directors to replace those stepping down; and</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appointing or re-appointing an auditor and deciding how much they will be paid.</w:t>
      </w:r>
    </w:p>
    <w:p w:rsidR="00000000" w:rsidDel="00000000" w:rsidP="00000000" w:rsidRDefault="00000000" w:rsidRPr="00000000" w14:paraId="0000008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members also enjoy the following specific rights: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Dividend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company does not legally have to declare a dividend and only directors can propose whether it is to be paid. If this happens, the shareholders may vote in favour of it. Once a dividend is approved, all shareholders are entitled to payment.</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Company investigations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 minimum number of company members can ask the High Court to appoint an inspector to investigate and report on the company’s affairs. The Court is free to order an investigation of whatever matters it thinks appropriate or it may refuse the request.</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Petition for winding up</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Members can decide to end a company’s existence by special resolution or, if it is unable to pay its debts, by ordinary resolution. This is done at a general meeting, at which a liquidator is appointed.</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Pre-emption rights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these are the rights of existing ordinary shareholders to be offered new shares issued by the company pro rata to their existing holding of that class of shares. What is the difference between a rights issue and a bonus issue?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72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Liability of members</w:t>
      </w:r>
    </w:p>
    <w:p w:rsidR="00000000" w:rsidDel="00000000" w:rsidP="00000000" w:rsidRDefault="00000000" w:rsidRPr="00000000" w14:paraId="0000008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separate legal existence of a company, shareholders are not responsible for the company’s obligations merely by reason of being a shareholder.</w:t>
      </w:r>
    </w:p>
    <w:p w:rsidR="00000000" w:rsidDel="00000000" w:rsidP="00000000" w:rsidRDefault="00000000" w:rsidRPr="00000000" w14:paraId="0000008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liability of a shareholder is usually limited to:</w:t>
      </w:r>
    </w:p>
    <w:p w:rsidR="00000000" w:rsidDel="00000000" w:rsidP="00000000" w:rsidRDefault="00000000" w:rsidRPr="00000000" w14:paraId="0000009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unpaid amounts on the shares held by that shareholder;</w:t>
      </w:r>
    </w:p>
    <w:p w:rsidR="00000000" w:rsidDel="00000000" w:rsidP="00000000" w:rsidRDefault="00000000" w:rsidRPr="00000000" w14:paraId="0000009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any liability or obligations expressly provided for in the company’s constitution or shareholders’ agreement; and</w:t>
      </w:r>
    </w:p>
    <w:p w:rsidR="00000000" w:rsidDel="00000000" w:rsidP="00000000" w:rsidRDefault="00000000" w:rsidRPr="00000000" w14:paraId="0000009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Liability for breach of directors’ duties if shareholders are considered to be directors (for example, if shareholders are provided with powers that would ordinarily be exercised by directors).</w:t>
      </w:r>
    </w:p>
    <w:p w:rsidR="00000000" w:rsidDel="00000000" w:rsidP="00000000" w:rsidRDefault="00000000" w:rsidRPr="00000000" w14:paraId="0000009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also essential that members take part in supervising the performance of the company and its directors to protect their financial and other interests.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Cessation of membership</w:t>
      </w:r>
    </w:p>
    <w:p w:rsidR="00000000" w:rsidDel="00000000" w:rsidP="00000000" w:rsidRDefault="00000000" w:rsidRPr="00000000" w14:paraId="0000009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person’s membership of a company may cease or come to an end in the following ways:</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Transfer</w:t>
      </w:r>
    </w:p>
    <w:p w:rsidR="00000000" w:rsidDel="00000000" w:rsidP="00000000" w:rsidRDefault="00000000" w:rsidRPr="00000000" w14:paraId="0000009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“transfer” of shares occurs if an existing member sells them to a third party. If the third party is not yet a member, he will become a member from the moment his name is entered in the company’s register of members. However, the transferor does not automatically cease to be a member as a consequence of the transfer. A member is not bound to sell all of his shares whenever he contemplates a sale. A member may transfer all or any of their shares. A member, therefore, ceases to be a member only if he transfers all of his shares.</w:t>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Forfeiture</w:t>
      </w:r>
    </w:p>
    <w:p w:rsidR="00000000" w:rsidDel="00000000" w:rsidP="00000000" w:rsidRDefault="00000000" w:rsidRPr="00000000" w14:paraId="0000009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a company’s articles authorize the directors to forfeit a member’s shares and the director’s forfeit all of the shares held by a member, the member will cease to be a member from the date specified in the articles as the effective date for forfeiture.</w:t>
      </w:r>
    </w:p>
    <w:p w:rsidR="00000000" w:rsidDel="00000000" w:rsidP="00000000" w:rsidRDefault="00000000" w:rsidRPr="00000000" w14:paraId="0000009C">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 person whose shares have been forfeited shall cease to be a member in respect of the forfeited shares.</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Surrender of Shares</w:t>
      </w:r>
    </w:p>
    <w:p w:rsidR="00000000" w:rsidDel="00000000" w:rsidP="00000000" w:rsidRDefault="00000000" w:rsidRPr="00000000" w14:paraId="0000009E">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precise nature of surrender and the machinery by which it is affected are not clear since it is not provided for by the Companies Act. However, in </w:t>
      </w:r>
      <w:r w:rsidDel="00000000" w:rsidR="00000000" w:rsidRPr="00000000">
        <w:rPr>
          <w:rFonts w:ascii="Times New Roman" w:cs="Times New Roman" w:eastAsia="Times New Roman" w:hAnsi="Times New Roman"/>
          <w:b w:val="1"/>
          <w:u w:val="single"/>
          <w:rtl w:val="0"/>
        </w:rPr>
        <w:t xml:space="preserve">Trevor v Whitworth</w:t>
      </w:r>
      <w:r w:rsidDel="00000000" w:rsidR="00000000" w:rsidRPr="00000000">
        <w:rPr>
          <w:rFonts w:ascii="Times New Roman" w:cs="Times New Roman" w:eastAsia="Times New Roman" w:hAnsi="Times New Roman"/>
          <w:rtl w:val="0"/>
        </w:rPr>
        <w:t xml:space="preserve">, the judge stated that a surrender “does not involve any payment out of the funds of the company,” and that “if it were accepted in a case where the company were in a position to forfeit the shares the transaction would seem to me perfectly valid,” presumably even if not expressly authorized by the articles.</w:t>
      </w:r>
    </w:p>
    <w:p w:rsidR="00000000" w:rsidDel="00000000" w:rsidP="00000000" w:rsidRDefault="00000000" w:rsidRPr="00000000" w14:paraId="0000009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person’s membership will, therefore, come to an end if he surrenders all his shares to the company with the approval of the directors.</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Death</w:t>
      </w:r>
    </w:p>
    <w:p w:rsidR="00000000" w:rsidDel="00000000" w:rsidP="00000000" w:rsidRDefault="00000000" w:rsidRPr="00000000" w14:paraId="000000A1">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person dies, his membership of a company will come to an automatic end by virtue of the provisions of the Law of Succession. The shares previously held by him become, legally, the property of his personal representative. </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Bankruptcy</w:t>
      </w:r>
    </w:p>
    <w:p w:rsidR="00000000" w:rsidDel="00000000" w:rsidP="00000000" w:rsidRDefault="00000000" w:rsidRPr="00000000" w14:paraId="000000A3">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person becomes bankrupt, his membership of a company will come to an end under the provisions of the Bankruptcy Act, which vest a bankrupt’s property in his trustee in bankruptcy </w:t>
      </w:r>
    </w:p>
    <w:p w:rsidR="00000000" w:rsidDel="00000000" w:rsidP="00000000" w:rsidRDefault="00000000" w:rsidRPr="00000000" w14:paraId="000000A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Sale by a company in exercise of lien</w:t>
      </w:r>
    </w:p>
    <w:p w:rsidR="00000000" w:rsidDel="00000000" w:rsidP="00000000" w:rsidRDefault="00000000" w:rsidRPr="00000000" w14:paraId="000000A5">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 like an unpaid seller under the Sale of Goods Act, has a right of lien on its shares as security for the balance of their price. If the company sells all the shares held by a member, the membership will come to an end from the moment the buyer’s name is entered in the register. </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Redemption of redeemable preference shares</w:t>
      </w:r>
    </w:p>
    <w:p w:rsidR="00000000" w:rsidDel="00000000" w:rsidP="00000000" w:rsidRDefault="00000000" w:rsidRPr="00000000" w14:paraId="000000A7">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member’s entire holding consist exclusively of redeemable preference shares and all of these shares are redeemed by the company he will cease to be a member from the date on which his name is removed from the register of members.</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Repudiation by an infant</w:t>
      </w:r>
    </w:p>
    <w:p w:rsidR="00000000" w:rsidDel="00000000" w:rsidP="00000000" w:rsidRDefault="00000000" w:rsidRPr="00000000" w14:paraId="000000A9">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infant member has a common law right to repudiate his membership of a company if there has been a total failure of consideration because the shares have become worthless. It was so held in </w:t>
      </w:r>
      <w:r w:rsidDel="00000000" w:rsidR="00000000" w:rsidRPr="00000000">
        <w:rPr>
          <w:rFonts w:ascii="Times New Roman" w:cs="Times New Roman" w:eastAsia="Times New Roman" w:hAnsi="Times New Roman"/>
          <w:b w:val="1"/>
          <w:u w:val="single"/>
          <w:rtl w:val="0"/>
        </w:rPr>
        <w:t xml:space="preserve">Steinberg v Scala (Leeds) Ltd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Liquidation or winding up</w:t>
      </w:r>
    </w:p>
    <w:p w:rsidR="00000000" w:rsidDel="00000000" w:rsidP="00000000" w:rsidRDefault="00000000" w:rsidRPr="00000000" w14:paraId="000000AB">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company’s liquidation terminates membership of all former members, from the moment it becomes effective.</w:t>
      </w:r>
    </w:p>
    <w:p w:rsidR="00000000" w:rsidDel="00000000" w:rsidP="00000000" w:rsidRDefault="00000000" w:rsidRPr="00000000" w14:paraId="000000A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Rescission of contract</w:t>
      </w:r>
    </w:p>
    <w:p w:rsidR="00000000" w:rsidDel="00000000" w:rsidP="00000000" w:rsidRDefault="00000000" w:rsidRPr="00000000" w14:paraId="000000AD">
      <w:pPr>
        <w:pageBreakBefore w:val="0"/>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A shareholder who rescinds a contract of purchase of shares or allotment by reason of a vitiating element or otherwise ceases to be a member</w:t>
      </w:r>
    </w:p>
    <w:p w:rsidR="00000000" w:rsidDel="00000000" w:rsidP="00000000" w:rsidRDefault="00000000" w:rsidRPr="00000000" w14:paraId="000000A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1"/>
          <w:i w:val="0"/>
          <w:smallCaps w:val="0"/>
          <w:strike w:val="0"/>
          <w:color w:val="000000"/>
          <w:sz w:val="22"/>
          <w:szCs w:val="22"/>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Disclaimer by trustee in bankruptcy</w:t>
      </w:r>
    </w:p>
    <w:p w:rsidR="00000000" w:rsidDel="00000000" w:rsidP="00000000" w:rsidRDefault="00000000" w:rsidRPr="00000000" w14:paraId="000000AF">
      <w:pPr>
        <w:pageBreakBefore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English law, if a trustee in bankruptcy refuses to take up the shares of an undischarged bankrupt, he ceases to be a member of the company.</w:t>
      </w:r>
      <w:r w:rsidDel="00000000" w:rsidR="00000000" w:rsidRPr="00000000">
        <w:rPr>
          <w:rtl w:val="0"/>
        </w:rPr>
      </w:r>
    </w:p>
    <w:sectPr>
      <w:foot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A2BCD"/>
    <w:pPr>
      <w:ind w:left="720"/>
      <w:contextualSpacing w:val="1"/>
    </w:pPr>
  </w:style>
  <w:style w:type="paragraph" w:styleId="Header">
    <w:name w:val="header"/>
    <w:basedOn w:val="Normal"/>
    <w:link w:val="HeaderChar"/>
    <w:uiPriority w:val="99"/>
    <w:unhideWhenUsed w:val="1"/>
    <w:rsid w:val="007452F6"/>
    <w:pPr>
      <w:tabs>
        <w:tab w:val="center" w:pos="4680"/>
        <w:tab w:val="right" w:pos="9360"/>
      </w:tabs>
      <w:spacing w:after="0" w:line="240" w:lineRule="auto"/>
    </w:pPr>
  </w:style>
  <w:style w:type="character" w:styleId="HeaderChar" w:customStyle="1">
    <w:name w:val="Header Char"/>
    <w:basedOn w:val="DefaultParagraphFont"/>
    <w:link w:val="Header"/>
    <w:uiPriority w:val="99"/>
    <w:rsid w:val="007452F6"/>
  </w:style>
  <w:style w:type="paragraph" w:styleId="Footer">
    <w:name w:val="footer"/>
    <w:basedOn w:val="Normal"/>
    <w:link w:val="FooterChar"/>
    <w:uiPriority w:val="99"/>
    <w:unhideWhenUsed w:val="1"/>
    <w:rsid w:val="007452F6"/>
    <w:pPr>
      <w:tabs>
        <w:tab w:val="center" w:pos="4680"/>
        <w:tab w:val="right" w:pos="9360"/>
      </w:tabs>
      <w:spacing w:after="0" w:line="240" w:lineRule="auto"/>
    </w:pPr>
  </w:style>
  <w:style w:type="character" w:styleId="FooterChar" w:customStyle="1">
    <w:name w:val="Footer Char"/>
    <w:basedOn w:val="DefaultParagraphFont"/>
    <w:link w:val="Footer"/>
    <w:uiPriority w:val="99"/>
    <w:rsid w:val="007452F6"/>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xOt2KAChukw1iFWsH9EKurVReA==">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2016-01-24T19:25:00Z</dcterms:created>
  <dc:creator>carol</dc:creator>
</cp:coreProperties>
</file>