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2"/>
      </w:sdtPr>
      <w:sdtContent>
        <w:p w:rsidR="00000000" w:rsidDel="00000000" w:rsidP="00000000" w:rsidRDefault="00000000" w:rsidRPr="00000000" w14:paraId="00000001">
          <w:pPr>
            <w:pageBreakBefore w:val="0"/>
            <w:spacing w:line="480" w:lineRule="auto"/>
            <w:rPr>
              <w:ins w:author="Sheila Mumbi" w:id="0" w:date="2021-10-21T08:36:56Z"/>
              <w:rFonts w:ascii="Arial" w:cs="Arial" w:eastAsia="Arial" w:hAnsi="Arial"/>
              <w:b w:val="0"/>
              <w:i w:val="0"/>
              <w:smallCaps w:val="0"/>
              <w:strike w:val="0"/>
              <w:color w:val="000000"/>
              <w:sz w:val="22"/>
              <w:szCs w:val="22"/>
              <w:u w:val="none"/>
              <w:shd w:fill="auto" w:val="clear"/>
              <w:vertAlign w:val="baseline"/>
            </w:rPr>
          </w:pPr>
          <w:sdt>
            <w:sdtPr>
              <w:tag w:val="goog_rdk_1"/>
            </w:sdtPr>
            <w:sdtContent>
              <w:ins w:author="Sheila Mumbi" w:id="0" w:date="2021-10-21T08:36:56Z">
                <w:r w:rsidDel="00000000" w:rsidR="00000000" w:rsidRPr="00000000">
                  <w:rPr>
                    <w:rtl w:val="0"/>
                  </w:rPr>
                </w:r>
              </w:ins>
            </w:sdtContent>
          </w:sdt>
        </w:p>
      </w:sdtContent>
    </w:sdt>
    <w:p w:rsidR="00000000" w:rsidDel="00000000" w:rsidP="00000000" w:rsidRDefault="00000000" w:rsidRPr="00000000" w14:paraId="00000002">
      <w:pPr>
        <w:pageBreakBefore w:val="0"/>
        <w:spacing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Buying Land or Property in Kenya</w:t>
      </w:r>
    </w:p>
    <w:p w:rsidR="00000000" w:rsidDel="00000000" w:rsidP="00000000" w:rsidRDefault="00000000" w:rsidRPr="00000000" w14:paraId="00000003">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Legal Process of Buying Property in Kenya </w:t>
        <w:br w:type="textWrapping"/>
      </w:r>
      <w:r w:rsidDel="00000000" w:rsidR="00000000" w:rsidRPr="00000000">
        <w:rPr>
          <w:rFonts w:ascii="Times New Roman" w:cs="Times New Roman" w:eastAsia="Times New Roman" w:hAnsi="Times New Roman"/>
          <w:sz w:val="24"/>
          <w:szCs w:val="24"/>
          <w:rtl w:val="0"/>
        </w:rPr>
        <w:br w:type="textWrapping"/>
        <w:t xml:space="preserve">In Kenya</w:t>
      </w:r>
      <w:r w:rsidDel="00000000" w:rsidR="00000000" w:rsidRPr="00000000">
        <w:rPr>
          <w:rFonts w:ascii="Times New Roman" w:cs="Times New Roman" w:eastAsia="Times New Roman" w:hAnsi="Times New Roman"/>
          <w:color w:val="5b9bd5"/>
          <w:sz w:val="24"/>
          <w:szCs w:val="24"/>
          <w:rtl w:val="0"/>
        </w:rPr>
        <w:t xml:space="preserve">, </w:t>
      </w:r>
      <w:sdt>
        <w:sdtPr>
          <w:tag w:val="goog_rdk_3"/>
        </w:sdtPr>
        <w:sdtContent>
          <w:r w:rsidDel="00000000" w:rsidR="00000000" w:rsidRPr="00000000">
            <w:rPr>
              <w:rFonts w:ascii="Times New Roman" w:cs="Times New Roman" w:eastAsia="Times New Roman" w:hAnsi="Times New Roman"/>
              <w:color w:val="5b9bd5"/>
              <w:sz w:val="24"/>
              <w:szCs w:val="24"/>
              <w:rtl w:val="0"/>
              <w:rPrChange w:author="Shristine Nanjala" w:id="1" w:date="2022-02-23T09:02:13Z">
                <w:rPr>
                  <w:rFonts w:ascii="Times New Roman" w:cs="Times New Roman" w:eastAsia="Times New Roman" w:hAnsi="Times New Roman"/>
                  <w:color w:val="5b9bd5"/>
                  <w:sz w:val="24"/>
                  <w:szCs w:val="24"/>
                </w:rPr>
              </w:rPrChange>
            </w:rPr>
            <w:t xml:space="preserve">local</w:t>
          </w:r>
        </w:sdtContent>
      </w:sdt>
      <w:r w:rsidDel="00000000" w:rsidR="00000000" w:rsidRPr="00000000">
        <w:rPr>
          <w:rFonts w:ascii="Times New Roman" w:cs="Times New Roman" w:eastAsia="Times New Roman" w:hAnsi="Times New Roman"/>
          <w:color w:val="5b9bd5"/>
          <w:sz w:val="24"/>
          <w:szCs w:val="24"/>
          <w:rtl w:val="0"/>
        </w:rPr>
        <w:t xml:space="preserve"> and foreigners are permitted </w:t>
      </w:r>
      <w:r w:rsidDel="00000000" w:rsidR="00000000" w:rsidRPr="00000000">
        <w:rPr>
          <w:rFonts w:ascii="Times New Roman" w:cs="Times New Roman" w:eastAsia="Times New Roman" w:hAnsi="Times New Roman"/>
          <w:sz w:val="24"/>
          <w:szCs w:val="24"/>
          <w:rtl w:val="0"/>
        </w:rPr>
        <w:t xml:space="preserve">to buy </w:t>
      </w:r>
      <w:r w:rsidDel="00000000" w:rsidR="00000000" w:rsidRPr="00000000">
        <w:rPr>
          <w:rFonts w:ascii="Times New Roman" w:cs="Times New Roman" w:eastAsia="Times New Roman" w:hAnsi="Times New Roman"/>
          <w:color w:val="c55911"/>
          <w:sz w:val="24"/>
          <w:szCs w:val="24"/>
          <w:rtl w:val="0"/>
        </w:rPr>
        <w:t xml:space="preserve">commercial and residential real estate/lands </w:t>
      </w:r>
      <w:r w:rsidDel="00000000" w:rsidR="00000000" w:rsidRPr="00000000">
        <w:rPr>
          <w:rFonts w:ascii="Times New Roman" w:cs="Times New Roman" w:eastAsia="Times New Roman" w:hAnsi="Times New Roman"/>
          <w:sz w:val="24"/>
          <w:szCs w:val="24"/>
          <w:rtl w:val="0"/>
        </w:rPr>
        <w:t xml:space="preserve">located within a town or municipality without any restrictions whatsoever provided </w:t>
      </w:r>
      <w:sdt>
        <w:sdtPr>
          <w:tag w:val="goog_rdk_4"/>
        </w:sdtPr>
        <w:sdtContent>
          <w:r w:rsidDel="00000000" w:rsidR="00000000" w:rsidRPr="00000000">
            <w:rPr>
              <w:rFonts w:ascii="Times New Roman" w:cs="Times New Roman" w:eastAsia="Times New Roman" w:hAnsi="Times New Roman"/>
              <w:sz w:val="24"/>
              <w:szCs w:val="24"/>
              <w:rtl w:val="0"/>
              <w:rPrChange w:author="Shristine Nanjala" w:id="2" w:date="2022-02-23T09:02:14Z">
                <w:rPr>
                  <w:rFonts w:ascii="Times New Roman" w:cs="Times New Roman" w:eastAsia="Times New Roman" w:hAnsi="Times New Roman"/>
                  <w:sz w:val="24"/>
                  <w:szCs w:val="24"/>
                </w:rPr>
              </w:rPrChange>
            </w:rPr>
            <w:t xml:space="preserve">that comply</w:t>
          </w:r>
        </w:sdtContent>
      </w:sdt>
      <w:r w:rsidDel="00000000" w:rsidR="00000000" w:rsidRPr="00000000">
        <w:rPr>
          <w:rFonts w:ascii="Times New Roman" w:cs="Times New Roman" w:eastAsia="Times New Roman" w:hAnsi="Times New Roman"/>
          <w:sz w:val="24"/>
          <w:szCs w:val="24"/>
          <w:rtl w:val="0"/>
        </w:rPr>
        <w:t xml:space="preserve"> with the laid down procedures. </w:t>
        <w:br w:type="textWrapping"/>
        <w:br w:type="textWrapping"/>
        <w:t xml:space="preserve">However, for the </w:t>
      </w:r>
      <w:r w:rsidDel="00000000" w:rsidR="00000000" w:rsidRPr="00000000">
        <w:rPr>
          <w:rFonts w:ascii="Times New Roman" w:cs="Times New Roman" w:eastAsia="Times New Roman" w:hAnsi="Times New Roman"/>
          <w:color w:val="ff0000"/>
          <w:sz w:val="24"/>
          <w:szCs w:val="24"/>
          <w:rtl w:val="0"/>
        </w:rPr>
        <w:t xml:space="preserve">agricultural land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foreigners or privately owned companies whose shareholders are not all Kenyan citizens  are not permitted to buy such land</w:t>
      </w:r>
      <w:r w:rsidDel="00000000" w:rsidR="00000000" w:rsidRPr="00000000">
        <w:rPr>
          <w:rFonts w:ascii="Times New Roman" w:cs="Times New Roman" w:eastAsia="Times New Roman" w:hAnsi="Times New Roman"/>
          <w:sz w:val="24"/>
          <w:szCs w:val="24"/>
          <w:rtl w:val="0"/>
        </w:rPr>
        <w:t xml:space="preserve"> unless where such transaction has been exempted from the provisions of the </w:t>
      </w:r>
      <w:r w:rsidDel="00000000" w:rsidR="00000000" w:rsidRPr="00000000">
        <w:rPr>
          <w:rFonts w:ascii="Times New Roman" w:cs="Times New Roman" w:eastAsia="Times New Roman" w:hAnsi="Times New Roman"/>
          <w:color w:val="7030a0"/>
          <w:sz w:val="24"/>
          <w:szCs w:val="24"/>
          <w:rtl w:val="0"/>
        </w:rPr>
        <w:t xml:space="preserve">Land Control  Act by president pursuant to section 24 </w:t>
      </w:r>
      <w:r w:rsidDel="00000000" w:rsidR="00000000" w:rsidRPr="00000000">
        <w:rPr>
          <w:rFonts w:ascii="Times New Roman" w:cs="Times New Roman" w:eastAsia="Times New Roman" w:hAnsi="Times New Roman"/>
          <w:sz w:val="24"/>
          <w:szCs w:val="24"/>
          <w:rtl w:val="0"/>
        </w:rPr>
        <w:t xml:space="preserve">thereof. The land control boards, which are established under the said Act, are prohibited from granted consent to transfer in respect of persons or companies that do not qualify to hold agricultural land.  </w:t>
        <w:br w:type="textWrapping"/>
        <w:br w:type="textWrapping"/>
        <w:t xml:space="preserve">Under the new Kenyan Constitution 2010, persons who are not citizen of Kenya as well as companies whose shareholders are not Kenyan Citizen can </w:t>
      </w:r>
      <w:r w:rsidDel="00000000" w:rsidR="00000000" w:rsidRPr="00000000">
        <w:rPr>
          <w:rFonts w:ascii="Times New Roman" w:cs="Times New Roman" w:eastAsia="Times New Roman" w:hAnsi="Times New Roman"/>
          <w:color w:val="ffc000"/>
          <w:sz w:val="24"/>
          <w:szCs w:val="24"/>
          <w:rtl w:val="0"/>
        </w:rPr>
        <w:t xml:space="preserve">only own land on leasehold basis for a term not exceeding 99 years. </w:t>
      </w:r>
      <w:r w:rsidDel="00000000" w:rsidR="00000000" w:rsidRPr="00000000">
        <w:rPr>
          <w:rFonts w:ascii="Times New Roman" w:cs="Times New Roman" w:eastAsia="Times New Roman" w:hAnsi="Times New Roman"/>
          <w:sz w:val="24"/>
          <w:szCs w:val="24"/>
          <w:rtl w:val="0"/>
        </w:rPr>
        <w:t xml:space="preserve"> In other words, </w:t>
      </w:r>
      <w:r w:rsidDel="00000000" w:rsidR="00000000" w:rsidRPr="00000000">
        <w:rPr>
          <w:rFonts w:ascii="Times New Roman" w:cs="Times New Roman" w:eastAsia="Times New Roman" w:hAnsi="Times New Roman"/>
          <w:color w:val="92d050"/>
          <w:sz w:val="24"/>
          <w:szCs w:val="24"/>
          <w:rtl w:val="0"/>
        </w:rPr>
        <w:t xml:space="preserve">such persons cannot own land on freehold tenure.</w:t>
      </w:r>
      <w:r w:rsidDel="00000000" w:rsidR="00000000" w:rsidRPr="00000000">
        <w:rPr>
          <w:rFonts w:ascii="Times New Roman" w:cs="Times New Roman" w:eastAsia="Times New Roman" w:hAnsi="Times New Roman"/>
          <w:sz w:val="24"/>
          <w:szCs w:val="24"/>
          <w:rtl w:val="0"/>
        </w:rPr>
        <w:br w:type="textWrapping"/>
        <w:br w:type="textWrapping"/>
        <w:t xml:space="preserve">In summary, the procedure of buying land in Kenya is as detailed herein below.</w:t>
        <w:br w:type="textWrapping"/>
        <w:br w:type="textWrapping"/>
      </w:r>
      <w:r w:rsidDel="00000000" w:rsidR="00000000" w:rsidRPr="00000000">
        <w:rPr>
          <w:rFonts w:ascii="Times New Roman" w:cs="Times New Roman" w:eastAsia="Times New Roman" w:hAnsi="Times New Roman"/>
          <w:i w:val="1"/>
          <w:color w:val="c00000"/>
          <w:sz w:val="24"/>
          <w:szCs w:val="24"/>
          <w:rtl w:val="0"/>
        </w:rPr>
        <w:t xml:space="preserve">N/B: It is extremely important for buyers to use professional and reputable lawyers whenever they are buying land in Kenya in order to receive proper legal advice and representation in the entire sale process and thus avoid unnecessary pitfalls and dealing with cons. Equally important, the purchaser should avoid making any payment directly to the vendor or his agent, and such monies are better channeled through his lawyer so that he can take the requisite precautions.   </w:t>
        <w:br w:type="textWrapping"/>
        <w:br w:type="textWrapping"/>
      </w:r>
      <w:r w:rsidDel="00000000" w:rsidR="00000000" w:rsidRPr="00000000">
        <w:rPr>
          <w:rFonts w:ascii="Times New Roman" w:cs="Times New Roman" w:eastAsia="Times New Roman" w:hAnsi="Times New Roman"/>
          <w:b w:val="1"/>
          <w:sz w:val="24"/>
          <w:szCs w:val="24"/>
          <w:rtl w:val="0"/>
        </w:rPr>
        <w:t xml:space="preserve">1. Identification of the Land</w:t>
        <w:br w:type="textWrapping"/>
      </w:r>
      <w:r w:rsidDel="00000000" w:rsidR="00000000" w:rsidRPr="00000000">
        <w:rPr>
          <w:rFonts w:ascii="Times New Roman" w:cs="Times New Roman" w:eastAsia="Times New Roman" w:hAnsi="Times New Roman"/>
          <w:sz w:val="24"/>
          <w:szCs w:val="24"/>
          <w:rtl w:val="0"/>
        </w:rPr>
        <w:br w:type="textWrapping"/>
        <w:t xml:space="preserve">The process of land purchase starts with the buyer identifying a suitable land for purchase. One can enlist the services of a reputable </w:t>
      </w:r>
      <w:r w:rsidDel="00000000" w:rsidR="00000000" w:rsidRPr="00000000">
        <w:rPr>
          <w:rFonts w:ascii="Times New Roman" w:cs="Times New Roman" w:eastAsia="Times New Roman" w:hAnsi="Times New Roman"/>
          <w:color w:val="ff0000"/>
          <w:sz w:val="24"/>
          <w:szCs w:val="24"/>
          <w:rtl w:val="0"/>
        </w:rPr>
        <w:t xml:space="preserve">real estate agency firm </w:t>
      </w:r>
      <w:r w:rsidDel="00000000" w:rsidR="00000000" w:rsidRPr="00000000">
        <w:rPr>
          <w:rFonts w:ascii="Times New Roman" w:cs="Times New Roman" w:eastAsia="Times New Roman" w:hAnsi="Times New Roman"/>
          <w:sz w:val="24"/>
          <w:szCs w:val="24"/>
          <w:rtl w:val="0"/>
        </w:rPr>
        <w:t xml:space="preserve">to assist him in identifying a suitable land for purchase and connect him to the seller.  Once the land has been identified, the buyer should </w:t>
      </w:r>
      <w:r w:rsidDel="00000000" w:rsidR="00000000" w:rsidRPr="00000000">
        <w:rPr>
          <w:rFonts w:ascii="Times New Roman" w:cs="Times New Roman" w:eastAsia="Times New Roman" w:hAnsi="Times New Roman"/>
          <w:color w:val="ffc000"/>
          <w:sz w:val="24"/>
          <w:szCs w:val="24"/>
          <w:rtl w:val="0"/>
        </w:rPr>
        <w:t xml:space="preserve">endeavor to visit the site </w:t>
      </w:r>
      <w:r w:rsidDel="00000000" w:rsidR="00000000" w:rsidRPr="00000000">
        <w:rPr>
          <w:rFonts w:ascii="Times New Roman" w:cs="Times New Roman" w:eastAsia="Times New Roman" w:hAnsi="Times New Roman"/>
          <w:sz w:val="24"/>
          <w:szCs w:val="24"/>
          <w:rtl w:val="0"/>
        </w:rPr>
        <w:t xml:space="preserve">and satisfy himself or herself that the land meets the desired criteria including its </w:t>
      </w:r>
      <w:r w:rsidDel="00000000" w:rsidR="00000000" w:rsidRPr="00000000">
        <w:rPr>
          <w:rFonts w:ascii="Times New Roman" w:cs="Times New Roman" w:eastAsia="Times New Roman" w:hAnsi="Times New Roman"/>
          <w:color w:val="92d050"/>
          <w:sz w:val="24"/>
          <w:szCs w:val="24"/>
          <w:rtl w:val="0"/>
        </w:rPr>
        <w:t xml:space="preserve">physical location and boundaries</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2. Conducting the requisite searches and preliminary investigations</w:t>
      </w:r>
      <w:r w:rsidDel="00000000" w:rsidR="00000000" w:rsidRPr="00000000">
        <w:rPr>
          <w:rFonts w:ascii="Times New Roman" w:cs="Times New Roman" w:eastAsia="Times New Roman" w:hAnsi="Times New Roman"/>
          <w:sz w:val="24"/>
          <w:szCs w:val="24"/>
          <w:rtl w:val="0"/>
        </w:rPr>
        <w:br w:type="textWrapping"/>
        <w:br w:type="textWrapping"/>
        <w:t xml:space="preserve">Land in Kenya is registered under three registration regimes</w:t>
        <w:br w:type="textWrapping"/>
        <w:t xml:space="preserve">The previous land registration laws </w:t>
      </w:r>
      <w:r w:rsidDel="00000000" w:rsidR="00000000" w:rsidRPr="00000000">
        <w:rPr>
          <w:rFonts w:ascii="Times New Roman" w:cs="Times New Roman" w:eastAsia="Times New Roman" w:hAnsi="Times New Roman"/>
          <w:color w:val="00b050"/>
          <w:sz w:val="24"/>
          <w:szCs w:val="24"/>
          <w:rtl w:val="0"/>
        </w:rPr>
        <w:t xml:space="preserve">(that is, The Government Lands Act, the Registration of Titles Act and the Registered Lands 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b0f0"/>
          <w:sz w:val="24"/>
          <w:szCs w:val="24"/>
          <w:rtl w:val="0"/>
        </w:rPr>
        <w:t xml:space="preserve">have now been repealed and replaced by the Land Act, the National Land Commission Land and the Land Registration Act. The Land Registration Act </w:t>
      </w:r>
      <w:sdt>
        <w:sdtPr>
          <w:tag w:val="goog_rdk_5"/>
        </w:sdtPr>
        <w:sdtContent>
          <w:r w:rsidDel="00000000" w:rsidR="00000000" w:rsidRPr="00000000">
            <w:rPr>
              <w:rFonts w:ascii="Times New Roman" w:cs="Times New Roman" w:eastAsia="Times New Roman" w:hAnsi="Times New Roman"/>
              <w:sz w:val="24"/>
              <w:szCs w:val="24"/>
              <w:rtl w:val="0"/>
              <w:rPrChange w:author="Shristine Nanjala" w:id="3" w:date="2022-02-23T09:02:15Z">
                <w:rPr>
                  <w:rFonts w:ascii="Times New Roman" w:cs="Times New Roman" w:eastAsia="Times New Roman" w:hAnsi="Times New Roman"/>
                  <w:sz w:val="24"/>
                  <w:szCs w:val="24"/>
                </w:rPr>
              </w:rPrChange>
            </w:rPr>
            <w:t xml:space="preserve">provide</w:t>
          </w:r>
        </w:sdtContent>
      </w:sdt>
      <w:r w:rsidDel="00000000" w:rsidR="00000000" w:rsidRPr="00000000">
        <w:rPr>
          <w:rFonts w:ascii="Times New Roman" w:cs="Times New Roman" w:eastAsia="Times New Roman" w:hAnsi="Times New Roman"/>
          <w:sz w:val="24"/>
          <w:szCs w:val="24"/>
          <w:rtl w:val="0"/>
        </w:rPr>
        <w:t xml:space="preserve"> for registration </w:t>
      </w:r>
      <w:sdt>
        <w:sdtPr>
          <w:tag w:val="goog_rdk_6"/>
        </w:sdtPr>
        <w:sdtContent>
          <w:r w:rsidDel="00000000" w:rsidR="00000000" w:rsidRPr="00000000">
            <w:rPr>
              <w:rFonts w:ascii="Times New Roman" w:cs="Times New Roman" w:eastAsia="Times New Roman" w:hAnsi="Times New Roman"/>
              <w:sz w:val="24"/>
              <w:szCs w:val="24"/>
              <w:rtl w:val="0"/>
              <w:rPrChange w:author="Shristine Nanjala" w:id="4" w:date="2022-02-23T09:08:10Z">
                <w:rPr>
                  <w:rFonts w:ascii="Times New Roman" w:cs="Times New Roman" w:eastAsia="Times New Roman" w:hAnsi="Times New Roman"/>
                  <w:sz w:val="24"/>
                  <w:szCs w:val="24"/>
                </w:rPr>
              </w:rPrChange>
            </w:rPr>
            <w:t xml:space="preserve">unit</w:t>
          </w:r>
        </w:sdtContent>
      </w:sdt>
      <w:r w:rsidDel="00000000" w:rsidR="00000000" w:rsidRPr="00000000">
        <w:rPr>
          <w:rFonts w:ascii="Times New Roman" w:cs="Times New Roman" w:eastAsia="Times New Roman" w:hAnsi="Times New Roman"/>
          <w:sz w:val="24"/>
          <w:szCs w:val="24"/>
          <w:rtl w:val="0"/>
        </w:rPr>
        <w:t xml:space="preserve"> at every district and the land registries established under the repealed laws are still operational.  </w:t>
        <w:br w:type="textWrapping"/>
        <w:t xml:space="preserve"> The buyer or his lawyer should get a </w:t>
      </w:r>
      <w:r w:rsidDel="00000000" w:rsidR="00000000" w:rsidRPr="00000000">
        <w:rPr>
          <w:rFonts w:ascii="Times New Roman" w:cs="Times New Roman" w:eastAsia="Times New Roman" w:hAnsi="Times New Roman"/>
          <w:color w:val="7030a0"/>
          <w:sz w:val="24"/>
          <w:szCs w:val="24"/>
          <w:rtl w:val="0"/>
        </w:rPr>
        <w:t xml:space="preserve">copy of title and National Identity Card of the seller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c00000"/>
          <w:sz w:val="24"/>
          <w:szCs w:val="24"/>
          <w:rtl w:val="0"/>
        </w:rPr>
        <w:t xml:space="preserve">conduct the requisite searches both for the land at the relevant lands office and also of the person named in the title as the registered owner at the Registration of Persons Bureau</w:t>
      </w:r>
      <w:r w:rsidDel="00000000" w:rsidR="00000000" w:rsidRPr="00000000">
        <w:rPr>
          <w:rFonts w:ascii="Times New Roman" w:cs="Times New Roman" w:eastAsia="Times New Roman" w:hAnsi="Times New Roman"/>
          <w:sz w:val="24"/>
          <w:szCs w:val="24"/>
          <w:rtl w:val="0"/>
        </w:rPr>
        <w:t xml:space="preserve">.   The latter will help to confirm that the purported owner of land is </w:t>
      </w:r>
      <w:r w:rsidDel="00000000" w:rsidR="00000000" w:rsidRPr="00000000">
        <w:rPr>
          <w:rFonts w:ascii="Times New Roman" w:cs="Times New Roman" w:eastAsia="Times New Roman" w:hAnsi="Times New Roman"/>
          <w:color w:val="ff0000"/>
          <w:sz w:val="24"/>
          <w:szCs w:val="24"/>
          <w:rtl w:val="0"/>
        </w:rPr>
        <w:t xml:space="preserve">real owner of the land an impostor</w:t>
      </w:r>
      <w:r w:rsidDel="00000000" w:rsidR="00000000" w:rsidRPr="00000000">
        <w:rPr>
          <w:rFonts w:ascii="Times New Roman" w:cs="Times New Roman" w:eastAsia="Times New Roman" w:hAnsi="Times New Roman"/>
          <w:sz w:val="24"/>
          <w:szCs w:val="24"/>
          <w:rtl w:val="0"/>
        </w:rPr>
        <w:t xml:space="preserve">.  </w:t>
        <w:br w:type="textWrapping"/>
        <w:t xml:space="preserve">To conduct a search, one is required to </w:t>
      </w:r>
      <w:r w:rsidDel="00000000" w:rsidR="00000000" w:rsidRPr="00000000">
        <w:rPr>
          <w:rFonts w:ascii="Times New Roman" w:cs="Times New Roman" w:eastAsia="Times New Roman" w:hAnsi="Times New Roman"/>
          <w:color w:val="ffc000"/>
          <w:sz w:val="24"/>
          <w:szCs w:val="24"/>
          <w:rtl w:val="0"/>
        </w:rPr>
        <w:t xml:space="preserve">file a search application form and attach</w:t>
      </w:r>
      <w:sdt>
        <w:sdtPr>
          <w:tag w:val="goog_rdk_7"/>
        </w:sdtPr>
        <w:sdtContent>
          <w:del w:author="FAITH WANJIRU" w:id="5" w:date="2022-02-01T02:37:15Z">
            <w:r w:rsidDel="00000000" w:rsidR="00000000" w:rsidRPr="00000000">
              <w:rPr>
                <w:rFonts w:ascii="Times New Roman" w:cs="Times New Roman" w:eastAsia="Times New Roman" w:hAnsi="Times New Roman"/>
                <w:color w:val="ffc000"/>
                <w:sz w:val="24"/>
                <w:szCs w:val="24"/>
                <w:rtl w:val="0"/>
              </w:rPr>
              <w:delText xml:space="preserve">ed</w:delText>
            </w:r>
          </w:del>
        </w:sdtContent>
      </w:sdt>
      <w:r w:rsidDel="00000000" w:rsidR="00000000" w:rsidRPr="00000000">
        <w:rPr>
          <w:rFonts w:ascii="Times New Roman" w:cs="Times New Roman" w:eastAsia="Times New Roman" w:hAnsi="Times New Roman"/>
          <w:color w:val="ffc000"/>
          <w:sz w:val="24"/>
          <w:szCs w:val="24"/>
          <w:rtl w:val="0"/>
        </w:rPr>
        <w:t xml:space="preserve"> a copy of the title deed.</w:t>
      </w:r>
      <w:r w:rsidDel="00000000" w:rsidR="00000000" w:rsidRPr="00000000">
        <w:rPr>
          <w:rFonts w:ascii="Times New Roman" w:cs="Times New Roman" w:eastAsia="Times New Roman" w:hAnsi="Times New Roman"/>
          <w:sz w:val="24"/>
          <w:szCs w:val="24"/>
          <w:rtl w:val="0"/>
        </w:rPr>
        <w:t xml:space="preserve"> The search is then required to be </w:t>
      </w:r>
      <w:r w:rsidDel="00000000" w:rsidR="00000000" w:rsidRPr="00000000">
        <w:rPr>
          <w:rFonts w:ascii="Times New Roman" w:cs="Times New Roman" w:eastAsia="Times New Roman" w:hAnsi="Times New Roman"/>
          <w:color w:val="92d050"/>
          <w:sz w:val="24"/>
          <w:szCs w:val="24"/>
          <w:rtl w:val="0"/>
        </w:rPr>
        <w:t xml:space="preserve">lodged at the registry and the requisite search fees (current at KShs. 500/- paid. It takes 2-3 days to get search results from the Lands registry</w:t>
      </w:r>
      <w:r w:rsidDel="00000000" w:rsidR="00000000" w:rsidRPr="00000000">
        <w:rPr>
          <w:rFonts w:ascii="Times New Roman" w:cs="Times New Roman" w:eastAsia="Times New Roman" w:hAnsi="Times New Roman"/>
          <w:sz w:val="24"/>
          <w:szCs w:val="24"/>
          <w:rtl w:val="0"/>
        </w:rPr>
        <w:t xml:space="preserve">. The search result should be able to reveal the following details:-</w:t>
        <w:br w:type="textWrapping"/>
      </w:r>
      <w:r w:rsidDel="00000000" w:rsidR="00000000" w:rsidRPr="00000000">
        <w:rPr>
          <w:rFonts w:ascii="Times New Roman" w:cs="Times New Roman" w:eastAsia="Times New Roman" w:hAnsi="Times New Roman"/>
          <w:color w:val="00b050"/>
          <w:sz w:val="24"/>
          <w:szCs w:val="24"/>
          <w:rtl w:val="0"/>
        </w:rPr>
        <w:t xml:space="preserve">(i) the registered owner of the property;</w:t>
        <w:br w:type="textWrapping"/>
        <w:t xml:space="preserve">(ii) its size;</w:t>
        <w:br w:type="textWrapping"/>
        <w:t xml:space="preserve">(iii) any encumbrances registered against the titles like prohibitions, court orders, cautions and caveats;</w:t>
      </w:r>
      <w:r w:rsidDel="00000000" w:rsidR="00000000" w:rsidRPr="00000000">
        <w:rPr>
          <w:rFonts w:ascii="Times New Roman" w:cs="Times New Roman" w:eastAsia="Times New Roman" w:hAnsi="Times New Roman"/>
          <w:sz w:val="24"/>
          <w:szCs w:val="24"/>
          <w:rtl w:val="0"/>
        </w:rPr>
        <w:br w:type="textWrapping"/>
        <w:t xml:space="preserve">If the search results are satisfactory,  one should also check whether the land is included on the </w:t>
      </w:r>
      <w:r w:rsidDel="00000000" w:rsidR="00000000" w:rsidRPr="00000000">
        <w:rPr>
          <w:rFonts w:ascii="Times New Roman" w:cs="Times New Roman" w:eastAsia="Times New Roman" w:hAnsi="Times New Roman"/>
          <w:color w:val="00b0f0"/>
          <w:sz w:val="24"/>
          <w:szCs w:val="24"/>
          <w:rtl w:val="0"/>
        </w:rPr>
        <w:t xml:space="preserve">Report by the Commission of Inquiry on the Illegal and Irregularly Allocated Land, commonly known as the Ndung’u Land Report.</w:t>
        <w:br w:type="textWrapping"/>
      </w:r>
      <w:r w:rsidDel="00000000" w:rsidR="00000000" w:rsidRPr="00000000">
        <w:rPr>
          <w:rFonts w:ascii="Times New Roman" w:cs="Times New Roman" w:eastAsia="Times New Roman" w:hAnsi="Times New Roman"/>
          <w:sz w:val="24"/>
          <w:szCs w:val="24"/>
          <w:rtl w:val="0"/>
        </w:rPr>
        <w:t xml:space="preserve">Moreover, it is usually prudent for the owner to enlist the services of a </w:t>
      </w:r>
      <w:r w:rsidDel="00000000" w:rsidR="00000000" w:rsidRPr="00000000">
        <w:rPr>
          <w:rFonts w:ascii="Times New Roman" w:cs="Times New Roman" w:eastAsia="Times New Roman" w:hAnsi="Times New Roman"/>
          <w:color w:val="0070c0"/>
          <w:sz w:val="24"/>
          <w:szCs w:val="24"/>
          <w:rtl w:val="0"/>
        </w:rPr>
        <w:t xml:space="preserve">registered surveyor who shall be able to confirm the beacons on the land and conduct further preliminary checks at the Survey Department.   </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sz w:val="24"/>
          <w:szCs w:val="24"/>
          <w:rtl w:val="0"/>
        </w:rPr>
        <w:t xml:space="preserve">3.   Price and terms negotiation and the sale Agreement </w:t>
      </w:r>
      <w:r w:rsidDel="00000000" w:rsidR="00000000" w:rsidRPr="00000000">
        <w:rPr>
          <w:rFonts w:ascii="Times New Roman" w:cs="Times New Roman" w:eastAsia="Times New Roman" w:hAnsi="Times New Roman"/>
          <w:sz w:val="24"/>
          <w:szCs w:val="24"/>
          <w:rtl w:val="0"/>
        </w:rPr>
        <w:br w:type="textWrapping"/>
        <w:br w:type="textWrapping"/>
        <w:t xml:space="preserve">If the proposed buyer is </w:t>
      </w:r>
      <w:r w:rsidDel="00000000" w:rsidR="00000000" w:rsidRPr="00000000">
        <w:rPr>
          <w:rFonts w:ascii="Times New Roman" w:cs="Times New Roman" w:eastAsia="Times New Roman" w:hAnsi="Times New Roman"/>
          <w:color w:val="7030a0"/>
          <w:sz w:val="24"/>
          <w:szCs w:val="24"/>
          <w:rtl w:val="0"/>
        </w:rPr>
        <w:t xml:space="preserve">satisfied by the preliminary investigation </w:t>
      </w:r>
      <w:r w:rsidDel="00000000" w:rsidR="00000000" w:rsidRPr="00000000">
        <w:rPr>
          <w:rFonts w:ascii="Times New Roman" w:cs="Times New Roman" w:eastAsia="Times New Roman" w:hAnsi="Times New Roman"/>
          <w:sz w:val="24"/>
          <w:szCs w:val="24"/>
          <w:rtl w:val="0"/>
        </w:rPr>
        <w:t xml:space="preserve">and check highlighted in 2 above, he should, together with his advocates, or alone, </w:t>
      </w:r>
      <w:r w:rsidDel="00000000" w:rsidR="00000000" w:rsidRPr="00000000">
        <w:rPr>
          <w:rFonts w:ascii="Times New Roman" w:cs="Times New Roman" w:eastAsia="Times New Roman" w:hAnsi="Times New Roman"/>
          <w:color w:val="c00000"/>
          <w:sz w:val="24"/>
          <w:szCs w:val="24"/>
          <w:rtl w:val="0"/>
        </w:rPr>
        <w:t xml:space="preserve">engage the vendor or his agent for purposes of discussion and agreeing on the terms of sale including the price and the terms of payment.</w:t>
      </w:r>
      <w:r w:rsidDel="00000000" w:rsidR="00000000" w:rsidRPr="00000000">
        <w:rPr>
          <w:rFonts w:ascii="Times New Roman" w:cs="Times New Roman" w:eastAsia="Times New Roman" w:hAnsi="Times New Roman"/>
          <w:sz w:val="24"/>
          <w:szCs w:val="24"/>
          <w:rtl w:val="0"/>
        </w:rPr>
        <w:t xml:space="preserve">  Usually, the buyer is </w:t>
      </w:r>
      <w:sdt>
        <w:sdtPr>
          <w:tag w:val="goog_rdk_8"/>
        </w:sdtPr>
        <w:sdtContent>
          <w:ins w:author="FAITH WANJIRU" w:id="6" w:date="2022-02-08T04:23:08Z">
            <w:r w:rsidDel="00000000" w:rsidR="00000000" w:rsidRPr="00000000">
              <w:rPr>
                <w:rFonts w:ascii="Times New Roman" w:cs="Times New Roman" w:eastAsia="Times New Roman" w:hAnsi="Times New Roman"/>
                <w:sz w:val="24"/>
                <w:szCs w:val="24"/>
                <w:rtl w:val="0"/>
              </w:rPr>
              <w:t xml:space="preserve">required</w:t>
            </w:r>
          </w:ins>
        </w:sdtContent>
      </w:sdt>
      <w:sdt>
        <w:sdtPr>
          <w:tag w:val="goog_rdk_9"/>
        </w:sdtPr>
        <w:sdtContent>
          <w:del w:author="FAITH WANJIRU" w:id="6" w:date="2022-02-08T04:23:08Z">
            <w:r w:rsidDel="00000000" w:rsidR="00000000" w:rsidRPr="00000000">
              <w:rPr>
                <w:rFonts w:ascii="Times New Roman" w:cs="Times New Roman" w:eastAsia="Times New Roman" w:hAnsi="Times New Roman"/>
                <w:sz w:val="24"/>
                <w:szCs w:val="24"/>
                <w:rtl w:val="0"/>
              </w:rPr>
              <w:delText xml:space="preserve">require</w:delText>
            </w:r>
          </w:del>
        </w:sdtContent>
      </w:sdt>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ff0000"/>
          <w:sz w:val="24"/>
          <w:szCs w:val="24"/>
          <w:rtl w:val="0"/>
        </w:rPr>
        <w:t xml:space="preserve">pay 10% deposit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color w:val="ffc000"/>
          <w:sz w:val="24"/>
          <w:szCs w:val="24"/>
          <w:rtl w:val="0"/>
        </w:rPr>
        <w:t xml:space="preserve">balance of the purchase price upon completion of the sale transaction. </w:t>
        <w:br w:type="textWrapping"/>
      </w:r>
      <w:r w:rsidDel="00000000" w:rsidR="00000000" w:rsidRPr="00000000">
        <w:rPr>
          <w:rFonts w:ascii="Times New Roman" w:cs="Times New Roman" w:eastAsia="Times New Roman" w:hAnsi="Times New Roman"/>
          <w:sz w:val="24"/>
          <w:szCs w:val="24"/>
          <w:rtl w:val="0"/>
        </w:rPr>
        <w:br w:type="textWrapping"/>
        <w:t xml:space="preserve">Once the parties have </w:t>
      </w:r>
      <w:r w:rsidDel="00000000" w:rsidR="00000000" w:rsidRPr="00000000">
        <w:rPr>
          <w:rFonts w:ascii="Times New Roman" w:cs="Times New Roman" w:eastAsia="Times New Roman" w:hAnsi="Times New Roman"/>
          <w:color w:val="92d050"/>
          <w:sz w:val="24"/>
          <w:szCs w:val="24"/>
          <w:rtl w:val="0"/>
        </w:rPr>
        <w:t xml:space="preserve">agreed on the terms of sale, the Vendor's advocates should prepare the sale agreement and send the same to the vendor for his approval.</w:t>
        <w:br w:type="textWrapping"/>
      </w:r>
      <w:r w:rsidDel="00000000" w:rsidR="00000000" w:rsidRPr="00000000">
        <w:rPr>
          <w:rFonts w:ascii="Times New Roman" w:cs="Times New Roman" w:eastAsia="Times New Roman" w:hAnsi="Times New Roman"/>
          <w:sz w:val="24"/>
          <w:szCs w:val="24"/>
          <w:rtl w:val="0"/>
        </w:rPr>
        <w:br w:type="textWrapping"/>
        <w:t xml:space="preserve">The </w:t>
      </w:r>
      <w:r w:rsidDel="00000000" w:rsidR="00000000" w:rsidRPr="00000000">
        <w:rPr>
          <w:rFonts w:ascii="Times New Roman" w:cs="Times New Roman" w:eastAsia="Times New Roman" w:hAnsi="Times New Roman"/>
          <w:color w:val="00b050"/>
          <w:sz w:val="24"/>
          <w:szCs w:val="24"/>
          <w:rtl w:val="0"/>
        </w:rPr>
        <w:t xml:space="preserve">sale agreement will set out the terms of sale including the name of the parties, the purchase price and mode of payment, the completion period (which is usually 90 days) and the completion documents to be furnish by the seller/ vendor to enable registration of the transfer of property in favor of the purchaser.</w:t>
      </w:r>
      <w:r w:rsidDel="00000000" w:rsidR="00000000" w:rsidRPr="00000000">
        <w:rPr>
          <w:rFonts w:ascii="Times New Roman" w:cs="Times New Roman" w:eastAsia="Times New Roman" w:hAnsi="Times New Roman"/>
          <w:sz w:val="24"/>
          <w:szCs w:val="24"/>
          <w:rtl w:val="0"/>
        </w:rPr>
        <w:t xml:space="preserve"> Invariably, the sale agreement will incorporate the Law Society Conditions of Sale (1989 Version), which is a codification of the customary terms of sale adopted by the Law Society of Kenya, and these terms will apply, by reference,  to the agreement of the parties unless otherwise excluded or varied by the parties in their agreement.  It is also common for the sale agreement to incorporate </w:t>
      </w:r>
      <w:r w:rsidDel="00000000" w:rsidR="00000000" w:rsidRPr="00000000">
        <w:rPr>
          <w:rFonts w:ascii="Times New Roman" w:cs="Times New Roman" w:eastAsia="Times New Roman" w:hAnsi="Times New Roman"/>
          <w:color w:val="00b0f0"/>
          <w:sz w:val="24"/>
          <w:szCs w:val="24"/>
          <w:rtl w:val="0"/>
        </w:rPr>
        <w:t xml:space="preserve">a suitable arbitration clause, which provides for a mechanism of ease dispute resolution.</w:t>
      </w:r>
      <w:r w:rsidDel="00000000" w:rsidR="00000000" w:rsidRPr="00000000">
        <w:rPr>
          <w:rFonts w:ascii="Times New Roman" w:cs="Times New Roman" w:eastAsia="Times New Roman" w:hAnsi="Times New Roman"/>
          <w:sz w:val="24"/>
          <w:szCs w:val="24"/>
          <w:rtl w:val="0"/>
        </w:rPr>
        <w:t xml:space="preserve">  </w:t>
        <w:br w:type="textWrapping"/>
        <w:br w:type="textWrapping"/>
      </w:r>
      <w:r w:rsidDel="00000000" w:rsidR="00000000" w:rsidRPr="00000000">
        <w:rPr>
          <w:rFonts w:ascii="Times New Roman" w:cs="Times New Roman" w:eastAsia="Times New Roman" w:hAnsi="Times New Roman"/>
          <w:color w:val="0070c0"/>
          <w:sz w:val="24"/>
          <w:szCs w:val="24"/>
          <w:rtl w:val="0"/>
        </w:rPr>
        <w:t xml:space="preserve">Where the balance of purchase price is being financed by a bank or financier, the same should be stated in the sale agreement</w:t>
      </w:r>
      <w:r w:rsidDel="00000000" w:rsidR="00000000" w:rsidRPr="00000000">
        <w:rPr>
          <w:rFonts w:ascii="Times New Roman" w:cs="Times New Roman" w:eastAsia="Times New Roman" w:hAnsi="Times New Roman"/>
          <w:sz w:val="24"/>
          <w:szCs w:val="24"/>
          <w:rtl w:val="0"/>
        </w:rPr>
        <w:t xml:space="preserve">. In such a case, the transfer of land in favor of the purchaser and the charge over the property in favor of the financier are registered concomitantly, and once the original title and security documents have been forwarded to the financier by the financier's advocates, the financier shall settle the financed balance of the purchase price to the Vendor or his advocates.</w:t>
        <w:br w:type="textWrapping"/>
        <w:br w:type="textWrapping"/>
        <w:t xml:space="preserve"> It is important to note that where the purchase is being financed in the payment of any part of the purchase price, any part of the purchase price that is not being financed musty be paid to the vendor's advocates and the purchase's advocates or the advocates acting for the financier must furnish the vendor's advocates with a suitable professional undertaking to secure the payment of the financed balance of the purchase price.  If such undertaking in satisfactory to the vendor's advocates, he should </w:t>
      </w:r>
      <w:r w:rsidDel="00000000" w:rsidR="00000000" w:rsidRPr="00000000">
        <w:rPr>
          <w:rFonts w:ascii="Times New Roman" w:cs="Times New Roman" w:eastAsia="Times New Roman" w:hAnsi="Times New Roman"/>
          <w:color w:val="002060"/>
          <w:sz w:val="24"/>
          <w:szCs w:val="24"/>
          <w:rtl w:val="0"/>
        </w:rPr>
        <w:t xml:space="preserve">forward the requisite completion documents to the financier's advocates to undertake the stamping and registration formalities</w:t>
      </w:r>
      <w:r w:rsidDel="00000000" w:rsidR="00000000" w:rsidRPr="00000000">
        <w:rPr>
          <w:rFonts w:ascii="Times New Roman" w:cs="Times New Roman" w:eastAsia="Times New Roman" w:hAnsi="Times New Roman"/>
          <w:sz w:val="24"/>
          <w:szCs w:val="24"/>
          <w:rtl w:val="0"/>
        </w:rPr>
        <w:t xml:space="preserve">.</w:t>
        <w:br w:type="textWrapping"/>
        <w:br w:type="textWrapping"/>
      </w:r>
      <w:r w:rsidDel="00000000" w:rsidR="00000000" w:rsidRPr="00000000">
        <w:rPr>
          <w:rFonts w:ascii="Times New Roman" w:cs="Times New Roman" w:eastAsia="Times New Roman" w:hAnsi="Times New Roman"/>
          <w:color w:val="7030a0"/>
          <w:sz w:val="24"/>
          <w:szCs w:val="24"/>
          <w:rtl w:val="0"/>
        </w:rPr>
        <w:t xml:space="preserve">Once the terms of the sale agreement have been agreed between the parties, the agreement is engrossed and executed by the parties or their power of attorney</w:t>
      </w:r>
      <w:r w:rsidDel="00000000" w:rsidR="00000000" w:rsidRPr="00000000">
        <w:rPr>
          <w:rFonts w:ascii="Times New Roman" w:cs="Times New Roman" w:eastAsia="Times New Roman" w:hAnsi="Times New Roman"/>
          <w:sz w:val="24"/>
          <w:szCs w:val="24"/>
          <w:rtl w:val="0"/>
        </w:rPr>
        <w:t xml:space="preserve">.   The purchaser should be the first to sign the sale agreement, which should be forwarded to the vendor's advocates for the vendor's execution accompanied by the deposit cheque or evidence of the payment of the same.  </w:t>
        <w:br w:type="textWrapping"/>
        <w:br w:type="textWrapping"/>
        <w:t xml:space="preserve">Once the vendor has executed, the vendor's advocates should note to </w:t>
      </w:r>
      <w:r w:rsidDel="00000000" w:rsidR="00000000" w:rsidRPr="00000000">
        <w:rPr>
          <w:rFonts w:ascii="Times New Roman" w:cs="Times New Roman" w:eastAsia="Times New Roman" w:hAnsi="Times New Roman"/>
          <w:color w:val="c00000"/>
          <w:sz w:val="24"/>
          <w:szCs w:val="24"/>
          <w:rtl w:val="0"/>
        </w:rPr>
        <w:t xml:space="preserve">present it for stamping with duty (currently KShs. 200 for the original and KShs. 20 for each counterpart) at the lands office. </w:t>
      </w:r>
      <w:r w:rsidDel="00000000" w:rsidR="00000000" w:rsidRPr="00000000">
        <w:rPr>
          <w:rFonts w:ascii="Times New Roman" w:cs="Times New Roman" w:eastAsia="Times New Roman" w:hAnsi="Times New Roman"/>
          <w:sz w:val="24"/>
          <w:szCs w:val="24"/>
          <w:rtl w:val="0"/>
        </w:rPr>
        <w:t xml:space="preserve">This is important because of the </w:t>
      </w:r>
      <w:r w:rsidDel="00000000" w:rsidR="00000000" w:rsidRPr="00000000">
        <w:rPr>
          <w:rFonts w:ascii="Times New Roman" w:cs="Times New Roman" w:eastAsia="Times New Roman" w:hAnsi="Times New Roman"/>
          <w:color w:val="ff0000"/>
          <w:sz w:val="24"/>
          <w:szCs w:val="24"/>
          <w:rtl w:val="0"/>
        </w:rPr>
        <w:t xml:space="preserve">rule that unstamped documents cannot be accepted by a court of law as evidence in the event of a dispute</w:t>
      </w:r>
      <w:r w:rsidDel="00000000" w:rsidR="00000000" w:rsidRPr="00000000">
        <w:rPr>
          <w:rFonts w:ascii="Times New Roman" w:cs="Times New Roman" w:eastAsia="Times New Roman" w:hAnsi="Times New Roman"/>
          <w:sz w:val="24"/>
          <w:szCs w:val="24"/>
          <w:rtl w:val="0"/>
        </w:rPr>
        <w:t xml:space="preserve">.</w:t>
        <w:br w:type="textWrapping"/>
        <w:br w:type="textWrapping"/>
        <w:t xml:space="preserve">It is important to note that the deposit monies should be held on stakeholders' terms (as trustee) by the Vendor's advocates pending the completion of the sale and should not been release to the vendor unless otherwise agreement by the parties.  Moreover, </w:t>
      </w:r>
      <w:r w:rsidDel="00000000" w:rsidR="00000000" w:rsidRPr="00000000">
        <w:rPr>
          <w:rFonts w:ascii="Times New Roman" w:cs="Times New Roman" w:eastAsia="Times New Roman" w:hAnsi="Times New Roman"/>
          <w:color w:val="ffc000"/>
          <w:sz w:val="24"/>
          <w:szCs w:val="24"/>
          <w:rtl w:val="0"/>
        </w:rPr>
        <w:t xml:space="preserve">where the purchase price is paid in full, the same should be held on stakeholder's terms by the vendor's advocates until completion of the sale transaction, which is signified by the registration of the transfer at the lands office in favor of the purchaser</w:t>
      </w:r>
      <w:r w:rsidDel="00000000" w:rsidR="00000000" w:rsidRPr="00000000">
        <w:rPr>
          <w:rFonts w:ascii="Times New Roman" w:cs="Times New Roman" w:eastAsia="Times New Roman" w:hAnsi="Times New Roman"/>
          <w:sz w:val="24"/>
          <w:szCs w:val="24"/>
          <w:rtl w:val="0"/>
        </w:rPr>
        <w:t xml:space="preserve">.  For this reason, the purchaser must insist on the vendor's advocates being  reputable firm of advocates, and where the vendor's advocates cannot be trusted, the monies should be held in a joint account in the name of the vendor's and the purchaser's advocates or an independent escrow agent.  </w:t>
        <w:br w:type="textWrapping"/>
        <w:br w:type="textWrapping"/>
      </w:r>
      <w:r w:rsidDel="00000000" w:rsidR="00000000" w:rsidRPr="00000000">
        <w:rPr>
          <w:rFonts w:ascii="Times New Roman" w:cs="Times New Roman" w:eastAsia="Times New Roman" w:hAnsi="Times New Roman"/>
          <w:b w:val="1"/>
          <w:sz w:val="24"/>
          <w:szCs w:val="24"/>
          <w:rtl w:val="0"/>
        </w:rPr>
        <w:t xml:space="preserve">4. Preparation of the Transfer and Getting the Completion Documents</w:t>
      </w:r>
      <w:r w:rsidDel="00000000" w:rsidR="00000000" w:rsidRPr="00000000">
        <w:rPr>
          <w:rFonts w:ascii="Times New Roman" w:cs="Times New Roman" w:eastAsia="Times New Roman" w:hAnsi="Times New Roman"/>
          <w:sz w:val="24"/>
          <w:szCs w:val="24"/>
          <w:rtl w:val="0"/>
        </w:rPr>
        <w:br w:type="textWrapping"/>
        <w:br w:type="textWrapping"/>
        <w:t xml:space="preserve">The transfer is usually prepared by the purchaser’s advocate and approved by the vendor’s advocate. The documents should also be signed by both parties. </w:t>
        <w:br w:type="textWrapping"/>
        <w:br w:type="textWrapping"/>
        <w:t xml:space="preserve">Unless otherwise stated in the sale agreement between the parties, </w:t>
      </w:r>
      <w:r w:rsidDel="00000000" w:rsidR="00000000" w:rsidRPr="00000000">
        <w:rPr>
          <w:rFonts w:ascii="Times New Roman" w:cs="Times New Roman" w:eastAsia="Times New Roman" w:hAnsi="Times New Roman"/>
          <w:color w:val="92d050"/>
          <w:sz w:val="24"/>
          <w:szCs w:val="24"/>
          <w:rtl w:val="0"/>
        </w:rPr>
        <w:t xml:space="preserve">it is usually the vendor's duty to obtain all the requisite completion documents, which are required to effect the registration of the property in favor of the purchaser) at his own costs</w:t>
      </w:r>
      <w:r w:rsidDel="00000000" w:rsidR="00000000" w:rsidRPr="00000000">
        <w:rPr>
          <w:rFonts w:ascii="Times New Roman" w:cs="Times New Roman" w:eastAsia="Times New Roman" w:hAnsi="Times New Roman"/>
          <w:sz w:val="24"/>
          <w:szCs w:val="24"/>
          <w:rtl w:val="0"/>
        </w:rPr>
        <w:t xml:space="preserve">.  These documents include:-</w:t>
        <w:br w:type="textWrapping"/>
        <w:br w:type="textWrapping"/>
        <w:br w:type="textWrapping"/>
      </w:r>
      <w:r w:rsidDel="00000000" w:rsidR="00000000" w:rsidRPr="00000000">
        <w:rPr>
          <w:rFonts w:ascii="Times New Roman" w:cs="Times New Roman" w:eastAsia="Times New Roman" w:hAnsi="Times New Roman"/>
          <w:color w:val="00b050"/>
          <w:sz w:val="24"/>
          <w:szCs w:val="24"/>
          <w:rtl w:val="0"/>
        </w:rPr>
        <w:t xml:space="preserve">(a) The original title for the property</w:t>
        <w:br w:type="textWrapping"/>
        <w:t xml:space="preserve">(b) The transfer of property duly executed by the vendor/ seller (in triplicate);</w:t>
        <w:br w:type="textWrapping"/>
        <w:t xml:space="preserve">(c) Identity Card/ Certificate of Registration of the vendor/ seller and Pin Certificate;</w:t>
        <w:br w:type="textWrapping"/>
        <w:t xml:space="preserve">(d) Three(3) passport sized photographs of the seller/vendor. If the seller is a company, photographs of two of its director or a director and company secretary and their Pin Certificate </w:t>
      </w:r>
      <w:r w:rsidDel="00000000" w:rsidR="00000000" w:rsidRPr="00000000">
        <w:rPr>
          <w:rFonts w:ascii="Times New Roman" w:cs="Times New Roman" w:eastAsia="Times New Roman" w:hAnsi="Times New Roman"/>
          <w:sz w:val="24"/>
          <w:szCs w:val="24"/>
          <w:rtl w:val="0"/>
        </w:rPr>
        <w:t xml:space="preserve">will also be required; </w:t>
        <w:br w:type="textWrapping"/>
      </w:r>
      <w:r w:rsidDel="00000000" w:rsidR="00000000" w:rsidRPr="00000000">
        <w:rPr>
          <w:rFonts w:ascii="Times New Roman" w:cs="Times New Roman" w:eastAsia="Times New Roman" w:hAnsi="Times New Roman"/>
          <w:color w:val="00b050"/>
          <w:sz w:val="24"/>
          <w:szCs w:val="24"/>
          <w:rtl w:val="0"/>
        </w:rPr>
        <w:t xml:space="preserve">(e) Land Rent Clearance Certificate for the Property, where the land is a leasehold from the Government;</w:t>
        <w:br w:type="textWrapping"/>
        <w:t xml:space="preserve">(f) Rates Clearance Certificate for the Property issued by the relevant local authority </w:t>
      </w:r>
      <w:r w:rsidDel="00000000" w:rsidR="00000000" w:rsidRPr="00000000">
        <w:rPr>
          <w:rFonts w:ascii="Times New Roman" w:cs="Times New Roman" w:eastAsia="Times New Roman" w:hAnsi="Times New Roman"/>
          <w:sz w:val="24"/>
          <w:szCs w:val="24"/>
          <w:rtl w:val="0"/>
        </w:rPr>
        <w:t xml:space="preserve">(if applicable);</w:t>
        <w:br w:type="textWrapping"/>
      </w:r>
      <w:r w:rsidDel="00000000" w:rsidR="00000000" w:rsidRPr="00000000">
        <w:rPr>
          <w:rFonts w:ascii="Times New Roman" w:cs="Times New Roman" w:eastAsia="Times New Roman" w:hAnsi="Times New Roman"/>
          <w:color w:val="00b050"/>
          <w:sz w:val="24"/>
          <w:szCs w:val="24"/>
          <w:rtl w:val="0"/>
        </w:rPr>
        <w:t xml:space="preserve">(g) original receipts evidencing the payment of rates and rates;  </w:t>
        <w:br w:type="textWrapping"/>
        <w:t xml:space="preserve">(h)(h) Consent to transfer the property issued by the Commissioner of land, the relevant land control board or where the land is a leasehold from a local authority, the consent is issued by the Town Clerk of the relevant local authority.</w:t>
        <w:br w:type="textWrapping"/>
        <w:t xml:space="preserve">(i)Valuation form duly completed by the Vendor or his advocate;</w:t>
      </w:r>
      <w:r w:rsidDel="00000000" w:rsidR="00000000" w:rsidRPr="00000000">
        <w:rPr>
          <w:rFonts w:ascii="Times New Roman" w:cs="Times New Roman" w:eastAsia="Times New Roman" w:hAnsi="Times New Roman"/>
          <w:sz w:val="24"/>
          <w:szCs w:val="24"/>
          <w:rtl w:val="0"/>
        </w:rPr>
        <w:br w:type="textWrapping"/>
        <w:br w:type="textWrapping"/>
        <w:t xml:space="preserve"> If the property is a flat/apartment or office space, and comprised the in a lease, additional completion documents will include:</w:t>
        <w:br w:type="textWrapping"/>
      </w:r>
      <w:r w:rsidDel="00000000" w:rsidR="00000000" w:rsidRPr="00000000">
        <w:rPr>
          <w:rFonts w:ascii="Times New Roman" w:cs="Times New Roman" w:eastAsia="Times New Roman" w:hAnsi="Times New Roman"/>
          <w:color w:val="00b0f0"/>
          <w:sz w:val="24"/>
          <w:szCs w:val="24"/>
          <w:rtl w:val="0"/>
        </w:rPr>
        <w:t xml:space="preserve">(a) the original lease for the property and the transfer of lease duly executed by the parties, as appropriate; </w:t>
        <w:br w:type="textWrapping"/>
        <w:t xml:space="preserve">(b) the consent by the  lessor and/or the management company, incorporated in the transfer of lease,   </w:t>
        <w:br w:type="textWrapping"/>
        <w:t xml:space="preserve">(c) the letter from the management company confirming that the seller has paid all the outgoings;</w:t>
        <w:br w:type="textWrapping"/>
        <w:t xml:space="preserve">(d) the original share certificate in the management company;</w:t>
        <w:br w:type="textWrapping"/>
        <w:t xml:space="preserve">(e) the transfer of share form duly executed by the parties;</w:t>
        <w:br w:type="textWrapping"/>
        <w:t xml:space="preserve">(f) Form D in respect of the share transfer duly signed by the company's auditors; </w:t>
        <w:br w:type="textWrapping"/>
        <w:br w:type="textWrapping"/>
      </w:r>
      <w:r w:rsidDel="00000000" w:rsidR="00000000" w:rsidRPr="00000000">
        <w:rPr>
          <w:rFonts w:ascii="Times New Roman" w:cs="Times New Roman" w:eastAsia="Times New Roman" w:hAnsi="Times New Roman"/>
          <w:b w:val="1"/>
          <w:sz w:val="24"/>
          <w:szCs w:val="24"/>
          <w:rtl w:val="0"/>
        </w:rPr>
        <w:t xml:space="preserve">5. Stamping and Registration Formalities</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70c0"/>
          <w:sz w:val="24"/>
          <w:szCs w:val="24"/>
          <w:rtl w:val="0"/>
        </w:rPr>
        <w:t xml:space="preserve">The purchaser is usually responsible to cater for the costs of the stamp duty on the transfer of property  and registration charges.</w:t>
      </w:r>
      <w:r w:rsidDel="00000000" w:rsidR="00000000" w:rsidRPr="00000000">
        <w:rPr>
          <w:rFonts w:ascii="Times New Roman" w:cs="Times New Roman" w:eastAsia="Times New Roman" w:hAnsi="Times New Roman"/>
          <w:sz w:val="24"/>
          <w:szCs w:val="24"/>
          <w:rtl w:val="0"/>
        </w:rPr>
        <w:t xml:space="preserve">   The stamp duty on the transfer of property is collected by the </w:t>
      </w:r>
      <w:r w:rsidDel="00000000" w:rsidR="00000000" w:rsidRPr="00000000">
        <w:rPr>
          <w:rFonts w:ascii="Times New Roman" w:cs="Times New Roman" w:eastAsia="Times New Roman" w:hAnsi="Times New Roman"/>
          <w:color w:val="7030a0"/>
          <w:sz w:val="24"/>
          <w:szCs w:val="24"/>
          <w:rtl w:val="0"/>
        </w:rPr>
        <w:t xml:space="preserve">Kenya Revenue Authority and is payable pursuant to the provisions of the Stamp Duty Act, chapter 480 of the laws of Kenya.</w:t>
      </w:r>
      <w:r w:rsidDel="00000000" w:rsidR="00000000" w:rsidRPr="00000000">
        <w:rPr>
          <w:rFonts w:ascii="Times New Roman" w:cs="Times New Roman" w:eastAsia="Times New Roman" w:hAnsi="Times New Roman"/>
          <w:sz w:val="24"/>
          <w:szCs w:val="24"/>
          <w:rtl w:val="0"/>
        </w:rPr>
        <w:t xml:space="preserve">  Before duty is determined, the vendor's advocates must apply for the </w:t>
      </w:r>
      <w:r w:rsidDel="00000000" w:rsidR="00000000" w:rsidRPr="00000000">
        <w:rPr>
          <w:rFonts w:ascii="Times New Roman" w:cs="Times New Roman" w:eastAsia="Times New Roman" w:hAnsi="Times New Roman"/>
          <w:color w:val="c00000"/>
          <w:sz w:val="24"/>
          <w:szCs w:val="24"/>
          <w:rtl w:val="0"/>
        </w:rPr>
        <w:t xml:space="preserve">valuation of the property at the Land Office, which is undertaken by the government valuers, who are required to determine the market value of the property</w:t>
      </w:r>
      <w:r w:rsidDel="00000000" w:rsidR="00000000" w:rsidRPr="00000000">
        <w:rPr>
          <w:rFonts w:ascii="Times New Roman" w:cs="Times New Roman" w:eastAsia="Times New Roman" w:hAnsi="Times New Roman"/>
          <w:sz w:val="24"/>
          <w:szCs w:val="24"/>
          <w:rtl w:val="0"/>
        </w:rPr>
        <w:t xml:space="preserve">.  This application is done by lodging the duly signed transfer of property and the valuation for stamp duty form duly signed by the vendor or his advocates (referred to above).</w:t>
        <w:br w:type="textWrapping"/>
        <w:br w:type="textWrapping"/>
        <w:t xml:space="preserve">Once the valuation has been completed, </w:t>
      </w:r>
      <w:r w:rsidDel="00000000" w:rsidR="00000000" w:rsidRPr="00000000">
        <w:rPr>
          <w:rFonts w:ascii="Times New Roman" w:cs="Times New Roman" w:eastAsia="Times New Roman" w:hAnsi="Times New Roman"/>
          <w:color w:val="ff0000"/>
          <w:sz w:val="24"/>
          <w:szCs w:val="24"/>
          <w:rtl w:val="0"/>
        </w:rPr>
        <w:t xml:space="preserve">the market value of the property (not necessarily the value indicated by the transfer) will be indicated on the original transfer of property by the collector of duties</w:t>
      </w:r>
      <w:r w:rsidDel="00000000" w:rsidR="00000000" w:rsidRPr="00000000">
        <w:rPr>
          <w:rFonts w:ascii="Times New Roman" w:cs="Times New Roman" w:eastAsia="Times New Roman" w:hAnsi="Times New Roman"/>
          <w:sz w:val="24"/>
          <w:szCs w:val="24"/>
          <w:rtl w:val="0"/>
        </w:rPr>
        <w:t xml:space="preserve">. Thereafter, the vendor's advocates will need to </w:t>
      </w:r>
      <w:r w:rsidDel="00000000" w:rsidR="00000000" w:rsidRPr="00000000">
        <w:rPr>
          <w:rFonts w:ascii="Times New Roman" w:cs="Times New Roman" w:eastAsia="Times New Roman" w:hAnsi="Times New Roman"/>
          <w:color w:val="ffc000"/>
          <w:sz w:val="24"/>
          <w:szCs w:val="24"/>
          <w:rtl w:val="0"/>
        </w:rPr>
        <w:t xml:space="preserve">present the documents to the lands office for assessment of the duty payable.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This is </w:t>
      </w:r>
      <w:sdt>
        <w:sdtPr>
          <w:tag w:val="goog_rdk_10"/>
        </w:sdtPr>
        <w:sdtContent>
          <w:ins w:author="FAITH WANJIRU" w:id="7" w:date="2022-02-08T04:41:59Z">
            <w:r w:rsidDel="00000000" w:rsidR="00000000" w:rsidRPr="00000000">
              <w:rPr>
                <w:rFonts w:ascii="Times New Roman" w:cs="Times New Roman" w:eastAsia="Times New Roman" w:hAnsi="Times New Roman"/>
                <w:color w:val="ffc000"/>
                <w:sz w:val="24"/>
                <w:szCs w:val="24"/>
                <w:rtl w:val="0"/>
              </w:rPr>
              <w:t xml:space="preserve">d</w:t>
            </w:r>
          </w:ins>
        </w:sdtContent>
      </w:sdt>
      <w:r w:rsidDel="00000000" w:rsidR="00000000" w:rsidRPr="00000000">
        <w:rPr>
          <w:rFonts w:ascii="Times New Roman" w:cs="Times New Roman" w:eastAsia="Times New Roman" w:hAnsi="Times New Roman"/>
          <w:color w:val="ffc000"/>
          <w:sz w:val="24"/>
          <w:szCs w:val="24"/>
          <w:rtl w:val="0"/>
        </w:rPr>
        <w:t xml:space="preserve">one by filling a form known as the stamp duty Declaration, Assessment and Pay-in Slip, which is complicated in quadruplicate</w:t>
      </w:r>
      <w:r w:rsidDel="00000000" w:rsidR="00000000" w:rsidRPr="00000000">
        <w:rPr>
          <w:rFonts w:ascii="Times New Roman" w:cs="Times New Roman" w:eastAsia="Times New Roman" w:hAnsi="Times New Roman"/>
          <w:sz w:val="24"/>
          <w:szCs w:val="24"/>
          <w:rtl w:val="0"/>
        </w:rPr>
        <w:t xml:space="preserve">.</w:t>
        <w:br w:type="textWrapping"/>
        <w:br w:type="textWrapping"/>
        <w:t xml:space="preserve">As stated before, the stamp duty is collected by Kenya Revenue Authority and should be paid to </w:t>
      </w:r>
      <w:r w:rsidDel="00000000" w:rsidR="00000000" w:rsidRPr="00000000">
        <w:rPr>
          <w:rFonts w:ascii="Times New Roman" w:cs="Times New Roman" w:eastAsia="Times New Roman" w:hAnsi="Times New Roman"/>
          <w:color w:val="92d050"/>
          <w:sz w:val="24"/>
          <w:szCs w:val="24"/>
          <w:rtl w:val="0"/>
        </w:rPr>
        <w:t xml:space="preserve">the Commissioner of Domestic Taxes through various banks which have been appointed as collecting agents. Currently, these banks include Kenya Commercial bank Limited (KCB), National Bank of Kenya Limited (NBK).</w:t>
      </w:r>
      <w:r w:rsidDel="00000000" w:rsidR="00000000" w:rsidRPr="00000000">
        <w:rPr>
          <w:rFonts w:ascii="Times New Roman" w:cs="Times New Roman" w:eastAsia="Times New Roman" w:hAnsi="Times New Roman"/>
          <w:sz w:val="24"/>
          <w:szCs w:val="24"/>
          <w:rtl w:val="0"/>
        </w:rPr>
        <w:br w:type="textWrapping"/>
        <w:t xml:space="preserve"> Once the duty has been paid over the counter through </w:t>
      </w:r>
      <w:sdt>
        <w:sdtPr>
          <w:tag w:val="goog_rdk_11"/>
        </w:sdtPr>
        <w:sdtContent>
          <w:r w:rsidDel="00000000" w:rsidR="00000000" w:rsidRPr="00000000">
            <w:rPr>
              <w:rFonts w:ascii="Times New Roman" w:cs="Times New Roman" w:eastAsia="Times New Roman" w:hAnsi="Times New Roman"/>
              <w:sz w:val="24"/>
              <w:szCs w:val="24"/>
              <w:rtl w:val="0"/>
              <w:rPrChange w:author="Shristine Nanjala" w:id="8" w:date="2022-02-23T09:02:06Z">
                <w:rPr>
                  <w:rFonts w:ascii="Times New Roman" w:cs="Times New Roman" w:eastAsia="Times New Roman" w:hAnsi="Times New Roman"/>
                  <w:sz w:val="24"/>
                  <w:szCs w:val="24"/>
                </w:rPr>
              </w:rPrChange>
            </w:rPr>
            <w:t xml:space="preserve">the collecting either of the collecting</w:t>
          </w:r>
        </w:sdtContent>
      </w:sdt>
      <w:r w:rsidDel="00000000" w:rsidR="00000000" w:rsidRPr="00000000">
        <w:rPr>
          <w:rFonts w:ascii="Times New Roman" w:cs="Times New Roman" w:eastAsia="Times New Roman" w:hAnsi="Times New Roman"/>
          <w:sz w:val="24"/>
          <w:szCs w:val="24"/>
          <w:rtl w:val="0"/>
        </w:rPr>
        <w:t xml:space="preserve"> agent banks, the documents are then lodged at the lands office for stamping with duty. The collector of stamp duties will normally stamp the documents once he is satisfied that the </w:t>
      </w:r>
      <w:sdt>
        <w:sdtPr>
          <w:tag w:val="goog_rdk_12"/>
        </w:sdtPr>
        <w:sdtContent>
          <w:r w:rsidDel="00000000" w:rsidR="00000000" w:rsidRPr="00000000">
            <w:rPr>
              <w:rFonts w:ascii="Times New Roman" w:cs="Times New Roman" w:eastAsia="Times New Roman" w:hAnsi="Times New Roman"/>
              <w:sz w:val="24"/>
              <w:szCs w:val="24"/>
              <w:rtl w:val="0"/>
              <w:rPrChange w:author="Shristine Nanjala" w:id="9" w:date="2022-02-23T09:02:08Z">
                <w:rPr>
                  <w:rFonts w:ascii="Times New Roman" w:cs="Times New Roman" w:eastAsia="Times New Roman" w:hAnsi="Times New Roman"/>
                  <w:sz w:val="24"/>
                  <w:szCs w:val="24"/>
                </w:rPr>
              </w:rPrChange>
            </w:rPr>
            <w:t xml:space="preserve">collect</w:t>
          </w:r>
        </w:sdtContent>
      </w:sdt>
      <w:r w:rsidDel="00000000" w:rsidR="00000000" w:rsidRPr="00000000">
        <w:rPr>
          <w:rFonts w:ascii="Times New Roman" w:cs="Times New Roman" w:eastAsia="Times New Roman" w:hAnsi="Times New Roman"/>
          <w:sz w:val="24"/>
          <w:szCs w:val="24"/>
          <w:rtl w:val="0"/>
        </w:rPr>
        <w:t xml:space="preserve"> amount of stamp duty has been paid. </w:t>
        <w:br w:type="textWrapping"/>
        <w:br w:type="textWrapping"/>
      </w:r>
      <w:r w:rsidDel="00000000" w:rsidR="00000000" w:rsidRPr="00000000">
        <w:rPr>
          <w:rFonts w:ascii="Times New Roman" w:cs="Times New Roman" w:eastAsia="Times New Roman" w:hAnsi="Times New Roman"/>
          <w:b w:val="1"/>
          <w:sz w:val="24"/>
          <w:szCs w:val="24"/>
          <w:rtl w:val="0"/>
        </w:rPr>
        <w:t xml:space="preserve">The following are the rates applicable on transfer of land:-</w:t>
      </w:r>
    </w:p>
    <w:p w:rsidR="00000000" w:rsidDel="00000000" w:rsidP="00000000" w:rsidRDefault="00000000" w:rsidRPr="00000000" w14:paraId="00000004">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Where land is in a municipality- the duty is 4% of the market value of the land as determined by the Government valuer</w:t>
      </w:r>
      <w:r w:rsidDel="00000000" w:rsidR="00000000" w:rsidRPr="00000000">
        <w:rPr>
          <w:rFonts w:ascii="Times New Roman" w:cs="Times New Roman" w:eastAsia="Times New Roman" w:hAnsi="Times New Roman"/>
          <w:sz w:val="24"/>
          <w:szCs w:val="24"/>
          <w:rtl w:val="0"/>
        </w:rPr>
        <w:t xml:space="preserve">. The market value may be higher than the value indicated by the parties in the transfer documents.</w:t>
      </w:r>
    </w:p>
    <w:p w:rsidR="00000000" w:rsidDel="00000000" w:rsidP="00000000" w:rsidRDefault="00000000" w:rsidRPr="00000000" w14:paraId="00000005">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f0"/>
          <w:sz w:val="24"/>
          <w:szCs w:val="24"/>
          <w:rtl w:val="0"/>
        </w:rPr>
        <w:t xml:space="preserve">Where land is agricultural or outside a municipality- the duty is 2% of the market value of the land as determined by the Government </w:t>
      </w:r>
      <w:sdt>
        <w:sdtPr>
          <w:tag w:val="goog_rdk_13"/>
        </w:sdtPr>
        <w:sdtContent>
          <w:r w:rsidDel="00000000" w:rsidR="00000000" w:rsidRPr="00000000">
            <w:rPr>
              <w:rFonts w:ascii="Times New Roman" w:cs="Times New Roman" w:eastAsia="Times New Roman" w:hAnsi="Times New Roman"/>
              <w:color w:val="00b0f0"/>
              <w:sz w:val="24"/>
              <w:szCs w:val="24"/>
              <w:rtl w:val="0"/>
              <w:rPrChange w:author="Shristine Nanjala" w:id="10" w:date="2022-02-23T09:02:10Z">
                <w:rPr>
                  <w:rFonts w:ascii="Times New Roman" w:cs="Times New Roman" w:eastAsia="Times New Roman" w:hAnsi="Times New Roman"/>
                  <w:color w:val="00b0f0"/>
                  <w:sz w:val="24"/>
                  <w:szCs w:val="24"/>
                </w:rPr>
              </w:rPrChange>
            </w:rPr>
            <w:t xml:space="preserve">valuer</w:t>
          </w:r>
        </w:sdtContent>
      </w:sdt>
      <w:r w:rsidDel="00000000" w:rsidR="00000000" w:rsidRPr="00000000">
        <w:rPr>
          <w:rFonts w:ascii="Times New Roman" w:cs="Times New Roman" w:eastAsia="Times New Roman" w:hAnsi="Times New Roman"/>
          <w:color w:val="00b0f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ageBreakBefore w:val="0"/>
        <w:spacing w:line="48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In respect of a charge or mortgage – the duty payable is 0.1% of the mortgage amount. </w:t>
      </w:r>
    </w:p>
    <w:p w:rsidR="00000000" w:rsidDel="00000000" w:rsidP="00000000" w:rsidRDefault="00000000" w:rsidRPr="00000000" w14:paraId="00000007">
      <w:pPr>
        <w:pageBreakBefore w:val="0"/>
        <w:spacing w:line="480" w:lineRule="auto"/>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sz w:val="24"/>
          <w:szCs w:val="24"/>
          <w:rtl w:val="0"/>
        </w:rPr>
        <w:br w:type="textWrapping"/>
        <w:t xml:space="preserve">Once the transfer of land or charge over the property has been stamp duty with duty, </w:t>
      </w:r>
      <w:r w:rsidDel="00000000" w:rsidR="00000000" w:rsidRPr="00000000">
        <w:rPr>
          <w:rFonts w:ascii="Times New Roman" w:cs="Times New Roman" w:eastAsia="Times New Roman" w:hAnsi="Times New Roman"/>
          <w:color w:val="7030a0"/>
          <w:sz w:val="24"/>
          <w:szCs w:val="24"/>
          <w:rtl w:val="0"/>
        </w:rPr>
        <w:t xml:space="preserve">the transfer documents accompanied by the original titles, land rent and rates clearance certificate, consent to transfer, the duly completed valuation for stamp duty form, and the stamp duty declaration, assessment and pay-in-slip should be booked of registration.</w:t>
      </w:r>
      <w:r w:rsidDel="00000000" w:rsidR="00000000" w:rsidRPr="00000000">
        <w:rPr>
          <w:rFonts w:ascii="Times New Roman" w:cs="Times New Roman" w:eastAsia="Times New Roman" w:hAnsi="Times New Roman"/>
          <w:sz w:val="24"/>
          <w:szCs w:val="24"/>
          <w:rtl w:val="0"/>
        </w:rPr>
        <w:br w:type="textWrapping"/>
        <w:br w:type="textWrapping"/>
        <w:t xml:space="preserve">Where the purchaser is being financed, the charge over the property and consent to charge must also be booked or lodged for registration together with the transfer.</w:t>
        <w:br w:type="textWrapping"/>
        <w:br w:type="textWrapping"/>
      </w:r>
      <w:r w:rsidDel="00000000" w:rsidR="00000000" w:rsidRPr="00000000">
        <w:rPr>
          <w:rFonts w:ascii="Times New Roman" w:cs="Times New Roman" w:eastAsia="Times New Roman" w:hAnsi="Times New Roman"/>
          <w:b w:val="1"/>
          <w:sz w:val="24"/>
          <w:szCs w:val="24"/>
          <w:rtl w:val="0"/>
        </w:rPr>
        <w:t xml:space="preserve">6. Registration</w:t>
      </w:r>
      <w:r w:rsidDel="00000000" w:rsidR="00000000" w:rsidRPr="00000000">
        <w:rPr>
          <w:rFonts w:ascii="Times New Roman" w:cs="Times New Roman" w:eastAsia="Times New Roman" w:hAnsi="Times New Roman"/>
          <w:sz w:val="24"/>
          <w:szCs w:val="24"/>
          <w:rtl w:val="0"/>
        </w:rPr>
        <w:t xml:space="preserve"> </w:t>
        <w:br w:type="textWrapping"/>
        <w:br w:type="textWrapping"/>
        <w:t xml:space="preserve">The final process of land purchase is the </w:t>
      </w:r>
      <w:r w:rsidDel="00000000" w:rsidR="00000000" w:rsidRPr="00000000">
        <w:rPr>
          <w:rFonts w:ascii="Times New Roman" w:cs="Times New Roman" w:eastAsia="Times New Roman" w:hAnsi="Times New Roman"/>
          <w:color w:val="c00000"/>
          <w:sz w:val="24"/>
          <w:szCs w:val="24"/>
          <w:rtl w:val="0"/>
        </w:rPr>
        <w:t xml:space="preserve">registration of the transfer in favor of the purchaser, or the transfer of property/lease and the charge in favor of the purchaser and the financier</w:t>
      </w:r>
      <w:r w:rsidDel="00000000" w:rsidR="00000000" w:rsidRPr="00000000">
        <w:rPr>
          <w:rFonts w:ascii="Times New Roman" w:cs="Times New Roman" w:eastAsia="Times New Roman" w:hAnsi="Times New Roman"/>
          <w:sz w:val="24"/>
          <w:szCs w:val="24"/>
          <w:rtl w:val="0"/>
        </w:rPr>
        <w:t xml:space="preserve">, as the case may be.</w:t>
        <w:br w:type="textWrapping"/>
        <w:br w:type="textWrapping"/>
        <w:t xml:space="preserve">Once the duly registered transfer has been released to the purchaser or his advocate, </w:t>
      </w:r>
      <w:r w:rsidDel="00000000" w:rsidR="00000000" w:rsidRPr="00000000">
        <w:rPr>
          <w:rFonts w:ascii="Times New Roman" w:cs="Times New Roman" w:eastAsia="Times New Roman" w:hAnsi="Times New Roman"/>
          <w:color w:val="ff0000"/>
          <w:sz w:val="24"/>
          <w:szCs w:val="24"/>
          <w:rtl w:val="0"/>
        </w:rPr>
        <w:t xml:space="preserve">it is important to verify registration by conducting a search over the property.</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ffc000"/>
          <w:sz w:val="24"/>
          <w:szCs w:val="24"/>
          <w:rtl w:val="0"/>
        </w:rPr>
        <w:t xml:space="preserve">Where the purchaser is being financed, the duly registered documents including the original title for the property, transfer and the charge are forwarded to the financier to enable </w:t>
      </w:r>
      <w:sdt>
        <w:sdtPr>
          <w:tag w:val="goog_rdk_14"/>
        </w:sdtPr>
        <w:sdtContent>
          <w:r w:rsidDel="00000000" w:rsidR="00000000" w:rsidRPr="00000000">
            <w:rPr>
              <w:rFonts w:ascii="Times New Roman" w:cs="Times New Roman" w:eastAsia="Times New Roman" w:hAnsi="Times New Roman"/>
              <w:color w:val="ffc000"/>
              <w:sz w:val="24"/>
              <w:szCs w:val="24"/>
              <w:rtl w:val="0"/>
              <w:rPrChange w:author="Shristine Nanjala" w:id="11" w:date="2022-02-23T09:02:12Z">
                <w:rPr>
                  <w:rFonts w:ascii="Times New Roman" w:cs="Times New Roman" w:eastAsia="Times New Roman" w:hAnsi="Times New Roman"/>
                  <w:color w:val="ffc000"/>
                  <w:sz w:val="24"/>
                  <w:szCs w:val="24"/>
                </w:rPr>
              </w:rPrChange>
            </w:rPr>
            <w:t xml:space="preserve">its</w:t>
          </w:r>
        </w:sdtContent>
      </w:sdt>
      <w:r w:rsidDel="00000000" w:rsidR="00000000" w:rsidRPr="00000000">
        <w:rPr>
          <w:rFonts w:ascii="Times New Roman" w:cs="Times New Roman" w:eastAsia="Times New Roman" w:hAnsi="Times New Roman"/>
          <w:color w:val="ffc000"/>
          <w:sz w:val="24"/>
          <w:szCs w:val="24"/>
          <w:rtl w:val="0"/>
        </w:rPr>
        <w:t xml:space="preserve"> settle the balance of the purchase price. These will be held by the bank/financier until the loan has been repaid in full.</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sz w:val="24"/>
          <w:szCs w:val="24"/>
          <w:rtl w:val="0"/>
        </w:rPr>
        <w:t xml:space="preserve">7. Development Permission </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92d050"/>
          <w:sz w:val="24"/>
          <w:szCs w:val="24"/>
          <w:rtl w:val="0"/>
        </w:rPr>
        <w:t xml:space="preserve">Where the property is intended for use in construction or erection of a building, after the purchase, the owner will be required to obtain the requisite development permissions from the relevant local authority.</w:t>
        <w:br w:type="textWrapping"/>
      </w:r>
      <w:r w:rsidDel="00000000" w:rsidR="00000000" w:rsidRPr="00000000">
        <w:rPr>
          <w:rFonts w:ascii="Times New Roman" w:cs="Times New Roman" w:eastAsia="Times New Roman" w:hAnsi="Times New Roman"/>
          <w:sz w:val="24"/>
          <w:szCs w:val="24"/>
          <w:rtl w:val="0"/>
        </w:rPr>
        <w:br w:type="textWrapping"/>
        <w:t xml:space="preserve">If the proposed development is likely to have any adverse impact on the environment, owner will also be required </w:t>
      </w:r>
      <w:r w:rsidDel="00000000" w:rsidR="00000000" w:rsidRPr="00000000">
        <w:rPr>
          <w:rFonts w:ascii="Times New Roman" w:cs="Times New Roman" w:eastAsia="Times New Roman" w:hAnsi="Times New Roman"/>
          <w:color w:val="00b0f0"/>
          <w:sz w:val="24"/>
          <w:szCs w:val="24"/>
          <w:rtl w:val="0"/>
        </w:rPr>
        <w:t xml:space="preserve">to commission an environmental impact assessment report and obtaining an environmental license from the NEMA before undertaking any development on his property.</w:t>
      </w:r>
    </w:p>
    <w:p w:rsidR="00000000" w:rsidDel="00000000" w:rsidP="00000000" w:rsidRDefault="00000000" w:rsidRPr="00000000" w14:paraId="00000008">
      <w:pPr>
        <w:pageBreakBefore w:val="0"/>
        <w:spacing w:line="48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Ombogo  KSL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Running Head: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Summarized process of conveyancing in Kenya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pageBreakBefore w:val="0"/>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596026"/>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596026"/>
    <w:rPr>
      <w:rFonts w:ascii="Times New Roman" w:cs="Times New Roman" w:eastAsia="Times New Roman" w:hAnsi="Times New Roman"/>
      <w:b w:val="1"/>
      <w:bCs w:val="1"/>
      <w:sz w:val="27"/>
      <w:szCs w:val="27"/>
    </w:rPr>
  </w:style>
  <w:style w:type="paragraph" w:styleId="Header">
    <w:name w:val="header"/>
    <w:basedOn w:val="Normal"/>
    <w:link w:val="HeaderChar"/>
    <w:uiPriority w:val="99"/>
    <w:unhideWhenUsed w:val="1"/>
    <w:rsid w:val="004600DB"/>
    <w:pPr>
      <w:tabs>
        <w:tab w:val="center" w:pos="4680"/>
        <w:tab w:val="right" w:pos="9360"/>
      </w:tabs>
      <w:spacing w:after="0" w:line="240" w:lineRule="auto"/>
    </w:pPr>
  </w:style>
  <w:style w:type="character" w:styleId="HeaderChar" w:customStyle="1">
    <w:name w:val="Header Char"/>
    <w:basedOn w:val="DefaultParagraphFont"/>
    <w:link w:val="Header"/>
    <w:uiPriority w:val="99"/>
    <w:rsid w:val="004600DB"/>
  </w:style>
  <w:style w:type="paragraph" w:styleId="Footer">
    <w:name w:val="footer"/>
    <w:basedOn w:val="Normal"/>
    <w:link w:val="FooterChar"/>
    <w:uiPriority w:val="99"/>
    <w:unhideWhenUsed w:val="1"/>
    <w:rsid w:val="004600DB"/>
    <w:pPr>
      <w:tabs>
        <w:tab w:val="center" w:pos="4680"/>
        <w:tab w:val="right" w:pos="9360"/>
      </w:tabs>
      <w:spacing w:after="0" w:line="240" w:lineRule="auto"/>
    </w:pPr>
  </w:style>
  <w:style w:type="character" w:styleId="FooterChar" w:customStyle="1">
    <w:name w:val="Footer Char"/>
    <w:basedOn w:val="DefaultParagraphFont"/>
    <w:link w:val="Footer"/>
    <w:uiPriority w:val="99"/>
    <w:rsid w:val="004600D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xt70J5BUwz+/wXeJrseJayalHg==">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2018-02-21T20:34:00Z</dcterms:created>
  <dc:creator>Oscar Onsarigo</dc:creator>
</cp:coreProperties>
</file>