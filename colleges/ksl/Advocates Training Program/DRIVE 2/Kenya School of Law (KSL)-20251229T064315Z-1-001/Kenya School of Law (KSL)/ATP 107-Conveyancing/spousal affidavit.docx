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REPUBLIC OF KENYA</w:t>
      </w:r>
    </w:p>
    <w:p w:rsidR="00000000" w:rsidDel="00000000" w:rsidP="00000000" w:rsidRDefault="00000000" w:rsidRPr="00000000" w14:paraId="00000002">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IN THE MATTER OF OATHS AND STATUTORY DECLARATION ACT (CAP 15)</w:t>
      </w:r>
    </w:p>
    <w:p w:rsidR="00000000" w:rsidDel="00000000" w:rsidP="00000000" w:rsidRDefault="00000000" w:rsidRPr="00000000" w14:paraId="00000003">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i w:val="1"/>
          <w:rtl w:val="0"/>
        </w:rPr>
        <w:t xml:space="preserve">(</w:t>
      </w:r>
      <w:r w:rsidDel="00000000" w:rsidR="00000000" w:rsidRPr="00000000">
        <w:rPr>
          <w:rFonts w:ascii="Arial Narrow" w:cs="Arial Narrow" w:eastAsia="Arial Narrow" w:hAnsi="Arial Narrow"/>
          <w:b w:val="1"/>
          <w:u w:val="single"/>
          <w:rtl w:val="0"/>
        </w:rPr>
        <w:t xml:space="preserve">LAWS OF KENYA)</w:t>
      </w:r>
    </w:p>
    <w:p w:rsidR="00000000" w:rsidDel="00000000" w:rsidP="00000000" w:rsidRDefault="00000000" w:rsidRPr="00000000" w14:paraId="00000004">
      <w:pPr>
        <w:widowControl w:val="0"/>
        <w:tabs>
          <w:tab w:val="left" w:pos="-720"/>
        </w:tabs>
        <w:spacing w:after="120" w:lineRule="auto"/>
        <w:jc w:val="center"/>
        <w:rPr>
          <w:rFonts w:ascii="Arial Narrow" w:cs="Arial Narrow" w:eastAsia="Arial Narrow" w:hAnsi="Arial Narrow"/>
          <w:b w:val="1"/>
          <w:sz w:val="36"/>
          <w:szCs w:val="36"/>
          <w:u w:val="single"/>
        </w:rPr>
      </w:pPr>
      <w:r w:rsidDel="00000000" w:rsidR="00000000" w:rsidRPr="00000000">
        <w:rPr>
          <w:rFonts w:ascii="Arial Narrow" w:cs="Arial Narrow" w:eastAsia="Arial Narrow" w:hAnsi="Arial Narrow"/>
          <w:b w:val="1"/>
          <w:sz w:val="36"/>
          <w:szCs w:val="36"/>
          <w:u w:val="single"/>
          <w:rtl w:val="0"/>
        </w:rPr>
        <w:t xml:space="preserve">AFFIDAVIT</w:t>
      </w:r>
    </w:p>
    <w:p w:rsidR="00000000" w:rsidDel="00000000" w:rsidP="00000000" w:rsidRDefault="00000000" w:rsidRPr="00000000" w14:paraId="00000005">
      <w:pPr>
        <w:widowControl w:val="0"/>
        <w:tabs>
          <w:tab w:val="left" w:pos="-720"/>
        </w:tabs>
        <w:spacing w:after="120" w:line="48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highlight w:val="black"/>
          <w:rtl w:val="0"/>
        </w:rPr>
        <w:t xml:space="preserve">NALONGOYO OLE PARMUT</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of Post Office Box Number 134, Kajiado in the Republic of Kenya hereby solemnly make Oath and state as follows:</w:t>
      </w:r>
      <w:sdt>
        <w:sdtPr>
          <w:tag w:val="goog_rdk_0"/>
        </w:sdtPr>
        <w:sdtContent>
          <w:ins w:author="Karen Macharia" w:id="0" w:date="2021-06-20T09:10:55Z">
            <w:r w:rsidDel="00000000" w:rsidR="00000000" w:rsidRPr="00000000">
              <w:rPr>
                <w:rFonts w:ascii="Arial Narrow" w:cs="Arial Narrow" w:eastAsia="Arial Narrow" w:hAnsi="Arial Narrow"/>
                <w:rtl w:val="0"/>
              </w:rPr>
              <w:t xml:space="preserve"> </w:t>
            </w:r>
          </w:ins>
        </w:sdtContent>
      </w:sdt>
      <w:r w:rsidDel="00000000" w:rsidR="00000000" w:rsidRPr="00000000">
        <w:rPr>
          <w:rtl w:val="0"/>
        </w:rPr>
      </w:r>
    </w:p>
    <w:p w:rsidR="00000000" w:rsidDel="00000000" w:rsidP="00000000" w:rsidRDefault="00000000" w:rsidRPr="00000000" w14:paraId="00000007">
      <w:pPr>
        <w:widowControl w:val="0"/>
        <w:numPr>
          <w:ilvl w:val="0"/>
          <w:numId w:val="1"/>
        </w:numPr>
        <w:tabs>
          <w:tab w:val="left" w:pos="-720"/>
        </w:tabs>
        <w:spacing w:after="120" w:line="360" w:lineRule="auto"/>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I am an adult of sound mind and the holder of Identity Card Number </w:t>
      </w:r>
      <w:r w:rsidDel="00000000" w:rsidR="00000000" w:rsidRPr="00000000">
        <w:rPr>
          <w:rFonts w:ascii="Arial Narrow" w:cs="Arial Narrow" w:eastAsia="Arial Narrow" w:hAnsi="Arial Narrow"/>
          <w:b w:val="1"/>
          <w:rtl w:val="0"/>
        </w:rPr>
        <w:t xml:space="preserve">3928429 </w:t>
      </w:r>
      <w:r w:rsidDel="00000000" w:rsidR="00000000" w:rsidRPr="00000000">
        <w:rPr>
          <w:rFonts w:ascii="Arial Narrow" w:cs="Arial Narrow" w:eastAsia="Arial Narrow" w:hAnsi="Arial Narrow"/>
          <w:rtl w:val="0"/>
        </w:rPr>
        <w:t xml:space="preserve">and am therefore competent to swear this affidavit</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1"/>
        </w:numPr>
        <w:tabs>
          <w:tab w:val="left" w:pos="-720"/>
        </w:tabs>
        <w:spacing w:after="120" w:line="360" w:lineRule="auto"/>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 </w:t>
      </w:r>
      <w:r w:rsidDel="00000000" w:rsidR="00000000" w:rsidRPr="00000000">
        <w:rPr>
          <w:rFonts w:ascii="Arial Narrow" w:cs="Arial Narrow" w:eastAsia="Arial Narrow" w:hAnsi="Arial Narrow"/>
          <w:rtl w:val="0"/>
        </w:rPr>
        <w:t xml:space="preserve">I am the registered Proprietor of all that Charged Property known as </w:t>
      </w:r>
      <w:r w:rsidDel="00000000" w:rsidR="00000000" w:rsidRPr="00000000">
        <w:rPr>
          <w:rFonts w:ascii="Arial Narrow" w:cs="Arial Narrow" w:eastAsia="Arial Narrow" w:hAnsi="Arial Narrow"/>
          <w:b w:val="1"/>
          <w:rtl w:val="0"/>
        </w:rPr>
        <w:t xml:space="preserve">TITLE NO. </w:t>
      </w:r>
      <w:r w:rsidDel="00000000" w:rsidR="00000000" w:rsidRPr="00000000">
        <w:rPr>
          <w:rFonts w:ascii="Arial Narrow" w:cs="Arial Narrow" w:eastAsia="Arial Narrow" w:hAnsi="Arial Narrow"/>
          <w:b w:val="1"/>
          <w:highlight w:val="black"/>
          <w:rtl w:val="0"/>
        </w:rPr>
        <w:t xml:space="preserve">KAJIADO/KIPETO/14809</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and registered as </w:t>
      </w:r>
      <w:r w:rsidDel="00000000" w:rsidR="00000000" w:rsidRPr="00000000">
        <w:rPr>
          <w:rFonts w:ascii="Arial Narrow" w:cs="Arial Narrow" w:eastAsia="Arial Narrow" w:hAnsi="Arial Narrow"/>
          <w:b w:val="1"/>
          <w:rtl w:val="0"/>
        </w:rPr>
        <w:t xml:space="preserve">THE PROPRIETOR OF THE FREEEHOLD INTEREST</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9">
      <w:pPr>
        <w:widowControl w:val="0"/>
        <w:numPr>
          <w:ilvl w:val="0"/>
          <w:numId w:val="1"/>
        </w:numPr>
        <w:tabs>
          <w:tab w:val="left" w:pos="-720"/>
        </w:tabs>
        <w:spacing w:after="120" w:line="360" w:lineRule="auto"/>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 </w:t>
      </w:r>
      <w:r w:rsidDel="00000000" w:rsidR="00000000" w:rsidRPr="00000000">
        <w:rPr>
          <w:rFonts w:ascii="Arial Narrow" w:cs="Arial Narrow" w:eastAsia="Arial Narrow" w:hAnsi="Arial Narrow"/>
          <w:rtl w:val="0"/>
        </w:rPr>
        <w:t xml:space="preserve">I swear this Affidavit to confirm that I am married to </w:t>
      </w:r>
      <w:r w:rsidDel="00000000" w:rsidR="00000000" w:rsidRPr="00000000">
        <w:rPr>
          <w:rFonts w:ascii="Arial Narrow" w:cs="Arial Narrow" w:eastAsia="Arial Narrow" w:hAnsi="Arial Narrow"/>
          <w:b w:val="1"/>
          <w:highlight w:val="black"/>
          <w:rtl w:val="0"/>
        </w:rPr>
        <w:t xml:space="preserve">HELLEN NARSHIPAE NALONGOYO</w:t>
      </w:r>
      <w:r w:rsidDel="00000000" w:rsidR="00000000" w:rsidRPr="00000000">
        <w:rPr>
          <w:rFonts w:ascii="Arial Narrow" w:cs="Arial Narrow" w:eastAsia="Arial Narrow" w:hAnsi="Arial Narrow"/>
          <w:rtl w:val="0"/>
        </w:rPr>
        <w:t xml:space="preserve"> under the African Christian Marriage and Divorce Act (Cap 151)/Marriage Act Cap 150)/Customary Law/Hindu Law/  Mohammedan Law (Cap 155) and therefore the charged property forms part of our matrimonial </w:t>
        <w:tab/>
        <w:t xml:space="preserve">home.</w:t>
      </w:r>
    </w:p>
    <w:p w:rsidR="00000000" w:rsidDel="00000000" w:rsidP="00000000" w:rsidRDefault="00000000" w:rsidRPr="00000000" w14:paraId="0000000A">
      <w:pPr>
        <w:widowControl w:val="0"/>
        <w:numPr>
          <w:ilvl w:val="0"/>
          <w:numId w:val="1"/>
        </w:numPr>
        <w:tabs>
          <w:tab w:val="left" w:pos="-720"/>
        </w:tabs>
        <w:spacing w:after="120" w:line="360" w:lineRule="auto"/>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I swear this Affidavit to further confirm that I have obtained the Consent of the disclosed Spouse.</w:t>
      </w:r>
    </w:p>
    <w:p w:rsidR="00000000" w:rsidDel="00000000" w:rsidP="00000000" w:rsidRDefault="00000000" w:rsidRPr="00000000" w14:paraId="0000000B">
      <w:pPr>
        <w:widowControl w:val="0"/>
        <w:numPr>
          <w:ilvl w:val="0"/>
          <w:numId w:val="1"/>
        </w:numPr>
        <w:tabs>
          <w:tab w:val="left" w:pos="-720"/>
        </w:tabs>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I further confirm that I have disclosed all the information relating to the property and the particulars of my Spouse.</w:t>
      </w:r>
    </w:p>
    <w:p w:rsidR="00000000" w:rsidDel="00000000" w:rsidP="00000000" w:rsidRDefault="00000000" w:rsidRPr="00000000" w14:paraId="0000000C">
      <w:pPr>
        <w:widowControl w:val="0"/>
        <w:tabs>
          <w:tab w:val="left" w:pos="-720"/>
        </w:tabs>
        <w:ind w:left="50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widowControl w:val="0"/>
        <w:numPr>
          <w:ilvl w:val="0"/>
          <w:numId w:val="1"/>
        </w:numPr>
        <w:tabs>
          <w:tab w:val="left" w:pos="-720"/>
        </w:tabs>
        <w:ind w:left="504" w:hanging="504"/>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what is deponed to herein is true to the best of my knowledge, information and belief.</w:t>
      </w:r>
    </w:p>
    <w:p w:rsidR="00000000" w:rsidDel="00000000" w:rsidP="00000000" w:rsidRDefault="00000000" w:rsidRPr="00000000" w14:paraId="0000000E">
      <w:pPr>
        <w:widowControl w:val="0"/>
        <w:tabs>
          <w:tab w:val="left" w:pos="-720"/>
        </w:tabs>
        <w:spacing w:after="120" w:lineRule="auto"/>
        <w:ind w:left="50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widowControl w:val="0"/>
        <w:spacing w:after="12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AND I SWEAR THIS AFFIDAVIT IN ACCORDANCE WITH THE OATHS AND STATUTORY DECLARATIONS ACT.</w:t>
      </w:r>
    </w:p>
    <w:p w:rsidR="00000000" w:rsidDel="00000000" w:rsidP="00000000" w:rsidRDefault="00000000" w:rsidRPr="00000000" w14:paraId="00000010">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SWORN at NAIROBI this                              </w:t>
      </w:r>
      <w:r w:rsidDel="00000000" w:rsidR="00000000" w:rsidRPr="00000000">
        <w:rPr>
          <w:rFonts w:ascii="Arial Narrow" w:cs="Arial Narrow" w:eastAsia="Arial Narrow" w:hAnsi="Arial Narrow"/>
          <w:b w:val="1"/>
          <w:vertAlign w:val="superscript"/>
          <w:rtl w:val="0"/>
        </w:rPr>
        <w:t xml:space="preserve"> </w:t>
      </w:r>
      <w:r w:rsidDel="00000000" w:rsidR="00000000" w:rsidRPr="00000000">
        <w:rPr>
          <w:rFonts w:ascii="Arial Narrow" w:cs="Arial Narrow" w:eastAsia="Arial Narrow" w:hAnsi="Arial Narrow"/>
          <w:b w:val="1"/>
          <w:rtl w:val="0"/>
        </w:rPr>
        <w:t xml:space="preserve">day of</w:t>
        <w:tab/>
      </w:r>
      <w:r w:rsidDel="00000000" w:rsidR="00000000" w:rsidRPr="00000000">
        <w:rPr>
          <w:rFonts w:ascii="Arial Narrow" w:cs="Arial Narrow" w:eastAsia="Arial Narrow" w:hAnsi="Arial Narrow"/>
          <w:rtl w:val="0"/>
        </w:rPr>
        <w:t xml:space="preserve">)</w:t>
        <w:tab/>
        <w:tab/>
        <w:tab/>
        <w:tab/>
      </w:r>
    </w:p>
    <w:p w:rsidR="00000000" w:rsidDel="00000000" w:rsidP="00000000" w:rsidRDefault="00000000" w:rsidRPr="00000000" w14:paraId="00000011">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2017</w:t>
        <w:tab/>
        <w:tab/>
        <w:tab/>
        <w:t xml:space="preserve">)</w:t>
      </w:r>
    </w:p>
    <w:p w:rsidR="00000000" w:rsidDel="00000000" w:rsidP="00000000" w:rsidRDefault="00000000" w:rsidRPr="00000000" w14:paraId="00000012">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said </w:t>
      </w:r>
      <w:r w:rsidDel="00000000" w:rsidR="00000000" w:rsidRPr="00000000">
        <w:rPr>
          <w:rFonts w:ascii="Arial Narrow" w:cs="Arial Narrow" w:eastAsia="Arial Narrow" w:hAnsi="Arial Narrow"/>
          <w:b w:val="1"/>
          <w:highlight w:val="black"/>
          <w:rtl w:val="0"/>
        </w:rPr>
        <w:t xml:space="preserve">NALONGOYO OLE PARMUT</w:t>
      </w:r>
      <w:r w:rsidDel="00000000" w:rsidR="00000000" w:rsidRPr="00000000">
        <w:rPr>
          <w:rFonts w:ascii="Arial Narrow" w:cs="Arial Narrow" w:eastAsia="Arial Narrow" w:hAnsi="Arial Narrow"/>
          <w:b w:val="1"/>
          <w:rtl w:val="0"/>
        </w:rPr>
        <w:tab/>
        <w:tab/>
      </w:r>
      <w:r w:rsidDel="00000000" w:rsidR="00000000" w:rsidRPr="00000000">
        <w:rPr>
          <w:rFonts w:ascii="Arial Narrow" w:cs="Arial Narrow" w:eastAsia="Arial Narrow" w:hAnsi="Arial Narrow"/>
          <w:rtl w:val="0"/>
        </w:rPr>
        <w:tab/>
        <w:t xml:space="preserve">)  </w:t>
        <w:tab/>
        <w:t xml:space="preserve">……………………………………. </w:t>
      </w:r>
    </w:p>
    <w:p w:rsidR="00000000" w:rsidDel="00000000" w:rsidP="00000000" w:rsidRDefault="00000000" w:rsidRPr="00000000" w14:paraId="00000013">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BEFORE ME:-</w:t>
      </w:r>
      <w:r w:rsidDel="00000000" w:rsidR="00000000" w:rsidRPr="00000000">
        <w:rPr>
          <w:rFonts w:ascii="Arial Narrow" w:cs="Arial Narrow" w:eastAsia="Arial Narrow" w:hAnsi="Arial Narrow"/>
          <w:rtl w:val="0"/>
        </w:rPr>
        <w:tab/>
        <w:tab/>
        <w:tab/>
        <w:tab/>
        <w:tab/>
        <w:tab/>
        <w:t xml:space="preserve">)</w:t>
      </w:r>
    </w:p>
    <w:p w:rsidR="00000000" w:rsidDel="00000000" w:rsidP="00000000" w:rsidRDefault="00000000" w:rsidRPr="00000000" w14:paraId="00000014">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ab/>
        <w:tab/>
        <w:t xml:space="preserve">)</w:t>
        <w:tab/>
        <w:t xml:space="preserve">I/D No.……</w:t>
      </w:r>
      <w:r w:rsidDel="00000000" w:rsidR="00000000" w:rsidRPr="00000000">
        <w:rPr>
          <w:rFonts w:ascii="Arial Narrow" w:cs="Arial Narrow" w:eastAsia="Arial Narrow" w:hAnsi="Arial Narrow"/>
          <w:b w:val="1"/>
          <w:rtl w:val="0"/>
        </w:rPr>
        <w:t xml:space="preserve">3928429</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5">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ab/>
        <w:tab/>
        <w:t xml:space="preserve">)</w:t>
      </w:r>
    </w:p>
    <w:p w:rsidR="00000000" w:rsidDel="00000000" w:rsidP="00000000" w:rsidRDefault="00000000" w:rsidRPr="00000000" w14:paraId="00000016">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ab/>
        <w:tab/>
        <w:t xml:space="preserve">)</w:t>
      </w:r>
    </w:p>
    <w:p w:rsidR="00000000" w:rsidDel="00000000" w:rsidP="00000000" w:rsidRDefault="00000000" w:rsidRPr="00000000" w14:paraId="00000017">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COMMISSIONER FOR OATHS</w:t>
        <w:tab/>
        <w:tab/>
        <w:tab/>
        <w:tab/>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8">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br w:type="page"/>
      </w:r>
      <w:r w:rsidDel="00000000" w:rsidR="00000000" w:rsidRPr="00000000">
        <w:rPr>
          <w:rFonts w:ascii="Arial Narrow" w:cs="Arial Narrow" w:eastAsia="Arial Narrow" w:hAnsi="Arial Narrow"/>
          <w:b w:val="1"/>
          <w:u w:val="single"/>
          <w:rtl w:val="0"/>
        </w:rPr>
        <w:t xml:space="preserve">REPUBLIC OF KENYA</w:t>
      </w:r>
    </w:p>
    <w:p w:rsidR="00000000" w:rsidDel="00000000" w:rsidP="00000000" w:rsidRDefault="00000000" w:rsidRPr="00000000" w14:paraId="00000019">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IN THE MATTER OF OATHS AND STATUTORY DECLARATION ACT (CAP 15)</w:t>
      </w:r>
    </w:p>
    <w:p w:rsidR="00000000" w:rsidDel="00000000" w:rsidP="00000000" w:rsidRDefault="00000000" w:rsidRPr="00000000" w14:paraId="0000001A">
      <w:pPr>
        <w:widowControl w:val="0"/>
        <w:tabs>
          <w:tab w:val="left" w:pos="-720"/>
        </w:tabs>
        <w:spacing w:after="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i w:val="1"/>
          <w:rtl w:val="0"/>
        </w:rPr>
        <w:t xml:space="preserve">(</w:t>
      </w:r>
      <w:r w:rsidDel="00000000" w:rsidR="00000000" w:rsidRPr="00000000">
        <w:rPr>
          <w:rFonts w:ascii="Arial Narrow" w:cs="Arial Narrow" w:eastAsia="Arial Narrow" w:hAnsi="Arial Narrow"/>
          <w:b w:val="1"/>
          <w:u w:val="single"/>
          <w:rtl w:val="0"/>
        </w:rPr>
        <w:t xml:space="preserve">LAWS OF KENYA)</w:t>
      </w:r>
    </w:p>
    <w:p w:rsidR="00000000" w:rsidDel="00000000" w:rsidP="00000000" w:rsidRDefault="00000000" w:rsidRPr="00000000" w14:paraId="0000001B">
      <w:pPr>
        <w:widowControl w:val="0"/>
        <w:tabs>
          <w:tab w:val="left" w:pos="-720"/>
        </w:tabs>
        <w:spacing w:after="120" w:lineRule="auto"/>
        <w:jc w:val="center"/>
        <w:rPr>
          <w:rFonts w:ascii="Arial Narrow" w:cs="Arial Narrow" w:eastAsia="Arial Narrow" w:hAnsi="Arial Narrow"/>
          <w:b w:val="1"/>
          <w:sz w:val="36"/>
          <w:szCs w:val="36"/>
          <w:u w:val="single"/>
        </w:rPr>
      </w:pPr>
      <w:r w:rsidDel="00000000" w:rsidR="00000000" w:rsidRPr="00000000">
        <w:rPr>
          <w:rFonts w:ascii="Arial Narrow" w:cs="Arial Narrow" w:eastAsia="Arial Narrow" w:hAnsi="Arial Narrow"/>
          <w:b w:val="1"/>
          <w:sz w:val="36"/>
          <w:szCs w:val="36"/>
          <w:u w:val="single"/>
          <w:rtl w:val="0"/>
        </w:rPr>
        <w:t xml:space="preserve">AFFIDAVIT</w:t>
      </w:r>
    </w:p>
    <w:p w:rsidR="00000000" w:rsidDel="00000000" w:rsidP="00000000" w:rsidRDefault="00000000" w:rsidRPr="00000000" w14:paraId="0000001C">
      <w:pPr>
        <w:widowControl w:val="0"/>
        <w:tabs>
          <w:tab w:val="left" w:pos="-720"/>
        </w:tabs>
        <w:spacing w:after="120" w:lineRule="auto"/>
        <w:jc w:val="center"/>
        <w:rPr>
          <w:rFonts w:ascii="Arial Narrow" w:cs="Arial Narrow" w:eastAsia="Arial Narrow" w:hAnsi="Arial Narrow"/>
          <w:b w:val="1"/>
          <w:sz w:val="36"/>
          <w:szCs w:val="36"/>
          <w:u w:val="single"/>
        </w:rPr>
      </w:pPr>
      <w:r w:rsidDel="00000000" w:rsidR="00000000" w:rsidRPr="00000000">
        <w:rPr>
          <w:rtl w:val="0"/>
        </w:rPr>
      </w:r>
    </w:p>
    <w:p w:rsidR="00000000" w:rsidDel="00000000" w:rsidP="00000000" w:rsidRDefault="00000000" w:rsidRPr="00000000" w14:paraId="0000001D">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highlight w:val="black"/>
          <w:rtl w:val="0"/>
        </w:rPr>
        <w:t xml:space="preserve">HELLEN NARSHIPAE NALONGOYO</w:t>
      </w:r>
      <w:r w:rsidDel="00000000" w:rsidR="00000000" w:rsidRPr="00000000">
        <w:rPr>
          <w:rFonts w:ascii="Arial Narrow" w:cs="Arial Narrow" w:eastAsia="Arial Narrow" w:hAnsi="Arial Narrow"/>
          <w:rtl w:val="0"/>
        </w:rPr>
        <w:t xml:space="preserve"> of Post Office Box Number 134, Kajiado in the Republic of Kenya hereby solemnly make Oath and state as follows:</w:t>
      </w:r>
    </w:p>
    <w:p w:rsidR="00000000" w:rsidDel="00000000" w:rsidP="00000000" w:rsidRDefault="00000000" w:rsidRPr="00000000" w14:paraId="0000001E">
      <w:pPr>
        <w:widowControl w:val="0"/>
        <w:tabs>
          <w:tab w:val="left" w:pos="-720"/>
        </w:tabs>
        <w:spacing w:after="12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1.</w:t>
      </w:r>
      <w:r w:rsidDel="00000000" w:rsidR="00000000" w:rsidRPr="00000000">
        <w:rPr>
          <w:rFonts w:ascii="Arial Narrow" w:cs="Arial Narrow" w:eastAsia="Arial Narrow" w:hAnsi="Arial Narrow"/>
          <w:b w:val="1"/>
          <w:rtl w:val="0"/>
        </w:rPr>
        <w:tab/>
        <w:t xml:space="preserve">THAT</w:t>
      </w:r>
      <w:r w:rsidDel="00000000" w:rsidR="00000000" w:rsidRPr="00000000">
        <w:rPr>
          <w:rFonts w:ascii="Arial Narrow" w:cs="Arial Narrow" w:eastAsia="Arial Narrow" w:hAnsi="Arial Narrow"/>
          <w:rtl w:val="0"/>
        </w:rPr>
        <w:t xml:space="preserve"> I am an adult of sound mind and the holder of a Kenyan National Identity Card Number </w:t>
        <w:tab/>
      </w:r>
      <w:r w:rsidDel="00000000" w:rsidR="00000000" w:rsidRPr="00000000">
        <w:rPr>
          <w:rFonts w:ascii="Arial Narrow" w:cs="Arial Narrow" w:eastAsia="Arial Narrow" w:hAnsi="Arial Narrow"/>
          <w:b w:val="1"/>
          <w:rtl w:val="0"/>
        </w:rPr>
        <w:t xml:space="preserve">28503228</w:t>
      </w:r>
      <w:r w:rsidDel="00000000" w:rsidR="00000000" w:rsidRPr="00000000">
        <w:rPr>
          <w:rFonts w:ascii="Arial Narrow" w:cs="Arial Narrow" w:eastAsia="Arial Narrow" w:hAnsi="Arial Narrow"/>
          <w:rtl w:val="0"/>
        </w:rPr>
        <w:t xml:space="preserve"> and am therefore competent to swear this affidavit</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1F">
      <w:pPr>
        <w:widowControl w:val="0"/>
        <w:tabs>
          <w:tab w:val="left" w:pos="-720"/>
        </w:tabs>
        <w:spacing w:after="120"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tab/>
      </w:r>
      <w:r w:rsidDel="00000000" w:rsidR="00000000" w:rsidRPr="00000000">
        <w:rPr>
          <w:rFonts w:ascii="Arial Narrow" w:cs="Arial Narrow" w:eastAsia="Arial Narrow" w:hAnsi="Arial Narrow"/>
          <w:b w:val="1"/>
          <w:rtl w:val="0"/>
        </w:rPr>
        <w:t xml:space="preserve">THAT </w:t>
      </w:r>
      <w:r w:rsidDel="00000000" w:rsidR="00000000" w:rsidRPr="00000000">
        <w:rPr>
          <w:rFonts w:ascii="Arial Narrow" w:cs="Arial Narrow" w:eastAsia="Arial Narrow" w:hAnsi="Arial Narrow"/>
          <w:rtl w:val="0"/>
        </w:rPr>
        <w:t xml:space="preserve">I am the Spouse of </w:t>
      </w:r>
      <w:r w:rsidDel="00000000" w:rsidR="00000000" w:rsidRPr="00000000">
        <w:rPr>
          <w:rFonts w:ascii="Arial Narrow" w:cs="Arial Narrow" w:eastAsia="Arial Narrow" w:hAnsi="Arial Narrow"/>
          <w:b w:val="1"/>
          <w:highlight w:val="black"/>
          <w:rtl w:val="0"/>
        </w:rPr>
        <w:t xml:space="preserve">NALONGOYO OLE PARMUT</w:t>
      </w:r>
      <w:r w:rsidDel="00000000" w:rsidR="00000000" w:rsidRPr="00000000">
        <w:rPr>
          <w:rFonts w:ascii="Arial Narrow" w:cs="Arial Narrow" w:eastAsia="Arial Narrow" w:hAnsi="Arial Narrow"/>
          <w:rtl w:val="0"/>
        </w:rPr>
        <w:t xml:space="preserve"> (hereinafter referred to as “Chargor”) with respect to the Charge of the property known as </w:t>
      </w:r>
      <w:r w:rsidDel="00000000" w:rsidR="00000000" w:rsidRPr="00000000">
        <w:rPr>
          <w:rFonts w:ascii="Arial Narrow" w:cs="Arial Narrow" w:eastAsia="Arial Narrow" w:hAnsi="Arial Narrow"/>
          <w:b w:val="1"/>
          <w:highlight w:val="black"/>
          <w:rtl w:val="0"/>
        </w:rPr>
        <w:t xml:space="preserve">TITLE NO. KAJIADO/KIPETO/14809</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wherein the Chargor is registered as the proprietor of the Absolute Interest.</w:t>
      </w:r>
    </w:p>
    <w:p w:rsidR="00000000" w:rsidDel="00000000" w:rsidP="00000000" w:rsidRDefault="00000000" w:rsidRPr="00000000" w14:paraId="00000020">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tab/>
      </w:r>
      <w:r w:rsidDel="00000000" w:rsidR="00000000" w:rsidRPr="00000000">
        <w:rPr>
          <w:rFonts w:ascii="Arial Narrow" w:cs="Arial Narrow" w:eastAsia="Arial Narrow" w:hAnsi="Arial Narrow"/>
          <w:b w:val="1"/>
          <w:rtl w:val="0"/>
        </w:rPr>
        <w:t xml:space="preserve">THAT </w:t>
      </w:r>
      <w:r w:rsidDel="00000000" w:rsidR="00000000" w:rsidRPr="00000000">
        <w:rPr>
          <w:rFonts w:ascii="Arial Narrow" w:cs="Arial Narrow" w:eastAsia="Arial Narrow" w:hAnsi="Arial Narrow"/>
          <w:rtl w:val="0"/>
        </w:rPr>
        <w:t xml:space="preserve">I swear this Affidavit to confirm that I celebrated my marriage with the Chargor under the African </w:t>
        <w:tab/>
        <w:t xml:space="preserve">Christian Marriage and Divorce Act (Cap 151)/Marriage Act Cap 150)/Customary Law/Hindu Law/  </w:t>
        <w:tab/>
        <w:t xml:space="preserve">Mohammedan Law (Cap 155) and therefor</w:t>
      </w:r>
      <w:sdt>
        <w:sdtPr>
          <w:tag w:val="goog_rdk_1"/>
        </w:sdtPr>
        <w:sdtContent>
          <w:ins w:author="Karen Macharia" w:id="1" w:date="2021-06-20T09:38:45Z">
            <w:r w:rsidDel="00000000" w:rsidR="00000000" w:rsidRPr="00000000">
              <w:rPr>
                <w:rFonts w:ascii="Arial Narrow" w:cs="Arial Narrow" w:eastAsia="Arial Narrow" w:hAnsi="Arial Narrow"/>
                <w:rtl w:val="0"/>
              </w:rPr>
              <w:t xml:space="preserve"> </w:t>
            </w:r>
          </w:ins>
        </w:sdtContent>
      </w:sdt>
      <w:r w:rsidDel="00000000" w:rsidR="00000000" w:rsidRPr="00000000">
        <w:rPr>
          <w:rFonts w:ascii="Arial Narrow" w:cs="Arial Narrow" w:eastAsia="Arial Narrow" w:hAnsi="Arial Narrow"/>
          <w:rtl w:val="0"/>
        </w:rPr>
        <w:t xml:space="preserve">e the charged property forms part of our matrimonial </w:t>
        <w:tab/>
        <w:t xml:space="preserve">home.</w:t>
      </w:r>
    </w:p>
    <w:p w:rsidR="00000000" w:rsidDel="00000000" w:rsidP="00000000" w:rsidRDefault="00000000" w:rsidRPr="00000000" w14:paraId="00000021">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tab/>
      </w: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I swear this Affidavit to further confirm that the Chargor has obtained my Consent in order to </w:t>
        <w:tab/>
        <w:t xml:space="preserve">Charge the said Property herein.</w:t>
      </w:r>
    </w:p>
    <w:p w:rsidR="00000000" w:rsidDel="00000000" w:rsidP="00000000" w:rsidRDefault="00000000" w:rsidRPr="00000000" w14:paraId="00000022">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tab/>
      </w: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I further confirm that I have disclosed all the information relating to the property.</w:t>
      </w:r>
    </w:p>
    <w:p w:rsidR="00000000" w:rsidDel="00000000" w:rsidP="00000000" w:rsidRDefault="00000000" w:rsidRPr="00000000" w14:paraId="00000023">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tab/>
      </w:r>
      <w:r w:rsidDel="00000000" w:rsidR="00000000" w:rsidRPr="00000000">
        <w:rPr>
          <w:rFonts w:ascii="Arial Narrow" w:cs="Arial Narrow" w:eastAsia="Arial Narrow" w:hAnsi="Arial Narrow"/>
          <w:b w:val="1"/>
          <w:rtl w:val="0"/>
        </w:rPr>
        <w:t xml:space="preserve">THAT</w:t>
      </w:r>
      <w:r w:rsidDel="00000000" w:rsidR="00000000" w:rsidRPr="00000000">
        <w:rPr>
          <w:rFonts w:ascii="Arial Narrow" w:cs="Arial Narrow" w:eastAsia="Arial Narrow" w:hAnsi="Arial Narrow"/>
          <w:rtl w:val="0"/>
        </w:rPr>
        <w:t xml:space="preserve"> what is deponed to herein is true to the best of my knowledge, information and belief.</w:t>
      </w:r>
    </w:p>
    <w:p w:rsidR="00000000" w:rsidDel="00000000" w:rsidP="00000000" w:rsidRDefault="00000000" w:rsidRPr="00000000" w14:paraId="00000024">
      <w:pPr>
        <w:widowControl w:val="0"/>
        <w:spacing w:after="12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AND I SWEAR THIS AFFIDAVIT IN ACCORDANCE WITH THE OATHS AND STATUTORY DECLARATIONS ACT.</w:t>
      </w:r>
    </w:p>
    <w:p w:rsidR="00000000" w:rsidDel="00000000" w:rsidP="00000000" w:rsidRDefault="00000000" w:rsidRPr="00000000" w14:paraId="00000025">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SWORN at NAIROBI this                              </w:t>
      </w:r>
      <w:r w:rsidDel="00000000" w:rsidR="00000000" w:rsidRPr="00000000">
        <w:rPr>
          <w:rFonts w:ascii="Arial Narrow" w:cs="Arial Narrow" w:eastAsia="Arial Narrow" w:hAnsi="Arial Narrow"/>
          <w:b w:val="1"/>
          <w:vertAlign w:val="superscript"/>
          <w:rtl w:val="0"/>
        </w:rPr>
        <w:t xml:space="preserve"> </w:t>
      </w:r>
      <w:r w:rsidDel="00000000" w:rsidR="00000000" w:rsidRPr="00000000">
        <w:rPr>
          <w:rFonts w:ascii="Arial Narrow" w:cs="Arial Narrow" w:eastAsia="Arial Narrow" w:hAnsi="Arial Narrow"/>
          <w:b w:val="1"/>
          <w:rtl w:val="0"/>
        </w:rPr>
        <w:t xml:space="preserve">day of</w:t>
        <w:tab/>
      </w:r>
      <w:r w:rsidDel="00000000" w:rsidR="00000000" w:rsidRPr="00000000">
        <w:rPr>
          <w:rFonts w:ascii="Arial Narrow" w:cs="Arial Narrow" w:eastAsia="Arial Narrow" w:hAnsi="Arial Narrow"/>
          <w:rtl w:val="0"/>
        </w:rPr>
        <w:t xml:space="preserve">)</w:t>
        <w:tab/>
        <w:tab/>
        <w:tab/>
        <w:tab/>
      </w:r>
    </w:p>
    <w:p w:rsidR="00000000" w:rsidDel="00000000" w:rsidP="00000000" w:rsidRDefault="00000000" w:rsidRPr="00000000" w14:paraId="00000026">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2017</w:t>
        <w:tab/>
        <w:tab/>
        <w:tab/>
        <w:t xml:space="preserve">)</w:t>
      </w:r>
    </w:p>
    <w:p w:rsidR="00000000" w:rsidDel="00000000" w:rsidP="00000000" w:rsidRDefault="00000000" w:rsidRPr="00000000" w14:paraId="00000027">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said</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black"/>
          <w:rtl w:val="0"/>
        </w:rPr>
        <w:t xml:space="preserve">HELLEN NARSHIPAE NALONGOYO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ab/>
      </w:r>
      <w:r w:rsidDel="00000000" w:rsidR="00000000" w:rsidRPr="00000000">
        <w:rPr>
          <w:rFonts w:ascii="Arial Narrow" w:cs="Arial Narrow" w:eastAsia="Arial Narrow" w:hAnsi="Arial Narrow"/>
          <w:rtl w:val="0"/>
        </w:rPr>
        <w:tab/>
        <w:t xml:space="preserve">)  </w:t>
        <w:tab/>
        <w:t xml:space="preserve">……………………………………. </w:t>
      </w:r>
    </w:p>
    <w:p w:rsidR="00000000" w:rsidDel="00000000" w:rsidP="00000000" w:rsidRDefault="00000000" w:rsidRPr="00000000" w14:paraId="00000028">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BEFORE ME:-</w:t>
      </w:r>
      <w:r w:rsidDel="00000000" w:rsidR="00000000" w:rsidRPr="00000000">
        <w:rPr>
          <w:rFonts w:ascii="Arial Narrow" w:cs="Arial Narrow" w:eastAsia="Arial Narrow" w:hAnsi="Arial Narrow"/>
          <w:rtl w:val="0"/>
        </w:rPr>
        <w:tab/>
        <w:tab/>
        <w:tab/>
        <w:tab/>
        <w:tab/>
        <w:tab/>
        <w:t xml:space="preserve">)</w:t>
      </w:r>
    </w:p>
    <w:p w:rsidR="00000000" w:rsidDel="00000000" w:rsidP="00000000" w:rsidRDefault="00000000" w:rsidRPr="00000000" w14:paraId="00000029">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ab/>
        <w:tab/>
        <w:t xml:space="preserve">)</w:t>
        <w:tab/>
        <w:t xml:space="preserve">I/D No.……</w:t>
      </w:r>
      <w:r w:rsidDel="00000000" w:rsidR="00000000" w:rsidRPr="00000000">
        <w:rPr>
          <w:rFonts w:ascii="Arial Narrow" w:cs="Arial Narrow" w:eastAsia="Arial Narrow" w:hAnsi="Arial Narrow"/>
          <w:b w:val="1"/>
          <w:rtl w:val="0"/>
        </w:rPr>
        <w:t xml:space="preserve"> 28503228</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A">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tab/>
        <w:tab/>
        <w:tab/>
        <w:t xml:space="preserve">)</w:t>
      </w:r>
    </w:p>
    <w:p w:rsidR="00000000" w:rsidDel="00000000" w:rsidP="00000000" w:rsidRDefault="00000000" w:rsidRPr="00000000" w14:paraId="0000002B">
      <w:pPr>
        <w:widowControl w:val="0"/>
        <w:tabs>
          <w:tab w:val="left" w:pos="-720"/>
        </w:tabs>
        <w:spacing w:after="12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COMMISSIONER FOR OATHS</w:t>
        <w:tab/>
        <w:tab/>
        <w:tab/>
        <w:tab/>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C">
      <w:pPr>
        <w:widowControl w:val="0"/>
        <w:tabs>
          <w:tab w:val="left" w:pos="-720"/>
        </w:tabs>
        <w:spacing w:after="120" w:line="360" w:lineRule="auto"/>
        <w:jc w:val="center"/>
        <w:rPr>
          <w:rFonts w:ascii="Arial Narrow" w:cs="Arial Narrow" w:eastAsia="Arial Narrow" w:hAnsi="Arial Narrow"/>
          <w:b w:val="1"/>
          <w:u w:val="single"/>
        </w:rPr>
      </w:pPr>
      <w:r w:rsidDel="00000000" w:rsidR="00000000" w:rsidRPr="00000000">
        <w:br w:type="page"/>
      </w:r>
      <w:r w:rsidDel="00000000" w:rsidR="00000000" w:rsidRPr="00000000">
        <w:rPr>
          <w:rFonts w:ascii="Arial Narrow" w:cs="Arial Narrow" w:eastAsia="Arial Narrow" w:hAnsi="Arial Narrow"/>
          <w:b w:val="1"/>
          <w:u w:val="single"/>
          <w:rtl w:val="0"/>
        </w:rPr>
        <w:t xml:space="preserve">CHARGE OVER TITLE NO. KAJIADO/KIPETO/14809</w:t>
      </w:r>
    </w:p>
    <w:p w:rsidR="00000000" w:rsidDel="00000000" w:rsidP="00000000" w:rsidRDefault="00000000" w:rsidRPr="00000000" w14:paraId="0000002D">
      <w:pPr>
        <w:widowControl w:val="0"/>
        <w:tabs>
          <w:tab w:val="left" w:pos="-720"/>
        </w:tabs>
        <w:spacing w:after="120" w:line="36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SPOUSAL CONSENT and CERTIFICATE OF INDEPENDENT LEGAL ADVICE</w:t>
      </w:r>
    </w:p>
    <w:p w:rsidR="00000000" w:rsidDel="00000000" w:rsidP="00000000" w:rsidRDefault="00000000" w:rsidRPr="00000000" w14:paraId="0000002E">
      <w:pPr>
        <w:widowControl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w:t>
      </w:r>
      <w:r w:rsidDel="00000000" w:rsidR="00000000" w:rsidRPr="00000000">
        <w:rPr>
          <w:rFonts w:ascii="Arial Narrow" w:cs="Arial Narrow" w:eastAsia="Arial Narrow" w:hAnsi="Arial Narrow"/>
          <w:b w:val="1"/>
          <w:highlight w:val="black"/>
          <w:rtl w:val="0"/>
        </w:rPr>
        <w:t xml:space="preserve">HELLEN NARSHIPAE NALONGOYO</w:t>
      </w:r>
      <w:r w:rsidDel="00000000" w:rsidR="00000000" w:rsidRPr="00000000">
        <w:rPr>
          <w:rFonts w:ascii="Arial Narrow" w:cs="Arial Narrow" w:eastAsia="Arial Narrow" w:hAnsi="Arial Narrow"/>
          <w:rtl w:val="0"/>
        </w:rPr>
        <w:t xml:space="preserve"> (I/D No. </w:t>
      </w:r>
      <w:r w:rsidDel="00000000" w:rsidR="00000000" w:rsidRPr="00000000">
        <w:rPr>
          <w:rFonts w:ascii="Arial Narrow" w:cs="Arial Narrow" w:eastAsia="Arial Narrow" w:hAnsi="Arial Narrow"/>
          <w:b w:val="1"/>
          <w:rtl w:val="0"/>
        </w:rPr>
        <w:t xml:space="preserve">28503228</w:t>
      </w:r>
      <w:r w:rsidDel="00000000" w:rsidR="00000000" w:rsidRPr="00000000">
        <w:rPr>
          <w:rFonts w:ascii="Arial Narrow" w:cs="Arial Narrow" w:eastAsia="Arial Narrow" w:hAnsi="Arial Narrow"/>
          <w:rtl w:val="0"/>
        </w:rPr>
        <w:t xml:space="preserve">) of Post Office Box Number 134, Kajiado, being the Spouse of </w:t>
      </w:r>
      <w:r w:rsidDel="00000000" w:rsidR="00000000" w:rsidRPr="00000000">
        <w:rPr>
          <w:rFonts w:ascii="Arial Narrow" w:cs="Arial Narrow" w:eastAsia="Arial Narrow" w:hAnsi="Arial Narrow"/>
          <w:b w:val="1"/>
          <w:highlight w:val="black"/>
          <w:rtl w:val="0"/>
        </w:rPr>
        <w:t xml:space="preserve">NALONGOYO OLE PARMUT</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hereby confirm that:-</w:t>
      </w:r>
    </w:p>
    <w:p w:rsidR="00000000" w:rsidDel="00000000" w:rsidP="00000000" w:rsidRDefault="00000000" w:rsidRPr="00000000" w14:paraId="0000002F">
      <w:pPr>
        <w:widowControl w:val="0"/>
        <w:tabs>
          <w:tab w:val="left" w:pos="-720"/>
        </w:tabs>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widowControl w:val="0"/>
        <w:numPr>
          <w:ilvl w:val="0"/>
          <w:numId w:val="2"/>
        </w:numPr>
        <w:tabs>
          <w:tab w:val="left" w:pos="-720"/>
        </w:tabs>
        <w:spacing w:line="360" w:lineRule="auto"/>
        <w:ind w:left="6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Charged property herein does form part of the matrimonial Property I hold with the Chargor who is the registered owner;</w:t>
      </w:r>
    </w:p>
    <w:p w:rsidR="00000000" w:rsidDel="00000000" w:rsidP="00000000" w:rsidRDefault="00000000" w:rsidRPr="00000000" w14:paraId="00000031">
      <w:pPr>
        <w:widowControl w:val="0"/>
        <w:numPr>
          <w:ilvl w:val="0"/>
          <w:numId w:val="2"/>
        </w:numPr>
        <w:tabs>
          <w:tab w:val="left" w:pos="-720"/>
        </w:tabs>
        <w:spacing w:line="360" w:lineRule="auto"/>
        <w:ind w:left="6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have understood the contents of this Instrument and authorized the offer of the Charged Property as security to the Chargee on the terms hereinbefore;</w:t>
      </w:r>
    </w:p>
    <w:p w:rsidR="00000000" w:rsidDel="00000000" w:rsidP="00000000" w:rsidRDefault="00000000" w:rsidRPr="00000000" w14:paraId="00000032">
      <w:pPr>
        <w:widowControl w:val="0"/>
        <w:numPr>
          <w:ilvl w:val="0"/>
          <w:numId w:val="2"/>
        </w:numPr>
        <w:tabs>
          <w:tab w:val="left" w:pos="-720"/>
        </w:tabs>
        <w:spacing w:line="360" w:lineRule="auto"/>
        <w:ind w:left="6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the remedies stipulated in this Security and the effect of Section 90 of the Land Act , 2012  ( “the LA”) as varied by prov</w:t>
      </w:r>
      <w:sdt>
        <w:sdtPr>
          <w:tag w:val="goog_rdk_2"/>
        </w:sdtPr>
        <w:sdtContent>
          <w:ins w:author="Karen Macharia" w:id="2" w:date="2021-06-20T10:55:46Z">
            <w:r w:rsidDel="00000000" w:rsidR="00000000" w:rsidRPr="00000000">
              <w:rPr>
                <w:rFonts w:ascii="Arial Narrow" w:cs="Arial Narrow" w:eastAsia="Arial Narrow" w:hAnsi="Arial Narrow"/>
                <w:rtl w:val="0"/>
              </w:rPr>
              <w:t xml:space="preserve">  </w:t>
            </w:r>
          </w:ins>
        </w:sdtContent>
      </w:sdt>
      <w:r w:rsidDel="00000000" w:rsidR="00000000" w:rsidRPr="00000000">
        <w:rPr>
          <w:rFonts w:ascii="Arial Narrow" w:cs="Arial Narrow" w:eastAsia="Arial Narrow" w:hAnsi="Arial Narrow"/>
          <w:rtl w:val="0"/>
        </w:rPr>
        <w:t xml:space="preserve">isions of this Security and I hereby agree that the Chargee may exercise the Remedies specified therein and more particularly its statutory powers of sale and of appointment of receiver with such express variations and additions as contained in this Security;</w:t>
      </w:r>
    </w:p>
    <w:p w:rsidR="00000000" w:rsidDel="00000000" w:rsidP="00000000" w:rsidRDefault="00000000" w:rsidRPr="00000000" w14:paraId="00000033">
      <w:pPr>
        <w:widowControl w:val="0"/>
        <w:numPr>
          <w:ilvl w:val="0"/>
          <w:numId w:val="2"/>
        </w:numPr>
        <w:tabs>
          <w:tab w:val="left" w:pos="-720"/>
        </w:tabs>
        <w:spacing w:line="360" w:lineRule="auto"/>
        <w:ind w:left="6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unconditionally and irrevocably grant authority for the Chargee’s rights under Sections 82 and 83 of the LA and the restrictions under section 87 of the LA to be noted against the above-mention title. I have read and had explained to me the above sections and confirm that I understand the same;</w:t>
      </w:r>
    </w:p>
    <w:p w:rsidR="00000000" w:rsidDel="00000000" w:rsidP="00000000" w:rsidRDefault="00000000" w:rsidRPr="00000000" w14:paraId="00000034">
      <w:pPr>
        <w:widowControl w:val="0"/>
        <w:numPr>
          <w:ilvl w:val="0"/>
          <w:numId w:val="2"/>
        </w:numPr>
        <w:tabs>
          <w:tab w:val="left" w:pos="-720"/>
        </w:tabs>
        <w:spacing w:line="360" w:lineRule="auto"/>
        <w:ind w:left="6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hereby confirm that I have not only obtained independent legal advice on the nature, effect and purport of the security herein created but that I also voluntarily executed this instrument and understood its contents;and </w:t>
      </w:r>
      <w:r w:rsidDel="00000000" w:rsidR="00000000" w:rsidRPr="00000000">
        <w:rPr>
          <w:rFonts w:ascii="Arial Narrow" w:cs="Arial Narrow" w:eastAsia="Arial Narrow" w:hAnsi="Arial Narrow"/>
          <w:b w:val="1"/>
          <w:rtl w:val="0"/>
        </w:rPr>
        <w:t xml:space="preserve">DO HEREBY CONSENT</w:t>
      </w:r>
      <w:r w:rsidDel="00000000" w:rsidR="00000000" w:rsidRPr="00000000">
        <w:rPr>
          <w:rFonts w:ascii="Arial Narrow" w:cs="Arial Narrow" w:eastAsia="Arial Narrow" w:hAnsi="Arial Narrow"/>
          <w:rtl w:val="0"/>
        </w:rPr>
        <w:t xml:space="preserve"> to the within written Charge.</w:t>
      </w:r>
    </w:p>
    <w:p w:rsidR="00000000" w:rsidDel="00000000" w:rsidP="00000000" w:rsidRDefault="00000000" w:rsidRPr="00000000" w14:paraId="00000035">
      <w:pPr>
        <w:widowControl w:val="0"/>
        <w:tabs>
          <w:tab w:val="left" w:pos="-720"/>
        </w:tabs>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0"/>
        <w:tabs>
          <w:tab w:val="left" w:pos="-720"/>
        </w:tabs>
        <w:spacing w:line="360" w:lineRule="auto"/>
        <w:jc w:val="both"/>
        <w:rPr>
          <w:rFonts w:ascii="Arial Narrow" w:cs="Arial Narrow" w:eastAsia="Arial Narrow" w:hAnsi="Arial Narrow"/>
          <w:i w:val="1"/>
        </w:rPr>
      </w:pPr>
      <w:r w:rsidDel="00000000" w:rsidR="00000000" w:rsidRPr="00000000">
        <w:rPr>
          <w:rFonts w:ascii="Arial Narrow" w:cs="Arial Narrow" w:eastAsia="Arial Narrow" w:hAnsi="Arial Narrow"/>
          <w:b w:val="1"/>
          <w:rtl w:val="0"/>
        </w:rPr>
        <w:tab/>
        <w:tab/>
        <w:tab/>
        <w:tab/>
        <w:tab/>
        <w:t xml:space="preserve">Signed:      ...................................................................</w:t>
      </w:r>
      <w:r w:rsidDel="00000000" w:rsidR="00000000" w:rsidRPr="00000000">
        <w:rPr>
          <w:rtl w:val="0"/>
        </w:rPr>
      </w:r>
    </w:p>
    <w:p w:rsidR="00000000" w:rsidDel="00000000" w:rsidP="00000000" w:rsidRDefault="00000000" w:rsidRPr="00000000" w14:paraId="00000037">
      <w:pPr>
        <w:widowControl w:val="0"/>
        <w:tabs>
          <w:tab w:val="left" w:pos="-720"/>
        </w:tabs>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 CERTIFY</w:t>
      </w:r>
      <w:r w:rsidDel="00000000" w:rsidR="00000000" w:rsidRPr="00000000">
        <w:rPr>
          <w:rFonts w:ascii="Arial Narrow" w:cs="Arial Narrow" w:eastAsia="Arial Narrow" w:hAnsi="Arial Narrow"/>
          <w:rtl w:val="0"/>
        </w:rPr>
        <w:t xml:space="preserve"> that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black"/>
          <w:rtl w:val="0"/>
        </w:rPr>
        <w:t xml:space="preserve">HELLEN NARSHIPAE NALONGOYO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the co-proprietor herein appeared before me on the…………….. day of ………………….……………………2017 and being identified by …………………………………/ being known to me acknowledged the above signature or mark to be his/hers/theirs and that he/she/they had freely and voluntarily executed this instrument and understood its contents that I duly discussed and proffered legal advise to her on the nature purport and effect of the documents creating the security herein and I am satisfied that she fully understood the same.</w:t>
      </w:r>
    </w:p>
    <w:p w:rsidR="00000000" w:rsidDel="00000000" w:rsidP="00000000" w:rsidRDefault="00000000" w:rsidRPr="00000000" w14:paraId="00000038">
      <w:pPr>
        <w:widowControl w:val="0"/>
        <w:tabs>
          <w:tab w:val="left" w:pos="-720"/>
        </w:tabs>
        <w:spacing w:after="12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sdt>
        <w:sdtPr>
          <w:tag w:val="goog_rdk_3"/>
        </w:sdtPr>
        <w:sdtContent>
          <w:ins w:author="Karen Macharia" w:id="3" w:date="2021-06-20T10:55:41Z">
            <w:r w:rsidDel="00000000" w:rsidR="00000000" w:rsidRPr="00000000">
              <w:rPr>
                <w:rFonts w:ascii="Arial Narrow" w:cs="Arial Narrow" w:eastAsia="Arial Narrow" w:hAnsi="Arial Narrow"/>
                <w:rtl w:val="0"/>
              </w:rPr>
              <w:t xml:space="preserve"> </w:t>
            </w:r>
          </w:ins>
        </w:sdtContent>
      </w:sdt>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9">
      <w:pPr>
        <w:ind w:left="2880" w:firstLine="72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ADVOCATE'S SIGNATURE</w:t>
      </w:r>
      <w:r w:rsidDel="00000000" w:rsidR="00000000" w:rsidRPr="00000000">
        <w:rPr>
          <w:rtl w:val="0"/>
        </w:rPr>
      </w:r>
    </w:p>
    <w:p w:rsidR="00000000" w:rsidDel="00000000" w:rsidP="00000000" w:rsidRDefault="00000000" w:rsidRPr="00000000" w14:paraId="0000003A">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04" w:hanging="504"/>
      </w:pPr>
      <w:rPr>
        <w:b w:val="1"/>
      </w:rPr>
    </w:lvl>
    <w:lvl w:ilvl="1">
      <w:start w:val="8"/>
      <w:numFmt w:val="decimal"/>
      <w:lvlText w:val="%2."/>
      <w:lvlJc w:val="left"/>
      <w:pPr>
        <w:ind w:left="504" w:hanging="504"/>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C1E9D"/>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ivf7tQxOdbX1lxDsb15WajKs9w==">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