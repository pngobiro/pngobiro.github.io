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rPr>
          <w:rFonts w:ascii="Arial Narrow" w:cs="Arial Narrow" w:eastAsia="Arial Narrow" w:hAnsi="Arial Narrow"/>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ageBreakBefore w:val="0"/>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KENYA SCHOOL OF LAW</w:t>
      </w:r>
    </w:p>
    <w:p w:rsidR="00000000" w:rsidDel="00000000" w:rsidP="00000000" w:rsidRDefault="00000000" w:rsidRPr="00000000" w14:paraId="00000003">
      <w:pPr>
        <w:pageBreakBefore w:val="0"/>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CONVEYANCING COURSE OUTLINE FOR 2018</w:t>
      </w:r>
    </w:p>
    <w:p w:rsidR="00000000" w:rsidDel="00000000" w:rsidP="00000000" w:rsidRDefault="00000000" w:rsidRPr="00000000" w14:paraId="00000005">
      <w:pPr>
        <w:pageBreakBefore w:val="0"/>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Teaching and Assessment</w:t>
      </w:r>
    </w:p>
    <w:p w:rsidR="00000000" w:rsidDel="00000000" w:rsidP="00000000" w:rsidRDefault="00000000" w:rsidRPr="00000000" w14:paraId="00000007">
      <w:pPr>
        <w:pageBreakBefore w:val="0"/>
        <w:spacing w:line="360" w:lineRule="auto"/>
        <w:ind w:left="1440" w:hanging="144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Teaching </w:t>
        <w:tab/>
        <w:t xml:space="preserve">The course is nine months duration. There will be 1x2 hours weekly sessions over approximately 26 weeks.</w:t>
      </w:r>
    </w:p>
    <w:p w:rsidR="00000000" w:rsidDel="00000000" w:rsidP="00000000" w:rsidRDefault="00000000" w:rsidRPr="00000000" w14:paraId="00000008">
      <w:pPr>
        <w:pageBreakBefore w:val="0"/>
        <w:spacing w:line="360" w:lineRule="auto"/>
        <w:ind w:left="1440" w:hanging="1440"/>
        <w:rPr>
          <w:rFonts w:ascii="Arial Narrow" w:cs="Arial Narrow" w:eastAsia="Arial Narrow" w:hAnsi="Arial Narrow"/>
        </w:rPr>
      </w:pPr>
      <w:r w:rsidDel="00000000" w:rsidR="00000000" w:rsidRPr="00000000">
        <w:rPr>
          <w:rFonts w:ascii="Arial Narrow" w:cs="Arial Narrow" w:eastAsia="Arial Narrow" w:hAnsi="Arial Narrow"/>
          <w:rtl w:val="0"/>
        </w:rPr>
        <w:t xml:space="preserve">Assessment</w:t>
        <w:tab/>
        <w:t xml:space="preserve">20% coursework</w:t>
      </w:r>
    </w:p>
    <w:p w:rsidR="00000000" w:rsidDel="00000000" w:rsidP="00000000" w:rsidRDefault="00000000" w:rsidRPr="00000000" w14:paraId="00000009">
      <w:pPr>
        <w:pageBreakBefore w:val="0"/>
        <w:spacing w:line="360" w:lineRule="auto"/>
        <w:ind w:left="1440" w:hanging="144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60%End of session written examinations</w:t>
      </w:r>
    </w:p>
    <w:p w:rsidR="00000000" w:rsidDel="00000000" w:rsidP="00000000" w:rsidRDefault="00000000" w:rsidRPr="00000000" w14:paraId="0000000A">
      <w:pPr>
        <w:pageBreakBefore w:val="0"/>
        <w:spacing w:line="360" w:lineRule="auto"/>
        <w:ind w:left="1440" w:hanging="1440"/>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20% oral exams</w:t>
      </w:r>
    </w:p>
    <w:p w:rsidR="00000000" w:rsidDel="00000000" w:rsidP="00000000" w:rsidRDefault="00000000" w:rsidRPr="00000000" w14:paraId="0000000B">
      <w:pPr>
        <w:pageBreakBefore w:val="0"/>
        <w:spacing w:line="360" w:lineRule="auto"/>
        <w:ind w:left="1440" w:hanging="144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Teaching Methods: We use Lecture Method, Case studies and Scenarios.</w:t>
        <w:tab/>
      </w:r>
    </w:p>
    <w:p w:rsidR="00000000" w:rsidDel="00000000" w:rsidP="00000000" w:rsidRDefault="00000000" w:rsidRPr="00000000" w14:paraId="0000000C">
      <w:pPr>
        <w:pageBreakBefore w:val="0"/>
        <w:spacing w:line="360" w:lineRule="auto"/>
        <w:ind w:left="1440" w:hanging="144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pageBreakBefore w:val="0"/>
        <w:spacing w:line="360" w:lineRule="auto"/>
        <w:ind w:left="1440" w:hanging="1440"/>
        <w:rPr>
          <w:rFonts w:ascii="Arial Narrow" w:cs="Arial Narrow" w:eastAsia="Arial Narrow" w:hAnsi="Arial Narrow"/>
        </w:rPr>
      </w:pPr>
      <w:r w:rsidDel="00000000" w:rsidR="00000000" w:rsidRPr="00000000">
        <w:rPr>
          <w:rFonts w:ascii="Arial Narrow" w:cs="Arial Narrow" w:eastAsia="Arial Narrow" w:hAnsi="Arial Narrow"/>
          <w:rtl w:val="0"/>
        </w:rPr>
        <w:t xml:space="preserve">TEXT BOOKS AND READINGS</w:t>
      </w:r>
    </w:p>
    <w:p w:rsidR="00000000" w:rsidDel="00000000" w:rsidP="00000000" w:rsidRDefault="00000000" w:rsidRPr="00000000" w14:paraId="0000000E">
      <w:pPr>
        <w:pageBreakBefore w:val="0"/>
        <w:spacing w:line="360" w:lineRule="auto"/>
        <w:ind w:left="1440" w:hanging="144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pageBreakBefore w:val="0"/>
        <w:spacing w:line="360" w:lineRule="auto"/>
        <w:ind w:left="1440" w:hanging="1440"/>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Recommended Text Books</w:t>
      </w:r>
    </w:p>
    <w:p w:rsidR="00000000" w:rsidDel="00000000" w:rsidP="00000000" w:rsidRDefault="00000000" w:rsidRPr="00000000" w14:paraId="00000010">
      <w:pPr>
        <w:pageBreakBefore w:val="0"/>
        <w:numPr>
          <w:ilvl w:val="0"/>
          <w:numId w:val="13"/>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P.L. Onalo Land Law and Conveyancing in Kenya (Law Africa, 2008)</w:t>
      </w:r>
    </w:p>
    <w:p w:rsidR="00000000" w:rsidDel="00000000" w:rsidP="00000000" w:rsidRDefault="00000000" w:rsidRPr="00000000" w14:paraId="00000011">
      <w:pPr>
        <w:pageBreakBefore w:val="0"/>
        <w:numPr>
          <w:ilvl w:val="0"/>
          <w:numId w:val="13"/>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 Ojienda, Conveyancing Laws Principles and Practice (Law Africa, 2008)</w:t>
      </w:r>
    </w:p>
    <w:p w:rsidR="00000000" w:rsidDel="00000000" w:rsidP="00000000" w:rsidRDefault="00000000" w:rsidRPr="00000000" w14:paraId="00000012">
      <w:pPr>
        <w:pageBreakBefore w:val="0"/>
        <w:numPr>
          <w:ilvl w:val="0"/>
          <w:numId w:val="13"/>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H.W.O. Okoth-Ogendo, Tenants of the Crown: Evolution of Agrarian Law &amp; Institutions in Kenya, (ACTS Press, Nairobi, 1991)</w:t>
      </w:r>
    </w:p>
    <w:p w:rsidR="00000000" w:rsidDel="00000000" w:rsidP="00000000" w:rsidRDefault="00000000" w:rsidRPr="00000000" w14:paraId="00000013">
      <w:pPr>
        <w:pageBreakBefore w:val="0"/>
        <w:numPr>
          <w:ilvl w:val="0"/>
          <w:numId w:val="13"/>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Jackson, Tudor (1986). The law of Kenya: An introduction. 3</w:t>
      </w:r>
      <w:r w:rsidDel="00000000" w:rsidR="00000000" w:rsidRPr="00000000">
        <w:rPr>
          <w:rFonts w:ascii="Arial Narrow" w:cs="Arial Narrow" w:eastAsia="Arial Narrow" w:hAnsi="Arial Narrow"/>
          <w:vertAlign w:val="superscript"/>
          <w:rtl w:val="0"/>
        </w:rPr>
        <w:t xml:space="preserve">rd</w:t>
      </w:r>
      <w:r w:rsidDel="00000000" w:rsidR="00000000" w:rsidRPr="00000000">
        <w:rPr>
          <w:rFonts w:ascii="Arial Narrow" w:cs="Arial Narrow" w:eastAsia="Arial Narrow" w:hAnsi="Arial Narrow"/>
          <w:rtl w:val="0"/>
        </w:rPr>
        <w:t xml:space="preserve"> Edition Nairobi: KLB</w:t>
      </w:r>
    </w:p>
    <w:p w:rsidR="00000000" w:rsidDel="00000000" w:rsidP="00000000" w:rsidRDefault="00000000" w:rsidRPr="00000000" w14:paraId="00000014">
      <w:pPr>
        <w:pageBreakBefore w:val="0"/>
        <w:numPr>
          <w:ilvl w:val="0"/>
          <w:numId w:val="13"/>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i w:val="0"/>
          <w:color w:val="545454"/>
          <w:highlight w:val="white"/>
          <w:rtl w:val="0"/>
        </w:rPr>
        <w:t xml:space="preserve">Smokin</w:t>
      </w:r>
      <w:r w:rsidDel="00000000" w:rsidR="00000000" w:rsidRPr="00000000">
        <w:rPr>
          <w:rFonts w:ascii="Arial Narrow" w:cs="Arial Narrow" w:eastAsia="Arial Narrow" w:hAnsi="Arial Narrow"/>
          <w:color w:val="545454"/>
          <w:highlight w:val="white"/>
          <w:rtl w:val="0"/>
        </w:rPr>
        <w:t xml:space="preserve"> C. </w:t>
      </w:r>
      <w:r w:rsidDel="00000000" w:rsidR="00000000" w:rsidRPr="00000000">
        <w:rPr>
          <w:rFonts w:ascii="Arial Narrow" w:cs="Arial Narrow" w:eastAsia="Arial Narrow" w:hAnsi="Arial Narrow"/>
          <w:i w:val="0"/>
          <w:color w:val="545454"/>
          <w:highlight w:val="white"/>
          <w:rtl w:val="0"/>
        </w:rPr>
        <w:t xml:space="preserve">Wanjala</w:t>
      </w:r>
      <w:r w:rsidDel="00000000" w:rsidR="00000000" w:rsidRPr="00000000">
        <w:rPr>
          <w:rFonts w:ascii="Arial Narrow" w:cs="Arial Narrow" w:eastAsia="Arial Narrow" w:hAnsi="Arial Narrow"/>
          <w:color w:val="545454"/>
          <w:highlight w:val="white"/>
          <w:rtl w:val="0"/>
        </w:rPr>
        <w:t xml:space="preserve">, </w:t>
      </w:r>
      <w:r w:rsidDel="00000000" w:rsidR="00000000" w:rsidRPr="00000000">
        <w:rPr>
          <w:rFonts w:ascii="Arial Narrow" w:cs="Arial Narrow" w:eastAsia="Arial Narrow" w:hAnsi="Arial Narrow"/>
          <w:i w:val="0"/>
          <w:color w:val="545454"/>
          <w:highlight w:val="white"/>
          <w:rtl w:val="0"/>
        </w:rPr>
        <w:t xml:space="preserve">Land Law</w:t>
      </w:r>
      <w:r w:rsidDel="00000000" w:rsidR="00000000" w:rsidRPr="00000000">
        <w:rPr>
          <w:rFonts w:ascii="Arial Narrow" w:cs="Arial Narrow" w:eastAsia="Arial Narrow" w:hAnsi="Arial Narrow"/>
          <w:color w:val="545454"/>
          <w:highlight w:val="white"/>
          <w:rtl w:val="0"/>
        </w:rPr>
        <w:t xml:space="preserve"> and </w:t>
      </w:r>
      <w:r w:rsidDel="00000000" w:rsidR="00000000" w:rsidRPr="00000000">
        <w:rPr>
          <w:rFonts w:ascii="Arial Narrow" w:cs="Arial Narrow" w:eastAsia="Arial Narrow" w:hAnsi="Arial Narrow"/>
          <w:i w:val="0"/>
          <w:color w:val="545454"/>
          <w:highlight w:val="white"/>
          <w:rtl w:val="0"/>
        </w:rPr>
        <w:t xml:space="preserve">Disputes in Kenya</w:t>
      </w:r>
      <w:r w:rsidDel="00000000" w:rsidR="00000000" w:rsidRPr="00000000">
        <w:rPr>
          <w:rFonts w:ascii="Arial Narrow" w:cs="Arial Narrow" w:eastAsia="Arial Narrow" w:hAnsi="Arial Narrow"/>
          <w:color w:val="545454"/>
          <w:highlight w:val="white"/>
          <w:rtl w:val="0"/>
        </w:rPr>
        <w:t xml:space="preserve"> (Nairobi: Oxford University Press, 1990)</w:t>
      </w:r>
      <w:r w:rsidDel="00000000" w:rsidR="00000000" w:rsidRPr="00000000">
        <w:rPr>
          <w:rtl w:val="0"/>
        </w:rPr>
      </w:r>
    </w:p>
    <w:p w:rsidR="00000000" w:rsidDel="00000000" w:rsidP="00000000" w:rsidRDefault="00000000" w:rsidRPr="00000000" w14:paraId="00000015">
      <w:pPr>
        <w:pageBreakBefore w:val="0"/>
        <w:numPr>
          <w:ilvl w:val="0"/>
          <w:numId w:val="13"/>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See E.G. Bowman and E.L.G. Taylor, The Elements of Conveyancing, Sweet and Maxwell, London, 1972</w:t>
      </w:r>
    </w:p>
    <w:p w:rsidR="00000000" w:rsidDel="00000000" w:rsidP="00000000" w:rsidRDefault="00000000" w:rsidRPr="00000000" w14:paraId="00000016">
      <w:pPr>
        <w:pageBreakBefore w:val="0"/>
        <w:numPr>
          <w:ilvl w:val="0"/>
          <w:numId w:val="13"/>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Abbey Robert M and Richards Mark B “A practical Approach to Conveyancing” (London) </w:t>
        <w:tab/>
        <w:t xml:space="preserve">Blackstone Press 2000</w:t>
      </w:r>
    </w:p>
    <w:p w:rsidR="00000000" w:rsidDel="00000000" w:rsidP="00000000" w:rsidRDefault="00000000" w:rsidRPr="00000000" w14:paraId="00000017">
      <w:pPr>
        <w:pageBreakBefore w:val="0"/>
        <w:tabs>
          <w:tab w:val="left" w:pos="720"/>
        </w:tabs>
        <w:spacing w:line="360" w:lineRule="auto"/>
        <w:ind w:left="10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Additional Reference Books &amp; Materials</w:t>
      </w:r>
    </w:p>
    <w:p w:rsidR="00000000" w:rsidDel="00000000" w:rsidP="00000000" w:rsidRDefault="00000000" w:rsidRPr="00000000" w14:paraId="00000019">
      <w:pPr>
        <w:pageBreakBefore w:val="0"/>
        <w:numPr>
          <w:ilvl w:val="0"/>
          <w:numId w:val="14"/>
        </w:numPr>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G.H. Treitel “the Law of Contract” (Lond) 11</w:t>
      </w:r>
      <w:r w:rsidDel="00000000" w:rsidR="00000000" w:rsidRPr="00000000">
        <w:rPr>
          <w:rFonts w:ascii="Arial Narrow" w:cs="Arial Narrow" w:eastAsia="Arial Narrow" w:hAnsi="Arial Narrow"/>
          <w:vertAlign w:val="superscript"/>
          <w:rtl w:val="0"/>
        </w:rPr>
        <w:t xml:space="preserve">th</w:t>
      </w:r>
      <w:r w:rsidDel="00000000" w:rsidR="00000000" w:rsidRPr="00000000">
        <w:rPr>
          <w:rFonts w:ascii="Arial Narrow" w:cs="Arial Narrow" w:eastAsia="Arial Narrow" w:hAnsi="Arial Narrow"/>
          <w:rtl w:val="0"/>
        </w:rPr>
        <w:t xml:space="preserve"> Edition Sweet &amp; Maxwell 2005</w:t>
      </w:r>
    </w:p>
    <w:p w:rsidR="00000000" w:rsidDel="00000000" w:rsidP="00000000" w:rsidRDefault="00000000" w:rsidRPr="00000000" w14:paraId="0000001A">
      <w:pPr>
        <w:pageBreakBefore w:val="0"/>
        <w:numPr>
          <w:ilvl w:val="0"/>
          <w:numId w:val="14"/>
        </w:numPr>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I.C.F. Spry “The Principles of Equitable Remedies” (Lond) Sweet &amp; Maxwell, 1997</w:t>
      </w:r>
    </w:p>
    <w:p w:rsidR="00000000" w:rsidDel="00000000" w:rsidP="00000000" w:rsidRDefault="00000000" w:rsidRPr="00000000" w14:paraId="0000001B">
      <w:pPr>
        <w:pageBreakBefore w:val="0"/>
        <w:numPr>
          <w:ilvl w:val="0"/>
          <w:numId w:val="14"/>
        </w:numPr>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Diane Chapple “Land Law” (Lond) Longman 2008</w:t>
      </w:r>
    </w:p>
    <w:p w:rsidR="00000000" w:rsidDel="00000000" w:rsidP="00000000" w:rsidRDefault="00000000" w:rsidRPr="00000000" w14:paraId="0000001C">
      <w:pPr>
        <w:pageBreakBefore w:val="0"/>
        <w:numPr>
          <w:ilvl w:val="0"/>
          <w:numId w:val="14"/>
        </w:numPr>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Halsburys Laws of England</w:t>
      </w:r>
    </w:p>
    <w:p w:rsidR="00000000" w:rsidDel="00000000" w:rsidP="00000000" w:rsidRDefault="00000000" w:rsidRPr="00000000" w14:paraId="0000001D">
      <w:pPr>
        <w:pageBreakBefore w:val="0"/>
        <w:numPr>
          <w:ilvl w:val="0"/>
          <w:numId w:val="14"/>
        </w:numPr>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Government of Kenya, Report on the Commission of Inquiry into Land Law Systems in Kenya on Principles of a National Land Policy Framework, Constitutional Position of Land and New Institutional Framework for Land Administration (Government Printer Nairobi 2002). The report is commonly referred to as the Njonjo Commission Report.</w:t>
      </w:r>
    </w:p>
    <w:p w:rsidR="00000000" w:rsidDel="00000000" w:rsidP="00000000" w:rsidRDefault="00000000" w:rsidRPr="00000000" w14:paraId="0000001E">
      <w:pPr>
        <w:pageBreakBefore w:val="0"/>
        <w:numPr>
          <w:ilvl w:val="0"/>
          <w:numId w:val="14"/>
        </w:numPr>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C.N. Musembi &amp; P. Kameri-Mbote P,” Mobility, Marginality and Tenure Transformation in Kenya: Exploration of Community Property Rights in Law and Practice,” Nomadic Peoples Volume 17 (1). 2013.</w:t>
      </w:r>
    </w:p>
    <w:p w:rsidR="00000000" w:rsidDel="00000000" w:rsidP="00000000" w:rsidRDefault="00000000" w:rsidRPr="00000000" w14:paraId="0000001F">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Articles</w:t>
      </w:r>
    </w:p>
    <w:p w:rsidR="00000000" w:rsidDel="00000000" w:rsidP="00000000" w:rsidRDefault="00000000" w:rsidRPr="00000000" w14:paraId="00000020">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w:t>
        <w:tab/>
        <w:t xml:space="preserve">The Torrens System of Registration</w:t>
      </w:r>
    </w:p>
    <w:p w:rsidR="00000000" w:rsidDel="00000000" w:rsidP="00000000" w:rsidRDefault="00000000" w:rsidRPr="00000000" w14:paraId="00000021">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Additional Reference Materials</w:t>
      </w:r>
    </w:p>
    <w:p w:rsidR="00000000" w:rsidDel="00000000" w:rsidP="00000000" w:rsidRDefault="00000000" w:rsidRPr="00000000" w14:paraId="00000022">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tab/>
        <w:t xml:space="preserve">Republic of Kenya Sessional Paper Number 3 of 2009 on National Land Policy (Government Printers, Nairobi, 2009)</w:t>
      </w:r>
    </w:p>
    <w:p w:rsidR="00000000" w:rsidDel="00000000" w:rsidP="00000000" w:rsidRDefault="00000000" w:rsidRPr="00000000" w14:paraId="00000023">
      <w:pPr>
        <w:pageBreakBefore w:val="0"/>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tab/>
        <w:t xml:space="preserve">Law Society Conditions of Sale 2015</w:t>
      </w:r>
    </w:p>
    <w:p w:rsidR="00000000" w:rsidDel="00000000" w:rsidP="00000000" w:rsidRDefault="00000000" w:rsidRPr="00000000" w14:paraId="00000025">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tab/>
        <w:t xml:space="preserve">Law Society Conditions of Sale 1989</w:t>
      </w:r>
    </w:p>
    <w:p w:rsidR="00000000" w:rsidDel="00000000" w:rsidP="00000000" w:rsidRDefault="00000000" w:rsidRPr="00000000" w14:paraId="00000026">
      <w:pPr>
        <w:pageBreakBefore w:val="0"/>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STATUTES</w:t>
      </w:r>
    </w:p>
    <w:p w:rsidR="00000000" w:rsidDel="00000000" w:rsidP="00000000" w:rsidRDefault="00000000" w:rsidRPr="00000000" w14:paraId="00000028">
      <w:pPr>
        <w:pageBreakBefore w:val="0"/>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following Statutes are Mandatory</w:t>
      </w:r>
    </w:p>
    <w:p w:rsidR="00000000" w:rsidDel="00000000" w:rsidP="00000000" w:rsidRDefault="00000000" w:rsidRPr="00000000" w14:paraId="0000002A">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Advocates Act</w:t>
      </w:r>
    </w:p>
    <w:p w:rsidR="00000000" w:rsidDel="00000000" w:rsidP="00000000" w:rsidRDefault="00000000" w:rsidRPr="00000000" w14:paraId="0000002B">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Community Land Act No. 27 of 2016</w:t>
      </w:r>
    </w:p>
    <w:p w:rsidR="00000000" w:rsidDel="00000000" w:rsidP="00000000" w:rsidRDefault="00000000" w:rsidRPr="00000000" w14:paraId="0000002C">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Constitution of Kenya 2010</w:t>
      </w:r>
    </w:p>
    <w:p w:rsidR="00000000" w:rsidDel="00000000" w:rsidP="00000000" w:rsidRDefault="00000000" w:rsidRPr="00000000" w14:paraId="0000002D">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Law of Contract Act Cap 23</w:t>
      </w:r>
    </w:p>
    <w:p w:rsidR="00000000" w:rsidDel="00000000" w:rsidP="00000000" w:rsidRDefault="00000000" w:rsidRPr="00000000" w14:paraId="0000002E">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Registration of Documents Act 285</w:t>
      </w:r>
    </w:p>
    <w:p w:rsidR="00000000" w:rsidDel="00000000" w:rsidP="00000000" w:rsidRDefault="00000000" w:rsidRPr="00000000" w14:paraId="0000002F">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Sectional Properties Act 21 of 1987</w:t>
      </w:r>
    </w:p>
    <w:p w:rsidR="00000000" w:rsidDel="00000000" w:rsidP="00000000" w:rsidRDefault="00000000" w:rsidRPr="00000000" w14:paraId="00000030">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Land Act 6 of 2012</w:t>
      </w:r>
    </w:p>
    <w:p w:rsidR="00000000" w:rsidDel="00000000" w:rsidP="00000000" w:rsidRDefault="00000000" w:rsidRPr="00000000" w14:paraId="00000031">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Land Laws Amendment Act No. 28 of 2016</w:t>
      </w:r>
    </w:p>
    <w:p w:rsidR="00000000" w:rsidDel="00000000" w:rsidP="00000000" w:rsidRDefault="00000000" w:rsidRPr="00000000" w14:paraId="00000032">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Land Registration Act 3 of 2012</w:t>
      </w:r>
    </w:p>
    <w:p w:rsidR="00000000" w:rsidDel="00000000" w:rsidP="00000000" w:rsidRDefault="00000000" w:rsidRPr="00000000" w14:paraId="00000033">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National Land Commission Act No. 5 of 2012</w:t>
      </w:r>
    </w:p>
    <w:p w:rsidR="00000000" w:rsidDel="00000000" w:rsidP="00000000" w:rsidRDefault="00000000" w:rsidRPr="00000000" w14:paraId="00000034">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Environment and Land Court Act No. 19 of 2011</w:t>
      </w:r>
    </w:p>
    <w:p w:rsidR="00000000" w:rsidDel="00000000" w:rsidP="00000000" w:rsidRDefault="00000000" w:rsidRPr="00000000" w14:paraId="00000035">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Matrimonial Property Act 49 of 2013</w:t>
      </w:r>
    </w:p>
    <w:p w:rsidR="00000000" w:rsidDel="00000000" w:rsidP="00000000" w:rsidRDefault="00000000" w:rsidRPr="00000000" w14:paraId="00000036">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Stamp Duty Act  Cap 480</w:t>
      </w:r>
    </w:p>
    <w:p w:rsidR="00000000" w:rsidDel="00000000" w:rsidP="00000000" w:rsidRDefault="00000000" w:rsidRPr="00000000" w14:paraId="00000037">
      <w:pPr>
        <w:pageBreakBefore w:val="0"/>
        <w:numPr>
          <w:ilvl w:val="0"/>
          <w:numId w:val="15"/>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Land Control Act Chapter 302 </w:t>
      </w:r>
    </w:p>
    <w:p w:rsidR="00000000" w:rsidDel="00000000" w:rsidP="00000000" w:rsidRDefault="00000000" w:rsidRPr="00000000" w14:paraId="00000038">
      <w:pPr>
        <w:pageBreakBefore w:val="0"/>
        <w:tabs>
          <w:tab w:val="left" w:pos="720"/>
        </w:tabs>
        <w:spacing w:line="360" w:lineRule="auto"/>
        <w:ind w:left="1800" w:hanging="180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pageBreakBefore w:val="0"/>
        <w:tabs>
          <w:tab w:val="left" w:pos="720"/>
        </w:tabs>
        <w:spacing w:line="360" w:lineRule="auto"/>
        <w:ind w:left="1800" w:hanging="180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following statutes are optional for further reference</w:t>
      </w:r>
    </w:p>
    <w:p w:rsidR="00000000" w:rsidDel="00000000" w:rsidP="00000000" w:rsidRDefault="00000000" w:rsidRPr="00000000" w14:paraId="0000003B">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Land Control Act 302</w:t>
      </w:r>
    </w:p>
    <w:p w:rsidR="00000000" w:rsidDel="00000000" w:rsidP="00000000" w:rsidRDefault="00000000" w:rsidRPr="00000000" w14:paraId="0000003C">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Rent Restriction Act 296</w:t>
      </w:r>
    </w:p>
    <w:p w:rsidR="00000000" w:rsidDel="00000000" w:rsidP="00000000" w:rsidRDefault="00000000" w:rsidRPr="00000000" w14:paraId="0000003D">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Landlord &amp; Tenants (Shops Hotels &amp; Catering Establishments)  Act 301</w:t>
      </w:r>
    </w:p>
    <w:p w:rsidR="00000000" w:rsidDel="00000000" w:rsidP="00000000" w:rsidRDefault="00000000" w:rsidRPr="00000000" w14:paraId="0000003E">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Companies Act 486</w:t>
      </w:r>
    </w:p>
    <w:p w:rsidR="00000000" w:rsidDel="00000000" w:rsidP="00000000" w:rsidRDefault="00000000" w:rsidRPr="00000000" w14:paraId="0000003F">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Companies Act 2015</w:t>
      </w:r>
    </w:p>
    <w:p w:rsidR="00000000" w:rsidDel="00000000" w:rsidP="00000000" w:rsidRDefault="00000000" w:rsidRPr="00000000" w14:paraId="00000040">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County Governments Act No. 17 of 2012</w:t>
      </w:r>
    </w:p>
    <w:p w:rsidR="00000000" w:rsidDel="00000000" w:rsidP="00000000" w:rsidRDefault="00000000" w:rsidRPr="00000000" w14:paraId="00000041">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Transfer of Property Act 1882(Group 8) Laws of Kenya</w:t>
      </w:r>
    </w:p>
    <w:p w:rsidR="00000000" w:rsidDel="00000000" w:rsidP="00000000" w:rsidRDefault="00000000" w:rsidRPr="00000000" w14:paraId="00000042">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Registered Land Act (cap 300) Laws of Kenya Now repealsed</w:t>
      </w:r>
    </w:p>
    <w:p w:rsidR="00000000" w:rsidDel="00000000" w:rsidP="00000000" w:rsidRDefault="00000000" w:rsidRPr="00000000" w14:paraId="00000043">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Registration of Titles Act (cap 281) Laws of Kenya now repealed</w:t>
      </w:r>
    </w:p>
    <w:p w:rsidR="00000000" w:rsidDel="00000000" w:rsidP="00000000" w:rsidRDefault="00000000" w:rsidRPr="00000000" w14:paraId="00000044">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Land Titles Act (Cap 28) Laws of Kenya</w:t>
      </w:r>
    </w:p>
    <w:p w:rsidR="00000000" w:rsidDel="00000000" w:rsidP="00000000" w:rsidRDefault="00000000" w:rsidRPr="00000000" w14:paraId="00000045">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Government Lands Act (Cap 280) Laws of Kenya</w:t>
      </w:r>
    </w:p>
    <w:p w:rsidR="00000000" w:rsidDel="00000000" w:rsidP="00000000" w:rsidRDefault="00000000" w:rsidRPr="00000000" w14:paraId="00000046">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Insolvency Act 2015</w:t>
      </w:r>
    </w:p>
    <w:p w:rsidR="00000000" w:rsidDel="00000000" w:rsidP="00000000" w:rsidRDefault="00000000" w:rsidRPr="00000000" w14:paraId="00000047">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Auctioneers’ Act 5 of 1996</w:t>
      </w:r>
    </w:p>
    <w:p w:rsidR="00000000" w:rsidDel="00000000" w:rsidP="00000000" w:rsidRDefault="00000000" w:rsidRPr="00000000" w14:paraId="00000048">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Physical Planning Act (No. 6 of 1996)</w:t>
      </w:r>
    </w:p>
    <w:p w:rsidR="00000000" w:rsidDel="00000000" w:rsidP="00000000" w:rsidRDefault="00000000" w:rsidRPr="00000000" w14:paraId="00000049">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Urban Areas and Cities (Act No. 13 of 2011)</w:t>
      </w:r>
    </w:p>
    <w:p w:rsidR="00000000" w:rsidDel="00000000" w:rsidP="00000000" w:rsidRDefault="00000000" w:rsidRPr="00000000" w14:paraId="0000004A">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Valuers Act Chapter 532</w:t>
      </w:r>
    </w:p>
    <w:p w:rsidR="00000000" w:rsidDel="00000000" w:rsidP="00000000" w:rsidRDefault="00000000" w:rsidRPr="00000000" w14:paraId="0000004B">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Income Tax Act Chapter 470 of the Laws of Kenya</w:t>
      </w:r>
    </w:p>
    <w:p w:rsidR="00000000" w:rsidDel="00000000" w:rsidP="00000000" w:rsidRDefault="00000000" w:rsidRPr="00000000" w14:paraId="0000004C">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Architects and Quantity Surveyors Act Chapter 525</w:t>
      </w:r>
    </w:p>
    <w:p w:rsidR="00000000" w:rsidDel="00000000" w:rsidP="00000000" w:rsidRDefault="00000000" w:rsidRPr="00000000" w14:paraId="0000004D">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Marriage Act No. 4 of 2014</w:t>
      </w:r>
    </w:p>
    <w:p w:rsidR="00000000" w:rsidDel="00000000" w:rsidP="00000000" w:rsidRDefault="00000000" w:rsidRPr="00000000" w14:paraId="0000004E">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Succession Act Chapter 160 of the Laws of Kenya</w:t>
      </w:r>
    </w:p>
    <w:p w:rsidR="00000000" w:rsidDel="00000000" w:rsidP="00000000" w:rsidRDefault="00000000" w:rsidRPr="00000000" w14:paraId="0000004F">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Valuation for Rating Act (Cap 266_)</w:t>
      </w:r>
    </w:p>
    <w:p w:rsidR="00000000" w:rsidDel="00000000" w:rsidP="00000000" w:rsidRDefault="00000000" w:rsidRPr="00000000" w14:paraId="00000050">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Rating Act (Cap 267) </w:t>
      </w:r>
    </w:p>
    <w:p w:rsidR="00000000" w:rsidDel="00000000" w:rsidP="00000000" w:rsidRDefault="00000000" w:rsidRPr="00000000" w14:paraId="00000051">
      <w:pPr>
        <w:pageBreakBefore w:val="0"/>
        <w:numPr>
          <w:ilvl w:val="0"/>
          <w:numId w:val="1"/>
        </w:numPr>
        <w:tabs>
          <w:tab w:val="left" w:pos="720"/>
        </w:tabs>
        <w:spacing w:line="360" w:lineRule="auto"/>
        <w:ind w:left="72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County Government Act No. 17 of 2012</w:t>
      </w:r>
    </w:p>
    <w:p w:rsidR="00000000" w:rsidDel="00000000" w:rsidP="00000000" w:rsidRDefault="00000000" w:rsidRPr="00000000" w14:paraId="00000052">
      <w:pPr>
        <w:pageBreakBefore w:val="0"/>
        <w:tabs>
          <w:tab w:val="left" w:pos="720"/>
        </w:tabs>
        <w:spacing w:line="360" w:lineRule="auto"/>
        <w:ind w:left="10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pageBreakBefore w:val="0"/>
        <w:tabs>
          <w:tab w:val="left" w:pos="720"/>
        </w:tabs>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IMPORTANT LEGAL NOTICES</w:t>
      </w:r>
    </w:p>
    <w:p w:rsidR="00000000" w:rsidDel="00000000" w:rsidP="00000000" w:rsidRDefault="00000000" w:rsidRPr="00000000" w14:paraId="00000054">
      <w:pPr>
        <w:pageBreakBefore w:val="0"/>
        <w:tabs>
          <w:tab w:val="left" w:pos="720"/>
        </w:tabs>
        <w:spacing w:line="360" w:lineRule="auto"/>
        <w:ind w:left="10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Land Act (Extension and Renewal of Leases) Rules , 2017 (Legal Notice No. 281)</w:t>
      </w:r>
    </w:p>
    <w:p w:rsidR="00000000" w:rsidDel="00000000" w:rsidP="00000000" w:rsidRDefault="00000000" w:rsidRPr="00000000" w14:paraId="00000056">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Land Registration (General) Regulations 2017 (Legal Notice No. 278)</w:t>
      </w:r>
    </w:p>
    <w:p w:rsidR="00000000" w:rsidDel="00000000" w:rsidP="00000000" w:rsidRDefault="00000000" w:rsidRPr="00000000" w14:paraId="00000057">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The Land Regulations, 2017 (Legal Notice No. 280)</w:t>
      </w:r>
    </w:p>
    <w:p w:rsidR="00000000" w:rsidDel="00000000" w:rsidP="00000000" w:rsidRDefault="00000000" w:rsidRPr="00000000" w14:paraId="00000058">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National Land Commission (Investigation of Historical Land Injustices) Regulations, 2017 (Legal Notice No. 258)</w:t>
      </w:r>
    </w:p>
    <w:p w:rsidR="00000000" w:rsidDel="00000000" w:rsidP="00000000" w:rsidRDefault="00000000" w:rsidRPr="00000000" w14:paraId="00000059">
      <w:pPr>
        <w:pageBreakBefore w:val="0"/>
        <w:tabs>
          <w:tab w:val="left" w:pos="720"/>
        </w:tabs>
        <w:spacing w:line="360" w:lineRule="auto"/>
        <w:ind w:left="720" w:hanging="72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pageBreakBefore w:val="0"/>
        <w:tabs>
          <w:tab w:val="left" w:pos="720"/>
        </w:tabs>
        <w:spacing w:line="360" w:lineRule="auto"/>
        <w:ind w:left="720" w:hanging="72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B">
      <w:pPr>
        <w:pageBreakBefore w:val="0"/>
        <w:tabs>
          <w:tab w:val="left" w:pos="720"/>
        </w:tabs>
        <w:spacing w:line="360" w:lineRule="auto"/>
        <w:ind w:left="720" w:hanging="72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C">
      <w:pPr>
        <w:pageBreakBefore w:val="0"/>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AIMS AND OBJECTIVES OF THE COURSE</w:t>
      </w:r>
    </w:p>
    <w:p w:rsidR="00000000" w:rsidDel="00000000" w:rsidP="00000000" w:rsidRDefault="00000000" w:rsidRPr="00000000" w14:paraId="0000005D">
      <w:pPr>
        <w:pageBreakBefore w:val="0"/>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E">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main aim of the course is to ensure that the student obtain an understanding of the general principles of conveyancing law and practice and familirise the students with the concepts and protocols of conveyancing. This enables the students to identify the critical stages of a conveyancing transaction and ensure they can plan and complete all the stages of a freehold or leasehold conveyance, including drafting.</w:t>
      </w:r>
    </w:p>
    <w:p w:rsidR="00000000" w:rsidDel="00000000" w:rsidP="00000000" w:rsidRDefault="00000000" w:rsidRPr="00000000" w14:paraId="0000005F">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Knowledge of land law is presupposed while knowledge of Contract law, Succession Law and Equity is critical.</w:t>
      </w:r>
    </w:p>
    <w:p w:rsidR="00000000" w:rsidDel="00000000" w:rsidP="00000000" w:rsidRDefault="00000000" w:rsidRPr="00000000" w14:paraId="00000061">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course is designed to ensure that the student appreciates the role of an advocate as the necessary intruder in conveyancing transaction.</w:t>
      </w:r>
    </w:p>
    <w:p w:rsidR="00000000" w:rsidDel="00000000" w:rsidP="00000000" w:rsidRDefault="00000000" w:rsidRPr="00000000" w14:paraId="00000063">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Third, the course is also intended to ensure that the student develops an appreciation of how the drafting of conveyancing instruments does determine the legal consequences and effect of those instruments.</w:t>
      </w:r>
    </w:p>
    <w:p w:rsidR="00000000" w:rsidDel="00000000" w:rsidP="00000000" w:rsidRDefault="00000000" w:rsidRPr="00000000" w14:paraId="00000065">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Most importantly, the student must be able to draft, stamp and register various conveyancing instruments and understand all procedures preceding registration including valuation, stamping and obtaining the requisite completion documents..</w:t>
      </w:r>
    </w:p>
    <w:p w:rsidR="00000000" w:rsidDel="00000000" w:rsidP="00000000" w:rsidRDefault="00000000" w:rsidRPr="00000000" w14:paraId="00000067">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8">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OUTLINE OF THE COURSE</w:t>
      </w:r>
    </w:p>
    <w:p w:rsidR="00000000" w:rsidDel="00000000" w:rsidP="00000000" w:rsidRDefault="00000000" w:rsidRPr="00000000" w14:paraId="00000069">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tab/>
        <w:t xml:space="preserve">INTRODUCTION TO CONVEYANCING</w:t>
      </w:r>
    </w:p>
    <w:p w:rsidR="00000000" w:rsidDel="00000000" w:rsidP="00000000" w:rsidRDefault="00000000" w:rsidRPr="00000000" w14:paraId="0000006B">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subject introduces and covers the history of conveyancing generally, firstly in the United Kingdom (1535) and then in Kenya from 1897. The basics in law are covered especially the various interests and tenure in land. The element also introduces all the applicable statutes and their purport.</w:t>
      </w:r>
    </w:p>
    <w:p w:rsidR="00000000" w:rsidDel="00000000" w:rsidP="00000000" w:rsidRDefault="00000000" w:rsidRPr="00000000" w14:paraId="0000006C">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nature debate and the conceptual framework of conveyancing is discussed. Is conveyancing </w:t>
      </w:r>
    </w:p>
    <w:p w:rsidR="00000000" w:rsidDel="00000000" w:rsidP="00000000" w:rsidRDefault="00000000" w:rsidRPr="00000000" w14:paraId="0000006D">
      <w:pPr>
        <w:pageBreakBefore w:val="0"/>
        <w:numPr>
          <w:ilvl w:val="1"/>
          <w:numId w:val="15"/>
        </w:numPr>
        <w:spacing w:line="360" w:lineRule="auto"/>
        <w:ind w:left="180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Contractual</w:t>
      </w:r>
    </w:p>
    <w:p w:rsidR="00000000" w:rsidDel="00000000" w:rsidP="00000000" w:rsidRDefault="00000000" w:rsidRPr="00000000" w14:paraId="0000006E">
      <w:pPr>
        <w:pageBreakBefore w:val="0"/>
        <w:numPr>
          <w:ilvl w:val="1"/>
          <w:numId w:val="15"/>
        </w:numPr>
        <w:spacing w:line="360" w:lineRule="auto"/>
        <w:ind w:left="180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Jurisdictional </w:t>
      </w:r>
    </w:p>
    <w:p w:rsidR="00000000" w:rsidDel="00000000" w:rsidP="00000000" w:rsidRDefault="00000000" w:rsidRPr="00000000" w14:paraId="0000006F">
      <w:pPr>
        <w:pageBreakBefore w:val="0"/>
        <w:numPr>
          <w:ilvl w:val="1"/>
          <w:numId w:val="15"/>
        </w:numPr>
        <w:spacing w:line="360" w:lineRule="auto"/>
        <w:ind w:left="180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Or a hybrid of both</w:t>
      </w:r>
    </w:p>
    <w:p w:rsidR="00000000" w:rsidDel="00000000" w:rsidP="00000000" w:rsidRDefault="00000000" w:rsidRPr="00000000" w14:paraId="00000070">
      <w:pPr>
        <w:pageBreakBefore w:val="0"/>
        <w:spacing w:line="360" w:lineRule="auto"/>
        <w:ind w:left="36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Conveyancing Definition and Scope</w:t>
      </w:r>
    </w:p>
    <w:p w:rsidR="00000000" w:rsidDel="00000000" w:rsidP="00000000" w:rsidRDefault="00000000" w:rsidRPr="00000000" w14:paraId="00000072">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Definition of Conveyancing</w:t>
      </w:r>
    </w:p>
    <w:p w:rsidR="00000000" w:rsidDel="00000000" w:rsidP="00000000" w:rsidRDefault="00000000" w:rsidRPr="00000000" w14:paraId="00000073">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The Nature of Conveyancing</w:t>
      </w:r>
    </w:p>
    <w:p w:rsidR="00000000" w:rsidDel="00000000" w:rsidP="00000000" w:rsidRDefault="00000000" w:rsidRPr="00000000" w14:paraId="00000074">
      <w:pPr>
        <w:pageBreakBefore w:val="0"/>
        <w:spacing w:line="360" w:lineRule="auto"/>
        <w:ind w:left="36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w:t>
        <w:tab/>
        <w:t xml:space="preserve">The History of Conveyancing</w:t>
      </w:r>
    </w:p>
    <w:p w:rsidR="00000000" w:rsidDel="00000000" w:rsidP="00000000" w:rsidRDefault="00000000" w:rsidRPr="00000000" w14:paraId="00000076">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w:t>
        <w:tab/>
        <w:t xml:space="preserve">The History of Conveyancing Law in the United Kingdom from 1535 to 1925</w:t>
      </w:r>
    </w:p>
    <w:p w:rsidR="00000000" w:rsidDel="00000000" w:rsidP="00000000" w:rsidRDefault="00000000" w:rsidRPr="00000000" w14:paraId="00000077">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1.2.2    Land Tenure System in Kenya pre-colonization</w:t>
      </w:r>
    </w:p>
    <w:p w:rsidR="00000000" w:rsidDel="00000000" w:rsidP="00000000" w:rsidRDefault="00000000" w:rsidRPr="00000000" w14:paraId="00000078">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w:t>
        <w:tab/>
        <w:t xml:space="preserve">Historical Background of Land Law and Conveyancing in Kenya from 1897 to 2015 </w:t>
      </w:r>
    </w:p>
    <w:p w:rsidR="00000000" w:rsidDel="00000000" w:rsidP="00000000" w:rsidRDefault="00000000" w:rsidRPr="00000000" w14:paraId="00000079">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1.2.3.1</w:t>
        <w:tab/>
        <w:tab/>
        <w:t xml:space="preserve">The Registration of Documents Act (Cap 285)</w:t>
      </w:r>
    </w:p>
    <w:p w:rsidR="00000000" w:rsidDel="00000000" w:rsidP="00000000" w:rsidRDefault="00000000" w:rsidRPr="00000000" w14:paraId="0000007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1.2.3.2 </w:t>
        <w:tab/>
        <w:t xml:space="preserve">The Land Titles Act (Cap 283) Repealed</w:t>
      </w:r>
    </w:p>
    <w:p w:rsidR="00000000" w:rsidDel="00000000" w:rsidP="00000000" w:rsidRDefault="00000000" w:rsidRPr="00000000" w14:paraId="0000007B">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1.2.3.3</w:t>
        <w:tab/>
        <w:tab/>
        <w:t xml:space="preserve">The Government Lands Act (Cap 280) Repealed</w:t>
      </w:r>
    </w:p>
    <w:p w:rsidR="00000000" w:rsidDel="00000000" w:rsidP="00000000" w:rsidRDefault="00000000" w:rsidRPr="00000000" w14:paraId="0000007C">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1.2.3.4 </w:t>
        <w:tab/>
        <w:t xml:space="preserve"> Registration of Titles Act (Cap 281) Repealed</w:t>
      </w:r>
    </w:p>
    <w:p w:rsidR="00000000" w:rsidDel="00000000" w:rsidP="00000000" w:rsidRDefault="00000000" w:rsidRPr="00000000" w14:paraId="0000007D">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1.2.3.5</w:t>
        <w:tab/>
        <w:t xml:space="preserve"> </w:t>
        <w:tab/>
        <w:t xml:space="preserve"> The Indian Transfer of Property Act of 1882 Repealed</w:t>
        <w:tab/>
        <w:t xml:space="preserve"> </w:t>
      </w:r>
    </w:p>
    <w:p w:rsidR="00000000" w:rsidDel="00000000" w:rsidP="00000000" w:rsidRDefault="00000000" w:rsidRPr="00000000" w14:paraId="0000007E">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1.2.3.6 </w:t>
        <w:tab/>
        <w:t xml:space="preserve"> The Registered Land Act (Cap 300) Repealed</w:t>
      </w:r>
    </w:p>
    <w:p w:rsidR="00000000" w:rsidDel="00000000" w:rsidP="00000000" w:rsidRDefault="00000000" w:rsidRPr="00000000" w14:paraId="0000007F">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1.2.3.7  </w:t>
        <w:tab/>
        <w:t xml:space="preserve">The Sectional Properties Act (1987)</w:t>
      </w:r>
    </w:p>
    <w:p w:rsidR="00000000" w:rsidDel="00000000" w:rsidP="00000000" w:rsidRDefault="00000000" w:rsidRPr="00000000" w14:paraId="00000080">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1.2.3.8  </w:t>
        <w:tab/>
        <w:t xml:space="preserve"> The Constitution 2010</w:t>
      </w:r>
    </w:p>
    <w:p w:rsidR="00000000" w:rsidDel="00000000" w:rsidP="00000000" w:rsidRDefault="00000000" w:rsidRPr="00000000" w14:paraId="00000081">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1.2.3.9  </w:t>
        <w:tab/>
        <w:t xml:space="preserve">The Land Registration Act</w:t>
      </w:r>
    </w:p>
    <w:p w:rsidR="00000000" w:rsidDel="00000000" w:rsidP="00000000" w:rsidRDefault="00000000" w:rsidRPr="00000000" w14:paraId="00000082">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1.2.3.10. </w:t>
        <w:tab/>
        <w:t xml:space="preserve"> The Land Act</w:t>
      </w:r>
    </w:p>
    <w:p w:rsidR="00000000" w:rsidDel="00000000" w:rsidP="00000000" w:rsidRDefault="00000000" w:rsidRPr="00000000" w14:paraId="00000083">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1.2.3.11</w:t>
        <w:tab/>
        <w:t xml:space="preserve">Community Land Act</w:t>
      </w:r>
    </w:p>
    <w:p w:rsidR="00000000" w:rsidDel="00000000" w:rsidP="00000000" w:rsidRDefault="00000000" w:rsidRPr="00000000" w14:paraId="00000084">
      <w:pPr>
        <w:pageBreakBefore w:val="0"/>
        <w:widowControl w:val="1"/>
        <w:spacing w:line="360" w:lineRule="auto"/>
        <w:ind w:firstLine="737"/>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pageBreakBefore w:val="0"/>
        <w:widowControl w:val="1"/>
        <w:spacing w:line="360" w:lineRule="auto"/>
        <w:ind w:firstLine="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CASE LAW</w:t>
      </w:r>
    </w:p>
    <w:p w:rsidR="00000000" w:rsidDel="00000000" w:rsidP="00000000" w:rsidRDefault="00000000" w:rsidRPr="00000000" w14:paraId="00000086">
      <w:pPr>
        <w:pageBreakBefore w:val="0"/>
        <w:widowControl w:val="1"/>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pageBreakBefore w:val="0"/>
        <w:widowControl w:val="1"/>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Petition Number 54 of 2015 Anthony Otiende Otiende vs. Public Service Commission &amp; 2 others</w:t>
      </w:r>
    </w:p>
    <w:p w:rsidR="00000000" w:rsidDel="00000000" w:rsidP="00000000" w:rsidRDefault="00000000" w:rsidRPr="00000000" w14:paraId="00000088">
      <w:pPr>
        <w:pageBreakBefore w:val="0"/>
        <w:widowControl w:val="1"/>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 The National Land Commission (2015)eKLR</w:t>
      </w:r>
    </w:p>
    <w:p w:rsidR="00000000" w:rsidDel="00000000" w:rsidP="00000000" w:rsidRDefault="00000000" w:rsidRPr="00000000" w14:paraId="00000089">
      <w:pPr>
        <w:pageBreakBefore w:val="0"/>
        <w:tabs>
          <w:tab w:val="left" w:pos="720"/>
        </w:tabs>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DISPOSITIONS IN LAND </w:t>
      </w:r>
    </w:p>
    <w:p w:rsidR="00000000" w:rsidDel="00000000" w:rsidP="00000000" w:rsidRDefault="00000000" w:rsidRPr="00000000" w14:paraId="0000008B">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Define Land and exceptions to the Definition</w:t>
      </w:r>
    </w:p>
    <w:p w:rsidR="00000000" w:rsidDel="00000000" w:rsidP="00000000" w:rsidRDefault="00000000" w:rsidRPr="00000000" w14:paraId="0000008C">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    Define Interests in Land</w:t>
      </w:r>
    </w:p>
    <w:p w:rsidR="00000000" w:rsidDel="00000000" w:rsidP="00000000" w:rsidRDefault="00000000" w:rsidRPr="00000000" w14:paraId="0000008D">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1.3.2.1  Freehold</w:t>
      </w:r>
    </w:p>
    <w:p w:rsidR="00000000" w:rsidDel="00000000" w:rsidP="00000000" w:rsidRDefault="00000000" w:rsidRPr="00000000" w14:paraId="0000008E">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1.3.2.2. Leasehold</w:t>
      </w:r>
    </w:p>
    <w:p w:rsidR="00000000" w:rsidDel="00000000" w:rsidP="00000000" w:rsidRDefault="00000000" w:rsidRPr="00000000" w14:paraId="0000008F">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1.3.3. Categories of land under the Constitution</w:t>
      </w:r>
    </w:p>
    <w:p w:rsidR="00000000" w:rsidDel="00000000" w:rsidP="00000000" w:rsidRDefault="00000000" w:rsidRPr="00000000" w14:paraId="00000090">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ab/>
        <w:t xml:space="preserve">1.3.3.1 Public Land</w:t>
      </w:r>
    </w:p>
    <w:p w:rsidR="00000000" w:rsidDel="00000000" w:rsidP="00000000" w:rsidRDefault="00000000" w:rsidRPr="00000000" w14:paraId="00000091">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ab/>
        <w:t xml:space="preserve">1.3.3.2</w:t>
        <w:tab/>
        <w:t xml:space="preserve"> Private Land</w:t>
      </w:r>
    </w:p>
    <w:p w:rsidR="00000000" w:rsidDel="00000000" w:rsidP="00000000" w:rsidRDefault="00000000" w:rsidRPr="00000000" w14:paraId="00000092">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ab/>
        <w:t xml:space="preserve">1.3.3.3  Community Land</w:t>
      </w:r>
    </w:p>
    <w:p w:rsidR="00000000" w:rsidDel="00000000" w:rsidP="00000000" w:rsidRDefault="00000000" w:rsidRPr="00000000" w14:paraId="00000093">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1.3.4. Customary land and overriding interests</w:t>
      </w:r>
    </w:p>
    <w:p w:rsidR="00000000" w:rsidDel="00000000" w:rsidP="00000000" w:rsidRDefault="00000000" w:rsidRPr="00000000" w14:paraId="00000094">
      <w:pPr>
        <w:pageBreakBefore w:val="0"/>
        <w:tabs>
          <w:tab w:val="left" w:pos="360"/>
        </w:tabs>
        <w:spacing w:line="360" w:lineRule="auto"/>
        <w:ind w:left="1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1.3.5  Importance of Land</w:t>
      </w:r>
    </w:p>
    <w:p w:rsidR="00000000" w:rsidDel="00000000" w:rsidP="00000000" w:rsidRDefault="00000000" w:rsidRPr="00000000" w14:paraId="00000095">
      <w:pPr>
        <w:pageBreakBefore w:val="0"/>
        <w:spacing w:line="360" w:lineRule="auto"/>
        <w:ind w:left="36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 THE GENERAL ROLE OF THE CONVEYANCER</w:t>
      </w:r>
    </w:p>
    <w:p w:rsidR="00000000" w:rsidDel="00000000" w:rsidP="00000000" w:rsidRDefault="00000000" w:rsidRPr="00000000" w14:paraId="00000097">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1.4.1. The General Role of the Conveyancer</w:t>
      </w:r>
    </w:p>
    <w:p w:rsidR="00000000" w:rsidDel="00000000" w:rsidP="00000000" w:rsidRDefault="00000000" w:rsidRPr="00000000" w14:paraId="00000098">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1.4.2   The skills of the Conveyancer</w:t>
      </w:r>
    </w:p>
    <w:p w:rsidR="00000000" w:rsidDel="00000000" w:rsidP="00000000" w:rsidRDefault="00000000" w:rsidRPr="00000000" w14:paraId="00000099">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References</w:t>
      </w:r>
    </w:p>
    <w:p w:rsidR="00000000" w:rsidDel="00000000" w:rsidP="00000000" w:rsidRDefault="00000000" w:rsidRPr="00000000" w14:paraId="0000009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Texts: Wanjala* (supra)</w:t>
      </w:r>
    </w:p>
    <w:p w:rsidR="00000000" w:rsidDel="00000000" w:rsidP="00000000" w:rsidRDefault="00000000" w:rsidRPr="00000000" w14:paraId="0000009B">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must or those who have not studied Land law)</w:t>
      </w:r>
    </w:p>
    <w:p w:rsidR="00000000" w:rsidDel="00000000" w:rsidP="00000000" w:rsidRDefault="00000000" w:rsidRPr="00000000" w14:paraId="0000009C">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Bowman &amp; Tyler; generally</w:t>
      </w:r>
    </w:p>
    <w:p w:rsidR="00000000" w:rsidDel="00000000" w:rsidP="00000000" w:rsidRDefault="00000000" w:rsidRPr="00000000" w14:paraId="0000009D">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Ojienda Chapter 1 and 2 generally</w:t>
      </w:r>
    </w:p>
    <w:p w:rsidR="00000000" w:rsidDel="00000000" w:rsidP="00000000" w:rsidRDefault="00000000" w:rsidRPr="00000000" w14:paraId="0000009E">
      <w:pPr>
        <w:pageBreakBefore w:val="0"/>
        <w:tabs>
          <w:tab w:val="left" w:pos="720"/>
        </w:tabs>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Onalo (Supra)</w:t>
      </w:r>
    </w:p>
    <w:p w:rsidR="00000000" w:rsidDel="00000000" w:rsidP="00000000" w:rsidRDefault="00000000" w:rsidRPr="00000000" w14:paraId="0000009F">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Anderson, S “Of Licenses and Similar Mysteries” 42 MLR 203</w:t>
      </w:r>
    </w:p>
    <w:p w:rsidR="00000000" w:rsidDel="00000000" w:rsidP="00000000" w:rsidRDefault="00000000" w:rsidRPr="00000000" w14:paraId="000000A0">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Statutes: Statute of Frauds 1677</w:t>
      </w:r>
    </w:p>
    <w:p w:rsidR="00000000" w:rsidDel="00000000" w:rsidP="00000000" w:rsidRDefault="00000000" w:rsidRPr="00000000" w14:paraId="000000A1">
      <w:pPr>
        <w:pageBreakBefore w:val="0"/>
        <w:tabs>
          <w:tab w:val="left" w:pos="360"/>
        </w:tabs>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Law of Contract Act (Cap 23) – S.3(3)</w:t>
      </w:r>
    </w:p>
    <w:p w:rsidR="00000000" w:rsidDel="00000000" w:rsidP="00000000" w:rsidRDefault="00000000" w:rsidRPr="00000000" w14:paraId="000000A2">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Case law:</w:t>
      </w:r>
    </w:p>
    <w:p w:rsidR="00000000" w:rsidDel="00000000" w:rsidP="00000000" w:rsidRDefault="00000000" w:rsidRPr="00000000" w14:paraId="000000A3">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Tulk vs. Moxhay (1843-60) All. E.R 9</w:t>
      </w:r>
    </w:p>
    <w:p w:rsidR="00000000" w:rsidDel="00000000" w:rsidP="00000000" w:rsidRDefault="00000000" w:rsidRPr="00000000" w14:paraId="000000A4">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Calrke Vs Sondhi (1963) E.A 107</w:t>
      </w:r>
    </w:p>
    <w:p w:rsidR="00000000" w:rsidDel="00000000" w:rsidP="00000000" w:rsidRDefault="00000000" w:rsidRPr="00000000" w14:paraId="000000A5">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Juma Muce=hemi Vs.  Waweru Gatonye (HCCC) No. 853 of 2002</w:t>
      </w:r>
    </w:p>
    <w:p w:rsidR="00000000" w:rsidDel="00000000" w:rsidP="00000000" w:rsidRDefault="00000000" w:rsidRPr="00000000" w14:paraId="000000A6">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Momanyi Vs. Hatimy 2003 WLR 545</w:t>
      </w:r>
    </w:p>
    <w:p w:rsidR="00000000" w:rsidDel="00000000" w:rsidP="00000000" w:rsidRDefault="00000000" w:rsidRPr="00000000" w14:paraId="000000A7">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Rogan Kamper Vs Grosvenor (1977) KLR 123</w:t>
      </w:r>
    </w:p>
    <w:p w:rsidR="00000000" w:rsidDel="00000000" w:rsidP="00000000" w:rsidRDefault="00000000" w:rsidRPr="00000000" w14:paraId="000000A8">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Merali Vs Parker ( 1956) 29 KLR 26</w:t>
      </w:r>
    </w:p>
    <w:p w:rsidR="00000000" w:rsidDel="00000000" w:rsidP="00000000" w:rsidRDefault="00000000" w:rsidRPr="00000000" w14:paraId="000000A9">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Esiroyo Vs Esiroyo (1973) E.A (1973) 388</w:t>
      </w:r>
    </w:p>
    <w:p w:rsidR="00000000" w:rsidDel="00000000" w:rsidP="00000000" w:rsidRDefault="00000000" w:rsidRPr="00000000" w14:paraId="000000AA">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Mbui Vs Mbui (2005) 1 E.A 256</w:t>
      </w:r>
    </w:p>
    <w:p w:rsidR="00000000" w:rsidDel="00000000" w:rsidP="00000000" w:rsidRDefault="00000000" w:rsidRPr="00000000" w14:paraId="000000AB">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Obiero Vs Opiyo and Others (1972) E.A 227</w:t>
      </w:r>
    </w:p>
    <w:p w:rsidR="00000000" w:rsidDel="00000000" w:rsidP="00000000" w:rsidRDefault="00000000" w:rsidRPr="00000000" w14:paraId="000000AC">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Mwangi Muguthu Vs Maina Muguthu (HCCC No. 377 0f 1968) </w:t>
      </w:r>
    </w:p>
    <w:p w:rsidR="00000000" w:rsidDel="00000000" w:rsidP="00000000" w:rsidRDefault="00000000" w:rsidRPr="00000000" w14:paraId="000000AD">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NBK Limited Vs Wilson N Ayah and Anor (Eklr 2009) (CACA 119 OF 2002)</w:t>
      </w:r>
    </w:p>
    <w:p w:rsidR="00000000" w:rsidDel="00000000" w:rsidP="00000000" w:rsidRDefault="00000000" w:rsidRPr="00000000" w14:paraId="000000AE">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Hosea Vs. Njiru (1974) e.a526</w:t>
      </w:r>
    </w:p>
    <w:p w:rsidR="00000000" w:rsidDel="00000000" w:rsidP="00000000" w:rsidRDefault="00000000" w:rsidRPr="00000000" w14:paraId="000000AF">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Farrr Vs Adjami 16 KLR 40</w:t>
      </w:r>
    </w:p>
    <w:p w:rsidR="00000000" w:rsidDel="00000000" w:rsidP="00000000" w:rsidRDefault="00000000" w:rsidRPr="00000000" w14:paraId="000000B0">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Gatimu Vs MUYA Gathanji (1976) KLR 265</w:t>
      </w:r>
    </w:p>
    <w:p w:rsidR="00000000" w:rsidDel="00000000" w:rsidP="00000000" w:rsidRDefault="00000000" w:rsidRPr="00000000" w14:paraId="000000B1">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Teng Huan Vs Swee Chuan 1992 1 WLR 113</w:t>
      </w:r>
    </w:p>
    <w:p w:rsidR="00000000" w:rsidDel="00000000" w:rsidP="00000000" w:rsidRDefault="00000000" w:rsidRPr="00000000" w14:paraId="000000B2">
      <w:pPr>
        <w:pageBreakBefore w:val="0"/>
        <w:numPr>
          <w:ilvl w:val="0"/>
          <w:numId w:val="2"/>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Echaria Vs Echaria C.A.C.A (Kenya) Eklr</w:t>
      </w:r>
    </w:p>
    <w:p w:rsidR="00000000" w:rsidDel="00000000" w:rsidP="00000000" w:rsidRDefault="00000000" w:rsidRPr="00000000" w14:paraId="000000B3">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4">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  STATUTORY AND PROCEDURAL REQUIREMENTS OF  CONVEYANCING</w:t>
      </w:r>
    </w:p>
    <w:p w:rsidR="00000000" w:rsidDel="00000000" w:rsidP="00000000" w:rsidRDefault="00000000" w:rsidRPr="00000000" w14:paraId="000000B5">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element runs the student through the basic requirements of conveyancing. The Student should at the end of this topic should appreciate the statutory and procedural requirements of a conveyancing transaction including but not limited to:</w:t>
      </w:r>
    </w:p>
    <w:p w:rsidR="00000000" w:rsidDel="00000000" w:rsidP="00000000" w:rsidRDefault="00000000" w:rsidRPr="00000000" w14:paraId="000000B6">
      <w:pPr>
        <w:pageBreakBefore w:val="0"/>
        <w:numPr>
          <w:ilvl w:val="0"/>
          <w:numId w:val="3"/>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Procurement of consents and clearances, </w:t>
      </w:r>
    </w:p>
    <w:p w:rsidR="00000000" w:rsidDel="00000000" w:rsidP="00000000" w:rsidRDefault="00000000" w:rsidRPr="00000000" w14:paraId="000000B7">
      <w:pPr>
        <w:pageBreakBefore w:val="0"/>
        <w:numPr>
          <w:ilvl w:val="0"/>
          <w:numId w:val="3"/>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Execution, attestation and verification of signatures in a conveyancing instrument </w:t>
      </w:r>
    </w:p>
    <w:p w:rsidR="00000000" w:rsidDel="00000000" w:rsidP="00000000" w:rsidRDefault="00000000" w:rsidRPr="00000000" w14:paraId="000000B8">
      <w:pPr>
        <w:pageBreakBefore w:val="0"/>
        <w:numPr>
          <w:ilvl w:val="0"/>
          <w:numId w:val="3"/>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Identification of revenue implications of a transaction in regard to payment of stamp duty and advising a client </w:t>
      </w:r>
    </w:p>
    <w:p w:rsidR="00000000" w:rsidDel="00000000" w:rsidP="00000000" w:rsidRDefault="00000000" w:rsidRPr="00000000" w14:paraId="000000B9">
      <w:pPr>
        <w:pageBreakBefore w:val="0"/>
        <w:numPr>
          <w:ilvl w:val="0"/>
          <w:numId w:val="3"/>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Registration of a conveyancing instrument. </w:t>
      </w:r>
    </w:p>
    <w:p w:rsidR="00000000" w:rsidDel="00000000" w:rsidP="00000000" w:rsidRDefault="00000000" w:rsidRPr="00000000" w14:paraId="000000B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B">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w:t>
        <w:tab/>
        <w:t xml:space="preserve">COMPLETION DOCUMENTS</w:t>
      </w:r>
    </w:p>
    <w:p w:rsidR="00000000" w:rsidDel="00000000" w:rsidP="00000000" w:rsidRDefault="00000000" w:rsidRPr="00000000" w14:paraId="000000BC">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2.1.1</w:t>
        <w:tab/>
        <w:t xml:space="preserve">Clearance Certificates</w:t>
      </w:r>
    </w:p>
    <w:p w:rsidR="00000000" w:rsidDel="00000000" w:rsidP="00000000" w:rsidRDefault="00000000" w:rsidRPr="00000000" w14:paraId="000000BD">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2.1.1.1</w:t>
        <w:tab/>
        <w:t xml:space="preserve">Rates Clearance Certificate</w:t>
      </w:r>
    </w:p>
    <w:p w:rsidR="00000000" w:rsidDel="00000000" w:rsidP="00000000" w:rsidRDefault="00000000" w:rsidRPr="00000000" w14:paraId="000000BE">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2.1.1.2</w:t>
        <w:tab/>
        <w:t xml:space="preserve">Rent Clearance Certificates</w:t>
      </w:r>
    </w:p>
    <w:p w:rsidR="00000000" w:rsidDel="00000000" w:rsidP="00000000" w:rsidRDefault="00000000" w:rsidRPr="00000000" w14:paraId="000000BF">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2.1.2</w:t>
        <w:tab/>
        <w:t xml:space="preserve">Consents</w:t>
      </w:r>
    </w:p>
    <w:p w:rsidR="00000000" w:rsidDel="00000000" w:rsidP="00000000" w:rsidRDefault="00000000" w:rsidRPr="00000000" w14:paraId="000000C0">
      <w:pPr>
        <w:pageBreakBefore w:val="0"/>
        <w:tabs>
          <w:tab w:val="left" w:pos="720"/>
        </w:tabs>
        <w:spacing w:line="360" w:lineRule="auto"/>
        <w:ind w:left="108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2.1.2.1    Realm of controlled transactions</w:t>
      </w:r>
    </w:p>
    <w:p w:rsidR="00000000" w:rsidDel="00000000" w:rsidP="00000000" w:rsidRDefault="00000000" w:rsidRPr="00000000" w14:paraId="000000C1">
      <w:pPr>
        <w:pageBreakBefore w:val="0"/>
        <w:tabs>
          <w:tab w:val="left" w:pos="7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w:t>
        <w:tab/>
        <w:t xml:space="preserve">WRITING</w:t>
      </w:r>
    </w:p>
    <w:p w:rsidR="00000000" w:rsidDel="00000000" w:rsidP="00000000" w:rsidRDefault="00000000" w:rsidRPr="00000000" w14:paraId="000000C2">
      <w:pPr>
        <w:pageBreakBefore w:val="0"/>
        <w:tabs>
          <w:tab w:val="left" w:pos="7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w:t>
        <w:tab/>
        <w:t xml:space="preserve">EXECUTION  ATTESTATION AND VERIFICATION</w:t>
      </w:r>
    </w:p>
    <w:p w:rsidR="00000000" w:rsidDel="00000000" w:rsidP="00000000" w:rsidRDefault="00000000" w:rsidRPr="00000000" w14:paraId="000000C3">
      <w:pPr>
        <w:pageBreakBefore w:val="0"/>
        <w:tabs>
          <w:tab w:val="left" w:pos="7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w:t>
        <w:tab/>
        <w:t xml:space="preserve">STAMP DUTY AND CONSEQUENCES THEREOF </w:t>
        <w:tab/>
        <w:t xml:space="preserve">IN VARIOUS TRANSACTIONS</w:t>
      </w:r>
    </w:p>
    <w:p w:rsidR="00000000" w:rsidDel="00000000" w:rsidP="00000000" w:rsidRDefault="00000000" w:rsidRPr="00000000" w14:paraId="000000C4">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2.4.1</w:t>
        <w:tab/>
        <w:t xml:space="preserve">Stamp Duty Payable for different transactions</w:t>
      </w:r>
    </w:p>
    <w:p w:rsidR="00000000" w:rsidDel="00000000" w:rsidP="00000000" w:rsidRDefault="00000000" w:rsidRPr="00000000" w14:paraId="000000C5">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2.4.2</w:t>
        <w:tab/>
        <w:t xml:space="preserve">How to compute stamp duty payment</w:t>
      </w:r>
    </w:p>
    <w:p w:rsidR="00000000" w:rsidDel="00000000" w:rsidP="00000000" w:rsidRDefault="00000000" w:rsidRPr="00000000" w14:paraId="000000C6">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2.4.3</w:t>
        <w:tab/>
        <w:t xml:space="preserve">Exemptions to payment of stamp duty</w:t>
      </w:r>
    </w:p>
    <w:p w:rsidR="00000000" w:rsidDel="00000000" w:rsidP="00000000" w:rsidRDefault="00000000" w:rsidRPr="00000000" w14:paraId="000000C7">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2.4.4</w:t>
        <w:tab/>
        <w:t xml:space="preserve">Process of Paying Stamp Duty</w:t>
      </w:r>
    </w:p>
    <w:p w:rsidR="00000000" w:rsidDel="00000000" w:rsidP="00000000" w:rsidRDefault="00000000" w:rsidRPr="00000000" w14:paraId="000000C8">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2.5</w:t>
        <w:tab/>
        <w:t xml:space="preserve">CAPITAL GAINS TAX AND CONSEQUENCES THERE OF IN VARIOUS </w:t>
        <w:tab/>
        <w:t xml:space="preserve">TRANSACTIONS</w:t>
      </w:r>
    </w:p>
    <w:p w:rsidR="00000000" w:rsidDel="00000000" w:rsidP="00000000" w:rsidRDefault="00000000" w:rsidRPr="00000000" w14:paraId="000000C9">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2.5.1</w:t>
        <w:tab/>
        <w:t xml:space="preserve">Computation of Capital Gains Tax</w:t>
      </w:r>
    </w:p>
    <w:p w:rsidR="00000000" w:rsidDel="00000000" w:rsidP="00000000" w:rsidRDefault="00000000" w:rsidRPr="00000000" w14:paraId="000000C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2.5.2</w:t>
        <w:tab/>
        <w:t xml:space="preserve">Process of Payment of Capital Gains Tax</w:t>
      </w:r>
    </w:p>
    <w:p w:rsidR="00000000" w:rsidDel="00000000" w:rsidP="00000000" w:rsidRDefault="00000000" w:rsidRPr="00000000" w14:paraId="000000CB">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2.6</w:t>
        <w:tab/>
        <w:t xml:space="preserve">REGISTRATION</w:t>
      </w:r>
    </w:p>
    <w:p w:rsidR="00000000" w:rsidDel="00000000" w:rsidP="00000000" w:rsidRDefault="00000000" w:rsidRPr="00000000" w14:paraId="000000CC">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2.6.1</w:t>
        <w:tab/>
        <w:t xml:space="preserve">The formality of registration </w:t>
      </w:r>
    </w:p>
    <w:p w:rsidR="00000000" w:rsidDel="00000000" w:rsidP="00000000" w:rsidRDefault="00000000" w:rsidRPr="00000000" w14:paraId="000000CD">
      <w:pPr>
        <w:pageBreakBefore w:val="0"/>
        <w:tabs>
          <w:tab w:val="left" w:pos="720"/>
        </w:tabs>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2.6.2</w:t>
        <w:tab/>
        <w:t xml:space="preserve">Effect and import of registration</w:t>
      </w:r>
    </w:p>
    <w:p w:rsidR="00000000" w:rsidDel="00000000" w:rsidP="00000000" w:rsidRDefault="00000000" w:rsidRPr="00000000" w14:paraId="000000CE">
      <w:pPr>
        <w:pageBreakBefore w:val="0"/>
        <w:tabs>
          <w:tab w:val="left" w:pos="720"/>
        </w:tabs>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2.6.3</w:t>
        <w:tab/>
        <w:t xml:space="preserve">Priority of Registered Documents</w:t>
      </w:r>
    </w:p>
    <w:p w:rsidR="00000000" w:rsidDel="00000000" w:rsidP="00000000" w:rsidRDefault="00000000" w:rsidRPr="00000000" w14:paraId="000000CF">
      <w:pPr>
        <w:pageBreakBefore w:val="0"/>
        <w:tabs>
          <w:tab w:val="left" w:pos="7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2.6.4</w:t>
        <w:tab/>
        <w:t xml:space="preserve">Properties of a proper registration system</w:t>
      </w:r>
    </w:p>
    <w:p w:rsidR="00000000" w:rsidDel="00000000" w:rsidP="00000000" w:rsidRDefault="00000000" w:rsidRPr="00000000" w14:paraId="000000D0">
      <w:pPr>
        <w:pageBreakBefore w:val="0"/>
        <w:widowControl w:val="1"/>
        <w:tabs>
          <w:tab w:val="left" w:pos="7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2.6.5</w:t>
        <w:tab/>
        <w:t xml:space="preserve">How to read a title</w:t>
      </w:r>
    </w:p>
    <w:p w:rsidR="00000000" w:rsidDel="00000000" w:rsidP="00000000" w:rsidRDefault="00000000" w:rsidRPr="00000000" w14:paraId="000000D1">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Text: Ojienda Chapter 2</w:t>
      </w:r>
    </w:p>
    <w:p w:rsidR="00000000" w:rsidDel="00000000" w:rsidP="00000000" w:rsidRDefault="00000000" w:rsidRPr="00000000" w14:paraId="000000D2">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Statutes:</w:t>
      </w:r>
    </w:p>
    <w:p w:rsidR="00000000" w:rsidDel="00000000" w:rsidP="00000000" w:rsidRDefault="00000000" w:rsidRPr="00000000" w14:paraId="000000D3">
      <w:pPr>
        <w:pageBreakBefore w:val="0"/>
        <w:spacing w:line="360" w:lineRule="auto"/>
        <w:jc w:val="both"/>
        <w:rPr>
          <w:rFonts w:ascii="Arial Narrow" w:cs="Arial Narrow" w:eastAsia="Arial Narrow" w:hAnsi="Arial Narrow"/>
        </w:rPr>
      </w:pPr>
      <w:bookmarkStart w:colFirst="0" w:colLast="0" w:name="_heading=h.30j0zll" w:id="1"/>
      <w:bookmarkEnd w:id="1"/>
      <w:r w:rsidDel="00000000" w:rsidR="00000000" w:rsidRPr="00000000">
        <w:rPr>
          <w:rFonts w:ascii="Arial Narrow" w:cs="Arial Narrow" w:eastAsia="Arial Narrow" w:hAnsi="Arial Narrow"/>
          <w:rtl w:val="0"/>
        </w:rPr>
        <w:tab/>
        <w:t xml:space="preserve">The County Government Act No. 17 of 2012</w:t>
      </w:r>
    </w:p>
    <w:p w:rsidR="00000000" w:rsidDel="00000000" w:rsidP="00000000" w:rsidRDefault="00000000" w:rsidRPr="00000000" w14:paraId="000000D4">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Income Tax Act  Chapter 470                                       </w:t>
      </w:r>
    </w:p>
    <w:p w:rsidR="00000000" w:rsidDel="00000000" w:rsidP="00000000" w:rsidRDefault="00000000" w:rsidRPr="00000000" w14:paraId="000000D5">
      <w:pPr>
        <w:pageBreakBefore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Valuation for Rating Act (Cap 266_) generally</w:t>
      </w:r>
    </w:p>
    <w:p w:rsidR="00000000" w:rsidDel="00000000" w:rsidP="00000000" w:rsidRDefault="00000000" w:rsidRPr="00000000" w14:paraId="000000D6">
      <w:pPr>
        <w:pageBreakBefore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Rating Act (Cap 267) – S.21</w:t>
      </w:r>
    </w:p>
    <w:p w:rsidR="00000000" w:rsidDel="00000000" w:rsidP="00000000" w:rsidRDefault="00000000" w:rsidRPr="00000000" w14:paraId="000000D7">
      <w:pPr>
        <w:pageBreakBefore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Stamp Duty Act (Cap 480)</w:t>
      </w:r>
    </w:p>
    <w:p w:rsidR="00000000" w:rsidDel="00000000" w:rsidP="00000000" w:rsidRDefault="00000000" w:rsidRPr="00000000" w14:paraId="000000D8">
      <w:pPr>
        <w:pageBreakBefore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Land Control Act (CAP 301) s. 2-9</w:t>
      </w:r>
    </w:p>
    <w:p w:rsidR="00000000" w:rsidDel="00000000" w:rsidP="00000000" w:rsidRDefault="00000000" w:rsidRPr="00000000" w14:paraId="000000D9">
      <w:pPr>
        <w:pageBreakBefore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Law of Contract Act-S.3</w:t>
      </w:r>
    </w:p>
    <w:p w:rsidR="00000000" w:rsidDel="00000000" w:rsidP="00000000" w:rsidRDefault="00000000" w:rsidRPr="00000000" w14:paraId="000000DA">
      <w:pPr>
        <w:pageBreakBefore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Land Registration Act</w:t>
      </w:r>
    </w:p>
    <w:p w:rsidR="00000000" w:rsidDel="00000000" w:rsidP="00000000" w:rsidRDefault="00000000" w:rsidRPr="00000000" w14:paraId="000000DB">
      <w:pPr>
        <w:pageBreakBefore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Land Act</w:t>
      </w:r>
    </w:p>
    <w:p w:rsidR="00000000" w:rsidDel="00000000" w:rsidP="00000000" w:rsidRDefault="00000000" w:rsidRPr="00000000" w14:paraId="000000DC">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D">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Case law:</w:t>
      </w:r>
    </w:p>
    <w:p w:rsidR="00000000" w:rsidDel="00000000" w:rsidP="00000000" w:rsidRDefault="00000000" w:rsidRPr="00000000" w14:paraId="000000DE">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Law Society of Kenya  Vs. Kenya Revenue and Another (2017) eKLR</w:t>
      </w:r>
    </w:p>
    <w:p w:rsidR="00000000" w:rsidDel="00000000" w:rsidP="00000000" w:rsidRDefault="00000000" w:rsidRPr="00000000" w14:paraId="000000DF">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Barclays Bank PLC Vs O’Brien (1994) 1A.C 180</w:t>
      </w:r>
    </w:p>
    <w:p w:rsidR="00000000" w:rsidDel="00000000" w:rsidP="00000000" w:rsidRDefault="00000000" w:rsidRPr="00000000" w14:paraId="000000E0">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Labelle Intern Ltd Vs. Fidelity Bank ltd (2003) E.A 540</w:t>
      </w:r>
    </w:p>
    <w:p w:rsidR="00000000" w:rsidDel="00000000" w:rsidP="00000000" w:rsidRDefault="00000000" w:rsidRPr="00000000" w14:paraId="000000E1">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Mucheru Vs. Mucheru (2002) 2E A456</w:t>
      </w:r>
    </w:p>
    <w:p w:rsidR="00000000" w:rsidDel="00000000" w:rsidP="00000000" w:rsidRDefault="00000000" w:rsidRPr="00000000" w14:paraId="000000E2">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Bains Vs Chogley (1949) 16KLR 27</w:t>
      </w:r>
    </w:p>
    <w:p w:rsidR="00000000" w:rsidDel="00000000" w:rsidP="00000000" w:rsidRDefault="00000000" w:rsidRPr="00000000" w14:paraId="000000E3">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Articles: Morality (1984) LQR 376</w:t>
      </w:r>
    </w:p>
    <w:p w:rsidR="00000000" w:rsidDel="00000000" w:rsidP="00000000" w:rsidRDefault="00000000" w:rsidRPr="00000000" w14:paraId="000000E4">
      <w:pPr>
        <w:pageBreakBefore w:val="0"/>
        <w:spacing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Cooper (2003) OUCLJ 201</w:t>
      </w:r>
    </w:p>
    <w:p w:rsidR="00000000" w:rsidDel="00000000" w:rsidP="00000000" w:rsidRDefault="00000000" w:rsidRPr="00000000" w14:paraId="000000E5">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Hopkins.N “Conscience, Discretion and Creation of Property Rights” (2006) 26 Leg Studies 475</w:t>
      </w:r>
    </w:p>
    <w:p w:rsidR="00000000" w:rsidDel="00000000" w:rsidP="00000000" w:rsidRDefault="00000000" w:rsidRPr="00000000" w14:paraId="000000E6">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Hopkins, N “Acquiring Property Rights from Uncompleted Sales of land” 61 MLR</w:t>
      </w:r>
    </w:p>
    <w:p w:rsidR="00000000" w:rsidDel="00000000" w:rsidP="00000000" w:rsidRDefault="00000000" w:rsidRPr="00000000" w14:paraId="000000E7">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8">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tab/>
        <w:t xml:space="preserve">THE PRE-CONTRACT PERIOD</w:t>
      </w:r>
    </w:p>
    <w:p w:rsidR="00000000" w:rsidDel="00000000" w:rsidP="00000000" w:rsidRDefault="00000000" w:rsidRPr="00000000" w14:paraId="000000E9">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is a journey through the period before the execution of the contract. The role and duties of the lawyer is explored with emphasis on sale of land.</w:t>
      </w:r>
    </w:p>
    <w:p w:rsidR="00000000" w:rsidDel="00000000" w:rsidP="00000000" w:rsidRDefault="00000000" w:rsidRPr="00000000" w14:paraId="000000E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 -should demonstrate that acting on the client’s instructions he or she will identify the client’s goals ;</w:t>
      </w:r>
    </w:p>
    <w:p w:rsidR="00000000" w:rsidDel="00000000" w:rsidP="00000000" w:rsidRDefault="00000000" w:rsidRPr="00000000" w14:paraId="000000EB">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 should be able to advise the client from the point of view of a seller, a buyer ,a mortgagor, a mortgagee, a lessor, a lessee. Distinction is to be made between an Advocate qua Advocate and an Advocate qua negotiator: “The Advocate is never the client”. Role of other parties to a conveyancing transaction is also discussed specially of Surveyors, Planners, Architects, Valuers, Estate Agents, e.t.c</w:t>
      </w:r>
    </w:p>
    <w:p w:rsidR="00000000" w:rsidDel="00000000" w:rsidP="00000000" w:rsidRDefault="00000000" w:rsidRPr="00000000" w14:paraId="000000EC">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 must appreciate the necessity for a good working relationship with the client and the need to instill confidence in the client as to his capabilities as a conveyancer.</w:t>
      </w:r>
    </w:p>
    <w:p w:rsidR="00000000" w:rsidDel="00000000" w:rsidP="00000000" w:rsidRDefault="00000000" w:rsidRPr="00000000" w14:paraId="000000ED">
      <w:pPr>
        <w:pageBreakBefore w:val="0"/>
        <w:spacing w:line="360" w:lineRule="auto"/>
        <w:jc w:val="both"/>
        <w:rPr>
          <w:rFonts w:ascii="Arial Narrow" w:cs="Arial Narrow" w:eastAsia="Arial Narrow" w:hAnsi="Arial Narrow"/>
          <w:color w:val="666666"/>
        </w:rPr>
      </w:pPr>
      <w:r w:rsidDel="00000000" w:rsidR="00000000" w:rsidRPr="00000000">
        <w:rPr>
          <w:rFonts w:ascii="Arial Narrow" w:cs="Arial Narrow" w:eastAsia="Arial Narrow" w:hAnsi="Arial Narrow"/>
          <w:color w:val="666666"/>
          <w:rtl w:val="0"/>
        </w:rPr>
        <w:t xml:space="preserve">The student should be able to undertake proper due diligence in a transaction</w:t>
      </w:r>
    </w:p>
    <w:p w:rsidR="00000000" w:rsidDel="00000000" w:rsidP="00000000" w:rsidRDefault="00000000" w:rsidRPr="00000000" w14:paraId="000000EE">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w:t>
        <w:tab/>
        <w:t xml:space="preserve">THE INITIAL CLIENT INTERVIEW </w:t>
      </w:r>
    </w:p>
    <w:p w:rsidR="00000000" w:rsidDel="00000000" w:rsidP="00000000" w:rsidRDefault="00000000" w:rsidRPr="00000000" w14:paraId="000000EF">
      <w:pPr>
        <w:pageBreakBefore w:val="0"/>
        <w:tabs>
          <w:tab w:val="left" w:pos="720"/>
        </w:tabs>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 3.1.1 Instructions and brief</w:t>
      </w:r>
    </w:p>
    <w:p w:rsidR="00000000" w:rsidDel="00000000" w:rsidP="00000000" w:rsidRDefault="00000000" w:rsidRPr="00000000" w14:paraId="000000F0">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w:t>
        <w:tab/>
        <w:t xml:space="preserve">PARTIES TO A TRANSACTION</w:t>
      </w:r>
    </w:p>
    <w:p w:rsidR="00000000" w:rsidDel="00000000" w:rsidP="00000000" w:rsidRDefault="00000000" w:rsidRPr="00000000" w14:paraId="000000F1">
      <w:pPr>
        <w:pageBreakBefore w:val="0"/>
        <w:tabs>
          <w:tab w:val="left" w:pos="720"/>
        </w:tabs>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Purchaser- Vendor, Lessee- Lessor, Mortgagee- Mortgagor, </w:t>
      </w:r>
    </w:p>
    <w:p w:rsidR="00000000" w:rsidDel="00000000" w:rsidP="00000000" w:rsidRDefault="00000000" w:rsidRPr="00000000" w14:paraId="000000F2">
      <w:pPr>
        <w:pageBreakBefore w:val="0"/>
        <w:tabs>
          <w:tab w:val="left" w:pos="720"/>
        </w:tabs>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3.2.1  Power of Attorney</w:t>
      </w:r>
    </w:p>
    <w:p w:rsidR="00000000" w:rsidDel="00000000" w:rsidP="00000000" w:rsidRDefault="00000000" w:rsidRPr="00000000" w14:paraId="000000F3">
      <w:pPr>
        <w:pageBreakBefore w:val="0"/>
        <w:tabs>
          <w:tab w:val="left" w:pos="720"/>
        </w:tabs>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3.2.1.1 Specific Power of Attorney</w:t>
      </w:r>
    </w:p>
    <w:p w:rsidR="00000000" w:rsidDel="00000000" w:rsidP="00000000" w:rsidRDefault="00000000" w:rsidRPr="00000000" w14:paraId="000000F4">
      <w:pPr>
        <w:pageBreakBefore w:val="0"/>
        <w:tabs>
          <w:tab w:val="left" w:pos="720"/>
        </w:tabs>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3.2.1.2 General Power of Attorney</w:t>
      </w:r>
    </w:p>
    <w:p w:rsidR="00000000" w:rsidDel="00000000" w:rsidP="00000000" w:rsidRDefault="00000000" w:rsidRPr="00000000" w14:paraId="000000F5">
      <w:pPr>
        <w:pageBreakBefore w:val="0"/>
        <w:tabs>
          <w:tab w:val="left" w:pos="7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w:t>
        <w:tab/>
        <w:t xml:space="preserve">OTHER PROFESSIONALS IN THE TRANSACTION</w:t>
      </w:r>
    </w:p>
    <w:p w:rsidR="00000000" w:rsidDel="00000000" w:rsidP="00000000" w:rsidRDefault="00000000" w:rsidRPr="00000000" w14:paraId="000000F6">
      <w:pPr>
        <w:pageBreakBefore w:val="0"/>
        <w:spacing w:line="360" w:lineRule="auto"/>
        <w:ind w:left="73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3.3.1</w:t>
        <w:tab/>
        <w:t xml:space="preserve">Estate Agents</w:t>
      </w:r>
    </w:p>
    <w:p w:rsidR="00000000" w:rsidDel="00000000" w:rsidP="00000000" w:rsidRDefault="00000000" w:rsidRPr="00000000" w14:paraId="000000F7">
      <w:pPr>
        <w:pageBreakBefore w:val="0"/>
        <w:spacing w:line="360" w:lineRule="auto"/>
        <w:ind w:left="73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3.3.2</w:t>
        <w:tab/>
        <w:t xml:space="preserve">Land Valuers</w:t>
      </w:r>
    </w:p>
    <w:p w:rsidR="00000000" w:rsidDel="00000000" w:rsidP="00000000" w:rsidRDefault="00000000" w:rsidRPr="00000000" w14:paraId="000000F8">
      <w:pPr>
        <w:pageBreakBefore w:val="0"/>
        <w:spacing w:line="360" w:lineRule="auto"/>
        <w:ind w:left="73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3.3.3</w:t>
        <w:tab/>
        <w:t xml:space="preserve">Architects</w:t>
      </w:r>
    </w:p>
    <w:p w:rsidR="00000000" w:rsidDel="00000000" w:rsidP="00000000" w:rsidRDefault="00000000" w:rsidRPr="00000000" w14:paraId="000000F9">
      <w:pPr>
        <w:pageBreakBefore w:val="0"/>
        <w:spacing w:line="360" w:lineRule="auto"/>
        <w:ind w:left="73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3.3.4</w:t>
        <w:tab/>
        <w:t xml:space="preserve">Physical Planners</w:t>
      </w:r>
    </w:p>
    <w:p w:rsidR="00000000" w:rsidDel="00000000" w:rsidP="00000000" w:rsidRDefault="00000000" w:rsidRPr="00000000" w14:paraId="000000FA">
      <w:pPr>
        <w:pageBreakBefore w:val="0"/>
        <w:spacing w:line="360" w:lineRule="auto"/>
        <w:ind w:left="73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3.3.5    Land Surveyors</w:t>
      </w:r>
    </w:p>
    <w:p w:rsidR="00000000" w:rsidDel="00000000" w:rsidP="00000000" w:rsidRDefault="00000000" w:rsidRPr="00000000" w14:paraId="000000FB">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3.3.6</w:t>
        <w:tab/>
        <w:t xml:space="preserve">EAI Professionals</w:t>
      </w:r>
    </w:p>
    <w:p w:rsidR="00000000" w:rsidDel="00000000" w:rsidP="00000000" w:rsidRDefault="00000000" w:rsidRPr="00000000" w14:paraId="000000FC">
      <w:pPr>
        <w:pageBreakBefore w:val="0"/>
        <w:spacing w:line="360" w:lineRule="auto"/>
        <w:ind w:left="36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pageBreakBefore w:val="0"/>
        <w:tabs>
          <w:tab w:val="left" w:pos="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w:t>
        <w:tab/>
        <w:t xml:space="preserve">DUE DILIGENCE</w:t>
      </w:r>
    </w:p>
    <w:p w:rsidR="00000000" w:rsidDel="00000000" w:rsidP="00000000" w:rsidRDefault="00000000" w:rsidRPr="00000000" w14:paraId="000000FE">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3.4.1    Pre-contract inquiries</w:t>
      </w:r>
    </w:p>
    <w:p w:rsidR="00000000" w:rsidDel="00000000" w:rsidP="00000000" w:rsidRDefault="00000000" w:rsidRPr="00000000" w14:paraId="000000FF">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3.4.2   Investigation of title, </w:t>
      </w:r>
    </w:p>
    <w:p w:rsidR="00000000" w:rsidDel="00000000" w:rsidP="00000000" w:rsidRDefault="00000000" w:rsidRPr="00000000" w14:paraId="00000100">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Searches, necessity of</w:t>
      </w:r>
    </w:p>
    <w:p w:rsidR="00000000" w:rsidDel="00000000" w:rsidP="00000000" w:rsidRDefault="00000000" w:rsidRPr="00000000" w14:paraId="00000101">
      <w:pPr>
        <w:pageBreakBefore w:val="0"/>
        <w:spacing w:line="360" w:lineRule="auto"/>
        <w:ind w:left="14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3.4.2.1</w:t>
        <w:tab/>
        <w:t xml:space="preserve">Official &amp; Personal, historical, pre-contract, pre &amp; post </w:t>
        <w:tab/>
        <w:t xml:space="preserve">registration</w:t>
      </w:r>
    </w:p>
    <w:p w:rsidR="00000000" w:rsidDel="00000000" w:rsidP="00000000" w:rsidRDefault="00000000" w:rsidRPr="00000000" w14:paraId="00000102">
      <w:pPr>
        <w:pageBreakBefore w:val="0"/>
        <w:spacing w:line="360" w:lineRule="auto"/>
        <w:ind w:left="14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3.4.2.2 Other searches that comprise due diligence </w:t>
      </w:r>
    </w:p>
    <w:p w:rsidR="00000000" w:rsidDel="00000000" w:rsidP="00000000" w:rsidRDefault="00000000" w:rsidRPr="00000000" w14:paraId="00000103">
      <w:pPr>
        <w:pageBreakBefore w:val="0"/>
        <w:spacing w:line="360" w:lineRule="auto"/>
        <w:ind w:left="72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3.4.2.2</w:t>
        <w:tab/>
        <w:t xml:space="preserve">Deduction of title and requisitions</w:t>
      </w:r>
    </w:p>
    <w:p w:rsidR="00000000" w:rsidDel="00000000" w:rsidP="00000000" w:rsidRDefault="00000000" w:rsidRPr="00000000" w14:paraId="00000104">
      <w:pPr>
        <w:pageBreakBefore w:val="0"/>
        <w:spacing w:line="360" w:lineRule="auto"/>
        <w:ind w:left="720" w:firstLine="720"/>
        <w:jc w:val="both"/>
        <w:rPr>
          <w:rFonts w:ascii="Arial Narrow" w:cs="Arial Narrow" w:eastAsia="Arial Narrow" w:hAnsi="Arial Narrow"/>
        </w:rPr>
      </w:pPr>
      <w:bookmarkStart w:colFirst="0" w:colLast="0" w:name="_heading=h.1fob9te" w:id="2"/>
      <w:bookmarkEnd w:id="2"/>
      <w:r w:rsidDel="00000000" w:rsidR="00000000" w:rsidRPr="00000000">
        <w:rPr>
          <w:rFonts w:ascii="Arial Narrow" w:cs="Arial Narrow" w:eastAsia="Arial Narrow" w:hAnsi="Arial Narrow"/>
          <w:rtl w:val="0"/>
        </w:rPr>
        <w:t xml:space="preserve">3.4.2.3</w:t>
        <w:tab/>
        <w:t xml:space="preserve">Inspection of property</w:t>
      </w:r>
    </w:p>
    <w:p w:rsidR="00000000" w:rsidDel="00000000" w:rsidP="00000000" w:rsidRDefault="00000000" w:rsidRPr="00000000" w14:paraId="00000105">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3.4.3</w:t>
        <w:tab/>
        <w:t xml:space="preserve">Requisitions</w:t>
      </w:r>
    </w:p>
    <w:p w:rsidR="00000000" w:rsidDel="00000000" w:rsidP="00000000" w:rsidRDefault="00000000" w:rsidRPr="00000000" w14:paraId="00000106">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References</w:t>
      </w:r>
    </w:p>
    <w:p w:rsidR="00000000" w:rsidDel="00000000" w:rsidP="00000000" w:rsidRDefault="00000000" w:rsidRPr="00000000" w14:paraId="00000107">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Text: Robert Abbey &amp; Mark Richards pp 88-158</w:t>
      </w:r>
    </w:p>
    <w:p w:rsidR="00000000" w:rsidDel="00000000" w:rsidP="00000000" w:rsidRDefault="00000000" w:rsidRPr="00000000" w14:paraId="00000108">
      <w:pPr>
        <w:pageBreakBefore w:val="0"/>
        <w:spacing w:line="360" w:lineRule="auto"/>
        <w:ind w:firstLine="60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Ojienda Chapter 4</w:t>
      </w:r>
    </w:p>
    <w:p w:rsidR="00000000" w:rsidDel="00000000" w:rsidP="00000000" w:rsidRDefault="00000000" w:rsidRPr="00000000" w14:paraId="00000109">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See also:</w:t>
      </w:r>
    </w:p>
    <w:p w:rsidR="00000000" w:rsidDel="00000000" w:rsidP="00000000" w:rsidRDefault="00000000" w:rsidRPr="00000000" w14:paraId="0000010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Land Registration Act </w:t>
      </w:r>
    </w:p>
    <w:p w:rsidR="00000000" w:rsidDel="00000000" w:rsidP="00000000" w:rsidRDefault="00000000" w:rsidRPr="00000000" w14:paraId="0000010B">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 Land Act</w:t>
      </w:r>
    </w:p>
    <w:p w:rsidR="00000000" w:rsidDel="00000000" w:rsidP="00000000" w:rsidRDefault="00000000" w:rsidRPr="00000000" w14:paraId="0000010C">
      <w:pPr>
        <w:pageBreakBefore w:val="0"/>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Estate Agents Act Cap 533</w:t>
      </w:r>
    </w:p>
    <w:p w:rsidR="00000000" w:rsidDel="00000000" w:rsidP="00000000" w:rsidRDefault="00000000" w:rsidRPr="00000000" w14:paraId="0000010D">
      <w:pPr>
        <w:pageBreakBefore w:val="0"/>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Valuers Act</w:t>
      </w:r>
    </w:p>
    <w:p w:rsidR="00000000" w:rsidDel="00000000" w:rsidP="00000000" w:rsidRDefault="00000000" w:rsidRPr="00000000" w14:paraId="0000010E">
      <w:pPr>
        <w:pageBreakBefore w:val="0"/>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Surveyors Act</w:t>
      </w:r>
    </w:p>
    <w:p w:rsidR="00000000" w:rsidDel="00000000" w:rsidP="00000000" w:rsidRDefault="00000000" w:rsidRPr="00000000" w14:paraId="0000010F">
      <w:pPr>
        <w:pageBreakBefore w:val="0"/>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Advocates Act Cap 16</w:t>
      </w:r>
    </w:p>
    <w:p w:rsidR="00000000" w:rsidDel="00000000" w:rsidP="00000000" w:rsidRDefault="00000000" w:rsidRPr="00000000" w14:paraId="00000110">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Case law:</w:t>
      </w:r>
    </w:p>
    <w:p w:rsidR="00000000" w:rsidDel="00000000" w:rsidP="00000000" w:rsidRDefault="00000000" w:rsidRPr="00000000" w14:paraId="00000111">
      <w:pPr>
        <w:pageBreakBefore w:val="0"/>
        <w:numPr>
          <w:ilvl w:val="0"/>
          <w:numId w:val="5"/>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National Bank of Kenya vs. Anaj Warehousing Limited Supreme Court Petition No. 36 of 2014 (2015) Eklr</w:t>
      </w:r>
    </w:p>
    <w:p w:rsidR="00000000" w:rsidDel="00000000" w:rsidP="00000000" w:rsidRDefault="00000000" w:rsidRPr="00000000" w14:paraId="00000112">
      <w:pPr>
        <w:pageBreakBefore w:val="0"/>
        <w:numPr>
          <w:ilvl w:val="0"/>
          <w:numId w:val="5"/>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National Bank of Kenya Limited vs. Wilson Ndolo Ayah, Civil Appeal No. 119 of 2002 (2009) eKLR</w:t>
      </w:r>
    </w:p>
    <w:p w:rsidR="00000000" w:rsidDel="00000000" w:rsidP="00000000" w:rsidRDefault="00000000" w:rsidRPr="00000000" w14:paraId="00000113">
      <w:pPr>
        <w:pageBreakBefore w:val="0"/>
        <w:numPr>
          <w:ilvl w:val="0"/>
          <w:numId w:val="5"/>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Barclays Bank Bank Plc Vs. O’brien (1994) 1 A.C 180 (on initial interview and duty to advise)</w:t>
      </w:r>
    </w:p>
    <w:p w:rsidR="00000000" w:rsidDel="00000000" w:rsidP="00000000" w:rsidRDefault="00000000" w:rsidRPr="00000000" w14:paraId="00000114">
      <w:pPr>
        <w:pageBreakBefore w:val="0"/>
        <w:numPr>
          <w:ilvl w:val="0"/>
          <w:numId w:val="7"/>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Mortgage Express Ltd vs Bowerman &amp; Partners (1996) 2 All E.R 836</w:t>
      </w:r>
    </w:p>
    <w:p w:rsidR="00000000" w:rsidDel="00000000" w:rsidP="00000000" w:rsidRDefault="00000000" w:rsidRPr="00000000" w14:paraId="00000115">
      <w:pPr>
        <w:pageBreakBefore w:val="0"/>
        <w:numPr>
          <w:ilvl w:val="0"/>
          <w:numId w:val="7"/>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Rajdip Housing Development Company Vs J. Wacira Wambugu CACA 4 of 1991</w:t>
      </w:r>
    </w:p>
    <w:p w:rsidR="00000000" w:rsidDel="00000000" w:rsidP="00000000" w:rsidRDefault="00000000" w:rsidRPr="00000000" w14:paraId="00000116">
      <w:pPr>
        <w:pageBreakBefore w:val="0"/>
        <w:numPr>
          <w:ilvl w:val="0"/>
          <w:numId w:val="7"/>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Mapis Investment (k) Limited Vs Kenya Railways Corp. CACA 14 of 2005</w:t>
      </w:r>
    </w:p>
    <w:p w:rsidR="00000000" w:rsidDel="00000000" w:rsidP="00000000" w:rsidRDefault="00000000" w:rsidRPr="00000000" w14:paraId="00000117">
      <w:pPr>
        <w:pageBreakBefore w:val="0"/>
        <w:numPr>
          <w:ilvl w:val="0"/>
          <w:numId w:val="7"/>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Shah vs Akiba Bank Limited 2005 2KLR 424, 2006 2 EA 323</w:t>
      </w:r>
    </w:p>
    <w:p w:rsidR="00000000" w:rsidDel="00000000" w:rsidP="00000000" w:rsidRDefault="00000000" w:rsidRPr="00000000" w14:paraId="00000118">
      <w:pPr>
        <w:pageBreakBefore w:val="0"/>
        <w:numPr>
          <w:ilvl w:val="0"/>
          <w:numId w:val="7"/>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MAwji Vs USIU 1976 KLR 185</w:t>
      </w:r>
    </w:p>
    <w:p w:rsidR="00000000" w:rsidDel="00000000" w:rsidP="00000000" w:rsidRDefault="00000000" w:rsidRPr="00000000" w14:paraId="00000119">
      <w:pPr>
        <w:pageBreakBefore w:val="0"/>
        <w:numPr>
          <w:ilvl w:val="0"/>
          <w:numId w:val="7"/>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Gitwanyi Investment Limited Vs Tajmal Limited and 2 others 2006 2 EA 76</w:t>
      </w:r>
    </w:p>
    <w:p w:rsidR="00000000" w:rsidDel="00000000" w:rsidP="00000000" w:rsidRDefault="00000000" w:rsidRPr="00000000" w14:paraId="0000011A">
      <w:pPr>
        <w:pageBreakBefore w:val="0"/>
        <w:numPr>
          <w:ilvl w:val="0"/>
          <w:numId w:val="7"/>
        </w:numPr>
        <w:spacing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AG v KCB Limited &amp; Afraha High School (2004 eKLR) </w:t>
      </w:r>
    </w:p>
    <w:p w:rsidR="00000000" w:rsidDel="00000000" w:rsidP="00000000" w:rsidRDefault="00000000" w:rsidRPr="00000000" w14:paraId="0000011B">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C">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tab/>
        <w:t xml:space="preserve">THE CONTRACT STAGE</w:t>
      </w:r>
    </w:p>
    <w:p w:rsidR="00000000" w:rsidDel="00000000" w:rsidP="00000000" w:rsidRDefault="00000000" w:rsidRPr="00000000" w14:paraId="0000011D">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 should be able to prepare, peruse and advise on an agreement for sale</w:t>
      </w:r>
    </w:p>
    <w:p w:rsidR="00000000" w:rsidDel="00000000" w:rsidP="00000000" w:rsidRDefault="00000000" w:rsidRPr="00000000" w14:paraId="0000011E">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 should be able to have the agreement executed in accordance to law and good practice  An appreciation of the law of obligations or contract law is demanded. An “enforceable contract” with regard to disposition of interest in land is reviewed. The form and substance of the agreement is considered. The student is expected to make an independent judgment in characterization of the parties to the transaction as well as contents of the sale Agreement whilst being conscious to freedom of the parties to contract as they may wish.</w:t>
      </w:r>
    </w:p>
    <w:p w:rsidR="00000000" w:rsidDel="00000000" w:rsidP="00000000" w:rsidRDefault="00000000" w:rsidRPr="00000000" w14:paraId="0000011F">
      <w:pPr>
        <w:pageBreakBefore w:val="0"/>
        <w:spacing w:line="360" w:lineRule="auto"/>
        <w:jc w:val="both"/>
        <w:rPr>
          <w:rFonts w:ascii="Arial Narrow" w:cs="Arial Narrow" w:eastAsia="Arial Narrow" w:hAnsi="Arial Narrow"/>
          <w:color w:val="666666"/>
        </w:rPr>
      </w:pPr>
      <w:r w:rsidDel="00000000" w:rsidR="00000000" w:rsidRPr="00000000">
        <w:rPr>
          <w:rtl w:val="0"/>
        </w:rPr>
      </w:r>
    </w:p>
    <w:p w:rsidR="00000000" w:rsidDel="00000000" w:rsidP="00000000" w:rsidRDefault="00000000" w:rsidRPr="00000000" w14:paraId="00000120">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w:t>
        <w:tab/>
        <w:t xml:space="preserve">Law of Contract and basic requirements of an enforceable contract </w:t>
        <w:tab/>
        <w:tab/>
        <w:t xml:space="preserve">generally</w:t>
      </w:r>
    </w:p>
    <w:p w:rsidR="00000000" w:rsidDel="00000000" w:rsidP="00000000" w:rsidRDefault="00000000" w:rsidRPr="00000000" w14:paraId="00000121">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w:t>
        <w:tab/>
        <w:t xml:space="preserve">Parts of a sale agreement, drafts and </w:t>
        <w:tab/>
        <w:t xml:space="preserve">engrossments.</w:t>
      </w:r>
    </w:p>
    <w:p w:rsidR="00000000" w:rsidDel="00000000" w:rsidP="00000000" w:rsidRDefault="00000000" w:rsidRPr="00000000" w14:paraId="00000122">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w:t>
        <w:tab/>
        <w:t xml:space="preserve">TERMS OF THE AGREEMENT FOR SALE</w:t>
      </w:r>
    </w:p>
    <w:p w:rsidR="00000000" w:rsidDel="00000000" w:rsidP="00000000" w:rsidRDefault="00000000" w:rsidRPr="00000000" w14:paraId="00000123">
      <w:pPr>
        <w:pageBreakBefore w:val="0"/>
        <w:widowControl w:val="1"/>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4.3.1</w:t>
        <w:tab/>
        <w:t xml:space="preserve">General Conditions of sale</w:t>
      </w:r>
    </w:p>
    <w:p w:rsidR="00000000" w:rsidDel="00000000" w:rsidP="00000000" w:rsidRDefault="00000000" w:rsidRPr="00000000" w14:paraId="00000124">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4.3.2</w:t>
        <w:tab/>
        <w:t xml:space="preserve">Special Conditions of Sale</w:t>
      </w:r>
    </w:p>
    <w:p w:rsidR="00000000" w:rsidDel="00000000" w:rsidP="00000000" w:rsidRDefault="00000000" w:rsidRPr="00000000" w14:paraId="00000125">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 xml:space="preserve">4.3.2.1</w:t>
        <w:tab/>
        <w:t xml:space="preserve">Particulars of Property</w:t>
      </w:r>
    </w:p>
    <w:p w:rsidR="00000000" w:rsidDel="00000000" w:rsidP="00000000" w:rsidRDefault="00000000" w:rsidRPr="00000000" w14:paraId="00000126">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ab/>
        <w:t xml:space="preserve">Fixtures and Fittings</w:t>
      </w:r>
    </w:p>
    <w:p w:rsidR="00000000" w:rsidDel="00000000" w:rsidP="00000000" w:rsidRDefault="00000000" w:rsidRPr="00000000" w14:paraId="00000127">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ab/>
        <w:t xml:space="preserve">Doctrines of annexation and maximum user consideration</w:t>
      </w:r>
    </w:p>
    <w:p w:rsidR="00000000" w:rsidDel="00000000" w:rsidP="00000000" w:rsidRDefault="00000000" w:rsidRPr="00000000" w14:paraId="00000128">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 xml:space="preserve">4.3.2.2. Consideration</w:t>
      </w:r>
    </w:p>
    <w:p w:rsidR="00000000" w:rsidDel="00000000" w:rsidP="00000000" w:rsidRDefault="00000000" w:rsidRPr="00000000" w14:paraId="00000129">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ab/>
        <w:t xml:space="preserve"> 4.3.2.2.1</w:t>
        <w:tab/>
        <w:t xml:space="preserve">Deposit </w:t>
      </w:r>
    </w:p>
    <w:p w:rsidR="00000000" w:rsidDel="00000000" w:rsidP="00000000" w:rsidRDefault="00000000" w:rsidRPr="00000000" w14:paraId="0000012A">
      <w:pPr>
        <w:pageBreakBefore w:val="0"/>
        <w:numPr>
          <w:ilvl w:val="7"/>
          <w:numId w:val="9"/>
        </w:numPr>
        <w:spacing w:line="360" w:lineRule="auto"/>
        <w:ind w:left="32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Nature of Deposit</w:t>
      </w:r>
    </w:p>
    <w:p w:rsidR="00000000" w:rsidDel="00000000" w:rsidP="00000000" w:rsidRDefault="00000000" w:rsidRPr="00000000" w14:paraId="0000012B">
      <w:pPr>
        <w:pageBreakBefore w:val="0"/>
        <w:numPr>
          <w:ilvl w:val="8"/>
          <w:numId w:val="9"/>
        </w:numPr>
        <w:spacing w:line="360" w:lineRule="auto"/>
        <w:ind w:left="36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Who holds the Deposit- stakeholders, Agents, Escrow </w:t>
      </w:r>
    </w:p>
    <w:p w:rsidR="00000000" w:rsidDel="00000000" w:rsidP="00000000" w:rsidRDefault="00000000" w:rsidRPr="00000000" w14:paraId="0000012C">
      <w:pPr>
        <w:pageBreakBefore w:val="0"/>
        <w:numPr>
          <w:ilvl w:val="8"/>
          <w:numId w:val="9"/>
        </w:numPr>
        <w:spacing w:line="360" w:lineRule="auto"/>
        <w:ind w:left="36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Forfeiture of Deposit</w:t>
      </w:r>
    </w:p>
    <w:p w:rsidR="00000000" w:rsidDel="00000000" w:rsidP="00000000" w:rsidRDefault="00000000" w:rsidRPr="00000000" w14:paraId="0000012D">
      <w:pPr>
        <w:pageBreakBefore w:val="0"/>
        <w:numPr>
          <w:ilvl w:val="8"/>
          <w:numId w:val="9"/>
        </w:numPr>
        <w:spacing w:line="360" w:lineRule="auto"/>
        <w:ind w:left="36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possible Reforms</w:t>
      </w:r>
    </w:p>
    <w:p w:rsidR="00000000" w:rsidDel="00000000" w:rsidP="00000000" w:rsidRDefault="00000000" w:rsidRPr="00000000" w14:paraId="0000012E">
      <w:pPr>
        <w:pageBreakBefore w:val="0"/>
        <w:spacing w:line="360" w:lineRule="auto"/>
        <w:ind w:left="221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4.3.2.2.2 </w:t>
        <w:tab/>
        <w:t xml:space="preserve">Payment of Balance of Purchase Price</w:t>
      </w:r>
    </w:p>
    <w:p w:rsidR="00000000" w:rsidDel="00000000" w:rsidP="00000000" w:rsidRDefault="00000000" w:rsidRPr="00000000" w14:paraId="0000012F">
      <w:pPr>
        <w:pageBreakBefore w:val="0"/>
        <w:spacing w:line="360" w:lineRule="auto"/>
        <w:ind w:left="2211"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ab/>
        <w:t xml:space="preserve">Professional undertakings, </w:t>
      </w:r>
    </w:p>
    <w:p w:rsidR="00000000" w:rsidDel="00000000" w:rsidP="00000000" w:rsidRDefault="00000000" w:rsidRPr="00000000" w14:paraId="00000130">
      <w:pPr>
        <w:pageBreakBefore w:val="0"/>
        <w:numPr>
          <w:ilvl w:val="8"/>
          <w:numId w:val="9"/>
        </w:numPr>
        <w:spacing w:line="360" w:lineRule="auto"/>
        <w:ind w:left="36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Nature of Professional Undertakings</w:t>
      </w:r>
    </w:p>
    <w:p w:rsidR="00000000" w:rsidDel="00000000" w:rsidP="00000000" w:rsidRDefault="00000000" w:rsidRPr="00000000" w14:paraId="00000131">
      <w:pPr>
        <w:pageBreakBefore w:val="0"/>
        <w:numPr>
          <w:ilvl w:val="8"/>
          <w:numId w:val="9"/>
        </w:numPr>
        <w:spacing w:line="360" w:lineRule="auto"/>
        <w:ind w:left="36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General Principles of Professional undertakings</w:t>
      </w:r>
    </w:p>
    <w:p w:rsidR="00000000" w:rsidDel="00000000" w:rsidP="00000000" w:rsidRDefault="00000000" w:rsidRPr="00000000" w14:paraId="00000132">
      <w:pPr>
        <w:pageBreakBefore w:val="0"/>
        <w:numPr>
          <w:ilvl w:val="8"/>
          <w:numId w:val="9"/>
        </w:numPr>
        <w:spacing w:line="360" w:lineRule="auto"/>
        <w:ind w:left="36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Consequences of Breach of Professional Undertakings</w:t>
      </w:r>
    </w:p>
    <w:p w:rsidR="00000000" w:rsidDel="00000000" w:rsidP="00000000" w:rsidRDefault="00000000" w:rsidRPr="00000000" w14:paraId="00000133">
      <w:pPr>
        <w:pageBreakBefore w:val="0"/>
        <w:numPr>
          <w:ilvl w:val="8"/>
          <w:numId w:val="9"/>
        </w:numPr>
        <w:spacing w:line="360" w:lineRule="auto"/>
        <w:ind w:left="36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obligations imposed by Professional undertakings</w:t>
      </w:r>
    </w:p>
    <w:p w:rsidR="00000000" w:rsidDel="00000000" w:rsidP="00000000" w:rsidRDefault="00000000" w:rsidRPr="00000000" w14:paraId="00000134">
      <w:pPr>
        <w:pageBreakBefore w:val="0"/>
        <w:numPr>
          <w:ilvl w:val="8"/>
          <w:numId w:val="9"/>
        </w:numPr>
        <w:spacing w:line="360" w:lineRule="auto"/>
        <w:ind w:left="36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to draft a professional undertaking</w:t>
      </w:r>
    </w:p>
    <w:p w:rsidR="00000000" w:rsidDel="00000000" w:rsidP="00000000" w:rsidRDefault="00000000" w:rsidRPr="00000000" w14:paraId="00000135">
      <w:pPr>
        <w:pageBreakBefore w:val="0"/>
        <w:widowControl w:val="1"/>
        <w:spacing w:line="360" w:lineRule="auto"/>
        <w:ind w:left="226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4.3.2.3</w:t>
        <w:tab/>
        <w:tab/>
        <w:t xml:space="preserve">Completion </w:t>
      </w:r>
    </w:p>
    <w:p w:rsidR="00000000" w:rsidDel="00000000" w:rsidP="00000000" w:rsidRDefault="00000000" w:rsidRPr="00000000" w14:paraId="00000136">
      <w:pPr>
        <w:pageBreakBefore w:val="0"/>
        <w:widowControl w:val="1"/>
        <w:numPr>
          <w:ilvl w:val="8"/>
          <w:numId w:val="9"/>
        </w:numPr>
        <w:spacing w:line="360" w:lineRule="auto"/>
        <w:ind w:left="360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Completion notices </w:t>
      </w:r>
    </w:p>
    <w:p w:rsidR="00000000" w:rsidDel="00000000" w:rsidP="00000000" w:rsidRDefault="00000000" w:rsidRPr="00000000" w14:paraId="00000137">
      <w:pPr>
        <w:pageBreakBefore w:val="0"/>
        <w:widowControl w:val="1"/>
        <w:numPr>
          <w:ilvl w:val="8"/>
          <w:numId w:val="9"/>
        </w:numPr>
        <w:spacing w:line="360" w:lineRule="auto"/>
        <w:ind w:left="360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Time of the essence clauses. </w:t>
      </w:r>
    </w:p>
    <w:p w:rsidR="00000000" w:rsidDel="00000000" w:rsidP="00000000" w:rsidRDefault="00000000" w:rsidRPr="00000000" w14:paraId="00000138">
      <w:pPr>
        <w:pageBreakBefore w:val="0"/>
        <w:widowControl w:val="1"/>
        <w:numPr>
          <w:ilvl w:val="8"/>
          <w:numId w:val="9"/>
        </w:numPr>
        <w:spacing w:line="360" w:lineRule="auto"/>
        <w:ind w:left="360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LSK completion-Postal or Physical</w:t>
      </w:r>
    </w:p>
    <w:p w:rsidR="00000000" w:rsidDel="00000000" w:rsidP="00000000" w:rsidRDefault="00000000" w:rsidRPr="00000000" w14:paraId="00000139">
      <w:pPr>
        <w:pageBreakBefore w:val="0"/>
        <w:widowControl w:val="1"/>
        <w:spacing w:line="360" w:lineRule="auto"/>
        <w:ind w:left="226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4.3.2.4</w:t>
        <w:tab/>
        <w:tab/>
        <w:t xml:space="preserve">Remedies available to the Parties in the event of </w:t>
        <w:tab/>
        <w:tab/>
        <w:tab/>
        <w:tab/>
        <w:t xml:space="preserve">Breach</w:t>
      </w:r>
    </w:p>
    <w:p w:rsidR="00000000" w:rsidDel="00000000" w:rsidP="00000000" w:rsidRDefault="00000000" w:rsidRPr="00000000" w14:paraId="0000013A">
      <w:pPr>
        <w:pageBreakBefore w:val="0"/>
        <w:widowControl w:val="1"/>
        <w:numPr>
          <w:ilvl w:val="8"/>
          <w:numId w:val="9"/>
        </w:numPr>
        <w:spacing w:line="360" w:lineRule="auto"/>
        <w:ind w:left="3600" w:firstLine="1361.000000000000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Remedies available to the Vendor in the event of </w:t>
        <w:tab/>
        <w:tab/>
        <w:t xml:space="preserve">Breach</w:t>
      </w:r>
    </w:p>
    <w:p w:rsidR="00000000" w:rsidDel="00000000" w:rsidP="00000000" w:rsidRDefault="00000000" w:rsidRPr="00000000" w14:paraId="0000013B">
      <w:pPr>
        <w:pageBreakBefore w:val="0"/>
        <w:widowControl w:val="1"/>
        <w:numPr>
          <w:ilvl w:val="8"/>
          <w:numId w:val="9"/>
        </w:numPr>
        <w:spacing w:line="360" w:lineRule="auto"/>
        <w:ind w:left="3600" w:firstLine="1361.000000000000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Remedies available to the Purchaser in the event of </w:t>
        <w:tab/>
        <w:tab/>
        <w:t xml:space="preserve">Breach</w:t>
      </w:r>
    </w:p>
    <w:p w:rsidR="00000000" w:rsidDel="00000000" w:rsidP="00000000" w:rsidRDefault="00000000" w:rsidRPr="00000000" w14:paraId="0000013C">
      <w:pPr>
        <w:pageBreakBefore w:val="0"/>
        <w:widowControl w:val="1"/>
        <w:spacing w:line="360" w:lineRule="auto"/>
        <w:ind w:left="73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4.3.3</w:t>
        <w:tab/>
        <w:t xml:space="preserve">Law Society Conditions 1989 Edition</w:t>
      </w:r>
    </w:p>
    <w:p w:rsidR="00000000" w:rsidDel="00000000" w:rsidP="00000000" w:rsidRDefault="00000000" w:rsidRPr="00000000" w14:paraId="0000013D">
      <w:pPr>
        <w:pageBreakBefore w:val="0"/>
        <w:spacing w:line="360"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4.3.4</w:t>
        <w:tab/>
        <w:t xml:space="preserve">Law society Conditions 2015 Edition</w:t>
      </w:r>
    </w:p>
    <w:p w:rsidR="00000000" w:rsidDel="00000000" w:rsidP="00000000" w:rsidRDefault="00000000" w:rsidRPr="00000000" w14:paraId="0000013E">
      <w:pPr>
        <w:pageBreakBefore w:val="0"/>
        <w:spacing w:line="360"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F">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4.4</w:t>
        <w:tab/>
        <w:t xml:space="preserve">ROLE OF THE ADVOCATES- </w:t>
      </w:r>
    </w:p>
    <w:p w:rsidR="00000000" w:rsidDel="00000000" w:rsidP="00000000" w:rsidRDefault="00000000" w:rsidRPr="00000000" w14:paraId="00000140">
      <w:pPr>
        <w:pageBreakBefore w:val="0"/>
        <w:spacing w:line="360" w:lineRule="auto"/>
        <w:ind w:left="680"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4.4.1</w:t>
        <w:tab/>
        <w:t xml:space="preserve"> Role of the Vendor's Advocate</w:t>
      </w:r>
    </w:p>
    <w:p w:rsidR="00000000" w:rsidDel="00000000" w:rsidP="00000000" w:rsidRDefault="00000000" w:rsidRPr="00000000" w14:paraId="00000141">
      <w:pPr>
        <w:pageBreakBefore w:val="0"/>
        <w:spacing w:line="360" w:lineRule="auto"/>
        <w:ind w:left="680"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4.4.2</w:t>
        <w:tab/>
        <w:t xml:space="preserve"> Role of the Purchaser's  Advocate</w:t>
      </w:r>
    </w:p>
    <w:p w:rsidR="00000000" w:rsidDel="00000000" w:rsidP="00000000" w:rsidRDefault="00000000" w:rsidRPr="00000000" w14:paraId="00000142">
      <w:pPr>
        <w:pageBreakBefore w:val="0"/>
        <w:spacing w:line="360" w:lineRule="auto"/>
        <w:ind w:left="680"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4.4.3</w:t>
        <w:tab/>
        <w:t xml:space="preserve">Role of the Financier's Advocate</w:t>
      </w:r>
    </w:p>
    <w:p w:rsidR="00000000" w:rsidDel="00000000" w:rsidP="00000000" w:rsidRDefault="00000000" w:rsidRPr="00000000" w14:paraId="00000143">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w:t>
        <w:tab/>
        <w:t xml:space="preserve">COMPARING THE CONVENTIONAL AGREEMENT FOR SALE AND ONE THAT </w:t>
        <w:tab/>
        <w:t xml:space="preserve">CATERS FOR OTHER SCENARIOS</w:t>
      </w:r>
    </w:p>
    <w:p w:rsidR="00000000" w:rsidDel="00000000" w:rsidP="00000000" w:rsidRDefault="00000000" w:rsidRPr="00000000" w14:paraId="00000144">
      <w:pPr>
        <w:pageBreakBefore w:val="0"/>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4.5.1</w:t>
        <w:tab/>
        <w:t xml:space="preserve">Sale and purchase through Auction</w:t>
      </w:r>
    </w:p>
    <w:p w:rsidR="00000000" w:rsidDel="00000000" w:rsidP="00000000" w:rsidRDefault="00000000" w:rsidRPr="00000000" w14:paraId="00000145">
      <w:pPr>
        <w:pageBreakBefore w:val="0"/>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4.5.2</w:t>
        <w:tab/>
        <w:t xml:space="preserve">Sale of property off-plan (Developmental conveyancing)</w:t>
      </w:r>
    </w:p>
    <w:p w:rsidR="00000000" w:rsidDel="00000000" w:rsidP="00000000" w:rsidRDefault="00000000" w:rsidRPr="00000000" w14:paraId="00000146">
      <w:pPr>
        <w:pageBreakBefore w:val="0"/>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4.5.3</w:t>
        <w:tab/>
        <w:t xml:space="preserve">Sale of a sub-lease</w:t>
      </w:r>
    </w:p>
    <w:p w:rsidR="00000000" w:rsidDel="00000000" w:rsidP="00000000" w:rsidRDefault="00000000" w:rsidRPr="00000000" w14:paraId="00000147">
      <w:pPr>
        <w:pageBreakBefore w:val="0"/>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4.5.4</w:t>
        <w:tab/>
        <w:t xml:space="preserve">Sale of property through Survey &amp; subdivision sales: Sec 22, 42 LRA</w:t>
      </w:r>
    </w:p>
    <w:p w:rsidR="00000000" w:rsidDel="00000000" w:rsidP="00000000" w:rsidRDefault="00000000" w:rsidRPr="00000000" w14:paraId="00000148">
      <w:pPr>
        <w:pageBreakBefore w:val="0"/>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4.5.5</w:t>
        <w:tab/>
        <w:t xml:space="preserve">Sale and Purchase of a leased building</w:t>
      </w:r>
    </w:p>
    <w:p w:rsidR="00000000" w:rsidDel="00000000" w:rsidP="00000000" w:rsidRDefault="00000000" w:rsidRPr="00000000" w14:paraId="00000149">
      <w:pPr>
        <w:pageBreakBefore w:val="0"/>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4.5.6</w:t>
        <w:tab/>
        <w:t xml:space="preserve">Sale and Purchase of Community Land</w:t>
      </w:r>
    </w:p>
    <w:p w:rsidR="00000000" w:rsidDel="00000000" w:rsidP="00000000" w:rsidRDefault="00000000" w:rsidRPr="00000000" w14:paraId="0000014A">
      <w:pPr>
        <w:pageBreakBefore w:val="0"/>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4.5.6</w:t>
        <w:tab/>
        <w:t xml:space="preserve">Fractional Sale and Time Shares</w:t>
      </w:r>
    </w:p>
    <w:p w:rsidR="00000000" w:rsidDel="00000000" w:rsidP="00000000" w:rsidRDefault="00000000" w:rsidRPr="00000000" w14:paraId="0000014B">
      <w:pPr>
        <w:pageBreakBefore w:val="0"/>
        <w:spacing w:line="360" w:lineRule="auto"/>
        <w:ind w:left="737" w:hanging="73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4.5.6 </w:t>
        <w:tab/>
        <w:t xml:space="preserve">Sale and Purchase of property through a co-operative or a land buying company</w:t>
      </w:r>
    </w:p>
    <w:p w:rsidR="00000000" w:rsidDel="00000000" w:rsidP="00000000" w:rsidRDefault="00000000" w:rsidRPr="00000000" w14:paraId="0000014C">
      <w:pPr>
        <w:pageBreakBefore w:val="0"/>
        <w:spacing w:line="360" w:lineRule="auto"/>
        <w:ind w:left="720" w:hanging="720"/>
        <w:jc w:val="both"/>
        <w:rPr>
          <w:rFonts w:ascii="Arial Narrow" w:cs="Arial Narrow" w:eastAsia="Arial Narrow" w:hAnsi="Arial Narrow"/>
          <w:strike w:val="1"/>
        </w:rPr>
      </w:pPr>
      <w:r w:rsidDel="00000000" w:rsidR="00000000" w:rsidRPr="00000000">
        <w:rPr>
          <w:rtl w:val="0"/>
        </w:rPr>
      </w:r>
    </w:p>
    <w:p w:rsidR="00000000" w:rsidDel="00000000" w:rsidP="00000000" w:rsidRDefault="00000000" w:rsidRPr="00000000" w14:paraId="0000014D">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Texts:</w:t>
      </w:r>
    </w:p>
    <w:p w:rsidR="00000000" w:rsidDel="00000000" w:rsidP="00000000" w:rsidRDefault="00000000" w:rsidRPr="00000000" w14:paraId="0000014E">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Ojienda Chapter 3</w:t>
      </w:r>
    </w:p>
    <w:p w:rsidR="00000000" w:rsidDel="00000000" w:rsidP="00000000" w:rsidRDefault="00000000" w:rsidRPr="00000000" w14:paraId="0000014F">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P.L. Onalo</w:t>
      </w:r>
    </w:p>
    <w:p w:rsidR="00000000" w:rsidDel="00000000" w:rsidP="00000000" w:rsidRDefault="00000000" w:rsidRPr="00000000" w14:paraId="00000150">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Robert Abbey &amp; Mark Richards p52-87, 262-291</w:t>
      </w:r>
    </w:p>
    <w:p w:rsidR="00000000" w:rsidDel="00000000" w:rsidP="00000000" w:rsidRDefault="00000000" w:rsidRPr="00000000" w14:paraId="00000151">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Handout: Check lists for both advocate for buyer &amp; for seller</w:t>
      </w:r>
    </w:p>
    <w:p w:rsidR="00000000" w:rsidDel="00000000" w:rsidP="00000000" w:rsidRDefault="00000000" w:rsidRPr="00000000" w14:paraId="00000152">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Statutes: Law of Contract Act Cap 23-s.3</w:t>
      </w:r>
    </w:p>
    <w:p w:rsidR="00000000" w:rsidDel="00000000" w:rsidP="00000000" w:rsidRDefault="00000000" w:rsidRPr="00000000" w14:paraId="00000153">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Law society conditions of sale</w:t>
      </w:r>
    </w:p>
    <w:p w:rsidR="00000000" w:rsidDel="00000000" w:rsidP="00000000" w:rsidRDefault="00000000" w:rsidRPr="00000000" w14:paraId="00000154">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Land Registration Act</w:t>
      </w:r>
    </w:p>
    <w:p w:rsidR="00000000" w:rsidDel="00000000" w:rsidP="00000000" w:rsidRDefault="00000000" w:rsidRPr="00000000" w14:paraId="00000155">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Land Act</w:t>
      </w:r>
    </w:p>
    <w:p w:rsidR="00000000" w:rsidDel="00000000" w:rsidP="00000000" w:rsidRDefault="00000000" w:rsidRPr="00000000" w14:paraId="00000156">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Community Land Act</w:t>
      </w:r>
    </w:p>
    <w:p w:rsidR="00000000" w:rsidDel="00000000" w:rsidP="00000000" w:rsidRDefault="00000000" w:rsidRPr="00000000" w14:paraId="00000157">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Case Law: </w:t>
      </w:r>
    </w:p>
    <w:p w:rsidR="00000000" w:rsidDel="00000000" w:rsidP="00000000" w:rsidRDefault="00000000" w:rsidRPr="00000000" w14:paraId="00000158">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Equip Agencies Limited Vs. Credit Bank Ltd Nairobi HCCC NO. 773 OF 2003</w:t>
      </w:r>
    </w:p>
    <w:p w:rsidR="00000000" w:rsidDel="00000000" w:rsidP="00000000" w:rsidRDefault="00000000" w:rsidRPr="00000000" w14:paraId="00000159">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Harit Sheth t/a Harit Sheth Advocates vs. K.H. Osmond T/A K.H. Osmond Advocate </w:t>
        <w:tab/>
        <w:tab/>
        <w:t xml:space="preserve">(2011) Eklr</w:t>
      </w:r>
    </w:p>
    <w:p w:rsidR="00000000" w:rsidDel="00000000" w:rsidP="00000000" w:rsidRDefault="00000000" w:rsidRPr="00000000" w14:paraId="0000015A">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Oriaro &amp; Company Advocates vs. Muriu Mungai &amp; Company Advocates &amp; Another </w:t>
        <w:tab/>
        <w:tab/>
        <w:t xml:space="preserve">(2009)eKLR</w:t>
      </w:r>
    </w:p>
    <w:p w:rsidR="00000000" w:rsidDel="00000000" w:rsidP="00000000" w:rsidRDefault="00000000" w:rsidRPr="00000000" w14:paraId="0000015B">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Peter Nganga Muiruri vs. Credit Bank Limited &amp; 2 others (2008)eKLR</w:t>
      </w:r>
    </w:p>
    <w:p w:rsidR="00000000" w:rsidDel="00000000" w:rsidP="00000000" w:rsidRDefault="00000000" w:rsidRPr="00000000" w14:paraId="0000015C">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Naphatali Paul Radier Vs. David Njogu Gachanja t/a D. Njogu Company Advocates </w:t>
        <w:tab/>
        <w:tab/>
        <w:t xml:space="preserve">(2006) Eklr</w:t>
      </w:r>
    </w:p>
    <w:p w:rsidR="00000000" w:rsidDel="00000000" w:rsidP="00000000" w:rsidRDefault="00000000" w:rsidRPr="00000000" w14:paraId="0000015D">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Kenya Reinsurance Corporation Vs. V.E. Muguku Muriu &amp; Company (1996)eKLR</w:t>
      </w:r>
    </w:p>
    <w:p w:rsidR="00000000" w:rsidDel="00000000" w:rsidP="00000000" w:rsidRDefault="00000000" w:rsidRPr="00000000" w14:paraId="0000015E">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S.T.G. Muhia T/a Thuo Muhia &amp; Company Advocates vs. J. Chege t/a J.M. Chege &amp; </w:t>
        <w:tab/>
        <w:tab/>
        <w:t xml:space="preserve">Company Advocates (2009)</w:t>
      </w:r>
    </w:p>
    <w:p w:rsidR="00000000" w:rsidDel="00000000" w:rsidP="00000000" w:rsidRDefault="00000000" w:rsidRPr="00000000" w14:paraId="0000015F">
      <w:pPr>
        <w:pageBreakBefore w:val="0"/>
        <w:spacing w:line="360"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Barclays vs Messenger (1989) 3 All E R 492 (deposits)</w:t>
      </w:r>
    </w:p>
    <w:p w:rsidR="00000000" w:rsidDel="00000000" w:rsidP="00000000" w:rsidRDefault="00000000" w:rsidRPr="00000000" w14:paraId="00000160">
      <w:pPr>
        <w:pageBreakBefore w:val="0"/>
        <w:spacing w:line="360" w:lineRule="auto"/>
        <w:ind w:left="1080" w:firstLine="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Universal Corpn Vs Five Ways Properties (1997) 1 All E.R</w:t>
      </w:r>
    </w:p>
    <w:p w:rsidR="00000000" w:rsidDel="00000000" w:rsidP="00000000" w:rsidRDefault="00000000" w:rsidRPr="00000000" w14:paraId="00000161">
      <w:pPr>
        <w:pageBreakBefore w:val="0"/>
        <w:spacing w:line="360" w:lineRule="auto"/>
        <w:ind w:left="72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Muchira Vs Gesima Power Mills Ltd (2004) 2 E.A 168</w:t>
      </w:r>
    </w:p>
    <w:p w:rsidR="00000000" w:rsidDel="00000000" w:rsidP="00000000" w:rsidRDefault="00000000" w:rsidRPr="00000000" w14:paraId="00000162">
      <w:pPr>
        <w:pageBreakBefore w:val="0"/>
        <w:spacing w:line="360" w:lineRule="auto"/>
        <w:ind w:left="36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3">
      <w:pPr>
        <w:pageBreakBefore w:val="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tab/>
        <w:t xml:space="preserve">TRANSFER STAGE</w:t>
      </w:r>
    </w:p>
    <w:p w:rsidR="00000000" w:rsidDel="00000000" w:rsidP="00000000" w:rsidRDefault="00000000" w:rsidRPr="00000000" w14:paraId="00000164">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0"/>
          <w:color w:val="666666"/>
          <w:rtl w:val="0"/>
        </w:rPr>
        <w:t xml:space="preserve"> </w:t>
      </w:r>
      <w:r w:rsidDel="00000000" w:rsidR="00000000" w:rsidRPr="00000000">
        <w:rPr>
          <w:rFonts w:ascii="Arial Narrow" w:cs="Arial Narrow" w:eastAsia="Arial Narrow" w:hAnsi="Arial Narrow"/>
          <w:rtl w:val="0"/>
        </w:rPr>
        <w:br w:type="textWrapping"/>
      </w:r>
      <w:r w:rsidDel="00000000" w:rsidR="00000000" w:rsidRPr="00000000">
        <w:rPr>
          <w:rFonts w:ascii="Arial Narrow" w:cs="Arial Narrow" w:eastAsia="Arial Narrow" w:hAnsi="Arial Narrow"/>
          <w:color w:val="666666"/>
          <w:rtl w:val="0"/>
        </w:rPr>
        <w:t xml:space="preserve">The student should easily identified the nature of the interest being transferred and the circumstances under which the transfer is done• </w:t>
      </w:r>
      <w:r w:rsidDel="00000000" w:rsidR="00000000" w:rsidRPr="00000000">
        <w:rPr>
          <w:rtl w:val="0"/>
        </w:rPr>
      </w:r>
    </w:p>
    <w:p w:rsidR="00000000" w:rsidDel="00000000" w:rsidP="00000000" w:rsidRDefault="00000000" w:rsidRPr="00000000" w14:paraId="00000165">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color w:val="666666"/>
          <w:rtl w:val="0"/>
        </w:rPr>
        <w:t xml:space="preserve">The student should be able to draft an appropriate instrument of transfer or conveyance and have it executed and (if necessary) stamped and registered, according to law.</w:t>
      </w:r>
      <w:r w:rsidDel="00000000" w:rsidR="00000000" w:rsidRPr="00000000">
        <w:rPr>
          <w:rtl w:val="0"/>
        </w:rPr>
      </w:r>
    </w:p>
    <w:p w:rsidR="00000000" w:rsidDel="00000000" w:rsidP="00000000" w:rsidRDefault="00000000" w:rsidRPr="00000000" w14:paraId="00000166">
      <w:pPr>
        <w:pageBreakBefore w:val="0"/>
        <w:spacing w:line="360" w:lineRule="auto"/>
        <w:jc w:val="both"/>
        <w:rPr>
          <w:rFonts w:ascii="Arial Narrow" w:cs="Arial Narrow" w:eastAsia="Arial Narrow" w:hAnsi="Arial Narrow"/>
          <w:color w:val="666666"/>
        </w:rPr>
      </w:pPr>
      <w:r w:rsidDel="00000000" w:rsidR="00000000" w:rsidRPr="00000000">
        <w:rPr>
          <w:rtl w:val="0"/>
        </w:rPr>
      </w:r>
    </w:p>
    <w:p w:rsidR="00000000" w:rsidDel="00000000" w:rsidP="00000000" w:rsidRDefault="00000000" w:rsidRPr="00000000" w14:paraId="00000167">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w:t>
        <w:tab/>
        <w:t xml:space="preserve">VOLUNTARY TRANSFERS: SEC 2, 37 (1) LRA</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5.1.1</w:t>
        <w:tab/>
        <w:t xml:space="preserve">Transfer of Land through sale or by way of gift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5.1.2</w:t>
        <w:tab/>
        <w:t xml:space="preserve">Requirements for registration: Sec 44(5) LRA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5.1.3</w:t>
        <w:tab/>
        <w:t xml:space="preserve">Transfer Forms: Sec 43 (2) Land Act, Sec 37 LRA, Legal Notices 143-146</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5.1.4</w:t>
        <w:tab/>
        <w:t xml:space="preserve">Parts of the Transfer document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5.2</w:t>
        <w:tab/>
        <w:t xml:space="preserve">INTEREST TO BE TRANSFERRED AND DEEDS OF TRANSFER: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Sec 32 &amp; 37 (2) LRA; Art 40(1), Art 65 The Constitution, 2010</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0" w:right="0" w:firstLine="57.00000000000003"/>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5.2.1</w:t>
        <w:tab/>
        <w:t xml:space="preserve">Transfer of Freehold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0" w:right="0" w:firstLine="57.00000000000003"/>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5.2.2</w:t>
        <w:tab/>
        <w:t xml:space="preserve">Transfer of Leasehold (Leases and Sub-leases): Sec 45 LA; Sec 71 &amp; 72 </w:t>
        <w:tab/>
        <w:t xml:space="preserve">LRA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0" w:right="0" w:firstLine="57.00000000000003"/>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5.2.3</w:t>
        <w:tab/>
        <w:t xml:space="preserve">Transfer of Charge: Sec 86 (1) LA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0" w:right="0" w:firstLine="57.00000000000003"/>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5.2.4</w:t>
        <w:tab/>
        <w:t xml:space="preserve">Assignments, Transfer of Profit, Transfer of Undivided Share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5.3</w:t>
        <w:tab/>
        <w:t xml:space="preserve">CONSIDERATION: TRANSFER WITH AND WITHOUT CONSIDERATION: SEC </w:t>
        <w:tab/>
        <w:t xml:space="preserve">43 (2) LA; SEC 27 LRA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5.4</w:t>
        <w:tab/>
        <w:t xml:space="preserve">INVOLUNTARY TRANSFERS (BY OPERATION OF LAW)</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4"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5.4.1 </w:t>
        <w:tab/>
        <w:t xml:space="preserve">Death: Sec 49 &amp; 50 LA; Sec 60 &amp; 61 LRA</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4"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5.4.2 </w:t>
        <w:tab/>
        <w:t xml:space="preserve">Court attachment and sale: Order 22, Rule 55 Civil Procedure Rules, 2010; Sec 54 </w:t>
        <w:tab/>
        <w:t xml:space="preserve">LA; Sec 65 LRA</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4"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5.4.3</w:t>
        <w:tab/>
        <w:t xml:space="preserve">Vesting Order: Sec 45 -56 Trustees Act, Cap 167;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4"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5.4.4</w:t>
        <w:tab/>
        <w:t xml:space="preserve">Insolvency Act, 2015; Sec 52 LA, Sec 63 LRA,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4"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5.4.5</w:t>
        <w:tab/>
        <w:t xml:space="preserve">Adverse Possession: Sec 7 &amp; 17 Limitation of Actions Act, Cap 22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4"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5.4.6</w:t>
        <w:tab/>
        <w:t xml:space="preserve">Compulsory Acquisition: Art 40(3) The Constitution, 2010; Sec 107 – 133 LA</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5.5</w:t>
        <w:tab/>
        <w:t xml:space="preserve">MATRIMONIAL PROPERTY: SEC 2 &amp; 6 MATRIMONIAL PROPERTY ACT, 2013</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Texts: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Ojienda, Chapter 3</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Robert Abbey &amp; Mark Richards; p. 52 – 87, 261 – 291</w:t>
      </w:r>
    </w:p>
    <w:p w:rsidR="00000000" w:rsidDel="00000000" w:rsidP="00000000" w:rsidRDefault="00000000" w:rsidRPr="00000000" w14:paraId="000001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Handout: Checklist for Advocates for Buyer and Seller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Statutes: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The Constitution, 2010</w:t>
      </w:r>
    </w:p>
    <w:p w:rsidR="00000000" w:rsidDel="00000000" w:rsidP="00000000" w:rsidRDefault="00000000" w:rsidRPr="00000000" w14:paraId="000001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144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Act, 2012</w:t>
      </w:r>
    </w:p>
    <w:p w:rsidR="00000000" w:rsidDel="00000000" w:rsidP="00000000" w:rsidRDefault="00000000" w:rsidRPr="00000000" w14:paraId="000001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144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Registration Act, 2012</w:t>
      </w:r>
    </w:p>
    <w:p w:rsidR="00000000" w:rsidDel="00000000" w:rsidP="00000000" w:rsidRDefault="00000000" w:rsidRPr="00000000" w14:paraId="000001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144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Companies Act, 2015</w:t>
      </w:r>
    </w:p>
    <w:p w:rsidR="00000000" w:rsidDel="00000000" w:rsidP="00000000" w:rsidRDefault="00000000" w:rsidRPr="00000000" w14:paraId="000001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144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Trustees Act, Cap 167 </w:t>
      </w:r>
    </w:p>
    <w:p w:rsidR="00000000" w:rsidDel="00000000" w:rsidP="00000000" w:rsidRDefault="00000000" w:rsidRPr="00000000" w14:paraId="000001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144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Civil Procedure Rules, 2010</w:t>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144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Limitation of Actions Act, Cap 22</w:t>
      </w:r>
    </w:p>
    <w:p w:rsidR="00000000" w:rsidDel="00000000" w:rsidP="00000000" w:rsidRDefault="00000000" w:rsidRPr="00000000" w14:paraId="000001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144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Matrimonial Property Act, 2013</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Case Law:</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CA Chevron (K) Ltd Vs. Harrison Charo wa Shutu (2016) Eklr</w:t>
      </w:r>
    </w:p>
    <w:p w:rsidR="00000000" w:rsidDel="00000000" w:rsidP="00000000" w:rsidRDefault="00000000" w:rsidRPr="00000000" w14:paraId="000001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CA Mtana Lewa Vs. Kahindi Ngala Mwagandi (2015)eKLR</w:t>
      </w:r>
    </w:p>
    <w:p w:rsidR="00000000" w:rsidDel="00000000" w:rsidP="00000000" w:rsidRDefault="00000000" w:rsidRPr="00000000" w14:paraId="000001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Re: Estate of William Kimngeny Arap Leting (Deceased) 2016 EKlr</w:t>
      </w:r>
    </w:p>
    <w:p w:rsidR="00000000" w:rsidDel="00000000" w:rsidP="00000000" w:rsidRDefault="00000000" w:rsidRPr="00000000" w14:paraId="000001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Shalein Masood Mughal Vs. Attorney General and Five Others (2014) Eklr</w:t>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Arnacherry Ltd Vs. The Attorney General (2014)eKLR</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Town Council of Awendo Vs. Nelson Oduor Onyango &amp; 13 Others (2014)eKLR</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Bwana V Ibrahim(1948)EACA 7, Volume 20 pg 699, Halsbury’s Laws of England</w:t>
      </w:r>
    </w:p>
    <w:p w:rsidR="00000000" w:rsidDel="00000000" w:rsidP="00000000" w:rsidRDefault="00000000" w:rsidRPr="00000000" w14:paraId="000001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 Karanja Matheri V Kanji(1976) KLR 140</w:t>
      </w:r>
    </w:p>
    <w:p w:rsidR="00000000" w:rsidDel="00000000" w:rsidP="00000000" w:rsidRDefault="00000000" w:rsidRPr="00000000" w14:paraId="000001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 Gatimu V Kunguru(1976)KLR 253</w:t>
      </w:r>
    </w:p>
    <w:p w:rsidR="00000000" w:rsidDel="00000000" w:rsidP="00000000" w:rsidRDefault="00000000" w:rsidRPr="00000000" w14:paraId="000001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Jandu –vs- Kirpal &amp; Another (1975) E.A. 225</w:t>
      </w:r>
    </w:p>
    <w:p w:rsidR="00000000" w:rsidDel="00000000" w:rsidP="00000000" w:rsidRDefault="00000000" w:rsidRPr="00000000" w14:paraId="000001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Benjamin Kamay Murima &amp; Others –vs- Gladys Njeri (Nrb) C.A No. 213 of 1996</w:t>
      </w:r>
    </w:p>
    <w:p w:rsidR="00000000" w:rsidDel="00000000" w:rsidP="00000000" w:rsidRDefault="00000000" w:rsidRPr="00000000" w14:paraId="000001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Kimamo –vs- Kimamo (2004) eKLR; Nyeri HCC No. 72 of 2002</w:t>
      </w:r>
    </w:p>
    <w:p w:rsidR="00000000" w:rsidDel="00000000" w:rsidP="00000000" w:rsidRDefault="00000000" w:rsidRPr="00000000" w14:paraId="000001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Baber Alibhai Mawji –vs- Sultan Hasham Lalji &amp; Another (2010) eKLR, Nrb C. A 269 of 2001</w:t>
      </w:r>
    </w:p>
    <w:p w:rsidR="00000000" w:rsidDel="00000000" w:rsidP="00000000" w:rsidRDefault="00000000" w:rsidRPr="00000000" w14:paraId="000001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Mohammed v Commissioner of Lands and others(2006)KLR (E&amp;L) 217</w:t>
      </w:r>
    </w:p>
    <w:p w:rsidR="00000000" w:rsidDel="00000000" w:rsidP="00000000" w:rsidRDefault="00000000" w:rsidRPr="00000000" w14:paraId="000001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Eunice Grace Njambi Kamau &amp; Another –vs- A.G &amp; Others (2013) eKLR; Nrb HCC 976/2012</w:t>
      </w:r>
    </w:p>
    <w:p w:rsidR="00000000" w:rsidDel="00000000" w:rsidP="00000000" w:rsidRDefault="00000000" w:rsidRPr="00000000" w14:paraId="000001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Registered Trustees of the Anglican Church, Mbeere Diocese Vs. Rev. David Waweru (2007)eKLR Civil Appeal 108 of 2002</w:t>
      </w:r>
    </w:p>
    <w:p w:rsidR="00000000" w:rsidDel="00000000" w:rsidP="00000000" w:rsidRDefault="00000000" w:rsidRPr="00000000" w14:paraId="000001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Petit V Petit, 1969 All ER 385</w:t>
      </w:r>
    </w:p>
    <w:p w:rsidR="00000000" w:rsidDel="00000000" w:rsidP="00000000" w:rsidRDefault="00000000" w:rsidRPr="00000000" w14:paraId="000001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Gissing V Gissing 1970 2AllER 780 </w:t>
      </w:r>
    </w:p>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I v I 1971 EA 278</w:t>
      </w:r>
    </w:p>
    <w:p w:rsidR="00000000" w:rsidDel="00000000" w:rsidP="00000000" w:rsidRDefault="00000000" w:rsidRPr="00000000" w14:paraId="000001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Karanja v Karanja 1976 KLR 307</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6.</w:t>
        <w:tab/>
        <w:t xml:space="preserve">SUB LEASES &amp; SECTIONAL PROPERTIES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6.1</w:t>
        <w:tab/>
        <w:t xml:space="preserve">SECTIONAL PROPERTIES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6.1.1</w:t>
        <w:tab/>
        <w:t xml:space="preserve">Elements of Sectional Ownership</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6.1.2</w:t>
        <w:tab/>
        <w:t xml:space="preserve">Sectional Units Management (Corporation); Sec 17 SPA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6.1.3</w:t>
        <w:tab/>
        <w:t xml:space="preserve">Registration of Sectional Properties, Sec 54 LRA</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6.1.4</w:t>
        <w:tab/>
        <w:t xml:space="preserve">Termination of Sectional Property; Sec 55 SPA</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8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6.1.5</w:t>
        <w:tab/>
        <w:t xml:space="preserve">Conversion of Title to Sectional Property title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6.2</w:t>
        <w:tab/>
        <w:t xml:space="preserve">SUB-LEASES</w:t>
      </w:r>
    </w:p>
    <w:p w:rsidR="00000000" w:rsidDel="00000000" w:rsidP="00000000" w:rsidRDefault="00000000" w:rsidRPr="00000000" w14:paraId="000001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Definition and Distinction</w:t>
      </w:r>
    </w:p>
    <w:p w:rsidR="00000000" w:rsidDel="00000000" w:rsidP="00000000" w:rsidRDefault="00000000" w:rsidRPr="00000000" w14:paraId="000001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Transfer of reversionary interest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Statutes: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Sectional Properties Act, No. 27 of 1997</w:t>
      </w:r>
    </w:p>
    <w:p w:rsidR="00000000" w:rsidDel="00000000" w:rsidP="00000000" w:rsidRDefault="00000000" w:rsidRPr="00000000" w14:paraId="000001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Registration Act</w:t>
      </w:r>
    </w:p>
    <w:p w:rsidR="00000000" w:rsidDel="00000000" w:rsidP="00000000" w:rsidRDefault="00000000" w:rsidRPr="00000000" w14:paraId="000001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Act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w:t>
        <w:tab/>
        <w:t xml:space="preserve">LEASES AND LICENCES</w:t>
      </w:r>
    </w:p>
    <w:p w:rsidR="00000000" w:rsidDel="00000000" w:rsidP="00000000" w:rsidRDefault="00000000" w:rsidRPr="00000000" w14:paraId="000001B5">
      <w:pPr>
        <w:pageBreakBefore w:val="0"/>
        <w:spacing w:line="360" w:lineRule="auto"/>
        <w:jc w:val="both"/>
        <w:rPr>
          <w:rFonts w:ascii="Arial Narrow" w:cs="Arial Narrow" w:eastAsia="Arial Narrow" w:hAnsi="Arial Narrow"/>
          <w:color w:val="666666"/>
        </w:rPr>
      </w:pPr>
      <w:r w:rsidDel="00000000" w:rsidR="00000000" w:rsidRPr="00000000">
        <w:rPr>
          <w:rFonts w:ascii="Arial Narrow" w:cs="Arial Narrow" w:eastAsia="Arial Narrow" w:hAnsi="Arial Narrow"/>
          <w:color w:val="666666"/>
          <w:rtl w:val="0"/>
        </w:rPr>
        <w:t xml:space="preserve">The student should be able to make and </w:t>
      </w:r>
      <w:sdt>
        <w:sdtPr>
          <w:tag w:val="goog_rdk_0"/>
        </w:sdtPr>
        <w:sdtContent>
          <w:ins w:author="Shaka Timothy" w:id="0" w:date="2022-01-13T17:22:30Z">
            <w:r w:rsidDel="00000000" w:rsidR="00000000" w:rsidRPr="00000000">
              <w:rPr>
                <w:rFonts w:ascii="Arial Narrow" w:cs="Arial Narrow" w:eastAsia="Arial Narrow" w:hAnsi="Arial Narrow"/>
                <w:color w:val="666666"/>
                <w:rtl w:val="0"/>
              </w:rPr>
              <w:t xml:space="preserve">obtain</w:t>
            </w:r>
          </w:ins>
        </w:sdtContent>
      </w:sdt>
      <w:sdt>
        <w:sdtPr>
          <w:tag w:val="goog_rdk_1"/>
        </w:sdtPr>
        <w:sdtContent>
          <w:del w:author="Shaka Timothy" w:id="0" w:date="2022-01-13T17:22:30Z">
            <w:r w:rsidDel="00000000" w:rsidR="00000000" w:rsidRPr="00000000">
              <w:rPr>
                <w:rFonts w:ascii="Arial Narrow" w:cs="Arial Narrow" w:eastAsia="Arial Narrow" w:hAnsi="Arial Narrow"/>
                <w:color w:val="666666"/>
                <w:rtl w:val="0"/>
              </w:rPr>
              <w:delText xml:space="preserve">obtained</w:delText>
            </w:r>
          </w:del>
        </w:sdtContent>
      </w:sdt>
      <w:r w:rsidDel="00000000" w:rsidR="00000000" w:rsidRPr="00000000">
        <w:rPr>
          <w:rFonts w:ascii="Arial Narrow" w:cs="Arial Narrow" w:eastAsia="Arial Narrow" w:hAnsi="Arial Narrow"/>
          <w:color w:val="666666"/>
          <w:rtl w:val="0"/>
        </w:rPr>
        <w:t xml:space="preserve"> all searches and consents required by law and good practice.</w:t>
      </w:r>
    </w:p>
    <w:p w:rsidR="00000000" w:rsidDel="00000000" w:rsidP="00000000" w:rsidRDefault="00000000" w:rsidRPr="00000000" w14:paraId="000001B6">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color w:val="666666"/>
          <w:rtl w:val="0"/>
        </w:rPr>
        <w:t xml:space="preserve">The student should be able to draft, peruse and advise on a lease reflecting the agreement between lessor and lessee and protecting their respective interests.</w:t>
      </w:r>
      <w:r w:rsidDel="00000000" w:rsidR="00000000" w:rsidRPr="00000000">
        <w:rPr>
          <w:rFonts w:ascii="Arial Narrow" w:cs="Arial Narrow" w:eastAsia="Arial Narrow" w:hAnsi="Arial Narrow"/>
          <w:rtl w:val="0"/>
        </w:rPr>
        <w:br w:type="textWrapping"/>
      </w:r>
      <w:r w:rsidDel="00000000" w:rsidR="00000000" w:rsidRPr="00000000">
        <w:rPr>
          <w:rFonts w:ascii="Arial Narrow" w:cs="Arial Narrow" w:eastAsia="Arial Narrow" w:hAnsi="Arial Narrow"/>
          <w:color w:val="666666"/>
          <w:rtl w:val="0"/>
        </w:rPr>
        <w:t xml:space="preserve">The student should be able to arrange for the lease to be executed and (if necessary) stamped and registered, according to law.</w:t>
      </w:r>
      <w:r w:rsidDel="00000000" w:rsidR="00000000" w:rsidRPr="00000000">
        <w:rPr>
          <w:rtl w:val="0"/>
        </w:rPr>
      </w:r>
    </w:p>
    <w:p w:rsidR="00000000" w:rsidDel="00000000" w:rsidP="00000000" w:rsidRDefault="00000000" w:rsidRPr="00000000" w14:paraId="000001B7">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Definition of a lease; Sec 2, LA &amp; LRA</w:t>
      </w:r>
    </w:p>
    <w:p w:rsidR="00000000" w:rsidDel="00000000" w:rsidP="00000000" w:rsidRDefault="00000000" w:rsidRPr="00000000" w14:paraId="000001B8">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Essentials of a Lease; Sec 56, 61 LA</w:t>
      </w:r>
    </w:p>
    <w:p w:rsidR="00000000" w:rsidDel="00000000" w:rsidP="00000000" w:rsidRDefault="00000000" w:rsidRPr="00000000" w14:paraId="000001B9">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 Distinction between a Lease and other agreements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360" w:lineRule="auto"/>
        <w:ind w:left="737"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 xml:space="preserve">7.3.1</w:t>
        <w:tab/>
        <w:t xml:space="preserve">Lease vis-a-vis Assignment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360" w:lineRule="auto"/>
        <w:ind w:left="737"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 xml:space="preserve">7.3.2</w:t>
        <w:tab/>
        <w:t xml:space="preserve">Lease vis-a-vis Underlease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360" w:lineRule="auto"/>
        <w:ind w:left="737"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 xml:space="preserve">7.3.3</w:t>
        <w:tab/>
        <w:t xml:space="preserve">Lease vis-a-vis Licence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 7.4  Types of Leases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7.4.1.</w:t>
        <w:tab/>
        <w:t xml:space="preserve">Periodic Leases; sec 57 LA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7.4.2</w:t>
        <w:tab/>
        <w:t xml:space="preserve">Short term Leases; sec 58 LA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7.5 Implied Conditions and Express Covenants; Sec 65 LA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7.6 Rights of Lessor and Lessee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7.7 Determination of Leases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7.8 Remedies and Reliefs of the Lessor and the Lessee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7.8.1</w:t>
        <w:tab/>
        <w:t xml:space="preserve">Forfeiture; Sec 73- 76 LA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7.8.2</w:t>
        <w:tab/>
        <w:t xml:space="preserve">Distress for Rent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7.8.3</w:t>
        <w:tab/>
        <w:t xml:space="preserve">Action for Recovery of Rent &amp; for Damages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7.8.4</w:t>
        <w:tab/>
        <w:t xml:space="preserve">Injunctions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7.8.5</w:t>
        <w:tab/>
        <w:t xml:space="preserve">Repudiation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7.9</w:t>
        <w:tab/>
        <w:t xml:space="preserve">Parts of a Lease instrument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7.10</w:t>
        <w:tab/>
        <w:t xml:space="preserve">Regime of Rent Acts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 xml:space="preserve">7.10.1</w:t>
        <w:tab/>
        <w:t xml:space="preserve">The Landlord and Tenant (Shops, Hotels and Catering Establishment) Act, </w:t>
        <w:tab/>
        <w:t xml:space="preserve">Cap </w:t>
        <w:tab/>
        <w:t xml:space="preserve">301</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 xml:space="preserve">7.10.2</w:t>
        <w:tab/>
        <w:t xml:space="preserve">Rent Restriction Act, Cap 296</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7.11</w:t>
        <w:tab/>
        <w:t xml:space="preserve"> Assignments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7.12 </w:t>
        <w:tab/>
        <w:t xml:space="preserve">Duties of the Advocates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7.13</w:t>
        <w:tab/>
        <w:t xml:space="preserve">Registration of Leases and effect of non-registration; Sec 54, 58 LRA</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Texts: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Chesire’s Modern Law of Real Property; pp. 381-512</w:t>
      </w:r>
    </w:p>
    <w:p w:rsidR="00000000" w:rsidDel="00000000" w:rsidP="00000000" w:rsidRDefault="00000000" w:rsidRPr="00000000" w14:paraId="000001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Robert Abby &amp; Mark Richards; pp 291 – 294</w:t>
      </w:r>
    </w:p>
    <w:p w:rsidR="00000000" w:rsidDel="00000000" w:rsidP="00000000" w:rsidRDefault="00000000" w:rsidRPr="00000000" w14:paraId="000001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Gibson’s Conveyancing, 20</w:t>
      </w: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superscript"/>
          <w:rtl w:val="0"/>
        </w:rPr>
        <w:t xml:space="preserve">th</w:t>
      </w: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 Ed. Pp 391-525</w:t>
      </w:r>
    </w:p>
    <w:p w:rsidR="00000000" w:rsidDel="00000000" w:rsidP="00000000" w:rsidRDefault="00000000" w:rsidRPr="00000000" w14:paraId="000001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Halsbury’s Laws of England, Vol XX p. 9; 2</w:t>
      </w: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superscript"/>
          <w:rtl w:val="0"/>
        </w:rPr>
        <w:t xml:space="preserve">nd</w:t>
      </w: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 Edition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Case Law:</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Desai –vs- Cooper (1950) 214 KLR 32</w:t>
      </w:r>
    </w:p>
    <w:p w:rsidR="00000000" w:rsidDel="00000000" w:rsidP="00000000" w:rsidRDefault="00000000" w:rsidRPr="00000000" w14:paraId="000001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Hecht –vs- Morgan (1957) EA 741</w:t>
      </w:r>
    </w:p>
    <w:p w:rsidR="00000000" w:rsidDel="00000000" w:rsidP="00000000" w:rsidRDefault="00000000" w:rsidRPr="00000000" w14:paraId="000001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London &amp; North western Railway Co. –vs- Buckmaster (1874) 10 LR Q.B. 70</w:t>
      </w:r>
    </w:p>
    <w:p w:rsidR="00000000" w:rsidDel="00000000" w:rsidP="00000000" w:rsidRDefault="00000000" w:rsidRPr="00000000" w14:paraId="000001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Runda Coffee Estate –vs- Ujjagar Singh (1962) EA 564</w:t>
      </w:r>
    </w:p>
    <w:p w:rsidR="00000000" w:rsidDel="00000000" w:rsidP="00000000" w:rsidRDefault="00000000" w:rsidRPr="00000000" w14:paraId="000001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Street –vs- Mountford (1985) AC 809</w:t>
      </w:r>
    </w:p>
    <w:p w:rsidR="00000000" w:rsidDel="00000000" w:rsidP="00000000" w:rsidRDefault="00000000" w:rsidRPr="00000000" w14:paraId="000001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Ratwani –vs- Deganela (1956) EACA 37</w:t>
      </w:r>
    </w:p>
    <w:p w:rsidR="00000000" w:rsidDel="00000000" w:rsidP="00000000" w:rsidRDefault="00000000" w:rsidRPr="00000000" w14:paraId="000001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Antoniodes –vs- Millers (1988) 3 Weekly Law Reports 1205</w:t>
      </w:r>
    </w:p>
    <w:p w:rsidR="00000000" w:rsidDel="00000000" w:rsidP="00000000" w:rsidRDefault="00000000" w:rsidRPr="00000000" w14:paraId="000001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Harvey –vs- Pratt (1965) IWLR 1025</w:t>
      </w:r>
    </w:p>
    <w:p w:rsidR="00000000" w:rsidDel="00000000" w:rsidP="00000000" w:rsidRDefault="00000000" w:rsidRPr="00000000" w14:paraId="000001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James Michiki Mwangi &amp; Anor –vs- Esther Wanjiru Kabugu (2006) eKLR</w:t>
      </w:r>
    </w:p>
    <w:p w:rsidR="00000000" w:rsidDel="00000000" w:rsidP="00000000" w:rsidRDefault="00000000" w:rsidRPr="00000000" w14:paraId="000001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Bachelor’s Bakery Ltd –vs- Westland Securities Ltd; Civil Appeal No. 2 of 1978</w:t>
      </w:r>
    </w:p>
    <w:p w:rsidR="00000000" w:rsidDel="00000000" w:rsidP="00000000" w:rsidRDefault="00000000" w:rsidRPr="00000000" w14:paraId="000001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Gusii Mwalimu Investment Co. Ltd &amp; Others –vs- Mwalimu Hotel Ltd; Civil Appeal No. 160 of 1995</w:t>
      </w:r>
    </w:p>
    <w:p w:rsidR="00000000" w:rsidDel="00000000" w:rsidP="00000000" w:rsidRDefault="00000000" w:rsidRPr="00000000" w14:paraId="000001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Francis Mugo &amp; 22 Others –vs- James Muthee &amp; 3 Others (2005) eKLR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Statutes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Landlord and Tenant (Shops, Hotels and Catering Establishments) Act, Cap 301</w:t>
      </w:r>
    </w:p>
    <w:p w:rsidR="00000000" w:rsidDel="00000000" w:rsidP="00000000" w:rsidRDefault="00000000" w:rsidRPr="00000000" w14:paraId="000001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Act, 2012; Part VI</w:t>
      </w:r>
    </w:p>
    <w:p w:rsidR="00000000" w:rsidDel="00000000" w:rsidP="00000000" w:rsidRDefault="00000000" w:rsidRPr="00000000" w14:paraId="000001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Registration Act, 2012</w:t>
      </w:r>
    </w:p>
    <w:p w:rsidR="00000000" w:rsidDel="00000000" w:rsidP="00000000" w:rsidRDefault="00000000" w:rsidRPr="00000000" w14:paraId="000001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Registration of Documents Act; Sec 4</w:t>
      </w:r>
    </w:p>
    <w:p w:rsidR="00000000" w:rsidDel="00000000" w:rsidP="00000000" w:rsidRDefault="00000000" w:rsidRPr="00000000" w14:paraId="000001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Distress for Rent Act, Cap 293</w:t>
      </w:r>
    </w:p>
    <w:p w:rsidR="00000000" w:rsidDel="00000000" w:rsidP="00000000" w:rsidRDefault="00000000" w:rsidRPr="00000000" w14:paraId="000001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Rent Restriction Act, Cap 296</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  CHARGES</w:t>
      </w:r>
    </w:p>
    <w:p w:rsidR="00000000" w:rsidDel="00000000" w:rsidP="00000000" w:rsidRDefault="00000000" w:rsidRPr="00000000" w14:paraId="000001F0">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color w:val="666666"/>
          <w:rtl w:val="0"/>
        </w:rPr>
        <w:t xml:space="preserve">The student should be able to make and obtained all searches and consents required by law and good practice.</w:t>
      </w:r>
      <w:r w:rsidDel="00000000" w:rsidR="00000000" w:rsidRPr="00000000">
        <w:rPr>
          <w:rFonts w:ascii="Arial Narrow" w:cs="Arial Narrow" w:eastAsia="Arial Narrow" w:hAnsi="Arial Narrow"/>
          <w:rtl w:val="0"/>
        </w:rPr>
        <w:br w:type="textWrapping"/>
      </w:r>
      <w:r w:rsidDel="00000000" w:rsidR="00000000" w:rsidRPr="00000000">
        <w:rPr>
          <w:rFonts w:ascii="Arial Narrow" w:cs="Arial Narrow" w:eastAsia="Arial Narrow" w:hAnsi="Arial Narrow"/>
          <w:color w:val="666666"/>
          <w:rtl w:val="0"/>
        </w:rPr>
        <w:t xml:space="preserve">The student should be able to draft, peruse and advised, on the contents of a charge instrument to create or release a security, reflecting the agreement between the Chargee and the Chargor and protecting their respective interests.</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8.1</w:t>
        <w:tab/>
        <w:t xml:space="preserve">Definition, distinction, terminology</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 xml:space="preserve">Charges and Mortgage; Sec 65, 84 LRA</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8.2</w:t>
        <w:tab/>
        <w:t xml:space="preserve">Types of Charges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8.2.1</w:t>
        <w:tab/>
        <w:t xml:space="preserve">Formal and Informal Charges; Sec 79 Land Act</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8.2.2</w:t>
        <w:tab/>
        <w:t xml:space="preserve">Equitable and Legal</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8.2.3</w:t>
        <w:tab/>
        <w:t xml:space="preserve">Further and Second; Sec 57 LRA</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8.2.4</w:t>
        <w:tab/>
        <w:t xml:space="preserve">Third Party Charges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8.3 </w:t>
        <w:tab/>
        <w:t xml:space="preserve">Priority of Charges; Sec 81 LA</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8.4</w:t>
        <w:tab/>
        <w:t xml:space="preserve">Tacking and Consolidation; Sec 82 LA</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8.5</w:t>
        <w:tab/>
        <w:t xml:space="preserve">Basic Requirements of a Charge; sec 80 Land Act</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8.5.1</w:t>
        <w:tab/>
        <w:t xml:space="preserve">Form &amp; Content of a Formal Charge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8.5.2</w:t>
        <w:tab/>
        <w:t xml:space="preserve">Attestation &amp; Execution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 xml:space="preserve">8.5.3</w:t>
        <w:tab/>
        <w:t xml:space="preserve">Requirement of spousal consent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8.6</w:t>
        <w:tab/>
        <w:t xml:space="preserve">Duties and responsibilities of Advocates (Borrower &amp; Lender)</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8.7</w:t>
        <w:tab/>
        <w:t xml:space="preserve">Covenants in Charge and Import thereof; Sec 88 LA</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8.8</w:t>
        <w:tab/>
        <w:t xml:space="preserve">Retrospective Effect; Sec 78(1) LA</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8.9</w:t>
        <w:tab/>
        <w:t xml:space="preserve">Remedies of the Parties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 </w:t>
        <w:tab/>
        <w:t xml:space="preserve">Remedies of the Chargeee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Equity of Redemption; Sec 89 LA</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Notice; Sec 56 LRA, Sec 90 LA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8.9.1</w:t>
        <w:tab/>
        <w:t xml:space="preserve">Action for Money; Sec 91 LA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8.9.2</w:t>
        <w:tab/>
        <w:t xml:space="preserve">Appointment of Receiver; Sec 92 LA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8.9.3</w:t>
        <w:tab/>
        <w:t xml:space="preserve">Leasing; Sec 93 LA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8.9.4</w:t>
        <w:tab/>
        <w:t xml:space="preserve">Possession; Sec 94 LA</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8.9.5</w:t>
        <w:tab/>
        <w:t xml:space="preserve">Chargee’s Power of Sale; Sec 96 LA</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Remedies of the Chargor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8.9.6</w:t>
        <w:tab/>
        <w:t xml:space="preserve">Re-opening of Charges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8.9.7</w:t>
        <w:tab/>
        <w:t xml:space="preserve">Variation of the Charge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tab/>
        <w:t xml:space="preserve">8.9.8</w:t>
        <w:tab/>
        <w:t xml:space="preserve">Equitable remedies such as an Injunction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8.10</w:t>
        <w:tab/>
        <w:t xml:space="preserve">Parts of a Charge document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8.11</w:t>
        <w:tab/>
        <w:t xml:space="preserve">Reassignments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8.12</w:t>
        <w:tab/>
        <w:t xml:space="preserve">Discharges; Sec 85, 102 LA</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8.13</w:t>
        <w:tab/>
        <w:t xml:space="preserve">Company Securities (Fixed &amp; Floating Charges)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Case Law:</w:t>
      </w:r>
    </w:p>
    <w:p w:rsidR="00000000" w:rsidDel="00000000" w:rsidP="00000000" w:rsidRDefault="00000000" w:rsidRPr="00000000" w14:paraId="000002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Spousal case</w:t>
      </w:r>
    </w:p>
    <w:p w:rsidR="00000000" w:rsidDel="00000000" w:rsidP="00000000" w:rsidRDefault="00000000" w:rsidRPr="00000000" w14:paraId="000002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Remedies</w:t>
      </w:r>
    </w:p>
    <w:p w:rsidR="00000000" w:rsidDel="00000000" w:rsidP="00000000" w:rsidRDefault="00000000" w:rsidRPr="00000000" w14:paraId="000002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Albert Mario Cordeiro &amp; Another Vs. Vishra Shamji (2015) Eklr</w:t>
      </w:r>
    </w:p>
    <w:p w:rsidR="00000000" w:rsidDel="00000000" w:rsidP="00000000" w:rsidRDefault="00000000" w:rsidRPr="00000000" w14:paraId="000002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Stella Mokeira Matara V Thaddues Mose Mangenya &amp; Another (2016) Eklr</w:t>
      </w:r>
    </w:p>
    <w:p w:rsidR="00000000" w:rsidDel="00000000" w:rsidP="00000000" w:rsidRDefault="00000000" w:rsidRPr="00000000" w14:paraId="000002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Yusuf Abdi Company Limited Vs. Family Bank Limited (2015)eKLR</w:t>
      </w:r>
    </w:p>
    <w:p w:rsidR="00000000" w:rsidDel="00000000" w:rsidP="00000000" w:rsidRDefault="00000000" w:rsidRPr="00000000" w14:paraId="000002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Palmy Company Limited Vs. Consolidated Bank of Kenya Limited (2014) Eklr</w:t>
      </w:r>
    </w:p>
    <w:p w:rsidR="00000000" w:rsidDel="00000000" w:rsidP="00000000" w:rsidRDefault="00000000" w:rsidRPr="00000000" w14:paraId="000002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Kisimani Holdings Limited &amp; Another Vs Fidelity Bank Limited (2013)eKLR</w:t>
      </w:r>
    </w:p>
    <w:p w:rsidR="00000000" w:rsidDel="00000000" w:rsidP="00000000" w:rsidRDefault="00000000" w:rsidRPr="00000000" w14:paraId="000002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Olkasasi Limited Vs. Equity Bank Limited (2015)eKLR</w:t>
      </w:r>
    </w:p>
    <w:p w:rsidR="00000000" w:rsidDel="00000000" w:rsidP="00000000" w:rsidRDefault="00000000" w:rsidRPr="00000000" w14:paraId="000002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Maina Wanjigi &amp; Another Vs. Bank of Africa Kenya Ltd &amp; 2 others (2015) eKLR</w:t>
      </w:r>
    </w:p>
    <w:p w:rsidR="00000000" w:rsidDel="00000000" w:rsidP="00000000" w:rsidRDefault="00000000" w:rsidRPr="00000000" w14:paraId="000002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Ngeny –vs- KCFC Ltd (2002) KLR 295</w:t>
      </w:r>
    </w:p>
    <w:p w:rsidR="00000000" w:rsidDel="00000000" w:rsidP="00000000" w:rsidRDefault="00000000" w:rsidRPr="00000000" w14:paraId="000002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Labelle International Ltd -vs- Fidelity Commercial Bank (2003) 2 E.A. 541</w:t>
      </w:r>
    </w:p>
    <w:p w:rsidR="00000000" w:rsidDel="00000000" w:rsidP="00000000" w:rsidRDefault="00000000" w:rsidRPr="00000000" w14:paraId="000002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Simiyu –vs- HFCK Lrd (2001) 2 E.A. 540</w:t>
      </w:r>
    </w:p>
    <w:p w:rsidR="00000000" w:rsidDel="00000000" w:rsidP="00000000" w:rsidRDefault="00000000" w:rsidRPr="00000000" w14:paraId="000002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Eros Chemist Ltd –vs- Trust Bank Ltd (2000) 2 E.A. 552</w:t>
      </w:r>
    </w:p>
    <w:p w:rsidR="00000000" w:rsidDel="00000000" w:rsidP="00000000" w:rsidRDefault="00000000" w:rsidRPr="00000000" w14:paraId="000002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Maranya –vs- NBK Ltd (1995 -8( 1 E. A. 177</w:t>
      </w:r>
    </w:p>
    <w:p w:rsidR="00000000" w:rsidDel="00000000" w:rsidP="00000000" w:rsidRDefault="00000000" w:rsidRPr="00000000" w14:paraId="000002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King Woolen Mills Ltd  &amp; Anor –vs- M/s Kaplan &amp; Stratton (1993) LLR 2170 (CAK)</w:t>
      </w:r>
    </w:p>
    <w:p w:rsidR="00000000" w:rsidDel="00000000" w:rsidP="00000000" w:rsidRDefault="00000000" w:rsidRPr="00000000" w14:paraId="000002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Uhuru Highway Development Ltd &amp; Others –vs- CBK &amp; Others (2002) 2 EA 654</w:t>
      </w:r>
    </w:p>
    <w:p w:rsidR="00000000" w:rsidDel="00000000" w:rsidP="00000000" w:rsidRDefault="00000000" w:rsidRPr="00000000" w14:paraId="000002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Mortgage Express Ltd –vs- Bowerman &amp; Partners (1996) 2 All ER 836</w:t>
      </w:r>
    </w:p>
    <w:p w:rsidR="00000000" w:rsidDel="00000000" w:rsidP="00000000" w:rsidRDefault="00000000" w:rsidRPr="00000000" w14:paraId="000002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BBK PLC –vs- O’Brien (1994) 1 AC 180</w:t>
      </w:r>
    </w:p>
    <w:p w:rsidR="00000000" w:rsidDel="00000000" w:rsidP="00000000" w:rsidRDefault="00000000" w:rsidRPr="00000000" w14:paraId="000002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Angwenyi &amp; Anor –vs- NIC Bank Ltd (2004) eKLR</w:t>
      </w:r>
    </w:p>
    <w:p w:rsidR="00000000" w:rsidDel="00000000" w:rsidP="00000000" w:rsidRDefault="00000000" w:rsidRPr="00000000" w14:paraId="000002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Anthony Anthanus Ngotho t/a Ngotho Architects –vs- NIC Bank Ltd; HCCC No. 319 of 2003</w:t>
      </w:r>
    </w:p>
    <w:p w:rsidR="00000000" w:rsidDel="00000000" w:rsidP="00000000" w:rsidRDefault="00000000" w:rsidRPr="00000000" w14:paraId="000002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Krelinger –vs- New Patagonia Meat &amp; Cold Storage Co. (1914) AC 25</w:t>
      </w:r>
    </w:p>
    <w:p w:rsidR="00000000" w:rsidDel="00000000" w:rsidP="00000000" w:rsidRDefault="00000000" w:rsidRPr="00000000" w14:paraId="000002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Saleh –vs- Eljofry (1950) 24 KLR</w:t>
      </w:r>
    </w:p>
    <w:p w:rsidR="00000000" w:rsidDel="00000000" w:rsidP="00000000" w:rsidRDefault="00000000" w:rsidRPr="00000000" w14:paraId="000002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Industrial and Commercial Devt Corporation –vs- Kariuki &amp; Anor (1977) KLR 53</w:t>
      </w:r>
    </w:p>
    <w:p w:rsidR="00000000" w:rsidDel="00000000" w:rsidP="00000000" w:rsidRDefault="00000000" w:rsidRPr="00000000" w14:paraId="000002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Nookes –vs- Rice (1902) AC 24</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Statutes: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Registration Act, 2012</w:t>
      </w:r>
    </w:p>
    <w:p w:rsidR="00000000" w:rsidDel="00000000" w:rsidP="00000000" w:rsidRDefault="00000000" w:rsidRPr="00000000" w14:paraId="000002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Act, 2012</w:t>
      </w:r>
    </w:p>
    <w:p w:rsidR="00000000" w:rsidDel="00000000" w:rsidP="00000000" w:rsidRDefault="00000000" w:rsidRPr="00000000" w14:paraId="000002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Companies Act, 2015</w:t>
      </w:r>
    </w:p>
    <w:p w:rsidR="00000000" w:rsidDel="00000000" w:rsidP="00000000" w:rsidRDefault="00000000" w:rsidRPr="00000000" w14:paraId="000002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The Constitution, 2010</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w:t>
        <w:tab/>
        <w:t xml:space="preserve">RIGHTS IN ALIENO SOLO (Rights in Anothers land)</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9.1</w:t>
        <w:tab/>
        <w:t xml:space="preserve">CAUTIONS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9.1.1.</w:t>
        <w:tab/>
        <w:t xml:space="preserve">Definition of a caution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9.1.2</w:t>
        <w:tab/>
        <w:t xml:space="preserve">Procedure of  Lodging and removing Caution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9.2</w:t>
        <w:tab/>
        <w:t xml:space="preserve">INHIBITION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9.2.1</w:t>
        <w:tab/>
        <w:t xml:space="preserve">Definition of  Inhibition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9.2.2 </w:t>
        <w:tab/>
        <w:t xml:space="preserve">Procedure of lodging and removing an inhibition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9.3</w:t>
        <w:tab/>
        <w:t xml:space="preserve">DEFINITION OF A RESTRICTION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9.3.1 </w:t>
        <w:tab/>
        <w:t xml:space="preserve">Procedure of lodging and removing a Resriction</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9.4 </w:t>
        <w:tab/>
        <w:t xml:space="preserve">Effect of Cautions/Inhibitions/Restrictions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9.5 </w:t>
        <w:tab/>
        <w:t xml:space="preserve">Easements; Sec 138 - 140 LA, Sec 99 LRA</w:t>
      </w:r>
    </w:p>
    <w:p w:rsidR="00000000" w:rsidDel="00000000" w:rsidP="00000000" w:rsidRDefault="00000000" w:rsidRPr="00000000" w14:paraId="0000024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Creation and Cancellation of Easements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9.6</w:t>
        <w:tab/>
        <w:t xml:space="preserve">Profits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9.7</w:t>
        <w:tab/>
        <w:t xml:space="preserve">Restrictive Agreements; Sec 41 LRA, Sec 69 LA</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9.8</w:t>
        <w:tab/>
        <w:t xml:space="preserve">Wayleaves; Sec 144 LA</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Case Law:</w:t>
      </w:r>
    </w:p>
    <w:p w:rsidR="00000000" w:rsidDel="00000000" w:rsidP="00000000" w:rsidRDefault="00000000" w:rsidRPr="00000000" w14:paraId="000002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Brooke Bond (K) Ltd –vs- Jamess Bii (2013) eKLR</w:t>
      </w:r>
    </w:p>
    <w:p w:rsidR="00000000" w:rsidDel="00000000" w:rsidP="00000000" w:rsidRDefault="00000000" w:rsidRPr="00000000" w14:paraId="000002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James Ngugi Mbugua &amp; Another –vs- Grace Wairimu Mwithiga (2005) eKLR</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Statutes:</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Act, 2012</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Land Registration Act, 2012</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ab/>
      </w:r>
    </w:p>
    <w:p w:rsidR="00000000" w:rsidDel="00000000" w:rsidP="00000000" w:rsidRDefault="00000000" w:rsidRPr="00000000" w14:paraId="00000253">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 </w:t>
        <w:tab/>
        <w:t xml:space="preserve">MINISTRY OF LANDS</w:t>
      </w:r>
    </w:p>
    <w:p w:rsidR="00000000" w:rsidDel="00000000" w:rsidP="00000000" w:rsidRDefault="00000000" w:rsidRPr="00000000" w14:paraId="00000254">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 should be able to identify the relevant procedures at the Lands office and which office he or she needs to go for a service. The student should be able to demonstrate understanding of the roles and functions of the officers at the Land Registry</w:t>
      </w:r>
    </w:p>
    <w:p w:rsidR="00000000" w:rsidDel="00000000" w:rsidP="00000000" w:rsidRDefault="00000000" w:rsidRPr="00000000" w14:paraId="00000255">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w:t>
        <w:tab/>
        <w:t xml:space="preserve">National land Commission</w:t>
      </w:r>
    </w:p>
    <w:p w:rsidR="00000000" w:rsidDel="00000000" w:rsidP="00000000" w:rsidRDefault="00000000" w:rsidRPr="00000000" w14:paraId="00000256">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w:t>
        <w:tab/>
        <w:t xml:space="preserve">DEPARTMENTS OF THE MINISTRY OF LANDS AND THEIR ROLES</w:t>
      </w:r>
    </w:p>
    <w:p w:rsidR="00000000" w:rsidDel="00000000" w:rsidP="00000000" w:rsidRDefault="00000000" w:rsidRPr="00000000" w14:paraId="00000257">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10.2.1</w:t>
        <w:tab/>
        <w:t xml:space="preserve">Administration and Planning</w:t>
      </w:r>
    </w:p>
    <w:p w:rsidR="00000000" w:rsidDel="00000000" w:rsidP="00000000" w:rsidRDefault="00000000" w:rsidRPr="00000000" w14:paraId="00000258">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10.2.2</w:t>
        <w:tab/>
        <w:t xml:space="preserve">Physical Planning</w:t>
      </w:r>
    </w:p>
    <w:p w:rsidR="00000000" w:rsidDel="00000000" w:rsidP="00000000" w:rsidRDefault="00000000" w:rsidRPr="00000000" w14:paraId="00000259">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10.2.3    Land Adjudication and Settlement</w:t>
      </w:r>
    </w:p>
    <w:p w:rsidR="00000000" w:rsidDel="00000000" w:rsidP="00000000" w:rsidRDefault="00000000" w:rsidRPr="00000000" w14:paraId="0000025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10.2.4</w:t>
        <w:tab/>
        <w:t xml:space="preserve">  Surveys</w:t>
      </w:r>
    </w:p>
    <w:p w:rsidR="00000000" w:rsidDel="00000000" w:rsidP="00000000" w:rsidRDefault="00000000" w:rsidRPr="00000000" w14:paraId="0000025B">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10.2.5</w:t>
        <w:tab/>
        <w:t xml:space="preserve">  Lands- Divisions of Lands</w:t>
      </w:r>
    </w:p>
    <w:p w:rsidR="00000000" w:rsidDel="00000000" w:rsidP="00000000" w:rsidRDefault="00000000" w:rsidRPr="00000000" w14:paraId="0000025C">
      <w:pPr>
        <w:pageBreakBefore w:val="0"/>
        <w:widowControl w:val="1"/>
        <w:spacing w:line="360" w:lineRule="auto"/>
        <w:ind w:firstLine="130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10.2.5.1 Land Administration Division</w:t>
      </w:r>
    </w:p>
    <w:p w:rsidR="00000000" w:rsidDel="00000000" w:rsidP="00000000" w:rsidRDefault="00000000" w:rsidRPr="00000000" w14:paraId="0000025D">
      <w:pPr>
        <w:pageBreakBefore w:val="0"/>
        <w:widowControl w:val="1"/>
        <w:spacing w:line="360" w:lineRule="auto"/>
        <w:ind w:firstLine="130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10.2..5.2 Land Valuation Division</w:t>
      </w:r>
    </w:p>
    <w:p w:rsidR="00000000" w:rsidDel="00000000" w:rsidP="00000000" w:rsidRDefault="00000000" w:rsidRPr="00000000" w14:paraId="0000025E">
      <w:pPr>
        <w:pageBreakBefore w:val="0"/>
        <w:widowControl w:val="1"/>
        <w:spacing w:line="360" w:lineRule="auto"/>
        <w:ind w:firstLine="130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10.2.5.3</w:t>
        <w:tab/>
        <w:t xml:space="preserve"> Land Registration Division</w:t>
      </w:r>
    </w:p>
    <w:p w:rsidR="00000000" w:rsidDel="00000000" w:rsidP="00000000" w:rsidRDefault="00000000" w:rsidRPr="00000000" w14:paraId="0000025F">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 </w:t>
        <w:tab/>
        <w:t xml:space="preserve">The functions of the Registrar of Lands</w:t>
      </w:r>
    </w:p>
    <w:p w:rsidR="00000000" w:rsidDel="00000000" w:rsidP="00000000" w:rsidRDefault="00000000" w:rsidRPr="00000000" w14:paraId="00000260">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10.4</w:t>
        <w:tab/>
        <w:t xml:space="preserve"> MISCELLANEOUS MATTERS</w:t>
      </w:r>
    </w:p>
    <w:p w:rsidR="00000000" w:rsidDel="00000000" w:rsidP="00000000" w:rsidRDefault="00000000" w:rsidRPr="00000000" w14:paraId="00000261">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10.4.1</w:t>
        <w:tab/>
        <w:t xml:space="preserve">Title Documents (issuance, loss and replacement): Sec 24 – 26, 33 LRA</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a"/>
          <w:sz w:val="24"/>
          <w:szCs w:val="24"/>
          <w:u w:val="none"/>
          <w:shd w:fill="auto" w:val="clear"/>
          <w:vertAlign w:val="baseline"/>
          <w:rtl w:val="0"/>
        </w:rPr>
        <w:t xml:space="preserve">10.4.2</w:t>
        <w:tab/>
        <w:t xml:space="preserve">Rectification of Title</w:t>
      </w:r>
    </w:p>
    <w:p w:rsidR="00000000" w:rsidDel="00000000" w:rsidP="00000000" w:rsidRDefault="00000000" w:rsidRPr="00000000" w14:paraId="00000263">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10.4.3</w:t>
        <w:tab/>
        <w:t xml:space="preserve">Extension of Leases and Change of User</w:t>
      </w:r>
    </w:p>
    <w:p w:rsidR="00000000" w:rsidDel="00000000" w:rsidP="00000000" w:rsidRDefault="00000000" w:rsidRPr="00000000" w14:paraId="00000264">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CASE LAW</w:t>
      </w:r>
    </w:p>
    <w:p w:rsidR="00000000" w:rsidDel="00000000" w:rsidP="00000000" w:rsidRDefault="00000000" w:rsidRPr="00000000" w14:paraId="00000265">
      <w:pPr>
        <w:pageBreakBefore w:val="0"/>
        <w:widowControl w:val="1"/>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 The National Land Commission (2015)eKLR</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COURSE INSTRUCTORS; </w:t>
      </w:r>
    </w:p>
    <w:p w:rsidR="00000000" w:rsidDel="00000000" w:rsidP="00000000" w:rsidRDefault="00000000" w:rsidRPr="00000000" w14:paraId="00000268">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Wambui Kyama</w:t>
        <w:tab/>
        <w:t xml:space="preserve">wambui@wkatlaw.com</w:t>
      </w:r>
    </w:p>
    <w:p w:rsidR="00000000" w:rsidDel="00000000" w:rsidP="00000000" w:rsidRDefault="00000000" w:rsidRPr="00000000" w14:paraId="00000269">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Helen Namisi </w:t>
        <w:tab/>
        <w:tab/>
        <w:t xml:space="preserve">hnamisi@ksl.ac.ke</w:t>
      </w:r>
    </w:p>
    <w:p w:rsidR="00000000" w:rsidDel="00000000" w:rsidP="00000000" w:rsidRDefault="00000000" w:rsidRPr="00000000" w14:paraId="0000026A">
      <w:pPr>
        <w:pageBreakBefore w:val="0"/>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Stephen Ayiera</w:t>
        <w:tab/>
        <w:t xml:space="preserve">snyarango@gmail.com</w:t>
      </w:r>
    </w:p>
    <w:p w:rsidR="00000000" w:rsidDel="00000000" w:rsidP="00000000" w:rsidRDefault="00000000" w:rsidRPr="00000000" w14:paraId="0000026B">
      <w:pPr>
        <w:pageBreakBefore w:val="0"/>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Narrow" w:cs="Arial Narrow" w:eastAsia="Arial Narrow" w:hAnsi="Arial Narrow"/>
          <w:b w:val="0"/>
          <w:i w:val="0"/>
          <w:smallCaps w:val="0"/>
          <w:strike w:val="0"/>
          <w:color w:val="00000a"/>
          <w:sz w:val="24"/>
          <w:szCs w:val="24"/>
          <w:u w:val="none"/>
          <w:shd w:fill="auto" w:val="clear"/>
          <w:vertAlign w:val="baseline"/>
        </w:rPr>
      </w:pPr>
      <w:r w:rsidDel="00000000" w:rsidR="00000000" w:rsidRPr="00000000">
        <w:rPr>
          <w:rtl w:val="0"/>
        </w:rPr>
      </w:r>
    </w:p>
    <w:sectPr>
      <w:footerReference r:id="rId7" w:type="default"/>
      <w:pgSz w:h="16838" w:w="11906" w:orient="portrait"/>
      <w:pgMar w:bottom="1693" w:top="1134" w:left="1134" w:right="1134"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Lustria">
    <w:embedRegular w:fontKey="{00000000-0000-0000-0000-000000000000}" r:id="rId5" w:subsetted="0"/>
  </w:font>
  <w:font w:name="Liberation Serif"/>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center"/>
      <w:rPr>
        <w:rFonts w:ascii="Liberation Serif" w:cs="Liberation Serif" w:eastAsia="Liberation Serif" w:hAnsi="Liberation Serif"/>
        <w:b w:val="0"/>
        <w:i w:val="0"/>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a"/>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Liberation Serif" w:cs="Liberation Serif" w:eastAsia="Liberation Serif" w:hAnsi="Liberation Serif"/>
        <w:b w:val="0"/>
        <w:i w:val="0"/>
        <w:smallCaps w:val="0"/>
        <w:strike w:val="0"/>
        <w:color w:val="00000a"/>
        <w:sz w:val="24"/>
        <w:szCs w:val="24"/>
        <w:u w:val="none"/>
        <w:shd w:fill="auto" w:val="clear"/>
        <w:vertAlign w:val="baseline"/>
        <w:rtl w:val="0"/>
      </w:rPr>
      <w:t xml:space="preserve"> Of </w:t>
    </w:r>
    <w:r w:rsidDel="00000000" w:rsidR="00000000" w:rsidRPr="00000000">
      <w:rPr>
        <w:rFonts w:ascii="Liberation Serif" w:cs="Liberation Serif" w:eastAsia="Liberation Serif" w:hAnsi="Liberation Serif"/>
        <w:b w:val="0"/>
        <w:i w:val="0"/>
        <w:smallCaps w:val="0"/>
        <w:strike w:val="0"/>
        <w:color w:val="00000a"/>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rFonts w:ascii="Century Gothic" w:cs="Century Gothic" w:eastAsia="Century Gothic" w:hAnsi="Century Gothic"/>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b w:val="1"/>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1080" w:hanging="360"/>
      </w:pPr>
      <w:rPr>
        <w:rFonts w:ascii="Noto Sans Symbols" w:cs="Noto Sans Symbols" w:eastAsia="Noto Sans Symbols" w:hAnsi="Noto Sans Symbols"/>
        <w:sz w:val="22"/>
        <w:szCs w:val="22"/>
      </w:rPr>
    </w:lvl>
    <w:lvl w:ilvl="2">
      <w:start w:val="1"/>
      <w:numFmt w:val="bullet"/>
      <w:lvlText w:val="■"/>
      <w:lvlJc w:val="left"/>
      <w:pPr>
        <w:ind w:left="1440" w:hanging="360"/>
      </w:pPr>
      <w:rPr>
        <w:rFonts w:ascii="Noto Sans Symbols" w:cs="Noto Sans Symbols" w:eastAsia="Noto Sans Symbols" w:hAnsi="Noto Sans Symbols"/>
        <w:sz w:val="22"/>
        <w:szCs w:val="22"/>
      </w:rPr>
    </w:lvl>
    <w:lvl w:ilvl="3">
      <w:start w:val="1"/>
      <w:numFmt w:val="bullet"/>
      <w:lvlText w:val="■"/>
      <w:lvlJc w:val="left"/>
      <w:pPr>
        <w:ind w:left="1800" w:hanging="360"/>
      </w:pPr>
      <w:rPr>
        <w:rFonts w:ascii="Noto Sans Symbols" w:cs="Noto Sans Symbols" w:eastAsia="Noto Sans Symbols" w:hAnsi="Noto Sans Symbols"/>
        <w:sz w:val="22"/>
        <w:szCs w:val="22"/>
      </w:rPr>
    </w:lvl>
    <w:lvl w:ilvl="4">
      <w:start w:val="1"/>
      <w:numFmt w:val="bullet"/>
      <w:lvlText w:val="■"/>
      <w:lvlJc w:val="left"/>
      <w:pPr>
        <w:ind w:left="2160" w:hanging="360"/>
      </w:pPr>
      <w:rPr>
        <w:rFonts w:ascii="Noto Sans Symbols" w:cs="Noto Sans Symbols" w:eastAsia="Noto Sans Symbols" w:hAnsi="Noto Sans Symbols"/>
        <w:sz w:val="22"/>
        <w:szCs w:val="22"/>
      </w:rPr>
    </w:lvl>
    <w:lvl w:ilvl="5">
      <w:start w:val="1"/>
      <w:numFmt w:val="bullet"/>
      <w:lvlText w:val="■"/>
      <w:lvlJc w:val="left"/>
      <w:pPr>
        <w:ind w:left="2520" w:hanging="360"/>
      </w:pPr>
      <w:rPr>
        <w:rFonts w:ascii="Noto Sans Symbols" w:cs="Noto Sans Symbols" w:eastAsia="Noto Sans Symbols" w:hAnsi="Noto Sans Symbols"/>
        <w:sz w:val="22"/>
        <w:szCs w:val="22"/>
      </w:rPr>
    </w:lvl>
    <w:lvl w:ilvl="6">
      <w:start w:val="1"/>
      <w:numFmt w:val="bullet"/>
      <w:lvlText w:val="■"/>
      <w:lvlJc w:val="left"/>
      <w:pPr>
        <w:ind w:left="2880" w:hanging="360"/>
      </w:pPr>
      <w:rPr>
        <w:rFonts w:ascii="Noto Sans Symbols" w:cs="Noto Sans Symbols" w:eastAsia="Noto Sans Symbols" w:hAnsi="Noto Sans Symbols"/>
        <w:sz w:val="22"/>
        <w:szCs w:val="22"/>
      </w:rPr>
    </w:lvl>
    <w:lvl w:ilvl="7">
      <w:start w:val="1"/>
      <w:numFmt w:val="bullet"/>
      <w:lvlText w:val="■"/>
      <w:lvlJc w:val="left"/>
      <w:pPr>
        <w:ind w:left="3240" w:hanging="360"/>
      </w:pPr>
      <w:rPr>
        <w:rFonts w:ascii="Noto Sans Symbols" w:cs="Noto Sans Symbols" w:eastAsia="Noto Sans Symbols" w:hAnsi="Noto Sans Symbols"/>
        <w:sz w:val="22"/>
        <w:szCs w:val="22"/>
      </w:rPr>
    </w:lvl>
    <w:lvl w:ilvl="8">
      <w:start w:val="1"/>
      <w:numFmt w:val="bullet"/>
      <w:lvlText w:val="■"/>
      <w:lvlJc w:val="left"/>
      <w:pPr>
        <w:ind w:left="3600" w:hanging="360"/>
      </w:pPr>
      <w:rPr>
        <w:rFonts w:ascii="Noto Sans Symbols" w:cs="Noto Sans Symbols" w:eastAsia="Noto Sans Symbols" w:hAnsi="Noto Sans Symbols"/>
        <w:sz w:val="22"/>
        <w:szCs w:val="22"/>
      </w:rPr>
    </w:lvl>
  </w:abstractNum>
  <w:abstractNum w:abstractNumId="4">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b w:val="1"/>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decimal"/>
      <w:lvlText w:val="%1"/>
      <w:lvlJc w:val="left"/>
      <w:pPr>
        <w:ind w:left="432" w:hanging="432"/>
      </w:pPr>
      <w:rPr/>
    </w:lvl>
    <w:lvl w:ilvl="1">
      <w:start w:val="1"/>
      <w:numFmt w:val="decimal"/>
      <w:lvlText w:val="%2"/>
      <w:lvlJc w:val="left"/>
      <w:pPr>
        <w:ind w:left="576" w:hanging="576"/>
      </w:pPr>
      <w:rPr/>
    </w:lvl>
    <w:lvl w:ilvl="2">
      <w:start w:val="1"/>
      <w:numFmt w:val="decimal"/>
      <w:lvlText w:val="%3"/>
      <w:lvlJc w:val="left"/>
      <w:pPr>
        <w:ind w:left="720" w:hanging="720"/>
      </w:pPr>
      <w:rPr/>
    </w:lvl>
    <w:lvl w:ilvl="3">
      <w:start w:val="1"/>
      <w:numFmt w:val="decimal"/>
      <w:lvlText w:val="%4"/>
      <w:lvlJc w:val="left"/>
      <w:pPr>
        <w:ind w:left="864" w:hanging="864"/>
      </w:pPr>
      <w:rPr/>
    </w:lvl>
    <w:lvl w:ilvl="4">
      <w:start w:val="1"/>
      <w:numFmt w:val="decimal"/>
      <w:lvlText w:val="%5"/>
      <w:lvlJc w:val="left"/>
      <w:pPr>
        <w:ind w:left="1008" w:hanging="1008"/>
      </w:pPr>
      <w:rPr/>
    </w:lvl>
    <w:lvl w:ilvl="5">
      <w:start w:val="1"/>
      <w:numFmt w:val="decimal"/>
      <w:lvlText w:val="%6"/>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1"/>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b w:val="1"/>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1"/>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bullet"/>
      <w:lvlText w:val="■"/>
      <w:lvlJc w:val="left"/>
      <w:pPr>
        <w:ind w:left="3240" w:hanging="360"/>
      </w:pPr>
      <w:rPr>
        <w:rFonts w:ascii="Noto Sans Symbols" w:cs="Noto Sans Symbols" w:eastAsia="Noto Sans Symbols" w:hAnsi="Noto Sans Symbols"/>
        <w:sz w:val="22"/>
        <w:szCs w:val="22"/>
      </w:rPr>
    </w:lvl>
    <w:lvl w:ilvl="8">
      <w:start w:val="1"/>
      <w:numFmt w:val="bullet"/>
      <w:lvlText w:val="■"/>
      <w:lvlJc w:val="left"/>
      <w:pPr>
        <w:ind w:left="3600" w:hanging="360"/>
      </w:pPr>
      <w:rPr>
        <w:rFonts w:ascii="Noto Sans Symbols" w:cs="Noto Sans Symbols" w:eastAsia="Noto Sans Symbols" w:hAnsi="Noto Sans Symbols"/>
        <w:sz w:val="22"/>
        <w:szCs w:val="22"/>
      </w:rPr>
    </w:lvl>
  </w:abstractNum>
  <w:abstractNum w:abstractNumId="10">
    <w:lvl w:ilvl="0">
      <w:start w:val="1"/>
      <w:numFmt w:val="bullet"/>
      <w:lvlText w:val="●"/>
      <w:lvlJc w:val="left"/>
      <w:pPr>
        <w:ind w:left="1080" w:hanging="360"/>
      </w:pPr>
      <w:rPr>
        <w:rFonts w:ascii="Noto Sans Symbols" w:cs="Noto Sans Symbols" w:eastAsia="Noto Sans Symbols" w:hAnsi="Noto Sans Symbols"/>
        <w:b w:val="1"/>
        <w:sz w:val="24"/>
        <w:szCs w:val="24"/>
      </w:rPr>
    </w:lvl>
    <w:lvl w:ilvl="1">
      <w:start w:val="1"/>
      <w:numFmt w:val="bullet"/>
      <w:lvlText w:val="o"/>
      <w:lvlJc w:val="left"/>
      <w:pPr>
        <w:ind w:left="1800" w:hanging="360"/>
      </w:pPr>
      <w:rPr>
        <w:rFonts w:ascii="Courier New" w:cs="Courier New" w:eastAsia="Courier New" w:hAnsi="Courier New"/>
        <w:b w:val="1"/>
        <w:sz w:val="22"/>
        <w:szCs w:val="22"/>
      </w:rPr>
    </w:lvl>
    <w:lvl w:ilvl="2">
      <w:start w:val="1"/>
      <w:numFmt w:val="bullet"/>
      <w:lvlText w:val="▪"/>
      <w:lvlJc w:val="left"/>
      <w:pPr>
        <w:ind w:left="2520" w:hanging="360"/>
      </w:pPr>
      <w:rPr>
        <w:rFonts w:ascii="Noto Sans Symbols" w:cs="Noto Sans Symbols" w:eastAsia="Noto Sans Symbols" w:hAnsi="Noto Sans Symbols"/>
        <w:sz w:val="22"/>
        <w:szCs w:val="22"/>
      </w:rPr>
    </w:lvl>
    <w:lvl w:ilvl="3">
      <w:start w:val="1"/>
      <w:numFmt w:val="bullet"/>
      <w:lvlText w:val="●"/>
      <w:lvlJc w:val="left"/>
      <w:pPr>
        <w:ind w:left="3240" w:hanging="360"/>
      </w:pPr>
      <w:rPr>
        <w:rFonts w:ascii="Noto Sans Symbols" w:cs="Noto Sans Symbols" w:eastAsia="Noto Sans Symbols" w:hAnsi="Noto Sans Symbols"/>
        <w:b w:val="1"/>
        <w:sz w:val="24"/>
        <w:szCs w:val="24"/>
      </w:rPr>
    </w:lvl>
    <w:lvl w:ilvl="4">
      <w:start w:val="1"/>
      <w:numFmt w:val="bullet"/>
      <w:lvlText w:val="o"/>
      <w:lvlJc w:val="left"/>
      <w:pPr>
        <w:ind w:left="3960" w:hanging="360"/>
      </w:pPr>
      <w:rPr>
        <w:rFonts w:ascii="Courier New" w:cs="Courier New" w:eastAsia="Courier New" w:hAnsi="Courier New"/>
        <w:b w:val="1"/>
        <w:sz w:val="22"/>
        <w:szCs w:val="22"/>
      </w:rPr>
    </w:lvl>
    <w:lvl w:ilvl="5">
      <w:start w:val="1"/>
      <w:numFmt w:val="bullet"/>
      <w:lvlText w:val="▪"/>
      <w:lvlJc w:val="left"/>
      <w:pPr>
        <w:ind w:left="4680" w:hanging="360"/>
      </w:pPr>
      <w:rPr>
        <w:rFonts w:ascii="Noto Sans Symbols" w:cs="Noto Sans Symbols" w:eastAsia="Noto Sans Symbols" w:hAnsi="Noto Sans Symbols"/>
        <w:sz w:val="22"/>
        <w:szCs w:val="22"/>
      </w:rPr>
    </w:lvl>
    <w:lvl w:ilvl="6">
      <w:start w:val="1"/>
      <w:numFmt w:val="bullet"/>
      <w:lvlText w:val="●"/>
      <w:lvlJc w:val="left"/>
      <w:pPr>
        <w:ind w:left="5400" w:hanging="360"/>
      </w:pPr>
      <w:rPr>
        <w:rFonts w:ascii="Noto Sans Symbols" w:cs="Noto Sans Symbols" w:eastAsia="Noto Sans Symbols" w:hAnsi="Noto Sans Symbols"/>
        <w:b w:val="1"/>
        <w:sz w:val="24"/>
        <w:szCs w:val="24"/>
      </w:rPr>
    </w:lvl>
    <w:lvl w:ilvl="7">
      <w:start w:val="1"/>
      <w:numFmt w:val="bullet"/>
      <w:lvlText w:val="o"/>
      <w:lvlJc w:val="left"/>
      <w:pPr>
        <w:ind w:left="6120" w:hanging="360"/>
      </w:pPr>
      <w:rPr>
        <w:rFonts w:ascii="Courier New" w:cs="Courier New" w:eastAsia="Courier New" w:hAnsi="Courier New"/>
        <w:b w:val="1"/>
        <w:sz w:val="22"/>
        <w:szCs w:val="22"/>
      </w:rPr>
    </w:lvl>
    <w:lvl w:ilvl="8">
      <w:start w:val="1"/>
      <w:numFmt w:val="bullet"/>
      <w:lvlText w:val="▪"/>
      <w:lvlJc w:val="left"/>
      <w:pPr>
        <w:ind w:left="6840" w:hanging="360"/>
      </w:pPr>
      <w:rPr>
        <w:rFonts w:ascii="Noto Sans Symbols" w:cs="Noto Sans Symbols" w:eastAsia="Noto Sans Symbols" w:hAnsi="Noto Sans Symbols"/>
        <w:sz w:val="22"/>
        <w:szCs w:val="22"/>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1080" w:hanging="720"/>
      </w:pPr>
      <w:rPr>
        <w:rFonts w:ascii="Century Gothic" w:cs="Century Gothic" w:eastAsia="Century Gothic" w:hAnsi="Century Gothic"/>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4">
    <w:lvl w:ilvl="0">
      <w:start w:val="1"/>
      <w:numFmt w:val="decimal"/>
      <w:lvlText w:val="%1."/>
      <w:lvlJc w:val="left"/>
      <w:pPr>
        <w:ind w:left="720" w:hanging="360"/>
      </w:pPr>
      <w:rPr>
        <w:rFonts w:ascii="Century Gothic" w:cs="Century Gothic" w:eastAsia="Century Gothic" w:hAnsi="Century Gothic"/>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5">
    <w:lvl w:ilvl="0">
      <w:start w:val="1"/>
      <w:numFmt w:val="decimal"/>
      <w:lvlText w:val="%1."/>
      <w:lvlJc w:val="left"/>
      <w:pPr>
        <w:ind w:left="1800" w:hanging="1440"/>
      </w:pPr>
      <w:rPr>
        <w:rFonts w:ascii="Lustria" w:cs="Lustria" w:eastAsia="Lustria" w:hAnsi="Lustria"/>
        <w:sz w:val="22"/>
        <w:szCs w:val="22"/>
      </w:rPr>
    </w:lvl>
    <w:lvl w:ilvl="1">
      <w:start w:val="1"/>
      <w:numFmt w:val="bullet"/>
      <w:lvlText w:val="-"/>
      <w:lvlJc w:val="left"/>
      <w:pPr>
        <w:ind w:left="1800" w:hanging="720"/>
      </w:pPr>
      <w:rPr>
        <w:rFonts w:ascii="Century Gothic" w:cs="Century Gothic" w:eastAsia="Century Gothic" w:hAnsi="Century Gothic"/>
        <w:sz w:val="22"/>
        <w:szCs w:val="22"/>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080" w:hanging="360"/>
      </w:pPr>
      <w:rPr>
        <w:rFonts w:ascii="Noto Sans Symbols" w:cs="Noto Sans Symbols" w:eastAsia="Noto Sans Symbols" w:hAnsi="Noto Sans Symbols"/>
        <w:b w:val="1"/>
        <w:sz w:val="24"/>
        <w:szCs w:val="24"/>
      </w:rPr>
    </w:lvl>
    <w:lvl w:ilvl="1">
      <w:start w:val="1"/>
      <w:numFmt w:val="bullet"/>
      <w:lvlText w:val="o"/>
      <w:lvlJc w:val="left"/>
      <w:pPr>
        <w:ind w:left="1800" w:hanging="360"/>
      </w:pPr>
      <w:rPr>
        <w:rFonts w:ascii="Courier New" w:cs="Courier New" w:eastAsia="Courier New" w:hAnsi="Courier New"/>
        <w:b w:val="1"/>
        <w:sz w:val="22"/>
        <w:szCs w:val="22"/>
      </w:rPr>
    </w:lvl>
    <w:lvl w:ilvl="2">
      <w:start w:val="1"/>
      <w:numFmt w:val="bullet"/>
      <w:lvlText w:val="▪"/>
      <w:lvlJc w:val="left"/>
      <w:pPr>
        <w:ind w:left="2520" w:hanging="360"/>
      </w:pPr>
      <w:rPr>
        <w:rFonts w:ascii="Noto Sans Symbols" w:cs="Noto Sans Symbols" w:eastAsia="Noto Sans Symbols" w:hAnsi="Noto Sans Symbols"/>
        <w:sz w:val="22"/>
        <w:szCs w:val="22"/>
      </w:rPr>
    </w:lvl>
    <w:lvl w:ilvl="3">
      <w:start w:val="1"/>
      <w:numFmt w:val="bullet"/>
      <w:lvlText w:val="●"/>
      <w:lvlJc w:val="left"/>
      <w:pPr>
        <w:ind w:left="3240" w:hanging="360"/>
      </w:pPr>
      <w:rPr>
        <w:rFonts w:ascii="Noto Sans Symbols" w:cs="Noto Sans Symbols" w:eastAsia="Noto Sans Symbols" w:hAnsi="Noto Sans Symbols"/>
        <w:b w:val="1"/>
        <w:sz w:val="24"/>
        <w:szCs w:val="24"/>
      </w:rPr>
    </w:lvl>
    <w:lvl w:ilvl="4">
      <w:start w:val="1"/>
      <w:numFmt w:val="bullet"/>
      <w:lvlText w:val="o"/>
      <w:lvlJc w:val="left"/>
      <w:pPr>
        <w:ind w:left="3960" w:hanging="360"/>
      </w:pPr>
      <w:rPr>
        <w:rFonts w:ascii="Courier New" w:cs="Courier New" w:eastAsia="Courier New" w:hAnsi="Courier New"/>
        <w:b w:val="1"/>
        <w:sz w:val="22"/>
        <w:szCs w:val="22"/>
      </w:rPr>
    </w:lvl>
    <w:lvl w:ilvl="5">
      <w:start w:val="1"/>
      <w:numFmt w:val="bullet"/>
      <w:lvlText w:val="▪"/>
      <w:lvlJc w:val="left"/>
      <w:pPr>
        <w:ind w:left="4680" w:hanging="360"/>
      </w:pPr>
      <w:rPr>
        <w:rFonts w:ascii="Noto Sans Symbols" w:cs="Noto Sans Symbols" w:eastAsia="Noto Sans Symbols" w:hAnsi="Noto Sans Symbols"/>
        <w:sz w:val="22"/>
        <w:szCs w:val="22"/>
      </w:rPr>
    </w:lvl>
    <w:lvl w:ilvl="6">
      <w:start w:val="1"/>
      <w:numFmt w:val="bullet"/>
      <w:lvlText w:val="●"/>
      <w:lvlJc w:val="left"/>
      <w:pPr>
        <w:ind w:left="5400" w:hanging="360"/>
      </w:pPr>
      <w:rPr>
        <w:rFonts w:ascii="Noto Sans Symbols" w:cs="Noto Sans Symbols" w:eastAsia="Noto Sans Symbols" w:hAnsi="Noto Sans Symbols"/>
        <w:b w:val="1"/>
        <w:sz w:val="24"/>
        <w:szCs w:val="24"/>
      </w:rPr>
    </w:lvl>
    <w:lvl w:ilvl="7">
      <w:start w:val="1"/>
      <w:numFmt w:val="bullet"/>
      <w:lvlText w:val="o"/>
      <w:lvlJc w:val="left"/>
      <w:pPr>
        <w:ind w:left="6120" w:hanging="360"/>
      </w:pPr>
      <w:rPr>
        <w:rFonts w:ascii="Courier New" w:cs="Courier New" w:eastAsia="Courier New" w:hAnsi="Courier New"/>
        <w:b w:val="1"/>
        <w:sz w:val="22"/>
        <w:szCs w:val="22"/>
      </w:rPr>
    </w:lvl>
    <w:lvl w:ilvl="8">
      <w:start w:val="1"/>
      <w:numFmt w:val="bullet"/>
      <w:lvlText w:val="▪"/>
      <w:lvlJc w:val="left"/>
      <w:pPr>
        <w:ind w:left="6840" w:hanging="360"/>
      </w:pPr>
      <w:rPr>
        <w:rFonts w:ascii="Noto Sans Symbols" w:cs="Noto Sans Symbols" w:eastAsia="Noto Sans Symbols" w:hAnsi="Noto Sans Symbols"/>
        <w:sz w:val="22"/>
        <w:szCs w:val="22"/>
      </w:rPr>
    </w:lvl>
  </w:abstractNum>
  <w:abstractNum w:abstractNumId="19">
    <w:lvl w:ilvl="0">
      <w:start w:val="1"/>
      <w:numFmt w:val="bullet"/>
      <w:lvlText w:val="●"/>
      <w:lvlJc w:val="left"/>
      <w:pPr>
        <w:ind w:left="1080" w:hanging="360"/>
      </w:pPr>
      <w:rPr>
        <w:rFonts w:ascii="Noto Sans Symbols" w:cs="Noto Sans Symbols" w:eastAsia="Noto Sans Symbols" w:hAnsi="Noto Sans Symbols"/>
        <w:b w:val="1"/>
        <w:sz w:val="24"/>
        <w:szCs w:val="24"/>
      </w:rPr>
    </w:lvl>
    <w:lvl w:ilvl="1">
      <w:start w:val="1"/>
      <w:numFmt w:val="bullet"/>
      <w:lvlText w:val="o"/>
      <w:lvlJc w:val="left"/>
      <w:pPr>
        <w:ind w:left="1800" w:hanging="360"/>
      </w:pPr>
      <w:rPr>
        <w:rFonts w:ascii="Courier New" w:cs="Courier New" w:eastAsia="Courier New" w:hAnsi="Courier New"/>
        <w:b w:val="1"/>
        <w:sz w:val="22"/>
        <w:szCs w:val="22"/>
      </w:rPr>
    </w:lvl>
    <w:lvl w:ilvl="2">
      <w:start w:val="1"/>
      <w:numFmt w:val="bullet"/>
      <w:lvlText w:val="▪"/>
      <w:lvlJc w:val="left"/>
      <w:pPr>
        <w:ind w:left="2520" w:hanging="360"/>
      </w:pPr>
      <w:rPr>
        <w:rFonts w:ascii="Noto Sans Symbols" w:cs="Noto Sans Symbols" w:eastAsia="Noto Sans Symbols" w:hAnsi="Noto Sans Symbols"/>
        <w:sz w:val="22"/>
        <w:szCs w:val="22"/>
      </w:rPr>
    </w:lvl>
    <w:lvl w:ilvl="3">
      <w:start w:val="1"/>
      <w:numFmt w:val="bullet"/>
      <w:lvlText w:val="●"/>
      <w:lvlJc w:val="left"/>
      <w:pPr>
        <w:ind w:left="3240" w:hanging="360"/>
      </w:pPr>
      <w:rPr>
        <w:rFonts w:ascii="Noto Sans Symbols" w:cs="Noto Sans Symbols" w:eastAsia="Noto Sans Symbols" w:hAnsi="Noto Sans Symbols"/>
        <w:b w:val="1"/>
        <w:sz w:val="24"/>
        <w:szCs w:val="24"/>
      </w:rPr>
    </w:lvl>
    <w:lvl w:ilvl="4">
      <w:start w:val="1"/>
      <w:numFmt w:val="bullet"/>
      <w:lvlText w:val="o"/>
      <w:lvlJc w:val="left"/>
      <w:pPr>
        <w:ind w:left="3960" w:hanging="360"/>
      </w:pPr>
      <w:rPr>
        <w:rFonts w:ascii="Courier New" w:cs="Courier New" w:eastAsia="Courier New" w:hAnsi="Courier New"/>
        <w:b w:val="1"/>
        <w:sz w:val="22"/>
        <w:szCs w:val="22"/>
      </w:rPr>
    </w:lvl>
    <w:lvl w:ilvl="5">
      <w:start w:val="1"/>
      <w:numFmt w:val="bullet"/>
      <w:lvlText w:val="▪"/>
      <w:lvlJc w:val="left"/>
      <w:pPr>
        <w:ind w:left="4680" w:hanging="360"/>
      </w:pPr>
      <w:rPr>
        <w:rFonts w:ascii="Noto Sans Symbols" w:cs="Noto Sans Symbols" w:eastAsia="Noto Sans Symbols" w:hAnsi="Noto Sans Symbols"/>
        <w:sz w:val="22"/>
        <w:szCs w:val="22"/>
      </w:rPr>
    </w:lvl>
    <w:lvl w:ilvl="6">
      <w:start w:val="1"/>
      <w:numFmt w:val="bullet"/>
      <w:lvlText w:val="●"/>
      <w:lvlJc w:val="left"/>
      <w:pPr>
        <w:ind w:left="5400" w:hanging="360"/>
      </w:pPr>
      <w:rPr>
        <w:rFonts w:ascii="Noto Sans Symbols" w:cs="Noto Sans Symbols" w:eastAsia="Noto Sans Symbols" w:hAnsi="Noto Sans Symbols"/>
        <w:b w:val="1"/>
        <w:sz w:val="24"/>
        <w:szCs w:val="24"/>
      </w:rPr>
    </w:lvl>
    <w:lvl w:ilvl="7">
      <w:start w:val="1"/>
      <w:numFmt w:val="bullet"/>
      <w:lvlText w:val="o"/>
      <w:lvlJc w:val="left"/>
      <w:pPr>
        <w:ind w:left="6120" w:hanging="360"/>
      </w:pPr>
      <w:rPr>
        <w:rFonts w:ascii="Courier New" w:cs="Courier New" w:eastAsia="Courier New" w:hAnsi="Courier New"/>
        <w:b w:val="1"/>
        <w:sz w:val="22"/>
        <w:szCs w:val="22"/>
      </w:rPr>
    </w:lvl>
    <w:lvl w:ilvl="8">
      <w:start w:val="1"/>
      <w:numFmt w:val="bullet"/>
      <w:lvlText w:val="▪"/>
      <w:lvlJc w:val="left"/>
      <w:pPr>
        <w:ind w:left="6840" w:hanging="360"/>
      </w:pPr>
      <w:rPr>
        <w:rFonts w:ascii="Noto Sans Symbols" w:cs="Noto Sans Symbols" w:eastAsia="Noto Sans Symbols" w:hAnsi="Noto Sans Symbols"/>
        <w:sz w:val="22"/>
        <w:szCs w:val="22"/>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color w:val="00000a"/>
        <w:sz w:val="24"/>
        <w:szCs w:val="24"/>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0"/>
      <w:suppressAutoHyphens w:val="1"/>
      <w:overflowPunct w:val="0"/>
    </w:pPr>
    <w:rPr>
      <w:color w:val="00000a"/>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ListLabel2" w:customStyle="1">
    <w:name w:val="ListLabel 2"/>
    <w:qFormat w:val="1"/>
    <w:rPr>
      <w:rFonts w:ascii="Century Gothic" w:hAnsi="Century Gothic"/>
      <w:sz w:val="22"/>
      <w:szCs w:val="22"/>
    </w:rPr>
  </w:style>
  <w:style w:type="character" w:styleId="ListLabel4" w:customStyle="1">
    <w:name w:val="ListLabel 4"/>
    <w:qFormat w:val="1"/>
    <w:rPr>
      <w:rFonts w:ascii="Century Gothic" w:cs="Century Gothic" w:hAnsi="Century Gothic"/>
      <w:sz w:val="22"/>
    </w:rPr>
  </w:style>
  <w:style w:type="character" w:styleId="ListLabel1" w:customStyle="1">
    <w:name w:val="ListLabel 1"/>
    <w:qFormat w:val="1"/>
    <w:rPr>
      <w:rFonts w:ascii="Century Gothic" w:cs="Symbol" w:hAnsi="Century Gothic"/>
      <w:b w:val="1"/>
      <w:sz w:val="22"/>
      <w:szCs w:val="22"/>
    </w:rPr>
  </w:style>
  <w:style w:type="character" w:styleId="ListLabel3" w:customStyle="1">
    <w:name w:val="ListLabel 3"/>
    <w:qFormat w:val="1"/>
    <w:rPr>
      <w:rFonts w:ascii="Century Gothic" w:cs="Symbol" w:hAnsi="Century Gothic"/>
      <w:sz w:val="22"/>
    </w:rPr>
  </w:style>
  <w:style w:type="character" w:styleId="StrongEmphasis" w:customStyle="1">
    <w:name w:val="Strong Emphasis"/>
    <w:qFormat w:val="1"/>
    <w:rPr>
      <w:b w:val="1"/>
      <w:bCs w:val="1"/>
    </w:rPr>
  </w:style>
  <w:style w:type="character" w:styleId="ListLabel5" w:customStyle="1">
    <w:name w:val="ListLabel 5"/>
    <w:qFormat w:val="1"/>
    <w:rPr>
      <w:rFonts w:ascii="Calisto MT" w:hAnsi="Calisto MT"/>
      <w:sz w:val="22"/>
      <w:szCs w:val="22"/>
    </w:rPr>
  </w:style>
  <w:style w:type="character" w:styleId="ListLabel6" w:customStyle="1">
    <w:name w:val="ListLabel 6"/>
    <w:qFormat w:val="1"/>
    <w:rPr>
      <w:rFonts w:ascii="Century Gothic" w:cs="Century Gothic" w:hAnsi="Century Gothic"/>
      <w:sz w:val="22"/>
    </w:rPr>
  </w:style>
  <w:style w:type="character" w:styleId="ListLabel7" w:customStyle="1">
    <w:name w:val="ListLabel 7"/>
    <w:qFormat w:val="1"/>
    <w:rPr>
      <w:rFonts w:ascii="Century Gothic" w:cs="Symbol" w:hAnsi="Century Gothic"/>
      <w:b w:val="1"/>
      <w:sz w:val="22"/>
      <w:szCs w:val="22"/>
    </w:rPr>
  </w:style>
  <w:style w:type="character" w:styleId="ListLabel8" w:customStyle="1">
    <w:name w:val="ListLabel 8"/>
    <w:qFormat w:val="1"/>
    <w:rPr>
      <w:rFonts w:ascii="Century Gothic" w:cs="Wingdings" w:hAnsi="Century Gothic"/>
      <w:sz w:val="22"/>
    </w:rPr>
  </w:style>
  <w:style w:type="character" w:styleId="ListLabel9" w:customStyle="1">
    <w:name w:val="ListLabel 9"/>
    <w:qFormat w:val="1"/>
    <w:rPr>
      <w:rFonts w:ascii="Calisto MT" w:cs="Symbol" w:hAnsi="Calisto MT"/>
      <w:b w:val="1"/>
      <w:sz w:val="22"/>
    </w:rPr>
  </w:style>
  <w:style w:type="character" w:styleId="ListLabel10" w:customStyle="1">
    <w:name w:val="ListLabel 10"/>
    <w:qFormat w:val="1"/>
    <w:rPr>
      <w:rFonts w:ascii="Calisto MT" w:cs="Symbol" w:hAnsi="Calisto MT"/>
      <w:b w:val="1"/>
      <w:sz w:val="24"/>
    </w:rPr>
  </w:style>
  <w:style w:type="character" w:styleId="ListLabel11" w:customStyle="1">
    <w:name w:val="ListLabel 11"/>
    <w:qFormat w:val="1"/>
    <w:rPr>
      <w:rFonts w:cs="Courier New"/>
      <w:b w:val="1"/>
      <w:sz w:val="22"/>
      <w:szCs w:val="22"/>
    </w:rPr>
  </w:style>
  <w:style w:type="character" w:styleId="ListLabel12" w:customStyle="1">
    <w:name w:val="ListLabel 12"/>
    <w:qFormat w:val="1"/>
    <w:rPr>
      <w:rFonts w:ascii="Calisto MT" w:hAnsi="Calisto MT"/>
      <w:sz w:val="22"/>
      <w:szCs w:val="22"/>
    </w:rPr>
  </w:style>
  <w:style w:type="character" w:styleId="ListLabel13" w:customStyle="1">
    <w:name w:val="ListLabel 13"/>
    <w:qFormat w:val="1"/>
    <w:rPr>
      <w:rFonts w:ascii="Century Gothic" w:cs="Century Gothic" w:hAnsi="Century Gothic"/>
      <w:sz w:val="22"/>
    </w:rPr>
  </w:style>
  <w:style w:type="character" w:styleId="ListLabel14" w:customStyle="1">
    <w:name w:val="ListLabel 14"/>
    <w:qFormat w:val="1"/>
    <w:rPr>
      <w:rFonts w:ascii="Century Gothic" w:cs="Symbol" w:hAnsi="Century Gothic"/>
      <w:b w:val="1"/>
      <w:sz w:val="22"/>
      <w:szCs w:val="22"/>
    </w:rPr>
  </w:style>
  <w:style w:type="character" w:styleId="ListLabel15" w:customStyle="1">
    <w:name w:val="ListLabel 15"/>
    <w:qFormat w:val="1"/>
    <w:rPr>
      <w:rFonts w:ascii="Century Gothic" w:cs="Wingdings" w:hAnsi="Century Gothic"/>
      <w:sz w:val="22"/>
    </w:rPr>
  </w:style>
  <w:style w:type="character" w:styleId="ListLabel16" w:customStyle="1">
    <w:name w:val="ListLabel 16"/>
    <w:qFormat w:val="1"/>
    <w:rPr>
      <w:rFonts w:ascii="Calisto MT" w:cs="Symbol" w:hAnsi="Calisto MT"/>
      <w:b w:val="1"/>
      <w:sz w:val="22"/>
    </w:rPr>
  </w:style>
  <w:style w:type="character" w:styleId="ListLabel17" w:customStyle="1">
    <w:name w:val="ListLabel 17"/>
    <w:qFormat w:val="1"/>
    <w:rPr>
      <w:rFonts w:ascii="Calisto MT" w:cs="Symbol" w:hAnsi="Calisto MT"/>
      <w:b w:val="1"/>
      <w:sz w:val="24"/>
    </w:rPr>
  </w:style>
  <w:style w:type="character" w:styleId="ListLabel18" w:customStyle="1">
    <w:name w:val="ListLabel 18"/>
    <w:qFormat w:val="1"/>
    <w:rPr>
      <w:rFonts w:cs="Courier New"/>
      <w:b w:val="1"/>
      <w:sz w:val="22"/>
      <w:szCs w:val="22"/>
    </w:rPr>
  </w:style>
  <w:style w:type="character" w:styleId="ListLabel19" w:customStyle="1">
    <w:name w:val="ListLabel 19"/>
    <w:qFormat w:val="1"/>
    <w:rPr>
      <w:rFonts w:ascii="Calisto MT" w:hAnsi="Calisto MT"/>
      <w:sz w:val="22"/>
      <w:szCs w:val="22"/>
    </w:rPr>
  </w:style>
  <w:style w:type="character" w:styleId="ListLabel20" w:customStyle="1">
    <w:name w:val="ListLabel 20"/>
    <w:qFormat w:val="1"/>
    <w:rPr>
      <w:rFonts w:ascii="Century Gothic" w:cs="Century Gothic" w:hAnsi="Century Gothic"/>
      <w:sz w:val="22"/>
    </w:rPr>
  </w:style>
  <w:style w:type="character" w:styleId="ListLabel21" w:customStyle="1">
    <w:name w:val="ListLabel 21"/>
    <w:qFormat w:val="1"/>
    <w:rPr>
      <w:rFonts w:ascii="Century Gothic" w:cs="Symbol" w:hAnsi="Century Gothic"/>
      <w:b w:val="1"/>
      <w:sz w:val="22"/>
      <w:szCs w:val="22"/>
    </w:rPr>
  </w:style>
  <w:style w:type="character" w:styleId="ListLabel22" w:customStyle="1">
    <w:name w:val="ListLabel 22"/>
    <w:qFormat w:val="1"/>
    <w:rPr>
      <w:rFonts w:ascii="Century Gothic" w:cs="Wingdings" w:hAnsi="Century Gothic"/>
      <w:sz w:val="22"/>
    </w:rPr>
  </w:style>
  <w:style w:type="character" w:styleId="ListLabel23" w:customStyle="1">
    <w:name w:val="ListLabel 23"/>
    <w:qFormat w:val="1"/>
    <w:rPr>
      <w:rFonts w:ascii="Calisto MT" w:cs="Symbol" w:hAnsi="Calisto MT"/>
      <w:b w:val="1"/>
      <w:sz w:val="22"/>
    </w:rPr>
  </w:style>
  <w:style w:type="character" w:styleId="ListLabel24" w:customStyle="1">
    <w:name w:val="ListLabel 24"/>
    <w:qFormat w:val="1"/>
    <w:rPr>
      <w:rFonts w:ascii="Calisto MT" w:cs="Symbol" w:hAnsi="Calisto MT"/>
      <w:b w:val="1"/>
      <w:sz w:val="24"/>
    </w:rPr>
  </w:style>
  <w:style w:type="character" w:styleId="ListLabel25" w:customStyle="1">
    <w:name w:val="ListLabel 25"/>
    <w:qFormat w:val="1"/>
    <w:rPr>
      <w:rFonts w:cs="Courier New"/>
      <w:b w:val="1"/>
      <w:sz w:val="22"/>
      <w:szCs w:val="22"/>
    </w:rPr>
  </w:style>
  <w:style w:type="character" w:styleId="ListLabel26" w:customStyle="1">
    <w:name w:val="ListLabel 26"/>
    <w:qFormat w:val="1"/>
    <w:rPr>
      <w:sz w:val="22"/>
      <w:szCs w:val="22"/>
    </w:rPr>
  </w:style>
  <w:style w:type="character" w:styleId="ListLabel27" w:customStyle="1">
    <w:name w:val="ListLabel 27"/>
    <w:qFormat w:val="1"/>
    <w:rPr>
      <w:sz w:val="22"/>
      <w:szCs w:val="22"/>
    </w:rPr>
  </w:style>
  <w:style w:type="character" w:styleId="ListLabel28" w:customStyle="1">
    <w:name w:val="ListLabel 28"/>
    <w:qFormat w:val="1"/>
    <w:rPr>
      <w:sz w:val="22"/>
      <w:szCs w:val="22"/>
    </w:rPr>
  </w:style>
  <w:style w:type="character" w:styleId="ListLabel29" w:customStyle="1">
    <w:name w:val="ListLabel 29"/>
    <w:qFormat w:val="1"/>
    <w:rPr>
      <w:rFonts w:cs="Century Gothic"/>
      <w:sz w:val="22"/>
    </w:rPr>
  </w:style>
  <w:style w:type="character" w:styleId="ListLabel30" w:customStyle="1">
    <w:name w:val="ListLabel 30"/>
    <w:qFormat w:val="1"/>
    <w:rPr>
      <w:sz w:val="22"/>
      <w:szCs w:val="22"/>
    </w:rPr>
  </w:style>
  <w:style w:type="character" w:styleId="ListLabel31" w:customStyle="1">
    <w:name w:val="ListLabel 31"/>
    <w:qFormat w:val="1"/>
    <w:rPr>
      <w:rFonts w:cs="Symbol"/>
      <w:b w:val="1"/>
      <w:sz w:val="22"/>
      <w:szCs w:val="22"/>
    </w:rPr>
  </w:style>
  <w:style w:type="character" w:styleId="ListLabel32" w:customStyle="1">
    <w:name w:val="ListLabel 32"/>
    <w:qFormat w:val="1"/>
    <w:rPr>
      <w:rFonts w:cs="Wingdings"/>
      <w:sz w:val="22"/>
    </w:rPr>
  </w:style>
  <w:style w:type="character" w:styleId="ListLabel33" w:customStyle="1">
    <w:name w:val="ListLabel 33"/>
    <w:qFormat w:val="1"/>
    <w:rPr>
      <w:rFonts w:cs="Wingdings"/>
      <w:sz w:val="22"/>
    </w:rPr>
  </w:style>
  <w:style w:type="character" w:styleId="ListLabel34" w:customStyle="1">
    <w:name w:val="ListLabel 34"/>
    <w:qFormat w:val="1"/>
    <w:rPr>
      <w:rFonts w:cs="Wingdings"/>
      <w:sz w:val="22"/>
    </w:rPr>
  </w:style>
  <w:style w:type="character" w:styleId="ListLabel35" w:customStyle="1">
    <w:name w:val="ListLabel 35"/>
    <w:qFormat w:val="1"/>
    <w:rPr>
      <w:rFonts w:cs="Wingdings"/>
      <w:sz w:val="22"/>
    </w:rPr>
  </w:style>
  <w:style w:type="character" w:styleId="ListLabel36" w:customStyle="1">
    <w:name w:val="ListLabel 36"/>
    <w:qFormat w:val="1"/>
    <w:rPr>
      <w:rFonts w:cs="Wingdings"/>
      <w:sz w:val="22"/>
    </w:rPr>
  </w:style>
  <w:style w:type="character" w:styleId="ListLabel37" w:customStyle="1">
    <w:name w:val="ListLabel 37"/>
    <w:qFormat w:val="1"/>
    <w:rPr>
      <w:rFonts w:cs="Wingdings"/>
      <w:sz w:val="22"/>
    </w:rPr>
  </w:style>
  <w:style w:type="character" w:styleId="ListLabel38" w:customStyle="1">
    <w:name w:val="ListLabel 38"/>
    <w:qFormat w:val="1"/>
    <w:rPr>
      <w:rFonts w:cs="Wingdings"/>
      <w:sz w:val="22"/>
    </w:rPr>
  </w:style>
  <w:style w:type="character" w:styleId="ListLabel39" w:customStyle="1">
    <w:name w:val="ListLabel 39"/>
    <w:qFormat w:val="1"/>
    <w:rPr>
      <w:rFonts w:cs="Wingdings"/>
      <w:sz w:val="22"/>
    </w:rPr>
  </w:style>
  <w:style w:type="character" w:styleId="ListLabel40" w:customStyle="1">
    <w:name w:val="ListLabel 40"/>
    <w:qFormat w:val="1"/>
    <w:rPr>
      <w:rFonts w:cs="Wingdings"/>
      <w:sz w:val="22"/>
    </w:rPr>
  </w:style>
  <w:style w:type="character" w:styleId="ListLabel41" w:customStyle="1">
    <w:name w:val="ListLabel 41"/>
    <w:qFormat w:val="1"/>
    <w:rPr>
      <w:rFonts w:cs="Symbol"/>
      <w:b w:val="1"/>
      <w:sz w:val="22"/>
      <w:szCs w:val="22"/>
    </w:rPr>
  </w:style>
  <w:style w:type="character" w:styleId="ListLabel42" w:customStyle="1">
    <w:name w:val="ListLabel 42"/>
    <w:qFormat w:val="1"/>
    <w:rPr>
      <w:rFonts w:cs="Symbol"/>
      <w:b w:val="1"/>
      <w:sz w:val="22"/>
      <w:szCs w:val="22"/>
    </w:rPr>
  </w:style>
  <w:style w:type="character" w:styleId="ListLabel43" w:customStyle="1">
    <w:name w:val="ListLabel 43"/>
    <w:qFormat w:val="1"/>
    <w:rPr>
      <w:rFonts w:cs="Symbol"/>
      <w:b w:val="1"/>
      <w:sz w:val="22"/>
    </w:rPr>
  </w:style>
  <w:style w:type="character" w:styleId="ListLabel44" w:customStyle="1">
    <w:name w:val="ListLabel 44"/>
    <w:qFormat w:val="1"/>
    <w:rPr>
      <w:rFonts w:cs="Wingdings"/>
      <w:sz w:val="22"/>
    </w:rPr>
  </w:style>
  <w:style w:type="character" w:styleId="ListLabel45" w:customStyle="1">
    <w:name w:val="ListLabel 45"/>
    <w:qFormat w:val="1"/>
    <w:rPr>
      <w:rFonts w:cs="Wingdings"/>
      <w:sz w:val="22"/>
    </w:rPr>
  </w:style>
  <w:style w:type="character" w:styleId="ListLabel46" w:customStyle="1">
    <w:name w:val="ListLabel 46"/>
    <w:qFormat w:val="1"/>
    <w:rPr>
      <w:rFonts w:cs="Symbol"/>
      <w:b w:val="1"/>
      <w:sz w:val="22"/>
    </w:rPr>
  </w:style>
  <w:style w:type="character" w:styleId="ListLabel47" w:customStyle="1">
    <w:name w:val="ListLabel 47"/>
    <w:qFormat w:val="1"/>
    <w:rPr>
      <w:rFonts w:cs="Symbol"/>
      <w:b w:val="1"/>
      <w:sz w:val="24"/>
    </w:rPr>
  </w:style>
  <w:style w:type="character" w:styleId="ListLabel48" w:customStyle="1">
    <w:name w:val="ListLabel 48"/>
    <w:qFormat w:val="1"/>
    <w:rPr>
      <w:rFonts w:cs="Courier New"/>
      <w:b w:val="1"/>
      <w:sz w:val="22"/>
      <w:szCs w:val="22"/>
    </w:rPr>
  </w:style>
  <w:style w:type="character" w:styleId="ListLabel49" w:customStyle="1">
    <w:name w:val="ListLabel 49"/>
    <w:qFormat w:val="1"/>
    <w:rPr>
      <w:rFonts w:cs="Wingdings"/>
      <w:sz w:val="22"/>
    </w:rPr>
  </w:style>
  <w:style w:type="character" w:styleId="ListLabel50" w:customStyle="1">
    <w:name w:val="ListLabel 50"/>
    <w:qFormat w:val="1"/>
    <w:rPr>
      <w:rFonts w:cs="Symbol"/>
      <w:b w:val="1"/>
      <w:sz w:val="24"/>
    </w:rPr>
  </w:style>
  <w:style w:type="character" w:styleId="ListLabel51" w:customStyle="1">
    <w:name w:val="ListLabel 51"/>
    <w:qFormat w:val="1"/>
    <w:rPr>
      <w:rFonts w:cs="Courier New"/>
      <w:b w:val="1"/>
      <w:sz w:val="22"/>
      <w:szCs w:val="22"/>
    </w:rPr>
  </w:style>
  <w:style w:type="character" w:styleId="ListLabel52" w:customStyle="1">
    <w:name w:val="ListLabel 52"/>
    <w:qFormat w:val="1"/>
    <w:rPr>
      <w:rFonts w:cs="Wingdings"/>
      <w:sz w:val="22"/>
    </w:rPr>
  </w:style>
  <w:style w:type="character" w:styleId="ListLabel53" w:customStyle="1">
    <w:name w:val="ListLabel 53"/>
    <w:qFormat w:val="1"/>
    <w:rPr>
      <w:rFonts w:cs="Symbol"/>
      <w:b w:val="1"/>
      <w:sz w:val="24"/>
    </w:rPr>
  </w:style>
  <w:style w:type="character" w:styleId="ListLabel54" w:customStyle="1">
    <w:name w:val="ListLabel 54"/>
    <w:qFormat w:val="1"/>
    <w:rPr>
      <w:rFonts w:cs="Courier New"/>
      <w:b w:val="1"/>
      <w:sz w:val="22"/>
      <w:szCs w:val="22"/>
    </w:rPr>
  </w:style>
  <w:style w:type="character" w:styleId="ListLabel55" w:customStyle="1">
    <w:name w:val="ListLabel 55"/>
    <w:qFormat w:val="1"/>
    <w:rPr>
      <w:rFonts w:cs="Wingdings"/>
      <w:sz w:val="22"/>
    </w:rPr>
  </w:style>
  <w:style w:type="character" w:styleId="ListLabel56" w:customStyle="1">
    <w:name w:val="ListLabel 56"/>
    <w:qFormat w:val="1"/>
    <w:rPr>
      <w:rFonts w:ascii="Calisto MT" w:cs="Symbol" w:hAnsi="Calisto MT"/>
      <w:b w:val="1"/>
      <w:sz w:val="24"/>
    </w:rPr>
  </w:style>
  <w:style w:type="character" w:styleId="ListLabel57" w:customStyle="1">
    <w:name w:val="ListLabel 57"/>
    <w:qFormat w:val="1"/>
    <w:rPr>
      <w:rFonts w:cs="Courier New"/>
      <w:b w:val="1"/>
      <w:sz w:val="22"/>
      <w:szCs w:val="22"/>
    </w:rPr>
  </w:style>
  <w:style w:type="character" w:styleId="ListLabel58" w:customStyle="1">
    <w:name w:val="ListLabel 58"/>
    <w:qFormat w:val="1"/>
    <w:rPr>
      <w:rFonts w:cs="Wingdings"/>
      <w:sz w:val="22"/>
    </w:rPr>
  </w:style>
  <w:style w:type="character" w:styleId="ListLabel59" w:customStyle="1">
    <w:name w:val="ListLabel 59"/>
    <w:qFormat w:val="1"/>
    <w:rPr>
      <w:rFonts w:cs="Symbol"/>
      <w:b w:val="1"/>
      <w:sz w:val="24"/>
    </w:rPr>
  </w:style>
  <w:style w:type="character" w:styleId="ListLabel60" w:customStyle="1">
    <w:name w:val="ListLabel 60"/>
    <w:qFormat w:val="1"/>
    <w:rPr>
      <w:rFonts w:cs="Courier New"/>
      <w:b w:val="1"/>
      <w:sz w:val="22"/>
      <w:szCs w:val="22"/>
    </w:rPr>
  </w:style>
  <w:style w:type="character" w:styleId="ListLabel61" w:customStyle="1">
    <w:name w:val="ListLabel 61"/>
    <w:qFormat w:val="1"/>
    <w:rPr>
      <w:rFonts w:cs="Wingdings"/>
      <w:sz w:val="22"/>
    </w:rPr>
  </w:style>
  <w:style w:type="character" w:styleId="ListLabel62" w:customStyle="1">
    <w:name w:val="ListLabel 62"/>
    <w:qFormat w:val="1"/>
    <w:rPr>
      <w:rFonts w:cs="Symbol"/>
      <w:b w:val="1"/>
      <w:sz w:val="24"/>
    </w:rPr>
  </w:style>
  <w:style w:type="character" w:styleId="ListLabel63" w:customStyle="1">
    <w:name w:val="ListLabel 63"/>
    <w:qFormat w:val="1"/>
    <w:rPr>
      <w:rFonts w:cs="Courier New"/>
      <w:b w:val="1"/>
      <w:sz w:val="22"/>
      <w:szCs w:val="22"/>
    </w:rPr>
  </w:style>
  <w:style w:type="character" w:styleId="ListLabel64" w:customStyle="1">
    <w:name w:val="ListLabel 64"/>
    <w:qFormat w:val="1"/>
    <w:rPr>
      <w:rFonts w:cs="Wingdings"/>
      <w:sz w:val="22"/>
    </w:rPr>
  </w:style>
  <w:style w:type="character" w:styleId="ListLabel65" w:customStyle="1">
    <w:name w:val="ListLabel 65"/>
    <w:qFormat w:val="1"/>
    <w:rPr>
      <w:rFonts w:cs="Symbol"/>
      <w:b w:val="1"/>
      <w:sz w:val="24"/>
    </w:rPr>
  </w:style>
  <w:style w:type="character" w:styleId="ListLabel66" w:customStyle="1">
    <w:name w:val="ListLabel 66"/>
    <w:qFormat w:val="1"/>
    <w:rPr>
      <w:rFonts w:cs="Courier New"/>
      <w:b w:val="1"/>
      <w:sz w:val="22"/>
      <w:szCs w:val="22"/>
    </w:rPr>
  </w:style>
  <w:style w:type="character" w:styleId="ListLabel67" w:customStyle="1">
    <w:name w:val="ListLabel 67"/>
    <w:qFormat w:val="1"/>
    <w:rPr>
      <w:rFonts w:cs="Wingdings"/>
      <w:sz w:val="22"/>
    </w:rPr>
  </w:style>
  <w:style w:type="character" w:styleId="ListLabel68" w:customStyle="1">
    <w:name w:val="ListLabel 68"/>
    <w:qFormat w:val="1"/>
    <w:rPr>
      <w:rFonts w:cs="Symbol"/>
      <w:b w:val="1"/>
      <w:sz w:val="24"/>
    </w:rPr>
  </w:style>
  <w:style w:type="character" w:styleId="ListLabel69" w:customStyle="1">
    <w:name w:val="ListLabel 69"/>
    <w:qFormat w:val="1"/>
    <w:rPr>
      <w:rFonts w:cs="Courier New"/>
      <w:b w:val="1"/>
      <w:sz w:val="22"/>
      <w:szCs w:val="22"/>
    </w:rPr>
  </w:style>
  <w:style w:type="character" w:styleId="ListLabel70" w:customStyle="1">
    <w:name w:val="ListLabel 70"/>
    <w:qFormat w:val="1"/>
    <w:rPr>
      <w:rFonts w:cs="Wingdings"/>
      <w:sz w:val="22"/>
    </w:rPr>
  </w:style>
  <w:style w:type="character" w:styleId="ListLabel71" w:customStyle="1">
    <w:name w:val="ListLabel 71"/>
    <w:qFormat w:val="1"/>
    <w:rPr>
      <w:rFonts w:cs="Symbol"/>
      <w:b w:val="1"/>
      <w:sz w:val="24"/>
    </w:rPr>
  </w:style>
  <w:style w:type="character" w:styleId="ListLabel72" w:customStyle="1">
    <w:name w:val="ListLabel 72"/>
    <w:qFormat w:val="1"/>
    <w:rPr>
      <w:rFonts w:cs="Courier New"/>
      <w:b w:val="1"/>
      <w:sz w:val="22"/>
      <w:szCs w:val="22"/>
    </w:rPr>
  </w:style>
  <w:style w:type="character" w:styleId="ListLabel73" w:customStyle="1">
    <w:name w:val="ListLabel 73"/>
    <w:qFormat w:val="1"/>
    <w:rPr>
      <w:rFonts w:cs="Wingdings"/>
      <w:sz w:val="22"/>
    </w:rPr>
  </w:style>
  <w:style w:type="character" w:styleId="ListLabel74" w:customStyle="1">
    <w:name w:val="ListLabel 74"/>
    <w:qFormat w:val="1"/>
    <w:rPr>
      <w:sz w:val="22"/>
      <w:szCs w:val="22"/>
    </w:rPr>
  </w:style>
  <w:style w:type="character" w:styleId="ListLabel75" w:customStyle="1">
    <w:name w:val="ListLabel 75"/>
    <w:qFormat w:val="1"/>
    <w:rPr>
      <w:sz w:val="22"/>
      <w:szCs w:val="22"/>
    </w:rPr>
  </w:style>
  <w:style w:type="character" w:styleId="ListLabel76" w:customStyle="1">
    <w:name w:val="ListLabel 76"/>
    <w:qFormat w:val="1"/>
    <w:rPr>
      <w:sz w:val="22"/>
      <w:szCs w:val="22"/>
    </w:rPr>
  </w:style>
  <w:style w:type="character" w:styleId="ListLabel77" w:customStyle="1">
    <w:name w:val="ListLabel 77"/>
    <w:qFormat w:val="1"/>
    <w:rPr>
      <w:rFonts w:cs="Century Gothic"/>
      <w:sz w:val="22"/>
    </w:rPr>
  </w:style>
  <w:style w:type="character" w:styleId="ListLabel78" w:customStyle="1">
    <w:name w:val="ListLabel 78"/>
    <w:qFormat w:val="1"/>
    <w:rPr>
      <w:sz w:val="22"/>
      <w:szCs w:val="22"/>
    </w:rPr>
  </w:style>
  <w:style w:type="character" w:styleId="ListLabel79" w:customStyle="1">
    <w:name w:val="ListLabel 79"/>
    <w:qFormat w:val="1"/>
    <w:rPr>
      <w:rFonts w:cs="Symbol"/>
      <w:b w:val="1"/>
      <w:sz w:val="22"/>
      <w:szCs w:val="22"/>
    </w:rPr>
  </w:style>
  <w:style w:type="character" w:styleId="ListLabel80" w:customStyle="1">
    <w:name w:val="ListLabel 80"/>
    <w:qFormat w:val="1"/>
    <w:rPr>
      <w:rFonts w:cs="Wingdings"/>
      <w:sz w:val="22"/>
    </w:rPr>
  </w:style>
  <w:style w:type="character" w:styleId="ListLabel81" w:customStyle="1">
    <w:name w:val="ListLabel 81"/>
    <w:qFormat w:val="1"/>
    <w:rPr>
      <w:rFonts w:cs="Wingdings"/>
      <w:sz w:val="22"/>
    </w:rPr>
  </w:style>
  <w:style w:type="character" w:styleId="ListLabel82" w:customStyle="1">
    <w:name w:val="ListLabel 82"/>
    <w:qFormat w:val="1"/>
    <w:rPr>
      <w:rFonts w:cs="Wingdings"/>
      <w:sz w:val="22"/>
    </w:rPr>
  </w:style>
  <w:style w:type="character" w:styleId="ListLabel83" w:customStyle="1">
    <w:name w:val="ListLabel 83"/>
    <w:qFormat w:val="1"/>
    <w:rPr>
      <w:rFonts w:cs="Wingdings"/>
      <w:sz w:val="22"/>
    </w:rPr>
  </w:style>
  <w:style w:type="character" w:styleId="ListLabel84" w:customStyle="1">
    <w:name w:val="ListLabel 84"/>
    <w:qFormat w:val="1"/>
    <w:rPr>
      <w:rFonts w:cs="Wingdings"/>
      <w:sz w:val="22"/>
    </w:rPr>
  </w:style>
  <w:style w:type="character" w:styleId="ListLabel85" w:customStyle="1">
    <w:name w:val="ListLabel 85"/>
    <w:qFormat w:val="1"/>
    <w:rPr>
      <w:rFonts w:cs="Wingdings"/>
      <w:sz w:val="22"/>
    </w:rPr>
  </w:style>
  <w:style w:type="character" w:styleId="ListLabel86" w:customStyle="1">
    <w:name w:val="ListLabel 86"/>
    <w:qFormat w:val="1"/>
    <w:rPr>
      <w:rFonts w:cs="Wingdings"/>
      <w:sz w:val="22"/>
    </w:rPr>
  </w:style>
  <w:style w:type="character" w:styleId="ListLabel87" w:customStyle="1">
    <w:name w:val="ListLabel 87"/>
    <w:qFormat w:val="1"/>
    <w:rPr>
      <w:rFonts w:cs="Wingdings"/>
      <w:sz w:val="22"/>
    </w:rPr>
  </w:style>
  <w:style w:type="character" w:styleId="ListLabel88" w:customStyle="1">
    <w:name w:val="ListLabel 88"/>
    <w:qFormat w:val="1"/>
    <w:rPr>
      <w:rFonts w:cs="Wingdings"/>
      <w:sz w:val="22"/>
    </w:rPr>
  </w:style>
  <w:style w:type="character" w:styleId="ListLabel89" w:customStyle="1">
    <w:name w:val="ListLabel 89"/>
    <w:qFormat w:val="1"/>
    <w:rPr>
      <w:rFonts w:cs="Symbol"/>
      <w:b w:val="1"/>
      <w:sz w:val="22"/>
      <w:szCs w:val="22"/>
    </w:rPr>
  </w:style>
  <w:style w:type="character" w:styleId="ListLabel90" w:customStyle="1">
    <w:name w:val="ListLabel 90"/>
    <w:qFormat w:val="1"/>
    <w:rPr>
      <w:rFonts w:cs="Symbol"/>
      <w:b w:val="1"/>
      <w:sz w:val="22"/>
      <w:szCs w:val="22"/>
    </w:rPr>
  </w:style>
  <w:style w:type="character" w:styleId="ListLabel91" w:customStyle="1">
    <w:name w:val="ListLabel 91"/>
    <w:qFormat w:val="1"/>
    <w:rPr>
      <w:rFonts w:cs="Symbol"/>
      <w:b w:val="1"/>
      <w:sz w:val="22"/>
    </w:rPr>
  </w:style>
  <w:style w:type="character" w:styleId="ListLabel92" w:customStyle="1">
    <w:name w:val="ListLabel 92"/>
    <w:qFormat w:val="1"/>
    <w:rPr>
      <w:rFonts w:cs="Wingdings"/>
      <w:sz w:val="22"/>
    </w:rPr>
  </w:style>
  <w:style w:type="character" w:styleId="ListLabel93" w:customStyle="1">
    <w:name w:val="ListLabel 93"/>
    <w:qFormat w:val="1"/>
    <w:rPr>
      <w:rFonts w:cs="Wingdings"/>
      <w:sz w:val="22"/>
    </w:rPr>
  </w:style>
  <w:style w:type="character" w:styleId="ListLabel94" w:customStyle="1">
    <w:name w:val="ListLabel 94"/>
    <w:qFormat w:val="1"/>
    <w:rPr>
      <w:rFonts w:cs="Symbol"/>
      <w:b w:val="1"/>
      <w:sz w:val="22"/>
    </w:rPr>
  </w:style>
  <w:style w:type="character" w:styleId="ListLabel95" w:customStyle="1">
    <w:name w:val="ListLabel 95"/>
    <w:qFormat w:val="1"/>
    <w:rPr>
      <w:rFonts w:cs="Symbol"/>
      <w:b w:val="1"/>
      <w:sz w:val="24"/>
    </w:rPr>
  </w:style>
  <w:style w:type="character" w:styleId="ListLabel96" w:customStyle="1">
    <w:name w:val="ListLabel 96"/>
    <w:qFormat w:val="1"/>
    <w:rPr>
      <w:rFonts w:cs="Courier New"/>
      <w:b w:val="1"/>
      <w:sz w:val="22"/>
      <w:szCs w:val="22"/>
    </w:rPr>
  </w:style>
  <w:style w:type="character" w:styleId="ListLabel97" w:customStyle="1">
    <w:name w:val="ListLabel 97"/>
    <w:qFormat w:val="1"/>
    <w:rPr>
      <w:rFonts w:cs="Wingdings"/>
      <w:sz w:val="22"/>
    </w:rPr>
  </w:style>
  <w:style w:type="character" w:styleId="ListLabel98" w:customStyle="1">
    <w:name w:val="ListLabel 98"/>
    <w:qFormat w:val="1"/>
    <w:rPr>
      <w:rFonts w:cs="Symbol"/>
      <w:b w:val="1"/>
      <w:sz w:val="24"/>
    </w:rPr>
  </w:style>
  <w:style w:type="character" w:styleId="ListLabel99" w:customStyle="1">
    <w:name w:val="ListLabel 99"/>
    <w:qFormat w:val="1"/>
    <w:rPr>
      <w:rFonts w:cs="Courier New"/>
      <w:b w:val="1"/>
      <w:sz w:val="22"/>
      <w:szCs w:val="22"/>
    </w:rPr>
  </w:style>
  <w:style w:type="character" w:styleId="ListLabel100" w:customStyle="1">
    <w:name w:val="ListLabel 100"/>
    <w:qFormat w:val="1"/>
    <w:rPr>
      <w:rFonts w:cs="Wingdings"/>
      <w:sz w:val="22"/>
    </w:rPr>
  </w:style>
  <w:style w:type="character" w:styleId="ListLabel101" w:customStyle="1">
    <w:name w:val="ListLabel 101"/>
    <w:qFormat w:val="1"/>
    <w:rPr>
      <w:rFonts w:cs="Symbol"/>
      <w:b w:val="1"/>
      <w:sz w:val="24"/>
    </w:rPr>
  </w:style>
  <w:style w:type="character" w:styleId="ListLabel102" w:customStyle="1">
    <w:name w:val="ListLabel 102"/>
    <w:qFormat w:val="1"/>
    <w:rPr>
      <w:rFonts w:cs="Courier New"/>
      <w:b w:val="1"/>
      <w:sz w:val="22"/>
      <w:szCs w:val="22"/>
    </w:rPr>
  </w:style>
  <w:style w:type="character" w:styleId="ListLabel103" w:customStyle="1">
    <w:name w:val="ListLabel 103"/>
    <w:qFormat w:val="1"/>
    <w:rPr>
      <w:rFonts w:cs="Wingdings"/>
      <w:sz w:val="22"/>
    </w:rPr>
  </w:style>
  <w:style w:type="character" w:styleId="ListLabel104" w:customStyle="1">
    <w:name w:val="ListLabel 104"/>
    <w:qFormat w:val="1"/>
    <w:rPr>
      <w:rFonts w:ascii="Calisto MT" w:cs="Symbol" w:hAnsi="Calisto MT"/>
      <w:b w:val="1"/>
      <w:sz w:val="24"/>
    </w:rPr>
  </w:style>
  <w:style w:type="character" w:styleId="ListLabel105" w:customStyle="1">
    <w:name w:val="ListLabel 105"/>
    <w:qFormat w:val="1"/>
    <w:rPr>
      <w:rFonts w:cs="Courier New"/>
      <w:b w:val="1"/>
      <w:sz w:val="22"/>
      <w:szCs w:val="22"/>
    </w:rPr>
  </w:style>
  <w:style w:type="character" w:styleId="ListLabel106" w:customStyle="1">
    <w:name w:val="ListLabel 106"/>
    <w:qFormat w:val="1"/>
    <w:rPr>
      <w:rFonts w:cs="Wingdings"/>
      <w:sz w:val="22"/>
    </w:rPr>
  </w:style>
  <w:style w:type="character" w:styleId="ListLabel107" w:customStyle="1">
    <w:name w:val="ListLabel 107"/>
    <w:qFormat w:val="1"/>
    <w:rPr>
      <w:rFonts w:cs="Symbol"/>
      <w:b w:val="1"/>
      <w:sz w:val="24"/>
    </w:rPr>
  </w:style>
  <w:style w:type="character" w:styleId="ListLabel108" w:customStyle="1">
    <w:name w:val="ListLabel 108"/>
    <w:qFormat w:val="1"/>
    <w:rPr>
      <w:rFonts w:cs="Courier New"/>
      <w:b w:val="1"/>
      <w:sz w:val="22"/>
      <w:szCs w:val="22"/>
    </w:rPr>
  </w:style>
  <w:style w:type="character" w:styleId="ListLabel109" w:customStyle="1">
    <w:name w:val="ListLabel 109"/>
    <w:qFormat w:val="1"/>
    <w:rPr>
      <w:rFonts w:cs="Wingdings"/>
      <w:sz w:val="22"/>
    </w:rPr>
  </w:style>
  <w:style w:type="character" w:styleId="ListLabel110" w:customStyle="1">
    <w:name w:val="ListLabel 110"/>
    <w:qFormat w:val="1"/>
    <w:rPr>
      <w:rFonts w:cs="Symbol"/>
      <w:b w:val="1"/>
      <w:sz w:val="24"/>
    </w:rPr>
  </w:style>
  <w:style w:type="character" w:styleId="ListLabel111" w:customStyle="1">
    <w:name w:val="ListLabel 111"/>
    <w:qFormat w:val="1"/>
    <w:rPr>
      <w:rFonts w:cs="Courier New"/>
      <w:b w:val="1"/>
      <w:sz w:val="22"/>
      <w:szCs w:val="22"/>
    </w:rPr>
  </w:style>
  <w:style w:type="character" w:styleId="ListLabel112" w:customStyle="1">
    <w:name w:val="ListLabel 112"/>
    <w:qFormat w:val="1"/>
    <w:rPr>
      <w:rFonts w:cs="Wingdings"/>
      <w:sz w:val="22"/>
    </w:rPr>
  </w:style>
  <w:style w:type="character" w:styleId="ListLabel113" w:customStyle="1">
    <w:name w:val="ListLabel 113"/>
    <w:qFormat w:val="1"/>
    <w:rPr>
      <w:rFonts w:cs="Symbol"/>
      <w:b w:val="1"/>
      <w:sz w:val="24"/>
    </w:rPr>
  </w:style>
  <w:style w:type="character" w:styleId="ListLabel114" w:customStyle="1">
    <w:name w:val="ListLabel 114"/>
    <w:qFormat w:val="1"/>
    <w:rPr>
      <w:rFonts w:cs="Courier New"/>
      <w:b w:val="1"/>
      <w:sz w:val="22"/>
      <w:szCs w:val="22"/>
    </w:rPr>
  </w:style>
  <w:style w:type="character" w:styleId="ListLabel115" w:customStyle="1">
    <w:name w:val="ListLabel 115"/>
    <w:qFormat w:val="1"/>
    <w:rPr>
      <w:rFonts w:cs="Wingdings"/>
      <w:sz w:val="22"/>
    </w:rPr>
  </w:style>
  <w:style w:type="character" w:styleId="ListLabel116" w:customStyle="1">
    <w:name w:val="ListLabel 116"/>
    <w:qFormat w:val="1"/>
    <w:rPr>
      <w:rFonts w:cs="Symbol"/>
      <w:b w:val="1"/>
      <w:sz w:val="24"/>
    </w:rPr>
  </w:style>
  <w:style w:type="character" w:styleId="ListLabel117" w:customStyle="1">
    <w:name w:val="ListLabel 117"/>
    <w:qFormat w:val="1"/>
    <w:rPr>
      <w:rFonts w:cs="Courier New"/>
      <w:b w:val="1"/>
      <w:sz w:val="22"/>
      <w:szCs w:val="22"/>
    </w:rPr>
  </w:style>
  <w:style w:type="character" w:styleId="ListLabel118" w:customStyle="1">
    <w:name w:val="ListLabel 118"/>
    <w:qFormat w:val="1"/>
    <w:rPr>
      <w:rFonts w:cs="Wingdings"/>
      <w:sz w:val="22"/>
    </w:rPr>
  </w:style>
  <w:style w:type="character" w:styleId="ListLabel119" w:customStyle="1">
    <w:name w:val="ListLabel 119"/>
    <w:qFormat w:val="1"/>
    <w:rPr>
      <w:rFonts w:cs="Symbol"/>
      <w:b w:val="1"/>
      <w:sz w:val="24"/>
    </w:rPr>
  </w:style>
  <w:style w:type="character" w:styleId="ListLabel120" w:customStyle="1">
    <w:name w:val="ListLabel 120"/>
    <w:qFormat w:val="1"/>
    <w:rPr>
      <w:rFonts w:cs="Courier New"/>
      <w:b w:val="1"/>
      <w:sz w:val="22"/>
      <w:szCs w:val="22"/>
    </w:rPr>
  </w:style>
  <w:style w:type="character" w:styleId="ListLabel121" w:customStyle="1">
    <w:name w:val="ListLabel 121"/>
    <w:qFormat w:val="1"/>
    <w:rPr>
      <w:rFonts w:cs="Wingdings"/>
      <w:sz w:val="22"/>
    </w:rPr>
  </w:style>
  <w:style w:type="character" w:styleId="ListLabel122" w:customStyle="1">
    <w:name w:val="ListLabel 122"/>
    <w:qFormat w:val="1"/>
    <w:rPr>
      <w:rFonts w:ascii="Century Gothic" w:hAnsi="Century Gothic"/>
      <w:sz w:val="22"/>
      <w:szCs w:val="22"/>
    </w:rPr>
  </w:style>
  <w:style w:type="character" w:styleId="ListLabel123" w:customStyle="1">
    <w:name w:val="ListLabel 123"/>
    <w:qFormat w:val="1"/>
    <w:rPr>
      <w:rFonts w:ascii="Century Gothic" w:hAnsi="Century Gothic"/>
      <w:sz w:val="22"/>
      <w:szCs w:val="22"/>
    </w:rPr>
  </w:style>
  <w:style w:type="character" w:styleId="ListLabel124" w:customStyle="1">
    <w:name w:val="ListLabel 124"/>
    <w:qFormat w:val="1"/>
    <w:rPr>
      <w:rFonts w:ascii="Calisto MT" w:hAnsi="Calisto MT"/>
      <w:sz w:val="22"/>
      <w:szCs w:val="22"/>
    </w:rPr>
  </w:style>
  <w:style w:type="character" w:styleId="ListLabel125" w:customStyle="1">
    <w:name w:val="ListLabel 125"/>
    <w:qFormat w:val="1"/>
    <w:rPr>
      <w:rFonts w:ascii="Century Gothic" w:cs="Century Gothic" w:hAnsi="Century Gothic"/>
      <w:sz w:val="22"/>
    </w:rPr>
  </w:style>
  <w:style w:type="character" w:styleId="ListLabel126" w:customStyle="1">
    <w:name w:val="ListLabel 126"/>
    <w:qFormat w:val="1"/>
    <w:rPr>
      <w:rFonts w:ascii="Century Gothic" w:hAnsi="Century Gothic"/>
      <w:sz w:val="22"/>
      <w:szCs w:val="22"/>
    </w:rPr>
  </w:style>
  <w:style w:type="character" w:styleId="ListLabel127" w:customStyle="1">
    <w:name w:val="ListLabel 127"/>
    <w:qFormat w:val="1"/>
    <w:rPr>
      <w:rFonts w:ascii="Century Gothic" w:cs="Symbol" w:hAnsi="Century Gothic"/>
      <w:b w:val="1"/>
      <w:sz w:val="22"/>
      <w:szCs w:val="22"/>
    </w:rPr>
  </w:style>
  <w:style w:type="character" w:styleId="ListLabel128" w:customStyle="1">
    <w:name w:val="ListLabel 128"/>
    <w:qFormat w:val="1"/>
    <w:rPr>
      <w:rFonts w:ascii="Century Gothic" w:cs="Wingdings" w:hAnsi="Century Gothic"/>
      <w:sz w:val="22"/>
    </w:rPr>
  </w:style>
  <w:style w:type="character" w:styleId="ListLabel129" w:customStyle="1">
    <w:name w:val="ListLabel 129"/>
    <w:qFormat w:val="1"/>
    <w:rPr>
      <w:rFonts w:cs="Wingdings"/>
      <w:sz w:val="22"/>
    </w:rPr>
  </w:style>
  <w:style w:type="character" w:styleId="ListLabel130" w:customStyle="1">
    <w:name w:val="ListLabel 130"/>
    <w:qFormat w:val="1"/>
    <w:rPr>
      <w:rFonts w:cs="Wingdings"/>
      <w:sz w:val="22"/>
    </w:rPr>
  </w:style>
  <w:style w:type="character" w:styleId="ListLabel131" w:customStyle="1">
    <w:name w:val="ListLabel 131"/>
    <w:qFormat w:val="1"/>
    <w:rPr>
      <w:rFonts w:cs="Wingdings"/>
      <w:sz w:val="22"/>
    </w:rPr>
  </w:style>
  <w:style w:type="character" w:styleId="ListLabel132" w:customStyle="1">
    <w:name w:val="ListLabel 132"/>
    <w:qFormat w:val="1"/>
    <w:rPr>
      <w:rFonts w:cs="Wingdings"/>
      <w:sz w:val="22"/>
    </w:rPr>
  </w:style>
  <w:style w:type="character" w:styleId="ListLabel133" w:customStyle="1">
    <w:name w:val="ListLabel 133"/>
    <w:qFormat w:val="1"/>
    <w:rPr>
      <w:rFonts w:cs="Wingdings"/>
      <w:sz w:val="22"/>
    </w:rPr>
  </w:style>
  <w:style w:type="character" w:styleId="ListLabel134" w:customStyle="1">
    <w:name w:val="ListLabel 134"/>
    <w:qFormat w:val="1"/>
    <w:rPr>
      <w:rFonts w:cs="Wingdings"/>
      <w:sz w:val="22"/>
    </w:rPr>
  </w:style>
  <w:style w:type="character" w:styleId="ListLabel135" w:customStyle="1">
    <w:name w:val="ListLabel 135"/>
    <w:qFormat w:val="1"/>
    <w:rPr>
      <w:rFonts w:cs="Wingdings"/>
      <w:sz w:val="22"/>
    </w:rPr>
  </w:style>
  <w:style w:type="character" w:styleId="ListLabel136" w:customStyle="1">
    <w:name w:val="ListLabel 136"/>
    <w:qFormat w:val="1"/>
    <w:rPr>
      <w:rFonts w:cs="Wingdings"/>
      <w:sz w:val="22"/>
    </w:rPr>
  </w:style>
  <w:style w:type="character" w:styleId="ListLabel137" w:customStyle="1">
    <w:name w:val="ListLabel 137"/>
    <w:qFormat w:val="1"/>
    <w:rPr>
      <w:rFonts w:ascii="Century Gothic" w:cs="Symbol" w:hAnsi="Century Gothic"/>
      <w:b w:val="1"/>
      <w:sz w:val="22"/>
      <w:szCs w:val="22"/>
    </w:rPr>
  </w:style>
  <w:style w:type="character" w:styleId="ListLabel138" w:customStyle="1">
    <w:name w:val="ListLabel 138"/>
    <w:qFormat w:val="1"/>
    <w:rPr>
      <w:rFonts w:ascii="Century Gothic" w:cs="Symbol" w:hAnsi="Century Gothic"/>
      <w:b w:val="1"/>
      <w:sz w:val="22"/>
      <w:szCs w:val="22"/>
    </w:rPr>
  </w:style>
  <w:style w:type="character" w:styleId="ListLabel139" w:customStyle="1">
    <w:name w:val="ListLabel 139"/>
    <w:qFormat w:val="1"/>
    <w:rPr>
      <w:rFonts w:cs="Symbol"/>
      <w:b w:val="1"/>
      <w:sz w:val="22"/>
    </w:rPr>
  </w:style>
  <w:style w:type="character" w:styleId="ListLabel140" w:customStyle="1">
    <w:name w:val="ListLabel 140"/>
    <w:qFormat w:val="1"/>
    <w:rPr>
      <w:rFonts w:ascii="Century Gothic" w:cs="Wingdings" w:hAnsi="Century Gothic"/>
      <w:sz w:val="22"/>
    </w:rPr>
  </w:style>
  <w:style w:type="character" w:styleId="ListLabel141" w:customStyle="1">
    <w:name w:val="ListLabel 141"/>
    <w:qFormat w:val="1"/>
    <w:rPr>
      <w:rFonts w:ascii="Century Gothic" w:cs="Wingdings" w:hAnsi="Century Gothic"/>
      <w:sz w:val="22"/>
    </w:rPr>
  </w:style>
  <w:style w:type="character" w:styleId="ListLabel142" w:customStyle="1">
    <w:name w:val="ListLabel 142"/>
    <w:qFormat w:val="1"/>
    <w:rPr>
      <w:rFonts w:ascii="Calisto MT" w:cs="Symbol" w:hAnsi="Calisto MT"/>
      <w:b w:val="1"/>
      <w:sz w:val="22"/>
    </w:rPr>
  </w:style>
  <w:style w:type="character" w:styleId="ListLabel143" w:customStyle="1">
    <w:name w:val="ListLabel 143"/>
    <w:qFormat w:val="1"/>
    <w:rPr>
      <w:rFonts w:ascii="Calisto MT" w:cs="Symbol" w:hAnsi="Calisto MT"/>
      <w:b w:val="1"/>
      <w:sz w:val="24"/>
    </w:rPr>
  </w:style>
  <w:style w:type="character" w:styleId="ListLabel144" w:customStyle="1">
    <w:name w:val="ListLabel 144"/>
    <w:qFormat w:val="1"/>
    <w:rPr>
      <w:rFonts w:cs="Courier New"/>
      <w:b w:val="1"/>
      <w:sz w:val="22"/>
      <w:szCs w:val="22"/>
    </w:rPr>
  </w:style>
  <w:style w:type="character" w:styleId="ListLabel145" w:customStyle="1">
    <w:name w:val="ListLabel 145"/>
    <w:qFormat w:val="1"/>
    <w:rPr>
      <w:rFonts w:cs="Wingdings"/>
      <w:sz w:val="22"/>
    </w:rPr>
  </w:style>
  <w:style w:type="character" w:styleId="ListLabel146" w:customStyle="1">
    <w:name w:val="ListLabel 146"/>
    <w:qFormat w:val="1"/>
    <w:rPr>
      <w:rFonts w:cs="Symbol"/>
      <w:b w:val="1"/>
      <w:sz w:val="24"/>
    </w:rPr>
  </w:style>
  <w:style w:type="character" w:styleId="ListLabel147" w:customStyle="1">
    <w:name w:val="ListLabel 147"/>
    <w:qFormat w:val="1"/>
    <w:rPr>
      <w:rFonts w:cs="Courier New"/>
      <w:b w:val="1"/>
      <w:sz w:val="22"/>
      <w:szCs w:val="22"/>
    </w:rPr>
  </w:style>
  <w:style w:type="character" w:styleId="ListLabel148" w:customStyle="1">
    <w:name w:val="ListLabel 148"/>
    <w:qFormat w:val="1"/>
    <w:rPr>
      <w:rFonts w:cs="Wingdings"/>
      <w:sz w:val="22"/>
    </w:rPr>
  </w:style>
  <w:style w:type="character" w:styleId="ListLabel149" w:customStyle="1">
    <w:name w:val="ListLabel 149"/>
    <w:qFormat w:val="1"/>
    <w:rPr>
      <w:rFonts w:cs="Symbol"/>
      <w:b w:val="1"/>
      <w:sz w:val="24"/>
    </w:rPr>
  </w:style>
  <w:style w:type="character" w:styleId="ListLabel150" w:customStyle="1">
    <w:name w:val="ListLabel 150"/>
    <w:qFormat w:val="1"/>
    <w:rPr>
      <w:rFonts w:cs="Courier New"/>
      <w:b w:val="1"/>
      <w:sz w:val="22"/>
      <w:szCs w:val="22"/>
    </w:rPr>
  </w:style>
  <w:style w:type="character" w:styleId="ListLabel151" w:customStyle="1">
    <w:name w:val="ListLabel 151"/>
    <w:qFormat w:val="1"/>
    <w:rPr>
      <w:rFonts w:cs="Wingdings"/>
      <w:sz w:val="22"/>
    </w:rPr>
  </w:style>
  <w:style w:type="character" w:styleId="ListLabel152" w:customStyle="1">
    <w:name w:val="ListLabel 152"/>
    <w:qFormat w:val="1"/>
    <w:rPr>
      <w:rFonts w:ascii="Calisto MT" w:cs="Symbol" w:hAnsi="Calisto MT"/>
      <w:b w:val="1"/>
      <w:sz w:val="24"/>
    </w:rPr>
  </w:style>
  <w:style w:type="character" w:styleId="ListLabel153" w:customStyle="1">
    <w:name w:val="ListLabel 153"/>
    <w:qFormat w:val="1"/>
    <w:rPr>
      <w:rFonts w:cs="Courier New"/>
      <w:b w:val="1"/>
      <w:sz w:val="22"/>
      <w:szCs w:val="22"/>
    </w:rPr>
  </w:style>
  <w:style w:type="character" w:styleId="ListLabel154" w:customStyle="1">
    <w:name w:val="ListLabel 154"/>
    <w:qFormat w:val="1"/>
    <w:rPr>
      <w:rFonts w:cs="Wingdings"/>
      <w:sz w:val="22"/>
    </w:rPr>
  </w:style>
  <w:style w:type="character" w:styleId="ListLabel155" w:customStyle="1">
    <w:name w:val="ListLabel 155"/>
    <w:qFormat w:val="1"/>
    <w:rPr>
      <w:rFonts w:cs="Symbol"/>
      <w:b w:val="1"/>
      <w:sz w:val="24"/>
    </w:rPr>
  </w:style>
  <w:style w:type="character" w:styleId="ListLabel156" w:customStyle="1">
    <w:name w:val="ListLabel 156"/>
    <w:qFormat w:val="1"/>
    <w:rPr>
      <w:rFonts w:cs="Courier New"/>
      <w:b w:val="1"/>
      <w:sz w:val="22"/>
      <w:szCs w:val="22"/>
    </w:rPr>
  </w:style>
  <w:style w:type="character" w:styleId="ListLabel157" w:customStyle="1">
    <w:name w:val="ListLabel 157"/>
    <w:qFormat w:val="1"/>
    <w:rPr>
      <w:rFonts w:cs="Wingdings"/>
      <w:sz w:val="22"/>
    </w:rPr>
  </w:style>
  <w:style w:type="character" w:styleId="ListLabel158" w:customStyle="1">
    <w:name w:val="ListLabel 158"/>
    <w:qFormat w:val="1"/>
    <w:rPr>
      <w:rFonts w:cs="Symbol"/>
      <w:b w:val="1"/>
      <w:sz w:val="24"/>
    </w:rPr>
  </w:style>
  <w:style w:type="character" w:styleId="ListLabel159" w:customStyle="1">
    <w:name w:val="ListLabel 159"/>
    <w:qFormat w:val="1"/>
    <w:rPr>
      <w:rFonts w:cs="Courier New"/>
      <w:b w:val="1"/>
      <w:sz w:val="22"/>
      <w:szCs w:val="22"/>
    </w:rPr>
  </w:style>
  <w:style w:type="character" w:styleId="ListLabel160" w:customStyle="1">
    <w:name w:val="ListLabel 160"/>
    <w:qFormat w:val="1"/>
    <w:rPr>
      <w:rFonts w:cs="Wingdings"/>
      <w:sz w:val="22"/>
    </w:rPr>
  </w:style>
  <w:style w:type="character" w:styleId="ListLabel161" w:customStyle="1">
    <w:name w:val="ListLabel 161"/>
    <w:qFormat w:val="1"/>
    <w:rPr>
      <w:rFonts w:ascii="Calisto MT" w:cs="Symbol" w:hAnsi="Calisto MT"/>
      <w:b w:val="1"/>
      <w:sz w:val="24"/>
    </w:rPr>
  </w:style>
  <w:style w:type="character" w:styleId="ListLabel162" w:customStyle="1">
    <w:name w:val="ListLabel 162"/>
    <w:qFormat w:val="1"/>
    <w:rPr>
      <w:rFonts w:cs="Courier New"/>
      <w:b w:val="1"/>
      <w:sz w:val="22"/>
      <w:szCs w:val="22"/>
    </w:rPr>
  </w:style>
  <w:style w:type="character" w:styleId="ListLabel163" w:customStyle="1">
    <w:name w:val="ListLabel 163"/>
    <w:qFormat w:val="1"/>
    <w:rPr>
      <w:rFonts w:cs="Wingdings"/>
      <w:sz w:val="22"/>
    </w:rPr>
  </w:style>
  <w:style w:type="character" w:styleId="ListLabel164" w:customStyle="1">
    <w:name w:val="ListLabel 164"/>
    <w:qFormat w:val="1"/>
    <w:rPr>
      <w:rFonts w:cs="Symbol"/>
      <w:b w:val="1"/>
      <w:sz w:val="24"/>
    </w:rPr>
  </w:style>
  <w:style w:type="character" w:styleId="ListLabel165" w:customStyle="1">
    <w:name w:val="ListLabel 165"/>
    <w:qFormat w:val="1"/>
    <w:rPr>
      <w:rFonts w:cs="Courier New"/>
      <w:b w:val="1"/>
      <w:sz w:val="22"/>
      <w:szCs w:val="22"/>
    </w:rPr>
  </w:style>
  <w:style w:type="character" w:styleId="ListLabel166" w:customStyle="1">
    <w:name w:val="ListLabel 166"/>
    <w:qFormat w:val="1"/>
    <w:rPr>
      <w:rFonts w:cs="Wingdings"/>
      <w:sz w:val="22"/>
    </w:rPr>
  </w:style>
  <w:style w:type="character" w:styleId="ListLabel167" w:customStyle="1">
    <w:name w:val="ListLabel 167"/>
    <w:qFormat w:val="1"/>
    <w:rPr>
      <w:rFonts w:cs="Symbol"/>
      <w:b w:val="1"/>
      <w:sz w:val="24"/>
    </w:rPr>
  </w:style>
  <w:style w:type="character" w:styleId="ListLabel168" w:customStyle="1">
    <w:name w:val="ListLabel 168"/>
    <w:qFormat w:val="1"/>
    <w:rPr>
      <w:rFonts w:cs="Courier New"/>
      <w:b w:val="1"/>
      <w:sz w:val="22"/>
      <w:szCs w:val="22"/>
    </w:rPr>
  </w:style>
  <w:style w:type="character" w:styleId="ListLabel169" w:customStyle="1">
    <w:name w:val="ListLabel 169"/>
    <w:qFormat w:val="1"/>
    <w:rPr>
      <w:rFonts w:cs="Wingdings"/>
      <w:sz w:val="22"/>
    </w:rPr>
  </w:style>
  <w:style w:type="character" w:styleId="ListLabel170" w:customStyle="1">
    <w:name w:val="ListLabel 170"/>
    <w:qFormat w:val="1"/>
    <w:rPr>
      <w:rFonts w:ascii="Century Gothic" w:hAnsi="Century Gothic"/>
      <w:sz w:val="22"/>
      <w:szCs w:val="22"/>
    </w:rPr>
  </w:style>
  <w:style w:type="character" w:styleId="ListLabel171" w:customStyle="1">
    <w:name w:val="ListLabel 171"/>
    <w:qFormat w:val="1"/>
    <w:rPr>
      <w:rFonts w:ascii="Century Gothic" w:hAnsi="Century Gothic"/>
      <w:sz w:val="22"/>
      <w:szCs w:val="22"/>
    </w:rPr>
  </w:style>
  <w:style w:type="character" w:styleId="ListLabel172" w:customStyle="1">
    <w:name w:val="ListLabel 172"/>
    <w:qFormat w:val="1"/>
    <w:rPr>
      <w:rFonts w:ascii="Calisto MT" w:hAnsi="Calisto MT"/>
      <w:sz w:val="22"/>
      <w:szCs w:val="22"/>
    </w:rPr>
  </w:style>
  <w:style w:type="character" w:styleId="ListLabel173" w:customStyle="1">
    <w:name w:val="ListLabel 173"/>
    <w:qFormat w:val="1"/>
    <w:rPr>
      <w:rFonts w:ascii="Century Gothic" w:cs="Century Gothic" w:hAnsi="Century Gothic"/>
      <w:sz w:val="22"/>
    </w:rPr>
  </w:style>
  <w:style w:type="character" w:styleId="ListLabel174" w:customStyle="1">
    <w:name w:val="ListLabel 174"/>
    <w:qFormat w:val="1"/>
    <w:rPr>
      <w:rFonts w:ascii="Century Gothic" w:hAnsi="Century Gothic"/>
      <w:sz w:val="22"/>
      <w:szCs w:val="22"/>
    </w:rPr>
  </w:style>
  <w:style w:type="character" w:styleId="ListLabel175" w:customStyle="1">
    <w:name w:val="ListLabel 175"/>
    <w:qFormat w:val="1"/>
    <w:rPr>
      <w:rFonts w:ascii="Century Gothic" w:cs="Symbol" w:hAnsi="Century Gothic"/>
      <w:b w:val="1"/>
      <w:sz w:val="22"/>
      <w:szCs w:val="22"/>
    </w:rPr>
  </w:style>
  <w:style w:type="character" w:styleId="ListLabel176" w:customStyle="1">
    <w:name w:val="ListLabel 176"/>
    <w:qFormat w:val="1"/>
    <w:rPr>
      <w:rFonts w:ascii="Century Gothic" w:cs="Wingdings" w:hAnsi="Century Gothic"/>
      <w:sz w:val="22"/>
    </w:rPr>
  </w:style>
  <w:style w:type="character" w:styleId="ListLabel177" w:customStyle="1">
    <w:name w:val="ListLabel 177"/>
    <w:qFormat w:val="1"/>
    <w:rPr>
      <w:rFonts w:cs="Wingdings"/>
      <w:sz w:val="22"/>
    </w:rPr>
  </w:style>
  <w:style w:type="character" w:styleId="ListLabel178" w:customStyle="1">
    <w:name w:val="ListLabel 178"/>
    <w:qFormat w:val="1"/>
    <w:rPr>
      <w:rFonts w:cs="Wingdings"/>
      <w:sz w:val="22"/>
    </w:rPr>
  </w:style>
  <w:style w:type="character" w:styleId="ListLabel179" w:customStyle="1">
    <w:name w:val="ListLabel 179"/>
    <w:qFormat w:val="1"/>
    <w:rPr>
      <w:rFonts w:cs="Wingdings"/>
      <w:sz w:val="22"/>
    </w:rPr>
  </w:style>
  <w:style w:type="character" w:styleId="ListLabel180" w:customStyle="1">
    <w:name w:val="ListLabel 180"/>
    <w:qFormat w:val="1"/>
    <w:rPr>
      <w:rFonts w:cs="Wingdings"/>
      <w:sz w:val="22"/>
    </w:rPr>
  </w:style>
  <w:style w:type="character" w:styleId="ListLabel181" w:customStyle="1">
    <w:name w:val="ListLabel 181"/>
    <w:qFormat w:val="1"/>
    <w:rPr>
      <w:rFonts w:cs="Wingdings"/>
      <w:sz w:val="22"/>
    </w:rPr>
  </w:style>
  <w:style w:type="character" w:styleId="ListLabel182" w:customStyle="1">
    <w:name w:val="ListLabel 182"/>
    <w:qFormat w:val="1"/>
    <w:rPr>
      <w:rFonts w:cs="Wingdings"/>
      <w:sz w:val="22"/>
    </w:rPr>
  </w:style>
  <w:style w:type="character" w:styleId="ListLabel183" w:customStyle="1">
    <w:name w:val="ListLabel 183"/>
    <w:qFormat w:val="1"/>
    <w:rPr>
      <w:rFonts w:cs="Wingdings"/>
      <w:sz w:val="22"/>
    </w:rPr>
  </w:style>
  <w:style w:type="character" w:styleId="ListLabel184" w:customStyle="1">
    <w:name w:val="ListLabel 184"/>
    <w:qFormat w:val="1"/>
    <w:rPr>
      <w:rFonts w:cs="Wingdings"/>
      <w:sz w:val="22"/>
    </w:rPr>
  </w:style>
  <w:style w:type="character" w:styleId="ListLabel185" w:customStyle="1">
    <w:name w:val="ListLabel 185"/>
    <w:qFormat w:val="1"/>
    <w:rPr>
      <w:rFonts w:ascii="Century Gothic" w:cs="Symbol" w:hAnsi="Century Gothic"/>
      <w:b w:val="1"/>
      <w:sz w:val="22"/>
      <w:szCs w:val="22"/>
    </w:rPr>
  </w:style>
  <w:style w:type="character" w:styleId="ListLabel186" w:customStyle="1">
    <w:name w:val="ListLabel 186"/>
    <w:qFormat w:val="1"/>
    <w:rPr>
      <w:rFonts w:ascii="Century Gothic" w:cs="Symbol" w:hAnsi="Century Gothic"/>
      <w:b w:val="1"/>
      <w:sz w:val="22"/>
      <w:szCs w:val="22"/>
    </w:rPr>
  </w:style>
  <w:style w:type="character" w:styleId="ListLabel187" w:customStyle="1">
    <w:name w:val="ListLabel 187"/>
    <w:qFormat w:val="1"/>
    <w:rPr>
      <w:rFonts w:cs="Symbol"/>
      <w:b w:val="1"/>
      <w:sz w:val="22"/>
    </w:rPr>
  </w:style>
  <w:style w:type="character" w:styleId="ListLabel188" w:customStyle="1">
    <w:name w:val="ListLabel 188"/>
    <w:qFormat w:val="1"/>
    <w:rPr>
      <w:rFonts w:ascii="Century Gothic" w:cs="Wingdings" w:hAnsi="Century Gothic"/>
      <w:sz w:val="22"/>
    </w:rPr>
  </w:style>
  <w:style w:type="character" w:styleId="ListLabel189" w:customStyle="1">
    <w:name w:val="ListLabel 189"/>
    <w:qFormat w:val="1"/>
    <w:rPr>
      <w:rFonts w:ascii="Century Gothic" w:cs="Wingdings" w:hAnsi="Century Gothic"/>
      <w:sz w:val="22"/>
    </w:rPr>
  </w:style>
  <w:style w:type="character" w:styleId="ListLabel190" w:customStyle="1">
    <w:name w:val="ListLabel 190"/>
    <w:qFormat w:val="1"/>
    <w:rPr>
      <w:rFonts w:ascii="Calisto MT" w:cs="Symbol" w:hAnsi="Calisto MT"/>
      <w:b w:val="1"/>
      <w:sz w:val="22"/>
    </w:rPr>
  </w:style>
  <w:style w:type="character" w:styleId="ListLabel191" w:customStyle="1">
    <w:name w:val="ListLabel 191"/>
    <w:qFormat w:val="1"/>
    <w:rPr>
      <w:rFonts w:ascii="Calisto MT" w:cs="Symbol" w:hAnsi="Calisto MT"/>
      <w:b w:val="1"/>
      <w:sz w:val="24"/>
    </w:rPr>
  </w:style>
  <w:style w:type="character" w:styleId="ListLabel192" w:customStyle="1">
    <w:name w:val="ListLabel 192"/>
    <w:qFormat w:val="1"/>
    <w:rPr>
      <w:rFonts w:cs="Courier New"/>
      <w:b w:val="1"/>
      <w:sz w:val="22"/>
      <w:szCs w:val="22"/>
    </w:rPr>
  </w:style>
  <w:style w:type="character" w:styleId="ListLabel193" w:customStyle="1">
    <w:name w:val="ListLabel 193"/>
    <w:qFormat w:val="1"/>
    <w:rPr>
      <w:rFonts w:cs="Wingdings"/>
      <w:sz w:val="22"/>
    </w:rPr>
  </w:style>
  <w:style w:type="character" w:styleId="ListLabel194" w:customStyle="1">
    <w:name w:val="ListLabel 194"/>
    <w:qFormat w:val="1"/>
    <w:rPr>
      <w:rFonts w:cs="Symbol"/>
      <w:b w:val="1"/>
      <w:sz w:val="24"/>
    </w:rPr>
  </w:style>
  <w:style w:type="character" w:styleId="ListLabel195" w:customStyle="1">
    <w:name w:val="ListLabel 195"/>
    <w:qFormat w:val="1"/>
    <w:rPr>
      <w:rFonts w:cs="Courier New"/>
      <w:b w:val="1"/>
      <w:sz w:val="22"/>
      <w:szCs w:val="22"/>
    </w:rPr>
  </w:style>
  <w:style w:type="character" w:styleId="ListLabel196" w:customStyle="1">
    <w:name w:val="ListLabel 196"/>
    <w:qFormat w:val="1"/>
    <w:rPr>
      <w:rFonts w:cs="Wingdings"/>
      <w:sz w:val="22"/>
    </w:rPr>
  </w:style>
  <w:style w:type="character" w:styleId="ListLabel197" w:customStyle="1">
    <w:name w:val="ListLabel 197"/>
    <w:qFormat w:val="1"/>
    <w:rPr>
      <w:rFonts w:cs="Symbol"/>
      <w:b w:val="1"/>
      <w:sz w:val="24"/>
    </w:rPr>
  </w:style>
  <w:style w:type="character" w:styleId="ListLabel198" w:customStyle="1">
    <w:name w:val="ListLabel 198"/>
    <w:qFormat w:val="1"/>
    <w:rPr>
      <w:rFonts w:cs="Courier New"/>
      <w:b w:val="1"/>
      <w:sz w:val="22"/>
      <w:szCs w:val="22"/>
    </w:rPr>
  </w:style>
  <w:style w:type="character" w:styleId="ListLabel199" w:customStyle="1">
    <w:name w:val="ListLabel 199"/>
    <w:qFormat w:val="1"/>
    <w:rPr>
      <w:rFonts w:cs="Wingdings"/>
      <w:sz w:val="22"/>
    </w:rPr>
  </w:style>
  <w:style w:type="character" w:styleId="ListLabel200" w:customStyle="1">
    <w:name w:val="ListLabel 200"/>
    <w:qFormat w:val="1"/>
    <w:rPr>
      <w:rFonts w:ascii="Calisto MT" w:cs="Symbol" w:hAnsi="Calisto MT"/>
      <w:b w:val="1"/>
      <w:sz w:val="24"/>
    </w:rPr>
  </w:style>
  <w:style w:type="character" w:styleId="ListLabel201" w:customStyle="1">
    <w:name w:val="ListLabel 201"/>
    <w:qFormat w:val="1"/>
    <w:rPr>
      <w:rFonts w:cs="Courier New"/>
      <w:b w:val="1"/>
      <w:sz w:val="22"/>
      <w:szCs w:val="22"/>
    </w:rPr>
  </w:style>
  <w:style w:type="character" w:styleId="ListLabel202" w:customStyle="1">
    <w:name w:val="ListLabel 202"/>
    <w:qFormat w:val="1"/>
    <w:rPr>
      <w:rFonts w:cs="Wingdings"/>
      <w:sz w:val="22"/>
    </w:rPr>
  </w:style>
  <w:style w:type="character" w:styleId="ListLabel203" w:customStyle="1">
    <w:name w:val="ListLabel 203"/>
    <w:qFormat w:val="1"/>
    <w:rPr>
      <w:rFonts w:cs="Symbol"/>
      <w:b w:val="1"/>
      <w:sz w:val="24"/>
    </w:rPr>
  </w:style>
  <w:style w:type="character" w:styleId="ListLabel204" w:customStyle="1">
    <w:name w:val="ListLabel 204"/>
    <w:qFormat w:val="1"/>
    <w:rPr>
      <w:rFonts w:cs="Courier New"/>
      <w:b w:val="1"/>
      <w:sz w:val="22"/>
      <w:szCs w:val="22"/>
    </w:rPr>
  </w:style>
  <w:style w:type="character" w:styleId="ListLabel205" w:customStyle="1">
    <w:name w:val="ListLabel 205"/>
    <w:qFormat w:val="1"/>
    <w:rPr>
      <w:rFonts w:cs="Wingdings"/>
      <w:sz w:val="22"/>
    </w:rPr>
  </w:style>
  <w:style w:type="character" w:styleId="ListLabel206" w:customStyle="1">
    <w:name w:val="ListLabel 206"/>
    <w:qFormat w:val="1"/>
    <w:rPr>
      <w:rFonts w:cs="Symbol"/>
      <w:b w:val="1"/>
      <w:sz w:val="24"/>
    </w:rPr>
  </w:style>
  <w:style w:type="character" w:styleId="ListLabel207" w:customStyle="1">
    <w:name w:val="ListLabel 207"/>
    <w:qFormat w:val="1"/>
    <w:rPr>
      <w:rFonts w:cs="Courier New"/>
      <w:b w:val="1"/>
      <w:sz w:val="22"/>
      <w:szCs w:val="22"/>
    </w:rPr>
  </w:style>
  <w:style w:type="character" w:styleId="ListLabel208" w:customStyle="1">
    <w:name w:val="ListLabel 208"/>
    <w:qFormat w:val="1"/>
    <w:rPr>
      <w:rFonts w:cs="Wingdings"/>
      <w:sz w:val="22"/>
    </w:rPr>
  </w:style>
  <w:style w:type="character" w:styleId="ListLabel209" w:customStyle="1">
    <w:name w:val="ListLabel 209"/>
    <w:qFormat w:val="1"/>
    <w:rPr>
      <w:rFonts w:ascii="Calisto MT" w:cs="Symbol" w:hAnsi="Calisto MT"/>
      <w:b w:val="1"/>
      <w:sz w:val="24"/>
    </w:rPr>
  </w:style>
  <w:style w:type="character" w:styleId="ListLabel210" w:customStyle="1">
    <w:name w:val="ListLabel 210"/>
    <w:qFormat w:val="1"/>
    <w:rPr>
      <w:rFonts w:cs="Courier New"/>
      <w:b w:val="1"/>
      <w:sz w:val="22"/>
      <w:szCs w:val="22"/>
    </w:rPr>
  </w:style>
  <w:style w:type="character" w:styleId="ListLabel211" w:customStyle="1">
    <w:name w:val="ListLabel 211"/>
    <w:qFormat w:val="1"/>
    <w:rPr>
      <w:rFonts w:cs="Wingdings"/>
      <w:sz w:val="22"/>
    </w:rPr>
  </w:style>
  <w:style w:type="character" w:styleId="ListLabel212" w:customStyle="1">
    <w:name w:val="ListLabel 212"/>
    <w:qFormat w:val="1"/>
    <w:rPr>
      <w:rFonts w:cs="Symbol"/>
      <w:b w:val="1"/>
      <w:sz w:val="24"/>
    </w:rPr>
  </w:style>
  <w:style w:type="character" w:styleId="ListLabel213" w:customStyle="1">
    <w:name w:val="ListLabel 213"/>
    <w:qFormat w:val="1"/>
    <w:rPr>
      <w:rFonts w:cs="Courier New"/>
      <w:b w:val="1"/>
      <w:sz w:val="22"/>
      <w:szCs w:val="22"/>
    </w:rPr>
  </w:style>
  <w:style w:type="character" w:styleId="ListLabel214" w:customStyle="1">
    <w:name w:val="ListLabel 214"/>
    <w:qFormat w:val="1"/>
    <w:rPr>
      <w:rFonts w:cs="Wingdings"/>
      <w:sz w:val="22"/>
    </w:rPr>
  </w:style>
  <w:style w:type="character" w:styleId="ListLabel215" w:customStyle="1">
    <w:name w:val="ListLabel 215"/>
    <w:qFormat w:val="1"/>
    <w:rPr>
      <w:rFonts w:cs="Symbol"/>
      <w:b w:val="1"/>
      <w:sz w:val="24"/>
    </w:rPr>
  </w:style>
  <w:style w:type="character" w:styleId="ListLabel216" w:customStyle="1">
    <w:name w:val="ListLabel 216"/>
    <w:qFormat w:val="1"/>
    <w:rPr>
      <w:rFonts w:cs="Courier New"/>
      <w:b w:val="1"/>
      <w:sz w:val="22"/>
      <w:szCs w:val="22"/>
    </w:rPr>
  </w:style>
  <w:style w:type="character" w:styleId="ListLabel217" w:customStyle="1">
    <w:name w:val="ListLabel 217"/>
    <w:qFormat w:val="1"/>
    <w:rPr>
      <w:rFonts w:cs="Wingdings"/>
      <w:sz w:val="22"/>
    </w:rPr>
  </w:style>
  <w:style w:type="character" w:styleId="ListLabel218" w:customStyle="1">
    <w:name w:val="ListLabel 218"/>
    <w:qFormat w:val="1"/>
    <w:rPr>
      <w:rFonts w:ascii="Century Gothic" w:hAnsi="Century Gothic"/>
      <w:sz w:val="22"/>
      <w:szCs w:val="22"/>
    </w:rPr>
  </w:style>
  <w:style w:type="character" w:styleId="ListLabel219" w:customStyle="1">
    <w:name w:val="ListLabel 219"/>
    <w:qFormat w:val="1"/>
    <w:rPr>
      <w:rFonts w:ascii="Century Gothic" w:hAnsi="Century Gothic"/>
      <w:sz w:val="22"/>
      <w:szCs w:val="22"/>
    </w:rPr>
  </w:style>
  <w:style w:type="character" w:styleId="ListLabel220" w:customStyle="1">
    <w:name w:val="ListLabel 220"/>
    <w:qFormat w:val="1"/>
    <w:rPr>
      <w:rFonts w:ascii="Calisto MT" w:hAnsi="Calisto MT"/>
      <w:sz w:val="22"/>
      <w:szCs w:val="22"/>
    </w:rPr>
  </w:style>
  <w:style w:type="character" w:styleId="ListLabel221" w:customStyle="1">
    <w:name w:val="ListLabel 221"/>
    <w:qFormat w:val="1"/>
    <w:rPr>
      <w:rFonts w:ascii="Century Gothic" w:cs="Century Gothic" w:hAnsi="Century Gothic"/>
      <w:sz w:val="22"/>
    </w:rPr>
  </w:style>
  <w:style w:type="character" w:styleId="ListLabel222" w:customStyle="1">
    <w:name w:val="ListLabel 222"/>
    <w:qFormat w:val="1"/>
    <w:rPr>
      <w:rFonts w:ascii="Century Gothic" w:hAnsi="Century Gothic"/>
      <w:sz w:val="22"/>
      <w:szCs w:val="22"/>
    </w:rPr>
  </w:style>
  <w:style w:type="character" w:styleId="ListLabel223" w:customStyle="1">
    <w:name w:val="ListLabel 223"/>
    <w:qFormat w:val="1"/>
    <w:rPr>
      <w:rFonts w:ascii="Century Gothic" w:cs="Symbol" w:hAnsi="Century Gothic"/>
      <w:b w:val="1"/>
      <w:sz w:val="22"/>
      <w:szCs w:val="22"/>
    </w:rPr>
  </w:style>
  <w:style w:type="character" w:styleId="ListLabel224" w:customStyle="1">
    <w:name w:val="ListLabel 224"/>
    <w:qFormat w:val="1"/>
    <w:rPr>
      <w:rFonts w:ascii="Century Gothic" w:cs="Wingdings" w:hAnsi="Century Gothic"/>
      <w:sz w:val="22"/>
    </w:rPr>
  </w:style>
  <w:style w:type="character" w:styleId="ListLabel225" w:customStyle="1">
    <w:name w:val="ListLabel 225"/>
    <w:qFormat w:val="1"/>
    <w:rPr>
      <w:rFonts w:cs="Wingdings"/>
      <w:sz w:val="22"/>
    </w:rPr>
  </w:style>
  <w:style w:type="character" w:styleId="ListLabel226" w:customStyle="1">
    <w:name w:val="ListLabel 226"/>
    <w:qFormat w:val="1"/>
    <w:rPr>
      <w:rFonts w:cs="Wingdings"/>
      <w:sz w:val="22"/>
    </w:rPr>
  </w:style>
  <w:style w:type="character" w:styleId="ListLabel227" w:customStyle="1">
    <w:name w:val="ListLabel 227"/>
    <w:qFormat w:val="1"/>
    <w:rPr>
      <w:rFonts w:cs="Wingdings"/>
      <w:sz w:val="22"/>
    </w:rPr>
  </w:style>
  <w:style w:type="character" w:styleId="ListLabel228" w:customStyle="1">
    <w:name w:val="ListLabel 228"/>
    <w:qFormat w:val="1"/>
    <w:rPr>
      <w:rFonts w:cs="Wingdings"/>
      <w:sz w:val="22"/>
    </w:rPr>
  </w:style>
  <w:style w:type="character" w:styleId="ListLabel229" w:customStyle="1">
    <w:name w:val="ListLabel 229"/>
    <w:qFormat w:val="1"/>
    <w:rPr>
      <w:rFonts w:cs="Wingdings"/>
      <w:sz w:val="22"/>
    </w:rPr>
  </w:style>
  <w:style w:type="character" w:styleId="ListLabel230" w:customStyle="1">
    <w:name w:val="ListLabel 230"/>
    <w:qFormat w:val="1"/>
    <w:rPr>
      <w:rFonts w:cs="Wingdings"/>
      <w:sz w:val="22"/>
    </w:rPr>
  </w:style>
  <w:style w:type="character" w:styleId="ListLabel231" w:customStyle="1">
    <w:name w:val="ListLabel 231"/>
    <w:qFormat w:val="1"/>
    <w:rPr>
      <w:rFonts w:cs="Wingdings"/>
      <w:sz w:val="22"/>
    </w:rPr>
  </w:style>
  <w:style w:type="character" w:styleId="ListLabel232" w:customStyle="1">
    <w:name w:val="ListLabel 232"/>
    <w:qFormat w:val="1"/>
    <w:rPr>
      <w:rFonts w:cs="Wingdings"/>
      <w:sz w:val="22"/>
    </w:rPr>
  </w:style>
  <w:style w:type="character" w:styleId="ListLabel233" w:customStyle="1">
    <w:name w:val="ListLabel 233"/>
    <w:qFormat w:val="1"/>
    <w:rPr>
      <w:rFonts w:ascii="Century Gothic" w:cs="Symbol" w:hAnsi="Century Gothic"/>
      <w:b w:val="1"/>
      <w:sz w:val="22"/>
      <w:szCs w:val="22"/>
    </w:rPr>
  </w:style>
  <w:style w:type="character" w:styleId="ListLabel234" w:customStyle="1">
    <w:name w:val="ListLabel 234"/>
    <w:qFormat w:val="1"/>
    <w:rPr>
      <w:rFonts w:ascii="Century Gothic" w:cs="Symbol" w:hAnsi="Century Gothic"/>
      <w:b w:val="1"/>
      <w:sz w:val="22"/>
      <w:szCs w:val="22"/>
    </w:rPr>
  </w:style>
  <w:style w:type="character" w:styleId="ListLabel235" w:customStyle="1">
    <w:name w:val="ListLabel 235"/>
    <w:qFormat w:val="1"/>
    <w:rPr>
      <w:rFonts w:cs="Symbol"/>
      <w:b w:val="1"/>
      <w:sz w:val="22"/>
    </w:rPr>
  </w:style>
  <w:style w:type="character" w:styleId="ListLabel236" w:customStyle="1">
    <w:name w:val="ListLabel 236"/>
    <w:qFormat w:val="1"/>
    <w:rPr>
      <w:rFonts w:ascii="Century Gothic" w:cs="Wingdings" w:hAnsi="Century Gothic"/>
      <w:sz w:val="22"/>
    </w:rPr>
  </w:style>
  <w:style w:type="character" w:styleId="ListLabel237" w:customStyle="1">
    <w:name w:val="ListLabel 237"/>
    <w:qFormat w:val="1"/>
    <w:rPr>
      <w:rFonts w:ascii="Century Gothic" w:cs="Wingdings" w:hAnsi="Century Gothic"/>
      <w:sz w:val="22"/>
    </w:rPr>
  </w:style>
  <w:style w:type="character" w:styleId="ListLabel238" w:customStyle="1">
    <w:name w:val="ListLabel 238"/>
    <w:qFormat w:val="1"/>
    <w:rPr>
      <w:rFonts w:ascii="Calisto MT" w:cs="Symbol" w:hAnsi="Calisto MT"/>
      <w:b w:val="1"/>
      <w:sz w:val="22"/>
    </w:rPr>
  </w:style>
  <w:style w:type="character" w:styleId="ListLabel239" w:customStyle="1">
    <w:name w:val="ListLabel 239"/>
    <w:qFormat w:val="1"/>
    <w:rPr>
      <w:rFonts w:ascii="Calisto MT" w:cs="Symbol" w:hAnsi="Calisto MT"/>
      <w:b w:val="1"/>
      <w:sz w:val="24"/>
    </w:rPr>
  </w:style>
  <w:style w:type="character" w:styleId="ListLabel240" w:customStyle="1">
    <w:name w:val="ListLabel 240"/>
    <w:qFormat w:val="1"/>
    <w:rPr>
      <w:rFonts w:cs="Courier New"/>
      <w:b w:val="1"/>
      <w:sz w:val="22"/>
      <w:szCs w:val="22"/>
    </w:rPr>
  </w:style>
  <w:style w:type="character" w:styleId="ListLabel241" w:customStyle="1">
    <w:name w:val="ListLabel 241"/>
    <w:qFormat w:val="1"/>
    <w:rPr>
      <w:rFonts w:cs="Wingdings"/>
      <w:sz w:val="22"/>
    </w:rPr>
  </w:style>
  <w:style w:type="character" w:styleId="ListLabel242" w:customStyle="1">
    <w:name w:val="ListLabel 242"/>
    <w:qFormat w:val="1"/>
    <w:rPr>
      <w:rFonts w:cs="Symbol"/>
      <w:b w:val="1"/>
      <w:sz w:val="24"/>
    </w:rPr>
  </w:style>
  <w:style w:type="character" w:styleId="ListLabel243" w:customStyle="1">
    <w:name w:val="ListLabel 243"/>
    <w:qFormat w:val="1"/>
    <w:rPr>
      <w:rFonts w:cs="Courier New"/>
      <w:b w:val="1"/>
      <w:sz w:val="22"/>
      <w:szCs w:val="22"/>
    </w:rPr>
  </w:style>
  <w:style w:type="character" w:styleId="ListLabel244" w:customStyle="1">
    <w:name w:val="ListLabel 244"/>
    <w:qFormat w:val="1"/>
    <w:rPr>
      <w:rFonts w:cs="Wingdings"/>
      <w:sz w:val="22"/>
    </w:rPr>
  </w:style>
  <w:style w:type="character" w:styleId="ListLabel245" w:customStyle="1">
    <w:name w:val="ListLabel 245"/>
    <w:qFormat w:val="1"/>
    <w:rPr>
      <w:rFonts w:cs="Symbol"/>
      <w:b w:val="1"/>
      <w:sz w:val="24"/>
    </w:rPr>
  </w:style>
  <w:style w:type="character" w:styleId="ListLabel246" w:customStyle="1">
    <w:name w:val="ListLabel 246"/>
    <w:qFormat w:val="1"/>
    <w:rPr>
      <w:rFonts w:cs="Courier New"/>
      <w:b w:val="1"/>
      <w:sz w:val="22"/>
      <w:szCs w:val="22"/>
    </w:rPr>
  </w:style>
  <w:style w:type="character" w:styleId="ListLabel247" w:customStyle="1">
    <w:name w:val="ListLabel 247"/>
    <w:qFormat w:val="1"/>
    <w:rPr>
      <w:rFonts w:cs="Wingdings"/>
      <w:sz w:val="22"/>
    </w:rPr>
  </w:style>
  <w:style w:type="character" w:styleId="ListLabel248" w:customStyle="1">
    <w:name w:val="ListLabel 248"/>
    <w:qFormat w:val="1"/>
    <w:rPr>
      <w:rFonts w:ascii="Calisto MT" w:cs="Symbol" w:hAnsi="Calisto MT"/>
      <w:b w:val="1"/>
      <w:sz w:val="24"/>
    </w:rPr>
  </w:style>
  <w:style w:type="character" w:styleId="ListLabel249" w:customStyle="1">
    <w:name w:val="ListLabel 249"/>
    <w:qFormat w:val="1"/>
    <w:rPr>
      <w:rFonts w:cs="Courier New"/>
      <w:b w:val="1"/>
      <w:sz w:val="22"/>
      <w:szCs w:val="22"/>
    </w:rPr>
  </w:style>
  <w:style w:type="character" w:styleId="ListLabel250" w:customStyle="1">
    <w:name w:val="ListLabel 250"/>
    <w:qFormat w:val="1"/>
    <w:rPr>
      <w:rFonts w:cs="Wingdings"/>
      <w:sz w:val="22"/>
    </w:rPr>
  </w:style>
  <w:style w:type="character" w:styleId="ListLabel251" w:customStyle="1">
    <w:name w:val="ListLabel 251"/>
    <w:qFormat w:val="1"/>
    <w:rPr>
      <w:rFonts w:cs="Symbol"/>
      <w:b w:val="1"/>
      <w:sz w:val="24"/>
    </w:rPr>
  </w:style>
  <w:style w:type="character" w:styleId="ListLabel252" w:customStyle="1">
    <w:name w:val="ListLabel 252"/>
    <w:qFormat w:val="1"/>
    <w:rPr>
      <w:rFonts w:cs="Courier New"/>
      <w:b w:val="1"/>
      <w:sz w:val="22"/>
      <w:szCs w:val="22"/>
    </w:rPr>
  </w:style>
  <w:style w:type="character" w:styleId="ListLabel253" w:customStyle="1">
    <w:name w:val="ListLabel 253"/>
    <w:qFormat w:val="1"/>
    <w:rPr>
      <w:rFonts w:cs="Wingdings"/>
      <w:sz w:val="22"/>
    </w:rPr>
  </w:style>
  <w:style w:type="character" w:styleId="ListLabel254" w:customStyle="1">
    <w:name w:val="ListLabel 254"/>
    <w:qFormat w:val="1"/>
    <w:rPr>
      <w:rFonts w:cs="Symbol"/>
      <w:b w:val="1"/>
      <w:sz w:val="24"/>
    </w:rPr>
  </w:style>
  <w:style w:type="character" w:styleId="ListLabel255" w:customStyle="1">
    <w:name w:val="ListLabel 255"/>
    <w:qFormat w:val="1"/>
    <w:rPr>
      <w:rFonts w:cs="Courier New"/>
      <w:b w:val="1"/>
      <w:sz w:val="22"/>
      <w:szCs w:val="22"/>
    </w:rPr>
  </w:style>
  <w:style w:type="character" w:styleId="ListLabel256" w:customStyle="1">
    <w:name w:val="ListLabel 256"/>
    <w:qFormat w:val="1"/>
    <w:rPr>
      <w:rFonts w:cs="Wingdings"/>
      <w:sz w:val="22"/>
    </w:rPr>
  </w:style>
  <w:style w:type="character" w:styleId="ListLabel257" w:customStyle="1">
    <w:name w:val="ListLabel 257"/>
    <w:qFormat w:val="1"/>
    <w:rPr>
      <w:rFonts w:ascii="Calisto MT" w:cs="Symbol" w:hAnsi="Calisto MT"/>
      <w:b w:val="1"/>
      <w:sz w:val="24"/>
    </w:rPr>
  </w:style>
  <w:style w:type="character" w:styleId="ListLabel258" w:customStyle="1">
    <w:name w:val="ListLabel 258"/>
    <w:qFormat w:val="1"/>
    <w:rPr>
      <w:rFonts w:cs="Courier New"/>
      <w:b w:val="1"/>
      <w:sz w:val="22"/>
      <w:szCs w:val="22"/>
    </w:rPr>
  </w:style>
  <w:style w:type="character" w:styleId="ListLabel259" w:customStyle="1">
    <w:name w:val="ListLabel 259"/>
    <w:qFormat w:val="1"/>
    <w:rPr>
      <w:rFonts w:cs="Wingdings"/>
      <w:sz w:val="22"/>
    </w:rPr>
  </w:style>
  <w:style w:type="character" w:styleId="ListLabel260" w:customStyle="1">
    <w:name w:val="ListLabel 260"/>
    <w:qFormat w:val="1"/>
    <w:rPr>
      <w:rFonts w:cs="Symbol"/>
      <w:b w:val="1"/>
      <w:sz w:val="24"/>
    </w:rPr>
  </w:style>
  <w:style w:type="character" w:styleId="ListLabel261" w:customStyle="1">
    <w:name w:val="ListLabel 261"/>
    <w:qFormat w:val="1"/>
    <w:rPr>
      <w:rFonts w:cs="Courier New"/>
      <w:b w:val="1"/>
      <w:sz w:val="22"/>
      <w:szCs w:val="22"/>
    </w:rPr>
  </w:style>
  <w:style w:type="character" w:styleId="ListLabel262" w:customStyle="1">
    <w:name w:val="ListLabel 262"/>
    <w:qFormat w:val="1"/>
    <w:rPr>
      <w:rFonts w:cs="Wingdings"/>
      <w:sz w:val="22"/>
    </w:rPr>
  </w:style>
  <w:style w:type="character" w:styleId="ListLabel263" w:customStyle="1">
    <w:name w:val="ListLabel 263"/>
    <w:qFormat w:val="1"/>
    <w:rPr>
      <w:rFonts w:cs="Symbol"/>
      <w:b w:val="1"/>
      <w:sz w:val="24"/>
    </w:rPr>
  </w:style>
  <w:style w:type="character" w:styleId="ListLabel264" w:customStyle="1">
    <w:name w:val="ListLabel 264"/>
    <w:qFormat w:val="1"/>
    <w:rPr>
      <w:rFonts w:cs="Courier New"/>
      <w:b w:val="1"/>
      <w:sz w:val="22"/>
      <w:szCs w:val="22"/>
    </w:rPr>
  </w:style>
  <w:style w:type="character" w:styleId="ListLabel265" w:customStyle="1">
    <w:name w:val="ListLabel 265"/>
    <w:qFormat w:val="1"/>
    <w:rPr>
      <w:rFonts w:cs="Wingdings"/>
      <w:sz w:val="22"/>
    </w:rPr>
  </w:style>
  <w:style w:type="paragraph" w:styleId="Heading" w:customStyle="1">
    <w:name w:val="Heading"/>
    <w:basedOn w:val="Normal"/>
    <w:next w:val="BodyText"/>
    <w:qFormat w:val="1"/>
    <w:pPr>
      <w:keepNext w:val="1"/>
      <w:spacing w:after="120" w:before="240"/>
    </w:pPr>
    <w:rPr>
      <w:rFonts w:ascii="Liberation Sans" w:eastAsia="Microsoft YaHei"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qFormat w:val="1"/>
    <w:pPr>
      <w:suppressLineNumbers w:val="1"/>
    </w:pPr>
  </w:style>
  <w:style w:type="paragraph" w:styleId="NoSpacing">
    <w:name w:val="No Spacing"/>
    <w:qFormat w:val="1"/>
    <w:pPr>
      <w:suppressAutoHyphens w:val="1"/>
      <w:overflowPunct w:val="0"/>
    </w:pPr>
    <w:rPr>
      <w:color w:val="00000a"/>
      <w:sz w:val="24"/>
    </w:rPr>
  </w:style>
  <w:style w:type="paragraph" w:styleId="Footer">
    <w:name w:val="footer"/>
    <w:basedOn w:val="Normal"/>
    <w:pPr>
      <w:suppressLineNumbers w:val="1"/>
      <w:tabs>
        <w:tab w:val="center" w:pos="4819"/>
        <w:tab w:val="right" w:pos="9638"/>
      </w:tabs>
    </w:pPr>
  </w:style>
  <w:style w:type="character" w:styleId="Emphasis">
    <w:name w:val="Emphasis"/>
    <w:basedOn w:val="DefaultParagraphFont"/>
    <w:uiPriority w:val="20"/>
    <w:qFormat w:val="1"/>
    <w:rsid w:val="00FB5D5D"/>
    <w:rPr>
      <w:i w:val="1"/>
      <w:iCs w:val="1"/>
    </w:rPr>
  </w:style>
  <w:style w:type="paragraph" w:styleId="BalloonText">
    <w:name w:val="Balloon Text"/>
    <w:basedOn w:val="Normal"/>
    <w:link w:val="BalloonTextChar"/>
    <w:uiPriority w:val="99"/>
    <w:semiHidden w:val="1"/>
    <w:unhideWhenUsed w:val="1"/>
    <w:rsid w:val="005709AC"/>
    <w:rPr>
      <w:rFonts w:ascii="Tahoma" w:hAnsi="Tahoma"/>
      <w:sz w:val="16"/>
      <w:szCs w:val="14"/>
    </w:rPr>
  </w:style>
  <w:style w:type="character" w:styleId="BalloonTextChar" w:customStyle="1">
    <w:name w:val="Balloon Text Char"/>
    <w:basedOn w:val="DefaultParagraphFont"/>
    <w:link w:val="BalloonText"/>
    <w:uiPriority w:val="99"/>
    <w:semiHidden w:val="1"/>
    <w:rsid w:val="005709AC"/>
    <w:rPr>
      <w:rFonts w:ascii="Tahoma" w:hAnsi="Tahoma"/>
      <w:color w:val="00000a"/>
      <w:sz w:val="16"/>
      <w:szCs w:val="1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CenturyGothic-boldItalic.ttf"/><Relationship Id="rId5" Type="http://schemas.openxmlformats.org/officeDocument/2006/relationships/font" Target="fonts/Lustria-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FwEbMN7pVYs6oojfVyPk9MOg9g==">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2018-02-19T09:51:00Z</dcterms:created>
  <dc:creator>User</dc:creator>
</cp:coreProperties>
</file>