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0"/>
          <w:u w:val="single"/>
          <w:vertAlign w:val="baseline"/>
        </w:rPr>
      </w:pPr>
      <w:r w:rsidDel="00000000" w:rsidR="00000000" w:rsidRPr="00000000">
        <w:rPr>
          <w:b w:val="1"/>
          <w:u w:val="single"/>
          <w:vertAlign w:val="baseline"/>
          <w:rtl w:val="0"/>
        </w:rPr>
        <w:t xml:space="preserve">KENYA SCHOOL OF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>
          <w:b w:val="0"/>
          <w:u w:val="single"/>
          <w:vertAlign w:val="baseline"/>
        </w:rPr>
      </w:pPr>
      <w:r w:rsidDel="00000000" w:rsidR="00000000" w:rsidRPr="00000000">
        <w:rPr>
          <w:b w:val="1"/>
          <w:u w:val="single"/>
          <w:vertAlign w:val="baseline"/>
          <w:rtl w:val="0"/>
        </w:rPr>
        <w:t xml:space="preserve">CONVEYANCING TERMINOLOGY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As in all professions, words and phrases are used that are meaningless to a lay person, particularly when an abbreviation is used.  The following is a list of the most commonly used terms and general requirements in conveyancing.</w:t>
      </w:r>
    </w:p>
    <w:p w:rsidR="00000000" w:rsidDel="00000000" w:rsidP="00000000" w:rsidRDefault="00000000" w:rsidRPr="00000000" w14:paraId="0000000C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ABSTRACT OF TITLE:  </w:t>
        <w:tab/>
      </w:r>
      <w:r w:rsidDel="00000000" w:rsidR="00000000" w:rsidRPr="00000000">
        <w:rPr>
          <w:vertAlign w:val="baseline"/>
          <w:rtl w:val="0"/>
        </w:rPr>
        <w:t xml:space="preserve">A summary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of all matters which affect the title offered by the Vendor</w:t>
      </w:r>
    </w:p>
    <w:p w:rsidR="00000000" w:rsidDel="00000000" w:rsidP="00000000" w:rsidRDefault="00000000" w:rsidRPr="00000000" w14:paraId="0000000F">
      <w:pPr>
        <w:pageBreakBefore w:val="0"/>
        <w:ind w:left="1728" w:hanging="1725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2163" w:hanging="216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ALLOTMENT</w:t>
        <w:tab/>
        <w:t xml:space="preserve">:</w:t>
      </w:r>
      <w:r w:rsidDel="00000000" w:rsidR="00000000" w:rsidRPr="00000000">
        <w:rPr>
          <w:vertAlign w:val="baseline"/>
          <w:rtl w:val="0"/>
        </w:rPr>
        <w:tab/>
        <w:t xml:space="preserve">An allocation of land by the Commissioner of Lands or the National Land </w:t>
      </w:r>
    </w:p>
    <w:p w:rsidR="00000000" w:rsidDel="00000000" w:rsidP="00000000" w:rsidRDefault="00000000" w:rsidRPr="00000000" w14:paraId="00000011">
      <w:pPr>
        <w:pageBreakBefore w:val="0"/>
        <w:ind w:left="2163" w:hanging="216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                                               </w:t>
      </w:r>
      <w:r w:rsidDel="00000000" w:rsidR="00000000" w:rsidRPr="00000000">
        <w:rPr>
          <w:vertAlign w:val="baseline"/>
          <w:rtl w:val="0"/>
        </w:rPr>
        <w:t xml:space="preserve">Commission to a person by way of a letter of allocation.</w:t>
      </w:r>
    </w:p>
    <w:p w:rsidR="00000000" w:rsidDel="00000000" w:rsidP="00000000" w:rsidRDefault="00000000" w:rsidRPr="00000000" w14:paraId="00000012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ASSENT</w:t>
        <w:tab/>
        <w:tab/>
        <w:t xml:space="preserve">:</w:t>
      </w:r>
      <w:r w:rsidDel="00000000" w:rsidR="00000000" w:rsidRPr="00000000">
        <w:rPr>
          <w:vertAlign w:val="baseline"/>
          <w:rtl w:val="0"/>
        </w:rPr>
        <w:tab/>
        <w:t xml:space="preserve">Describes the document under the terms of which an </w:t>
      </w:r>
    </w:p>
    <w:p w:rsidR="00000000" w:rsidDel="00000000" w:rsidP="00000000" w:rsidRDefault="00000000" w:rsidRPr="00000000" w14:paraId="00000014">
      <w:pPr>
        <w:pageBreakBefore w:val="0"/>
        <w:ind w:left="288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executor or administrator vests title to a deceased’s property in a beneficiary under the will or on the intestacy of a deceased.  Applicable to properties registered under the GLA, LTA &amp; RTA (now repealed).</w:t>
      </w:r>
    </w:p>
    <w:p w:rsidR="00000000" w:rsidDel="00000000" w:rsidP="00000000" w:rsidRDefault="00000000" w:rsidRPr="00000000" w14:paraId="00000015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ASSIGN</w:t>
        <w:tab/>
        <w:tab/>
        <w:t xml:space="preserve">:</w:t>
      </w:r>
      <w:r w:rsidDel="00000000" w:rsidR="00000000" w:rsidRPr="00000000">
        <w:rPr>
          <w:vertAlign w:val="baseline"/>
          <w:rtl w:val="0"/>
        </w:rPr>
        <w:tab/>
        <w:t xml:space="preserve">The act of transferring leasehold title.</w:t>
      </w:r>
    </w:p>
    <w:p w:rsidR="00000000" w:rsidDel="00000000" w:rsidP="00000000" w:rsidRDefault="00000000" w:rsidRPr="00000000" w14:paraId="00000017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ASSIGNMENT</w:t>
        <w:tab/>
        <w:tab/>
        <w:t xml:space="preserve">:</w:t>
      </w:r>
      <w:r w:rsidDel="00000000" w:rsidR="00000000" w:rsidRPr="00000000">
        <w:rPr>
          <w:vertAlign w:val="baseline"/>
          <w:rtl w:val="0"/>
        </w:rPr>
        <w:tab/>
        <w:t xml:space="preserve">Describes the transferring of a leasehold title under </w:t>
      </w:r>
    </w:p>
    <w:p w:rsidR="00000000" w:rsidDel="00000000" w:rsidP="00000000" w:rsidRDefault="00000000" w:rsidRPr="00000000" w14:paraId="00000019">
      <w:pPr>
        <w:pageBreakBefore w:val="0"/>
        <w:ind w:left="2160" w:firstLine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GLA and LTA (now repealed).</w:t>
      </w:r>
    </w:p>
    <w:p w:rsidR="00000000" w:rsidDel="00000000" w:rsidP="00000000" w:rsidRDefault="00000000" w:rsidRPr="00000000" w14:paraId="0000001A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ATTESTATION</w:t>
        <w:tab/>
        <w:t xml:space="preserve">:</w:t>
      </w:r>
      <w:r w:rsidDel="00000000" w:rsidR="00000000" w:rsidRPr="00000000">
        <w:rPr>
          <w:vertAlign w:val="baseline"/>
          <w:rtl w:val="0"/>
        </w:rPr>
        <w:tab/>
        <w:t xml:space="preserve">To witness the execution of a conveyancing document.</w:t>
      </w:r>
    </w:p>
    <w:p w:rsidR="00000000" w:rsidDel="00000000" w:rsidP="00000000" w:rsidRDefault="00000000" w:rsidRPr="00000000" w14:paraId="0000001C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BONA VACANTIA</w:t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Property which reverts to the Crown for lack of any other owner</w:t>
      </w:r>
    </w:p>
    <w:p w:rsidR="00000000" w:rsidDel="00000000" w:rsidP="00000000" w:rsidRDefault="00000000" w:rsidRPr="00000000" w14:paraId="0000001E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CHARGEE</w:t>
        <w:tab/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Holder of a Charge.</w:t>
      </w:r>
    </w:p>
    <w:p w:rsidR="00000000" w:rsidDel="00000000" w:rsidP="00000000" w:rsidRDefault="00000000" w:rsidRPr="00000000" w14:paraId="00000020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CHARGOR</w:t>
        <w:tab/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Person creating a Charge in favour of a Chargee.</w:t>
      </w:r>
    </w:p>
    <w:p w:rsidR="00000000" w:rsidDel="00000000" w:rsidP="00000000" w:rsidRDefault="00000000" w:rsidRPr="00000000" w14:paraId="00000022">
      <w:pPr>
        <w:pageBreakBefore w:val="0"/>
        <w:ind w:left="1728" w:hanging="1725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CHARGE</w:t>
        <w:tab/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Species of security that confers no interest in land but </w:t>
      </w:r>
    </w:p>
    <w:p w:rsidR="00000000" w:rsidDel="00000000" w:rsidP="00000000" w:rsidRDefault="00000000" w:rsidRPr="00000000" w14:paraId="00000024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ab/>
        <w:tab/>
        <w:tab/>
      </w:r>
      <w:r w:rsidDel="00000000" w:rsidR="00000000" w:rsidRPr="00000000">
        <w:rPr>
          <w:vertAlign w:val="baseline"/>
          <w:rtl w:val="0"/>
        </w:rPr>
        <w:t xml:space="preserve">gives property charged as security.</w:t>
      </w:r>
    </w:p>
    <w:p w:rsidR="00000000" w:rsidDel="00000000" w:rsidP="00000000" w:rsidRDefault="00000000" w:rsidRPr="00000000" w14:paraId="00000025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CONSOLIDATION</w:t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The means by which a Chargee may require a Chargor to redeem more </w:t>
      </w:r>
    </w:p>
    <w:p w:rsidR="00000000" w:rsidDel="00000000" w:rsidP="00000000" w:rsidRDefault="00000000" w:rsidRPr="00000000" w14:paraId="00000027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 xml:space="preserve">than one Charge.</w:t>
      </w:r>
    </w:p>
    <w:p w:rsidR="00000000" w:rsidDel="00000000" w:rsidP="00000000" w:rsidRDefault="00000000" w:rsidRPr="00000000" w14:paraId="00000028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CONVEY</w:t>
        <w:tab/>
        <w:tab/>
        <w:t xml:space="preserve">:</w:t>
      </w:r>
      <w:r w:rsidDel="00000000" w:rsidR="00000000" w:rsidRPr="00000000">
        <w:rPr>
          <w:vertAlign w:val="baseline"/>
          <w:rtl w:val="0"/>
        </w:rPr>
        <w:t xml:space="preserve">          The act of transferring a freehold title under the GLA/LTA (now repealed).</w:t>
      </w:r>
    </w:p>
    <w:p w:rsidR="00000000" w:rsidDel="00000000" w:rsidP="00000000" w:rsidRDefault="00000000" w:rsidRPr="00000000" w14:paraId="0000002A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CONVEYANCE</w:t>
        <w:tab/>
        <w:tab/>
        <w:t xml:space="preserve">:</w:t>
      </w:r>
      <w:r w:rsidDel="00000000" w:rsidR="00000000" w:rsidRPr="00000000">
        <w:rPr>
          <w:vertAlign w:val="baseline"/>
          <w:rtl w:val="0"/>
        </w:rPr>
        <w:tab/>
        <w:t xml:space="preserve">Describes the deed transferring a freehold title under </w:t>
      </w:r>
    </w:p>
    <w:p w:rsidR="00000000" w:rsidDel="00000000" w:rsidP="00000000" w:rsidRDefault="00000000" w:rsidRPr="00000000" w14:paraId="0000002C">
      <w:pPr>
        <w:pageBreakBefore w:val="0"/>
        <w:ind w:left="2160" w:firstLine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GLA and LTA (now repealed).</w:t>
      </w:r>
    </w:p>
    <w:p w:rsidR="00000000" w:rsidDel="00000000" w:rsidP="00000000" w:rsidRDefault="00000000" w:rsidRPr="00000000" w14:paraId="0000002D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pos="3240"/>
        </w:tabs>
        <w:ind w:left="1728" w:hanging="1725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CONTROLLED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tabs>
          <w:tab w:val="left" w:pos="3240"/>
        </w:tabs>
        <w:ind w:left="1728" w:hanging="17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TRANSACTION      :           </w:t>
      </w:r>
      <w:r w:rsidDel="00000000" w:rsidR="00000000" w:rsidRPr="00000000">
        <w:rPr>
          <w:vertAlign w:val="baseline"/>
          <w:rtl w:val="0"/>
        </w:rPr>
        <w:t xml:space="preserve">A transaction falling under the Land Control Act.</w:t>
      </w:r>
    </w:p>
    <w:p w:rsidR="00000000" w:rsidDel="00000000" w:rsidP="00000000" w:rsidRDefault="00000000" w:rsidRPr="00000000" w14:paraId="00000030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COMMONHOLD</w:t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A method by which Flats can be held longhaul as freeholds or leaseholds </w:t>
      </w:r>
    </w:p>
    <w:p w:rsidR="00000000" w:rsidDel="00000000" w:rsidP="00000000" w:rsidRDefault="00000000" w:rsidRPr="00000000" w14:paraId="00000032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ab/>
        <w:tab/>
        <w:tab/>
      </w:r>
      <w:r w:rsidDel="00000000" w:rsidR="00000000" w:rsidRPr="00000000">
        <w:rPr>
          <w:vertAlign w:val="baseline"/>
          <w:rtl w:val="0"/>
        </w:rPr>
        <w:t xml:space="preserve">and under which obligations-either positive or negative can be enforced.</w:t>
      </w:r>
    </w:p>
    <w:p w:rsidR="00000000" w:rsidDel="00000000" w:rsidP="00000000" w:rsidRDefault="00000000" w:rsidRPr="00000000" w14:paraId="00000033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DEED</w:t>
        <w:tab/>
        <w:tab/>
        <w:t xml:space="preserve">:</w:t>
      </w:r>
      <w:r w:rsidDel="00000000" w:rsidR="00000000" w:rsidRPr="00000000">
        <w:rPr>
          <w:vertAlign w:val="baseline"/>
          <w:rtl w:val="0"/>
        </w:rPr>
        <w:tab/>
        <w:t xml:space="preserve">A document executed under seal.</w:t>
      </w:r>
    </w:p>
    <w:p w:rsidR="00000000" w:rsidDel="00000000" w:rsidP="00000000" w:rsidRDefault="00000000" w:rsidRPr="00000000" w14:paraId="00000035">
      <w:pPr>
        <w:pageBreakBefore w:val="0"/>
        <w:ind w:left="1728" w:hanging="17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2160" w:hanging="215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DEMISE</w:t>
        <w:tab/>
        <w:t xml:space="preserve">:</w:t>
      </w:r>
      <w:r w:rsidDel="00000000" w:rsidR="00000000" w:rsidRPr="00000000">
        <w:rPr>
          <w:vertAlign w:val="baseline"/>
          <w:rtl w:val="0"/>
        </w:rPr>
        <w:tab/>
        <w:t xml:space="preserve">A noun to describe a lease and as a verb to describe the act of leasing.</w:t>
      </w:r>
    </w:p>
    <w:p w:rsidR="00000000" w:rsidDel="00000000" w:rsidP="00000000" w:rsidRDefault="00000000" w:rsidRPr="00000000" w14:paraId="00000037">
      <w:pPr>
        <w:pageBreakBefore w:val="0"/>
        <w:ind w:left="2160" w:hanging="215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2160" w:hanging="215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DETERMINE</w:t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Come to an end</w:t>
      </w:r>
    </w:p>
    <w:p w:rsidR="00000000" w:rsidDel="00000000" w:rsidP="00000000" w:rsidRDefault="00000000" w:rsidRPr="00000000" w14:paraId="00000039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DISPOSITION</w:t>
        <w:tab/>
        <w:t xml:space="preserve">:</w:t>
      </w:r>
      <w:r w:rsidDel="00000000" w:rsidR="00000000" w:rsidRPr="00000000">
        <w:rPr>
          <w:vertAlign w:val="baseline"/>
          <w:rtl w:val="0"/>
        </w:rPr>
        <w:tab/>
        <w:t xml:space="preserve">Transfer of interest in land.</w:t>
      </w:r>
    </w:p>
    <w:p w:rsidR="00000000" w:rsidDel="00000000" w:rsidP="00000000" w:rsidRDefault="00000000" w:rsidRPr="00000000" w14:paraId="0000003B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EQUITY’S DARLING :</w:t>
        <w:tab/>
      </w:r>
      <w:r w:rsidDel="00000000" w:rsidR="00000000" w:rsidRPr="00000000">
        <w:rPr>
          <w:vertAlign w:val="baseline"/>
          <w:rtl w:val="0"/>
        </w:rPr>
        <w:t xml:space="preserve">A bona fide purchaser for value of a legal estate or interest without notice.</w:t>
      </w:r>
    </w:p>
    <w:p w:rsidR="00000000" w:rsidDel="00000000" w:rsidP="00000000" w:rsidRDefault="00000000" w:rsidRPr="00000000" w14:paraId="0000003D">
      <w:pPr>
        <w:pageBreakBefore w:val="0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FEE SIMPLE</w:t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A freehold interest.</w:t>
      </w:r>
    </w:p>
    <w:p w:rsidR="00000000" w:rsidDel="00000000" w:rsidP="00000000" w:rsidRDefault="00000000" w:rsidRPr="00000000" w14:paraId="0000003F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FORECLOSURE</w:t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A method by which a mortgagee acquires the whole of a mortgagor’s </w:t>
      </w:r>
    </w:p>
    <w:p w:rsidR="00000000" w:rsidDel="00000000" w:rsidP="00000000" w:rsidRDefault="00000000" w:rsidRPr="00000000" w14:paraId="00000041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 xml:space="preserve">Equity of redemption in order to satisfy the mortgage debt or obligation.</w:t>
      </w:r>
    </w:p>
    <w:p w:rsidR="00000000" w:rsidDel="00000000" w:rsidP="00000000" w:rsidRDefault="00000000" w:rsidRPr="00000000" w14:paraId="00000042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 xml:space="preserve">(now outlawed by the Land Act, 2012).</w:t>
      </w:r>
    </w:p>
    <w:p w:rsidR="00000000" w:rsidDel="00000000" w:rsidP="00000000" w:rsidRDefault="00000000" w:rsidRPr="00000000" w14:paraId="00000043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HEREDITAMENT</w:t>
        <w:tab/>
        <w:t xml:space="preserve">:</w:t>
      </w:r>
      <w:r w:rsidDel="00000000" w:rsidR="00000000" w:rsidRPr="00000000">
        <w:rPr>
          <w:vertAlign w:val="baseline"/>
          <w:rtl w:val="0"/>
        </w:rPr>
        <w:tab/>
        <w:t xml:space="preserve">A parcel of freehold land.</w:t>
      </w:r>
    </w:p>
    <w:p w:rsidR="00000000" w:rsidDel="00000000" w:rsidP="00000000" w:rsidRDefault="00000000" w:rsidRPr="00000000" w14:paraId="00000045">
      <w:pPr>
        <w:pageBreakBefore w:val="0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JUS ACCRESCENDI :</w:t>
        <w:tab/>
      </w:r>
      <w:r w:rsidDel="00000000" w:rsidR="00000000" w:rsidRPr="00000000">
        <w:rPr>
          <w:vertAlign w:val="baseline"/>
          <w:rtl w:val="0"/>
        </w:rPr>
        <w:t xml:space="preserve">Right of survivorship whereby upon death of a joint tenant the whole of </w:t>
      </w:r>
    </w:p>
    <w:p w:rsidR="00000000" w:rsidDel="00000000" w:rsidP="00000000" w:rsidRDefault="00000000" w:rsidRPr="00000000" w14:paraId="00000047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 xml:space="preserve">his interest devolves upon the surviving joint tenant(s).</w:t>
      </w:r>
    </w:p>
    <w:p w:rsidR="00000000" w:rsidDel="00000000" w:rsidP="00000000" w:rsidRDefault="00000000" w:rsidRPr="00000000" w14:paraId="00000048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LEASE</w:t>
        <w:tab/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Interest in land for a fixed term or period.</w:t>
      </w:r>
    </w:p>
    <w:p w:rsidR="00000000" w:rsidDel="00000000" w:rsidP="00000000" w:rsidRDefault="00000000" w:rsidRPr="00000000" w14:paraId="0000004A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LESSOR</w:t>
        <w:tab/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Person giving a lease.(Landlord)</w:t>
      </w:r>
    </w:p>
    <w:p w:rsidR="00000000" w:rsidDel="00000000" w:rsidP="00000000" w:rsidRDefault="00000000" w:rsidRPr="00000000" w14:paraId="0000004C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LESSEE</w:t>
        <w:tab/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Person receiving a Lease (Tenant)</w:t>
      </w:r>
    </w:p>
    <w:p w:rsidR="00000000" w:rsidDel="00000000" w:rsidP="00000000" w:rsidRDefault="00000000" w:rsidRPr="00000000" w14:paraId="0000004E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LICENSE</w:t>
        <w:tab/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Permission granted to occupy </w:t>
      </w:r>
      <w:sdt>
        <w:sdtPr>
          <w:tag w:val="goog_rdk_0"/>
        </w:sdtPr>
        <w:sdtContent>
          <w:ins w:author="Simiyu Eric" w:id="0" w:date="2021-10-23T06:17:57Z">
            <w:r w:rsidDel="00000000" w:rsidR="00000000" w:rsidRPr="00000000">
              <w:rPr>
                <w:vertAlign w:val="baseline"/>
                <w:rtl w:val="0"/>
              </w:rPr>
              <w:t xml:space="preserve">one's</w:t>
            </w:r>
          </w:ins>
        </w:sdtContent>
      </w:sdt>
      <w:sdt>
        <w:sdtPr>
          <w:tag w:val="goog_rdk_1"/>
        </w:sdtPr>
        <w:sdtContent>
          <w:del w:author="Simiyu Eric" w:id="0" w:date="2021-10-23T06:17:57Z">
            <w:r w:rsidDel="00000000" w:rsidR="00000000" w:rsidRPr="00000000">
              <w:rPr>
                <w:vertAlign w:val="baseline"/>
                <w:rtl w:val="0"/>
              </w:rPr>
              <w:delText xml:space="preserve">ones</w:delText>
            </w:r>
          </w:del>
        </w:sdtContent>
      </w:sdt>
      <w:r w:rsidDel="00000000" w:rsidR="00000000" w:rsidRPr="00000000">
        <w:rPr>
          <w:vertAlign w:val="baseline"/>
          <w:rtl w:val="0"/>
        </w:rPr>
        <w:t xml:space="preserve"> land personally </w:t>
      </w:r>
    </w:p>
    <w:p w:rsidR="00000000" w:rsidDel="00000000" w:rsidP="00000000" w:rsidRDefault="00000000" w:rsidRPr="00000000" w14:paraId="00000050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PARCEL </w:t>
        <w:tab/>
        <w:tab/>
        <w:t xml:space="preserve">:</w:t>
      </w:r>
      <w:r w:rsidDel="00000000" w:rsidR="00000000" w:rsidRPr="00000000">
        <w:rPr>
          <w:vertAlign w:val="baseline"/>
          <w:rtl w:val="0"/>
        </w:rPr>
        <w:tab/>
        <w:t xml:space="preserve">A separately identified plot of land either by reason of its </w:t>
      </w:r>
    </w:p>
    <w:p w:rsidR="00000000" w:rsidDel="00000000" w:rsidP="00000000" w:rsidRDefault="00000000" w:rsidRPr="00000000" w14:paraId="00000052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 xml:space="preserve">boundaries or it having a separate or distinct title.</w:t>
      </w:r>
    </w:p>
    <w:p w:rsidR="00000000" w:rsidDel="00000000" w:rsidP="00000000" w:rsidRDefault="00000000" w:rsidRPr="00000000" w14:paraId="00000053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MORTGAGEE</w:t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Holder of a Mortgage.</w:t>
      </w:r>
    </w:p>
    <w:p w:rsidR="00000000" w:rsidDel="00000000" w:rsidP="00000000" w:rsidRDefault="00000000" w:rsidRPr="00000000" w14:paraId="00000055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MORTGAGE</w:t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Disposition of interest in land as security for a debt.</w:t>
      </w:r>
      <w:r w:rsidDel="00000000" w:rsidR="00000000" w:rsidRPr="00000000">
        <w:rPr>
          <w:b w:val="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MORTGAGOR</w:t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Person creating a Mortgage in favour of the Lender.</w:t>
      </w:r>
    </w:p>
    <w:p w:rsidR="00000000" w:rsidDel="00000000" w:rsidP="00000000" w:rsidRDefault="00000000" w:rsidRPr="00000000" w14:paraId="00000059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DISCHARGE</w:t>
        <w:tab/>
        <w:t xml:space="preserve">:</w:t>
      </w:r>
      <w:r w:rsidDel="00000000" w:rsidR="00000000" w:rsidRPr="00000000">
        <w:rPr>
          <w:vertAlign w:val="baseline"/>
          <w:rtl w:val="0"/>
        </w:rPr>
        <w:tab/>
        <w:t xml:space="preserve">Release of security under RLA/RTA</w:t>
      </w:r>
    </w:p>
    <w:p w:rsidR="00000000" w:rsidDel="00000000" w:rsidP="00000000" w:rsidRDefault="00000000" w:rsidRPr="00000000" w14:paraId="0000005B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RECONVEYANCE</w:t>
        <w:tab/>
        <w:t xml:space="preserve">:</w:t>
      </w:r>
      <w:r w:rsidDel="00000000" w:rsidR="00000000" w:rsidRPr="00000000">
        <w:rPr>
          <w:vertAlign w:val="baseline"/>
          <w:rtl w:val="0"/>
        </w:rPr>
        <w:tab/>
        <w:t xml:space="preserve">Release of freehold mortgage under LTA/GLA</w:t>
      </w:r>
    </w:p>
    <w:p w:rsidR="00000000" w:rsidDel="00000000" w:rsidP="00000000" w:rsidRDefault="00000000" w:rsidRPr="00000000" w14:paraId="0000005D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REASSIGNMENT</w:t>
        <w:tab/>
        <w:t xml:space="preserve">:</w:t>
      </w:r>
      <w:r w:rsidDel="00000000" w:rsidR="00000000" w:rsidRPr="00000000">
        <w:rPr>
          <w:vertAlign w:val="baseline"/>
          <w:rtl w:val="0"/>
        </w:rPr>
        <w:tab/>
        <w:t xml:space="preserve">Release of leasehold mortgage under LTA/GLA</w:t>
      </w:r>
    </w:p>
    <w:p w:rsidR="00000000" w:rsidDel="00000000" w:rsidP="00000000" w:rsidRDefault="00000000" w:rsidRPr="00000000" w14:paraId="0000005F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REVERSION</w:t>
        <w:tab/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The right remaining in Grantor who has not parted with the whole of his </w:t>
      </w:r>
    </w:p>
    <w:p w:rsidR="00000000" w:rsidDel="00000000" w:rsidP="00000000" w:rsidRDefault="00000000" w:rsidRPr="00000000" w14:paraId="00000061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 xml:space="preserve">Interest.</w:t>
      </w:r>
    </w:p>
    <w:p w:rsidR="00000000" w:rsidDel="00000000" w:rsidP="00000000" w:rsidRDefault="00000000" w:rsidRPr="00000000" w14:paraId="00000062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TACKING</w:t>
        <w:tab/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Method by which a Mortgagee or a Chargee can extend his security by </w:t>
      </w:r>
    </w:p>
    <w:p w:rsidR="00000000" w:rsidDel="00000000" w:rsidP="00000000" w:rsidRDefault="00000000" w:rsidRPr="00000000" w14:paraId="00000064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 xml:space="preserve">adding a later loan ( a further advance) to an earlier one secured by the </w:t>
      </w:r>
    </w:p>
    <w:p w:rsidR="00000000" w:rsidDel="00000000" w:rsidP="00000000" w:rsidRDefault="00000000" w:rsidRPr="00000000" w14:paraId="00000065">
      <w:pPr>
        <w:pageBreakBefore w:val="0"/>
        <w:ind w:left="288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Mortgage or Charge, notwithstanding the fact that there is in place a second mortgage by a different person. In this way the later mortgagee’s or chargee’s right may be defeated by of the doctrine of priority.</w:t>
      </w:r>
    </w:p>
    <w:p w:rsidR="00000000" w:rsidDel="00000000" w:rsidP="00000000" w:rsidRDefault="00000000" w:rsidRPr="00000000" w14:paraId="00000066">
      <w:pPr>
        <w:pageBreakBefore w:val="0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VENDOR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(SELLER)</w:t>
        <w:tab/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Person selling or intending to sell or transfer land or lease.</w:t>
      </w:r>
    </w:p>
    <w:p w:rsidR="00000000" w:rsidDel="00000000" w:rsidP="00000000" w:rsidRDefault="00000000" w:rsidRPr="00000000" w14:paraId="00000068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PURCHASER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(BUYER)</w:t>
        <w:tab/>
        <w:tab/>
        <w:t xml:space="preserve">:</w:t>
        <w:tab/>
      </w:r>
      <w:r w:rsidDel="00000000" w:rsidR="00000000" w:rsidRPr="00000000">
        <w:rPr>
          <w:vertAlign w:val="baseline"/>
          <w:rtl w:val="0"/>
        </w:rPr>
        <w:t xml:space="preserve">Person buying land or lease.</w:t>
      </w:r>
    </w:p>
    <w:p w:rsidR="00000000" w:rsidDel="00000000" w:rsidP="00000000" w:rsidRDefault="00000000" w:rsidRPr="00000000" w14:paraId="0000006B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TITLE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Title Deeds</w:t>
        <w:tab/>
        <w:tab/>
        <w:tab/>
        <w:t xml:space="preserve">-</w:t>
        <w:tab/>
        <w:t xml:space="preserve">Title Document under the GLA</w:t>
      </w:r>
    </w:p>
    <w:p w:rsidR="00000000" w:rsidDel="00000000" w:rsidP="00000000" w:rsidRDefault="00000000" w:rsidRPr="00000000" w14:paraId="0000006F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Conveyance</w:t>
        <w:tab/>
        <w:tab/>
        <w:tab/>
        <w:t xml:space="preserve">-</w:t>
        <w:tab/>
        <w:t xml:space="preserve">Title Document under the GLA</w:t>
      </w:r>
    </w:p>
    <w:p w:rsidR="00000000" w:rsidDel="00000000" w:rsidP="00000000" w:rsidRDefault="00000000" w:rsidRPr="00000000" w14:paraId="00000070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Certificate of Ownership</w:t>
        <w:tab/>
        <w:t xml:space="preserve">-</w:t>
        <w:tab/>
        <w:t xml:space="preserve">Title Document under the LTA</w:t>
      </w:r>
    </w:p>
    <w:p w:rsidR="00000000" w:rsidDel="00000000" w:rsidP="00000000" w:rsidRDefault="00000000" w:rsidRPr="00000000" w14:paraId="00000071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Grant</w:t>
        <w:tab/>
        <w:tab/>
        <w:tab/>
        <w:tab/>
        <w:t xml:space="preserve">-</w:t>
        <w:tab/>
        <w:t xml:space="preserve">Title Document under the RTA</w:t>
      </w:r>
    </w:p>
    <w:p w:rsidR="00000000" w:rsidDel="00000000" w:rsidP="00000000" w:rsidRDefault="00000000" w:rsidRPr="00000000" w14:paraId="00000072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Certificate of Title</w:t>
        <w:tab/>
        <w:tab/>
        <w:t xml:space="preserve">-</w:t>
        <w:tab/>
        <w:t xml:space="preserve">Title Document under the RTA and the Land Act</w:t>
      </w:r>
    </w:p>
    <w:p w:rsidR="00000000" w:rsidDel="00000000" w:rsidP="00000000" w:rsidRDefault="00000000" w:rsidRPr="00000000" w14:paraId="00000073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Lease</w:t>
        <w:tab/>
        <w:tab/>
        <w:tab/>
        <w:tab/>
        <w:t xml:space="preserve">-</w:t>
        <w:tab/>
        <w:t xml:space="preserve">Title Document under the RTA</w:t>
      </w:r>
    </w:p>
    <w:p w:rsidR="00000000" w:rsidDel="00000000" w:rsidP="00000000" w:rsidRDefault="00000000" w:rsidRPr="00000000" w14:paraId="00000074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Land Certificate</w:t>
        <w:tab/>
        <w:tab/>
        <w:t xml:space="preserve">-</w:t>
        <w:tab/>
        <w:t xml:space="preserve">Title Document under the RLA</w:t>
      </w:r>
    </w:p>
    <w:p w:rsidR="00000000" w:rsidDel="00000000" w:rsidP="00000000" w:rsidRDefault="00000000" w:rsidRPr="00000000" w14:paraId="00000075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Certificate of Lease</w:t>
        <w:tab/>
        <w:tab/>
        <w:t xml:space="preserve">-</w:t>
        <w:tab/>
        <w:t xml:space="preserve">Title Document under the RLA and the Land Act</w:t>
      </w:r>
    </w:p>
    <w:p w:rsidR="00000000" w:rsidDel="00000000" w:rsidP="00000000" w:rsidRDefault="00000000" w:rsidRPr="00000000" w14:paraId="00000076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Title Deed</w:t>
        <w:tab/>
        <w:tab/>
        <w:tab/>
        <w:t xml:space="preserve">-</w:t>
        <w:tab/>
        <w:t xml:space="preserve">Title Document under the RLA</w:t>
      </w:r>
    </w:p>
    <w:p w:rsidR="00000000" w:rsidDel="00000000" w:rsidP="00000000" w:rsidRDefault="00000000" w:rsidRPr="00000000" w14:paraId="00000077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jc w:val="both"/>
        <w:rPr>
          <w:vertAlign w:val="baseline"/>
        </w:rPr>
      </w:pPr>
      <w:r w:rsidDel="00000000" w:rsidR="00000000" w:rsidRPr="00000000">
        <w:rPr>
          <w:b w:val="1"/>
          <w:u w:val="single"/>
          <w:vertAlign w:val="baseline"/>
          <w:rtl w:val="0"/>
        </w:rPr>
        <w:t xml:space="preserve">REGISTRARS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Registrar of Documents</w:t>
        <w:tab/>
        <w:t xml:space="preserve">-</w:t>
        <w:tab/>
        <w:t xml:space="preserve">RDA</w:t>
      </w:r>
    </w:p>
    <w:p w:rsidR="00000000" w:rsidDel="00000000" w:rsidP="00000000" w:rsidRDefault="00000000" w:rsidRPr="00000000" w14:paraId="0000007A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Registrar of Titles</w:t>
        <w:tab/>
        <w:tab/>
        <w:t xml:space="preserve">-</w:t>
        <w:tab/>
        <w:t xml:space="preserve">RTA</w:t>
      </w:r>
    </w:p>
    <w:p w:rsidR="00000000" w:rsidDel="00000000" w:rsidP="00000000" w:rsidRDefault="00000000" w:rsidRPr="00000000" w14:paraId="0000007B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District Lands Registrar</w:t>
        <w:tab/>
        <w:t xml:space="preserve">-</w:t>
        <w:tab/>
        <w:t xml:space="preserve">RLA</w:t>
      </w:r>
    </w:p>
    <w:p w:rsidR="00000000" w:rsidDel="00000000" w:rsidP="00000000" w:rsidRDefault="00000000" w:rsidRPr="00000000" w14:paraId="0000007C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Government Lands Registrar</w:t>
        <w:tab/>
        <w:t xml:space="preserve">-</w:t>
        <w:tab/>
        <w:t xml:space="preserve">GLA</w:t>
      </w:r>
    </w:p>
    <w:p w:rsidR="00000000" w:rsidDel="00000000" w:rsidP="00000000" w:rsidRDefault="00000000" w:rsidRPr="00000000" w14:paraId="0000007D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See also:  “Conveyancing Principles &amp; Practice “by Tom Ojienda, NBI, 2008, Page 285.</w:t>
      </w:r>
    </w:p>
    <w:p w:rsidR="00000000" w:rsidDel="00000000" w:rsidP="00000000" w:rsidRDefault="00000000" w:rsidRPr="00000000" w14:paraId="0000007F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J. Louis Onguto,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jc w:val="center"/>
        <w:rPr>
          <w:rFonts w:ascii="Book Antiqua" w:cs="Book Antiqua" w:eastAsia="Book Antiqua" w:hAnsi="Book Antiqua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jc w:val="center"/>
        <w:rPr>
          <w:rFonts w:ascii="Book Antiqua" w:cs="Book Antiqua" w:eastAsia="Book Antiqua" w:hAnsi="Book Antiqua"/>
          <w:b w:val="0"/>
          <w:u w:val="single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u w:val="single"/>
          <w:vertAlign w:val="baseline"/>
          <w:rtl w:val="0"/>
        </w:rPr>
        <w:t xml:space="preserve">COMPARATIVE  TERMINOLOGY AND GENERAL REQUIREMENTS 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jc w:val="center"/>
        <w:rPr>
          <w:rFonts w:ascii="Book Antiqua" w:cs="Book Antiqua" w:eastAsia="Book Antiqua" w:hAnsi="Book Antiqua"/>
          <w:b w:val="0"/>
          <w:u w:val="single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u w:val="single"/>
          <w:vertAlign w:val="baseline"/>
          <w:rtl w:val="0"/>
        </w:rPr>
        <w:t xml:space="preserve">CONVEYANCING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jc w:val="center"/>
        <w:rPr>
          <w:rFonts w:ascii="Book Antiqua" w:cs="Book Antiqua" w:eastAsia="Book Antiqua" w:hAnsi="Book Antiqua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jc w:val="center"/>
        <w:rPr>
          <w:rFonts w:ascii="Book Antiqua" w:cs="Book Antiqua" w:eastAsia="Book Antiqua" w:hAnsi="Book Antiqua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8"/>
        <w:gridCol w:w="2160"/>
        <w:gridCol w:w="2297"/>
        <w:gridCol w:w="2340"/>
        <w:tblGridChange w:id="0">
          <w:tblGrid>
            <w:gridCol w:w="2448"/>
            <w:gridCol w:w="2160"/>
            <w:gridCol w:w="2297"/>
            <w:gridCol w:w="23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jc w:val="center"/>
              <w:rPr>
                <w:rFonts w:ascii="Book Antiqua" w:cs="Book Antiqua" w:eastAsia="Book Antiqua" w:hAnsi="Book Antiqua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GOVERNMENT LANDS ACT (CHAPTER 280) LAND TITLES ACT (CHAPTER 282)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pStyle w:val="Heading1"/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REGISTRATION OF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TITLES 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(CHAPTER 281)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pStyle w:val="Heading1"/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REGISTERED LAND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ACT (CHAPTER 300)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1.  TITLE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Title Deeds – GLA</w:t>
            </w:r>
          </w:p>
          <w:p w:rsidR="00000000" w:rsidDel="00000000" w:rsidP="00000000" w:rsidRDefault="00000000" w:rsidRPr="00000000" w14:paraId="00000097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Certificate of </w:t>
            </w:r>
          </w:p>
          <w:p w:rsidR="00000000" w:rsidDel="00000000" w:rsidP="00000000" w:rsidRDefault="00000000" w:rsidRPr="00000000" w14:paraId="00000098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Ownership –LTA</w:t>
            </w:r>
          </w:p>
          <w:p w:rsidR="00000000" w:rsidDel="00000000" w:rsidP="00000000" w:rsidRDefault="00000000" w:rsidRPr="00000000" w14:paraId="00000099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Conveyances - GLA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Grant</w:t>
            </w:r>
          </w:p>
          <w:p w:rsidR="00000000" w:rsidDel="00000000" w:rsidP="00000000" w:rsidRDefault="00000000" w:rsidRPr="00000000" w14:paraId="0000009B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Certificate of Title Lease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Land Certificate</w:t>
            </w:r>
          </w:p>
          <w:p w:rsidR="00000000" w:rsidDel="00000000" w:rsidP="00000000" w:rsidRDefault="00000000" w:rsidRPr="00000000" w14:paraId="0000009D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Title Deed</w:t>
            </w:r>
          </w:p>
          <w:p w:rsidR="00000000" w:rsidDel="00000000" w:rsidP="00000000" w:rsidRDefault="00000000" w:rsidRPr="00000000" w14:paraId="0000009E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Certificate of Lease</w:t>
            </w:r>
          </w:p>
          <w:p w:rsidR="00000000" w:rsidDel="00000000" w:rsidP="00000000" w:rsidRDefault="00000000" w:rsidRPr="00000000" w14:paraId="0000009F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Lease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2. 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Conveyance (Freehold)</w:t>
            </w:r>
          </w:p>
          <w:p w:rsidR="00000000" w:rsidDel="00000000" w:rsidP="00000000" w:rsidRDefault="00000000" w:rsidRPr="00000000" w14:paraId="000000A2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Assignment (Leasehold)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Transfer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Transfer of Lease</w:t>
            </w:r>
          </w:p>
          <w:p w:rsidR="00000000" w:rsidDel="00000000" w:rsidP="00000000" w:rsidRDefault="00000000" w:rsidRPr="00000000" w14:paraId="000000A5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Transfer of Land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3. 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Leasehold</w:t>
            </w:r>
          </w:p>
          <w:p w:rsidR="00000000" w:rsidDel="00000000" w:rsidP="00000000" w:rsidRDefault="00000000" w:rsidRPr="00000000" w14:paraId="000000A8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Freehold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Leasehold</w:t>
            </w:r>
          </w:p>
          <w:p w:rsidR="00000000" w:rsidDel="00000000" w:rsidP="00000000" w:rsidRDefault="00000000" w:rsidRPr="00000000" w14:paraId="000000AA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Freehold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Freehold </w:t>
            </w:r>
          </w:p>
          <w:p w:rsidR="00000000" w:rsidDel="00000000" w:rsidP="00000000" w:rsidRDefault="00000000" w:rsidRPr="00000000" w14:paraId="000000AC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Leasehold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4.  SECURITIES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OVER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Legal Mortgage/Charge</w:t>
            </w:r>
          </w:p>
          <w:p w:rsidR="00000000" w:rsidDel="00000000" w:rsidP="00000000" w:rsidRDefault="00000000" w:rsidRPr="00000000" w14:paraId="000000B0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Equitable Mortgage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Legal Charge</w:t>
            </w:r>
          </w:p>
          <w:p w:rsidR="00000000" w:rsidDel="00000000" w:rsidP="00000000" w:rsidRDefault="00000000" w:rsidRPr="00000000" w14:paraId="000000B2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Equitable Charge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Legal Charge</w:t>
            </w:r>
          </w:p>
          <w:p w:rsidR="00000000" w:rsidDel="00000000" w:rsidP="00000000" w:rsidRDefault="00000000" w:rsidRPr="00000000" w14:paraId="000000B4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5.  EXECUTION 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MORTGAGES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CHARGES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By all parties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By all parties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By all parties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6.  EXECUTION OF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CONVEYANCES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ASSIGNMENTS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TRANSFERS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By Transferor and</w:t>
            </w:r>
          </w:p>
          <w:p w:rsidR="00000000" w:rsidDel="00000000" w:rsidP="00000000" w:rsidRDefault="00000000" w:rsidRPr="00000000" w14:paraId="000000C4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Transferee or Assignor</w:t>
            </w:r>
          </w:p>
          <w:p w:rsidR="00000000" w:rsidDel="00000000" w:rsidP="00000000" w:rsidRDefault="00000000" w:rsidRPr="00000000" w14:paraId="000000C5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and Assignee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By  all parties.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By both Transferor</w:t>
            </w:r>
          </w:p>
          <w:p w:rsidR="00000000" w:rsidDel="00000000" w:rsidP="00000000" w:rsidRDefault="00000000" w:rsidRPr="00000000" w14:paraId="000000C8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and Transferee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7.  COMMISSIONER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OF LANDS or NLC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CONSENT AND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CONSENT 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 HEAD LESSOR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Leasehold- Required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Leasehold- Required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Leasehold-Required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8.  LAND RENT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CLEARANCE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Leasehold - Required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Leasehold - Required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Leasehold-Required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9.  RATES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 CLEARANCE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Required for Conveyance and Assignment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Required for Transfer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Required for Transfer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10.  LAND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  BOARD CONSENT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Required for Agricultural Land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Required for Agricultural Land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Required for agricultural Land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11.  ENCUMBRANCES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Mortgage/Charge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Charge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Charge</w:t>
            </w:r>
          </w:p>
        </w:tc>
      </w:tr>
    </w:tbl>
    <w:p w:rsidR="00000000" w:rsidDel="00000000" w:rsidP="00000000" w:rsidRDefault="00000000" w:rsidRPr="00000000" w14:paraId="000000EB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8"/>
        <w:gridCol w:w="2160"/>
        <w:gridCol w:w="2297"/>
        <w:gridCol w:w="2340"/>
        <w:tblGridChange w:id="0">
          <w:tblGrid>
            <w:gridCol w:w="2448"/>
            <w:gridCol w:w="2160"/>
            <w:gridCol w:w="2297"/>
            <w:gridCol w:w="23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12.  RELEASE OF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  SECURITIES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Re-Conveyance of Mortgage – Freehold Re-Assignment of Mortgage – Leasehold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Discharge of Charge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Discharge of Charge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13.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 DOCUMENTS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 REQUIRED AT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 LANDS OFFICE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 DURING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 REGISTRATION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      OF INSTRUMENTS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Deeds </w:t>
            </w: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NOT </w:t>
            </w: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F9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NB.</w:t>
            </w: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  Last Conveyance ordinarily nowadays required.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Grant</w:t>
            </w:r>
          </w:p>
          <w:p w:rsidR="00000000" w:rsidDel="00000000" w:rsidP="00000000" w:rsidRDefault="00000000" w:rsidRPr="00000000" w14:paraId="000000FB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Certificate of Title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Land Certificate,</w:t>
            </w:r>
          </w:p>
          <w:p w:rsidR="00000000" w:rsidDel="00000000" w:rsidP="00000000" w:rsidRDefault="00000000" w:rsidRPr="00000000" w14:paraId="000000FD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Title Deed or Certificate of Lease </w:t>
            </w: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NOT</w:t>
            </w: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 required as a matter of law but required as a matter of practice.  For transfer required.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14. SERVITUDES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rPr>
                <w:rFonts w:ascii="Book Antiqua" w:cs="Book Antiqua" w:eastAsia="Book Antiqua" w:hAnsi="Book Antiqua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Profits </w:t>
            </w:r>
            <w:r w:rsidDel="00000000" w:rsidR="00000000" w:rsidRPr="00000000">
              <w:rPr>
                <w:rFonts w:ascii="Book Antiqua" w:cs="Book Antiqua" w:eastAsia="Book Antiqua" w:hAnsi="Book Antiqua"/>
                <w:i w:val="1"/>
                <w:sz w:val="20"/>
                <w:szCs w:val="20"/>
                <w:vertAlign w:val="baseline"/>
                <w:rtl w:val="0"/>
              </w:rPr>
              <w:t xml:space="preserve">a prendre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Easements</w:t>
            </w:r>
          </w:p>
          <w:p w:rsidR="00000000" w:rsidDel="00000000" w:rsidP="00000000" w:rsidRDefault="00000000" w:rsidRPr="00000000" w14:paraId="00000101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Restrictive Covenants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Profits</w:t>
            </w:r>
          </w:p>
          <w:p w:rsidR="00000000" w:rsidDel="00000000" w:rsidP="00000000" w:rsidRDefault="00000000" w:rsidRPr="00000000" w14:paraId="00000103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Easements</w:t>
            </w:r>
          </w:p>
          <w:p w:rsidR="00000000" w:rsidDel="00000000" w:rsidP="00000000" w:rsidRDefault="00000000" w:rsidRPr="00000000" w14:paraId="00000104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Restrictive Covenants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Profits</w:t>
            </w:r>
          </w:p>
          <w:p w:rsidR="00000000" w:rsidDel="00000000" w:rsidP="00000000" w:rsidRDefault="00000000" w:rsidRPr="00000000" w14:paraId="00000106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Easements</w:t>
            </w:r>
          </w:p>
          <w:p w:rsidR="00000000" w:rsidDel="00000000" w:rsidP="00000000" w:rsidRDefault="00000000" w:rsidRPr="00000000" w14:paraId="00000107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Restrictive Agreements.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15.  RESTRAINTS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Statutory Caveat</w:t>
            </w:r>
          </w:p>
          <w:p w:rsidR="00000000" w:rsidDel="00000000" w:rsidP="00000000" w:rsidRDefault="00000000" w:rsidRPr="00000000" w14:paraId="0000010A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Prohibition</w:t>
            </w:r>
          </w:p>
          <w:p w:rsidR="00000000" w:rsidDel="00000000" w:rsidP="00000000" w:rsidRDefault="00000000" w:rsidRPr="00000000" w14:paraId="0000010B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Registrar’s Caveat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Statutory Caveat</w:t>
            </w:r>
          </w:p>
          <w:p w:rsidR="00000000" w:rsidDel="00000000" w:rsidP="00000000" w:rsidRDefault="00000000" w:rsidRPr="00000000" w14:paraId="0000010D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Prohibition</w:t>
            </w:r>
          </w:p>
          <w:p w:rsidR="00000000" w:rsidDel="00000000" w:rsidP="00000000" w:rsidRDefault="00000000" w:rsidRPr="00000000" w14:paraId="0000010E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Registrar’s Caveat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Caution</w:t>
            </w:r>
          </w:p>
          <w:p w:rsidR="00000000" w:rsidDel="00000000" w:rsidP="00000000" w:rsidRDefault="00000000" w:rsidRPr="00000000" w14:paraId="00000110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Inhibition</w:t>
            </w:r>
          </w:p>
          <w:p w:rsidR="00000000" w:rsidDel="00000000" w:rsidP="00000000" w:rsidRDefault="00000000" w:rsidRPr="00000000" w14:paraId="00000111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Restriction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rPr>
                <w:rFonts w:ascii="Book Antiqua" w:cs="Book Antiqua" w:eastAsia="Book Antiqua" w:hAnsi="Book Antiqu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20"/>
                <w:szCs w:val="20"/>
                <w:vertAlign w:val="baseline"/>
                <w:rtl w:val="0"/>
              </w:rPr>
              <w:t xml:space="preserve">16.  OTHER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Income Tax Caveat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Income Tax Caveat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rPr>
                <w:rFonts w:ascii="Book Antiqua" w:cs="Book Antiqua" w:eastAsia="Book Antiqua" w:hAnsi="Book Antiqu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0"/>
                <w:szCs w:val="20"/>
                <w:vertAlign w:val="baseline"/>
                <w:rtl w:val="0"/>
              </w:rPr>
              <w:t xml:space="preserve">Income Tax Restriction</w:t>
            </w:r>
          </w:p>
        </w:tc>
      </w:tr>
    </w:tbl>
    <w:p w:rsidR="00000000" w:rsidDel="00000000" w:rsidP="00000000" w:rsidRDefault="00000000" w:rsidRPr="00000000" w14:paraId="00000116">
      <w:pPr>
        <w:pageBreakBefore w:val="0"/>
        <w:rPr>
          <w:rFonts w:ascii="Book Antiqua" w:cs="Book Antiqua" w:eastAsia="Book Antiqua" w:hAnsi="Book Antiqua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rPr>
          <w:rFonts w:ascii="Book Antiqua" w:cs="Book Antiqua" w:eastAsia="Book Antiqua" w:hAnsi="Book Antiqua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rPr>
          <w:rFonts w:ascii="Book Antiqua" w:cs="Book Antiqua" w:eastAsia="Book Antiqua" w:hAnsi="Book Antiqua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0"/>
          <w:szCs w:val="20"/>
          <w:u w:val="single"/>
          <w:vertAlign w:val="baseline"/>
          <w:rtl w:val="0"/>
        </w:rPr>
        <w:t xml:space="preserve">J.Louis Onguto,2013</w:t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5840" w:w="12240" w:orient="portrait"/>
      <w:pgMar w:bottom="144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</w:pPr>
    <w:rPr>
      <w:rFonts w:ascii="Book Antiqua" w:cs="Book Antiqua" w:eastAsia="Book Antiqua" w:hAnsi="Book Antiqua"/>
      <w:b w:val="1"/>
      <w:sz w:val="20"/>
      <w:szCs w:val="20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rFonts w:ascii="Book Antiqua" w:cs="Book Antiqua" w:eastAsia="Book Antiqua" w:hAnsi="Book Antiqua"/>
      <w:b w:val="1"/>
      <w:sz w:val="24"/>
      <w:szCs w:val="24"/>
      <w:u w:val="single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Book Antiqua" w:hAnsi="Book Antiqua"/>
      <w:b w:val="1"/>
      <w:bCs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itle">
    <w:name w:val="Title"/>
    <w:basedOn w:val="Normal"/>
    <w:next w:val="Titl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Book Antiqua" w:hAnsi="Book Antiqua"/>
      <w:b w:val="1"/>
      <w:bCs w:val="1"/>
      <w:w w:val="100"/>
      <w:position w:val="-1"/>
      <w:sz w:val="24"/>
      <w:szCs w:val="24"/>
      <w:u w:val="single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AOp89Ofpb90s2DUldoKhBeAtNw==">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2013-10-06T16:23:00Z</dcterms:created>
  <dc:creator>damaris</dc:creator>
</cp:coreProperties>
</file>