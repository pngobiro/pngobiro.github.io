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jc w:val="center"/>
            <w:rPr>
              <w:del w:author="Ahmad Omar" w:id="0" w:date="2022-03-04T05:40:44Z"/>
              <w:b w:val="0"/>
              <w:sz w:val="36"/>
              <w:szCs w:val="36"/>
              <w:vertAlign w:val="baseline"/>
            </w:rPr>
          </w:pPr>
          <w:sdt>
            <w:sdtPr>
              <w:tag w:val="goog_rdk_1"/>
            </w:sdtPr>
            <w:sdtContent>
              <w:del w:author="Ahmad Omar" w:id="0" w:date="2022-03-04T05:40:44Z">
                <w:r w:rsidDel="00000000" w:rsidR="00000000" w:rsidRPr="00000000">
                  <w:rPr>
                    <w:b w:val="1"/>
                    <w:sz w:val="36"/>
                    <w:szCs w:val="36"/>
                    <w:vertAlign w:val="baseline"/>
                    <w:rtl w:val="0"/>
                  </w:rPr>
                  <w:delText xml:space="preserve">KENYA SCHOOL OF LAW</w:delText>
                </w:r>
                <w:r w:rsidDel="00000000" w:rsidR="00000000" w:rsidRPr="00000000">
                  <w:rPr>
                    <w:rtl w:val="0"/>
                  </w:rPr>
                </w:r>
              </w:del>
            </w:sdtContent>
          </w:sdt>
        </w:p>
      </w:sdtContent>
    </w:sdt>
    <w:sdt>
      <w:sdtPr>
        <w:tag w:val="goog_rdk_4"/>
      </w:sdtPr>
      <w:sdtContent>
        <w:p w:rsidR="00000000" w:rsidDel="00000000" w:rsidP="00000000" w:rsidRDefault="00000000" w:rsidRPr="00000000" w14:paraId="00000002">
          <w:pPr>
            <w:pageBreakBefore w:val="0"/>
            <w:jc w:val="center"/>
            <w:rPr>
              <w:del w:author="Ahmad Omar" w:id="0" w:date="2022-03-04T05:40:44Z"/>
              <w:b w:val="0"/>
              <w:sz w:val="36"/>
              <w:szCs w:val="36"/>
              <w:vertAlign w:val="baseline"/>
            </w:rPr>
          </w:pPr>
          <w:sdt>
            <w:sdtPr>
              <w:tag w:val="goog_rdk_3"/>
            </w:sdtPr>
            <w:sdtContent>
              <w:del w:author="Ahmad Omar" w:id="0" w:date="2022-03-04T05:40:44Z">
                <w:r w:rsidDel="00000000" w:rsidR="00000000" w:rsidRPr="00000000">
                  <w:rPr>
                    <w:b w:val="1"/>
                    <w:sz w:val="36"/>
                    <w:szCs w:val="36"/>
                    <w:vertAlign w:val="baseline"/>
                    <w:rtl w:val="0"/>
                  </w:rPr>
                  <w:delText xml:space="preserve">CONVEYANCING 2013</w:delText>
                </w:r>
                <w:r w:rsidDel="00000000" w:rsidR="00000000" w:rsidRPr="00000000">
                  <w:rPr>
                    <w:rtl w:val="0"/>
                  </w:rPr>
                </w:r>
              </w:del>
            </w:sdtContent>
          </w:sdt>
        </w:p>
      </w:sdtContent>
    </w:sdt>
    <w:p w:rsidR="00000000" w:rsidDel="00000000" w:rsidP="00000000" w:rsidRDefault="00000000" w:rsidRPr="00000000" w14:paraId="00000003">
      <w:pPr>
        <w:pageBreakBefore w:val="0"/>
        <w:jc w:val="center"/>
        <w:rPr>
          <w:b w:val="0"/>
          <w:sz w:val="36"/>
          <w:szCs w:val="36"/>
          <w:vertAlign w:val="baseline"/>
        </w:rPr>
      </w:pPr>
      <w:sdt>
        <w:sdtPr>
          <w:tag w:val="goog_rdk_5"/>
        </w:sdtPr>
        <w:sdtContent>
          <w:del w:author="Ahmad Omar" w:id="0" w:date="2022-03-04T05:40:44Z">
            <w:r w:rsidDel="00000000" w:rsidR="00000000" w:rsidRPr="00000000">
              <w:rPr>
                <w:b w:val="1"/>
                <w:sz w:val="36"/>
                <w:szCs w:val="36"/>
                <w:vertAlign w:val="baseline"/>
                <w:rtl w:val="0"/>
              </w:rPr>
              <w:delText xml:space="preserve">ELEMENT III</w:delText>
            </w:r>
          </w:del>
        </w:sdtContent>
      </w:sdt>
      <w:r w:rsidDel="00000000" w:rsidR="00000000" w:rsidRPr="00000000">
        <w:rPr>
          <w:rtl w:val="0"/>
        </w:rPr>
      </w:r>
    </w:p>
    <w:p w:rsidR="00000000" w:rsidDel="00000000" w:rsidP="00000000" w:rsidRDefault="00000000" w:rsidRPr="00000000" w14:paraId="00000004">
      <w:pPr>
        <w:pageBreakBefore w:val="0"/>
        <w:jc w:val="both"/>
        <w:rPr>
          <w:b w:val="0"/>
          <w:sz w:val="22"/>
          <w:szCs w:val="22"/>
          <w:vertAlign w:val="baseline"/>
        </w:rPr>
      </w:pPr>
      <w:r w:rsidDel="00000000" w:rsidR="00000000" w:rsidRPr="00000000">
        <w:rPr>
          <w:rtl w:val="0"/>
        </w:rPr>
      </w:r>
    </w:p>
    <w:p w:rsidR="00000000" w:rsidDel="00000000" w:rsidP="00000000" w:rsidRDefault="00000000" w:rsidRPr="00000000" w14:paraId="00000005">
      <w:pPr>
        <w:pageBreakBefore w:val="0"/>
        <w:jc w:val="both"/>
        <w:rPr>
          <w:b w:val="0"/>
          <w:sz w:val="22"/>
          <w:szCs w:val="22"/>
          <w:vertAlign w:val="baseline"/>
        </w:rPr>
      </w:pPr>
      <w:r w:rsidDel="00000000" w:rsidR="00000000" w:rsidRPr="00000000">
        <w:rPr>
          <w:b w:val="1"/>
          <w:sz w:val="22"/>
          <w:szCs w:val="22"/>
          <w:vertAlign w:val="baseline"/>
          <w:rtl w:val="0"/>
        </w:rPr>
        <w:t xml:space="preserve">EXECUTION &amp; ATTESTATION</w:t>
      </w:r>
      <w:r w:rsidDel="00000000" w:rsidR="00000000" w:rsidRPr="00000000">
        <w:rPr>
          <w:rtl w:val="0"/>
        </w:rPr>
      </w:r>
    </w:p>
    <w:p w:rsidR="00000000" w:rsidDel="00000000" w:rsidP="00000000" w:rsidRDefault="00000000" w:rsidRPr="00000000" w14:paraId="00000006">
      <w:pPr>
        <w:pageBreakBefore w:val="0"/>
        <w:spacing w:line="360" w:lineRule="auto"/>
        <w:jc w:val="both"/>
        <w:rPr>
          <w:b w:val="0"/>
          <w:sz w:val="22"/>
          <w:szCs w:val="22"/>
          <w:vertAlign w:val="baseline"/>
        </w:rPr>
      </w:pPr>
      <w:r w:rsidDel="00000000" w:rsidR="00000000" w:rsidRPr="00000000">
        <w:rPr>
          <w:rtl w:val="0"/>
        </w:rPr>
      </w:r>
    </w:p>
    <w:p w:rsidR="00000000" w:rsidDel="00000000" w:rsidP="00000000" w:rsidRDefault="00000000" w:rsidRPr="00000000" w14:paraId="00000007">
      <w:pPr>
        <w:pageBreakBefore w:val="0"/>
        <w:spacing w:line="360" w:lineRule="auto"/>
        <w:jc w:val="both"/>
        <w:rPr>
          <w:vertAlign w:val="baseline"/>
        </w:rPr>
      </w:pPr>
      <w:r w:rsidDel="00000000" w:rsidR="00000000" w:rsidRPr="00000000">
        <w:rPr>
          <w:vertAlign w:val="baseline"/>
          <w:rtl w:val="0"/>
        </w:rPr>
        <w:t xml:space="preserve">Execution is the signing of documents the purpose of which is to authenticate and acknowledge the same.  Signature on the other hand is the “writing or otherwise affixing a persons name or a mark to represent his name by himself or by his authority with the intention of authenticating a document as being that of, or as binding on the person whose mark or name is so written or affixed”.  Initials, thumb prints (left thumb for men, right for women) are deemed to be signatures but the mere typing of a name is not  (See: </w:t>
      </w:r>
      <w:r w:rsidDel="00000000" w:rsidR="00000000" w:rsidRPr="00000000">
        <w:rPr>
          <w:b w:val="1"/>
          <w:vertAlign w:val="baseline"/>
          <w:rtl w:val="0"/>
        </w:rPr>
        <w:t xml:space="preserve">Lord Denning in Goodman Vs J. Eban 1954 1QB 550, </w:t>
      </w:r>
      <w:r w:rsidDel="00000000" w:rsidR="00000000" w:rsidRPr="00000000">
        <w:rPr>
          <w:vertAlign w:val="baseline"/>
          <w:rtl w:val="0"/>
        </w:rPr>
        <w:t xml:space="preserve">see also</w:t>
      </w:r>
      <w:r w:rsidDel="00000000" w:rsidR="00000000" w:rsidRPr="00000000">
        <w:rPr>
          <w:b w:val="1"/>
          <w:vertAlign w:val="baseline"/>
          <w:rtl w:val="0"/>
        </w:rPr>
        <w:t xml:space="preserve"> First Post Homes Ltd –vs- Johnson [1995] 4 All. E. R. 355</w:t>
      </w:r>
      <w:r w:rsidDel="00000000" w:rsidR="00000000" w:rsidRPr="00000000">
        <w:rPr>
          <w:vertAlign w:val="baseline"/>
          <w:rtl w:val="0"/>
        </w:rPr>
        <w:t xml:space="preserve">, Section 3(6) of the Law of Contract Act (Cap 23) Laws of Kenya as well as Section 44 LRA).  Both the ITPA and RLA provided for execution of documents with the latter being explicit that all parties to the document must execute the same unless the District Land Registrar deems it necessary to dispense with a party’s signature (S. 109). Section 44 of the LRA however now demands that execution be by all parties consenting to the instrument [Reflection:  where one wears two hats e.g. a trustee who is both a Vendor and Purchaser, must he sign twice in both capacities or need he only state his capacities in the testimonium? Is it practically possible to get all parties consenting to a Transfer to execute the same considering the various consents which any given transaction may require?].   Natural persons can sign by themselves or by their duly constituted Attorney(s).  Companies and other juristic persons will execute the document as per the provisions of their respective constitutions, memoranda, charter or the constituting statute as necessary. Such juristic persons may also execute documents through their duly constituted Attorneys.  A close perusal of these constituting or establishing documents or statutes is thus important [Reflection:   See Nyamu J in </w:t>
      </w:r>
      <w:r w:rsidDel="00000000" w:rsidR="00000000" w:rsidRPr="00000000">
        <w:rPr>
          <w:b w:val="1"/>
          <w:vertAlign w:val="baseline"/>
          <w:rtl w:val="0"/>
        </w:rPr>
        <w:t xml:space="preserve">Labelle International Limited –vs- Fidelity Bank Limited 2003 2 E. A. 541 </w:t>
      </w:r>
      <w:r w:rsidDel="00000000" w:rsidR="00000000" w:rsidRPr="00000000">
        <w:rPr>
          <w:vertAlign w:val="baseline"/>
          <w:rtl w:val="0"/>
        </w:rPr>
        <w:t xml:space="preserve">on execution by a company]</w:t>
      </w:r>
    </w:p>
    <w:p w:rsidR="00000000" w:rsidDel="00000000" w:rsidP="00000000" w:rsidRDefault="00000000" w:rsidRPr="00000000" w14:paraId="0000000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9">
      <w:pPr>
        <w:pageBreakBefore w:val="0"/>
        <w:spacing w:line="360" w:lineRule="auto"/>
        <w:jc w:val="both"/>
        <w:rPr>
          <w:vertAlign w:val="baseline"/>
        </w:rPr>
      </w:pPr>
      <w:r w:rsidDel="00000000" w:rsidR="00000000" w:rsidRPr="00000000">
        <w:rPr>
          <w:vertAlign w:val="baseline"/>
          <w:rtl w:val="0"/>
        </w:rPr>
        <w:t xml:space="preserve">Whilst the actual conveyancing instruments must be signed by the proprietor or his duly constituted Attorney, a Sale Agreement may be signed by he who has “apparent or ostensible authority” and not necessarily actual authority. [ Reflection: In the recent case of </w:t>
      </w:r>
      <w:r w:rsidDel="00000000" w:rsidR="00000000" w:rsidRPr="00000000">
        <w:rPr>
          <w:b w:val="1"/>
          <w:vertAlign w:val="baseline"/>
          <w:rtl w:val="0"/>
        </w:rPr>
        <w:t xml:space="preserve">Shem Obondi Vs Seemford Holdings Limited, </w:t>
      </w:r>
      <w:r w:rsidDel="00000000" w:rsidR="00000000" w:rsidRPr="00000000">
        <w:rPr>
          <w:vertAlign w:val="baseline"/>
          <w:rtl w:val="0"/>
        </w:rPr>
        <w:t xml:space="preserve">the Court of Appeal seems to have suggested that apparent or ostensible authority has no place in modern day commerce. Do you agree?]</w:t>
      </w:r>
    </w:p>
    <w:p w:rsidR="00000000" w:rsidDel="00000000" w:rsidP="00000000" w:rsidRDefault="00000000" w:rsidRPr="00000000" w14:paraId="0000000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B">
      <w:pPr>
        <w:pageBreakBefore w:val="0"/>
        <w:spacing w:line="360" w:lineRule="auto"/>
        <w:jc w:val="both"/>
        <w:rPr>
          <w:vertAlign w:val="baseline"/>
        </w:rPr>
      </w:pPr>
      <w:r w:rsidDel="00000000" w:rsidR="00000000" w:rsidRPr="00000000">
        <w:rPr>
          <w:vertAlign w:val="baseline"/>
          <w:rtl w:val="0"/>
        </w:rPr>
        <w:t xml:space="preserve">Documents will be signed at the signature block which appears at the very end of the conveyancing document. It is however prudent that to achieve the aim of execution and also to guard against unscrupulous practitioners, parties be encouraged to initial or sign every page of the document.</w:t>
      </w:r>
    </w:p>
    <w:p w:rsidR="00000000" w:rsidDel="00000000" w:rsidP="00000000" w:rsidRDefault="00000000" w:rsidRPr="00000000" w14:paraId="0000000C">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0D">
      <w:pPr>
        <w:pageBreakBefore w:val="0"/>
        <w:spacing w:line="360" w:lineRule="auto"/>
        <w:jc w:val="both"/>
        <w:rPr>
          <w:b w:val="0"/>
          <w:vertAlign w:val="baseline"/>
        </w:rPr>
      </w:pPr>
      <w:r w:rsidDel="00000000" w:rsidR="00000000" w:rsidRPr="00000000">
        <w:rPr>
          <w:vertAlign w:val="baseline"/>
          <w:rtl w:val="0"/>
        </w:rPr>
        <w:t xml:space="preserve">Attestation is the proper witnessing of a signature or execution.  It simply means to bear witness to a fact.     The person witnessing the execution must be present as the executant ascribes his mark.   The object is to help guard against fraud and thus a party to a deed cannot attest to its execution.  A Vendor ought not witness the Purchaser’s signature and vice versa.  So seriously is the issue of attestation taken that the Court of Appeal in </w:t>
      </w:r>
      <w:r w:rsidDel="00000000" w:rsidR="00000000" w:rsidRPr="00000000">
        <w:rPr>
          <w:b w:val="1"/>
          <w:vertAlign w:val="baseline"/>
          <w:rtl w:val="0"/>
        </w:rPr>
        <w:t xml:space="preserve">Lamchand Fulchand Shah –vs- I &amp; M Bank Limited C. A. C. Appl. No. 165 of 2000</w:t>
      </w:r>
      <w:r w:rsidDel="00000000" w:rsidR="00000000" w:rsidRPr="00000000">
        <w:rPr>
          <w:vertAlign w:val="baseline"/>
          <w:rtl w:val="0"/>
        </w:rPr>
        <w:t xml:space="preserve"> decreed that where there is a question of proper or improper attestation then the Advocate who purportedly witnessed the execution must be made a party to the suit.  The conveyancer must thus take care and ensure the document has been executed in his presence.  [Reflection:  who should attest the execution? See Sections 44 &amp; 45 of the LRA and Section 38 of the LA].  A document executed by a company must now as a legal requirement be attested . Section 44 (3) of the LRA has “overruled” previous case law which stated that there was no need for  attestation where the a document was executed by a limited liability company:  see </w:t>
      </w:r>
      <w:r w:rsidDel="00000000" w:rsidR="00000000" w:rsidRPr="00000000">
        <w:rPr>
          <w:b w:val="1"/>
          <w:vertAlign w:val="baseline"/>
          <w:rtl w:val="0"/>
        </w:rPr>
        <w:t xml:space="preserve">Coast Brick –vs- Premchand Raichand 1966 E. A. </w:t>
      </w:r>
      <w:r w:rsidDel="00000000" w:rsidR="00000000" w:rsidRPr="00000000">
        <w:rPr>
          <w:vertAlign w:val="baseline"/>
          <w:rtl w:val="0"/>
        </w:rPr>
        <w:t xml:space="preserve">and</w:t>
      </w:r>
      <w:r w:rsidDel="00000000" w:rsidR="00000000" w:rsidRPr="00000000">
        <w:rPr>
          <w:b w:val="1"/>
          <w:vertAlign w:val="baseline"/>
          <w:rtl w:val="0"/>
        </w:rPr>
        <w:t xml:space="preserve"> Eccon Construction &amp; Engineers –vs- Giro Commercial Bank [2003] 2. E A LR 426.</w:t>
      </w:r>
      <w:r w:rsidDel="00000000" w:rsidR="00000000" w:rsidRPr="00000000">
        <w:rPr>
          <w:rtl w:val="0"/>
        </w:rPr>
      </w:r>
    </w:p>
    <w:p w:rsidR="00000000" w:rsidDel="00000000" w:rsidP="00000000" w:rsidRDefault="00000000" w:rsidRPr="00000000" w14:paraId="0000000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F">
      <w:pPr>
        <w:pageBreakBefore w:val="0"/>
        <w:spacing w:line="360" w:lineRule="auto"/>
        <w:jc w:val="both"/>
        <w:rPr>
          <w:b w:val="0"/>
          <w:sz w:val="22"/>
          <w:szCs w:val="22"/>
          <w:vertAlign w:val="baseline"/>
        </w:rPr>
      </w:pPr>
      <w:r w:rsidDel="00000000" w:rsidR="00000000" w:rsidRPr="00000000">
        <w:rPr>
          <w:b w:val="1"/>
          <w:sz w:val="22"/>
          <w:szCs w:val="22"/>
          <w:vertAlign w:val="baseline"/>
          <w:rtl w:val="0"/>
        </w:rPr>
        <w:t xml:space="preserve">VERIFICATION</w:t>
      </w:r>
      <w:r w:rsidDel="00000000" w:rsidR="00000000" w:rsidRPr="00000000">
        <w:rPr>
          <w:rtl w:val="0"/>
        </w:rPr>
      </w:r>
    </w:p>
    <w:p w:rsidR="00000000" w:rsidDel="00000000" w:rsidP="00000000" w:rsidRDefault="00000000" w:rsidRPr="00000000" w14:paraId="00000010">
      <w:pPr>
        <w:pageBreakBefore w:val="0"/>
        <w:spacing w:line="360" w:lineRule="auto"/>
        <w:jc w:val="both"/>
        <w:rPr>
          <w:vertAlign w:val="baseline"/>
        </w:rPr>
      </w:pPr>
      <w:r w:rsidDel="00000000" w:rsidR="00000000" w:rsidRPr="00000000">
        <w:rPr>
          <w:vertAlign w:val="baseline"/>
          <w:rtl w:val="0"/>
        </w:rPr>
        <w:t xml:space="preserve">It can be argued that up till 2005, verification as a conveyancing process was unique to the RLA regime only.  Effectively, it was the equivalent of attestation.  It is however more than just witnessing.  The RLA prescribes particular persons mandated to undertake verification.  Section 110 requires the signatory to appear before a Registrar for the Registrar to satisfy himself as to the signatory’s identity and voluntary nature of execution.   Judges, Magistrates, Advocates, Bank Officials, Notary Public are also allowed by the RLA (Schedule IV) to verify the execution of RLA documents. Section 45 of the LRA has now made it a mandatory requirement in conveyancing unless the Registrar deems it fit to dispense with the requirement</w:t>
      </w:r>
    </w:p>
    <w:p w:rsidR="00000000" w:rsidDel="00000000" w:rsidP="00000000" w:rsidRDefault="00000000" w:rsidRPr="00000000" w14:paraId="0000001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2">
      <w:pPr>
        <w:pageBreakBefore w:val="0"/>
        <w:spacing w:line="360" w:lineRule="auto"/>
        <w:jc w:val="both"/>
        <w:rPr>
          <w:vertAlign w:val="baseline"/>
        </w:rPr>
      </w:pPr>
      <w:r w:rsidDel="00000000" w:rsidR="00000000" w:rsidRPr="00000000">
        <w:rPr>
          <w:vertAlign w:val="baseline"/>
          <w:rtl w:val="0"/>
        </w:rPr>
        <w:t xml:space="preserve">Legal Notices 146-153 of 2005  (requirements as to passport size photos, PIN and ID numbers), it can be argued, extended verification to the RTA, GLA and LTA regimes as well.  One can only authenticate a photo by actually and physically seeing the person to confirm the true likeness.  So like Section 110, the signatory must appear before you before you can authenticate the execution process. Legal Notices 146-153 have now been assimilated in Section 44 of the LRA.</w:t>
      </w:r>
    </w:p>
    <w:p w:rsidR="00000000" w:rsidDel="00000000" w:rsidP="00000000" w:rsidRDefault="00000000" w:rsidRPr="00000000" w14:paraId="00000013">
      <w:pPr>
        <w:pageBreakBefore w:val="0"/>
        <w:spacing w:line="360" w:lineRule="auto"/>
        <w:jc w:val="both"/>
        <w:rPr>
          <w:b w:val="0"/>
          <w:sz w:val="22"/>
          <w:szCs w:val="22"/>
          <w:vertAlign w:val="baseline"/>
        </w:rPr>
      </w:pPr>
      <w:r w:rsidDel="00000000" w:rsidR="00000000" w:rsidRPr="00000000">
        <w:rPr>
          <w:rtl w:val="0"/>
        </w:rPr>
      </w:r>
    </w:p>
    <w:p w:rsidR="00000000" w:rsidDel="00000000" w:rsidP="00000000" w:rsidRDefault="00000000" w:rsidRPr="00000000" w14:paraId="00000014">
      <w:pPr>
        <w:pageBreakBefore w:val="0"/>
        <w:spacing w:line="360" w:lineRule="auto"/>
        <w:jc w:val="both"/>
        <w:rPr>
          <w:b w:val="0"/>
          <w:sz w:val="22"/>
          <w:szCs w:val="22"/>
          <w:vertAlign w:val="baseline"/>
        </w:rPr>
      </w:pPr>
      <w:r w:rsidDel="00000000" w:rsidR="00000000" w:rsidRPr="00000000">
        <w:rPr>
          <w:rtl w:val="0"/>
        </w:rPr>
      </w:r>
    </w:p>
    <w:p w:rsidR="00000000" w:rsidDel="00000000" w:rsidP="00000000" w:rsidRDefault="00000000" w:rsidRPr="00000000" w14:paraId="00000015">
      <w:pPr>
        <w:pageBreakBefore w:val="0"/>
        <w:spacing w:line="360" w:lineRule="auto"/>
        <w:jc w:val="both"/>
        <w:rPr>
          <w:b w:val="0"/>
          <w:sz w:val="22"/>
          <w:szCs w:val="22"/>
          <w:vertAlign w:val="baseline"/>
        </w:rPr>
      </w:pPr>
      <w:r w:rsidDel="00000000" w:rsidR="00000000" w:rsidRPr="00000000">
        <w:rPr>
          <w:rtl w:val="0"/>
        </w:rPr>
      </w:r>
    </w:p>
    <w:p w:rsidR="00000000" w:rsidDel="00000000" w:rsidP="00000000" w:rsidRDefault="00000000" w:rsidRPr="00000000" w14:paraId="00000016">
      <w:pPr>
        <w:pageBreakBefore w:val="0"/>
        <w:spacing w:line="360" w:lineRule="auto"/>
        <w:jc w:val="both"/>
        <w:rPr>
          <w:b w:val="0"/>
          <w:sz w:val="22"/>
          <w:szCs w:val="22"/>
          <w:vertAlign w:val="baseline"/>
        </w:rPr>
      </w:pPr>
      <w:r w:rsidDel="00000000" w:rsidR="00000000" w:rsidRPr="00000000">
        <w:rPr>
          <w:b w:val="1"/>
          <w:sz w:val="22"/>
          <w:szCs w:val="22"/>
          <w:vertAlign w:val="baseline"/>
          <w:rtl w:val="0"/>
        </w:rPr>
        <w:t xml:space="preserve">POWER OF ATTORNEYS</w:t>
      </w:r>
      <w:r w:rsidDel="00000000" w:rsidR="00000000" w:rsidRPr="00000000">
        <w:rPr>
          <w:rtl w:val="0"/>
        </w:rPr>
      </w:r>
    </w:p>
    <w:p w:rsidR="00000000" w:rsidDel="00000000" w:rsidP="00000000" w:rsidRDefault="00000000" w:rsidRPr="00000000" w14:paraId="00000017">
      <w:pPr>
        <w:pageBreakBefore w:val="0"/>
        <w:spacing w:line="360" w:lineRule="auto"/>
        <w:jc w:val="both"/>
        <w:rPr>
          <w:b w:val="0"/>
          <w:vertAlign w:val="baseline"/>
        </w:rPr>
      </w:pPr>
      <w:r w:rsidDel="00000000" w:rsidR="00000000" w:rsidRPr="00000000">
        <w:rPr>
          <w:vertAlign w:val="baseline"/>
          <w:rtl w:val="0"/>
        </w:rPr>
        <w:t xml:space="preserve">This is an authority in writing by which one person (donor) enables another (attorney in fact or donee) to act for him.  The authority could be general or special (specific).  It authorizes the donee to do some lawful act for and in the stead of the donor.  The authority is contained in a Letter of Attorney and could be irrevocable or revocable.  Ordinarily it is irrevocable when there is some interest conveyed or granted to the donee.  The donee can use the authority to do only what he is authorized under  the Letter of Attorney to do and no more.  The LRA prescribes a non-mandatory approach unless there is disposition of land effected by the Power of Attorney in which case the provisions of Section 43 of the LRA will apply. The Form  to be used in donating the authority </w:t>
      </w:r>
      <w:r w:rsidDel="00000000" w:rsidR="00000000" w:rsidRPr="00000000">
        <w:rPr>
          <w:u w:val="single"/>
          <w:vertAlign w:val="baseline"/>
          <w:rtl w:val="0"/>
        </w:rPr>
        <w:t xml:space="preserve"> must be executed</w:t>
      </w:r>
      <w:r w:rsidDel="00000000" w:rsidR="00000000" w:rsidRPr="00000000">
        <w:rPr>
          <w:vertAlign w:val="baseline"/>
          <w:rtl w:val="0"/>
        </w:rPr>
        <w:t xml:space="preserve"> and the </w:t>
      </w:r>
      <w:r w:rsidDel="00000000" w:rsidR="00000000" w:rsidRPr="00000000">
        <w:rPr>
          <w:u w:val="single"/>
          <w:vertAlign w:val="baseline"/>
          <w:rtl w:val="0"/>
        </w:rPr>
        <w:t xml:space="preserve">execution verified</w:t>
      </w:r>
      <w:r w:rsidDel="00000000" w:rsidR="00000000" w:rsidRPr="00000000">
        <w:rPr>
          <w:vertAlign w:val="baseline"/>
          <w:rtl w:val="0"/>
        </w:rPr>
        <w:t xml:space="preserve"> as provided for under the said Statutes before </w:t>
      </w:r>
      <w:r w:rsidDel="00000000" w:rsidR="00000000" w:rsidRPr="00000000">
        <w:rPr>
          <w:u w:val="single"/>
          <w:vertAlign w:val="baseline"/>
          <w:rtl w:val="0"/>
        </w:rPr>
        <w:t xml:space="preserve">it is stamped</w:t>
      </w:r>
      <w:r w:rsidDel="00000000" w:rsidR="00000000" w:rsidRPr="00000000">
        <w:rPr>
          <w:vertAlign w:val="baseline"/>
          <w:rtl w:val="0"/>
        </w:rPr>
        <w:t xml:space="preserve"> and </w:t>
      </w:r>
      <w:r w:rsidDel="00000000" w:rsidR="00000000" w:rsidRPr="00000000">
        <w:rPr>
          <w:u w:val="single"/>
          <w:vertAlign w:val="baseline"/>
          <w:rtl w:val="0"/>
        </w:rPr>
        <w:t xml:space="preserve">registered </w:t>
      </w:r>
      <w:r w:rsidDel="00000000" w:rsidR="00000000" w:rsidRPr="00000000">
        <w:rPr>
          <w:vertAlign w:val="baseline"/>
          <w:rtl w:val="0"/>
        </w:rPr>
        <w:t xml:space="preserve">otherwise the Power of Attorney will be null and void: </w:t>
      </w:r>
      <w:r w:rsidDel="00000000" w:rsidR="00000000" w:rsidRPr="00000000">
        <w:rPr>
          <w:b w:val="1"/>
          <w:vertAlign w:val="baseline"/>
          <w:rtl w:val="0"/>
        </w:rPr>
        <w:t xml:space="preserve">Mayfair Holdings Limited-vs- Ahmed 1990 E. A. 340  </w:t>
      </w:r>
      <w:r w:rsidDel="00000000" w:rsidR="00000000" w:rsidRPr="00000000">
        <w:rPr>
          <w:rtl w:val="0"/>
        </w:rPr>
      </w:r>
    </w:p>
    <w:p w:rsidR="00000000" w:rsidDel="00000000" w:rsidP="00000000" w:rsidRDefault="00000000" w:rsidRPr="00000000" w14:paraId="00000018">
      <w:pPr>
        <w:pageBreakBefore w:val="0"/>
        <w:spacing w:line="360" w:lineRule="auto"/>
        <w:jc w:val="both"/>
        <w:rPr>
          <w:b w:val="0"/>
          <w:sz w:val="22"/>
          <w:szCs w:val="22"/>
          <w:vertAlign w:val="baseline"/>
        </w:rPr>
      </w:pPr>
      <w:r w:rsidDel="00000000" w:rsidR="00000000" w:rsidRPr="00000000">
        <w:rPr>
          <w:rtl w:val="0"/>
        </w:rPr>
      </w:r>
    </w:p>
    <w:p w:rsidR="00000000" w:rsidDel="00000000" w:rsidP="00000000" w:rsidRDefault="00000000" w:rsidRPr="00000000" w14:paraId="00000019">
      <w:pPr>
        <w:pageBreakBefore w:val="0"/>
        <w:spacing w:line="360" w:lineRule="auto"/>
        <w:jc w:val="both"/>
        <w:rPr>
          <w:b w:val="0"/>
          <w:sz w:val="22"/>
          <w:szCs w:val="22"/>
          <w:vertAlign w:val="baseline"/>
        </w:rPr>
      </w:pPr>
      <w:r w:rsidDel="00000000" w:rsidR="00000000" w:rsidRPr="00000000">
        <w:rPr>
          <w:b w:val="1"/>
          <w:sz w:val="22"/>
          <w:szCs w:val="22"/>
          <w:vertAlign w:val="baseline"/>
          <w:rtl w:val="0"/>
        </w:rPr>
        <w:t xml:space="preserve">STAMP DUTY</w:t>
      </w:r>
      <w:r w:rsidDel="00000000" w:rsidR="00000000" w:rsidRPr="00000000">
        <w:rPr>
          <w:rtl w:val="0"/>
        </w:rPr>
      </w:r>
    </w:p>
    <w:p w:rsidR="00000000" w:rsidDel="00000000" w:rsidP="00000000" w:rsidRDefault="00000000" w:rsidRPr="00000000" w14:paraId="0000001A">
      <w:pPr>
        <w:pageBreakBefore w:val="0"/>
        <w:spacing w:line="360" w:lineRule="auto"/>
        <w:jc w:val="both"/>
        <w:rPr>
          <w:vertAlign w:val="baseline"/>
        </w:rPr>
      </w:pPr>
      <w:r w:rsidDel="00000000" w:rsidR="00000000" w:rsidRPr="00000000">
        <w:rPr>
          <w:vertAlign w:val="baseline"/>
          <w:rtl w:val="0"/>
        </w:rPr>
        <w:t xml:space="preserve">As part of conveyancing and taxation, stamp duty is basically revenue raised by the Government by requiring stamps sold by the Government to be affixed to designated documents.  The stamps are affixed or embossed or impressed by means of a red dye or franking or adhesive revenue stamps.  The Stamp Duty Act (Cap 480) Laws of Kenya designates various conveyancing instruments to be stamped.  Section 5 of the said Act demands that every instrument relating to property in Kenya if specified in the Schedule to the said Act do fetch stamp duty as prescribed.  The duty is to be paid within 30 days of execution of the document or of its receipt if it is executed outside Kenya (Section 6). [Reflection:  when do you date the conveyancing instrument? Who authorizes payment of duty when there is a delay beyond the statutory time and what is the penalty?].</w:t>
      </w:r>
    </w:p>
    <w:p w:rsidR="00000000" w:rsidDel="00000000" w:rsidP="00000000" w:rsidRDefault="00000000" w:rsidRPr="00000000" w14:paraId="0000001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C">
      <w:pPr>
        <w:pageBreakBefore w:val="0"/>
        <w:spacing w:line="360" w:lineRule="auto"/>
        <w:jc w:val="both"/>
        <w:rPr>
          <w:vertAlign w:val="baseline"/>
        </w:rPr>
      </w:pPr>
      <w:r w:rsidDel="00000000" w:rsidR="00000000" w:rsidRPr="00000000">
        <w:rPr>
          <w:vertAlign w:val="baseline"/>
          <w:rtl w:val="0"/>
        </w:rPr>
        <w:t xml:space="preserve">Failure to pay duty is equivalent to evasion of tax and is a criminal offence under Section 113 of the Act.  Section 111 of the RLA supplements the Stamp Duty Act and under the Section no document is acceptable for registration if the stamp duty required to be paid has not been duly paid and documents properly stamped [Reflection:  what is proper stamping:  revenue stamps, or franking].   Duty on conveyancing instrument is paid on the </w:t>
      </w:r>
      <w:r w:rsidDel="00000000" w:rsidR="00000000" w:rsidRPr="00000000">
        <w:rPr>
          <w:i w:val="1"/>
          <w:vertAlign w:val="baseline"/>
          <w:rtl w:val="0"/>
        </w:rPr>
        <w:t xml:space="preserve">ad valorem</w:t>
      </w:r>
      <w:r w:rsidDel="00000000" w:rsidR="00000000" w:rsidRPr="00000000">
        <w:rPr>
          <w:vertAlign w:val="baseline"/>
          <w:rtl w:val="0"/>
        </w:rPr>
        <w:t xml:space="preserve"> value at the statutory rate.  The rates currently are :  Transfers – 4% for properties situate within cities municipalities and 2% of the value for properties outside municipalities/cities; charges and Mortgages – 0.1% of the amount secured; Discharges/Reconveyances -0.05% of the amount secured and Leases 1% of the annual rent for a Lease of less than 3 years and 2% of the averaged rent for a Lease of  3 years or more.  Long term Leases or subleases are deemed to be Transfers and fetch duty as if they were Transfers.</w:t>
      </w:r>
    </w:p>
    <w:p w:rsidR="00000000" w:rsidDel="00000000" w:rsidP="00000000" w:rsidRDefault="00000000" w:rsidRPr="00000000" w14:paraId="0000001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E">
      <w:pPr>
        <w:pageBreakBefore w:val="0"/>
        <w:spacing w:line="360" w:lineRule="auto"/>
        <w:jc w:val="both"/>
        <w:rPr>
          <w:vertAlign w:val="baseline"/>
        </w:rPr>
      </w:pPr>
      <w:r w:rsidDel="00000000" w:rsidR="00000000" w:rsidRPr="00000000">
        <w:rPr>
          <w:vertAlign w:val="baseline"/>
          <w:rtl w:val="0"/>
        </w:rPr>
        <w:t xml:space="preserve">Currently stamp duty fees is collected directly by the Kenya Revenue Authority by payment being made to the Authority’s account in commercial banks.   The document together with the stamp duty assessment form and the banking pay-in slip is then delivered for stamping by the Collector of Stamp Duty.  The Collector has powers to adjudicate and decide whether a document should fetch duty [Reflection:  How wide is the Collector of Stamp Duty’s discretion under Section 17 of the Stamp Duty Act?  Contrast and compare this Section with Sections 96/97 of the same Act].</w:t>
      </w:r>
    </w:p>
    <w:p w:rsidR="00000000" w:rsidDel="00000000" w:rsidP="00000000" w:rsidRDefault="00000000" w:rsidRPr="00000000" w14:paraId="0000001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0">
      <w:pPr>
        <w:pageBreakBefore w:val="0"/>
        <w:spacing w:line="360" w:lineRule="auto"/>
        <w:jc w:val="both"/>
        <w:rPr>
          <w:vertAlign w:val="baseline"/>
        </w:rPr>
      </w:pPr>
      <w:r w:rsidDel="00000000" w:rsidR="00000000" w:rsidRPr="00000000">
        <w:rPr>
          <w:vertAlign w:val="baseline"/>
          <w:rtl w:val="0"/>
        </w:rPr>
        <w:t xml:space="preserve">Exemption from payment of duty is however the recluse of the Minister of Finance after receiving the appropriate recommendation from the Minister of Lands [see Section 106].   Relief and or exemption will be granted to charitable organizations as well as religious organizations or institutions.  Certain institutions are also duty-exempt.  These include educational institutions, government departments (e.g. Central Bank of Kenya) and the Export Processing Zone Companies.  [Reflection:  what possible reforms would you recommend to the Stamp Duty regime?  E-stamping, first-time home owners be duty exempt, beneficiaries of deceased estates to pay file duty, base duty on the theory of “from each according to his means”.]</w:t>
      </w:r>
    </w:p>
    <w:p w:rsidR="00000000" w:rsidDel="00000000" w:rsidP="00000000" w:rsidRDefault="00000000" w:rsidRPr="00000000" w14:paraId="0000002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2">
      <w:pPr>
        <w:pageBreakBefore w:val="0"/>
        <w:spacing w:line="360" w:lineRule="auto"/>
        <w:jc w:val="both"/>
        <w:rPr>
          <w:vertAlign w:val="baseline"/>
        </w:rPr>
      </w:pPr>
      <w:r w:rsidDel="00000000" w:rsidR="00000000" w:rsidRPr="00000000">
        <w:rPr>
          <w:vertAlign w:val="baseline"/>
          <w:rtl w:val="0"/>
        </w:rPr>
        <w:t xml:space="preserve">It is important that in a conveyancer’s brief;  the Stamp Duty Assessment Form obtained from the Collector of Stamp Duty is completed in a legible manner, the payment is re-checked to have been fully made to match the amount assessed, all receipts are available copied and properly filed and any certificates for purposes of relief or exemption required are obtained in time.</w:t>
      </w:r>
    </w:p>
    <w:p w:rsidR="00000000" w:rsidDel="00000000" w:rsidP="00000000" w:rsidRDefault="00000000" w:rsidRPr="00000000" w14:paraId="00000023">
      <w:pPr>
        <w:pageBreakBefore w:val="0"/>
        <w:spacing w:line="360" w:lineRule="auto"/>
        <w:ind w:left="720"/>
        <w:jc w:val="both"/>
        <w:rPr>
          <w:vertAlign w:val="baseline"/>
        </w:rPr>
      </w:pPr>
      <w:r w:rsidDel="00000000" w:rsidR="00000000" w:rsidRPr="00000000">
        <w:rPr>
          <w:vertAlign w:val="baseline"/>
          <w:rtl w:val="0"/>
        </w:rPr>
        <w:t xml:space="preserve"> Process:</w:t>
      </w:r>
    </w:p>
    <w:p w:rsidR="00000000" w:rsidDel="00000000" w:rsidP="00000000" w:rsidRDefault="00000000" w:rsidRPr="00000000" w14:paraId="00000024">
      <w:pPr>
        <w:pageBreakBefore w:val="0"/>
        <w:numPr>
          <w:ilvl w:val="0"/>
          <w:numId w:val="1"/>
        </w:numPr>
        <w:spacing w:line="360" w:lineRule="auto"/>
        <w:ind w:left="720" w:hanging="360"/>
        <w:jc w:val="both"/>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Applicant presents document for assessment by collector. Fills Form SD1</w:t>
      </w:r>
      <w:r w:rsidDel="00000000" w:rsidR="00000000" w:rsidRPr="00000000">
        <w:rPr>
          <w:rtl w:val="0"/>
        </w:rPr>
      </w:r>
    </w:p>
    <w:p w:rsidR="00000000" w:rsidDel="00000000" w:rsidP="00000000" w:rsidRDefault="00000000" w:rsidRPr="00000000" w14:paraId="00000025">
      <w:pPr>
        <w:pageBreakBefore w:val="0"/>
        <w:numPr>
          <w:ilvl w:val="0"/>
          <w:numId w:val="1"/>
        </w:numPr>
        <w:spacing w:line="360" w:lineRule="auto"/>
        <w:ind w:left="720" w:hanging="360"/>
        <w:jc w:val="both"/>
        <w:rPr>
          <w:vertAlign w:val="baseline"/>
        </w:rPr>
      </w:pPr>
      <w:r w:rsidDel="00000000" w:rsidR="00000000" w:rsidRPr="00000000">
        <w:rPr>
          <w:b w:val="1"/>
          <w:vertAlign w:val="baseline"/>
          <w:rtl w:val="0"/>
        </w:rPr>
        <w:t xml:space="preserve">Assessor confirms if duty is payable, counterchecks info on the form and document, ascertains amount and endorses both Form and document</w:t>
      </w:r>
      <w:r w:rsidDel="00000000" w:rsidR="00000000" w:rsidRPr="00000000">
        <w:rPr>
          <w:rtl w:val="0"/>
        </w:rPr>
      </w:r>
    </w:p>
    <w:p w:rsidR="00000000" w:rsidDel="00000000" w:rsidP="00000000" w:rsidRDefault="00000000" w:rsidRPr="00000000" w14:paraId="00000026">
      <w:pPr>
        <w:pageBreakBefore w:val="0"/>
        <w:numPr>
          <w:ilvl w:val="0"/>
          <w:numId w:val="1"/>
        </w:numPr>
        <w:spacing w:line="360" w:lineRule="auto"/>
        <w:ind w:left="720" w:hanging="360"/>
        <w:jc w:val="both"/>
        <w:rPr>
          <w:vertAlign w:val="baseline"/>
        </w:rPr>
      </w:pPr>
      <w:r w:rsidDel="00000000" w:rsidR="00000000" w:rsidRPr="00000000">
        <w:rPr>
          <w:b w:val="1"/>
          <w:vertAlign w:val="baseline"/>
          <w:rtl w:val="0"/>
        </w:rPr>
        <w:t xml:space="preserve">Applicant pays amount in designated bank</w:t>
      </w:r>
      <w:r w:rsidDel="00000000" w:rsidR="00000000" w:rsidRPr="00000000">
        <w:rPr>
          <w:rtl w:val="0"/>
        </w:rPr>
      </w:r>
    </w:p>
    <w:p w:rsidR="00000000" w:rsidDel="00000000" w:rsidP="00000000" w:rsidRDefault="00000000" w:rsidRPr="00000000" w14:paraId="00000027">
      <w:pPr>
        <w:pageBreakBefore w:val="0"/>
        <w:numPr>
          <w:ilvl w:val="0"/>
          <w:numId w:val="1"/>
        </w:numPr>
        <w:spacing w:line="360" w:lineRule="auto"/>
        <w:ind w:left="720" w:hanging="360"/>
        <w:jc w:val="both"/>
        <w:rPr>
          <w:vertAlign w:val="baseline"/>
        </w:rPr>
      </w:pPr>
      <w:r w:rsidDel="00000000" w:rsidR="00000000" w:rsidRPr="00000000">
        <w:rPr>
          <w:b w:val="1"/>
          <w:vertAlign w:val="baseline"/>
          <w:rtl w:val="0"/>
        </w:rPr>
        <w:t xml:space="preserve">Returns document with proof of payment to Collector of Stamp duty</w:t>
      </w:r>
      <w:r w:rsidDel="00000000" w:rsidR="00000000" w:rsidRPr="00000000">
        <w:rPr>
          <w:rtl w:val="0"/>
        </w:rPr>
      </w:r>
    </w:p>
    <w:p w:rsidR="00000000" w:rsidDel="00000000" w:rsidP="00000000" w:rsidRDefault="00000000" w:rsidRPr="00000000" w14:paraId="00000028">
      <w:pPr>
        <w:pageBreakBefore w:val="0"/>
        <w:numPr>
          <w:ilvl w:val="0"/>
          <w:numId w:val="1"/>
        </w:numPr>
        <w:spacing w:line="360" w:lineRule="auto"/>
        <w:ind w:left="720" w:hanging="360"/>
        <w:jc w:val="both"/>
        <w:rPr>
          <w:vertAlign w:val="baseline"/>
        </w:rPr>
      </w:pPr>
      <w:r w:rsidDel="00000000" w:rsidR="00000000" w:rsidRPr="00000000">
        <w:rPr>
          <w:b w:val="1"/>
          <w:vertAlign w:val="baseline"/>
          <w:rtl w:val="0"/>
        </w:rPr>
        <w:t xml:space="preserve">Collector of Stamp Duty reconciles records and stamps  document by franking</w:t>
      </w:r>
      <w:r w:rsidDel="00000000" w:rsidR="00000000" w:rsidRPr="00000000">
        <w:rPr>
          <w:rtl w:val="0"/>
        </w:rPr>
      </w:r>
    </w:p>
    <w:p w:rsidR="00000000" w:rsidDel="00000000" w:rsidP="00000000" w:rsidRDefault="00000000" w:rsidRPr="00000000" w14:paraId="00000029">
      <w:pPr>
        <w:pageBreakBefore w:val="0"/>
        <w:numPr>
          <w:ilvl w:val="0"/>
          <w:numId w:val="1"/>
        </w:numPr>
        <w:spacing w:line="360" w:lineRule="auto"/>
        <w:ind w:left="720" w:hanging="360"/>
        <w:jc w:val="both"/>
        <w:rPr>
          <w:vertAlign w:val="baseline"/>
        </w:rPr>
      </w:pPr>
      <w:r w:rsidDel="00000000" w:rsidR="00000000" w:rsidRPr="00000000">
        <w:rPr>
          <w:b w:val="1"/>
          <w:vertAlign w:val="baseline"/>
          <w:rtl w:val="0"/>
        </w:rPr>
        <w:t xml:space="preserve">Audited by Government accountant and dispatched</w:t>
      </w:r>
      <w:r w:rsidDel="00000000" w:rsidR="00000000" w:rsidRPr="00000000">
        <w:rPr>
          <w:rtl w:val="0"/>
        </w:rPr>
      </w:r>
    </w:p>
    <w:p w:rsidR="00000000" w:rsidDel="00000000" w:rsidP="00000000" w:rsidRDefault="00000000" w:rsidRPr="00000000" w14:paraId="0000002A">
      <w:pPr>
        <w:pageBreakBefore w:val="0"/>
        <w:spacing w:line="360" w:lineRule="auto"/>
        <w:jc w:val="both"/>
        <w:rPr>
          <w:vertAlign w:val="baseline"/>
        </w:rPr>
      </w:pPr>
      <w:r w:rsidDel="00000000" w:rsidR="00000000" w:rsidRPr="00000000">
        <w:rPr>
          <w:vertAlign w:val="baseline"/>
          <w:rtl w:val="0"/>
        </w:rPr>
        <w:t xml:space="preserve">[ What instances of stamp duty relief or exemption come to your mind?]</w:t>
      </w:r>
    </w:p>
    <w:p w:rsidR="00000000" w:rsidDel="00000000" w:rsidP="00000000" w:rsidRDefault="00000000" w:rsidRPr="00000000" w14:paraId="0000002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C">
      <w:pPr>
        <w:pageBreakBefore w:val="0"/>
        <w:spacing w:line="360" w:lineRule="auto"/>
        <w:jc w:val="both"/>
        <w:rPr>
          <w:b w:val="0"/>
          <w:sz w:val="22"/>
          <w:szCs w:val="22"/>
          <w:vertAlign w:val="baseline"/>
        </w:rPr>
      </w:pPr>
      <w:r w:rsidDel="00000000" w:rsidR="00000000" w:rsidRPr="00000000">
        <w:rPr>
          <w:b w:val="1"/>
          <w:sz w:val="22"/>
          <w:szCs w:val="22"/>
          <w:vertAlign w:val="baseline"/>
          <w:rtl w:val="0"/>
        </w:rPr>
        <w:t xml:space="preserve">RATES &amp; RENT CLEARANCE CERTIFICATES</w:t>
      </w:r>
      <w:r w:rsidDel="00000000" w:rsidR="00000000" w:rsidRPr="00000000">
        <w:rPr>
          <w:rtl w:val="0"/>
        </w:rPr>
      </w:r>
    </w:p>
    <w:p w:rsidR="00000000" w:rsidDel="00000000" w:rsidP="00000000" w:rsidRDefault="00000000" w:rsidRPr="00000000" w14:paraId="0000002D">
      <w:pPr>
        <w:pageBreakBefore w:val="0"/>
        <w:spacing w:line="360" w:lineRule="auto"/>
        <w:jc w:val="both"/>
        <w:rPr>
          <w:vertAlign w:val="baseline"/>
        </w:rPr>
      </w:pPr>
      <w:r w:rsidDel="00000000" w:rsidR="00000000" w:rsidRPr="00000000">
        <w:rPr>
          <w:vertAlign w:val="baseline"/>
          <w:rtl w:val="0"/>
        </w:rPr>
        <w:t xml:space="preserve">Rates are levies payable to the Government through the local authorities under the Rating Act (Cap 267) Laws of Kenya.  It is simply a form of taxation and conveyancing helps in a way towards its collection.   Upon full payment of rates due on any parcel of land, the local authority’s Clerk issues the owner of the parcel with a Rates Clearance Certificate.  It is prima facie evidence that  the rates due and any interest accrued thereon have been fully paid.  Sections 38 of the LRA requires that prior to the Registrar accepting any document intended to transfer or vest any interest in land for registration there must be also produced a valid Certificate or Statement showing that the rates have been cleared or paid up.  Rates will be levied on </w:t>
      </w:r>
      <w:r w:rsidDel="00000000" w:rsidR="00000000" w:rsidRPr="00000000">
        <w:rPr>
          <w:u w:val="single"/>
          <w:vertAlign w:val="baseline"/>
          <w:rtl w:val="0"/>
        </w:rPr>
        <w:t xml:space="preserve">all</w:t>
      </w:r>
      <w:r w:rsidDel="00000000" w:rsidR="00000000" w:rsidRPr="00000000">
        <w:rPr>
          <w:vertAlign w:val="baseline"/>
          <w:rtl w:val="0"/>
        </w:rPr>
        <w:t xml:space="preserve"> parcels of land, freehold or leaseholds.</w:t>
      </w:r>
    </w:p>
    <w:p w:rsidR="00000000" w:rsidDel="00000000" w:rsidP="00000000" w:rsidRDefault="00000000" w:rsidRPr="00000000" w14:paraId="0000002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F">
      <w:pPr>
        <w:pageBreakBefore w:val="0"/>
        <w:spacing w:line="360" w:lineRule="auto"/>
        <w:jc w:val="both"/>
        <w:rPr>
          <w:vertAlign w:val="baseline"/>
        </w:rPr>
      </w:pPr>
      <w:r w:rsidDel="00000000" w:rsidR="00000000" w:rsidRPr="00000000">
        <w:rPr>
          <w:vertAlign w:val="baseline"/>
          <w:rtl w:val="0"/>
        </w:rPr>
        <w:t xml:space="preserve">Land Rent, too, is a source of income for the Government as Landlord.  Land Rent will be levied </w:t>
      </w:r>
      <w:r w:rsidDel="00000000" w:rsidR="00000000" w:rsidRPr="00000000">
        <w:rPr>
          <w:u w:val="single"/>
          <w:vertAlign w:val="baseline"/>
          <w:rtl w:val="0"/>
        </w:rPr>
        <w:t xml:space="preserve">only on leasehold</w:t>
      </w:r>
      <w:r w:rsidDel="00000000" w:rsidR="00000000" w:rsidRPr="00000000">
        <w:rPr>
          <w:vertAlign w:val="baseline"/>
          <w:rtl w:val="0"/>
        </w:rPr>
        <w:t xml:space="preserve"> parcels where the annual rent has been reserved at the time of the Grant being issued.  [Reflection:  what is a peppercorn?]  Sections 39 and 55 of the LRA help to assist the Government in collection of rent as both Sections require that before any transaction on a leasehold property is registered the parties must produce to the Land Registrar a valid Rent Clearance Certificate.  It is always the duty of the registered proprietor to pay and obtain the Rates and or Rent Clearance Certificate, unless agreed otherwise. [Reflection: What is the process of obtaining either a Rent Clearance Certificate or a Land Rates Clearance Certificate? What are the challenges met by ordinary practitioners?]</w:t>
      </w:r>
    </w:p>
    <w:p w:rsidR="00000000" w:rsidDel="00000000" w:rsidP="00000000" w:rsidRDefault="00000000" w:rsidRPr="00000000" w14:paraId="0000003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2">
      <w:pPr>
        <w:pageBreakBefore w:val="0"/>
        <w:spacing w:line="360" w:lineRule="auto"/>
        <w:jc w:val="both"/>
        <w:rPr>
          <w:b w:val="0"/>
          <w:sz w:val="22"/>
          <w:szCs w:val="22"/>
          <w:vertAlign w:val="baseline"/>
        </w:rPr>
      </w:pPr>
      <w:r w:rsidDel="00000000" w:rsidR="00000000" w:rsidRPr="00000000">
        <w:rPr>
          <w:b w:val="1"/>
          <w:sz w:val="22"/>
          <w:szCs w:val="22"/>
          <w:vertAlign w:val="baseline"/>
          <w:rtl w:val="0"/>
        </w:rPr>
        <w:t xml:space="preserve">CONSENTS</w:t>
      </w:r>
      <w:r w:rsidDel="00000000" w:rsidR="00000000" w:rsidRPr="00000000">
        <w:rPr>
          <w:rtl w:val="0"/>
        </w:rPr>
      </w:r>
    </w:p>
    <w:p w:rsidR="00000000" w:rsidDel="00000000" w:rsidP="00000000" w:rsidRDefault="00000000" w:rsidRPr="00000000" w14:paraId="00000033">
      <w:pPr>
        <w:pageBreakBefore w:val="0"/>
        <w:spacing w:line="360" w:lineRule="auto"/>
        <w:jc w:val="both"/>
        <w:rPr>
          <w:vertAlign w:val="baseline"/>
        </w:rPr>
      </w:pPr>
      <w:r w:rsidDel="00000000" w:rsidR="00000000" w:rsidRPr="00000000">
        <w:rPr>
          <w:vertAlign w:val="baseline"/>
          <w:rtl w:val="0"/>
        </w:rPr>
        <w:t xml:space="preserve">There are quite a number of consents in conveyancing to ensure the success of the transaction.  Different transactions however require different consents and occasionally some will over-lap.  [Reflection:  what is the rational behind the various consent?]</w:t>
      </w:r>
    </w:p>
    <w:p w:rsidR="00000000" w:rsidDel="00000000" w:rsidP="00000000" w:rsidRDefault="00000000" w:rsidRPr="00000000" w14:paraId="00000034">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5">
      <w:pPr>
        <w:pageBreakBefore w:val="0"/>
        <w:spacing w:line="360" w:lineRule="auto"/>
        <w:jc w:val="both"/>
        <w:rPr>
          <w:vertAlign w:val="baseline"/>
        </w:rPr>
      </w:pPr>
      <w:r w:rsidDel="00000000" w:rsidR="00000000" w:rsidRPr="00000000">
        <w:rPr>
          <w:vertAlign w:val="baseline"/>
          <w:rtl w:val="0"/>
        </w:rPr>
        <w:t xml:space="preserve">1.</w:t>
        <w:tab/>
      </w:r>
      <w:r w:rsidDel="00000000" w:rsidR="00000000" w:rsidRPr="00000000">
        <w:rPr>
          <w:b w:val="1"/>
          <w:vertAlign w:val="baseline"/>
          <w:rtl w:val="0"/>
        </w:rPr>
        <w:t xml:space="preserve">Commissioner of Land’s Consent (now the National Land Commission’s consent)</w:t>
      </w:r>
      <w:r w:rsidDel="00000000" w:rsidR="00000000" w:rsidRPr="00000000">
        <w:rPr>
          <w:rtl w:val="0"/>
        </w:rPr>
      </w:r>
    </w:p>
    <w:p w:rsidR="00000000" w:rsidDel="00000000" w:rsidP="00000000" w:rsidRDefault="00000000" w:rsidRPr="00000000" w14:paraId="00000036">
      <w:pPr>
        <w:pageBreakBefore w:val="0"/>
        <w:spacing w:line="360" w:lineRule="auto"/>
        <w:ind w:left="720"/>
        <w:jc w:val="both"/>
        <w:rPr>
          <w:vertAlign w:val="baseline"/>
        </w:rPr>
      </w:pPr>
      <w:r w:rsidDel="00000000" w:rsidR="00000000" w:rsidRPr="00000000">
        <w:rPr>
          <w:vertAlign w:val="baseline"/>
          <w:rtl w:val="0"/>
        </w:rPr>
        <w:t xml:space="preserve">This is issued by the Commissioner of Lands upon satisfaction that the proprietor has complied with and satisfied all the terms of the Grant.  This includes paying all outstanding land rent. It will be applicable only to leasehold properties and not freeholds.  The Government through the Commissioner of Lands would wish to satisfy itself that all the terms and covenants for example as to user, planning, development, payment of rent reserved have been satisfied.  This consent should be applied for through prescribed forms and obtained by the registered proprietor. The applicant must pay a non-refundable amount of Kshs 1000/=.</w:t>
      </w:r>
    </w:p>
    <w:p w:rsidR="00000000" w:rsidDel="00000000" w:rsidP="00000000" w:rsidRDefault="00000000" w:rsidRPr="00000000" w14:paraId="00000037">
      <w:pPr>
        <w:pageBreakBefore w:val="0"/>
        <w:spacing w:line="360" w:lineRule="auto"/>
        <w:ind w:left="720"/>
        <w:jc w:val="both"/>
        <w:rPr>
          <w:vertAlign w:val="baseline"/>
        </w:rPr>
      </w:pPr>
      <w:r w:rsidDel="00000000" w:rsidR="00000000" w:rsidRPr="00000000">
        <w:rPr>
          <w:rtl w:val="0"/>
        </w:rPr>
      </w:r>
    </w:p>
    <w:p w:rsidR="00000000" w:rsidDel="00000000" w:rsidP="00000000" w:rsidRDefault="00000000" w:rsidRPr="00000000" w14:paraId="00000038">
      <w:pPr>
        <w:pageBreakBefore w:val="0"/>
        <w:spacing w:line="360" w:lineRule="auto"/>
        <w:jc w:val="both"/>
        <w:rPr>
          <w:b w:val="0"/>
          <w:vertAlign w:val="baseline"/>
        </w:rPr>
      </w:pPr>
      <w:r w:rsidDel="00000000" w:rsidR="00000000" w:rsidRPr="00000000">
        <w:rPr>
          <w:vertAlign w:val="baseline"/>
          <w:rtl w:val="0"/>
        </w:rPr>
        <w:t xml:space="preserve">2.</w:t>
        <w:tab/>
      </w:r>
      <w:r w:rsidDel="00000000" w:rsidR="00000000" w:rsidRPr="00000000">
        <w:rPr>
          <w:b w:val="1"/>
          <w:vertAlign w:val="baseline"/>
          <w:rtl w:val="0"/>
        </w:rPr>
        <w:t xml:space="preserve">Land Control Board Consent</w:t>
      </w:r>
      <w:r w:rsidDel="00000000" w:rsidR="00000000" w:rsidRPr="00000000">
        <w:rPr>
          <w:rtl w:val="0"/>
        </w:rPr>
      </w:r>
    </w:p>
    <w:p w:rsidR="00000000" w:rsidDel="00000000" w:rsidP="00000000" w:rsidRDefault="00000000" w:rsidRPr="00000000" w14:paraId="00000039">
      <w:pPr>
        <w:pageBreakBefore w:val="0"/>
        <w:spacing w:line="360" w:lineRule="auto"/>
        <w:ind w:left="720"/>
        <w:jc w:val="both"/>
        <w:rPr>
          <w:vertAlign w:val="baseline"/>
        </w:rPr>
      </w:pPr>
      <w:r w:rsidDel="00000000" w:rsidR="00000000" w:rsidRPr="00000000">
        <w:rPr>
          <w:vertAlign w:val="baseline"/>
          <w:rtl w:val="0"/>
        </w:rPr>
        <w:t xml:space="preserve">This applies to all land designated as “agricultural land” under Section 2 of the Land Control Act (Cap 302) Laws of Kenya [Reflection:  what is “agricultural land”?] and is required for all transactions touching on and concerning such land.  The particular transactions are outlined in Section 6 of the Land Control Act.  The consent is granted by the local Land Control Board on application by </w:t>
      </w:r>
      <w:r w:rsidDel="00000000" w:rsidR="00000000" w:rsidRPr="00000000">
        <w:rPr>
          <w:b w:val="1"/>
          <w:u w:val="single"/>
          <w:vertAlign w:val="baseline"/>
          <w:rtl w:val="0"/>
        </w:rPr>
        <w:t xml:space="preserve">both</w:t>
      </w:r>
      <w:r w:rsidDel="00000000" w:rsidR="00000000" w:rsidRPr="00000000">
        <w:rPr>
          <w:vertAlign w:val="baseline"/>
          <w:rtl w:val="0"/>
        </w:rPr>
        <w:t xml:space="preserve"> parties to the transaction.  The application is made in a prescribed form and consent also issued in a prescribed form.   User of both forms is mandatory.  Transactions touching on and concerning agricultural land will be exempt from the Land Control Board Consent if the President so directs or if it is a transmission or if the Government is a party.  The application to the Board must be made within six (6) months from the date of the transaction otherwise the transaction is null and void:  </w:t>
      </w:r>
      <w:r w:rsidDel="00000000" w:rsidR="00000000" w:rsidRPr="00000000">
        <w:rPr>
          <w:b w:val="1"/>
          <w:vertAlign w:val="baseline"/>
          <w:rtl w:val="0"/>
        </w:rPr>
        <w:t xml:space="preserve">Simiyu –vs- Watambamala 1985 KLR 252, Karuri –vs- Gituru 1981 KLR 247, Jacob Minjire –vs- AFC, Njamunyu –vs- Nyaga 1983 KLR 282</w:t>
      </w:r>
      <w:r w:rsidDel="00000000" w:rsidR="00000000" w:rsidRPr="00000000">
        <w:rPr>
          <w:vertAlign w:val="baseline"/>
          <w:rtl w:val="0"/>
        </w:rPr>
        <w:t xml:space="preserve">.</w:t>
      </w:r>
    </w:p>
    <w:p w:rsidR="00000000" w:rsidDel="00000000" w:rsidP="00000000" w:rsidRDefault="00000000" w:rsidRPr="00000000" w14:paraId="0000003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B">
      <w:pPr>
        <w:pageBreakBefore w:val="0"/>
        <w:spacing w:line="360" w:lineRule="auto"/>
        <w:jc w:val="both"/>
        <w:rPr>
          <w:b w:val="0"/>
          <w:vertAlign w:val="baseline"/>
        </w:rPr>
      </w:pPr>
      <w:r w:rsidDel="00000000" w:rsidR="00000000" w:rsidRPr="00000000">
        <w:rPr>
          <w:vertAlign w:val="baseline"/>
          <w:rtl w:val="0"/>
        </w:rPr>
        <w:t xml:space="preserve">3.</w:t>
        <w:tab/>
      </w:r>
      <w:r w:rsidDel="00000000" w:rsidR="00000000" w:rsidRPr="00000000">
        <w:rPr>
          <w:b w:val="1"/>
          <w:vertAlign w:val="baseline"/>
          <w:rtl w:val="0"/>
        </w:rPr>
        <w:t xml:space="preserve">Other consents include:</w:t>
      </w:r>
      <w:r w:rsidDel="00000000" w:rsidR="00000000" w:rsidRPr="00000000">
        <w:rPr>
          <w:rtl w:val="0"/>
        </w:rPr>
      </w:r>
    </w:p>
    <w:p w:rsidR="00000000" w:rsidDel="00000000" w:rsidP="00000000" w:rsidRDefault="00000000" w:rsidRPr="00000000" w14:paraId="0000003C">
      <w:pPr>
        <w:pageBreakBefore w:val="0"/>
        <w:spacing w:line="360" w:lineRule="auto"/>
        <w:jc w:val="both"/>
        <w:rPr>
          <w:vertAlign w:val="baseline"/>
        </w:rPr>
      </w:pPr>
      <w:r w:rsidDel="00000000" w:rsidR="00000000" w:rsidRPr="00000000">
        <w:rPr>
          <w:b w:val="1"/>
          <w:vertAlign w:val="baseline"/>
          <w:rtl w:val="0"/>
        </w:rPr>
        <w:tab/>
      </w:r>
      <w:r w:rsidDel="00000000" w:rsidR="00000000" w:rsidRPr="00000000">
        <w:rPr>
          <w:vertAlign w:val="baseline"/>
          <w:rtl w:val="0"/>
        </w:rPr>
        <w:t xml:space="preserve">Consent of the Railways Corporation (for land adjacent/adjoining railway lines),</w:t>
      </w:r>
    </w:p>
    <w:p w:rsidR="00000000" w:rsidDel="00000000" w:rsidP="00000000" w:rsidRDefault="00000000" w:rsidRPr="00000000" w14:paraId="0000003D">
      <w:pPr>
        <w:pageBreakBefore w:val="0"/>
        <w:spacing w:line="360" w:lineRule="auto"/>
        <w:ind w:left="720"/>
        <w:jc w:val="both"/>
        <w:rPr>
          <w:vertAlign w:val="baseline"/>
        </w:rPr>
      </w:pPr>
      <w:r w:rsidDel="00000000" w:rsidR="00000000" w:rsidRPr="00000000">
        <w:rPr>
          <w:vertAlign w:val="baseline"/>
          <w:rtl w:val="0"/>
        </w:rPr>
        <w:t xml:space="preserve">Consent of Kenya Airports Authority (for land adjacent/adjoining the airports or flight paths), consent of mortgage or chargee (see Section 69(h) and Section 70 RLA), Consent of Lessor/Landlord, Presidential Consent (for first row beach properties at the Kenya Coastline).</w:t>
      </w:r>
    </w:p>
    <w:p w:rsidR="00000000" w:rsidDel="00000000" w:rsidP="00000000" w:rsidRDefault="00000000" w:rsidRPr="00000000" w14:paraId="0000003E">
      <w:pPr>
        <w:pageBreakBefore w:val="0"/>
        <w:spacing w:line="360" w:lineRule="auto"/>
        <w:jc w:val="both"/>
        <w:rPr>
          <w:vertAlign w:val="baseline"/>
        </w:rPr>
      </w:pPr>
      <w:r w:rsidDel="00000000" w:rsidR="00000000" w:rsidRPr="00000000">
        <w:rPr>
          <w:vertAlign w:val="baseline"/>
          <w:rtl w:val="0"/>
        </w:rPr>
        <w:t xml:space="preserve">[Reflection:  Whose responsibility is it to obtain the requisite consent? Which consent(s) may you require to transfer a free hold property?  And an Apartment under a Sub-Lease? What are the consequences of not obtaining a requisite consent or clearance certificate?]</w:t>
      </w:r>
    </w:p>
    <w:p w:rsidR="00000000" w:rsidDel="00000000" w:rsidP="00000000" w:rsidRDefault="00000000" w:rsidRPr="00000000" w14:paraId="0000003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0">
      <w:pPr>
        <w:pageBreakBefore w:val="0"/>
        <w:spacing w:line="360" w:lineRule="auto"/>
        <w:jc w:val="both"/>
        <w:rPr>
          <w:vertAlign w:val="baseline"/>
        </w:rPr>
      </w:pPr>
      <w:r w:rsidDel="00000000" w:rsidR="00000000" w:rsidRPr="00000000">
        <w:rPr>
          <w:vertAlign w:val="baseline"/>
          <w:rtl w:val="0"/>
        </w:rPr>
        <w:t xml:space="preserve">Unless otherwise agreed it is the responsibility of the person who intends to dispose of the interest to obtain the consent.</w:t>
      </w:r>
    </w:p>
    <w:p w:rsidR="00000000" w:rsidDel="00000000" w:rsidP="00000000" w:rsidRDefault="00000000" w:rsidRPr="00000000" w14:paraId="00000041">
      <w:pPr>
        <w:pageBreakBefore w:val="0"/>
        <w:jc w:val="both"/>
        <w:rPr>
          <w:vertAlign w:val="baseline"/>
        </w:rPr>
      </w:pPr>
      <w:r w:rsidDel="00000000" w:rsidR="00000000" w:rsidRPr="00000000">
        <w:rPr>
          <w:rtl w:val="0"/>
        </w:rPr>
      </w:r>
    </w:p>
    <w:p w:rsidR="00000000" w:rsidDel="00000000" w:rsidP="00000000" w:rsidRDefault="00000000" w:rsidRPr="00000000" w14:paraId="00000042">
      <w:pPr>
        <w:pageBreakBefore w:val="0"/>
        <w:jc w:val="both"/>
        <w:rPr>
          <w:vertAlign w:val="baseline"/>
        </w:rPr>
      </w:pPr>
      <w:r w:rsidDel="00000000" w:rsidR="00000000" w:rsidRPr="00000000">
        <w:rPr>
          <w:rtl w:val="0"/>
        </w:rPr>
      </w:r>
    </w:p>
    <w:p w:rsidR="00000000" w:rsidDel="00000000" w:rsidP="00000000" w:rsidRDefault="00000000" w:rsidRPr="00000000" w14:paraId="00000043">
      <w:pPr>
        <w:pageBreakBefore w:val="0"/>
        <w:jc w:val="both"/>
        <w:rPr>
          <w:vertAlign w:val="baseline"/>
        </w:rPr>
      </w:pPr>
      <w:r w:rsidDel="00000000" w:rsidR="00000000" w:rsidRPr="00000000">
        <w:rPr>
          <w:rtl w:val="0"/>
        </w:rPr>
      </w:r>
    </w:p>
    <w:p w:rsidR="00000000" w:rsidDel="00000000" w:rsidP="00000000" w:rsidRDefault="00000000" w:rsidRPr="00000000" w14:paraId="00000044">
      <w:pPr>
        <w:pageBreakBefore w:val="0"/>
        <w:jc w:val="both"/>
        <w:rPr>
          <w:vertAlign w:val="baseline"/>
        </w:rPr>
      </w:pPr>
      <w:r w:rsidDel="00000000" w:rsidR="00000000" w:rsidRPr="00000000">
        <w:rPr>
          <w:vertAlign w:val="baseline"/>
          <w:rtl w:val="0"/>
        </w:rPr>
        <w:t xml:space="preserve">JLO- 2013</w:t>
      </w:r>
    </w:p>
    <w:p w:rsidR="00000000" w:rsidDel="00000000" w:rsidP="00000000" w:rsidRDefault="00000000" w:rsidRPr="00000000" w14:paraId="00000045">
      <w:pPr>
        <w:pageBreakBefore w:val="0"/>
        <w:jc w:val="both"/>
        <w:rPr>
          <w:vertAlign w:val="baseline"/>
        </w:rPr>
      </w:pPr>
      <w:hyperlink r:id="rId7">
        <w:r w:rsidDel="00000000" w:rsidR="00000000" w:rsidRPr="00000000">
          <w:rPr>
            <w:color w:val="0000ff"/>
            <w:u w:val="single"/>
            <w:vertAlign w:val="baseline"/>
            <w:rtl w:val="0"/>
          </w:rPr>
          <w:t xml:space="preserve">jlonguto@ksl.ac.ke</w:t>
        </w:r>
      </w:hyperlink>
      <w:r w:rsidDel="00000000" w:rsidR="00000000" w:rsidRPr="00000000">
        <w:rPr>
          <w:vertAlign w:val="baseline"/>
          <w:rtl w:val="0"/>
        </w:rPr>
        <w:t xml:space="preserve"> </w:t>
      </w:r>
    </w:p>
    <w:p w:rsidR="00000000" w:rsidDel="00000000" w:rsidP="00000000" w:rsidRDefault="00000000" w:rsidRPr="00000000" w14:paraId="00000046">
      <w:pPr>
        <w:pageBreakBefore w:val="0"/>
        <w:jc w:val="both"/>
        <w:rPr>
          <w:vertAlign w:val="baseline"/>
        </w:rPr>
      </w:pPr>
      <w:r w:rsidDel="00000000" w:rsidR="00000000" w:rsidRPr="00000000">
        <w:rPr>
          <w:rtl w:val="0"/>
        </w:rPr>
      </w:r>
    </w:p>
    <w:sectPr>
      <w:headerReference r:id="rId8" w:type="default"/>
      <w:headerReference r:id="rId9" w:type="even"/>
      <w:pgSz w:h="15840" w:w="12240" w:orient="portrait"/>
      <w:pgMar w:bottom="72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ook Antiqua" w:cs="Book Antiqua" w:eastAsia="Book Antiqua" w:hAnsi="Book Antiqu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Book Antiqua" w:hAnsi="Book Antiqua"/>
      <w:w w:val="100"/>
      <w:position w:val="-1"/>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Book Antiqua" w:hAnsi="Book Antiqua"/>
      <w:w w:val="100"/>
      <w:position w:val="-1"/>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Times New Roman" w:hAnsi="Times New Roman"/>
      <w:w w:val="100"/>
      <w:position w:val="-1"/>
      <w:sz w:val="24"/>
      <w:szCs w:val="24"/>
      <w:effect w:val="none"/>
      <w:vertAlign w:val="baseline"/>
      <w:cs w:val="0"/>
      <w:em w:val="none"/>
      <w:lang w:bidi="ar-SA" w:eastAsia="en-ZA" w:val="en-ZA"/>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longuto@ksl.ac.k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vFMm5V3njsxePweKh22iAVENLA==">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2013-10-06T20:04:00Z</dcterms:created>
  <dc:creator>damaris</dc:creator>
</cp:coreProperties>
</file>

<file path=docProps/custom.xml><?xml version="1.0" encoding="utf-8"?>
<Properties xmlns="http://schemas.openxmlformats.org/officeDocument/2006/custom-properties" xmlns:vt="http://schemas.openxmlformats.org/officeDocument/2006/docPropsVTypes"/>
</file>